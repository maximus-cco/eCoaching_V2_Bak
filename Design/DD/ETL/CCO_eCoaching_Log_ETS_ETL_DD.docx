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CA5EB0" w:rsidRDefault="009F2A51" w:rsidP="009F2A51">
      <w:pPr>
        <w:ind w:right="-270"/>
        <w:jc w:val="center"/>
        <w:rPr>
          <w:rFonts w:ascii="Times New Roman" w:hAnsi="Times New Roman"/>
        </w:rPr>
      </w:pPr>
    </w:p>
    <w:p w:rsidR="001B4454" w:rsidRPr="00CA5EB0" w:rsidRDefault="001B4454" w:rsidP="001B4454">
      <w:pPr>
        <w:pStyle w:val="BodyText"/>
        <w:spacing w:before="240" w:after="60"/>
        <w:jc w:val="center"/>
        <w:rPr>
          <w:b/>
          <w:sz w:val="32"/>
        </w:rPr>
      </w:pPr>
      <w:r w:rsidRPr="00CA5EB0">
        <w:rPr>
          <w:b/>
          <w:sz w:val="36"/>
        </w:rPr>
        <w:t xml:space="preserve">Title: </w:t>
      </w:r>
      <w:r w:rsidRPr="00CA5EB0">
        <w:rPr>
          <w:b/>
          <w:sz w:val="32"/>
        </w:rPr>
        <w:t>eCoaching_</w:t>
      </w:r>
      <w:r w:rsidR="004C6E9F" w:rsidRPr="00CA5EB0">
        <w:rPr>
          <w:b/>
          <w:sz w:val="32"/>
        </w:rPr>
        <w:t>ETS</w:t>
      </w:r>
      <w:r w:rsidRPr="00CA5EB0">
        <w:rPr>
          <w:b/>
          <w:sz w:val="32"/>
        </w:rPr>
        <w:t>_Load</w:t>
      </w:r>
    </w:p>
    <w:p w:rsidR="009F2A51" w:rsidRPr="00CA5EB0" w:rsidRDefault="001B4454" w:rsidP="009F2A51">
      <w:pPr>
        <w:pStyle w:val="BodyText"/>
        <w:spacing w:before="240" w:after="60"/>
        <w:jc w:val="center"/>
        <w:rPr>
          <w:b/>
          <w:sz w:val="32"/>
        </w:rPr>
      </w:pPr>
      <w:r w:rsidRPr="00CA5EB0">
        <w:rPr>
          <w:b/>
          <w:sz w:val="32"/>
        </w:rPr>
        <w:t xml:space="preserve">SSIS </w:t>
      </w:r>
      <w:r w:rsidR="009F2A51" w:rsidRPr="00CA5EB0">
        <w:rPr>
          <w:b/>
          <w:sz w:val="32"/>
        </w:rPr>
        <w:t>Detail Design Document</w:t>
      </w:r>
    </w:p>
    <w:p w:rsidR="009F2A51" w:rsidRPr="00CA5EB0" w:rsidRDefault="009F2A51" w:rsidP="009F2A51">
      <w:pPr>
        <w:pStyle w:val="Title1"/>
        <w:ind w:right="-27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__________________________</w:t>
      </w:r>
    </w:p>
    <w:p w:rsidR="009F2A51" w:rsidRPr="00CA5EB0" w:rsidRDefault="009F2A51" w:rsidP="009F2A51">
      <w:pPr>
        <w:ind w:right="-270"/>
        <w:rPr>
          <w:rFonts w:ascii="Times New Roman" w:hAnsi="Times New Roman"/>
        </w:rPr>
      </w:pPr>
    </w:p>
    <w:p w:rsidR="009F2A51" w:rsidRPr="00CA5EB0" w:rsidRDefault="009F2A51" w:rsidP="009F2A51">
      <w:pPr>
        <w:ind w:right="-270"/>
        <w:rPr>
          <w:rFonts w:ascii="Times New Roman" w:hAnsi="Times New Roman"/>
        </w:rPr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  <w:tblPrChange w:id="1" w:author="Palacherla, Susmitha C (NONUS)" w:date="2017-08-14T16:40:00Z">
          <w:tblPr>
            <w:tblW w:w="0" w:type="auto"/>
            <w:tblInd w:w="1519" w:type="dxa"/>
            <w:tblLayout w:type="fixed"/>
            <w:tblCellMar>
              <w:left w:w="79" w:type="dxa"/>
              <w:right w:w="79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1530"/>
        <w:gridCol w:w="1620"/>
        <w:gridCol w:w="3960"/>
        <w:tblGridChange w:id="2">
          <w:tblGrid>
            <w:gridCol w:w="1530"/>
            <w:gridCol w:w="1620"/>
            <w:gridCol w:w="3510"/>
          </w:tblGrid>
        </w:tblGridChange>
      </w:tblGrid>
      <w:tr w:rsidR="009F2A51" w:rsidRPr="00FD2034" w:rsidTr="000B2242">
        <w:trPr>
          <w:cantSplit/>
          <w:trHeight w:val="282"/>
          <w:trPrChange w:id="3" w:author="Palacherla, Susmitha C (NONUS)" w:date="2017-08-14T16:40:00Z">
            <w:trPr>
              <w:cantSplit/>
              <w:trHeight w:val="282"/>
            </w:trPr>
          </w:trPrChange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4" w:author="Palacherla, Susmitha C (NONUS)" w:date="2017-08-14T16:40:00Z">
              <w:tcPr>
                <w:tcW w:w="153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CA5EB0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5" w:author="Palacherla, Susmitha C (NONUS)" w:date="2017-08-14T16:40:00Z">
              <w:tcPr>
                <w:tcW w:w="162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CA5EB0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Last Review</w:t>
            </w:r>
          </w:p>
        </w:tc>
        <w:tc>
          <w:tcPr>
            <w:tcW w:w="3960" w:type="dxa"/>
            <w:tcBorders>
              <w:top w:val="single" w:sz="6" w:space="0" w:color="auto"/>
              <w:right w:val="single" w:sz="6" w:space="0" w:color="auto"/>
            </w:tcBorders>
            <w:vAlign w:val="center"/>
            <w:tcPrChange w:id="6" w:author="Palacherla, Susmitha C (NONUS)" w:date="2017-08-14T16:40:00Z">
              <w:tcPr>
                <w:tcW w:w="3510" w:type="dxa"/>
                <w:tcBorders>
                  <w:top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CA5EB0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Description</w:t>
            </w:r>
          </w:p>
        </w:tc>
      </w:tr>
      <w:tr w:rsidR="000B2242" w:rsidRPr="00FD2034" w:rsidTr="000B2242">
        <w:trPr>
          <w:cantSplit/>
          <w:trHeight w:val="348"/>
          <w:trPrChange w:id="7" w:author="Palacherla, Susmitha C (NONUS)" w:date="2017-08-14T16:40:00Z">
            <w:trPr>
              <w:cantSplit/>
              <w:trHeight w:val="348"/>
            </w:trPr>
          </w:trPrChange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8" w:author="Palacherla, Susmitha C (NONUS)" w:date="2017-08-14T16:40:00Z">
              <w:tcPr>
                <w:tcW w:w="153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0B2242" w:rsidRPr="00FF578D" w:rsidRDefault="000B2242" w:rsidP="000B2242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8/14/2017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9" w:author="Palacherla, Susmitha C (NONUS)" w:date="2017-08-14T16:40:00Z">
              <w:tcPr>
                <w:tcW w:w="162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0B2242" w:rsidRPr="00D37C04" w:rsidRDefault="000B2242" w:rsidP="000B2242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96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tcPrChange w:id="10" w:author="Palacherla, Susmitha C (NONUS)" w:date="2017-08-14T16:40:00Z">
              <w:tcPr>
                <w:tcW w:w="3510" w:type="dxa"/>
                <w:tcBorders>
                  <w:top w:val="single" w:sz="12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0B2242" w:rsidRPr="00D37C04" w:rsidRDefault="000B2242" w:rsidP="000B2242">
            <w:pPr>
              <w:ind w:right="-270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TFS 7105 – Upgrade to SQL Server 2012</w:t>
            </w:r>
          </w:p>
        </w:tc>
      </w:tr>
    </w:tbl>
    <w:p w:rsidR="009F2A51" w:rsidRPr="00CA5EB0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:rsidR="009F2A51" w:rsidRPr="00CA5EB0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0"/>
        </w:rPr>
      </w:pP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F5F0E2" id="Line 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47159F" id="Line 4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CA5EB0">
        <w:rPr>
          <w:rFonts w:ascii="Times New Roman" w:hAnsi="Times New Roman"/>
          <w:b w:val="0"/>
          <w:sz w:val="22"/>
        </w:rPr>
        <w:t>Prepared by:</w:t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202048" w:rsidRPr="00CA5EB0">
        <w:rPr>
          <w:rFonts w:ascii="Times New Roman" w:hAnsi="Times New Roman"/>
          <w:b w:val="0"/>
          <w:sz w:val="20"/>
        </w:rPr>
        <w:t>Susmitha Palacherla</w:t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9F2A51" w:rsidRPr="00CA5EB0">
        <w:rPr>
          <w:rFonts w:ascii="Times New Roman" w:hAnsi="Times New Roman"/>
          <w:b w:val="0"/>
          <w:sz w:val="22"/>
        </w:rPr>
        <w:t>Date</w:t>
      </w:r>
      <w:r w:rsidR="004C6E9F" w:rsidRPr="00CA5EB0">
        <w:rPr>
          <w:rFonts w:ascii="Times New Roman" w:hAnsi="Times New Roman"/>
          <w:b w:val="0"/>
          <w:sz w:val="22"/>
        </w:rPr>
        <w:t>:  11/17/2014</w:t>
      </w:r>
    </w:p>
    <w:p w:rsidR="009F2A51" w:rsidRPr="00CA5EB0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CA5EB0" w:rsidRDefault="009F2A51" w:rsidP="009F2A51">
      <w:pPr>
        <w:pStyle w:val="BodyText"/>
      </w:pPr>
      <w:r w:rsidRPr="00CA5EB0">
        <w:t xml:space="preserve">Department, Location: </w:t>
      </w:r>
      <w:r w:rsidRPr="00CA5EB0">
        <w:tab/>
      </w:r>
      <w:r w:rsidRPr="00CA5EB0">
        <w:tab/>
      </w:r>
      <w:r w:rsidR="00202048" w:rsidRPr="00CA5EB0">
        <w:t>Health Solutions Division</w:t>
      </w:r>
    </w:p>
    <w:p w:rsidR="009F2A51" w:rsidRPr="00CA5EB0" w:rsidRDefault="00304EEA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0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DB0484" id="Line 5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CA5EB0" w:rsidRDefault="009F2A51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</w:p>
    <w:p w:rsidR="009F2A51" w:rsidRPr="00CA5EB0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</w:rPr>
      </w:pP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B4C528" id="Line 6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A782A1" id="Line 7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CA5EB0">
        <w:rPr>
          <w:rFonts w:ascii="Times New Roman" w:hAnsi="Times New Roman"/>
          <w:b w:val="0"/>
          <w:sz w:val="22"/>
        </w:rPr>
        <w:t>Approved by:</w:t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9F2A51" w:rsidRPr="00CA5EB0">
        <w:rPr>
          <w:rFonts w:ascii="Times New Roman" w:hAnsi="Times New Roman"/>
          <w:b w:val="0"/>
          <w:sz w:val="22"/>
        </w:rPr>
        <w:t xml:space="preserve">Date: </w:t>
      </w:r>
    </w:p>
    <w:p w:rsidR="009F2A51" w:rsidRPr="00CA5EB0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CA5EB0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CA5EB0">
        <w:rPr>
          <w:b/>
          <w:sz w:val="28"/>
        </w:rPr>
        <w:t>Change History Log</w:t>
      </w:r>
    </w:p>
    <w:p w:rsidR="009F2A51" w:rsidRPr="00FD2034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0"/>
        <w:gridCol w:w="883"/>
        <w:gridCol w:w="5648"/>
        <w:gridCol w:w="1735"/>
      </w:tblGrid>
      <w:tr w:rsidR="004C6E9F" w:rsidRPr="00FD2034" w:rsidTr="004C6E9F">
        <w:trPr>
          <w:tblHeader/>
        </w:trPr>
        <w:tc>
          <w:tcPr>
            <w:tcW w:w="0" w:type="auto"/>
            <w:shd w:val="solid" w:color="auto" w:fill="000000"/>
          </w:tcPr>
          <w:p w:rsidR="004C6E9F" w:rsidRPr="00CA5EB0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Date</w:t>
            </w:r>
          </w:p>
        </w:tc>
        <w:tc>
          <w:tcPr>
            <w:tcW w:w="0" w:type="auto"/>
            <w:shd w:val="solid" w:color="auto" w:fill="000000"/>
          </w:tcPr>
          <w:p w:rsidR="004C6E9F" w:rsidRPr="00CA5EB0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Version</w:t>
            </w:r>
          </w:p>
        </w:tc>
        <w:tc>
          <w:tcPr>
            <w:tcW w:w="0" w:type="auto"/>
            <w:shd w:val="solid" w:color="auto" w:fill="000000"/>
          </w:tcPr>
          <w:p w:rsidR="004C6E9F" w:rsidRPr="00CA5EB0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Change Description</w:t>
            </w:r>
          </w:p>
        </w:tc>
        <w:tc>
          <w:tcPr>
            <w:tcW w:w="0" w:type="auto"/>
            <w:shd w:val="solid" w:color="auto" w:fill="000000"/>
          </w:tcPr>
          <w:p w:rsidR="004C6E9F" w:rsidRPr="00CA5EB0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Author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4C6E9F" w:rsidP="00C92EFB">
            <w:pPr>
              <w:pStyle w:val="hdr1"/>
              <w:ind w:left="0"/>
              <w:jc w:val="left"/>
            </w:pPr>
            <w:r w:rsidRPr="00CA5EB0">
              <w:rPr>
                <w:sz w:val="22"/>
              </w:rPr>
              <w:t>11/1</w:t>
            </w:r>
            <w:r w:rsidR="00C92EFB" w:rsidRPr="00CA5EB0">
              <w:rPr>
                <w:sz w:val="22"/>
              </w:rPr>
              <w:t>9</w:t>
            </w:r>
            <w:r w:rsidRPr="00CA5EB0">
              <w:rPr>
                <w:sz w:val="22"/>
              </w:rPr>
              <w:t>/2014</w:t>
            </w:r>
          </w:p>
        </w:tc>
        <w:tc>
          <w:tcPr>
            <w:tcW w:w="0" w:type="auto"/>
          </w:tcPr>
          <w:p w:rsidR="004C6E9F" w:rsidRPr="00FD2034" w:rsidRDefault="004C6E9F" w:rsidP="009330C3">
            <w:pPr>
              <w:pStyle w:val="hdr1"/>
              <w:ind w:left="0"/>
              <w:jc w:val="left"/>
            </w:pPr>
            <w:r w:rsidRPr="00FD2034">
              <w:t xml:space="preserve">1.0 </w:t>
            </w:r>
          </w:p>
        </w:tc>
        <w:tc>
          <w:tcPr>
            <w:tcW w:w="0" w:type="auto"/>
          </w:tcPr>
          <w:p w:rsidR="004C6E9F" w:rsidRPr="00FD2034" w:rsidRDefault="004C6E9F" w:rsidP="009330C3">
            <w:pPr>
              <w:pStyle w:val="hdr1"/>
              <w:ind w:left="0"/>
              <w:jc w:val="left"/>
            </w:pPr>
            <w:r w:rsidRPr="00FD2034">
              <w:t>Initial revision</w:t>
            </w:r>
            <w:r w:rsidR="00EA4035" w:rsidRPr="00FD2034">
              <w:t>. Load process setup per SCR 13659.</w:t>
            </w:r>
          </w:p>
        </w:tc>
        <w:tc>
          <w:tcPr>
            <w:tcW w:w="0" w:type="auto"/>
          </w:tcPr>
          <w:p w:rsidR="004C6E9F" w:rsidRPr="00FD2034" w:rsidRDefault="004C6E9F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2D079E" w:rsidP="00C57C3E">
            <w:pPr>
              <w:pStyle w:val="hdr1"/>
              <w:ind w:left="0"/>
              <w:jc w:val="left"/>
            </w:pPr>
            <w:r w:rsidRPr="00FD2034">
              <w:t>12/15/2014</w:t>
            </w:r>
          </w:p>
        </w:tc>
        <w:tc>
          <w:tcPr>
            <w:tcW w:w="0" w:type="auto"/>
          </w:tcPr>
          <w:p w:rsidR="004C6E9F" w:rsidRPr="00FD2034" w:rsidRDefault="002D079E" w:rsidP="00C57C3E">
            <w:pPr>
              <w:pStyle w:val="hdr1"/>
              <w:ind w:left="0"/>
              <w:jc w:val="left"/>
            </w:pPr>
            <w:r w:rsidRPr="00FD2034">
              <w:t>2.0</w:t>
            </w:r>
          </w:p>
        </w:tc>
        <w:tc>
          <w:tcPr>
            <w:tcW w:w="0" w:type="auto"/>
          </w:tcPr>
          <w:p w:rsidR="004C6E9F" w:rsidRPr="00FD2034" w:rsidRDefault="002D079E" w:rsidP="00C57C3E">
            <w:pPr>
              <w:pStyle w:val="hdr1"/>
              <w:ind w:left="0"/>
              <w:jc w:val="left"/>
            </w:pPr>
            <w:r w:rsidRPr="00FD2034">
              <w:t>Updated per SCR 14010 to increase column size of ti</w:t>
            </w:r>
            <w:r w:rsidR="0041340F" w:rsidRPr="00FD2034">
              <w:t>me_code attribute in ETS Tables to 30.</w:t>
            </w:r>
          </w:p>
        </w:tc>
        <w:tc>
          <w:tcPr>
            <w:tcW w:w="0" w:type="auto"/>
          </w:tcPr>
          <w:p w:rsidR="004C6E9F" w:rsidRPr="00FD2034" w:rsidRDefault="002D079E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B77C83" w:rsidP="00C57C3E">
            <w:pPr>
              <w:pStyle w:val="hdr1"/>
              <w:ind w:left="0"/>
              <w:jc w:val="left"/>
            </w:pPr>
            <w:r w:rsidRPr="00FD2034">
              <w:t>01/12/2015</w:t>
            </w:r>
          </w:p>
        </w:tc>
        <w:tc>
          <w:tcPr>
            <w:tcW w:w="0" w:type="auto"/>
          </w:tcPr>
          <w:p w:rsidR="004C6E9F" w:rsidRPr="00FD2034" w:rsidRDefault="00B77C83" w:rsidP="00C57C3E">
            <w:pPr>
              <w:pStyle w:val="hdr1"/>
              <w:ind w:left="0"/>
              <w:jc w:val="left"/>
            </w:pPr>
            <w:r w:rsidRPr="00FD2034">
              <w:t>3.0</w:t>
            </w:r>
          </w:p>
        </w:tc>
        <w:tc>
          <w:tcPr>
            <w:tcW w:w="0" w:type="auto"/>
          </w:tcPr>
          <w:p w:rsidR="004C6E9F" w:rsidRPr="00FD2034" w:rsidRDefault="00B77C83" w:rsidP="00C57C3E">
            <w:pPr>
              <w:pStyle w:val="hdr1"/>
              <w:ind w:left="0"/>
              <w:jc w:val="left"/>
            </w:pPr>
            <w:r w:rsidRPr="00FD2034">
              <w:t>Incorporate load process for Outstanding Action (Compliance) reports per SCR 14031.</w:t>
            </w:r>
          </w:p>
        </w:tc>
        <w:tc>
          <w:tcPr>
            <w:tcW w:w="0" w:type="auto"/>
            <w:vAlign w:val="bottom"/>
          </w:tcPr>
          <w:p w:rsidR="004C6E9F" w:rsidRPr="00FD2034" w:rsidRDefault="00B77C83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C57F4D" w:rsidP="00C57C3E">
            <w:pPr>
              <w:pStyle w:val="hdr1"/>
              <w:ind w:left="0"/>
              <w:jc w:val="left"/>
            </w:pPr>
            <w:r w:rsidRPr="00FD2034">
              <w:t>05/01/2015</w:t>
            </w:r>
          </w:p>
        </w:tc>
        <w:tc>
          <w:tcPr>
            <w:tcW w:w="0" w:type="auto"/>
          </w:tcPr>
          <w:p w:rsidR="004C6E9F" w:rsidRPr="00FD2034" w:rsidRDefault="00C57F4D" w:rsidP="00C57C3E">
            <w:pPr>
              <w:pStyle w:val="hdr1"/>
              <w:ind w:left="0"/>
              <w:jc w:val="left"/>
            </w:pPr>
            <w:r w:rsidRPr="00FD2034">
              <w:t>4.0</w:t>
            </w:r>
          </w:p>
        </w:tc>
        <w:tc>
          <w:tcPr>
            <w:tcW w:w="0" w:type="auto"/>
          </w:tcPr>
          <w:p w:rsidR="004C6E9F" w:rsidRPr="00FD2034" w:rsidRDefault="00C57F4D" w:rsidP="00C57C3E">
            <w:pPr>
              <w:pStyle w:val="hdr1"/>
              <w:ind w:left="0"/>
              <w:jc w:val="left"/>
            </w:pPr>
            <w:r w:rsidRPr="00FD2034">
              <w:t>SMTP server name change. SCR 14803.</w:t>
            </w:r>
          </w:p>
        </w:tc>
        <w:tc>
          <w:tcPr>
            <w:tcW w:w="0" w:type="auto"/>
          </w:tcPr>
          <w:p w:rsidR="004C6E9F" w:rsidRPr="00FD2034" w:rsidRDefault="00C57F4D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7768F7" w:rsidP="00C57C3E">
            <w:pPr>
              <w:pStyle w:val="hdr1"/>
              <w:ind w:left="0"/>
              <w:jc w:val="left"/>
            </w:pPr>
            <w:r w:rsidRPr="00FD2034">
              <w:t>7/24/2017</w:t>
            </w:r>
          </w:p>
        </w:tc>
        <w:tc>
          <w:tcPr>
            <w:tcW w:w="0" w:type="auto"/>
          </w:tcPr>
          <w:p w:rsidR="004C6E9F" w:rsidRPr="00FD2034" w:rsidRDefault="007768F7" w:rsidP="00A45C57">
            <w:pPr>
              <w:pStyle w:val="hdr1"/>
              <w:ind w:left="0"/>
              <w:jc w:val="left"/>
            </w:pPr>
            <w:r w:rsidRPr="00FD2034">
              <w:t>5.0</w:t>
            </w:r>
          </w:p>
        </w:tc>
        <w:tc>
          <w:tcPr>
            <w:tcW w:w="0" w:type="auto"/>
          </w:tcPr>
          <w:p w:rsidR="004C6E9F" w:rsidRPr="00FD2034" w:rsidRDefault="00181CA6" w:rsidP="00A45C57">
            <w:pPr>
              <w:pStyle w:val="hdr1"/>
              <w:ind w:left="0"/>
              <w:jc w:val="left"/>
            </w:pPr>
            <w:r>
              <w:t xml:space="preserve">Incorporate </w:t>
            </w:r>
            <w:r w:rsidR="007768F7" w:rsidRPr="00FD2034">
              <w:t>2 new feeds. HNC and ICC</w:t>
            </w:r>
          </w:p>
        </w:tc>
        <w:tc>
          <w:tcPr>
            <w:tcW w:w="0" w:type="auto"/>
          </w:tcPr>
          <w:p w:rsidR="004C6E9F" w:rsidRPr="00FD2034" w:rsidRDefault="007768F7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0B2242" w:rsidRPr="00FD2034" w:rsidTr="004C6E9F">
        <w:tc>
          <w:tcPr>
            <w:tcW w:w="0" w:type="auto"/>
          </w:tcPr>
          <w:p w:rsidR="000B2242" w:rsidRPr="00FD2034" w:rsidRDefault="000B2242" w:rsidP="000B2242">
            <w:pPr>
              <w:pStyle w:val="hdr1"/>
              <w:ind w:left="0"/>
              <w:jc w:val="left"/>
            </w:pPr>
            <w:ins w:id="11" w:author="Palacherla, Susmitha C (NONUS)" w:date="2017-08-14T16:40:00Z">
              <w:r>
                <w:t>8/14/2017</w:t>
              </w:r>
            </w:ins>
          </w:p>
        </w:tc>
        <w:tc>
          <w:tcPr>
            <w:tcW w:w="0" w:type="auto"/>
          </w:tcPr>
          <w:p w:rsidR="000B2242" w:rsidRPr="00FD2034" w:rsidRDefault="000B2242" w:rsidP="000B2242">
            <w:pPr>
              <w:pStyle w:val="hdr1"/>
              <w:ind w:left="0"/>
              <w:jc w:val="left"/>
            </w:pPr>
            <w:ins w:id="12" w:author="Palacherla, Susmitha C (NONUS)" w:date="2017-08-14T16:41:00Z">
              <w:r>
                <w:t>6.0</w:t>
              </w:r>
            </w:ins>
          </w:p>
        </w:tc>
        <w:tc>
          <w:tcPr>
            <w:tcW w:w="0" w:type="auto"/>
          </w:tcPr>
          <w:p w:rsidR="000B2242" w:rsidRPr="00FD2034" w:rsidRDefault="000B2242" w:rsidP="000B2242">
            <w:pPr>
              <w:pStyle w:val="hdr1"/>
              <w:ind w:left="0"/>
              <w:jc w:val="left"/>
            </w:pPr>
            <w:ins w:id="13" w:author="Palacherla, Susmitha C (NONUS)" w:date="2017-08-14T16:41:00Z">
              <w:r>
                <w:rPr>
                  <w:rFonts w:ascii="Times New Roman (PCL6)" w:hAnsi="Times New Roman (PCL6)"/>
                </w:rPr>
                <w:t>TFS 7105 – Upgrade to SQL Server 2012</w:t>
              </w:r>
            </w:ins>
          </w:p>
        </w:tc>
        <w:tc>
          <w:tcPr>
            <w:tcW w:w="0" w:type="auto"/>
          </w:tcPr>
          <w:p w:rsidR="000B2242" w:rsidRPr="00FD2034" w:rsidRDefault="000B2242" w:rsidP="000B2242">
            <w:pPr>
              <w:pStyle w:val="hdr1"/>
              <w:ind w:left="0"/>
              <w:jc w:val="left"/>
            </w:pPr>
            <w:ins w:id="14" w:author="Palacherla, Susmitha C (NONUS)" w:date="2017-08-14T16:41:00Z">
              <w:r w:rsidRPr="00257251">
                <w:t>Susmitha Palacherla</w:t>
              </w:r>
            </w:ins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FD203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FD203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FD2034" w:rsidRDefault="004C6E9F" w:rsidP="00A45C57">
            <w:pPr>
              <w:pStyle w:val="hdr1"/>
              <w:ind w:left="0"/>
              <w:jc w:val="left"/>
            </w:pPr>
          </w:p>
        </w:tc>
      </w:tr>
    </w:tbl>
    <w:p w:rsidR="009F2A51" w:rsidRPr="00FD2034" w:rsidRDefault="009F2A51" w:rsidP="009F2A51">
      <w:pPr>
        <w:pStyle w:val="BodyText"/>
      </w:pPr>
    </w:p>
    <w:p w:rsidR="00A96E41" w:rsidRPr="00CA5EB0" w:rsidRDefault="009F2A5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bookmarkStart w:id="15" w:name="_Toc434743870"/>
      <w:r w:rsidRPr="00CA5EB0">
        <w:rPr>
          <w:rFonts w:ascii="Times New Roman" w:hAnsi="Times New Roman"/>
        </w:rPr>
        <w:br w:type="page"/>
      </w:r>
      <w:bookmarkEnd w:id="15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Pr="00CA5EB0" w:rsidRDefault="00481F6E">
          <w:pPr>
            <w:pStyle w:val="TOCHeading"/>
            <w:rPr>
              <w:rFonts w:ascii="Times New Roman" w:hAnsi="Times New Roman" w:cs="Times New Roman"/>
            </w:rPr>
          </w:pPr>
          <w:r w:rsidRPr="00CA5EB0">
            <w:rPr>
              <w:rFonts w:ascii="Times New Roman" w:hAnsi="Times New Roman" w:cs="Times New Roman"/>
            </w:rPr>
            <w:t>Contents</w:t>
          </w:r>
        </w:p>
        <w:p w:rsidR="00030326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CA5EB0">
            <w:rPr>
              <w:rFonts w:ascii="Times New Roman" w:hAnsi="Times New Roman"/>
            </w:rPr>
            <w:fldChar w:fldCharType="begin"/>
          </w:r>
          <w:r w:rsidRPr="00CA5EB0">
            <w:rPr>
              <w:rFonts w:ascii="Times New Roman" w:hAnsi="Times New Roman"/>
            </w:rPr>
            <w:instrText xml:space="preserve"> TOC \o "1-3" \h \z \u </w:instrText>
          </w:r>
          <w:r w:rsidRPr="00CA5EB0">
            <w:rPr>
              <w:rFonts w:ascii="Times New Roman" w:hAnsi="Times New Roman"/>
            </w:rPr>
            <w:fldChar w:fldCharType="separate"/>
          </w:r>
          <w:hyperlink w:anchor="_Toc488681283" w:history="1">
            <w:r w:rsidR="00030326" w:rsidRPr="00831901">
              <w:rPr>
                <w:rStyle w:val="Hyperlink"/>
                <w:rFonts w:ascii="Times New Roman" w:hAnsi="Times New Roman"/>
                <w:noProof/>
              </w:rPr>
              <w:t>1.</w:t>
            </w:r>
            <w:r w:rsidR="0003032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30326" w:rsidRPr="00831901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030326">
              <w:rPr>
                <w:noProof/>
                <w:webHidden/>
              </w:rPr>
              <w:tab/>
            </w:r>
            <w:r w:rsidR="00030326">
              <w:rPr>
                <w:noProof/>
                <w:webHidden/>
              </w:rPr>
              <w:fldChar w:fldCharType="begin"/>
            </w:r>
            <w:r w:rsidR="00030326">
              <w:rPr>
                <w:noProof/>
                <w:webHidden/>
              </w:rPr>
              <w:instrText xml:space="preserve"> PAGEREF _Toc488681283 \h </w:instrText>
            </w:r>
            <w:r w:rsidR="00030326">
              <w:rPr>
                <w:noProof/>
                <w:webHidden/>
              </w:rPr>
            </w:r>
            <w:r w:rsidR="00030326">
              <w:rPr>
                <w:noProof/>
                <w:webHidden/>
              </w:rPr>
              <w:fldChar w:fldCharType="separate"/>
            </w:r>
            <w:r w:rsidR="00030326">
              <w:rPr>
                <w:noProof/>
                <w:webHidden/>
              </w:rPr>
              <w:t>4</w:t>
            </w:r>
            <w:r w:rsidR="00030326">
              <w:rPr>
                <w:noProof/>
                <w:webHidden/>
              </w:rPr>
              <w:fldChar w:fldCharType="end"/>
            </w:r>
          </w:hyperlink>
        </w:p>
        <w:p w:rsidR="00030326" w:rsidRDefault="00ED7F6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88681284" w:history="1">
            <w:r w:rsidR="00030326" w:rsidRPr="00831901">
              <w:rPr>
                <w:rStyle w:val="Hyperlink"/>
                <w:rFonts w:ascii="Times New Roman" w:hAnsi="Times New Roman"/>
                <w:noProof/>
              </w:rPr>
              <w:t>1.1</w:t>
            </w:r>
            <w:r w:rsidR="00030326">
              <w:rPr>
                <w:noProof/>
                <w:lang w:eastAsia="en-US"/>
              </w:rPr>
              <w:tab/>
            </w:r>
            <w:r w:rsidR="00030326" w:rsidRPr="00831901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030326">
              <w:rPr>
                <w:noProof/>
                <w:webHidden/>
              </w:rPr>
              <w:tab/>
            </w:r>
            <w:r w:rsidR="00030326">
              <w:rPr>
                <w:noProof/>
                <w:webHidden/>
              </w:rPr>
              <w:fldChar w:fldCharType="begin"/>
            </w:r>
            <w:r w:rsidR="00030326">
              <w:rPr>
                <w:noProof/>
                <w:webHidden/>
              </w:rPr>
              <w:instrText xml:space="preserve"> PAGEREF _Toc488681284 \h </w:instrText>
            </w:r>
            <w:r w:rsidR="00030326">
              <w:rPr>
                <w:noProof/>
                <w:webHidden/>
              </w:rPr>
            </w:r>
            <w:r w:rsidR="00030326">
              <w:rPr>
                <w:noProof/>
                <w:webHidden/>
              </w:rPr>
              <w:fldChar w:fldCharType="separate"/>
            </w:r>
            <w:r w:rsidR="00030326">
              <w:rPr>
                <w:noProof/>
                <w:webHidden/>
              </w:rPr>
              <w:t>4</w:t>
            </w:r>
            <w:r w:rsidR="00030326">
              <w:rPr>
                <w:noProof/>
                <w:webHidden/>
              </w:rPr>
              <w:fldChar w:fldCharType="end"/>
            </w:r>
          </w:hyperlink>
        </w:p>
        <w:p w:rsidR="00030326" w:rsidRDefault="00ED7F6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88681285" w:history="1">
            <w:r w:rsidR="00030326" w:rsidRPr="00831901">
              <w:rPr>
                <w:rStyle w:val="Hyperlink"/>
                <w:rFonts w:ascii="Times New Roman" w:hAnsi="Times New Roman"/>
                <w:noProof/>
              </w:rPr>
              <w:t>1.2</w:t>
            </w:r>
            <w:r w:rsidR="00030326">
              <w:rPr>
                <w:noProof/>
                <w:lang w:eastAsia="en-US"/>
              </w:rPr>
              <w:tab/>
            </w:r>
            <w:r w:rsidR="00030326" w:rsidRPr="00831901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030326">
              <w:rPr>
                <w:noProof/>
                <w:webHidden/>
              </w:rPr>
              <w:tab/>
            </w:r>
            <w:r w:rsidR="00030326">
              <w:rPr>
                <w:noProof/>
                <w:webHidden/>
              </w:rPr>
              <w:fldChar w:fldCharType="begin"/>
            </w:r>
            <w:r w:rsidR="00030326">
              <w:rPr>
                <w:noProof/>
                <w:webHidden/>
              </w:rPr>
              <w:instrText xml:space="preserve"> PAGEREF _Toc488681285 \h </w:instrText>
            </w:r>
            <w:r w:rsidR="00030326">
              <w:rPr>
                <w:noProof/>
                <w:webHidden/>
              </w:rPr>
            </w:r>
            <w:r w:rsidR="00030326">
              <w:rPr>
                <w:noProof/>
                <w:webHidden/>
              </w:rPr>
              <w:fldChar w:fldCharType="separate"/>
            </w:r>
            <w:r w:rsidR="00030326">
              <w:rPr>
                <w:noProof/>
                <w:webHidden/>
              </w:rPr>
              <w:t>4</w:t>
            </w:r>
            <w:r w:rsidR="00030326">
              <w:rPr>
                <w:noProof/>
                <w:webHidden/>
              </w:rPr>
              <w:fldChar w:fldCharType="end"/>
            </w:r>
          </w:hyperlink>
        </w:p>
        <w:p w:rsidR="00030326" w:rsidRDefault="00ED7F6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88681286" w:history="1">
            <w:r w:rsidR="00030326" w:rsidRPr="00831901">
              <w:rPr>
                <w:rStyle w:val="Hyperlink"/>
                <w:rFonts w:ascii="Times New Roman" w:hAnsi="Times New Roman"/>
                <w:noProof/>
              </w:rPr>
              <w:t>1.3</w:t>
            </w:r>
            <w:r w:rsidR="00030326">
              <w:rPr>
                <w:noProof/>
                <w:lang w:eastAsia="en-US"/>
              </w:rPr>
              <w:tab/>
            </w:r>
            <w:r w:rsidR="00030326" w:rsidRPr="00831901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030326">
              <w:rPr>
                <w:noProof/>
                <w:webHidden/>
              </w:rPr>
              <w:tab/>
            </w:r>
            <w:r w:rsidR="00030326">
              <w:rPr>
                <w:noProof/>
                <w:webHidden/>
              </w:rPr>
              <w:fldChar w:fldCharType="begin"/>
            </w:r>
            <w:r w:rsidR="00030326">
              <w:rPr>
                <w:noProof/>
                <w:webHidden/>
              </w:rPr>
              <w:instrText xml:space="preserve"> PAGEREF _Toc488681286 \h </w:instrText>
            </w:r>
            <w:r w:rsidR="00030326">
              <w:rPr>
                <w:noProof/>
                <w:webHidden/>
              </w:rPr>
            </w:r>
            <w:r w:rsidR="00030326">
              <w:rPr>
                <w:noProof/>
                <w:webHidden/>
              </w:rPr>
              <w:fldChar w:fldCharType="separate"/>
            </w:r>
            <w:r w:rsidR="00030326">
              <w:rPr>
                <w:noProof/>
                <w:webHidden/>
              </w:rPr>
              <w:t>4</w:t>
            </w:r>
            <w:r w:rsidR="00030326">
              <w:rPr>
                <w:noProof/>
                <w:webHidden/>
              </w:rPr>
              <w:fldChar w:fldCharType="end"/>
            </w:r>
          </w:hyperlink>
        </w:p>
        <w:p w:rsidR="00030326" w:rsidRDefault="00ED7F6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88681287" w:history="1">
            <w:r w:rsidR="00030326" w:rsidRPr="00831901">
              <w:rPr>
                <w:rStyle w:val="Hyperlink"/>
                <w:rFonts w:ascii="Times New Roman" w:hAnsi="Times New Roman"/>
                <w:noProof/>
              </w:rPr>
              <w:t>1.4</w:t>
            </w:r>
            <w:r w:rsidR="00030326">
              <w:rPr>
                <w:noProof/>
                <w:lang w:eastAsia="en-US"/>
              </w:rPr>
              <w:tab/>
            </w:r>
            <w:r w:rsidR="00030326" w:rsidRPr="00831901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030326">
              <w:rPr>
                <w:noProof/>
                <w:webHidden/>
              </w:rPr>
              <w:tab/>
            </w:r>
            <w:r w:rsidR="00030326">
              <w:rPr>
                <w:noProof/>
                <w:webHidden/>
              </w:rPr>
              <w:fldChar w:fldCharType="begin"/>
            </w:r>
            <w:r w:rsidR="00030326">
              <w:rPr>
                <w:noProof/>
                <w:webHidden/>
              </w:rPr>
              <w:instrText xml:space="preserve"> PAGEREF _Toc488681287 \h </w:instrText>
            </w:r>
            <w:r w:rsidR="00030326">
              <w:rPr>
                <w:noProof/>
                <w:webHidden/>
              </w:rPr>
            </w:r>
            <w:r w:rsidR="00030326">
              <w:rPr>
                <w:noProof/>
                <w:webHidden/>
              </w:rPr>
              <w:fldChar w:fldCharType="separate"/>
            </w:r>
            <w:r w:rsidR="00030326">
              <w:rPr>
                <w:noProof/>
                <w:webHidden/>
              </w:rPr>
              <w:t>6</w:t>
            </w:r>
            <w:r w:rsidR="00030326">
              <w:rPr>
                <w:noProof/>
                <w:webHidden/>
              </w:rPr>
              <w:fldChar w:fldCharType="end"/>
            </w:r>
          </w:hyperlink>
        </w:p>
        <w:p w:rsidR="00030326" w:rsidRDefault="00ED7F6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88681288" w:history="1">
            <w:r w:rsidR="00030326" w:rsidRPr="00831901">
              <w:rPr>
                <w:rStyle w:val="Hyperlink"/>
                <w:rFonts w:ascii="Times New Roman" w:hAnsi="Times New Roman"/>
                <w:noProof/>
              </w:rPr>
              <w:t>1.5</w:t>
            </w:r>
            <w:r w:rsidR="00030326">
              <w:rPr>
                <w:noProof/>
                <w:lang w:eastAsia="en-US"/>
              </w:rPr>
              <w:tab/>
            </w:r>
            <w:r w:rsidR="00030326" w:rsidRPr="00831901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030326">
              <w:rPr>
                <w:noProof/>
                <w:webHidden/>
              </w:rPr>
              <w:tab/>
            </w:r>
            <w:r w:rsidR="00030326">
              <w:rPr>
                <w:noProof/>
                <w:webHidden/>
              </w:rPr>
              <w:fldChar w:fldCharType="begin"/>
            </w:r>
            <w:r w:rsidR="00030326">
              <w:rPr>
                <w:noProof/>
                <w:webHidden/>
              </w:rPr>
              <w:instrText xml:space="preserve"> PAGEREF _Toc488681288 \h </w:instrText>
            </w:r>
            <w:r w:rsidR="00030326">
              <w:rPr>
                <w:noProof/>
                <w:webHidden/>
              </w:rPr>
            </w:r>
            <w:r w:rsidR="00030326">
              <w:rPr>
                <w:noProof/>
                <w:webHidden/>
              </w:rPr>
              <w:fldChar w:fldCharType="separate"/>
            </w:r>
            <w:r w:rsidR="00030326">
              <w:rPr>
                <w:noProof/>
                <w:webHidden/>
              </w:rPr>
              <w:t>6</w:t>
            </w:r>
            <w:r w:rsidR="00030326">
              <w:rPr>
                <w:noProof/>
                <w:webHidden/>
              </w:rPr>
              <w:fldChar w:fldCharType="end"/>
            </w:r>
          </w:hyperlink>
        </w:p>
        <w:p w:rsidR="00030326" w:rsidRDefault="00ED7F6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88681289" w:history="1">
            <w:r w:rsidR="00030326" w:rsidRPr="00831901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030326">
              <w:rPr>
                <w:noProof/>
                <w:lang w:eastAsia="en-US"/>
              </w:rPr>
              <w:tab/>
            </w:r>
            <w:r w:rsidR="00030326" w:rsidRPr="00831901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030326">
              <w:rPr>
                <w:noProof/>
                <w:webHidden/>
              </w:rPr>
              <w:tab/>
            </w:r>
            <w:r w:rsidR="00030326">
              <w:rPr>
                <w:noProof/>
                <w:webHidden/>
              </w:rPr>
              <w:fldChar w:fldCharType="begin"/>
            </w:r>
            <w:r w:rsidR="00030326">
              <w:rPr>
                <w:noProof/>
                <w:webHidden/>
              </w:rPr>
              <w:instrText xml:space="preserve"> PAGEREF _Toc488681289 \h </w:instrText>
            </w:r>
            <w:r w:rsidR="00030326">
              <w:rPr>
                <w:noProof/>
                <w:webHidden/>
              </w:rPr>
            </w:r>
            <w:r w:rsidR="00030326">
              <w:rPr>
                <w:noProof/>
                <w:webHidden/>
              </w:rPr>
              <w:fldChar w:fldCharType="separate"/>
            </w:r>
            <w:r w:rsidR="00030326">
              <w:rPr>
                <w:noProof/>
                <w:webHidden/>
              </w:rPr>
              <w:t>6</w:t>
            </w:r>
            <w:r w:rsidR="00030326">
              <w:rPr>
                <w:noProof/>
                <w:webHidden/>
              </w:rPr>
              <w:fldChar w:fldCharType="end"/>
            </w:r>
          </w:hyperlink>
        </w:p>
        <w:p w:rsidR="00030326" w:rsidRDefault="00ED7F6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88681290" w:history="1">
            <w:r w:rsidR="00030326" w:rsidRPr="00831901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030326">
              <w:rPr>
                <w:noProof/>
                <w:lang w:eastAsia="en-US"/>
              </w:rPr>
              <w:tab/>
            </w:r>
            <w:r w:rsidR="00030326" w:rsidRPr="00831901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030326">
              <w:rPr>
                <w:noProof/>
                <w:webHidden/>
              </w:rPr>
              <w:tab/>
            </w:r>
            <w:r w:rsidR="00030326">
              <w:rPr>
                <w:noProof/>
                <w:webHidden/>
              </w:rPr>
              <w:fldChar w:fldCharType="begin"/>
            </w:r>
            <w:r w:rsidR="00030326">
              <w:rPr>
                <w:noProof/>
                <w:webHidden/>
              </w:rPr>
              <w:instrText xml:space="preserve"> PAGEREF _Toc488681290 \h </w:instrText>
            </w:r>
            <w:r w:rsidR="00030326">
              <w:rPr>
                <w:noProof/>
                <w:webHidden/>
              </w:rPr>
            </w:r>
            <w:r w:rsidR="00030326">
              <w:rPr>
                <w:noProof/>
                <w:webHidden/>
              </w:rPr>
              <w:fldChar w:fldCharType="separate"/>
            </w:r>
            <w:r w:rsidR="00030326">
              <w:rPr>
                <w:noProof/>
                <w:webHidden/>
              </w:rPr>
              <w:t>6</w:t>
            </w:r>
            <w:r w:rsidR="00030326">
              <w:rPr>
                <w:noProof/>
                <w:webHidden/>
              </w:rPr>
              <w:fldChar w:fldCharType="end"/>
            </w:r>
          </w:hyperlink>
        </w:p>
        <w:p w:rsidR="00030326" w:rsidRDefault="00ED7F6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88681291" w:history="1">
            <w:r w:rsidR="00030326" w:rsidRPr="00831901">
              <w:rPr>
                <w:rStyle w:val="Hyperlink"/>
                <w:rFonts w:ascii="Times New Roman" w:hAnsi="Times New Roman"/>
                <w:noProof/>
              </w:rPr>
              <w:t>1.6</w:t>
            </w:r>
            <w:r w:rsidR="00030326">
              <w:rPr>
                <w:noProof/>
                <w:lang w:eastAsia="en-US"/>
              </w:rPr>
              <w:tab/>
            </w:r>
            <w:r w:rsidR="00030326" w:rsidRPr="00831901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030326">
              <w:rPr>
                <w:noProof/>
                <w:webHidden/>
              </w:rPr>
              <w:tab/>
            </w:r>
            <w:r w:rsidR="00030326">
              <w:rPr>
                <w:noProof/>
                <w:webHidden/>
              </w:rPr>
              <w:fldChar w:fldCharType="begin"/>
            </w:r>
            <w:r w:rsidR="00030326">
              <w:rPr>
                <w:noProof/>
                <w:webHidden/>
              </w:rPr>
              <w:instrText xml:space="preserve"> PAGEREF _Toc488681291 \h </w:instrText>
            </w:r>
            <w:r w:rsidR="00030326">
              <w:rPr>
                <w:noProof/>
                <w:webHidden/>
              </w:rPr>
            </w:r>
            <w:r w:rsidR="00030326">
              <w:rPr>
                <w:noProof/>
                <w:webHidden/>
              </w:rPr>
              <w:fldChar w:fldCharType="separate"/>
            </w:r>
            <w:r w:rsidR="00030326">
              <w:rPr>
                <w:noProof/>
                <w:webHidden/>
              </w:rPr>
              <w:t>6</w:t>
            </w:r>
            <w:r w:rsidR="00030326">
              <w:rPr>
                <w:noProof/>
                <w:webHidden/>
              </w:rPr>
              <w:fldChar w:fldCharType="end"/>
            </w:r>
          </w:hyperlink>
        </w:p>
        <w:p w:rsidR="00030326" w:rsidRDefault="00ED7F6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88681292" w:history="1">
            <w:r w:rsidR="00030326" w:rsidRPr="00831901">
              <w:rPr>
                <w:rStyle w:val="Hyperlink"/>
                <w:rFonts w:ascii="Times New Roman" w:hAnsi="Times New Roman"/>
                <w:noProof/>
              </w:rPr>
              <w:t>2.</w:t>
            </w:r>
            <w:r w:rsidR="0003032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30326" w:rsidRPr="00831901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030326">
              <w:rPr>
                <w:noProof/>
                <w:webHidden/>
              </w:rPr>
              <w:tab/>
            </w:r>
            <w:r w:rsidR="00030326">
              <w:rPr>
                <w:noProof/>
                <w:webHidden/>
              </w:rPr>
              <w:fldChar w:fldCharType="begin"/>
            </w:r>
            <w:r w:rsidR="00030326">
              <w:rPr>
                <w:noProof/>
                <w:webHidden/>
              </w:rPr>
              <w:instrText xml:space="preserve"> PAGEREF _Toc488681292 \h </w:instrText>
            </w:r>
            <w:r w:rsidR="00030326">
              <w:rPr>
                <w:noProof/>
                <w:webHidden/>
              </w:rPr>
            </w:r>
            <w:r w:rsidR="00030326">
              <w:rPr>
                <w:noProof/>
                <w:webHidden/>
              </w:rPr>
              <w:fldChar w:fldCharType="separate"/>
            </w:r>
            <w:r w:rsidR="00030326">
              <w:rPr>
                <w:noProof/>
                <w:webHidden/>
              </w:rPr>
              <w:t>7</w:t>
            </w:r>
            <w:r w:rsidR="00030326">
              <w:rPr>
                <w:noProof/>
                <w:webHidden/>
              </w:rPr>
              <w:fldChar w:fldCharType="end"/>
            </w:r>
          </w:hyperlink>
        </w:p>
        <w:p w:rsidR="00030326" w:rsidRDefault="00ED7F6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88681295" w:history="1">
            <w:r w:rsidR="00030326" w:rsidRPr="00831901">
              <w:rPr>
                <w:rStyle w:val="Hyperlink"/>
                <w:rFonts w:ascii="Times New Roman" w:hAnsi="Times New Roman"/>
                <w:noProof/>
              </w:rPr>
              <w:t>3.1</w:t>
            </w:r>
            <w:r w:rsidR="00030326">
              <w:rPr>
                <w:noProof/>
                <w:lang w:eastAsia="en-US"/>
              </w:rPr>
              <w:tab/>
            </w:r>
            <w:r w:rsidR="00030326" w:rsidRPr="00831901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030326">
              <w:rPr>
                <w:noProof/>
                <w:webHidden/>
              </w:rPr>
              <w:tab/>
            </w:r>
            <w:r w:rsidR="00030326">
              <w:rPr>
                <w:noProof/>
                <w:webHidden/>
              </w:rPr>
              <w:fldChar w:fldCharType="begin"/>
            </w:r>
            <w:r w:rsidR="00030326">
              <w:rPr>
                <w:noProof/>
                <w:webHidden/>
              </w:rPr>
              <w:instrText xml:space="preserve"> PAGEREF _Toc488681295 \h </w:instrText>
            </w:r>
            <w:r w:rsidR="00030326">
              <w:rPr>
                <w:noProof/>
                <w:webHidden/>
              </w:rPr>
            </w:r>
            <w:r w:rsidR="00030326">
              <w:rPr>
                <w:noProof/>
                <w:webHidden/>
              </w:rPr>
              <w:fldChar w:fldCharType="separate"/>
            </w:r>
            <w:r w:rsidR="00030326">
              <w:rPr>
                <w:noProof/>
                <w:webHidden/>
              </w:rPr>
              <w:t>7</w:t>
            </w:r>
            <w:r w:rsidR="00030326">
              <w:rPr>
                <w:noProof/>
                <w:webHidden/>
              </w:rPr>
              <w:fldChar w:fldCharType="end"/>
            </w:r>
          </w:hyperlink>
        </w:p>
        <w:p w:rsidR="00030326" w:rsidRDefault="00ED7F6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88681296" w:history="1">
            <w:r w:rsidR="00030326" w:rsidRPr="00831901">
              <w:rPr>
                <w:rStyle w:val="Hyperlink"/>
                <w:rFonts w:ascii="Times New Roman" w:hAnsi="Times New Roman"/>
                <w:noProof/>
              </w:rPr>
              <w:t>3.2</w:t>
            </w:r>
            <w:r w:rsidR="00030326">
              <w:rPr>
                <w:noProof/>
                <w:lang w:eastAsia="en-US"/>
              </w:rPr>
              <w:tab/>
            </w:r>
            <w:r w:rsidR="00030326" w:rsidRPr="00831901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030326">
              <w:rPr>
                <w:noProof/>
                <w:webHidden/>
              </w:rPr>
              <w:tab/>
            </w:r>
            <w:r w:rsidR="00030326">
              <w:rPr>
                <w:noProof/>
                <w:webHidden/>
              </w:rPr>
              <w:fldChar w:fldCharType="begin"/>
            </w:r>
            <w:r w:rsidR="00030326">
              <w:rPr>
                <w:noProof/>
                <w:webHidden/>
              </w:rPr>
              <w:instrText xml:space="preserve"> PAGEREF _Toc488681296 \h </w:instrText>
            </w:r>
            <w:r w:rsidR="00030326">
              <w:rPr>
                <w:noProof/>
                <w:webHidden/>
              </w:rPr>
            </w:r>
            <w:r w:rsidR="00030326">
              <w:rPr>
                <w:noProof/>
                <w:webHidden/>
              </w:rPr>
              <w:fldChar w:fldCharType="separate"/>
            </w:r>
            <w:r w:rsidR="00030326">
              <w:rPr>
                <w:noProof/>
                <w:webHidden/>
              </w:rPr>
              <w:t>7</w:t>
            </w:r>
            <w:r w:rsidR="00030326">
              <w:rPr>
                <w:noProof/>
                <w:webHidden/>
              </w:rPr>
              <w:fldChar w:fldCharType="end"/>
            </w:r>
          </w:hyperlink>
        </w:p>
        <w:p w:rsidR="00030326" w:rsidRDefault="00ED7F6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88681297" w:history="1">
            <w:r w:rsidR="00030326" w:rsidRPr="00831901">
              <w:rPr>
                <w:rStyle w:val="Hyperlink"/>
                <w:rFonts w:ascii="Times New Roman" w:hAnsi="Times New Roman"/>
                <w:noProof/>
              </w:rPr>
              <w:t>3.2.1</w:t>
            </w:r>
            <w:r w:rsidR="00030326">
              <w:rPr>
                <w:noProof/>
                <w:lang w:eastAsia="en-US"/>
              </w:rPr>
              <w:tab/>
            </w:r>
            <w:r w:rsidR="00030326" w:rsidRPr="00831901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030326">
              <w:rPr>
                <w:noProof/>
                <w:webHidden/>
              </w:rPr>
              <w:tab/>
            </w:r>
            <w:r w:rsidR="00030326">
              <w:rPr>
                <w:noProof/>
                <w:webHidden/>
              </w:rPr>
              <w:fldChar w:fldCharType="begin"/>
            </w:r>
            <w:r w:rsidR="00030326">
              <w:rPr>
                <w:noProof/>
                <w:webHidden/>
              </w:rPr>
              <w:instrText xml:space="preserve"> PAGEREF _Toc488681297 \h </w:instrText>
            </w:r>
            <w:r w:rsidR="00030326">
              <w:rPr>
                <w:noProof/>
                <w:webHidden/>
              </w:rPr>
            </w:r>
            <w:r w:rsidR="00030326">
              <w:rPr>
                <w:noProof/>
                <w:webHidden/>
              </w:rPr>
              <w:fldChar w:fldCharType="separate"/>
            </w:r>
            <w:r w:rsidR="00030326">
              <w:rPr>
                <w:noProof/>
                <w:webHidden/>
              </w:rPr>
              <w:t>7</w:t>
            </w:r>
            <w:r w:rsidR="00030326">
              <w:rPr>
                <w:noProof/>
                <w:webHidden/>
              </w:rPr>
              <w:fldChar w:fldCharType="end"/>
            </w:r>
          </w:hyperlink>
        </w:p>
        <w:p w:rsidR="00030326" w:rsidRDefault="00ED7F6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88681298" w:history="1">
            <w:r w:rsidR="00030326" w:rsidRPr="00831901">
              <w:rPr>
                <w:rStyle w:val="Hyperlink"/>
                <w:rFonts w:ascii="Times New Roman" w:hAnsi="Times New Roman"/>
                <w:noProof/>
              </w:rPr>
              <w:t>3.2.2</w:t>
            </w:r>
            <w:r w:rsidR="00030326">
              <w:rPr>
                <w:noProof/>
                <w:lang w:eastAsia="en-US"/>
              </w:rPr>
              <w:tab/>
            </w:r>
            <w:r w:rsidR="00030326" w:rsidRPr="00831901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030326">
              <w:rPr>
                <w:noProof/>
                <w:webHidden/>
              </w:rPr>
              <w:tab/>
            </w:r>
            <w:r w:rsidR="00030326">
              <w:rPr>
                <w:noProof/>
                <w:webHidden/>
              </w:rPr>
              <w:fldChar w:fldCharType="begin"/>
            </w:r>
            <w:r w:rsidR="00030326">
              <w:rPr>
                <w:noProof/>
                <w:webHidden/>
              </w:rPr>
              <w:instrText xml:space="preserve"> PAGEREF _Toc488681298 \h </w:instrText>
            </w:r>
            <w:r w:rsidR="00030326">
              <w:rPr>
                <w:noProof/>
                <w:webHidden/>
              </w:rPr>
            </w:r>
            <w:r w:rsidR="00030326">
              <w:rPr>
                <w:noProof/>
                <w:webHidden/>
              </w:rPr>
              <w:fldChar w:fldCharType="separate"/>
            </w:r>
            <w:r w:rsidR="00030326">
              <w:rPr>
                <w:noProof/>
                <w:webHidden/>
              </w:rPr>
              <w:t>7</w:t>
            </w:r>
            <w:r w:rsidR="00030326">
              <w:rPr>
                <w:noProof/>
                <w:webHidden/>
              </w:rPr>
              <w:fldChar w:fldCharType="end"/>
            </w:r>
          </w:hyperlink>
        </w:p>
        <w:p w:rsidR="00030326" w:rsidRDefault="00ED7F6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88681307" w:history="1">
            <w:r w:rsidR="00030326" w:rsidRPr="00831901">
              <w:rPr>
                <w:rStyle w:val="Hyperlink"/>
                <w:rFonts w:ascii="Times New Roman" w:hAnsi="Times New Roman"/>
                <w:noProof/>
              </w:rPr>
              <w:t>3.2.3</w:t>
            </w:r>
            <w:r w:rsidR="00030326">
              <w:rPr>
                <w:noProof/>
                <w:lang w:eastAsia="en-US"/>
              </w:rPr>
              <w:tab/>
            </w:r>
            <w:r w:rsidR="00030326" w:rsidRPr="00831901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030326">
              <w:rPr>
                <w:noProof/>
                <w:webHidden/>
              </w:rPr>
              <w:tab/>
            </w:r>
            <w:r w:rsidR="00030326">
              <w:rPr>
                <w:noProof/>
                <w:webHidden/>
              </w:rPr>
              <w:fldChar w:fldCharType="begin"/>
            </w:r>
            <w:r w:rsidR="00030326">
              <w:rPr>
                <w:noProof/>
                <w:webHidden/>
              </w:rPr>
              <w:instrText xml:space="preserve"> PAGEREF _Toc488681307 \h </w:instrText>
            </w:r>
            <w:r w:rsidR="00030326">
              <w:rPr>
                <w:noProof/>
                <w:webHidden/>
              </w:rPr>
            </w:r>
            <w:r w:rsidR="00030326">
              <w:rPr>
                <w:noProof/>
                <w:webHidden/>
              </w:rPr>
              <w:fldChar w:fldCharType="separate"/>
            </w:r>
            <w:r w:rsidR="00030326">
              <w:rPr>
                <w:noProof/>
                <w:webHidden/>
              </w:rPr>
              <w:t>35</w:t>
            </w:r>
            <w:r w:rsidR="00030326">
              <w:rPr>
                <w:noProof/>
                <w:webHidden/>
              </w:rPr>
              <w:fldChar w:fldCharType="end"/>
            </w:r>
          </w:hyperlink>
        </w:p>
        <w:p w:rsidR="00030326" w:rsidRDefault="00ED7F6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88681308" w:history="1">
            <w:r w:rsidR="00030326" w:rsidRPr="00831901">
              <w:rPr>
                <w:rStyle w:val="Hyperlink"/>
                <w:rFonts w:ascii="Times New Roman" w:hAnsi="Times New Roman"/>
                <w:noProof/>
              </w:rPr>
              <w:t>3.2.4</w:t>
            </w:r>
            <w:r w:rsidR="00030326">
              <w:rPr>
                <w:noProof/>
                <w:lang w:eastAsia="en-US"/>
              </w:rPr>
              <w:tab/>
            </w:r>
            <w:r w:rsidR="00030326" w:rsidRPr="00831901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030326">
              <w:rPr>
                <w:noProof/>
                <w:webHidden/>
              </w:rPr>
              <w:tab/>
            </w:r>
            <w:r w:rsidR="00030326">
              <w:rPr>
                <w:noProof/>
                <w:webHidden/>
              </w:rPr>
              <w:fldChar w:fldCharType="begin"/>
            </w:r>
            <w:r w:rsidR="00030326">
              <w:rPr>
                <w:noProof/>
                <w:webHidden/>
              </w:rPr>
              <w:instrText xml:space="preserve"> PAGEREF _Toc488681308 \h </w:instrText>
            </w:r>
            <w:r w:rsidR="00030326">
              <w:rPr>
                <w:noProof/>
                <w:webHidden/>
              </w:rPr>
            </w:r>
            <w:r w:rsidR="00030326">
              <w:rPr>
                <w:noProof/>
                <w:webHidden/>
              </w:rPr>
              <w:fldChar w:fldCharType="separate"/>
            </w:r>
            <w:r w:rsidR="00030326">
              <w:rPr>
                <w:noProof/>
                <w:webHidden/>
              </w:rPr>
              <w:t>36</w:t>
            </w:r>
            <w:r w:rsidR="00030326">
              <w:rPr>
                <w:noProof/>
                <w:webHidden/>
              </w:rPr>
              <w:fldChar w:fldCharType="end"/>
            </w:r>
          </w:hyperlink>
        </w:p>
        <w:p w:rsidR="00030326" w:rsidRDefault="00ED7F6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88681313" w:history="1">
            <w:r w:rsidR="00030326" w:rsidRPr="00831901">
              <w:rPr>
                <w:rStyle w:val="Hyperlink"/>
                <w:rFonts w:ascii="Times New Roman" w:hAnsi="Times New Roman"/>
                <w:noProof/>
              </w:rPr>
              <w:t>3.2.5</w:t>
            </w:r>
            <w:r w:rsidR="00030326">
              <w:rPr>
                <w:noProof/>
                <w:lang w:eastAsia="en-US"/>
              </w:rPr>
              <w:tab/>
            </w:r>
            <w:r w:rsidR="00030326" w:rsidRPr="00831901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030326">
              <w:rPr>
                <w:noProof/>
                <w:webHidden/>
              </w:rPr>
              <w:tab/>
            </w:r>
            <w:r w:rsidR="00030326">
              <w:rPr>
                <w:noProof/>
                <w:webHidden/>
              </w:rPr>
              <w:fldChar w:fldCharType="begin"/>
            </w:r>
            <w:r w:rsidR="00030326">
              <w:rPr>
                <w:noProof/>
                <w:webHidden/>
              </w:rPr>
              <w:instrText xml:space="preserve"> PAGEREF _Toc488681313 \h </w:instrText>
            </w:r>
            <w:r w:rsidR="00030326">
              <w:rPr>
                <w:noProof/>
                <w:webHidden/>
              </w:rPr>
            </w:r>
            <w:r w:rsidR="00030326">
              <w:rPr>
                <w:noProof/>
                <w:webHidden/>
              </w:rPr>
              <w:fldChar w:fldCharType="separate"/>
            </w:r>
            <w:r w:rsidR="00030326">
              <w:rPr>
                <w:noProof/>
                <w:webHidden/>
              </w:rPr>
              <w:t>36</w:t>
            </w:r>
            <w:r w:rsidR="00030326">
              <w:rPr>
                <w:noProof/>
                <w:webHidden/>
              </w:rPr>
              <w:fldChar w:fldCharType="end"/>
            </w:r>
          </w:hyperlink>
        </w:p>
        <w:p w:rsidR="00481F6E" w:rsidRPr="00CA5EB0" w:rsidRDefault="00481F6E">
          <w:pPr>
            <w:rPr>
              <w:rFonts w:ascii="Times New Roman" w:hAnsi="Times New Roman"/>
            </w:rPr>
          </w:pPr>
          <w:r w:rsidRPr="00CA5EB0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:rsidR="00202048" w:rsidRPr="00CA5EB0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2048" w:rsidRPr="00CA5EB0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40B36" w:rsidRPr="00CA5EB0" w:rsidRDefault="00340B3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40B36" w:rsidRPr="00CA5EB0" w:rsidRDefault="00340B3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1884" w:rsidRPr="00CA5EB0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6" w:name="_Toc488681283"/>
      <w:r w:rsidRPr="00CA5EB0">
        <w:rPr>
          <w:rFonts w:ascii="Times New Roman" w:hAnsi="Times New Roman" w:cs="Times New Roman"/>
          <w:color w:val="auto"/>
        </w:rPr>
        <w:lastRenderedPageBreak/>
        <w:t>Overview</w:t>
      </w:r>
      <w:bookmarkEnd w:id="16"/>
    </w:p>
    <w:p w:rsidR="00A47122" w:rsidRPr="00CA5EB0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7" w:name="_Toc488681284"/>
      <w:r w:rsidRPr="00CA5EB0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CA5EB0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7"/>
    </w:p>
    <w:p w:rsidR="00040549" w:rsidRPr="00CA5EB0" w:rsidRDefault="004024CD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ETS (Electronic Time Keeping System) is the GDIT ti</w:t>
      </w:r>
      <w:r w:rsidR="00040549" w:rsidRPr="00CA5EB0">
        <w:rPr>
          <w:rFonts w:ascii="Times New Roman" w:hAnsi="Times New Roman"/>
        </w:rPr>
        <w:t>m</w:t>
      </w:r>
      <w:r w:rsidRPr="00CA5EB0">
        <w:rPr>
          <w:rFonts w:ascii="Times New Roman" w:hAnsi="Times New Roman"/>
        </w:rPr>
        <w:t>e trac</w:t>
      </w:r>
      <w:r w:rsidR="00040549" w:rsidRPr="00CA5EB0">
        <w:rPr>
          <w:rFonts w:ascii="Times New Roman" w:hAnsi="Times New Roman"/>
        </w:rPr>
        <w:t>k</w:t>
      </w:r>
      <w:r w:rsidRPr="00CA5EB0">
        <w:rPr>
          <w:rFonts w:ascii="Times New Roman" w:hAnsi="Times New Roman"/>
        </w:rPr>
        <w:t>ing application. Employees and Approvers need to follow a strict set of guide</w:t>
      </w:r>
      <w:r w:rsidR="00040549" w:rsidRPr="00CA5EB0"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>lines</w:t>
      </w:r>
      <w:r w:rsidR="00040549" w:rsidRPr="00CA5EB0">
        <w:rPr>
          <w:rFonts w:ascii="Times New Roman" w:hAnsi="Times New Roman"/>
        </w:rPr>
        <w:t xml:space="preserve"> while filling out and or ap</w:t>
      </w:r>
      <w:r w:rsidR="00454366" w:rsidRPr="00CA5EB0">
        <w:rPr>
          <w:rFonts w:ascii="Times New Roman" w:hAnsi="Times New Roman"/>
        </w:rPr>
        <w:t>proving timecards. Any non-</w:t>
      </w:r>
      <w:r w:rsidR="00040549" w:rsidRPr="00CA5EB0">
        <w:rPr>
          <w:rFonts w:ascii="Times New Roman" w:hAnsi="Times New Roman"/>
        </w:rPr>
        <w:t>compliance of these rules will result in a</w:t>
      </w:r>
      <w:r w:rsidR="00454366" w:rsidRPr="00CA5EB0">
        <w:rPr>
          <w:rFonts w:ascii="Times New Roman" w:hAnsi="Times New Roman"/>
        </w:rPr>
        <w:t>n infraction. Operations will generate</w:t>
      </w:r>
      <w:r w:rsidR="00040549" w:rsidRPr="00CA5EB0">
        <w:rPr>
          <w:rFonts w:ascii="Times New Roman" w:hAnsi="Times New Roman"/>
        </w:rPr>
        <w:t xml:space="preserve"> </w:t>
      </w:r>
      <w:r w:rsidR="00454366" w:rsidRPr="00CA5EB0">
        <w:rPr>
          <w:rFonts w:ascii="Times New Roman" w:hAnsi="Times New Roman"/>
        </w:rPr>
        <w:t>r</w:t>
      </w:r>
      <w:r w:rsidRPr="00CA5EB0">
        <w:rPr>
          <w:rFonts w:ascii="Times New Roman" w:hAnsi="Times New Roman"/>
        </w:rPr>
        <w:t xml:space="preserve">eports </w:t>
      </w:r>
      <w:r w:rsidR="00040549" w:rsidRPr="00CA5EB0">
        <w:rPr>
          <w:rFonts w:ascii="Times New Roman" w:hAnsi="Times New Roman"/>
        </w:rPr>
        <w:t xml:space="preserve">for these infractions committed by </w:t>
      </w:r>
      <w:r w:rsidRPr="00CA5EB0">
        <w:rPr>
          <w:rFonts w:ascii="Times New Roman" w:hAnsi="Times New Roman"/>
        </w:rPr>
        <w:t xml:space="preserve"> CCO CSRs, supervisors, and approvers. </w:t>
      </w:r>
    </w:p>
    <w:p w:rsidR="00F81D05" w:rsidRPr="00CA5EB0" w:rsidRDefault="00040549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These reports will be loaded into the eCoaching application so </w:t>
      </w:r>
      <w:r w:rsidR="00F81D05" w:rsidRPr="00CA5EB0">
        <w:rPr>
          <w:rFonts w:ascii="Times New Roman" w:hAnsi="Times New Roman"/>
        </w:rPr>
        <w:t>users can be coached and the Coaching documented in eCL.</w:t>
      </w:r>
    </w:p>
    <w:p w:rsidR="004024CD" w:rsidRPr="00CA5EB0" w:rsidRDefault="004024CD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</w:rPr>
      </w:pPr>
      <w:r w:rsidRPr="00CA5EB0">
        <w:rPr>
          <w:rFonts w:ascii="Times New Roman" w:hAnsi="Times New Roman"/>
        </w:rPr>
        <w:t>Below is a list of reports that will be loaded into eCL. Each Report is identified by a 2-4 letter code.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EA</w:t>
      </w:r>
      <w:r w:rsidRPr="00CA5EB0">
        <w:rPr>
          <w:rFonts w:ascii="Times New Roman" w:hAnsi="Times New Roman"/>
          <w:color w:val="000000"/>
        </w:rPr>
        <w:tab/>
        <w:t>Excused Absence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EOT</w:t>
      </w:r>
      <w:r w:rsidRPr="00CA5EB0">
        <w:rPr>
          <w:rFonts w:ascii="Times New Roman" w:hAnsi="Times New Roman"/>
          <w:color w:val="000000"/>
        </w:rPr>
        <w:tab/>
        <w:t>Exempt Over Time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FWH</w:t>
      </w:r>
      <w:r w:rsidRPr="00CA5EB0">
        <w:rPr>
          <w:rFonts w:ascii="Times New Roman" w:hAnsi="Times New Roman"/>
          <w:color w:val="000000"/>
        </w:rPr>
        <w:tab/>
        <w:t>Future Worked Hours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FWHA</w:t>
      </w:r>
      <w:r w:rsidRPr="00CA5EB0">
        <w:rPr>
          <w:rFonts w:ascii="Times New Roman" w:hAnsi="Times New Roman"/>
          <w:color w:val="000000"/>
        </w:rPr>
        <w:tab/>
        <w:t>Future Worked Hours (Approver)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HOL</w:t>
      </w:r>
      <w:r w:rsidRPr="00CA5EB0">
        <w:rPr>
          <w:rFonts w:ascii="Times New Roman" w:hAnsi="Times New Roman"/>
          <w:color w:val="000000"/>
        </w:rPr>
        <w:tab/>
        <w:t>Incorrect Holiday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HOLA</w:t>
      </w:r>
      <w:r w:rsidRPr="00CA5EB0">
        <w:rPr>
          <w:rFonts w:ascii="Times New Roman" w:hAnsi="Times New Roman"/>
          <w:color w:val="000000"/>
        </w:rPr>
        <w:tab/>
        <w:t>Incorrect Holiday (Approver)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ITD</w:t>
      </w:r>
      <w:r w:rsidRPr="00CA5EB0">
        <w:rPr>
          <w:rFonts w:ascii="Times New Roman" w:hAnsi="Times New Roman"/>
          <w:color w:val="000000"/>
        </w:rPr>
        <w:tab/>
        <w:t>Invalid Timecodes Direct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ITDA</w:t>
      </w:r>
      <w:r w:rsidRPr="00CA5EB0">
        <w:rPr>
          <w:rFonts w:ascii="Times New Roman" w:hAnsi="Times New Roman"/>
          <w:color w:val="000000"/>
        </w:rPr>
        <w:tab/>
        <w:t>Invalid Timecodes Direct (Approver)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ITI</w:t>
      </w:r>
      <w:r w:rsidRPr="00CA5EB0">
        <w:rPr>
          <w:rFonts w:ascii="Times New Roman" w:hAnsi="Times New Roman"/>
          <w:color w:val="000000"/>
        </w:rPr>
        <w:tab/>
        <w:t>Invalid Timecodes Indirect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ITIA</w:t>
      </w:r>
      <w:r w:rsidRPr="00CA5EB0">
        <w:rPr>
          <w:rFonts w:ascii="Times New Roman" w:hAnsi="Times New Roman"/>
          <w:color w:val="000000"/>
        </w:rPr>
        <w:tab/>
        <w:t>Invalid Timecodes Indirect (Approver)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UTL</w:t>
      </w:r>
      <w:r w:rsidRPr="00CA5EB0">
        <w:rPr>
          <w:rFonts w:ascii="Times New Roman" w:hAnsi="Times New Roman"/>
          <w:color w:val="000000"/>
        </w:rPr>
        <w:tab/>
        <w:t>Utilization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UTLA</w:t>
      </w:r>
      <w:r w:rsidRPr="00CA5EB0">
        <w:rPr>
          <w:rFonts w:ascii="Times New Roman" w:hAnsi="Times New Roman"/>
          <w:color w:val="000000"/>
        </w:rPr>
        <w:tab/>
        <w:t>Utilization (Approver)</w:t>
      </w:r>
    </w:p>
    <w:p w:rsidR="00B77C83" w:rsidRPr="00CA5EB0" w:rsidRDefault="00B77C83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OAE              Outstanding Action (Employee)</w:t>
      </w:r>
    </w:p>
    <w:p w:rsidR="00B77C83" w:rsidRPr="00CA5EB0" w:rsidRDefault="00B77C83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OAS              Outstanding Action (Supervisor)</w:t>
      </w:r>
    </w:p>
    <w:p w:rsidR="007768F7" w:rsidRPr="00CA5EB0" w:rsidRDefault="007768F7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HNC             High Number of Changes</w:t>
      </w:r>
    </w:p>
    <w:p w:rsidR="007768F7" w:rsidRPr="00CA5EB0" w:rsidRDefault="007768F7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ICC                Incorrect Change Categories</w:t>
      </w:r>
    </w:p>
    <w:p w:rsidR="00A47122" w:rsidRPr="00CA5EB0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A47122" w:rsidRPr="00CA5EB0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8" w:name="_Toc488681285"/>
      <w:r w:rsidRPr="00CA5EB0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CA5EB0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8"/>
    </w:p>
    <w:p w:rsidR="00A47122" w:rsidRPr="00CA5EB0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CA5EB0">
        <w:rPr>
          <w:rFonts w:ascii="Times New Roman" w:hAnsi="Times New Roman"/>
          <w:color w:val="000000" w:themeColor="text1"/>
        </w:rPr>
        <w:t xml:space="preserve">load of the </w:t>
      </w:r>
      <w:r w:rsidR="004024CD" w:rsidRPr="00CA5EB0">
        <w:rPr>
          <w:rFonts w:ascii="Times New Roman" w:hAnsi="Times New Roman"/>
          <w:color w:val="000000" w:themeColor="text1"/>
        </w:rPr>
        <w:t>above ETS</w:t>
      </w:r>
      <w:r w:rsidR="001B4454" w:rsidRPr="00CA5EB0">
        <w:rPr>
          <w:rFonts w:ascii="Times New Roman" w:hAnsi="Times New Roman"/>
          <w:color w:val="000000" w:themeColor="text1"/>
        </w:rPr>
        <w:t xml:space="preserve"> reports provided by </w:t>
      </w:r>
      <w:r w:rsidR="004024CD" w:rsidRPr="00CA5EB0">
        <w:rPr>
          <w:rFonts w:ascii="Times New Roman" w:hAnsi="Times New Roman"/>
          <w:color w:val="000000" w:themeColor="text1"/>
        </w:rPr>
        <w:t>Operations</w:t>
      </w:r>
      <w:r w:rsidR="001B4454" w:rsidRPr="00CA5EB0">
        <w:rPr>
          <w:rFonts w:ascii="Times New Roman" w:hAnsi="Times New Roman"/>
          <w:color w:val="000000" w:themeColor="text1"/>
        </w:rPr>
        <w:t xml:space="preserve"> into the eCoaching database. Once the reports are loaded into the database the logs are tracked </w:t>
      </w:r>
      <w:r w:rsidR="004024CD" w:rsidRPr="00CA5EB0">
        <w:rPr>
          <w:rFonts w:ascii="Times New Roman" w:hAnsi="Times New Roman"/>
          <w:color w:val="000000" w:themeColor="text1"/>
        </w:rPr>
        <w:t xml:space="preserve">using </w:t>
      </w:r>
      <w:r w:rsidR="001B4454" w:rsidRPr="00CA5EB0">
        <w:rPr>
          <w:rFonts w:ascii="Times New Roman" w:hAnsi="Times New Roman"/>
          <w:color w:val="000000" w:themeColor="text1"/>
        </w:rPr>
        <w:t xml:space="preserve">the </w:t>
      </w:r>
      <w:r w:rsidR="004024CD" w:rsidRPr="00CA5EB0">
        <w:rPr>
          <w:rFonts w:ascii="Times New Roman" w:hAnsi="Times New Roman"/>
          <w:color w:val="000000" w:themeColor="text1"/>
        </w:rPr>
        <w:t>non CSE Non Quality coaching workflow</w:t>
      </w:r>
      <w:r w:rsidR="001B4454" w:rsidRPr="00CA5EB0">
        <w:rPr>
          <w:rFonts w:ascii="Times New Roman" w:hAnsi="Times New Roman"/>
          <w:color w:val="000000" w:themeColor="text1"/>
        </w:rPr>
        <w:t xml:space="preserve"> </w:t>
      </w:r>
      <w:r w:rsidR="004024CD" w:rsidRPr="00CA5EB0">
        <w:rPr>
          <w:rFonts w:ascii="Times New Roman" w:hAnsi="Times New Roman"/>
          <w:color w:val="000000" w:themeColor="text1"/>
        </w:rPr>
        <w:t xml:space="preserve">similar to the submissions </w:t>
      </w:r>
      <w:r w:rsidR="001B4454" w:rsidRPr="00CA5EB0">
        <w:rPr>
          <w:rFonts w:ascii="Times New Roman" w:hAnsi="Times New Roman"/>
          <w:color w:val="000000" w:themeColor="text1"/>
        </w:rPr>
        <w:t>from the web interface.</w:t>
      </w:r>
    </w:p>
    <w:p w:rsidR="002C3B04" w:rsidRPr="00CA5EB0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2C3B04" w:rsidRPr="00CA5EB0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2C3B04" w:rsidRPr="00CA5EB0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9" w:name="_Toc488681286"/>
      <w:r w:rsidRPr="00CA5EB0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9"/>
    </w:p>
    <w:p w:rsidR="00F81D05" w:rsidRPr="00CA5EB0" w:rsidRDefault="0053330A" w:rsidP="005A64D7">
      <w:pPr>
        <w:spacing w:after="0"/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The table below shows all of the </w:t>
      </w:r>
      <w:r w:rsidR="00F81D05" w:rsidRPr="00CA5EB0">
        <w:rPr>
          <w:rFonts w:ascii="Times New Roman" w:hAnsi="Times New Roman"/>
          <w:color w:val="000000" w:themeColor="text1"/>
        </w:rPr>
        <w:t>ETS</w:t>
      </w:r>
      <w:r w:rsidRPr="00CA5EB0">
        <w:rPr>
          <w:rFonts w:ascii="Times New Roman" w:hAnsi="Times New Roman"/>
          <w:color w:val="000000" w:themeColor="text1"/>
        </w:rPr>
        <w:t xml:space="preserve"> report types that can arrive as feeds. Currently active feeds are marked by an ‘X’ in the table below.</w:t>
      </w:r>
      <w:r w:rsidR="00F81D05" w:rsidRPr="00CA5EB0">
        <w:rPr>
          <w:rFonts w:ascii="Times New Roman" w:hAnsi="Times New Roman"/>
          <w:color w:val="000000" w:themeColor="text1"/>
        </w:rPr>
        <w:t xml:space="preserve"> </w:t>
      </w:r>
      <w:r w:rsidRPr="00CA5EB0">
        <w:rPr>
          <w:rFonts w:ascii="Times New Roman" w:hAnsi="Times New Roman"/>
          <w:color w:val="000000" w:themeColor="text1"/>
        </w:rPr>
        <w:t>Files have a naming convention eCL_</w:t>
      </w:r>
      <w:r w:rsidR="00F81D05" w:rsidRPr="00CA5EB0">
        <w:rPr>
          <w:rFonts w:ascii="Times New Roman" w:hAnsi="Times New Roman"/>
          <w:color w:val="000000" w:themeColor="text1"/>
        </w:rPr>
        <w:t>ETS</w:t>
      </w:r>
      <w:r w:rsidRPr="00CA5EB0">
        <w:rPr>
          <w:rFonts w:ascii="Times New Roman" w:hAnsi="Times New Roman"/>
          <w:color w:val="000000" w:themeColor="text1"/>
        </w:rPr>
        <w:t>_Feed_XX</w:t>
      </w:r>
      <w:r w:rsidR="00F81D05" w:rsidRPr="00CA5EB0">
        <w:rPr>
          <w:rFonts w:ascii="Times New Roman" w:hAnsi="Times New Roman"/>
          <w:color w:val="000000" w:themeColor="text1"/>
        </w:rPr>
        <w:t>(</w:t>
      </w:r>
      <w:r w:rsidRPr="00CA5EB0">
        <w:rPr>
          <w:rFonts w:ascii="Times New Roman" w:hAnsi="Times New Roman"/>
          <w:color w:val="000000" w:themeColor="text1"/>
        </w:rPr>
        <w:t>X</w:t>
      </w:r>
      <w:r w:rsidR="00F81D05" w:rsidRPr="00CA5EB0">
        <w:rPr>
          <w:rFonts w:ascii="Times New Roman" w:hAnsi="Times New Roman"/>
          <w:color w:val="000000" w:themeColor="text1"/>
        </w:rPr>
        <w:t>X)(A)</w:t>
      </w:r>
      <w:r w:rsidR="00F56A29" w:rsidRPr="00CA5EB0">
        <w:rPr>
          <w:rFonts w:ascii="Times New Roman" w:hAnsi="Times New Roman"/>
          <w:color w:val="000000" w:themeColor="text1"/>
        </w:rPr>
        <w:t>yyyymmdd</w:t>
      </w:r>
      <w:r w:rsidRPr="00CA5EB0">
        <w:rPr>
          <w:rFonts w:ascii="Times New Roman" w:hAnsi="Times New Roman"/>
          <w:color w:val="000000" w:themeColor="text1"/>
        </w:rPr>
        <w:t>.csv where XX</w:t>
      </w:r>
      <w:r w:rsidR="00F81D05" w:rsidRPr="00CA5EB0">
        <w:rPr>
          <w:rFonts w:ascii="Times New Roman" w:hAnsi="Times New Roman"/>
          <w:color w:val="000000" w:themeColor="text1"/>
        </w:rPr>
        <w:t>(X</w:t>
      </w:r>
      <w:r w:rsidRPr="00CA5EB0">
        <w:rPr>
          <w:rFonts w:ascii="Times New Roman" w:hAnsi="Times New Roman"/>
          <w:color w:val="000000" w:themeColor="text1"/>
        </w:rPr>
        <w:t>X</w:t>
      </w:r>
      <w:r w:rsidR="00F81D05" w:rsidRPr="00CA5EB0">
        <w:rPr>
          <w:rFonts w:ascii="Times New Roman" w:hAnsi="Times New Roman"/>
          <w:color w:val="000000" w:themeColor="text1"/>
        </w:rPr>
        <w:t>)</w:t>
      </w:r>
      <w:r w:rsidRPr="00CA5EB0">
        <w:rPr>
          <w:rFonts w:ascii="Times New Roman" w:hAnsi="Times New Roman"/>
          <w:color w:val="000000" w:themeColor="text1"/>
        </w:rPr>
        <w:t xml:space="preserve"> stands for the </w:t>
      </w:r>
    </w:p>
    <w:p w:rsidR="0053330A" w:rsidRPr="00CA5EB0" w:rsidRDefault="00F81D05" w:rsidP="005A64D7">
      <w:pPr>
        <w:spacing w:after="0"/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>2-4</w:t>
      </w:r>
      <w:r w:rsidR="0053330A" w:rsidRPr="00CA5EB0">
        <w:rPr>
          <w:rFonts w:ascii="Times New Roman" w:hAnsi="Times New Roman"/>
          <w:color w:val="000000" w:themeColor="text1"/>
        </w:rPr>
        <w:t xml:space="preserve"> letter acronym used by the report as shown in the ‘Code’ column below.</w:t>
      </w:r>
      <w:r w:rsidRPr="00CA5EB0">
        <w:rPr>
          <w:rFonts w:ascii="Times New Roman" w:hAnsi="Times New Roman"/>
          <w:color w:val="000000" w:themeColor="text1"/>
        </w:rPr>
        <w:t xml:space="preserve"> The (A) in the filename denoted an Approver report.</w:t>
      </w:r>
    </w:p>
    <w:p w:rsidR="0053330A" w:rsidRPr="00CA5EB0" w:rsidRDefault="0053330A" w:rsidP="0053330A">
      <w:pPr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</w:rPr>
        <w:t>Files are staged at</w:t>
      </w:r>
      <w:r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hyperlink r:id="rId9" w:history="1">
        <w:r w:rsidR="00F81D05" w:rsidRPr="00CA5EB0">
          <w:rPr>
            <w:rStyle w:val="Hyperlink"/>
            <w:rFonts w:ascii="Times New Roman" w:hAnsi="Times New Roman"/>
            <w:sz w:val="20"/>
            <w:szCs w:val="20"/>
          </w:rPr>
          <w:t>\\VRIVSCORS01\BCC Scorecards\Coaching\ETS\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417"/>
        <w:gridCol w:w="4435"/>
        <w:gridCol w:w="674"/>
        <w:gridCol w:w="1584"/>
        <w:gridCol w:w="910"/>
        <w:gridCol w:w="616"/>
        <w:gridCol w:w="919"/>
      </w:tblGrid>
      <w:tr w:rsidR="0053330A" w:rsidRPr="00FD2034" w:rsidTr="007768F7">
        <w:trPr>
          <w:trHeight w:val="450"/>
        </w:trPr>
        <w:tc>
          <w:tcPr>
            <w:tcW w:w="41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lastRenderedPageBreak/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72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1498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0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Excused Absence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Exempt Over Time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EOT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Future Worked Hours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FWH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Future Worked Hours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FWHA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Incorrect Holiday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HOL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Incorrect Holiday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HOLA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Direct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ITD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Direct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ITDA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Indirect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ITI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Indirect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ITIA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Utilization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UTL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Utilization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UTLA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B77C83" w:rsidRPr="00FD2034" w:rsidTr="007768F7">
        <w:trPr>
          <w:trHeight w:val="690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B77C83" w:rsidRPr="00CA5EB0" w:rsidRDefault="00B77C83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13.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Outstanding Action (Employee)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OAE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OMR workflow 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  <w:tr w:rsidR="00B77C83" w:rsidRPr="00FD2034" w:rsidTr="007768F7">
        <w:trPr>
          <w:trHeight w:val="690"/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B77C83" w:rsidRPr="00CA5EB0" w:rsidRDefault="00B77C83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14.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Outstanding Action (Supervisor)</w:t>
            </w:r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OAS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 w:rsidP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  <w:p w:rsidR="00B77C83" w:rsidRPr="00CA5EB0" w:rsidRDefault="00B77C83" w:rsidP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OMR workflow</w:t>
            </w:r>
          </w:p>
        </w:tc>
        <w:tc>
          <w:tcPr>
            <w:tcW w:w="5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  <w:tr w:rsidR="007768F7" w:rsidRPr="00FD2034" w:rsidTr="00CA5EB0">
        <w:trPr>
          <w:trHeight w:val="690"/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7768F7" w:rsidRPr="00CA5EB0" w:rsidRDefault="007768F7" w:rsidP="007768F7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t>15.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High number of Changes</w:t>
            </w:r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HNC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  <w:tr w:rsidR="007768F7" w:rsidRPr="00FD2034" w:rsidTr="00CA5EB0">
        <w:trPr>
          <w:trHeight w:val="690"/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7768F7" w:rsidRPr="00CA5EB0" w:rsidRDefault="007768F7" w:rsidP="007768F7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16.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Incorrect Change Categories</w:t>
            </w:r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ICC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</w:tbl>
    <w:p w:rsidR="002C3B04" w:rsidRPr="00CA5EB0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A47122" w:rsidRPr="00CA5EB0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488681287"/>
      <w:r w:rsidRPr="00CA5EB0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20"/>
    </w:p>
    <w:p w:rsidR="009D1884" w:rsidRPr="00CA5EB0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>SQL agent job</w:t>
      </w:r>
    </w:p>
    <w:p w:rsidR="009D1884" w:rsidRPr="00CA5EB0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>SSIS Package</w:t>
      </w:r>
    </w:p>
    <w:p w:rsidR="009D1884" w:rsidRPr="00CA5EB0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>Tables</w:t>
      </w:r>
    </w:p>
    <w:p w:rsidR="009D1884" w:rsidRPr="00CA5EB0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Procedures </w:t>
      </w:r>
    </w:p>
    <w:p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488681288"/>
      <w:r w:rsidRPr="00CA5EB0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21"/>
    </w:p>
    <w:p w:rsidR="009D1884" w:rsidRPr="00CA5EB0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2" w:name="_Toc488681289"/>
      <w:r w:rsidRPr="00CA5EB0">
        <w:rPr>
          <w:rFonts w:ascii="Times New Roman" w:hAnsi="Times New Roman" w:cs="Times New Roman"/>
          <w:color w:val="auto"/>
        </w:rPr>
        <w:t>Software</w:t>
      </w:r>
      <w:bookmarkEnd w:id="22"/>
    </w:p>
    <w:p w:rsidR="000B2242" w:rsidRPr="00257251" w:rsidRDefault="009D1884" w:rsidP="000B22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ins w:id="23" w:author="Palacherla, Susmitha C (NONUS)" w:date="2017-08-14T16:41:00Z"/>
          <w:rFonts w:ascii="Times New Roman" w:hAnsi="Times New Roman"/>
          <w:color w:val="000000" w:themeColor="text1"/>
          <w:sz w:val="20"/>
          <w:szCs w:val="20"/>
        </w:rPr>
      </w:pPr>
      <w:del w:id="24" w:author="Palacherla, Susmitha C (NONUS)" w:date="2017-08-14T16:41:00Z">
        <w:r w:rsidRPr="00CA5EB0" w:rsidDel="000B2242">
          <w:rPr>
            <w:rFonts w:ascii="Times New Roman" w:hAnsi="Times New Roman"/>
            <w:color w:val="000000" w:themeColor="text1"/>
            <w:sz w:val="20"/>
            <w:szCs w:val="20"/>
          </w:rPr>
          <w:delText>S</w:delText>
        </w:r>
      </w:del>
      <w:ins w:id="25" w:author="Palacherla, Susmitha C (NONUS)" w:date="2017-08-14T16:41:00Z">
        <w:r w:rsidR="000B2242" w:rsidRPr="000B2242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="000B2242" w:rsidRPr="00257251">
          <w:rPr>
            <w:rFonts w:ascii="Times New Roman" w:hAnsi="Times New Roman"/>
            <w:color w:val="000000" w:themeColor="text1"/>
            <w:sz w:val="20"/>
            <w:szCs w:val="20"/>
          </w:rPr>
          <w:t>SQL Server 20</w:t>
        </w:r>
        <w:r w:rsidR="000B2242">
          <w:rPr>
            <w:rFonts w:ascii="Times New Roman" w:hAnsi="Times New Roman"/>
            <w:color w:val="000000" w:themeColor="text1"/>
            <w:sz w:val="20"/>
            <w:szCs w:val="20"/>
          </w:rPr>
          <w:t>12</w:t>
        </w:r>
        <w:r w:rsidR="000B2242"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 SP</w:t>
        </w:r>
        <w:r w:rsidR="000B2242">
          <w:rPr>
            <w:rFonts w:ascii="Times New Roman" w:hAnsi="Times New Roman"/>
            <w:color w:val="000000" w:themeColor="text1"/>
            <w:sz w:val="20"/>
            <w:szCs w:val="20"/>
          </w:rPr>
          <w:t>3</w:t>
        </w:r>
        <w:r w:rsidR="000B2242"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 Suite</w:t>
        </w:r>
      </w:ins>
    </w:p>
    <w:p w:rsidR="009D1884" w:rsidRPr="00CA5EB0" w:rsidDel="000B2242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del w:id="26" w:author="Palacherla, Susmitha C (NONUS)" w:date="2017-08-14T16:41:00Z"/>
          <w:rFonts w:ascii="Times New Roman" w:hAnsi="Times New Roman"/>
          <w:color w:val="000000" w:themeColor="text1"/>
          <w:sz w:val="20"/>
          <w:szCs w:val="20"/>
        </w:rPr>
      </w:pPr>
      <w:del w:id="27" w:author="Palacherla, Susmitha C (NONUS)" w:date="2017-08-14T16:41:00Z">
        <w:r w:rsidRPr="00CA5EB0" w:rsidDel="000B2242">
          <w:rPr>
            <w:rFonts w:ascii="Times New Roman" w:hAnsi="Times New Roman"/>
            <w:color w:val="000000" w:themeColor="text1"/>
            <w:sz w:val="20"/>
            <w:szCs w:val="20"/>
          </w:rPr>
          <w:delText>QL Server 2008 R2 SP1 Suite</w:delText>
        </w:r>
      </w:del>
    </w:p>
    <w:p w:rsidR="009D1884" w:rsidRPr="00CA5EB0" w:rsidDel="000B2242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del w:id="28" w:author="Palacherla, Susmitha C (NONUS)" w:date="2017-08-14T16:41:00Z"/>
          <w:rFonts w:ascii="Times New Roman" w:hAnsi="Times New Roman"/>
          <w:color w:val="000000" w:themeColor="text1"/>
          <w:sz w:val="20"/>
          <w:szCs w:val="20"/>
        </w:rPr>
      </w:pPr>
    </w:p>
    <w:p w:rsidR="009D1884" w:rsidRPr="00CA5EB0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9" w:name="_Toc488681290"/>
      <w:r w:rsidRPr="00CA5EB0">
        <w:rPr>
          <w:rFonts w:ascii="Times New Roman" w:hAnsi="Times New Roman" w:cs="Times New Roman"/>
          <w:color w:val="auto"/>
        </w:rPr>
        <w:t>Hardware</w:t>
      </w:r>
      <w:bookmarkEnd w:id="29"/>
    </w:p>
    <w:p w:rsidR="000B2242" w:rsidRPr="00810310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0" w:author="Palacherla, Susmitha C (NONUS)" w:date="2017-08-14T16:42:00Z"/>
          <w:rFonts w:ascii="Times New Roman" w:hAnsi="Times New Roman"/>
          <w:color w:val="000000" w:themeColor="text1"/>
          <w:sz w:val="20"/>
          <w:szCs w:val="20"/>
        </w:rPr>
      </w:pPr>
      <w:ins w:id="31" w:author="Palacherla, Susmitha C (NONUS)" w:date="2017-08-14T16:42:00Z">
        <w:r w:rsidRPr="00810310">
          <w:rPr>
            <w:rFonts w:ascii="Arial" w:hAnsi="Arial" w:cs="Arial"/>
            <w:color w:val="000000"/>
            <w:sz w:val="20"/>
            <w:szCs w:val="20"/>
          </w:rPr>
          <w:t>F3420-ECLDBD01</w:t>
        </w:r>
        <w:r w:rsidRPr="00810310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– Dev DB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>Server</w:t>
        </w:r>
      </w:ins>
    </w:p>
    <w:p w:rsidR="000B2242" w:rsidRPr="00257251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2" w:author="Palacherla, Susmitha C (NONUS)" w:date="2017-08-14T16:42:00Z"/>
          <w:rFonts w:ascii="Times New Roman" w:hAnsi="Times New Roman"/>
          <w:color w:val="000000" w:themeColor="text1"/>
          <w:sz w:val="20"/>
          <w:szCs w:val="20"/>
        </w:rPr>
      </w:pPr>
      <w:ins w:id="33" w:author="Palacherla, Susmitha C (NONUS)" w:date="2017-08-14T16:42:00Z">
        <w:r w:rsidRPr="002A21C8">
          <w:rPr>
            <w:rFonts w:ascii="Arial" w:hAnsi="Arial" w:cs="Arial"/>
            <w:color w:val="000000"/>
            <w:sz w:val="20"/>
            <w:szCs w:val="20"/>
          </w:rPr>
          <w:t>F3420-ECLDB</w:t>
        </w:r>
        <w:r>
          <w:rPr>
            <w:rFonts w:ascii="Arial" w:hAnsi="Arial" w:cs="Arial"/>
            <w:color w:val="000000"/>
            <w:sz w:val="20"/>
            <w:szCs w:val="20"/>
          </w:rPr>
          <w:t>T</w:t>
        </w:r>
        <w:r w:rsidRPr="002A21C8">
          <w:rPr>
            <w:rFonts w:ascii="Arial" w:hAnsi="Arial" w:cs="Arial"/>
            <w:color w:val="000000"/>
            <w:sz w:val="20"/>
            <w:szCs w:val="20"/>
          </w:rPr>
          <w:t>01</w:t>
        </w:r>
        <w:r w:rsidRPr="002A21C8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– Test DB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>Server</w:t>
        </w:r>
      </w:ins>
    </w:p>
    <w:p w:rsidR="000B2242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4" w:author="Palacherla, Susmitha C (NONUS)" w:date="2017-08-14T16:42:00Z"/>
          <w:rFonts w:ascii="Times New Roman" w:hAnsi="Times New Roman"/>
          <w:color w:val="000000" w:themeColor="text1"/>
          <w:sz w:val="20"/>
          <w:szCs w:val="20"/>
        </w:rPr>
      </w:pPr>
      <w:ins w:id="35" w:author="Palacherla, Susmitha C (NONUS)" w:date="2017-08-14T16:42:00Z">
        <w:r>
          <w:rPr>
            <w:rFonts w:ascii="Arial" w:hAnsi="Arial" w:cs="Arial"/>
            <w:color w:val="000000"/>
            <w:sz w:val="20"/>
            <w:szCs w:val="20"/>
          </w:rPr>
          <w:t>F3420-ECLDBP</w:t>
        </w:r>
        <w:r w:rsidRPr="002A21C8">
          <w:rPr>
            <w:rFonts w:ascii="Arial" w:hAnsi="Arial" w:cs="Arial"/>
            <w:color w:val="000000"/>
            <w:sz w:val="20"/>
            <w:szCs w:val="20"/>
          </w:rPr>
          <w:t>01</w:t>
        </w:r>
        <w:r w:rsidRPr="002A21C8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–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>Prod Server</w:t>
        </w:r>
      </w:ins>
    </w:p>
    <w:p w:rsidR="000B2242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6" w:author="Palacherla, Susmitha C (NONUS)" w:date="2017-08-14T16:42:00Z"/>
          <w:rFonts w:ascii="Times New Roman" w:hAnsi="Times New Roman"/>
          <w:color w:val="000000" w:themeColor="text1"/>
          <w:sz w:val="20"/>
          <w:szCs w:val="20"/>
        </w:rPr>
      </w:pPr>
      <w:ins w:id="37" w:author="Palacherla, Susmitha C (NONUS)" w:date="2017-08-14T16:42:00Z">
        <w:r>
          <w:rPr>
            <w:rFonts w:ascii="Arial" w:hAnsi="Arial" w:cs="Arial"/>
            <w:color w:val="000000"/>
            <w:sz w:val="20"/>
            <w:szCs w:val="20"/>
          </w:rPr>
          <w:fldChar w:fldCharType="begin"/>
        </w:r>
        <w:r>
          <w:rPr>
            <w:rFonts w:ascii="Arial" w:hAnsi="Arial" w:cs="Arial"/>
            <w:color w:val="000000"/>
            <w:sz w:val="20"/>
            <w:szCs w:val="20"/>
          </w:rPr>
          <w:instrText xml:space="preserve"> HYPERLINK "file:///\\\\F3420-ECLDBD01\\data\\" </w:instrText>
        </w:r>
        <w:r>
          <w:rPr>
            <w:rFonts w:ascii="Arial" w:hAnsi="Arial" w:cs="Arial"/>
            <w:color w:val="000000"/>
            <w:sz w:val="20"/>
            <w:szCs w:val="20"/>
          </w:rPr>
          <w:fldChar w:fldCharType="separate"/>
        </w:r>
        <w:r>
          <w:rPr>
            <w:rStyle w:val="Hyperlink"/>
            <w:rFonts w:ascii="Arial" w:hAnsi="Arial" w:cs="Arial"/>
            <w:sz w:val="20"/>
            <w:szCs w:val="20"/>
          </w:rPr>
          <w:t>\\F3420-ECLDBD01\data\</w:t>
        </w:r>
        <w:r>
          <w:rPr>
            <w:rFonts w:ascii="Arial" w:hAnsi="Arial" w:cs="Arial"/>
            <w:color w:val="000000"/>
            <w:sz w:val="20"/>
            <w:szCs w:val="20"/>
          </w:rPr>
          <w:fldChar w:fldCharType="end"/>
        </w:r>
        <w:r w:rsidRPr="00257251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 xml:space="preserve"> - Dev File staging share</w:t>
        </w:r>
      </w:ins>
    </w:p>
    <w:p w:rsidR="000B2242" w:rsidRPr="00257251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8" w:author="Palacherla, Susmitha C (NONUS)" w:date="2017-08-14T16:42:00Z"/>
          <w:rFonts w:ascii="Times New Roman" w:hAnsi="Times New Roman"/>
          <w:color w:val="000000" w:themeColor="text1"/>
          <w:sz w:val="20"/>
          <w:szCs w:val="20"/>
        </w:rPr>
      </w:pPr>
      <w:ins w:id="39" w:author="Palacherla, Susmitha C (NONUS)" w:date="2017-08-14T16:42:00Z">
        <w:r>
          <w:rPr>
            <w:rFonts w:ascii="Arial" w:hAnsi="Arial" w:cs="Arial"/>
            <w:color w:val="000000"/>
            <w:sz w:val="20"/>
            <w:szCs w:val="20"/>
          </w:rPr>
          <w:fldChar w:fldCharType="begin"/>
        </w:r>
        <w:r>
          <w:rPr>
            <w:rFonts w:ascii="Arial" w:hAnsi="Arial" w:cs="Arial"/>
            <w:color w:val="000000"/>
            <w:sz w:val="20"/>
            <w:szCs w:val="20"/>
          </w:rPr>
          <w:instrText xml:space="preserve"> HYPERLINK "file:///\\\\F3420-ECLDBT01\\data\\" </w:instrText>
        </w:r>
        <w:r>
          <w:rPr>
            <w:rFonts w:ascii="Arial" w:hAnsi="Arial" w:cs="Arial"/>
            <w:color w:val="000000"/>
            <w:sz w:val="20"/>
            <w:szCs w:val="20"/>
          </w:rPr>
          <w:fldChar w:fldCharType="separate"/>
        </w:r>
        <w:r>
          <w:rPr>
            <w:rStyle w:val="Hyperlink"/>
            <w:rFonts w:ascii="Arial" w:hAnsi="Arial" w:cs="Arial"/>
            <w:sz w:val="20"/>
            <w:szCs w:val="20"/>
          </w:rPr>
          <w:t>\\F3420-ECLDBT01\data\</w:t>
        </w:r>
        <w:r>
          <w:rPr>
            <w:rFonts w:ascii="Arial" w:hAnsi="Arial" w:cs="Arial"/>
            <w:color w:val="000000"/>
            <w:sz w:val="20"/>
            <w:szCs w:val="20"/>
          </w:rPr>
          <w:fldChar w:fldCharType="end"/>
        </w:r>
        <w:r w:rsidRPr="00257251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 xml:space="preserve"> - Test</w:t>
        </w:r>
        <w:r w:rsidRPr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>File staging share</w:t>
        </w:r>
        <w:r w:rsidRPr="00257251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</w:ins>
    </w:p>
    <w:p w:rsidR="000B2242" w:rsidRPr="00257251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40" w:author="Palacherla, Susmitha C (NONUS)" w:date="2017-08-14T16:42:00Z"/>
          <w:rFonts w:ascii="Times New Roman" w:hAnsi="Times New Roman"/>
          <w:color w:val="000000" w:themeColor="text1"/>
          <w:sz w:val="20"/>
          <w:szCs w:val="20"/>
        </w:rPr>
      </w:pPr>
      <w:ins w:id="41" w:author="Palacherla, Susmitha C (NONUS)" w:date="2017-08-14T16:42:00Z">
        <w:r>
          <w:fldChar w:fldCharType="begin"/>
        </w:r>
        <w:r>
          <w:instrText xml:space="preserve"> HYPERLINK "file:///\\\\VRIVSCORS01\\BCC%20Scorecards\\" </w:instrText>
        </w:r>
        <w:r>
          <w:fldChar w:fldCharType="separate"/>
        </w:r>
        <w:r w:rsidRPr="00257251">
          <w:rPr>
            <w:rStyle w:val="Hyperlink"/>
            <w:rFonts w:ascii="Times New Roman" w:hAnsi="Times New Roman"/>
            <w:sz w:val="20"/>
            <w:szCs w:val="20"/>
          </w:rPr>
          <w:t>\\VRIVSCORS01\BCC Scorecards\</w:t>
        </w:r>
        <w:r>
          <w:rPr>
            <w:rStyle w:val="Hyperlink"/>
            <w:rFonts w:ascii="Times New Roman" w:hAnsi="Times New Roman"/>
            <w:sz w:val="20"/>
            <w:szCs w:val="20"/>
          </w:rPr>
          <w:fldChar w:fldCharType="end"/>
        </w:r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 -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 xml:space="preserve">Prod </w:t>
        </w:r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>File staging share</w:t>
        </w:r>
      </w:ins>
    </w:p>
    <w:p w:rsidR="009D1884" w:rsidRPr="00CA5EB0" w:rsidDel="000B2242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42" w:author="Palacherla, Susmitha C (NONUS)" w:date="2017-08-14T16:42:00Z"/>
          <w:rFonts w:ascii="Times New Roman" w:hAnsi="Times New Roman"/>
          <w:color w:val="000000" w:themeColor="text1"/>
          <w:sz w:val="20"/>
          <w:szCs w:val="20"/>
        </w:rPr>
      </w:pPr>
      <w:del w:id="43" w:author="Palacherla, Susmitha C (NONUS)" w:date="2017-08-14T16:42:00Z">
        <w:r w:rsidRPr="00CA5EB0" w:rsidDel="000B2242">
          <w:rPr>
            <w:rFonts w:ascii="Times New Roman" w:hAnsi="Times New Roman"/>
            <w:color w:val="000000" w:themeColor="text1"/>
            <w:sz w:val="20"/>
            <w:szCs w:val="20"/>
          </w:rPr>
          <w:delText>VRIVFSSDBT02\SCORD01,1437 – Dev DB Instance</w:delText>
        </w:r>
      </w:del>
    </w:p>
    <w:p w:rsidR="009D1884" w:rsidRPr="00CA5EB0" w:rsidDel="000B2242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44" w:author="Palacherla, Susmitha C (NONUS)" w:date="2017-08-14T16:42:00Z"/>
          <w:rFonts w:ascii="Times New Roman" w:hAnsi="Times New Roman"/>
          <w:color w:val="000000" w:themeColor="text1"/>
          <w:sz w:val="20"/>
          <w:szCs w:val="20"/>
        </w:rPr>
      </w:pPr>
      <w:del w:id="45" w:author="Palacherla, Susmitha C (NONUS)" w:date="2017-08-14T16:42:00Z">
        <w:r w:rsidRPr="00CA5EB0" w:rsidDel="000B2242">
          <w:rPr>
            <w:rFonts w:ascii="Times New Roman" w:hAnsi="Times New Roman"/>
            <w:color w:val="000000" w:themeColor="text1"/>
            <w:sz w:val="20"/>
            <w:szCs w:val="20"/>
          </w:rPr>
          <w:delText>VRIVFSSDBT02\SCORT01,1438 – Test DB Instance</w:delText>
        </w:r>
      </w:del>
    </w:p>
    <w:p w:rsidR="009D1884" w:rsidRPr="00CA5EB0" w:rsidDel="000B2242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46" w:author="Palacherla, Susmitha C (NONUS)" w:date="2017-08-14T16:42:00Z"/>
          <w:rFonts w:ascii="Times New Roman" w:hAnsi="Times New Roman"/>
          <w:color w:val="000000" w:themeColor="text1"/>
          <w:sz w:val="20"/>
          <w:szCs w:val="20"/>
        </w:rPr>
      </w:pPr>
      <w:del w:id="47" w:author="Palacherla, Susmitha C (NONUS)" w:date="2017-08-14T16:42:00Z">
        <w:r w:rsidRPr="00CA5EB0" w:rsidDel="000B2242">
          <w:rPr>
            <w:rFonts w:ascii="Times New Roman" w:hAnsi="Times New Roman"/>
            <w:color w:val="000000" w:themeColor="text1"/>
            <w:sz w:val="20"/>
            <w:szCs w:val="20"/>
          </w:rPr>
          <w:delText>VDENSSDBP07\SCORP01 – Prod DB Instance</w:delText>
        </w:r>
      </w:del>
    </w:p>
    <w:p w:rsidR="009D1884" w:rsidRPr="00CA5EB0" w:rsidDel="000B2242" w:rsidRDefault="00ED7F66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48" w:author="Palacherla, Susmitha C (NONUS)" w:date="2017-08-14T16:42:00Z"/>
          <w:rFonts w:ascii="Times New Roman" w:hAnsi="Times New Roman"/>
          <w:color w:val="000000" w:themeColor="text1"/>
          <w:sz w:val="20"/>
          <w:szCs w:val="20"/>
        </w:rPr>
      </w:pPr>
      <w:del w:id="49" w:author="Palacherla, Susmitha C (NONUS)" w:date="2017-08-14T16:42:00Z">
        <w:r w:rsidDel="000B2242">
          <w:fldChar w:fldCharType="begin"/>
        </w:r>
        <w:r w:rsidDel="000B2242">
          <w:delInstrText xml:space="preserve"> HYPERLINK "file:///\\\\VRIVSCORS01\\BCC%20Scorecards\\" </w:delInstrText>
        </w:r>
        <w:r w:rsidDel="000B2242">
          <w:fldChar w:fldCharType="separate"/>
        </w:r>
        <w:r w:rsidR="009D1884" w:rsidRPr="00CA5EB0" w:rsidDel="000B2242">
          <w:rPr>
            <w:rStyle w:val="Hyperlink"/>
            <w:rFonts w:ascii="Times New Roman" w:hAnsi="Times New Roman"/>
            <w:sz w:val="20"/>
            <w:szCs w:val="20"/>
          </w:rPr>
          <w:delText>\\VRIVSCORS01\BCC Scorecards\</w:delText>
        </w:r>
        <w:r w:rsidDel="000B2242">
          <w:rPr>
            <w:rStyle w:val="Hyperlink"/>
            <w:rFonts w:ascii="Times New Roman" w:hAnsi="Times New Roman"/>
            <w:sz w:val="20"/>
            <w:szCs w:val="20"/>
          </w:rPr>
          <w:fldChar w:fldCharType="end"/>
        </w:r>
        <w:r w:rsidR="009D1884" w:rsidRPr="00CA5EB0" w:rsidDel="000B2242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- File staging share</w:delText>
        </w:r>
      </w:del>
    </w:p>
    <w:p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50" w:name="_Toc488681291"/>
      <w:r w:rsidRPr="00CA5EB0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50"/>
      <w:r w:rsidRPr="00CA5EB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86D30" w:rsidRPr="00CA5EB0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The first </w:t>
      </w:r>
      <w:r w:rsidR="00B41F6B" w:rsidRPr="00CA5EB0">
        <w:rPr>
          <w:rFonts w:ascii="Times New Roman" w:hAnsi="Times New Roman"/>
          <w:color w:val="000000" w:themeColor="text1"/>
        </w:rPr>
        <w:t xml:space="preserve">set of </w:t>
      </w:r>
      <w:r w:rsidRPr="00CA5EB0">
        <w:rPr>
          <w:rFonts w:ascii="Times New Roman" w:hAnsi="Times New Roman"/>
          <w:color w:val="000000" w:themeColor="text1"/>
        </w:rPr>
        <w:t>user</w:t>
      </w:r>
      <w:r w:rsidR="00B41F6B" w:rsidRPr="00CA5EB0">
        <w:rPr>
          <w:rFonts w:ascii="Times New Roman" w:hAnsi="Times New Roman"/>
          <w:color w:val="000000" w:themeColor="text1"/>
        </w:rPr>
        <w:t>s</w:t>
      </w:r>
      <w:r w:rsidRPr="00CA5EB0">
        <w:rPr>
          <w:rFonts w:ascii="Times New Roman" w:hAnsi="Times New Roman"/>
          <w:color w:val="000000" w:themeColor="text1"/>
        </w:rPr>
        <w:t xml:space="preserve"> for the </w:t>
      </w:r>
      <w:r w:rsidR="002B2AA9" w:rsidRPr="00CA5EB0">
        <w:rPr>
          <w:rFonts w:ascii="Times New Roman" w:hAnsi="Times New Roman"/>
          <w:color w:val="000000" w:themeColor="text1"/>
        </w:rPr>
        <w:t>ETS</w:t>
      </w:r>
      <w:r w:rsidRPr="00CA5EB0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CA5EB0">
        <w:rPr>
          <w:rFonts w:ascii="Times New Roman" w:hAnsi="Times New Roman"/>
          <w:color w:val="000000" w:themeColor="text1"/>
        </w:rPr>
        <w:t xml:space="preserve">the eCL database are the </w:t>
      </w:r>
      <w:r w:rsidR="002B2AA9" w:rsidRPr="00CA5EB0">
        <w:rPr>
          <w:rFonts w:ascii="Times New Roman" w:hAnsi="Times New Roman"/>
          <w:color w:val="000000" w:themeColor="text1"/>
        </w:rPr>
        <w:t>second</w:t>
      </w:r>
      <w:r w:rsidR="00872820" w:rsidRPr="00CA5EB0">
        <w:rPr>
          <w:rFonts w:ascii="Times New Roman" w:hAnsi="Times New Roman"/>
          <w:color w:val="000000" w:themeColor="text1"/>
        </w:rPr>
        <w:t xml:space="preserve"> level users (immediate supervi</w:t>
      </w:r>
      <w:r w:rsidR="002B2AA9" w:rsidRPr="00CA5EB0">
        <w:rPr>
          <w:rFonts w:ascii="Times New Roman" w:hAnsi="Times New Roman"/>
          <w:color w:val="000000" w:themeColor="text1"/>
        </w:rPr>
        <w:t>s</w:t>
      </w:r>
      <w:r w:rsidR="00872820" w:rsidRPr="00CA5EB0">
        <w:rPr>
          <w:rFonts w:ascii="Times New Roman" w:hAnsi="Times New Roman"/>
          <w:color w:val="000000" w:themeColor="text1"/>
        </w:rPr>
        <w:t>o</w:t>
      </w:r>
      <w:r w:rsidR="002B2AA9" w:rsidRPr="00CA5EB0">
        <w:rPr>
          <w:rFonts w:ascii="Times New Roman" w:hAnsi="Times New Roman"/>
          <w:color w:val="000000" w:themeColor="text1"/>
        </w:rPr>
        <w:t>rs)</w:t>
      </w:r>
      <w:r w:rsidR="00B41F6B" w:rsidRPr="00CA5EB0">
        <w:rPr>
          <w:rFonts w:ascii="Times New Roman" w:hAnsi="Times New Roman"/>
          <w:color w:val="000000" w:themeColor="text1"/>
        </w:rPr>
        <w:t xml:space="preserve"> as all records have default state of ‘Pending </w:t>
      </w:r>
      <w:r w:rsidR="002B2AA9" w:rsidRPr="00CA5EB0">
        <w:rPr>
          <w:rFonts w:ascii="Times New Roman" w:hAnsi="Times New Roman"/>
          <w:color w:val="000000" w:themeColor="text1"/>
        </w:rPr>
        <w:t xml:space="preserve">Supervisor </w:t>
      </w:r>
      <w:r w:rsidR="00B41F6B" w:rsidRPr="00CA5EB0">
        <w:rPr>
          <w:rFonts w:ascii="Times New Roman" w:hAnsi="Times New Roman"/>
          <w:color w:val="000000" w:themeColor="text1"/>
        </w:rPr>
        <w:t xml:space="preserve"> Review’ at the time of the load.</w:t>
      </w:r>
    </w:p>
    <w:p w:rsidR="00B41F6B" w:rsidRPr="00CA5EB0" w:rsidRDefault="00B41F6B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>After a</w:t>
      </w:r>
      <w:r w:rsidR="002B2AA9" w:rsidRPr="00CA5EB0">
        <w:rPr>
          <w:rFonts w:ascii="Times New Roman" w:hAnsi="Times New Roman"/>
          <w:color w:val="000000" w:themeColor="text1"/>
        </w:rPr>
        <w:t xml:space="preserve"> Supervisor</w:t>
      </w:r>
      <w:r w:rsidRPr="00CA5EB0">
        <w:rPr>
          <w:rFonts w:ascii="Times New Roman" w:hAnsi="Times New Roman"/>
          <w:color w:val="000000" w:themeColor="text1"/>
        </w:rPr>
        <w:t xml:space="preserve"> reviews the log and </w:t>
      </w:r>
      <w:r w:rsidR="002B2AA9" w:rsidRPr="00CA5EB0">
        <w:rPr>
          <w:rFonts w:ascii="Times New Roman" w:hAnsi="Times New Roman"/>
          <w:color w:val="000000" w:themeColor="text1"/>
        </w:rPr>
        <w:t>enters Coaching Notes the log goes to ‘Pending Employee Review’ for Employee acknowledgement. After Employee review eCLs enter Completed state.</w:t>
      </w:r>
    </w:p>
    <w:p w:rsidR="00B41F6B" w:rsidRPr="00CA5EB0" w:rsidRDefault="002B2AA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Second and Third level users </w:t>
      </w:r>
      <w:r w:rsidR="00B41F6B" w:rsidRPr="00CA5EB0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:rsidR="009D1884" w:rsidRPr="00CA5EB0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     </w:t>
      </w:r>
    </w:p>
    <w:p w:rsidR="00A47122" w:rsidRPr="00CA5EB0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6F770C" w:rsidRPr="00CA5EB0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51" w:name="_Toc488681292"/>
      <w:r w:rsidRPr="00CA5EB0">
        <w:rPr>
          <w:rFonts w:ascii="Times New Roman" w:hAnsi="Times New Roman" w:cs="Times New Roman"/>
          <w:color w:val="auto"/>
        </w:rPr>
        <w:lastRenderedPageBreak/>
        <w:t>Details</w:t>
      </w:r>
      <w:bookmarkEnd w:id="51"/>
    </w:p>
    <w:p w:rsidR="006F770C" w:rsidRPr="00CA5EB0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6F770C" w:rsidRPr="00CA5EB0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27630C" w:rsidRPr="00CA5EB0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52" w:name="_Toc387654370"/>
      <w:bookmarkStart w:id="53" w:name="_Toc387758815"/>
      <w:bookmarkStart w:id="54" w:name="_Toc387821326"/>
      <w:bookmarkStart w:id="55" w:name="_Toc387821375"/>
      <w:bookmarkStart w:id="56" w:name="_Toc403988963"/>
      <w:bookmarkStart w:id="57" w:name="_Toc404161682"/>
      <w:bookmarkStart w:id="58" w:name="_Toc408840515"/>
      <w:bookmarkStart w:id="59" w:name="_Toc488678332"/>
      <w:bookmarkStart w:id="60" w:name="_Toc488681049"/>
      <w:bookmarkStart w:id="61" w:name="_Toc488681262"/>
      <w:bookmarkStart w:id="62" w:name="_Toc488681293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27630C" w:rsidRPr="00CA5EB0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63" w:name="_Toc387654371"/>
      <w:bookmarkStart w:id="64" w:name="_Toc387758816"/>
      <w:bookmarkStart w:id="65" w:name="_Toc387821327"/>
      <w:bookmarkStart w:id="66" w:name="_Toc387821376"/>
      <w:bookmarkStart w:id="67" w:name="_Toc403988964"/>
      <w:bookmarkStart w:id="68" w:name="_Toc404161683"/>
      <w:bookmarkStart w:id="69" w:name="_Toc408840516"/>
      <w:bookmarkStart w:id="70" w:name="_Toc488678333"/>
      <w:bookmarkStart w:id="71" w:name="_Toc488681050"/>
      <w:bookmarkStart w:id="72" w:name="_Toc488681263"/>
      <w:bookmarkStart w:id="73" w:name="_Toc488681294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:rsidR="006F770C" w:rsidRPr="00CA5EB0" w:rsidRDefault="006F770C" w:rsidP="0076086A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74" w:name="_Toc488681295"/>
      <w:r w:rsidRPr="00CA5EB0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74"/>
    </w:p>
    <w:p w:rsidR="006F770C" w:rsidRPr="00CA5EB0" w:rsidRDefault="00E64317" w:rsidP="0096572D">
      <w:pPr>
        <w:ind w:left="72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eCL_</w:t>
      </w:r>
      <w:r w:rsidR="00872820" w:rsidRPr="00CA5EB0">
        <w:rPr>
          <w:rFonts w:ascii="Times New Roman" w:hAnsi="Times New Roman"/>
        </w:rPr>
        <w:t>ETS</w:t>
      </w:r>
      <w:r w:rsidRPr="00CA5EB0">
        <w:rPr>
          <w:rFonts w:ascii="Times New Roman" w:hAnsi="Times New Roman"/>
        </w:rPr>
        <w:t>_Feed_XX</w:t>
      </w:r>
      <w:r w:rsidR="00872820" w:rsidRPr="00CA5EB0">
        <w:rPr>
          <w:rFonts w:ascii="Times New Roman" w:hAnsi="Times New Roman"/>
        </w:rPr>
        <w:t>(</w:t>
      </w:r>
      <w:r w:rsidRPr="00CA5EB0">
        <w:rPr>
          <w:rFonts w:ascii="Times New Roman" w:hAnsi="Times New Roman"/>
        </w:rPr>
        <w:t>X</w:t>
      </w:r>
      <w:r w:rsidR="00872820" w:rsidRPr="00CA5EB0">
        <w:rPr>
          <w:rFonts w:ascii="Times New Roman" w:hAnsi="Times New Roman"/>
        </w:rPr>
        <w:t>X)(A)</w:t>
      </w:r>
      <w:r w:rsidR="00F56A29" w:rsidRPr="00CA5EB0">
        <w:rPr>
          <w:rFonts w:ascii="Times New Roman" w:hAnsi="Times New Roman"/>
        </w:rPr>
        <w:t>yyyymmdd</w:t>
      </w:r>
      <w:r w:rsidRPr="00CA5EB0">
        <w:rPr>
          <w:rFonts w:ascii="Times New Roman" w:hAnsi="Times New Roman"/>
        </w:rPr>
        <w:t xml:space="preserve">.csv where </w:t>
      </w:r>
      <w:r w:rsidR="00872820" w:rsidRPr="00CA5EB0">
        <w:rPr>
          <w:rFonts w:ascii="Times New Roman" w:hAnsi="Times New Roman"/>
        </w:rPr>
        <w:t xml:space="preserve"> XX(XX) stands for the 2-4 letter acronym used by the report </w:t>
      </w:r>
      <w:r w:rsidRPr="00CA5EB0">
        <w:rPr>
          <w:rFonts w:ascii="Times New Roman" w:hAnsi="Times New Roman"/>
        </w:rPr>
        <w:t xml:space="preserve">for the </w:t>
      </w:r>
      <w:r w:rsidR="00B77C83" w:rsidRPr="00CA5EB0">
        <w:rPr>
          <w:rFonts w:ascii="Times New Roman" w:hAnsi="Times New Roman"/>
        </w:rPr>
        <w:t>Report Type for non-Compliance Reports</w:t>
      </w:r>
    </w:p>
    <w:p w:rsidR="00B77C83" w:rsidRPr="00CA5EB0" w:rsidRDefault="00B77C83" w:rsidP="00B77C83">
      <w:pPr>
        <w:ind w:left="72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eCL_Compliance_ETS_Feed_XX(XX)(A)yyyymmdd.csv where  XX(XX) stands for the 2-4 letter acronym used by the report for the Report Type for Compliance Reports (OAE and OAS)</w:t>
      </w:r>
    </w:p>
    <w:p w:rsidR="00B77C83" w:rsidRPr="00CA5EB0" w:rsidRDefault="00B77C83" w:rsidP="0096572D">
      <w:pPr>
        <w:ind w:left="720"/>
        <w:rPr>
          <w:rFonts w:ascii="Times New Roman" w:hAnsi="Times New Roman"/>
        </w:rPr>
      </w:pP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Description: </w:t>
      </w:r>
      <w:r w:rsidR="00CB4F01" w:rsidRPr="00CA5EB0">
        <w:rPr>
          <w:rFonts w:ascii="Times New Roman" w:hAnsi="Times New Roman"/>
        </w:rPr>
        <w:t>Files containing ETS system infractions by time card owners and approvers.</w:t>
      </w: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Source s</w:t>
      </w:r>
      <w:r w:rsidR="00E64317" w:rsidRPr="00CA5EB0">
        <w:rPr>
          <w:rFonts w:ascii="Times New Roman" w:hAnsi="Times New Roman"/>
        </w:rPr>
        <w:t xml:space="preserve">ystem: </w:t>
      </w:r>
      <w:r w:rsidR="00CB4F01" w:rsidRPr="00CA5EB0">
        <w:rPr>
          <w:rFonts w:ascii="Times New Roman" w:hAnsi="Times New Roman"/>
        </w:rPr>
        <w:t>ETS</w:t>
      </w: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Staging location: </w:t>
      </w:r>
      <w:hyperlink r:id="rId10" w:history="1">
        <w:r w:rsidR="00CB4F01" w:rsidRPr="00CA5EB0">
          <w:rPr>
            <w:rStyle w:val="Hyperlink"/>
            <w:rFonts w:ascii="Times New Roman" w:hAnsi="Times New Roman"/>
          </w:rPr>
          <w:t>\\vrivscors01\BCC Scorecards\Coaching\ETS\</w:t>
        </w:r>
      </w:hyperlink>
    </w:p>
    <w:p w:rsidR="00E64317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name</w:t>
      </w:r>
      <w:r w:rsidR="00B77C83" w:rsidRPr="00CA5EB0">
        <w:rPr>
          <w:rFonts w:ascii="Times New Roman" w:hAnsi="Times New Roman"/>
        </w:rPr>
        <w:t>(s)</w:t>
      </w:r>
      <w:r w:rsidR="00E64317" w:rsidRPr="00CA5EB0">
        <w:rPr>
          <w:rFonts w:ascii="Times New Roman" w:hAnsi="Times New Roman"/>
        </w:rPr>
        <w:t xml:space="preserve"> eCL_</w:t>
      </w:r>
      <w:r w:rsidR="002C13F0" w:rsidRPr="00CA5EB0">
        <w:rPr>
          <w:rFonts w:ascii="Times New Roman" w:hAnsi="Times New Roman"/>
        </w:rPr>
        <w:t>ETS</w:t>
      </w:r>
      <w:r w:rsidR="00E64317" w:rsidRPr="00CA5EB0">
        <w:rPr>
          <w:rFonts w:ascii="Times New Roman" w:hAnsi="Times New Roman"/>
        </w:rPr>
        <w:t>s_Feed_XXX</w:t>
      </w:r>
      <w:r w:rsidR="00F56A29" w:rsidRPr="00CA5EB0">
        <w:rPr>
          <w:rFonts w:ascii="Times New Roman" w:hAnsi="Times New Roman"/>
        </w:rPr>
        <w:t>yyyymmdd</w:t>
      </w:r>
      <w:r w:rsidR="00B77C83" w:rsidRPr="00CA5EB0">
        <w:rPr>
          <w:rFonts w:ascii="Times New Roman" w:hAnsi="Times New Roman"/>
        </w:rPr>
        <w:t>.csv/ eCL_Compliance_ETSs_Feed_XXXyyyymmdd.csv</w:t>
      </w: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Frequency: </w:t>
      </w:r>
      <w:r w:rsidR="00CB4F01" w:rsidRPr="00CA5EB0">
        <w:rPr>
          <w:rFonts w:ascii="Times New Roman" w:hAnsi="Times New Roman"/>
        </w:rPr>
        <w:t xml:space="preserve"> Most reports are weekly arriving on Monday. A couple of reports are twice weekly with an additional run on Wednesdays.</w:t>
      </w:r>
    </w:p>
    <w:p w:rsidR="00C74EEA" w:rsidRPr="00CA5EB0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arrival time: NA</w:t>
      </w: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Destination Table: </w:t>
      </w:r>
      <w:r w:rsidR="00E64317" w:rsidRPr="00CA5EB0">
        <w:rPr>
          <w:rFonts w:ascii="Times New Roman" w:hAnsi="Times New Roman"/>
        </w:rPr>
        <w:t>Coaching_Log and Coaching_Log_Reason</w:t>
      </w:r>
    </w:p>
    <w:p w:rsidR="00C74EEA" w:rsidRPr="00CA5EB0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6F770C" w:rsidRPr="00CA5EB0" w:rsidRDefault="006F770C" w:rsidP="006F770C">
      <w:pPr>
        <w:rPr>
          <w:rFonts w:ascii="Times New Roman" w:hAnsi="Times New Roman"/>
        </w:rPr>
      </w:pPr>
    </w:p>
    <w:p w:rsidR="007B5133" w:rsidRPr="00CA5EB0" w:rsidRDefault="007B5133" w:rsidP="0076086A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75" w:name="_Toc488681296"/>
      <w:r w:rsidRPr="00CA5EB0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75"/>
    </w:p>
    <w:p w:rsidR="007B5133" w:rsidRPr="00CA5EB0" w:rsidRDefault="007B5133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76" w:name="_Toc488681297"/>
      <w:r w:rsidRPr="00CA5EB0">
        <w:rPr>
          <w:rFonts w:ascii="Times New Roman" w:hAnsi="Times New Roman" w:cs="Times New Roman"/>
          <w:color w:val="auto"/>
        </w:rPr>
        <w:t>SQL agent job</w:t>
      </w:r>
      <w:bookmarkEnd w:id="76"/>
    </w:p>
    <w:p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Instance : </w:t>
      </w:r>
      <w:ins w:id="77" w:author="Palacherla, Susmitha C (NONUS)" w:date="2017-08-14T16:42:00Z">
        <w:r w:rsidR="000B2242">
          <w:rPr>
            <w:rFonts w:ascii="Times New Roman" w:hAnsi="Times New Roman"/>
          </w:rPr>
          <w:t>F3420-ECLDBP01</w:t>
        </w:r>
      </w:ins>
      <w:del w:id="78" w:author="Palacherla, Susmitha C (NONUS)" w:date="2017-08-14T16:42:00Z">
        <w:r w:rsidRPr="00CA5EB0" w:rsidDel="000B2242">
          <w:rPr>
            <w:rFonts w:ascii="Times New Roman" w:hAnsi="Times New Roman"/>
          </w:rPr>
          <w:delText>VDENSSDBP07\SCORP01</w:delText>
        </w:r>
      </w:del>
    </w:p>
    <w:p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Job:  </w:t>
      </w:r>
      <w:r w:rsidR="00141B19" w:rsidRPr="00CA5EB0">
        <w:rPr>
          <w:rFonts w:ascii="Times New Roman" w:hAnsi="Times New Roman"/>
        </w:rPr>
        <w:t>Coaching</w:t>
      </w:r>
      <w:r w:rsidR="00DD7889" w:rsidRPr="00CA5EB0">
        <w:rPr>
          <w:rFonts w:ascii="Times New Roman" w:hAnsi="Times New Roman"/>
        </w:rPr>
        <w:t>ETSLoad</w:t>
      </w:r>
    </w:p>
    <w:p w:rsidR="005C5900" w:rsidRPr="00CA5EB0" w:rsidRDefault="005C5900" w:rsidP="000B224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Package: </w:t>
      </w:r>
      <w:r w:rsidR="00ED7F66">
        <w:fldChar w:fldCharType="begin"/>
      </w:r>
      <w:r w:rsidR="00ED7F66">
        <w:instrText xml:space="preserve"> HYPERLINK "file:///\\\\VDENSSDBP07\\scorecard-ssis\\Coaching\\ETS_Coaching.dtsx" </w:instrText>
      </w:r>
      <w:r w:rsidR="00ED7F66">
        <w:fldChar w:fldCharType="separate"/>
      </w:r>
      <w:ins w:id="79" w:author="Palacherla, Susmitha C (NONUS)" w:date="2017-08-14T16:43:00Z">
        <w:r w:rsidR="000B2242" w:rsidRPr="000B2242">
          <w:rPr>
            <w:rStyle w:val="Hyperlink"/>
            <w:rFonts w:ascii="Times New Roman" w:hAnsi="Times New Roman"/>
          </w:rPr>
          <w:t>\\F3420-ECLDBP01\ssis\Coaching\Packages\</w:t>
        </w:r>
      </w:ins>
      <w:del w:id="80" w:author="Palacherla, Susmitha C (NONUS)" w:date="2017-08-14T16:43:00Z">
        <w:r w:rsidR="00CB4F01" w:rsidRPr="00CA5EB0" w:rsidDel="000B2242">
          <w:rPr>
            <w:rStyle w:val="Hyperlink"/>
            <w:rFonts w:ascii="Times New Roman" w:hAnsi="Times New Roman"/>
          </w:rPr>
          <w:delText>\\VDENSSDBP07\scorecard-ssis\Coaching\</w:delText>
        </w:r>
      </w:del>
      <w:r w:rsidR="00CB4F01" w:rsidRPr="00CA5EB0">
        <w:rPr>
          <w:rStyle w:val="Hyperlink"/>
          <w:rFonts w:ascii="Times New Roman" w:hAnsi="Times New Roman"/>
        </w:rPr>
        <w:t>ETS_Coaching.dtsx</w:t>
      </w:r>
      <w:r w:rsidR="00ED7F66">
        <w:rPr>
          <w:rStyle w:val="Hyperlink"/>
          <w:rFonts w:ascii="Times New Roman" w:hAnsi="Times New Roman"/>
        </w:rPr>
        <w:fldChar w:fldCharType="end"/>
      </w:r>
    </w:p>
    <w:p w:rsidR="00634B03" w:rsidRPr="00CA5EB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Production Config File: Prod_</w:t>
      </w:r>
      <w:r w:rsidR="00CB4F01" w:rsidRPr="00CA5EB0">
        <w:rPr>
          <w:rFonts w:ascii="Times New Roman" w:hAnsi="Times New Roman"/>
        </w:rPr>
        <w:t>ETS</w:t>
      </w:r>
      <w:r w:rsidR="00141B19" w:rsidRPr="00CA5EB0">
        <w:rPr>
          <w:rFonts w:ascii="Times New Roman" w:hAnsi="Times New Roman"/>
        </w:rPr>
        <w:t>_Coaching</w:t>
      </w:r>
      <w:r w:rsidRPr="00CA5EB0">
        <w:rPr>
          <w:rFonts w:ascii="Times New Roman" w:hAnsi="Times New Roman"/>
        </w:rPr>
        <w:t>.dtsConfig</w:t>
      </w:r>
    </w:p>
    <w:p w:rsidR="00634B03" w:rsidRPr="00CA5EB0" w:rsidRDefault="00634B03" w:rsidP="000B224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Owner: </w:t>
      </w:r>
      <w:ins w:id="81" w:author="Palacherla, Susmitha C (NONUS)" w:date="2017-08-14T16:43:00Z">
        <w:r w:rsidR="000B2242">
          <w:rPr>
            <w:rFonts w:ascii="Times New Roman" w:hAnsi="Times New Roman"/>
          </w:rPr>
          <w:t>ecljobowner</w:t>
        </w:r>
      </w:ins>
      <w:del w:id="82" w:author="Palacherla, Susmitha C (NONUS)" w:date="2017-08-14T16:43:00Z">
        <w:r w:rsidRPr="00CA5EB0" w:rsidDel="000B2242">
          <w:rPr>
            <w:rFonts w:ascii="Times New Roman" w:hAnsi="Times New Roman"/>
          </w:rPr>
          <w:delText>jobs_admin</w:delText>
        </w:r>
      </w:del>
    </w:p>
    <w:p w:rsidR="00634B03" w:rsidRPr="00CA5EB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Run As: </w:t>
      </w:r>
      <w:ins w:id="83" w:author="Palacherla, Susmitha C (NONUS)" w:date="2017-08-14T16:43:00Z">
        <w:r w:rsidR="000B2242">
          <w:rPr>
            <w:rFonts w:ascii="Times New Roman" w:hAnsi="Times New Roman"/>
          </w:rPr>
          <w:t>ECLProxy (ECL Credential using application service account VNGT\SVC-SQLECLP01</w:t>
        </w:r>
      </w:ins>
      <w:del w:id="84" w:author="Palacherla, Susmitha C (NONUS)" w:date="2017-08-14T16:43:00Z">
        <w:r w:rsidRPr="00CA5EB0" w:rsidDel="000B2242">
          <w:rPr>
            <w:rFonts w:ascii="Times New Roman" w:hAnsi="Times New Roman"/>
          </w:rPr>
          <w:delText>BccScrdSQLAgent</w:delText>
        </w:r>
      </w:del>
    </w:p>
    <w:p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Schedule: </w:t>
      </w:r>
      <w:r w:rsidR="00DD7889" w:rsidRPr="00CA5EB0">
        <w:rPr>
          <w:rFonts w:ascii="Times New Roman" w:hAnsi="Times New Roman"/>
        </w:rPr>
        <w:t xml:space="preserve">6 PM EST </w:t>
      </w:r>
      <w:r w:rsidR="00CB4F01" w:rsidRPr="00CA5EB0">
        <w:rPr>
          <w:rFonts w:ascii="Times New Roman" w:hAnsi="Times New Roman"/>
        </w:rPr>
        <w:t xml:space="preserve">Mondays and </w:t>
      </w:r>
      <w:r w:rsidR="00DD7889" w:rsidRPr="00CA5EB0">
        <w:rPr>
          <w:rFonts w:ascii="Times New Roman" w:hAnsi="Times New Roman"/>
        </w:rPr>
        <w:t>Wednesdays</w:t>
      </w:r>
    </w:p>
    <w:p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Destination File Location: N/A</w:t>
      </w:r>
    </w:p>
    <w:p w:rsidR="00E42C88" w:rsidRPr="00CA5EB0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5133" w:rsidRPr="00CA5EB0" w:rsidRDefault="007B5133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85" w:name="_Toc488681298"/>
      <w:r w:rsidRPr="00CA5EB0">
        <w:rPr>
          <w:rFonts w:ascii="Times New Roman" w:hAnsi="Times New Roman" w:cs="Times New Roman"/>
          <w:color w:val="auto"/>
        </w:rPr>
        <w:t>SSIS Package</w:t>
      </w:r>
      <w:bookmarkEnd w:id="85"/>
    </w:p>
    <w:p w:rsidR="00E654C3" w:rsidRPr="00CA5EB0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0"/>
        <w:gridCol w:w="1439"/>
        <w:gridCol w:w="1230"/>
        <w:gridCol w:w="3686"/>
        <w:gridCol w:w="1471"/>
      </w:tblGrid>
      <w:tr w:rsidR="00963BA8" w:rsidRPr="00FD2034" w:rsidTr="00963BA8"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DataType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Value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Evaluate As expression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FilebakPath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CA5EB0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\\vrivscors01\BCC Scorecards\Coaching\ETS\Backups</w:t>
            </w:r>
          </w:p>
        </w:tc>
        <w:tc>
          <w:tcPr>
            <w:tcW w:w="0" w:type="auto"/>
          </w:tcPr>
          <w:p w:rsidR="00963BA8" w:rsidRPr="00CA5EB0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FileNum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lastRenderedPageBreak/>
              <w:t>FilePath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CA5EB0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\\vrivscors01\BCC Scorecards\Coaching\ETS</w:t>
            </w:r>
          </w:p>
        </w:tc>
        <w:tc>
          <w:tcPr>
            <w:tcW w:w="0" w:type="auto"/>
          </w:tcPr>
          <w:p w:rsidR="00963BA8" w:rsidRPr="00CA5EB0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varDBName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Dev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FailMessage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String</w:t>
            </w:r>
          </w:p>
        </w:tc>
        <w:tc>
          <w:tcPr>
            <w:tcW w:w="0" w:type="auto"/>
          </w:tcPr>
          <w:p w:rsidR="00963BA8" w:rsidRPr="00CA5EB0" w:rsidRDefault="00DD7889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"ETS Coaching file \"" + @[User::VarFileName] + "\"  failed in " +  @[User::VarDBName]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StagedCount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RejectedCount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LoadedCount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CC</w:t>
            </w:r>
          </w:p>
        </w:tc>
        <w:tc>
          <w:tcPr>
            <w:tcW w:w="0" w:type="auto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0" w:type="auto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Susmitha.palacherla@gdit.com</w:t>
            </w:r>
          </w:p>
        </w:tc>
        <w:tc>
          <w:tcPr>
            <w:tcW w:w="0" w:type="auto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From</w:t>
            </w:r>
          </w:p>
        </w:tc>
        <w:tc>
          <w:tcPr>
            <w:tcW w:w="0" w:type="auto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0" w:type="auto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Susmitha.palacherla@gdit.com</w:t>
            </w:r>
          </w:p>
        </w:tc>
        <w:tc>
          <w:tcPr>
            <w:tcW w:w="0" w:type="auto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To</w:t>
            </w:r>
          </w:p>
        </w:tc>
        <w:tc>
          <w:tcPr>
            <w:tcW w:w="0" w:type="auto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0" w:type="auto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Susmitha.palacherla@gdit.com</w:t>
            </w:r>
          </w:p>
        </w:tc>
        <w:tc>
          <w:tcPr>
            <w:tcW w:w="0" w:type="auto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Subject</w:t>
            </w:r>
          </w:p>
        </w:tc>
        <w:tc>
          <w:tcPr>
            <w:tcW w:w="0" w:type="auto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0" w:type="auto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 Load failed in Dev</w:t>
            </w:r>
          </w:p>
        </w:tc>
        <w:tc>
          <w:tcPr>
            <w:tcW w:w="0" w:type="auto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B77C83" w:rsidRPr="00FD2034" w:rsidTr="00963BA8">
        <w:trPr>
          <w:trHeight w:val="368"/>
        </w:trPr>
        <w:tc>
          <w:tcPr>
            <w:tcW w:w="0" w:type="auto"/>
          </w:tcPr>
          <w:p w:rsidR="00B77C83" w:rsidRPr="00CA5EB0" w:rsidRDefault="00B77C83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varCompFileName</w:t>
            </w:r>
          </w:p>
        </w:tc>
        <w:tc>
          <w:tcPr>
            <w:tcW w:w="0" w:type="auto"/>
          </w:tcPr>
          <w:p w:rsidR="00B77C83" w:rsidRPr="00CA5EB0" w:rsidRDefault="00B77C83" w:rsidP="00B77C83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0" w:type="auto"/>
          </w:tcPr>
          <w:p w:rsidR="00B77C83" w:rsidRPr="00CA5EB0" w:rsidRDefault="00B77C83" w:rsidP="00B77C83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B77C83" w:rsidRPr="00CA5EB0" w:rsidRDefault="00B77C83" w:rsidP="00B77C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B77C83" w:rsidRPr="00CA5EB0" w:rsidRDefault="00B77C83" w:rsidP="00B77C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E654C3" w:rsidRPr="00CA5EB0" w:rsidRDefault="00E654C3" w:rsidP="00E654C3">
      <w:pPr>
        <w:rPr>
          <w:rFonts w:ascii="Times New Roman" w:hAnsi="Times New Roman"/>
          <w:b/>
        </w:rPr>
      </w:pPr>
    </w:p>
    <w:p w:rsidR="00E654C3" w:rsidRPr="00CA5EB0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Connection Manager Entries</w:t>
      </w:r>
    </w:p>
    <w:p w:rsidR="00E654C3" w:rsidRPr="00CA5EB0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Destinationdb</w:t>
      </w:r>
    </w:p>
    <w:p w:rsidR="000B2242" w:rsidRPr="00257251" w:rsidRDefault="000B2242" w:rsidP="000B2242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ins w:id="86" w:author="Palacherla, Susmitha C (NONUS)" w:date="2017-08-14T16:44:00Z"/>
          <w:rFonts w:ascii="Times New Roman" w:hAnsi="Times New Roman"/>
        </w:rPr>
        <w:pPrChange w:id="87" w:author="Palacherla, Susmitha C (NONUS)" w:date="2017-08-14T16:44:00Z">
          <w:pPr>
            <w:pStyle w:val="ListParagraph"/>
            <w:widowControl w:val="0"/>
            <w:numPr>
              <w:numId w:val="6"/>
            </w:numPr>
            <w:autoSpaceDE w:val="0"/>
            <w:autoSpaceDN w:val="0"/>
            <w:adjustRightInd w:val="0"/>
            <w:spacing w:after="0" w:line="240" w:lineRule="auto"/>
            <w:ind w:left="360" w:hanging="360"/>
          </w:pPr>
        </w:pPrChange>
      </w:pPr>
      <w:ins w:id="88" w:author="Palacherla, Susmitha C (NONUS)" w:date="2017-08-14T16:44:00Z">
        <w:r w:rsidRPr="00257251">
          <w:rPr>
            <w:rFonts w:ascii="Times New Roman" w:hAnsi="Times New Roman"/>
          </w:rPr>
          <w:t xml:space="preserve">Dev </w:t>
        </w:r>
        <w:r>
          <w:rPr>
            <w:rFonts w:ascii="Times New Roman" w:hAnsi="Times New Roman"/>
          </w:rPr>
          <w:t>–</w:t>
        </w:r>
        <w:r w:rsidRPr="00257251">
          <w:rPr>
            <w:rFonts w:ascii="Times New Roman" w:hAnsi="Times New Roman"/>
          </w:rPr>
          <w:t xml:space="preserve"> </w:t>
        </w:r>
        <w:r>
          <w:rPr>
            <w:rFonts w:ascii="Times New Roman" w:hAnsi="Times New Roman"/>
          </w:rPr>
          <w:t>F3420-ECLDBD01</w:t>
        </w:r>
        <w:r w:rsidRPr="00257251">
          <w:rPr>
            <w:rFonts w:ascii="Times New Roman" w:hAnsi="Times New Roman"/>
          </w:rPr>
          <w:t xml:space="preserve"> DB – eCoachingdev</w:t>
        </w:r>
      </w:ins>
    </w:p>
    <w:p w:rsidR="000B2242" w:rsidRPr="00257251" w:rsidRDefault="000B2242" w:rsidP="000B2242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ins w:id="89" w:author="Palacherla, Susmitha C (NONUS)" w:date="2017-08-14T16:44:00Z"/>
          <w:rFonts w:ascii="Times New Roman" w:hAnsi="Times New Roman"/>
        </w:rPr>
        <w:pPrChange w:id="90" w:author="Palacherla, Susmitha C (NONUS)" w:date="2017-08-14T16:44:00Z">
          <w:pPr>
            <w:pStyle w:val="ListParagraph"/>
            <w:widowControl w:val="0"/>
            <w:numPr>
              <w:numId w:val="6"/>
            </w:numPr>
            <w:autoSpaceDE w:val="0"/>
            <w:autoSpaceDN w:val="0"/>
            <w:adjustRightInd w:val="0"/>
            <w:spacing w:after="0" w:line="240" w:lineRule="auto"/>
            <w:ind w:left="360" w:hanging="360"/>
          </w:pPr>
        </w:pPrChange>
      </w:pPr>
      <w:ins w:id="91" w:author="Palacherla, Susmitha C (NONUS)" w:date="2017-08-14T16:44:00Z">
        <w:r w:rsidRPr="00257251">
          <w:rPr>
            <w:rFonts w:ascii="Times New Roman" w:hAnsi="Times New Roman"/>
          </w:rPr>
          <w:t xml:space="preserve">Test - </w:t>
        </w:r>
        <w:r>
          <w:rPr>
            <w:rFonts w:ascii="Times New Roman" w:hAnsi="Times New Roman"/>
          </w:rPr>
          <w:t>F3420-ECLDBT01</w:t>
        </w:r>
        <w:r w:rsidRPr="00257251">
          <w:rPr>
            <w:rFonts w:ascii="Times New Roman" w:hAnsi="Times New Roman"/>
          </w:rPr>
          <w:t xml:space="preserve"> DB – eCoachingtest</w:t>
        </w:r>
      </w:ins>
    </w:p>
    <w:p w:rsidR="000B2242" w:rsidRPr="00257251" w:rsidRDefault="000B2242" w:rsidP="000B2242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ins w:id="92" w:author="Palacherla, Susmitha C (NONUS)" w:date="2017-08-14T16:44:00Z"/>
          <w:rFonts w:ascii="Times New Roman" w:hAnsi="Times New Roman"/>
        </w:rPr>
        <w:pPrChange w:id="93" w:author="Palacherla, Susmitha C (NONUS)" w:date="2017-08-14T16:44:00Z">
          <w:pPr>
            <w:pStyle w:val="ListParagraph"/>
            <w:widowControl w:val="0"/>
            <w:numPr>
              <w:numId w:val="6"/>
            </w:numPr>
            <w:autoSpaceDE w:val="0"/>
            <w:autoSpaceDN w:val="0"/>
            <w:adjustRightInd w:val="0"/>
            <w:spacing w:after="0" w:line="240" w:lineRule="auto"/>
            <w:ind w:left="360" w:hanging="360"/>
          </w:pPr>
        </w:pPrChange>
      </w:pPr>
      <w:ins w:id="94" w:author="Palacherla, Susmitha C (NONUS)" w:date="2017-08-14T16:44:00Z">
        <w:r w:rsidRPr="00257251">
          <w:rPr>
            <w:rFonts w:ascii="Times New Roman" w:hAnsi="Times New Roman"/>
          </w:rPr>
          <w:t xml:space="preserve">Prod - </w:t>
        </w:r>
        <w:r>
          <w:rPr>
            <w:rFonts w:ascii="Times New Roman" w:hAnsi="Times New Roman"/>
          </w:rPr>
          <w:t>F3420-ECLDBP01</w:t>
        </w:r>
        <w:r w:rsidRPr="00257251">
          <w:rPr>
            <w:rFonts w:ascii="Times New Roman" w:hAnsi="Times New Roman"/>
          </w:rPr>
          <w:t xml:space="preserve"> – eCoaching</w:t>
        </w:r>
      </w:ins>
    </w:p>
    <w:p w:rsidR="00E654C3" w:rsidDel="000B2242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del w:id="95" w:author="Palacherla, Susmitha C (NONUS)" w:date="2017-08-14T16:44:00Z"/>
          <w:rFonts w:ascii="Times New Roman" w:hAnsi="Times New Roman"/>
        </w:rPr>
      </w:pPr>
      <w:del w:id="96" w:author="Palacherla, Susmitha C (NONUS)" w:date="2017-08-14T16:44:00Z">
        <w:r w:rsidRPr="00CA5EB0" w:rsidDel="000B2242">
          <w:rPr>
            <w:rFonts w:ascii="Times New Roman" w:hAnsi="Times New Roman"/>
          </w:rPr>
          <w:delText>Dev - VRIVFSSDBT02\SCORD01,1437) DB – eCoachingdev</w:delText>
        </w:r>
      </w:del>
    </w:p>
    <w:p w:rsidR="00FD2034" w:rsidDel="000B2242" w:rsidRDefault="00FD2034" w:rsidP="00FD203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del w:id="97" w:author="Palacherla, Susmitha C (NONUS)" w:date="2017-08-14T16:44:00Z"/>
          <w:rFonts w:ascii="Times New Roman" w:hAnsi="Times New Roman"/>
        </w:rPr>
      </w:pPr>
      <w:del w:id="98" w:author="Palacherla, Susmitha C (NONUS)" w:date="2017-08-14T16:44:00Z">
        <w:r w:rsidDel="000B2242">
          <w:rPr>
            <w:rFonts w:ascii="Times New Roman" w:hAnsi="Times New Roman"/>
          </w:rPr>
          <w:delText>Test</w:delText>
        </w:r>
        <w:r w:rsidRPr="001707D2" w:rsidDel="000B2242">
          <w:rPr>
            <w:rFonts w:ascii="Times New Roman" w:hAnsi="Times New Roman"/>
          </w:rPr>
          <w:delText>- VRIVFSSDBT02\SCOR</w:delText>
        </w:r>
        <w:r w:rsidDel="000B2242">
          <w:rPr>
            <w:rFonts w:ascii="Times New Roman" w:hAnsi="Times New Roman"/>
          </w:rPr>
          <w:delText>T01,1438</w:delText>
        </w:r>
        <w:r w:rsidRPr="001707D2" w:rsidDel="000B2242">
          <w:rPr>
            <w:rFonts w:ascii="Times New Roman" w:hAnsi="Times New Roman"/>
          </w:rPr>
          <w:delText>) DB – eCoaching</w:delText>
        </w:r>
        <w:r w:rsidDel="000B2242">
          <w:rPr>
            <w:rFonts w:ascii="Times New Roman" w:hAnsi="Times New Roman"/>
          </w:rPr>
          <w:delText>test</w:delText>
        </w:r>
      </w:del>
    </w:p>
    <w:p w:rsidR="00E654C3" w:rsidRPr="00CA5EB0" w:rsidDel="000B2242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del w:id="99" w:author="Palacherla, Susmitha C (NONUS)" w:date="2017-08-14T16:44:00Z"/>
          <w:rFonts w:ascii="Times New Roman" w:hAnsi="Times New Roman"/>
        </w:rPr>
      </w:pPr>
      <w:del w:id="100" w:author="Palacherla, Susmitha C (NONUS)" w:date="2017-08-14T16:44:00Z">
        <w:r w:rsidRPr="00CA5EB0" w:rsidDel="000B2242">
          <w:rPr>
            <w:rFonts w:ascii="Times New Roman" w:hAnsi="Times New Roman"/>
          </w:rPr>
          <w:delText>Prod - VDENSSDBP07\SCORP01 DB – eCoaching</w:delText>
        </w:r>
      </w:del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del w:id="101" w:author="Palacherla, Susmitha C (NONUS)" w:date="2017-08-14T16:44:00Z">
        <w:r w:rsidRPr="00CA5EB0" w:rsidDel="000B2242">
          <w:rPr>
            <w:rFonts w:ascii="Times New Roman" w:hAnsi="Times New Roman"/>
            <w:noProof/>
          </w:rPr>
          <w:drawing>
            <wp:inline distT="0" distB="0" distL="0" distR="0" wp14:anchorId="1B605003" wp14:editId="58EA4C38">
              <wp:extent cx="3959352" cy="3337560"/>
              <wp:effectExtent l="0" t="0" r="3175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59352" cy="33375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bookmarkStart w:id="102" w:name="_GoBack"/>
      <w:bookmarkEnd w:id="102"/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2C13F0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ETS</w:t>
      </w:r>
      <w:r w:rsidR="00265092" w:rsidRPr="00CA5EB0">
        <w:rPr>
          <w:rFonts w:ascii="Times New Roman" w:hAnsi="Times New Roman"/>
        </w:rPr>
        <w:t>_File</w:t>
      </w:r>
    </w:p>
    <w:p w:rsidR="00E654C3" w:rsidRPr="00CA5EB0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\\vrivscors01\bcc scorecards\Coaching\</w:t>
      </w:r>
      <w:r w:rsidR="002C13F0" w:rsidRPr="00CA5EB0">
        <w:rPr>
          <w:rFonts w:ascii="Times New Roman" w:hAnsi="Times New Roman"/>
        </w:rPr>
        <w:t>ETS\</w:t>
      </w:r>
      <w:r w:rsidR="00265092" w:rsidRPr="00CA5EB0">
        <w:rPr>
          <w:rFonts w:ascii="Times New Roman" w:hAnsi="Times New Roman"/>
        </w:rPr>
        <w:t>eCL_</w:t>
      </w:r>
      <w:r w:rsidR="002C13F0" w:rsidRPr="00CA5EB0">
        <w:rPr>
          <w:rFonts w:ascii="Times New Roman" w:hAnsi="Times New Roman"/>
        </w:rPr>
        <w:t>ETS</w:t>
      </w:r>
      <w:r w:rsidR="00265092" w:rsidRPr="00CA5EB0">
        <w:rPr>
          <w:rFonts w:ascii="Times New Roman" w:hAnsi="Times New Roman"/>
        </w:rPr>
        <w:t>_feed_XXX</w:t>
      </w:r>
      <w:r w:rsidR="002C13F0" w:rsidRPr="00CA5EB0">
        <w:rPr>
          <w:rFonts w:ascii="Times New Roman" w:hAnsi="Times New Roman"/>
        </w:rPr>
        <w:t>Ayyyymmdd</w:t>
      </w:r>
      <w:r w:rsidRPr="00CA5EB0">
        <w:rPr>
          <w:rFonts w:ascii="Times New Roman" w:hAnsi="Times New Roman"/>
        </w:rPr>
        <w:t xml:space="preserve">.csv </w:t>
      </w:r>
    </w:p>
    <w:p w:rsidR="00E654C3" w:rsidRPr="00CA5EB0" w:rsidRDefault="00DD7889" w:rsidP="00CA5EB0">
      <w:pPr>
        <w:widowControl w:val="0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Where XXX is not HNC or ICC.</w:t>
      </w:r>
    </w:p>
    <w:p w:rsidR="00E654C3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2D5232FA" wp14:editId="457A7BEF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6F154DF" wp14:editId="7351A8B4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D7889" w:rsidRPr="00CA5EB0" w:rsidRDefault="00DD7889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D7889" w:rsidRPr="00CA5EB0" w:rsidRDefault="00DD7889" w:rsidP="00DD7889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ETS_File2</w:t>
      </w:r>
    </w:p>
    <w:p w:rsidR="00DD7889" w:rsidRPr="00CA5EB0" w:rsidRDefault="00DD7889" w:rsidP="00DD7889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\\vrivscors01\bcc scorecards\Coaching\ETS\eCL_ETS_feed_XXXyyyymmdd.csv </w:t>
      </w:r>
    </w:p>
    <w:p w:rsidR="00DD7889" w:rsidRPr="00CA5EB0" w:rsidRDefault="00DD7889" w:rsidP="00CA5EB0">
      <w:pPr>
        <w:widowControl w:val="0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Where XXX is either HNC or ICC.</w:t>
      </w:r>
    </w:p>
    <w:p w:rsidR="00DD7889" w:rsidRPr="00CA5EB0" w:rsidRDefault="00DD7889" w:rsidP="00DD788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D7889" w:rsidRPr="00CA5EB0" w:rsidRDefault="00DD7889" w:rsidP="00DD788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B77C83" w:rsidP="00B77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Compliance_File</w:t>
      </w:r>
    </w:p>
    <w:p w:rsidR="00B77C83" w:rsidRPr="00CA5EB0" w:rsidRDefault="00B77C83" w:rsidP="00B77C8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\\vrivscors01\bcc scorecards\Coaching\ETS\eCL_Compliance_ETS_feed_XXXXAyyyymmdd.csv </w:t>
      </w: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3716BE33" wp14:editId="7E8B8569">
            <wp:extent cx="3977640" cy="18288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F57A08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41270471" wp14:editId="4F21ECB6">
            <wp:extent cx="4152900" cy="2105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F57A08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115C186D" wp14:editId="4C7156A2">
            <wp:extent cx="3566160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CA5EB0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SMTP Connection Manager</w:t>
      </w:r>
    </w:p>
    <w:p w:rsidR="00E654C3" w:rsidRPr="00CA5EB0" w:rsidRDefault="00C57F4D" w:rsidP="00E654C3">
      <w:pPr>
        <w:rPr>
          <w:rFonts w:ascii="Times New Roman" w:hAnsi="Times New Roman"/>
        </w:rPr>
      </w:pPr>
      <w:r w:rsidRPr="00CA5EB0">
        <w:rPr>
          <w:rFonts w:ascii="Times New Roman" w:hAnsi="Times New Roman"/>
        </w:rPr>
        <w:t>The following SMTP servers can be used.</w:t>
      </w:r>
    </w:p>
    <w:p w:rsidR="00C57F4D" w:rsidRPr="00CA5EB0" w:rsidRDefault="00C57F4D" w:rsidP="00E654C3">
      <w:pPr>
        <w:rPr>
          <w:rFonts w:ascii="Times New Roman" w:hAnsi="Times New Roman"/>
        </w:rPr>
      </w:pPr>
      <w:r w:rsidRPr="00CA5EB0">
        <w:rPr>
          <w:rFonts w:ascii="Times New Roman" w:hAnsi="Times New Roman"/>
        </w:rPr>
        <w:t>HQ100-SMTP01, HQ100-SMTP01 or smtpout.gdit.com</w:t>
      </w:r>
    </w:p>
    <w:p w:rsidR="007B5133" w:rsidRPr="00CA5EB0" w:rsidRDefault="00C57F4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7E4797FA" wp14:editId="1B9E4AFB">
            <wp:extent cx="274320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Pr="00CA5EB0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0E56D1" w:rsidRPr="00CA5EB0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E56D1" w:rsidRPr="00CA5EB0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E56D1" w:rsidRPr="00CA5EB0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11203" w:rsidRPr="00CA5EB0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11203" w:rsidRPr="00CA5EB0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265092" w:rsidRPr="00CA5EB0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81CA6" w:rsidRPr="00CA5EB0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265092" w:rsidRPr="00CA5EB0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265092" w:rsidRPr="00CA5EB0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265092" w:rsidRPr="00CA5EB0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265092" w:rsidRPr="00CA5EB0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265092" w:rsidRPr="00CA5EB0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C584B" w:rsidRPr="00CA5EB0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33126" w:rsidRPr="00CA5EB0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202048" w:rsidRPr="00CA5EB0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Package Content</w:t>
      </w:r>
    </w:p>
    <w:p w:rsidR="00202048" w:rsidRPr="00CA5EB0" w:rsidRDefault="00DD7889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noProof/>
        </w:rPr>
        <w:t xml:space="preserve"> </w:t>
      </w:r>
      <w:r w:rsidRPr="00CA5EB0">
        <w:rPr>
          <w:rFonts w:ascii="Times New Roman" w:hAnsi="Times New Roman"/>
          <w:noProof/>
        </w:rPr>
        <w:drawing>
          <wp:inline distT="0" distB="0" distL="0" distR="0" wp14:anchorId="6881B9D7" wp14:editId="6DB8938F">
            <wp:extent cx="5943600" cy="3660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F8" w:rsidRPr="00CA5EB0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931F8" w:rsidRPr="00CA5EB0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52549" w:rsidRPr="00CA5EB0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931F8" w:rsidRPr="00CA5EB0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b/>
          <w:sz w:val="24"/>
          <w:szCs w:val="24"/>
        </w:rPr>
        <w:t>Workflow</w:t>
      </w:r>
    </w:p>
    <w:p w:rsidR="00385FF7" w:rsidRPr="00CA5EB0" w:rsidRDefault="00385FF7" w:rsidP="00385FF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For each ETS file in Staging directory</w:t>
      </w:r>
      <w:r w:rsidR="007C5441" w:rsidRPr="00CA5EB0">
        <w:rPr>
          <w:rFonts w:ascii="Times New Roman" w:hAnsi="Times New Roman"/>
          <w:b/>
        </w:rPr>
        <w:t xml:space="preserve"> (Non HNC and ICC)</w:t>
      </w:r>
    </w:p>
    <w:p w:rsidR="00385FF7" w:rsidRPr="00CA5EB0" w:rsidRDefault="00385FF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494DF0" w:rsidRPr="00CA5EB0" w:rsidRDefault="00494DF0" w:rsidP="00494DF0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385FF7" w:rsidRPr="00CA5EB0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Truncate ETS Staging table</w:t>
      </w:r>
    </w:p>
    <w:p w:rsidR="00385FF7" w:rsidRPr="00CA5EB0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lastRenderedPageBreak/>
        <w:t>DFT – Stage ETS Staging table</w:t>
      </w:r>
    </w:p>
    <w:p w:rsidR="00385FF7" w:rsidRPr="00CA5EB0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Update ETS Staging table</w:t>
      </w:r>
    </w:p>
    <w:p w:rsidR="00385FF7" w:rsidRPr="00CA5EB0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Coaching Log</w:t>
      </w:r>
    </w:p>
    <w:p w:rsidR="00385FF7" w:rsidRPr="00CA5EB0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ETS Fact Table</w:t>
      </w:r>
    </w:p>
    <w:p w:rsidR="00385FF7" w:rsidRPr="00CA5EB0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File list table</w:t>
      </w:r>
    </w:p>
    <w:p w:rsidR="00385FF7" w:rsidRPr="00CA5EB0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system task – Backup files to Backups directory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81CA6" w:rsidRPr="00CA5EB0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85FF7" w:rsidRPr="00CA5EB0" w:rsidRDefault="00385FF7" w:rsidP="00385FF7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0229C2" w:rsidRPr="00CA5EB0" w:rsidRDefault="000229C2" w:rsidP="00CA5EB0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 w:rsidR="00FD2034"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>each ETS File Loop (Not HNC or ICC)</w:t>
      </w:r>
    </w:p>
    <w:p w:rsidR="00385FF7" w:rsidRPr="00CA5EB0" w:rsidRDefault="00385FF7" w:rsidP="00385FF7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Folder: \\vrivscors01\BCC Scorecards\Coaching\ETS</w:t>
      </w:r>
    </w:p>
    <w:p w:rsidR="00385FF7" w:rsidRPr="00CA5EB0" w:rsidRDefault="00385FF7" w:rsidP="00385FF7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Files: eCL_ETS_Feed*.csv</w:t>
      </w:r>
    </w:p>
    <w:p w:rsidR="00385FF7" w:rsidRPr="00CA5EB0" w:rsidRDefault="00385FF7" w:rsidP="00385FF7">
      <w:pPr>
        <w:spacing w:after="0"/>
        <w:ind w:left="1080"/>
        <w:rPr>
          <w:rFonts w:ascii="Times New Roman" w:hAnsi="Times New Roman"/>
        </w:rPr>
      </w:pPr>
    </w:p>
    <w:p w:rsidR="00385FF7" w:rsidRPr="00CA5EB0" w:rsidRDefault="000229C2" w:rsidP="00385FF7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</w:t>
      </w:r>
      <w:r w:rsidR="00385FF7" w:rsidRPr="00CA5EB0">
        <w:rPr>
          <w:rFonts w:ascii="Times New Roman" w:hAnsi="Times New Roman"/>
        </w:rPr>
        <w:t>QL task – Truncate ETS Staging table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3A5DE45A" wp14:editId="3F0E1F38">
            <wp:extent cx="1531620" cy="8953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Executes Truncate Table [EC].[ETS_Coaching_Stage]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DFT: Load ETS staging table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1BD08EF9" wp14:editId="2B09A1F4">
            <wp:extent cx="1905000" cy="781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D7889" w:rsidRPr="00CA5EB0" w:rsidRDefault="004A74F0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049F0A02" wp14:editId="644F9949">
            <wp:extent cx="1060704" cy="18288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07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889" w:rsidRPr="00CA5EB0" w:rsidRDefault="00DD7889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D7889" w:rsidRPr="00CA5EB0" w:rsidRDefault="00DD7889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CA5EB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Flat File source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22827AF7" wp14:editId="02B4284E">
            <wp:extent cx="3310128" cy="3657600"/>
            <wp:effectExtent l="0" t="0" r="508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547AF241" wp14:editId="0BAC911E">
            <wp:extent cx="4590288" cy="1828800"/>
            <wp:effectExtent l="0" t="0" r="127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02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7647ECC9" wp14:editId="4053C066">
            <wp:extent cx="3538728" cy="2743200"/>
            <wp:effectExtent l="0" t="0" r="508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Derived Column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6808D9C0" wp14:editId="36968CA4">
            <wp:extent cx="4965192" cy="2743200"/>
            <wp:effectExtent l="0" t="0" r="698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8040"/>
      </w:tblGrid>
      <w:tr w:rsidR="00FD2034" w:rsidTr="00CA5EB0">
        <w:tc>
          <w:tcPr>
            <w:tcW w:w="1458" w:type="dxa"/>
          </w:tcPr>
          <w:p w:rsidR="00FD2034" w:rsidRPr="00CA5EB0" w:rsidRDefault="00FD2034" w:rsidP="00385F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Column</w:t>
            </w:r>
          </w:p>
        </w:tc>
        <w:tc>
          <w:tcPr>
            <w:tcW w:w="8118" w:type="dxa"/>
          </w:tcPr>
          <w:p w:rsidR="00FD2034" w:rsidRPr="00CA5EB0" w:rsidRDefault="00FD2034" w:rsidP="00385F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Expression</w:t>
            </w:r>
          </w:p>
        </w:tc>
      </w:tr>
      <w:tr w:rsidR="00FD2034" w:rsidTr="00CA5EB0">
        <w:tc>
          <w:tcPr>
            <w:tcW w:w="1458" w:type="dxa"/>
          </w:tcPr>
          <w:p w:rsidR="00FD2034" w:rsidRPr="00CA5EB0" w:rsidRDefault="00FD2034" w:rsidP="00385F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Report Code</w:t>
            </w:r>
          </w:p>
        </w:tc>
        <w:tc>
          <w:tcPr>
            <w:tcW w:w="8118" w:type="dxa"/>
          </w:tcPr>
          <w:p w:rsidR="00FD2034" w:rsidRPr="00CA5EB0" w:rsidRDefault="00FD2034" w:rsidP="00385F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[Report Code] + ((DT_WSTR,4)YEAR(((DT_DATE)[Friday End Date]))) + RIGHT("0" + ((DT_WSTR,2)MONTH(((DT_DATE)[Friday End Date]))),2) + RIGHT("0" + ((DT_WSTR,2)DAY(((DT_DATE)[Friday End Date]))),2)</w:t>
            </w:r>
          </w:p>
        </w:tc>
      </w:tr>
      <w:tr w:rsidR="00FD2034" w:rsidTr="00CA5EB0">
        <w:tc>
          <w:tcPr>
            <w:tcW w:w="1458" w:type="dxa"/>
          </w:tcPr>
          <w:p w:rsidR="00FD2034" w:rsidRPr="00CA5EB0" w:rsidRDefault="00FD2034" w:rsidP="00385F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SubmittedDate</w:t>
            </w:r>
          </w:p>
        </w:tc>
        <w:tc>
          <w:tcPr>
            <w:tcW w:w="8118" w:type="dxa"/>
          </w:tcPr>
          <w:p w:rsidR="00FD2034" w:rsidRPr="00CA5EB0" w:rsidRDefault="00FD2034" w:rsidP="00385F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GetDate()</w:t>
            </w:r>
          </w:p>
        </w:tc>
      </w:tr>
    </w:tbl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Data Conversion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489E4D03" wp14:editId="7BFD5955">
            <wp:extent cx="3785616" cy="3657600"/>
            <wp:effectExtent l="0" t="0" r="57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561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Row count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41590BA3" wp14:editId="10204C80">
            <wp:extent cx="3904488" cy="2743200"/>
            <wp:effectExtent l="0" t="0" r="127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OLEDB Destination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5EB67B4F" wp14:editId="19A57BDD">
            <wp:extent cx="3374136" cy="3657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41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Pr="00CA5EB0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task: Update ETS Staging table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7C8D91EB" wp14:editId="5E23CCE5">
            <wp:extent cx="3657600" cy="2743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Exec [EC].[sp_Update_ETS_Coaching_Stage] ? output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1E785605" wp14:editId="0988B5B7">
            <wp:extent cx="5943600" cy="192938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Pr="00CA5EB0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task: Load Coaching_Log Table</w:t>
      </w:r>
    </w:p>
    <w:p w:rsidR="00385FF7" w:rsidRPr="00CA5EB0" w:rsidRDefault="00385FF7" w:rsidP="00385FF7">
      <w:pPr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5CAFF449" wp14:editId="653B874F">
            <wp:extent cx="4416552" cy="2743200"/>
            <wp:effectExtent l="0" t="0" r="317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65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rPr>
          <w:rFonts w:ascii="Times New Roman" w:hAnsi="Times New Roman"/>
        </w:rPr>
      </w:pPr>
    </w:p>
    <w:p w:rsidR="00385FF7" w:rsidRPr="00CA5EB0" w:rsidRDefault="00385FF7" w:rsidP="00385FF7">
      <w:pPr>
        <w:rPr>
          <w:rFonts w:ascii="Times New Roman" w:hAnsi="Times New Roman"/>
        </w:rPr>
      </w:pPr>
      <w:r w:rsidRPr="00CA5EB0">
        <w:rPr>
          <w:rFonts w:ascii="Times New Roman" w:hAnsi="Times New Roman"/>
        </w:rPr>
        <w:t>Exec [EC].[sp_InsertInto_Coaching_Log_ETS] ? output</w:t>
      </w:r>
    </w:p>
    <w:p w:rsidR="00385FF7" w:rsidRPr="00CA5EB0" w:rsidRDefault="00385FF7" w:rsidP="00385FF7">
      <w:pPr>
        <w:rPr>
          <w:rFonts w:ascii="Times New Roman" w:hAnsi="Times New Roman"/>
        </w:rPr>
      </w:pPr>
    </w:p>
    <w:p w:rsidR="00385FF7" w:rsidRPr="00CA5EB0" w:rsidRDefault="00385FF7" w:rsidP="00385FF7">
      <w:pPr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37C2C607" wp14:editId="4633DCB3">
            <wp:extent cx="4389120" cy="1828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D2034" w:rsidRPr="00CA5EB0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Task: Load ETS Fact table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4EA696EB" wp14:editId="67F891AE">
            <wp:extent cx="2953512" cy="18288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35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Task: Load File List Table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45F9B805" wp14:editId="181582AB">
            <wp:extent cx="3218688" cy="2743200"/>
            <wp:effectExtent l="0" t="0" r="127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6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>INSERT INTO [EC].[ETS_FileList]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([File_Name]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,[File_LoadDate]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,[Count_Staged]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,[Count_Loaded]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 ,[Count_Rejected])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VALUES (?,GetDate(), ?, ?,?)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0C428E59" wp14:editId="705BB6F5">
            <wp:extent cx="4288536" cy="1828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System Task: Backup Loaded Files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986D1EA" wp14:editId="142FA9B2">
            <wp:extent cx="4672584" cy="27432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Pr="00CA5EB0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C5441" w:rsidRPr="00CA5EB0" w:rsidRDefault="007C5441" w:rsidP="007C5441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lastRenderedPageBreak/>
        <w:t>For each ETS file in Staging directory</w:t>
      </w:r>
      <w:r w:rsidR="00D9759F">
        <w:rPr>
          <w:rFonts w:ascii="Times New Roman" w:hAnsi="Times New Roman"/>
          <w:b/>
        </w:rPr>
        <w:t xml:space="preserve"> </w:t>
      </w:r>
      <w:r w:rsidR="00992799">
        <w:rPr>
          <w:rFonts w:ascii="Times New Roman" w:hAnsi="Times New Roman"/>
          <w:b/>
        </w:rPr>
        <w:t>(HNC or ICC</w:t>
      </w:r>
      <w:r w:rsidRPr="00CA5EB0">
        <w:rPr>
          <w:rFonts w:ascii="Times New Roman" w:hAnsi="Times New Roman"/>
          <w:b/>
        </w:rPr>
        <w:t>)</w:t>
      </w:r>
    </w:p>
    <w:p w:rsidR="007C5441" w:rsidRPr="00CA5EB0" w:rsidRDefault="007C5441" w:rsidP="007C544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C5441" w:rsidRPr="00CA5EB0" w:rsidRDefault="007C5441" w:rsidP="007C5441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Truncate ETS Staging table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 – Stage ETS Staging table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Update ETS Staging table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Coaching Log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ETS Fact Table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File list table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system task – Backup files to Backups directory</w:t>
      </w:r>
    </w:p>
    <w:p w:rsidR="007C5441" w:rsidRPr="00CA5EB0" w:rsidRDefault="007C5441" w:rsidP="007C544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C5441" w:rsidRPr="00CA5EB0" w:rsidRDefault="007C5441" w:rsidP="007C5441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0229C2" w:rsidRPr="00CA5EB0" w:rsidRDefault="000229C2" w:rsidP="00CA5EB0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Foreach ETS File Loop</w:t>
      </w:r>
      <w:r w:rsidR="007C5441" w:rsidRPr="00CA5EB0">
        <w:rPr>
          <w:rFonts w:ascii="Times New Roman" w:hAnsi="Times New Roman"/>
        </w:rPr>
        <w:t xml:space="preserve"> (</w:t>
      </w:r>
      <w:r w:rsidRPr="00CA5EB0">
        <w:rPr>
          <w:rFonts w:ascii="Times New Roman" w:hAnsi="Times New Roman"/>
        </w:rPr>
        <w:t>HNC or ICC)</w:t>
      </w:r>
    </w:p>
    <w:p w:rsidR="000229C2" w:rsidRPr="00CA5EB0" w:rsidRDefault="000229C2" w:rsidP="000229C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Folder: \\vrivscors01\BCC Scorecards\Coaching\ETS</w:t>
      </w:r>
    </w:p>
    <w:p w:rsidR="000229C2" w:rsidRPr="00CA5EB0" w:rsidRDefault="000229C2" w:rsidP="000229C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Files: eCL_ETS_Feed*.csv</w:t>
      </w:r>
    </w:p>
    <w:p w:rsidR="007C5441" w:rsidRPr="00CA5EB0" w:rsidRDefault="007C5441" w:rsidP="007C5441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*Steps I and III. Through VII same as rest of ETS Files in container 1</w:t>
      </w:r>
    </w:p>
    <w:p w:rsidR="000229C2" w:rsidRPr="00CA5EB0" w:rsidRDefault="000229C2" w:rsidP="000229C2">
      <w:pPr>
        <w:spacing w:after="0"/>
        <w:ind w:left="1080"/>
        <w:rPr>
          <w:rFonts w:ascii="Times New Roman" w:hAnsi="Times New Roman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CA5EB0">
      <w:pPr>
        <w:pStyle w:val="ListParagraph"/>
        <w:numPr>
          <w:ilvl w:val="0"/>
          <w:numId w:val="24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DFT: Load ETS staging table</w:t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F6FDBA1" wp14:editId="514978B1">
            <wp:extent cx="190500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398F06C2" wp14:editId="71C84D1E">
            <wp:extent cx="1344168" cy="274320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Flat File source</w:t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37726164" wp14:editId="701203B5">
            <wp:extent cx="2880360" cy="2743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5D5D74DD" wp14:editId="4521513D">
            <wp:extent cx="5504688" cy="2743200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46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11CEE547" wp14:editId="4FEFD5A8">
            <wp:extent cx="3474720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lastRenderedPageBreak/>
        <w:t>Derived Column</w:t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BD2A1E4" wp14:editId="70FC34EF">
            <wp:extent cx="4608576" cy="274320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287F13" w:rsidRPr="00FD2034" w:rsidTr="00CA5EB0">
        <w:tc>
          <w:tcPr>
            <w:tcW w:w="1818" w:type="dxa"/>
          </w:tcPr>
          <w:p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Column</w:t>
            </w:r>
          </w:p>
        </w:tc>
        <w:tc>
          <w:tcPr>
            <w:tcW w:w="7758" w:type="dxa"/>
          </w:tcPr>
          <w:p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Expression</w:t>
            </w:r>
          </w:p>
        </w:tc>
      </w:tr>
      <w:tr w:rsidR="00287F13" w:rsidRPr="00FD2034" w:rsidTr="00CA5EB0">
        <w:tc>
          <w:tcPr>
            <w:tcW w:w="1818" w:type="dxa"/>
          </w:tcPr>
          <w:p w:rsidR="00287F13" w:rsidRPr="00CA5EB0" w:rsidRDefault="00287F13" w:rsidP="00287F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Report Code with Date</w:t>
            </w:r>
          </w:p>
        </w:tc>
        <w:tc>
          <w:tcPr>
            <w:tcW w:w="7758" w:type="dxa"/>
          </w:tcPr>
          <w:p w:rsidR="00287F13" w:rsidRPr="00CA5EB0" w:rsidRDefault="00287F13" w:rsidP="00287F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[Report Code] + ((DT_WSTR,4)YEAR(((DT_DATE)[WE Date]))) + RIGHT("0" + ((DT_WSTR,2)MONTH(((DT_DATE)[WE Date]))),2) + RIGHT("0" + ((DT_WSTR,2)DAY(((DT_DATE)[WE Date]))),2)</w:t>
            </w:r>
          </w:p>
        </w:tc>
      </w:tr>
      <w:tr w:rsidR="00287F13" w:rsidRPr="00FD2034" w:rsidTr="00CA5EB0">
        <w:tc>
          <w:tcPr>
            <w:tcW w:w="1818" w:type="dxa"/>
          </w:tcPr>
          <w:p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Description</w:t>
            </w:r>
          </w:p>
        </w:tc>
        <w:tc>
          <w:tcPr>
            <w:tcW w:w="7758" w:type="dxa"/>
          </w:tcPr>
          <w:p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" | " + ([Report Code] == "HNC" ? [TC Change Count] : [Report Code] == "ICC" ? [Incorrect Change Categories] : " ") + " Changes"</w:t>
            </w:r>
          </w:p>
        </w:tc>
      </w:tr>
    </w:tbl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Data Conversion</w:t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7A9D7F74" wp14:editId="772391C9">
            <wp:extent cx="1920240" cy="182880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Pr="00CA5EB0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992799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R</w:t>
      </w:r>
      <w:r w:rsidR="000229C2" w:rsidRPr="00CA5EB0">
        <w:rPr>
          <w:rFonts w:ascii="Times New Roman" w:hAnsi="Times New Roman"/>
        </w:rPr>
        <w:t>ow count</w:t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4FA31416" wp14:editId="4E038D13">
            <wp:extent cx="3236976" cy="274320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181CA6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O</w:t>
      </w:r>
      <w:r w:rsidR="000229C2" w:rsidRPr="00CA5EB0">
        <w:rPr>
          <w:rFonts w:ascii="Times New Roman" w:hAnsi="Times New Roman"/>
        </w:rPr>
        <w:t>LEDB Destination</w:t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66551204" wp14:editId="68A1033F">
            <wp:extent cx="3822192" cy="274320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40AE98EE" wp14:editId="19BFE39C">
            <wp:extent cx="3227832" cy="2743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Pr="00CA5EB0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lastRenderedPageBreak/>
        <w:t>For each Compliance file in Staging directory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spacing w:after="0"/>
        <w:rPr>
          <w:rFonts w:ascii="Times New Roman" w:hAnsi="Times New Roman"/>
        </w:rPr>
      </w:pPr>
      <w:r w:rsidRPr="001707D2">
        <w:rPr>
          <w:rFonts w:ascii="Times New Roman" w:hAnsi="Times New Roman"/>
        </w:rPr>
        <w:t xml:space="preserve">Container: Foreach </w:t>
      </w:r>
      <w:r>
        <w:rPr>
          <w:rFonts w:ascii="Times New Roman" w:hAnsi="Times New Roman"/>
        </w:rPr>
        <w:t>Compliance</w:t>
      </w:r>
      <w:r w:rsidRPr="001707D2">
        <w:rPr>
          <w:rFonts w:ascii="Times New Roman" w:hAnsi="Times New Roman"/>
        </w:rPr>
        <w:t xml:space="preserve"> File Loop (</w:t>
      </w:r>
      <w:r>
        <w:rPr>
          <w:rFonts w:ascii="Times New Roman" w:hAnsi="Times New Roman"/>
        </w:rPr>
        <w:t>OAS and OAE)</w:t>
      </w:r>
    </w:p>
    <w:p w:rsidR="00D9759F" w:rsidRPr="001707D2" w:rsidRDefault="00D9759F" w:rsidP="00D9759F">
      <w:pPr>
        <w:spacing w:after="0"/>
        <w:ind w:left="1080"/>
        <w:rPr>
          <w:rFonts w:ascii="Times New Roman" w:hAnsi="Times New Roman"/>
        </w:rPr>
      </w:pPr>
      <w:r w:rsidRPr="001707D2">
        <w:rPr>
          <w:rFonts w:ascii="Times New Roman" w:hAnsi="Times New Roman"/>
        </w:rPr>
        <w:t>Folder: \\vrivscors01\BCC Scorecards\Coaching\ETS</w:t>
      </w:r>
    </w:p>
    <w:p w:rsidR="00D9759F" w:rsidRPr="001707D2" w:rsidRDefault="00D9759F" w:rsidP="00D9759F">
      <w:pPr>
        <w:spacing w:after="0"/>
        <w:ind w:left="1080"/>
        <w:rPr>
          <w:rFonts w:ascii="Times New Roman" w:hAnsi="Times New Roman"/>
        </w:rPr>
      </w:pPr>
      <w:r w:rsidRPr="001707D2">
        <w:rPr>
          <w:rFonts w:ascii="Times New Roman" w:hAnsi="Times New Roman"/>
        </w:rPr>
        <w:t>Files: eCL_</w:t>
      </w:r>
      <w:r>
        <w:rPr>
          <w:rFonts w:ascii="Times New Roman" w:hAnsi="Times New Roman"/>
        </w:rPr>
        <w:t>Compliance_</w:t>
      </w:r>
      <w:r w:rsidRPr="001707D2">
        <w:rPr>
          <w:rFonts w:ascii="Times New Roman" w:hAnsi="Times New Roman"/>
        </w:rPr>
        <w:t>ETS_Feed*.csv</w:t>
      </w:r>
    </w:p>
    <w:p w:rsidR="00D9759F" w:rsidRPr="001707D2" w:rsidRDefault="00D9759F" w:rsidP="00D9759F">
      <w:pPr>
        <w:spacing w:after="0"/>
        <w:rPr>
          <w:rFonts w:ascii="Times New Roman" w:hAnsi="Times New Roman"/>
        </w:rPr>
      </w:pPr>
      <w:r w:rsidRPr="001707D2">
        <w:rPr>
          <w:rFonts w:ascii="Times New Roman" w:hAnsi="Times New Roman"/>
        </w:rPr>
        <w:t>*Steps I and III</w:t>
      </w:r>
      <w:r>
        <w:rPr>
          <w:rFonts w:ascii="Times New Roman" w:hAnsi="Times New Roman"/>
        </w:rPr>
        <w:t xml:space="preserve"> </w:t>
      </w:r>
      <w:r w:rsidRPr="001707D2">
        <w:rPr>
          <w:rFonts w:ascii="Times New Roman" w:hAnsi="Times New Roman"/>
        </w:rPr>
        <w:t>Through VII same as rest of ETS Files in container 1</w:t>
      </w:r>
    </w:p>
    <w:p w:rsidR="00D9759F" w:rsidRPr="001707D2" w:rsidRDefault="00D9759F" w:rsidP="00D9759F">
      <w:pPr>
        <w:spacing w:after="0"/>
        <w:ind w:left="1080"/>
        <w:rPr>
          <w:rFonts w:ascii="Times New Roman" w:hAnsi="Times New Roman"/>
        </w:rPr>
      </w:pPr>
    </w:p>
    <w:p w:rsidR="00D9759F" w:rsidRPr="001707D2" w:rsidRDefault="00D9759F" w:rsidP="00D9759F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707D2">
        <w:rPr>
          <w:rFonts w:ascii="Times New Roman" w:hAnsi="Times New Roman"/>
        </w:rPr>
        <w:t>DFT: Load ETS staging table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707D2">
        <w:rPr>
          <w:rFonts w:ascii="Times New Roman" w:hAnsi="Times New Roman"/>
          <w:noProof/>
        </w:rPr>
        <w:drawing>
          <wp:inline distT="0" distB="0" distL="0" distR="0" wp14:anchorId="28BD3195" wp14:editId="7D23F858">
            <wp:extent cx="1905000" cy="7810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RDefault="00D9759F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DDA9726" wp14:editId="6F527FD3">
            <wp:extent cx="1344168" cy="2743200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</w:rPr>
        <w:t>Flat File source</w:t>
      </w:r>
    </w:p>
    <w:p w:rsidR="00D9759F" w:rsidRPr="001707D2" w:rsidRDefault="0059043B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D256C0F" wp14:editId="5CE7A4C7">
            <wp:extent cx="3429000" cy="18288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F4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53D80A" wp14:editId="7ABC9AF3">
            <wp:extent cx="2880360" cy="27432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</w:rPr>
        <w:t>Derived Column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  <w:noProof/>
        </w:rPr>
        <w:drawing>
          <wp:inline distT="0" distB="0" distL="0" distR="0" wp14:anchorId="5E6119C5" wp14:editId="4E269466">
            <wp:extent cx="4608576" cy="2743200"/>
            <wp:effectExtent l="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D9759F" w:rsidRPr="001707D2" w:rsidTr="001707D2">
        <w:tc>
          <w:tcPr>
            <w:tcW w:w="1818" w:type="dxa"/>
          </w:tcPr>
          <w:p w:rsidR="00D9759F" w:rsidRPr="001707D2" w:rsidRDefault="00D9759F" w:rsidP="001707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Column</w:t>
            </w:r>
          </w:p>
        </w:tc>
        <w:tc>
          <w:tcPr>
            <w:tcW w:w="7758" w:type="dxa"/>
          </w:tcPr>
          <w:p w:rsidR="00D9759F" w:rsidRPr="001707D2" w:rsidRDefault="00D9759F" w:rsidP="001707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Expression</w:t>
            </w:r>
          </w:p>
        </w:tc>
      </w:tr>
      <w:tr w:rsidR="00D9759F" w:rsidRPr="001707D2" w:rsidTr="001707D2">
        <w:tc>
          <w:tcPr>
            <w:tcW w:w="1818" w:type="dxa"/>
          </w:tcPr>
          <w:p w:rsidR="00D9759F" w:rsidRPr="001707D2" w:rsidRDefault="00D9759F" w:rsidP="001707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Report Code with Date</w:t>
            </w:r>
          </w:p>
        </w:tc>
        <w:tc>
          <w:tcPr>
            <w:tcW w:w="7758" w:type="dxa"/>
          </w:tcPr>
          <w:p w:rsidR="00D9759F" w:rsidRPr="001707D2" w:rsidRDefault="002214F4" w:rsidP="001707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2214F4">
              <w:rPr>
                <w:rFonts w:ascii="Times New Roman" w:hAnsi="Times New Roman"/>
              </w:rPr>
              <w:t>[Report Code] + ((DT_WSTR,4)YEAR(((DT_DATE)[Time Period]))) + RIGHT("0" + ((DT_WSTR,2)MONTH(((DT_DATE)[Time Period]))),2) + RIGHT("0" + ((DT_WSTR,2)DAY(((DT_DATE)[Time Period]))),2)</w:t>
            </w:r>
          </w:p>
        </w:tc>
      </w:tr>
    </w:tbl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Pr="001707D2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</w:rPr>
        <w:lastRenderedPageBreak/>
        <w:t>Data Conversion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</w:p>
    <w:p w:rsidR="00D9759F" w:rsidRPr="001707D2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600298C" wp14:editId="63F49B0B">
            <wp:extent cx="2834640" cy="274320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R</w:t>
      </w:r>
      <w:r w:rsidRPr="001707D2">
        <w:rPr>
          <w:rFonts w:ascii="Times New Roman" w:hAnsi="Times New Roman"/>
        </w:rPr>
        <w:t>ow count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707D2">
        <w:rPr>
          <w:rFonts w:ascii="Times New Roman" w:hAnsi="Times New Roman"/>
          <w:noProof/>
        </w:rPr>
        <w:drawing>
          <wp:inline distT="0" distB="0" distL="0" distR="0" wp14:anchorId="39E08837" wp14:editId="75D66A2A">
            <wp:extent cx="3236976" cy="2743200"/>
            <wp:effectExtent l="0" t="0" r="190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2214F4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O</w:t>
      </w:r>
      <w:r w:rsidR="00D9759F" w:rsidRPr="001707D2">
        <w:rPr>
          <w:rFonts w:ascii="Times New Roman" w:hAnsi="Times New Roman"/>
        </w:rPr>
        <w:t>LEDB Destination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  <w:noProof/>
        </w:rPr>
        <w:drawing>
          <wp:inline distT="0" distB="0" distL="0" distR="0" wp14:anchorId="3DB3B256" wp14:editId="31CD686E">
            <wp:extent cx="3822192" cy="2743200"/>
            <wp:effectExtent l="0" t="0" r="698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214F4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214F4" w:rsidRPr="001707D2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823B43F" wp14:editId="499356A9">
            <wp:extent cx="3502152" cy="2743200"/>
            <wp:effectExtent l="0" t="0" r="317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217335" w:rsidRPr="00CA5EB0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217335" w:rsidRPr="00CA5EB0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45632" w:rsidRPr="00CA5EB0" w:rsidRDefault="00445632" w:rsidP="00385FF7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Event Handlers</w:t>
      </w:r>
    </w:p>
    <w:p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  <w:b/>
        </w:rPr>
      </w:pPr>
    </w:p>
    <w:p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  <w:b/>
        </w:rPr>
      </w:pPr>
    </w:p>
    <w:p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Executable: ETS_coaching</w:t>
      </w:r>
    </w:p>
    <w:p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EventHandler: OntaskFailed</w:t>
      </w:r>
    </w:p>
    <w:p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D3B66" w:rsidRPr="00CA5EB0" w:rsidRDefault="00445632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45294A06" wp14:editId="778857C5">
            <wp:extent cx="43434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61AA85DC" wp14:editId="1597E823">
            <wp:extent cx="5138928" cy="18288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05E40628" wp14:editId="5141DA81">
            <wp:extent cx="4864608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46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326B7A3B" wp14:editId="2034C049">
            <wp:extent cx="3118104" cy="2743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Pr="00CA5EB0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326CC" w:rsidRPr="00CA5EB0" w:rsidRDefault="002326CC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103" w:name="_Toc488681055"/>
      <w:bookmarkStart w:id="104" w:name="_Toc488681268"/>
      <w:bookmarkStart w:id="105" w:name="_Toc488681299"/>
      <w:bookmarkStart w:id="106" w:name="_Toc488681056"/>
      <w:bookmarkStart w:id="107" w:name="_Toc488681269"/>
      <w:bookmarkStart w:id="108" w:name="_Toc488681300"/>
      <w:bookmarkStart w:id="109" w:name="_Toc488681057"/>
      <w:bookmarkStart w:id="110" w:name="_Toc488681270"/>
      <w:bookmarkStart w:id="111" w:name="_Toc488681301"/>
      <w:bookmarkStart w:id="112" w:name="_Toc488681058"/>
      <w:bookmarkStart w:id="113" w:name="_Toc488681271"/>
      <w:bookmarkStart w:id="114" w:name="_Toc488681302"/>
      <w:bookmarkStart w:id="115" w:name="_Toc488681059"/>
      <w:bookmarkStart w:id="116" w:name="_Toc488681272"/>
      <w:bookmarkStart w:id="117" w:name="_Toc488681303"/>
      <w:bookmarkStart w:id="118" w:name="_Toc488681060"/>
      <w:bookmarkStart w:id="119" w:name="_Toc488681273"/>
      <w:bookmarkStart w:id="120" w:name="_Toc488681304"/>
      <w:bookmarkStart w:id="121" w:name="_Toc488681061"/>
      <w:bookmarkStart w:id="122" w:name="_Toc488681274"/>
      <w:bookmarkStart w:id="123" w:name="_Toc488681305"/>
      <w:bookmarkStart w:id="124" w:name="_Toc488681062"/>
      <w:bookmarkStart w:id="125" w:name="_Toc488681275"/>
      <w:bookmarkStart w:id="126" w:name="_Toc488681306"/>
      <w:bookmarkStart w:id="127" w:name="_Toc488681307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r w:rsidRPr="00CA5EB0">
        <w:rPr>
          <w:rFonts w:ascii="Times New Roman" w:hAnsi="Times New Roman" w:cs="Times New Roman"/>
          <w:color w:val="auto"/>
        </w:rPr>
        <w:t>Tables</w:t>
      </w:r>
      <w:bookmarkEnd w:id="127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FD2034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CA5EB0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CA5EB0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Table Name</w:t>
            </w:r>
          </w:p>
          <w:p w:rsidR="002326CC" w:rsidRPr="00CA5EB0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CA5EB0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Table Description</w:t>
            </w:r>
          </w:p>
          <w:p w:rsidR="002326CC" w:rsidRPr="00CA5EB0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ETS_Coaching_Stage</w:t>
            </w:r>
          </w:p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staging the ETS records during the insert into Coaching_Log table.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ETS_Coaching_Fact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storing ETS source records loaded into the Coaching Log table.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storing the rejected ETS records during the insert into Coaching_Log table. Logs are rejected when a record does not belong to a CSR or Supervisor job code.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ETS_Description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to store the 2-4 letter Report Code, Description and the hardcoded Description for the Report.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storing the ETS file names and Load dates.</w:t>
            </w:r>
          </w:p>
        </w:tc>
      </w:tr>
    </w:tbl>
    <w:p w:rsidR="002326CC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CA5EB0">
        <w:rPr>
          <w:rFonts w:ascii="Times New Roman" w:hAnsi="Times New Roman"/>
          <w:noProof/>
        </w:rPr>
        <w:t>Table structure and details  in document: eCoaching_Database_DD.docx</w:t>
      </w:r>
    </w:p>
    <w:p w:rsidR="00750775" w:rsidRPr="00CA5EB0" w:rsidRDefault="00750775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Table creates in document: </w:t>
      </w:r>
      <w:r w:rsidRPr="00750775">
        <w:rPr>
          <w:rFonts w:ascii="Times New Roman" w:hAnsi="Times New Roman"/>
          <w:noProof/>
        </w:rPr>
        <w:t>CCO_eCoaching_ETS_Load_Tables_Create.sql</w:t>
      </w:r>
    </w:p>
    <w:p w:rsidR="005E5CD7" w:rsidRPr="00CA5EB0" w:rsidRDefault="00360E8C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128" w:name="_Toc488681308"/>
      <w:r w:rsidRPr="00CA5EB0">
        <w:rPr>
          <w:rFonts w:ascii="Times New Roman" w:hAnsi="Times New Roman" w:cs="Times New Roman"/>
          <w:color w:val="auto"/>
        </w:rPr>
        <w:t>Procedures</w:t>
      </w:r>
      <w:bookmarkEnd w:id="128"/>
      <w:r w:rsidRPr="00CA5EB0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FD2034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CA5EB0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CA5EB0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Procedure Name</w:t>
            </w:r>
          </w:p>
          <w:p w:rsidR="005E5CD7" w:rsidRPr="00CA5EB0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CA5EB0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Usage</w:t>
            </w:r>
          </w:p>
          <w:p w:rsidR="005E5CD7" w:rsidRPr="00CA5EB0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E91D17" w:rsidRPr="00FD2034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 sp_Update_ETS_Coaching_Stage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Feed Load: ETS </w:t>
            </w:r>
          </w:p>
        </w:tc>
      </w:tr>
      <w:tr w:rsidR="00E91D17" w:rsidRPr="00FD2034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sp_InsertInto_Coaching_Log_ETS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Feed Load: ETS </w:t>
            </w:r>
          </w:p>
        </w:tc>
      </w:tr>
      <w:tr w:rsidR="00E91D17" w:rsidRPr="00FD2034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sp_Update_ETS_Fact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Feed Load: ETS </w:t>
            </w:r>
          </w:p>
        </w:tc>
      </w:tr>
      <w:tr w:rsidR="005E5CD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Pr="00CA5EB0" w:rsidRDefault="005E5CD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Pr="00CA5EB0" w:rsidRDefault="002F4C82" w:rsidP="00A71CC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Sp_Insert_Into_ETS_Rejected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CA5EB0" w:rsidRDefault="002F4C82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Feed Load: ETS</w:t>
            </w:r>
          </w:p>
        </w:tc>
      </w:tr>
    </w:tbl>
    <w:p w:rsidR="00750775" w:rsidRPr="00CA5EB0" w:rsidRDefault="00750775" w:rsidP="00750775">
      <w:pPr>
        <w:pStyle w:val="Heading3"/>
        <w:rPr>
          <w:rFonts w:ascii="Times New Roman" w:hAnsi="Times New Roman" w:cs="Times New Roman"/>
          <w:color w:val="auto"/>
        </w:rPr>
      </w:pPr>
      <w:bookmarkStart w:id="129" w:name="_Toc488681313"/>
      <w:r w:rsidRPr="00CA5EB0">
        <w:rPr>
          <w:rFonts w:ascii="Times New Roman" w:hAnsi="Times New Roman" w:cs="Times New Roman"/>
          <w:color w:val="auto"/>
        </w:rPr>
        <w:lastRenderedPageBreak/>
        <w:t>Functions</w:t>
      </w:r>
      <w:bookmarkEnd w:id="129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750775" w:rsidRPr="001707D2" w:rsidTr="00CA5EB0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750775" w:rsidRPr="001707D2" w:rsidRDefault="00750775" w:rsidP="001707D2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750775" w:rsidRPr="001707D2" w:rsidRDefault="00750775" w:rsidP="001707D2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Function</w:t>
            </w:r>
            <w:r w:rsidRPr="001707D2">
              <w:rPr>
                <w:rFonts w:ascii="Times New Roman" w:hAnsi="Times New Roman"/>
                <w:b/>
                <w:bCs/>
              </w:rPr>
              <w:t xml:space="preserve"> Name</w:t>
            </w:r>
          </w:p>
          <w:p w:rsidR="00750775" w:rsidRPr="001707D2" w:rsidRDefault="00750775" w:rsidP="001707D2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750775" w:rsidRPr="001707D2" w:rsidRDefault="00750775" w:rsidP="001707D2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707D2">
              <w:rPr>
                <w:rFonts w:ascii="Times New Roman" w:hAnsi="Times New Roman"/>
                <w:b/>
                <w:bCs/>
              </w:rPr>
              <w:t>Usage</w:t>
            </w:r>
          </w:p>
          <w:p w:rsidR="00750775" w:rsidRPr="001707D2" w:rsidRDefault="00750775" w:rsidP="001707D2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750775" w:rsidRPr="001707D2" w:rsidTr="00CA5EB0">
        <w:trPr>
          <w:trHeight w:val="279"/>
          <w:jc w:val="center"/>
        </w:trPr>
        <w:tc>
          <w:tcPr>
            <w:tcW w:w="745" w:type="dxa"/>
          </w:tcPr>
          <w:p w:rsidR="00750775" w:rsidRPr="001707D2" w:rsidRDefault="00750775" w:rsidP="001707D2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shd w:val="clear" w:color="auto" w:fill="auto"/>
            <w:noWrap/>
          </w:tcPr>
          <w:p w:rsidR="00750775" w:rsidRPr="001707D2" w:rsidRDefault="00750775" w:rsidP="001707D2">
            <w:pPr>
              <w:rPr>
                <w:rFonts w:ascii="Times New Roman" w:hAnsi="Times New Roman"/>
              </w:rPr>
            </w:pPr>
            <w:r w:rsidRPr="00750775">
              <w:rPr>
                <w:rFonts w:ascii="Times New Roman" w:hAnsi="Times New Roman"/>
              </w:rPr>
              <w:t>fn_intSu</w:t>
            </w:r>
            <w:r>
              <w:rPr>
                <w:rFonts w:ascii="Times New Roman" w:hAnsi="Times New Roman"/>
              </w:rPr>
              <w:t>bCoachReasonIDFromETSRptCode</w:t>
            </w:r>
          </w:p>
        </w:tc>
        <w:tc>
          <w:tcPr>
            <w:tcW w:w="4456" w:type="dxa"/>
            <w:shd w:val="clear" w:color="auto" w:fill="auto"/>
          </w:tcPr>
          <w:p w:rsidR="00750775" w:rsidRDefault="00750775" w:rsidP="001707D2">
            <w:pPr>
              <w:spacing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 xml:space="preserve">Feed Load: ETS </w:t>
            </w:r>
          </w:p>
          <w:p w:rsidR="00750775" w:rsidRPr="001707D2" w:rsidRDefault="00750775" w:rsidP="001707D2">
            <w:pPr>
              <w:spacing w:line="240" w:lineRule="auto"/>
              <w:rPr>
                <w:rFonts w:ascii="Times New Roman" w:hAnsi="Times New Roman"/>
              </w:rPr>
            </w:pPr>
            <w:r w:rsidRPr="00750775">
              <w:rPr>
                <w:rFonts w:ascii="Times New Roman" w:hAnsi="Times New Roman"/>
              </w:rPr>
              <w:t>Given the 3 or 4 letter ETS Report Code returns the Sub coaching reason for the ETS log.</w:t>
            </w:r>
          </w:p>
        </w:tc>
      </w:tr>
    </w:tbl>
    <w:p w:rsidR="0017605E" w:rsidRPr="00CA5EB0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3C14" w:rsidRPr="00CA5EB0" w:rsidRDefault="00D93C1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D93C14" w:rsidRPr="00CA5EB0" w:rsidSect="00D47089">
      <w:footerReference w:type="default" r:id="rId55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7F66" w:rsidRDefault="00ED7F66" w:rsidP="009F2A51">
      <w:pPr>
        <w:spacing w:after="0" w:line="240" w:lineRule="auto"/>
      </w:pPr>
      <w:r>
        <w:separator/>
      </w:r>
    </w:p>
  </w:endnote>
  <w:endnote w:type="continuationSeparator" w:id="0">
    <w:p w:rsidR="00ED7F66" w:rsidRDefault="00ED7F66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889" w:rsidRDefault="00DD7889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A09905"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DD7889" w:rsidRDefault="00DD7889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ETS Load 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0B2242">
      <w:rPr>
        <w:noProof/>
        <w:sz w:val="18"/>
      </w:rPr>
      <w:t>8/14/17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DD7889" w:rsidRDefault="00DD7889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DD7889" w:rsidRDefault="00DD7889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0B2242">
      <w:rPr>
        <w:rStyle w:val="PageNumber"/>
        <w:noProof/>
        <w:sz w:val="18"/>
      </w:rPr>
      <w:t>34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7F66" w:rsidRDefault="00ED7F66" w:rsidP="009F2A51">
      <w:pPr>
        <w:spacing w:after="0" w:line="240" w:lineRule="auto"/>
      </w:pPr>
      <w:r>
        <w:separator/>
      </w:r>
    </w:p>
  </w:footnote>
  <w:footnote w:type="continuationSeparator" w:id="0">
    <w:p w:rsidR="00ED7F66" w:rsidRDefault="00ED7F66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0B2F54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E7A329D"/>
    <w:multiLevelType w:val="hybridMultilevel"/>
    <w:tmpl w:val="23C0F9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A95A72"/>
    <w:multiLevelType w:val="hybridMultilevel"/>
    <w:tmpl w:val="10700CFA"/>
    <w:lvl w:ilvl="0" w:tplc="51080BF0">
      <w:start w:val="2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1656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0" w15:restartNumberingAfterBreak="0">
    <w:nsid w:val="4B4A13C6"/>
    <w:multiLevelType w:val="hybridMultilevel"/>
    <w:tmpl w:val="BB227F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BB069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54197C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9072125"/>
    <w:multiLevelType w:val="hybridMultilevel"/>
    <w:tmpl w:val="23C0F9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F37056F"/>
    <w:multiLevelType w:val="hybridMultilevel"/>
    <w:tmpl w:val="54C44B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292542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7FA2AC4"/>
    <w:multiLevelType w:val="hybridMultilevel"/>
    <w:tmpl w:val="10700CFA"/>
    <w:lvl w:ilvl="0" w:tplc="51080BF0">
      <w:start w:val="2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613F4D"/>
    <w:multiLevelType w:val="hybridMultilevel"/>
    <w:tmpl w:val="CA0E3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5E2443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3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56449ED"/>
    <w:multiLevelType w:val="hybridMultilevel"/>
    <w:tmpl w:val="BB227F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8D4223A"/>
    <w:multiLevelType w:val="multilevel"/>
    <w:tmpl w:val="98FEE58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440"/>
      </w:pPr>
      <w:rPr>
        <w:rFonts w:hint="default"/>
      </w:rPr>
    </w:lvl>
  </w:abstractNum>
  <w:num w:numId="1">
    <w:abstractNumId w:val="13"/>
  </w:num>
  <w:num w:numId="2">
    <w:abstractNumId w:val="14"/>
  </w:num>
  <w:num w:numId="3">
    <w:abstractNumId w:val="2"/>
  </w:num>
  <w:num w:numId="4">
    <w:abstractNumId w:val="9"/>
  </w:num>
  <w:num w:numId="5">
    <w:abstractNumId w:val="6"/>
  </w:num>
  <w:num w:numId="6">
    <w:abstractNumId w:val="23"/>
  </w:num>
  <w:num w:numId="7">
    <w:abstractNumId w:val="22"/>
  </w:num>
  <w:num w:numId="8">
    <w:abstractNumId w:val="0"/>
  </w:num>
  <w:num w:numId="9">
    <w:abstractNumId w:val="0"/>
  </w:num>
  <w:num w:numId="10">
    <w:abstractNumId w:val="20"/>
  </w:num>
  <w:num w:numId="11">
    <w:abstractNumId w:val="3"/>
  </w:num>
  <w:num w:numId="12">
    <w:abstractNumId w:val="19"/>
  </w:num>
  <w:num w:numId="13">
    <w:abstractNumId w:val="1"/>
  </w:num>
  <w:num w:numId="14">
    <w:abstractNumId w:val="10"/>
  </w:num>
  <w:num w:numId="15">
    <w:abstractNumId w:val="17"/>
  </w:num>
  <w:num w:numId="16">
    <w:abstractNumId w:val="15"/>
  </w:num>
  <w:num w:numId="17">
    <w:abstractNumId w:val="21"/>
  </w:num>
  <w:num w:numId="18">
    <w:abstractNumId w:val="4"/>
  </w:num>
  <w:num w:numId="19">
    <w:abstractNumId w:val="8"/>
  </w:num>
  <w:num w:numId="20">
    <w:abstractNumId w:val="12"/>
  </w:num>
  <w:num w:numId="21">
    <w:abstractNumId w:val="11"/>
  </w:num>
  <w:num w:numId="22">
    <w:abstractNumId w:val="5"/>
  </w:num>
  <w:num w:numId="23">
    <w:abstractNumId w:val="16"/>
  </w:num>
  <w:num w:numId="24">
    <w:abstractNumId w:val="7"/>
  </w:num>
  <w:num w:numId="25">
    <w:abstractNumId w:val="18"/>
  </w:num>
  <w:num w:numId="26">
    <w:abstractNumId w:val="24"/>
  </w:num>
  <w:num w:numId="27">
    <w:abstractNumId w:val="0"/>
  </w:num>
  <w:num w:numId="28">
    <w:abstractNumId w:val="25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12EB5"/>
    <w:rsid w:val="000229C2"/>
    <w:rsid w:val="00022CCE"/>
    <w:rsid w:val="00024AB2"/>
    <w:rsid w:val="00026033"/>
    <w:rsid w:val="00026536"/>
    <w:rsid w:val="00030326"/>
    <w:rsid w:val="00040549"/>
    <w:rsid w:val="0004360A"/>
    <w:rsid w:val="00060E62"/>
    <w:rsid w:val="00096C08"/>
    <w:rsid w:val="000B2242"/>
    <w:rsid w:val="000B5EF7"/>
    <w:rsid w:val="000C1C25"/>
    <w:rsid w:val="000C3865"/>
    <w:rsid w:val="000E074D"/>
    <w:rsid w:val="000E23FA"/>
    <w:rsid w:val="000E56D1"/>
    <w:rsid w:val="000E616C"/>
    <w:rsid w:val="00111203"/>
    <w:rsid w:val="00122711"/>
    <w:rsid w:val="00123944"/>
    <w:rsid w:val="00133126"/>
    <w:rsid w:val="00135920"/>
    <w:rsid w:val="00141B19"/>
    <w:rsid w:val="00144DAD"/>
    <w:rsid w:val="0015168F"/>
    <w:rsid w:val="001525FE"/>
    <w:rsid w:val="00153371"/>
    <w:rsid w:val="0015614B"/>
    <w:rsid w:val="00157107"/>
    <w:rsid w:val="0016044C"/>
    <w:rsid w:val="00166258"/>
    <w:rsid w:val="00170D44"/>
    <w:rsid w:val="0017605E"/>
    <w:rsid w:val="00181CA6"/>
    <w:rsid w:val="001B35F6"/>
    <w:rsid w:val="001B4454"/>
    <w:rsid w:val="001B4BE1"/>
    <w:rsid w:val="001D1B74"/>
    <w:rsid w:val="001E1452"/>
    <w:rsid w:val="00202048"/>
    <w:rsid w:val="002074EC"/>
    <w:rsid w:val="00213A1B"/>
    <w:rsid w:val="00217335"/>
    <w:rsid w:val="00217802"/>
    <w:rsid w:val="00217E7F"/>
    <w:rsid w:val="002214F4"/>
    <w:rsid w:val="002326CC"/>
    <w:rsid w:val="002431EB"/>
    <w:rsid w:val="00247928"/>
    <w:rsid w:val="00260C5D"/>
    <w:rsid w:val="00263314"/>
    <w:rsid w:val="00265092"/>
    <w:rsid w:val="00265A6D"/>
    <w:rsid w:val="0027630C"/>
    <w:rsid w:val="00280149"/>
    <w:rsid w:val="0028710A"/>
    <w:rsid w:val="00287F13"/>
    <w:rsid w:val="00290CD1"/>
    <w:rsid w:val="002B2AA9"/>
    <w:rsid w:val="002B6EC8"/>
    <w:rsid w:val="002C13F0"/>
    <w:rsid w:val="002C3B04"/>
    <w:rsid w:val="002D079E"/>
    <w:rsid w:val="002D5D3B"/>
    <w:rsid w:val="002F47D9"/>
    <w:rsid w:val="002F4C82"/>
    <w:rsid w:val="002F5746"/>
    <w:rsid w:val="003011AB"/>
    <w:rsid w:val="00304EEA"/>
    <w:rsid w:val="00320E41"/>
    <w:rsid w:val="00323C43"/>
    <w:rsid w:val="003376CE"/>
    <w:rsid w:val="00340B36"/>
    <w:rsid w:val="00340F7E"/>
    <w:rsid w:val="00350946"/>
    <w:rsid w:val="00360E8C"/>
    <w:rsid w:val="00360EAA"/>
    <w:rsid w:val="0038466D"/>
    <w:rsid w:val="00385FF7"/>
    <w:rsid w:val="0039003A"/>
    <w:rsid w:val="003D2977"/>
    <w:rsid w:val="00401F64"/>
    <w:rsid w:val="004020EE"/>
    <w:rsid w:val="004024CD"/>
    <w:rsid w:val="0041340F"/>
    <w:rsid w:val="004150EA"/>
    <w:rsid w:val="00445632"/>
    <w:rsid w:val="00452D84"/>
    <w:rsid w:val="00454366"/>
    <w:rsid w:val="004639A2"/>
    <w:rsid w:val="00481F6E"/>
    <w:rsid w:val="00490C4F"/>
    <w:rsid w:val="0049254A"/>
    <w:rsid w:val="00494DF0"/>
    <w:rsid w:val="004A132D"/>
    <w:rsid w:val="004A6695"/>
    <w:rsid w:val="004A6D60"/>
    <w:rsid w:val="004A74F0"/>
    <w:rsid w:val="004C48CE"/>
    <w:rsid w:val="004C6E9F"/>
    <w:rsid w:val="004D3B66"/>
    <w:rsid w:val="004E3D97"/>
    <w:rsid w:val="004F7CB4"/>
    <w:rsid w:val="00504005"/>
    <w:rsid w:val="005138C7"/>
    <w:rsid w:val="00514612"/>
    <w:rsid w:val="0053330A"/>
    <w:rsid w:val="005425C2"/>
    <w:rsid w:val="00572F34"/>
    <w:rsid w:val="00574DF5"/>
    <w:rsid w:val="005770D3"/>
    <w:rsid w:val="005858ED"/>
    <w:rsid w:val="0059043B"/>
    <w:rsid w:val="005A139D"/>
    <w:rsid w:val="005A64D7"/>
    <w:rsid w:val="005A6695"/>
    <w:rsid w:val="005B36FF"/>
    <w:rsid w:val="005C3398"/>
    <w:rsid w:val="005C34A1"/>
    <w:rsid w:val="005C5900"/>
    <w:rsid w:val="005E5CD7"/>
    <w:rsid w:val="005E7200"/>
    <w:rsid w:val="005F0717"/>
    <w:rsid w:val="00605458"/>
    <w:rsid w:val="00623B88"/>
    <w:rsid w:val="00634B03"/>
    <w:rsid w:val="006411BC"/>
    <w:rsid w:val="006633D7"/>
    <w:rsid w:val="00681BE6"/>
    <w:rsid w:val="006913F0"/>
    <w:rsid w:val="00695E80"/>
    <w:rsid w:val="006A5813"/>
    <w:rsid w:val="006F770C"/>
    <w:rsid w:val="00714708"/>
    <w:rsid w:val="00720707"/>
    <w:rsid w:val="00732F3C"/>
    <w:rsid w:val="00736BF7"/>
    <w:rsid w:val="00743901"/>
    <w:rsid w:val="0074547D"/>
    <w:rsid w:val="00750775"/>
    <w:rsid w:val="00750891"/>
    <w:rsid w:val="00756BEE"/>
    <w:rsid w:val="0076086A"/>
    <w:rsid w:val="007768F7"/>
    <w:rsid w:val="00780774"/>
    <w:rsid w:val="00780B5B"/>
    <w:rsid w:val="00782A53"/>
    <w:rsid w:val="007931F8"/>
    <w:rsid w:val="00794A10"/>
    <w:rsid w:val="007A2AFC"/>
    <w:rsid w:val="007B21AB"/>
    <w:rsid w:val="007B3C9C"/>
    <w:rsid w:val="007B5133"/>
    <w:rsid w:val="007B6A67"/>
    <w:rsid w:val="007C480A"/>
    <w:rsid w:val="007C5441"/>
    <w:rsid w:val="007D2F58"/>
    <w:rsid w:val="007E4ABC"/>
    <w:rsid w:val="007E660F"/>
    <w:rsid w:val="007F0FE6"/>
    <w:rsid w:val="007F36E6"/>
    <w:rsid w:val="008212C1"/>
    <w:rsid w:val="00835C80"/>
    <w:rsid w:val="00836621"/>
    <w:rsid w:val="008576A7"/>
    <w:rsid w:val="00860DD5"/>
    <w:rsid w:val="008705BE"/>
    <w:rsid w:val="00872820"/>
    <w:rsid w:val="00876FE2"/>
    <w:rsid w:val="00881025"/>
    <w:rsid w:val="00894FF0"/>
    <w:rsid w:val="008C2FA7"/>
    <w:rsid w:val="008C584B"/>
    <w:rsid w:val="008D184D"/>
    <w:rsid w:val="009152BD"/>
    <w:rsid w:val="00926339"/>
    <w:rsid w:val="00932115"/>
    <w:rsid w:val="009330C3"/>
    <w:rsid w:val="00946573"/>
    <w:rsid w:val="00950B2C"/>
    <w:rsid w:val="00963BA8"/>
    <w:rsid w:val="0096572D"/>
    <w:rsid w:val="009773E7"/>
    <w:rsid w:val="00987C80"/>
    <w:rsid w:val="00992799"/>
    <w:rsid w:val="009A4223"/>
    <w:rsid w:val="009B649E"/>
    <w:rsid w:val="009D1884"/>
    <w:rsid w:val="009D447D"/>
    <w:rsid w:val="009E6009"/>
    <w:rsid w:val="009F2A51"/>
    <w:rsid w:val="009F77F3"/>
    <w:rsid w:val="00A1321B"/>
    <w:rsid w:val="00A204D3"/>
    <w:rsid w:val="00A34C11"/>
    <w:rsid w:val="00A45C57"/>
    <w:rsid w:val="00A47122"/>
    <w:rsid w:val="00A51C37"/>
    <w:rsid w:val="00A52549"/>
    <w:rsid w:val="00A71CC9"/>
    <w:rsid w:val="00A912FD"/>
    <w:rsid w:val="00A96E41"/>
    <w:rsid w:val="00AC3089"/>
    <w:rsid w:val="00AC6E0C"/>
    <w:rsid w:val="00AE6907"/>
    <w:rsid w:val="00B1394B"/>
    <w:rsid w:val="00B148DC"/>
    <w:rsid w:val="00B15619"/>
    <w:rsid w:val="00B17252"/>
    <w:rsid w:val="00B41F6B"/>
    <w:rsid w:val="00B644CC"/>
    <w:rsid w:val="00B65375"/>
    <w:rsid w:val="00B7425F"/>
    <w:rsid w:val="00B77C83"/>
    <w:rsid w:val="00B853DF"/>
    <w:rsid w:val="00B94B3A"/>
    <w:rsid w:val="00B97A0A"/>
    <w:rsid w:val="00BA7B09"/>
    <w:rsid w:val="00BB3E90"/>
    <w:rsid w:val="00BD2C9B"/>
    <w:rsid w:val="00C006AB"/>
    <w:rsid w:val="00C103E4"/>
    <w:rsid w:val="00C17108"/>
    <w:rsid w:val="00C17305"/>
    <w:rsid w:val="00C20D15"/>
    <w:rsid w:val="00C228D9"/>
    <w:rsid w:val="00C3167F"/>
    <w:rsid w:val="00C35E45"/>
    <w:rsid w:val="00C478C6"/>
    <w:rsid w:val="00C53166"/>
    <w:rsid w:val="00C57C3E"/>
    <w:rsid w:val="00C57F4D"/>
    <w:rsid w:val="00C66923"/>
    <w:rsid w:val="00C70395"/>
    <w:rsid w:val="00C74EEA"/>
    <w:rsid w:val="00C84DC7"/>
    <w:rsid w:val="00C86D30"/>
    <w:rsid w:val="00C92EFB"/>
    <w:rsid w:val="00C960CD"/>
    <w:rsid w:val="00CA5EB0"/>
    <w:rsid w:val="00CB4F01"/>
    <w:rsid w:val="00CC4682"/>
    <w:rsid w:val="00CD7CE3"/>
    <w:rsid w:val="00CE328F"/>
    <w:rsid w:val="00D06669"/>
    <w:rsid w:val="00D1047C"/>
    <w:rsid w:val="00D2382E"/>
    <w:rsid w:val="00D329A1"/>
    <w:rsid w:val="00D37C04"/>
    <w:rsid w:val="00D4079B"/>
    <w:rsid w:val="00D43FD1"/>
    <w:rsid w:val="00D4642F"/>
    <w:rsid w:val="00D47089"/>
    <w:rsid w:val="00D52B53"/>
    <w:rsid w:val="00D62E27"/>
    <w:rsid w:val="00D63E6E"/>
    <w:rsid w:val="00D74D2B"/>
    <w:rsid w:val="00D74FAF"/>
    <w:rsid w:val="00D82A66"/>
    <w:rsid w:val="00D93C14"/>
    <w:rsid w:val="00D96844"/>
    <w:rsid w:val="00D9759F"/>
    <w:rsid w:val="00D9798B"/>
    <w:rsid w:val="00DA3001"/>
    <w:rsid w:val="00DC43BA"/>
    <w:rsid w:val="00DD0B27"/>
    <w:rsid w:val="00DD7889"/>
    <w:rsid w:val="00E012D4"/>
    <w:rsid w:val="00E26657"/>
    <w:rsid w:val="00E3438D"/>
    <w:rsid w:val="00E3461D"/>
    <w:rsid w:val="00E36F9D"/>
    <w:rsid w:val="00E42C88"/>
    <w:rsid w:val="00E5171C"/>
    <w:rsid w:val="00E55462"/>
    <w:rsid w:val="00E64317"/>
    <w:rsid w:val="00E654C3"/>
    <w:rsid w:val="00E66759"/>
    <w:rsid w:val="00E67201"/>
    <w:rsid w:val="00E83C44"/>
    <w:rsid w:val="00E91D17"/>
    <w:rsid w:val="00E97561"/>
    <w:rsid w:val="00EA4035"/>
    <w:rsid w:val="00EA7EB2"/>
    <w:rsid w:val="00EC642C"/>
    <w:rsid w:val="00ED7F66"/>
    <w:rsid w:val="00EE06FD"/>
    <w:rsid w:val="00EE25CC"/>
    <w:rsid w:val="00F00100"/>
    <w:rsid w:val="00F45E37"/>
    <w:rsid w:val="00F47917"/>
    <w:rsid w:val="00F56A29"/>
    <w:rsid w:val="00F57A08"/>
    <w:rsid w:val="00F81D05"/>
    <w:rsid w:val="00F8420E"/>
    <w:rsid w:val="00F85550"/>
    <w:rsid w:val="00F94DAF"/>
    <w:rsid w:val="00FA6FC3"/>
    <w:rsid w:val="00FB1E19"/>
    <w:rsid w:val="00FB4D2F"/>
    <w:rsid w:val="00FC3DCF"/>
    <w:rsid w:val="00FD2034"/>
    <w:rsid w:val="00FE0A8B"/>
    <w:rsid w:val="00FE56FB"/>
    <w:rsid w:val="00FE6FB0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309DA78-B9D8-4072-B569-CE5FC2775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microsoft.com/office/2011/relationships/people" Target="people.xml"/><Relationship Id="rId10" Type="http://schemas.openxmlformats.org/officeDocument/2006/relationships/hyperlink" Target="file:///\\vrivscors01\BCC%20Scorecards\Coaching\ETS\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yperlink" Target="file:///\\VRIVSCORS01\BCC%20Scorecards\Coaching\ETS\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1F6871-94F8-4A77-8552-B35992181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36</Pages>
  <Words>2155</Words>
  <Characters>12290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14417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(NONUS)</cp:lastModifiedBy>
  <cp:revision>22</cp:revision>
  <dcterms:created xsi:type="dcterms:W3CDTF">2015-01-12T19:52:00Z</dcterms:created>
  <dcterms:modified xsi:type="dcterms:W3CDTF">2017-08-14T20:45:00Z</dcterms:modified>
</cp:coreProperties>
</file>