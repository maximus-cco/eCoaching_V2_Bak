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CA5EB0" w:rsidRDefault="009F2A51" w:rsidP="009F2A51">
      <w:pPr>
        <w:ind w:right="-270"/>
        <w:jc w:val="center"/>
        <w:rPr>
          <w:rFonts w:ascii="Times New Roman" w:hAnsi="Times New Roman"/>
        </w:rPr>
      </w:pPr>
    </w:p>
    <w:p w:rsidR="001B4454" w:rsidRPr="00CA5EB0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r w:rsidRPr="00CA5EB0">
        <w:rPr>
          <w:b/>
          <w:sz w:val="36"/>
        </w:rPr>
        <w:t xml:space="preserve">Title: </w:t>
      </w:r>
      <w:r w:rsidRPr="00CA5EB0">
        <w:rPr>
          <w:b/>
          <w:sz w:val="32"/>
        </w:rPr>
        <w:t>eCoaching_</w:t>
      </w:r>
      <w:r w:rsidR="004C6E9F" w:rsidRPr="00CA5EB0">
        <w:rPr>
          <w:b/>
          <w:sz w:val="32"/>
        </w:rPr>
        <w:t>ETS</w:t>
      </w:r>
      <w:r w:rsidRPr="00CA5EB0">
        <w:rPr>
          <w:b/>
          <w:sz w:val="32"/>
        </w:rPr>
        <w:t>_Load</w:t>
      </w:r>
    </w:p>
    <w:p w:rsidR="009F2A51" w:rsidRPr="00CA5EB0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CA5EB0">
        <w:rPr>
          <w:b/>
          <w:sz w:val="32"/>
        </w:rPr>
        <w:t xml:space="preserve">SSIS </w:t>
      </w:r>
      <w:r w:rsidR="009F2A51" w:rsidRPr="00CA5EB0">
        <w:rPr>
          <w:b/>
          <w:sz w:val="32"/>
        </w:rPr>
        <w:t>Detail Design Document</w:t>
      </w:r>
    </w:p>
    <w:p w:rsidR="009F2A51" w:rsidRPr="00CA5EB0" w:rsidRDefault="009F2A51" w:rsidP="009F2A51">
      <w:pPr>
        <w:pStyle w:val="Title1"/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__________________________</w:t>
      </w:r>
    </w:p>
    <w:p w:rsidR="009F2A51" w:rsidRPr="00CA5EB0" w:rsidRDefault="009F2A51" w:rsidP="009F2A51">
      <w:pPr>
        <w:ind w:right="-270"/>
        <w:rPr>
          <w:rFonts w:ascii="Times New Roman" w:hAnsi="Times New Roman"/>
        </w:rPr>
      </w:pPr>
    </w:p>
    <w:p w:rsidR="009F2A51" w:rsidRPr="00CA5EB0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0"/>
      </w:tblGrid>
      <w:tr w:rsidR="009F2A51" w:rsidRPr="00FD2034" w:rsidTr="00124D8C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Review</w:t>
            </w:r>
          </w:p>
        </w:tc>
        <w:tc>
          <w:tcPr>
            <w:tcW w:w="39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</w:tr>
      <w:tr w:rsidR="001503FC" w:rsidRPr="00FD2034" w:rsidTr="00124D8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503FC" w:rsidRPr="00FF578D" w:rsidRDefault="001503FC" w:rsidP="001503FC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1" w:author="Palacherla, Susmitha C (NONUS)" w:date="2019-07-10T16:53:00Z">
              <w:r>
                <w:rPr>
                  <w:rFonts w:ascii="Times New Roman (PCL6)" w:hAnsi="Times New Roman (PCL6)"/>
                </w:rPr>
                <w:t>07/10/2019</w:t>
              </w:r>
            </w:ins>
            <w:del w:id="2" w:author="Palacherla, Susmitha C (NONUS)" w:date="2019-07-10T16:53:00Z">
              <w:r w:rsidDel="00B04169">
                <w:rPr>
                  <w:rFonts w:ascii="Times New Roman (PCL6)" w:hAnsi="Times New Roman (PCL6)"/>
                </w:rPr>
                <w:delText>12/28/2017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503FC" w:rsidRPr="00D37C04" w:rsidRDefault="001503FC" w:rsidP="001503FC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503FC" w:rsidRPr="00D37C04" w:rsidRDefault="001503FC" w:rsidP="001503FC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 (NONUS)" w:date="2019-07-10T16:53:00Z">
              <w:r w:rsidRPr="0026146F">
                <w:rPr>
                  <w:rFonts w:ascii="Times New Roman (PCL6)" w:hAnsi="Times New Roman (PCL6)"/>
                </w:rPr>
                <w:t>TFS 14706 - Switch smtpout.gdit.com to ironport.maximus.com</w:t>
              </w:r>
            </w:ins>
            <w:del w:id="4" w:author="Palacherla, Susmitha C (NONUS)" w:date="2019-07-10T16:53:00Z">
              <w:r w:rsidDel="00B04169">
                <w:rPr>
                  <w:rFonts w:ascii="Times New Roman (PCL6)" w:hAnsi="Times New Roman (PCL6)"/>
                </w:rPr>
                <w:delText>TFS 7854 – Encryption related changes for feed files and staging tables</w:delText>
              </w:r>
            </w:del>
          </w:p>
        </w:tc>
      </w:tr>
    </w:tbl>
    <w:p w:rsidR="009F2A51" w:rsidRPr="00CA5EB0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7D9110" id="Line 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EE2FAC" id="Line 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Prepared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202048" w:rsidRPr="00CA5EB0">
        <w:rPr>
          <w:rFonts w:ascii="Times New Roman" w:hAnsi="Times New Roman"/>
          <w:b w:val="0"/>
          <w:sz w:val="20"/>
        </w:rPr>
        <w:t>Susmitha Palacherla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>Date</w:t>
      </w:r>
      <w:r w:rsidR="004C6E9F" w:rsidRPr="00CA5EB0">
        <w:rPr>
          <w:rFonts w:ascii="Times New Roman" w:hAnsi="Times New Roman"/>
          <w:b w:val="0"/>
          <w:sz w:val="22"/>
        </w:rPr>
        <w:t>:  11/17/2014</w:t>
      </w:r>
    </w:p>
    <w:p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CA5EB0" w:rsidRDefault="009F2A51" w:rsidP="009F2A51">
      <w:pPr>
        <w:pStyle w:val="BodyText"/>
      </w:pPr>
      <w:r w:rsidRPr="00CA5EB0">
        <w:t xml:space="preserve">Department, Location: </w:t>
      </w:r>
      <w:r w:rsidRPr="00CA5EB0">
        <w:tab/>
      </w:r>
      <w:r w:rsidRPr="00CA5EB0">
        <w:tab/>
      </w:r>
      <w:r w:rsidR="00202048" w:rsidRPr="00CA5EB0">
        <w:t>Health Solutions Division</w:t>
      </w:r>
    </w:p>
    <w:p w:rsidR="009F2A51" w:rsidRPr="00CA5EB0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49468D" id="Line 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CA5EB0" w:rsidRDefault="009F2A51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</w:p>
    <w:p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264C7C" id="Line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09A3A" id="Line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Approved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 xml:space="preserve">Date: </w:t>
      </w:r>
    </w:p>
    <w:p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CA5EB0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CA5EB0">
        <w:rPr>
          <w:b/>
          <w:sz w:val="28"/>
        </w:rPr>
        <w:t>Change History Log</w:t>
      </w:r>
    </w:p>
    <w:p w:rsidR="009F2A51" w:rsidRPr="00FD2034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883"/>
        <w:gridCol w:w="5698"/>
        <w:gridCol w:w="1685"/>
      </w:tblGrid>
      <w:tr w:rsidR="004C6E9F" w:rsidRPr="00FD203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Author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4C6E9F" w:rsidP="00C92EFB">
            <w:pPr>
              <w:pStyle w:val="hdr1"/>
              <w:ind w:left="0"/>
              <w:jc w:val="left"/>
            </w:pPr>
            <w:r w:rsidRPr="00CA5EB0">
              <w:rPr>
                <w:sz w:val="22"/>
              </w:rPr>
              <w:t>11/1</w:t>
            </w:r>
            <w:r w:rsidR="00C92EFB" w:rsidRPr="00CA5EB0">
              <w:rPr>
                <w:sz w:val="22"/>
              </w:rPr>
              <w:t>9</w:t>
            </w:r>
            <w:r w:rsidRPr="00CA5EB0">
              <w:rPr>
                <w:sz w:val="22"/>
              </w:rPr>
              <w:t>/2014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</w:pPr>
            <w:r w:rsidRPr="00FD2034">
              <w:t xml:space="preserve">1.0 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</w:pPr>
            <w:r w:rsidRPr="00FD2034">
              <w:t>Initial revision</w:t>
            </w:r>
            <w:r w:rsidR="00EA4035" w:rsidRPr="00FD2034">
              <w:t>. Load process setup per SCR 13659.</w:t>
            </w: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12/15/2014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2.0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Updated per SCR 14010 to increase column size of ti</w:t>
            </w:r>
            <w:r w:rsidR="0041340F" w:rsidRPr="00FD2034">
              <w:t>me_code attribute in ETS Tables to 30.</w:t>
            </w:r>
          </w:p>
        </w:tc>
        <w:tc>
          <w:tcPr>
            <w:tcW w:w="0" w:type="auto"/>
          </w:tcPr>
          <w:p w:rsidR="004C6E9F" w:rsidRPr="00FD2034" w:rsidRDefault="002D079E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01/12/2015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3.0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Incorporate load process for Outstanding Action (Compliance) reports per SCR 14031.</w:t>
            </w:r>
          </w:p>
        </w:tc>
        <w:tc>
          <w:tcPr>
            <w:tcW w:w="0" w:type="auto"/>
            <w:vAlign w:val="bottom"/>
          </w:tcPr>
          <w:p w:rsidR="004C6E9F" w:rsidRPr="00FD2034" w:rsidRDefault="00B77C83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05/01/2015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4.0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SMTP server name change. SCR 14803.</w:t>
            </w:r>
          </w:p>
        </w:tc>
        <w:tc>
          <w:tcPr>
            <w:tcW w:w="0" w:type="auto"/>
          </w:tcPr>
          <w:p w:rsidR="004C6E9F" w:rsidRPr="00FD2034" w:rsidRDefault="00C57F4D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7768F7" w:rsidP="00C57C3E">
            <w:pPr>
              <w:pStyle w:val="hdr1"/>
              <w:ind w:left="0"/>
              <w:jc w:val="left"/>
            </w:pPr>
            <w:r w:rsidRPr="00FD2034">
              <w:t>7/24/2017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</w:pPr>
            <w:r w:rsidRPr="00FD2034">
              <w:t>5.0</w:t>
            </w:r>
          </w:p>
        </w:tc>
        <w:tc>
          <w:tcPr>
            <w:tcW w:w="0" w:type="auto"/>
          </w:tcPr>
          <w:p w:rsidR="004C6E9F" w:rsidRPr="00FD2034" w:rsidRDefault="00181CA6" w:rsidP="00A45C57">
            <w:pPr>
              <w:pStyle w:val="hdr1"/>
              <w:ind w:left="0"/>
              <w:jc w:val="left"/>
            </w:pPr>
            <w:r>
              <w:t xml:space="preserve">Incorporate </w:t>
            </w:r>
            <w:r w:rsidR="007768F7" w:rsidRPr="00FD2034">
              <w:t>2 new feeds. HNC and ICC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0B2242" w:rsidRPr="00FD2034" w:rsidTr="004C6E9F"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>
              <w:t>6.0</w:t>
            </w:r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7105 – Upgrade to SQL Server 2012</w:t>
            </w:r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r>
              <w:t>12/28/2017</w:t>
            </w:r>
          </w:p>
        </w:tc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r>
              <w:t>7.0</w:t>
            </w:r>
          </w:p>
        </w:tc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7854 – Encryption related changes for feed files and staging tables</w:t>
            </w:r>
          </w:p>
        </w:tc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1503FC" w:rsidRPr="00FD2034" w:rsidTr="004C6E9F">
        <w:trPr>
          <w:ins w:id="5" w:author="Palacherla, Susmitha C (NONUS)" w:date="2019-07-10T16:55:00Z"/>
        </w:trPr>
        <w:tc>
          <w:tcPr>
            <w:tcW w:w="0" w:type="auto"/>
          </w:tcPr>
          <w:p w:rsidR="001503FC" w:rsidRDefault="001503FC" w:rsidP="001503FC">
            <w:pPr>
              <w:pStyle w:val="hdr1"/>
              <w:ind w:left="0"/>
              <w:jc w:val="left"/>
              <w:rPr>
                <w:ins w:id="6" w:author="Palacherla, Susmitha C (NONUS)" w:date="2019-07-10T16:55:00Z"/>
              </w:rPr>
            </w:pPr>
            <w:ins w:id="7" w:author="Palacherla, Susmitha C (NONUS)" w:date="2019-07-10T16:55:00Z">
              <w:r>
                <w:t>07/10/2019</w:t>
              </w:r>
            </w:ins>
          </w:p>
        </w:tc>
        <w:tc>
          <w:tcPr>
            <w:tcW w:w="0" w:type="auto"/>
          </w:tcPr>
          <w:p w:rsidR="001503FC" w:rsidRDefault="001503FC" w:rsidP="001503FC">
            <w:pPr>
              <w:pStyle w:val="hdr1"/>
              <w:ind w:left="0"/>
              <w:jc w:val="left"/>
              <w:rPr>
                <w:ins w:id="8" w:author="Palacherla, Susmitha C (NONUS)" w:date="2019-07-10T16:55:00Z"/>
              </w:rPr>
            </w:pPr>
            <w:ins w:id="9" w:author="Palacherla, Susmitha C (NONUS)" w:date="2019-07-10T16:55:00Z">
              <w:r>
                <w:t>8.0</w:t>
              </w:r>
            </w:ins>
          </w:p>
        </w:tc>
        <w:tc>
          <w:tcPr>
            <w:tcW w:w="0" w:type="auto"/>
          </w:tcPr>
          <w:p w:rsidR="001503FC" w:rsidRDefault="001503FC" w:rsidP="001503FC">
            <w:pPr>
              <w:pStyle w:val="hdr1"/>
              <w:ind w:left="0"/>
              <w:jc w:val="left"/>
              <w:rPr>
                <w:ins w:id="10" w:author="Palacherla, Susmitha C (NONUS)" w:date="2019-07-10T16:55:00Z"/>
                <w:rFonts w:ascii="Times New Roman (PCL6)" w:hAnsi="Times New Roman (PCL6)"/>
              </w:rPr>
            </w:pPr>
            <w:ins w:id="11" w:author="Palacherla, Susmitha C (NONUS)" w:date="2019-07-10T16:55:00Z">
              <w:r w:rsidRPr="00185D0F">
                <w:t>TFS 14706 - Switch smtpout.gdit.com to ironport.maximus.com</w:t>
              </w:r>
            </w:ins>
          </w:p>
        </w:tc>
        <w:tc>
          <w:tcPr>
            <w:tcW w:w="0" w:type="auto"/>
          </w:tcPr>
          <w:p w:rsidR="001503FC" w:rsidRPr="00257251" w:rsidRDefault="001503FC" w:rsidP="001503FC">
            <w:pPr>
              <w:pStyle w:val="hdr1"/>
              <w:ind w:left="0"/>
              <w:jc w:val="left"/>
              <w:rPr>
                <w:ins w:id="12" w:author="Palacherla, Susmitha C (NONUS)" w:date="2019-07-10T16:55:00Z"/>
              </w:rPr>
            </w:pPr>
            <w:ins w:id="13" w:author="Palacherla, Susmitha C (NONUS)" w:date="2019-07-10T16:55:00Z">
              <w:r w:rsidRPr="002A770C">
                <w:t>Susmitha Palacherla</w:t>
              </w:r>
            </w:ins>
          </w:p>
        </w:tc>
      </w:tr>
    </w:tbl>
    <w:p w:rsidR="009F2A51" w:rsidRPr="00FD2034" w:rsidRDefault="009F2A51" w:rsidP="009F2A51">
      <w:pPr>
        <w:pStyle w:val="BodyText"/>
      </w:pPr>
    </w:p>
    <w:p w:rsidR="00A96E41" w:rsidRPr="00CA5EB0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4" w:name="_Toc434743870"/>
      <w:r w:rsidRPr="00CA5EB0">
        <w:rPr>
          <w:rFonts w:ascii="Times New Roman" w:hAnsi="Times New Roman"/>
        </w:rPr>
        <w:br w:type="page"/>
      </w:r>
      <w:bookmarkEnd w:id="1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Pr="00CA5EB0" w:rsidRDefault="00481F6E">
          <w:pPr>
            <w:pStyle w:val="TOCHeading"/>
            <w:rPr>
              <w:rFonts w:ascii="Times New Roman" w:hAnsi="Times New Roman" w:cs="Times New Roman"/>
            </w:rPr>
          </w:pPr>
          <w:r w:rsidRPr="00CA5EB0">
            <w:rPr>
              <w:rFonts w:ascii="Times New Roman" w:hAnsi="Times New Roman" w:cs="Times New Roman"/>
            </w:rPr>
            <w:t>Contents</w:t>
          </w:r>
        </w:p>
        <w:p w:rsidR="00D9712C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CA5EB0">
            <w:rPr>
              <w:rFonts w:ascii="Times New Roman" w:hAnsi="Times New Roman"/>
            </w:rPr>
            <w:fldChar w:fldCharType="begin"/>
          </w:r>
          <w:r w:rsidRPr="00CA5EB0">
            <w:rPr>
              <w:rFonts w:ascii="Times New Roman" w:hAnsi="Times New Roman"/>
            </w:rPr>
            <w:instrText xml:space="preserve"> TOC \o "1-3" \h \z \u </w:instrText>
          </w:r>
          <w:r w:rsidRPr="00CA5EB0">
            <w:rPr>
              <w:rFonts w:ascii="Times New Roman" w:hAnsi="Times New Roman"/>
            </w:rPr>
            <w:fldChar w:fldCharType="separate"/>
          </w:r>
          <w:hyperlink w:anchor="_Toc503347403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</w:t>
            </w:r>
            <w:r w:rsidR="00D9712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_Toc503347403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4" w:history="1">
            <w:r w:rsidRPr="00C71F48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5" w:history="1">
            <w:r w:rsidRPr="00C71F48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6" w:history="1">
            <w:r w:rsidRPr="00C71F48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7" w:history="1">
            <w:r w:rsidRPr="00C71F48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8" w:history="1">
            <w:r w:rsidRPr="00C71F48">
              <w:rPr>
                <w:rStyle w:val="Hyperlink"/>
                <w:rFonts w:ascii="Times New Roman" w:hAnsi="Times New Roman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09" w:history="1">
            <w:r w:rsidRPr="00C71F48">
              <w:rPr>
                <w:rStyle w:val="Hyperlink"/>
                <w:rFonts w:ascii="Times New Roman" w:hAnsi="Times New Roman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0" w:history="1">
            <w:r w:rsidRPr="00C71F48">
              <w:rPr>
                <w:rStyle w:val="Hyperlink"/>
                <w:rFonts w:ascii="Times New Roman" w:hAnsi="Times New Roman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1" w:history="1">
            <w:r w:rsidRPr="00C71F48">
              <w:rPr>
                <w:rStyle w:val="Hyperlink"/>
                <w:rFonts w:ascii="Times New Roman" w:hAnsi="Times New Roman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347412" w:history="1">
            <w:r w:rsidRPr="00C71F48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5" w:history="1">
            <w:r w:rsidRPr="00C71F48">
              <w:rPr>
                <w:rStyle w:val="Hyperlink"/>
                <w:rFonts w:ascii="Times New Roman" w:hAnsi="Times New Roman"/>
                <w:noProof/>
              </w:rPr>
              <w:t>3.1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6" w:history="1">
            <w:r w:rsidRPr="00C71F48">
              <w:rPr>
                <w:rStyle w:val="Hyperlink"/>
                <w:rFonts w:ascii="Times New Roman" w:hAnsi="Times New Roman"/>
                <w:noProof/>
              </w:rPr>
              <w:t>3.2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7" w:history="1">
            <w:r w:rsidRPr="00C71F48">
              <w:rPr>
                <w:rStyle w:val="Hyperlink"/>
                <w:rFonts w:ascii="Times New Roman" w:hAnsi="Times New Roman"/>
                <w:noProof/>
              </w:rPr>
              <w:t>3.2.1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8" w:history="1">
            <w:r w:rsidRPr="00C71F48">
              <w:rPr>
                <w:rStyle w:val="Hyperlink"/>
                <w:rFonts w:ascii="Times New Roman" w:hAnsi="Times New Roman"/>
                <w:noProof/>
              </w:rPr>
              <w:t>3.2.2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9" w:history="1">
            <w:r w:rsidRPr="00C71F48">
              <w:rPr>
                <w:rStyle w:val="Hyperlink"/>
                <w:rFonts w:ascii="Times New Roman" w:hAnsi="Times New Roman"/>
                <w:noProof/>
              </w:rPr>
              <w:t>3.2.3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20" w:history="1">
            <w:r w:rsidRPr="00C71F48">
              <w:rPr>
                <w:rStyle w:val="Hyperlink"/>
                <w:rFonts w:ascii="Times New Roman" w:hAnsi="Times New Roman"/>
                <w:noProof/>
              </w:rPr>
              <w:t>3.2.4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712C" w:rsidRDefault="00D9712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21" w:history="1">
            <w:r w:rsidRPr="00C71F48">
              <w:rPr>
                <w:rStyle w:val="Hyperlink"/>
                <w:rFonts w:ascii="Times New Roman" w:hAnsi="Times New Roman"/>
                <w:noProof/>
              </w:rPr>
              <w:t>3.2.5</w:t>
            </w:r>
            <w:r>
              <w:rPr>
                <w:noProof/>
                <w:lang w:eastAsia="en-US"/>
              </w:rPr>
              <w:tab/>
            </w:r>
            <w:r w:rsidRPr="00C71F48">
              <w:rPr>
                <w:rStyle w:val="Hyperlink"/>
                <w:rFonts w:ascii="Times New Roman" w:hAnsi="Times New Roman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Pr="00CA5EB0" w:rsidRDefault="00481F6E">
          <w:pPr>
            <w:rPr>
              <w:rFonts w:ascii="Times New Roman" w:hAnsi="Times New Roman"/>
            </w:rPr>
          </w:pPr>
          <w:r w:rsidRPr="00CA5EB0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1884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5" w:name="_Toc503347403"/>
      <w:r w:rsidRPr="00CA5EB0">
        <w:rPr>
          <w:rFonts w:ascii="Times New Roman" w:hAnsi="Times New Roman" w:cs="Times New Roman"/>
          <w:color w:val="auto"/>
        </w:rPr>
        <w:lastRenderedPageBreak/>
        <w:t>Overview</w:t>
      </w:r>
      <w:bookmarkEnd w:id="15"/>
    </w:p>
    <w:p w:rsidR="00A47122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503347404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6"/>
    </w:p>
    <w:p w:rsidR="00040549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 (Electronic Time Keeping System) is the GDIT ti</w:t>
      </w:r>
      <w:r w:rsidR="00040549" w:rsidRPr="00CA5EB0">
        <w:rPr>
          <w:rFonts w:ascii="Times New Roman" w:hAnsi="Times New Roman"/>
        </w:rPr>
        <w:t>m</w:t>
      </w:r>
      <w:r w:rsidRPr="00CA5EB0">
        <w:rPr>
          <w:rFonts w:ascii="Times New Roman" w:hAnsi="Times New Roman"/>
        </w:rPr>
        <w:t>e trac</w:t>
      </w:r>
      <w:r w:rsidR="00040549" w:rsidRPr="00CA5EB0">
        <w:rPr>
          <w:rFonts w:ascii="Times New Roman" w:hAnsi="Times New Roman"/>
        </w:rPr>
        <w:t>k</w:t>
      </w:r>
      <w:r w:rsidRPr="00CA5EB0">
        <w:rPr>
          <w:rFonts w:ascii="Times New Roman" w:hAnsi="Times New Roman"/>
        </w:rPr>
        <w:t>ing application. Employees and Approvers need to follow a strict set of guide</w:t>
      </w:r>
      <w:r w:rsidR="00040549" w:rsidRPr="00CA5EB0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lines</w:t>
      </w:r>
      <w:r w:rsidR="00040549" w:rsidRPr="00CA5EB0">
        <w:rPr>
          <w:rFonts w:ascii="Times New Roman" w:hAnsi="Times New Roman"/>
        </w:rPr>
        <w:t xml:space="preserve"> while filling out and or ap</w:t>
      </w:r>
      <w:r w:rsidR="00454366" w:rsidRPr="00CA5EB0">
        <w:rPr>
          <w:rFonts w:ascii="Times New Roman" w:hAnsi="Times New Roman"/>
        </w:rPr>
        <w:t>proving timecards. Any non-</w:t>
      </w:r>
      <w:r w:rsidR="00040549" w:rsidRPr="00CA5EB0">
        <w:rPr>
          <w:rFonts w:ascii="Times New Roman" w:hAnsi="Times New Roman"/>
        </w:rPr>
        <w:t>compliance of these rules will result in a</w:t>
      </w:r>
      <w:r w:rsidR="00454366" w:rsidRPr="00CA5EB0">
        <w:rPr>
          <w:rFonts w:ascii="Times New Roman" w:hAnsi="Times New Roman"/>
        </w:rPr>
        <w:t>n infraction. Operations will generate</w:t>
      </w:r>
      <w:r w:rsidR="00040549" w:rsidRPr="00CA5EB0">
        <w:rPr>
          <w:rFonts w:ascii="Times New Roman" w:hAnsi="Times New Roman"/>
        </w:rPr>
        <w:t xml:space="preserve"> </w:t>
      </w:r>
      <w:r w:rsidR="00454366" w:rsidRPr="00CA5EB0">
        <w:rPr>
          <w:rFonts w:ascii="Times New Roman" w:hAnsi="Times New Roman"/>
        </w:rPr>
        <w:t>r</w:t>
      </w:r>
      <w:r w:rsidRPr="00CA5EB0">
        <w:rPr>
          <w:rFonts w:ascii="Times New Roman" w:hAnsi="Times New Roman"/>
        </w:rPr>
        <w:t xml:space="preserve">eports </w:t>
      </w:r>
      <w:r w:rsidR="00040549" w:rsidRPr="00CA5EB0">
        <w:rPr>
          <w:rFonts w:ascii="Times New Roman" w:hAnsi="Times New Roman"/>
        </w:rPr>
        <w:t xml:space="preserve">for these infractions committed by </w:t>
      </w:r>
      <w:r w:rsidRPr="00CA5EB0">
        <w:rPr>
          <w:rFonts w:ascii="Times New Roman" w:hAnsi="Times New Roman"/>
        </w:rPr>
        <w:t xml:space="preserve"> CCO CSRs, supervisors, and approvers. </w:t>
      </w:r>
    </w:p>
    <w:p w:rsidR="00F81D05" w:rsidRPr="00CA5EB0" w:rsidRDefault="00040549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These reports will be loaded into the eCoaching application so </w:t>
      </w:r>
      <w:r w:rsidR="00F81D05" w:rsidRPr="00CA5EB0">
        <w:rPr>
          <w:rFonts w:ascii="Times New Roman" w:hAnsi="Times New Roman"/>
        </w:rPr>
        <w:t>users can be coached and the Coaching documented in eCL.</w:t>
      </w:r>
    </w:p>
    <w:p w:rsidR="004024CD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Below is a list of reports that will be loaded into eCL. Each Report is identified by a 2-4 letter code.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EA</w:t>
      </w:r>
      <w:r w:rsidRPr="00CA5EB0">
        <w:rPr>
          <w:rFonts w:ascii="Times New Roman" w:hAnsi="Times New Roman"/>
          <w:color w:val="000000"/>
        </w:rPr>
        <w:tab/>
        <w:t>Excused Absence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EOT</w:t>
      </w:r>
      <w:r w:rsidRPr="00CA5EB0">
        <w:rPr>
          <w:rFonts w:ascii="Times New Roman" w:hAnsi="Times New Roman"/>
          <w:color w:val="000000"/>
        </w:rPr>
        <w:tab/>
        <w:t>Exempt Over Time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</w:t>
      </w:r>
      <w:r w:rsidRPr="00CA5EB0">
        <w:rPr>
          <w:rFonts w:ascii="Times New Roman" w:hAnsi="Times New Roman"/>
          <w:color w:val="000000"/>
        </w:rPr>
        <w:tab/>
        <w:t>Future Worked Hours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FWHA</w:t>
      </w:r>
      <w:r w:rsidRPr="00CA5EB0">
        <w:rPr>
          <w:rFonts w:ascii="Times New Roman" w:hAnsi="Times New Roman"/>
          <w:color w:val="000000"/>
        </w:rPr>
        <w:tab/>
        <w:t>Future Worked Hours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</w:t>
      </w:r>
      <w:r w:rsidRPr="00CA5EB0">
        <w:rPr>
          <w:rFonts w:ascii="Times New Roman" w:hAnsi="Times New Roman"/>
          <w:color w:val="000000"/>
        </w:rPr>
        <w:tab/>
        <w:t>Incorrect Holiday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HOLA</w:t>
      </w:r>
      <w:r w:rsidRPr="00CA5EB0">
        <w:rPr>
          <w:rFonts w:ascii="Times New Roman" w:hAnsi="Times New Roman"/>
          <w:color w:val="000000"/>
        </w:rPr>
        <w:tab/>
        <w:t>Incorrect Holiday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</w:t>
      </w:r>
      <w:r w:rsidRPr="00CA5EB0">
        <w:rPr>
          <w:rFonts w:ascii="Times New Roman" w:hAnsi="Times New Roman"/>
          <w:color w:val="000000"/>
        </w:rPr>
        <w:tab/>
        <w:t>Invalid Timecodes Direct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ITDA</w:t>
      </w:r>
      <w:r w:rsidRPr="00CA5EB0">
        <w:rPr>
          <w:rFonts w:ascii="Times New Roman" w:hAnsi="Times New Roman"/>
          <w:color w:val="000000"/>
        </w:rPr>
        <w:tab/>
        <w:t>Invalid Timecodes Direct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</w:t>
      </w:r>
      <w:r w:rsidRPr="00CA5EB0">
        <w:rPr>
          <w:rFonts w:ascii="Times New Roman" w:hAnsi="Times New Roman"/>
          <w:color w:val="000000"/>
        </w:rPr>
        <w:tab/>
        <w:t>Invalid Timecodes Indirect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ITIA</w:t>
      </w:r>
      <w:r w:rsidRPr="00CA5EB0">
        <w:rPr>
          <w:rFonts w:ascii="Times New Roman" w:hAnsi="Times New Roman"/>
          <w:color w:val="000000"/>
        </w:rPr>
        <w:tab/>
        <w:t>Invalid Timecodes Indirect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UTL</w:t>
      </w:r>
      <w:r w:rsidRPr="00CA5EB0">
        <w:rPr>
          <w:rFonts w:ascii="Times New Roman" w:hAnsi="Times New Roman"/>
          <w:color w:val="000000"/>
        </w:rPr>
        <w:tab/>
        <w:t>Utilization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UTLA</w:t>
      </w:r>
      <w:r w:rsidRPr="00CA5EB0">
        <w:rPr>
          <w:rFonts w:ascii="Times New Roman" w:hAnsi="Times New Roman"/>
          <w:color w:val="000000"/>
        </w:rPr>
        <w:tab/>
        <w:t>Utilization (Approver)</w:t>
      </w:r>
    </w:p>
    <w:p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OAE              Outstanding Action (Employee)</w:t>
      </w:r>
    </w:p>
    <w:p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OAS              Outstanding Action (Supervisor)</w:t>
      </w:r>
    </w:p>
    <w:p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HNC             High Number of Changes</w:t>
      </w:r>
    </w:p>
    <w:p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ICC                Incorrect Change Categories</w:t>
      </w: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A47122" w:rsidRPr="00CA5EB0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503347405"/>
      <w:r w:rsidRPr="00CA5EB0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7"/>
    </w:p>
    <w:p w:rsidR="00A47122" w:rsidRPr="00CA5EB0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CA5EB0">
        <w:rPr>
          <w:rFonts w:ascii="Times New Roman" w:hAnsi="Times New Roman"/>
          <w:color w:val="000000" w:themeColor="text1"/>
        </w:rPr>
        <w:t xml:space="preserve">load of the </w:t>
      </w:r>
      <w:r w:rsidR="004024CD" w:rsidRPr="00CA5EB0">
        <w:rPr>
          <w:rFonts w:ascii="Times New Roman" w:hAnsi="Times New Roman"/>
          <w:color w:val="000000" w:themeColor="text1"/>
        </w:rPr>
        <w:t>above ETS</w:t>
      </w:r>
      <w:r w:rsidR="001B4454" w:rsidRPr="00CA5EB0">
        <w:rPr>
          <w:rFonts w:ascii="Times New Roman" w:hAnsi="Times New Roman"/>
          <w:color w:val="000000" w:themeColor="text1"/>
        </w:rPr>
        <w:t xml:space="preserve"> reports provided by </w:t>
      </w:r>
      <w:r w:rsidR="004024CD" w:rsidRPr="00CA5EB0">
        <w:rPr>
          <w:rFonts w:ascii="Times New Roman" w:hAnsi="Times New Roman"/>
          <w:color w:val="000000" w:themeColor="text1"/>
        </w:rPr>
        <w:t>Operations</w:t>
      </w:r>
      <w:r w:rsidR="001B4454" w:rsidRPr="00CA5EB0">
        <w:rPr>
          <w:rFonts w:ascii="Times New Roman" w:hAnsi="Times New Roman"/>
          <w:color w:val="000000" w:themeColor="text1"/>
        </w:rPr>
        <w:t xml:space="preserve"> into the eCoaching database. Once the reports are loaded into the database the logs are tracked </w:t>
      </w:r>
      <w:r w:rsidR="004024CD" w:rsidRPr="00CA5EB0">
        <w:rPr>
          <w:rFonts w:ascii="Times New Roman" w:hAnsi="Times New Roman"/>
          <w:color w:val="000000" w:themeColor="text1"/>
        </w:rPr>
        <w:t xml:space="preserve">using </w:t>
      </w:r>
      <w:r w:rsidR="001B4454" w:rsidRPr="00CA5EB0">
        <w:rPr>
          <w:rFonts w:ascii="Times New Roman" w:hAnsi="Times New Roman"/>
          <w:color w:val="000000" w:themeColor="text1"/>
        </w:rPr>
        <w:t xml:space="preserve">the </w:t>
      </w:r>
      <w:r w:rsidR="004024CD" w:rsidRPr="00CA5EB0">
        <w:rPr>
          <w:rFonts w:ascii="Times New Roman" w:hAnsi="Times New Roman"/>
          <w:color w:val="000000" w:themeColor="text1"/>
        </w:rPr>
        <w:t>non CSE Non Quality coaching workflow</w:t>
      </w:r>
      <w:r w:rsidR="001B4454" w:rsidRPr="00CA5EB0">
        <w:rPr>
          <w:rFonts w:ascii="Times New Roman" w:hAnsi="Times New Roman"/>
          <w:color w:val="000000" w:themeColor="text1"/>
        </w:rPr>
        <w:t xml:space="preserve"> </w:t>
      </w:r>
      <w:r w:rsidR="004024CD" w:rsidRPr="00CA5EB0">
        <w:rPr>
          <w:rFonts w:ascii="Times New Roman" w:hAnsi="Times New Roman"/>
          <w:color w:val="000000" w:themeColor="text1"/>
        </w:rPr>
        <w:t xml:space="preserve">similar to the submissions </w:t>
      </w:r>
      <w:r w:rsidR="001B4454" w:rsidRPr="00CA5EB0">
        <w:rPr>
          <w:rFonts w:ascii="Times New Roman" w:hAnsi="Times New Roman"/>
          <w:color w:val="000000" w:themeColor="text1"/>
        </w:rPr>
        <w:t>from the web interface.</w:t>
      </w:r>
    </w:p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CA5EB0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503347406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8"/>
    </w:p>
    <w:p w:rsidR="00124D8C" w:rsidRDefault="0053330A">
      <w:pPr>
        <w:spacing w:after="0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table below shows all of the 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</w:t>
      </w:r>
      <w:r w:rsidR="00F81D05" w:rsidRPr="00CA5EB0">
        <w:rPr>
          <w:rFonts w:ascii="Times New Roman" w:hAnsi="Times New Roman"/>
          <w:color w:val="000000" w:themeColor="text1"/>
        </w:rPr>
        <w:t xml:space="preserve"> </w:t>
      </w:r>
    </w:p>
    <w:p w:rsidR="00124D8C" w:rsidRDefault="00124D8C" w:rsidP="001503FC">
      <w:pPr>
        <w:spacing w:after="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files are staged at  </w:t>
      </w: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9" w:history="1">
        <w:r w:rsidRPr="009C4377">
          <w:rPr>
            <w:rStyle w:val="Hyperlink"/>
            <w:rFonts w:ascii="Times New Roman" w:hAnsi="Times New Roman"/>
            <w:sz w:val="20"/>
            <w:szCs w:val="20"/>
          </w:rPr>
          <w:t>\\f3420-ecldbp01\data\Coaching\ETS\Encrypt_Out</w:t>
        </w:r>
        <w:r w:rsidRPr="009C4377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>
        <w:rPr>
          <w:rFonts w:ascii="Times New Roman" w:hAnsi="Times New Roman"/>
          <w:sz w:val="20"/>
          <w:szCs w:val="20"/>
        </w:rPr>
        <w:t xml:space="preserve">with naming convention </w:t>
      </w:r>
      <w:r w:rsidRPr="00124D8C">
        <w:rPr>
          <w:rFonts w:ascii="Times New Roman" w:hAnsi="Times New Roman"/>
          <w:sz w:val="20"/>
          <w:szCs w:val="20"/>
        </w:rPr>
        <w:t>eCL_ETS_Feed</w:t>
      </w:r>
      <w:r w:rsidRPr="00CA5EB0">
        <w:rPr>
          <w:rFonts w:ascii="Times New Roman" w:hAnsi="Times New Roman"/>
          <w:color w:val="000000" w:themeColor="text1"/>
        </w:rPr>
        <w:t>_XX(XX)(A)yyyymmdd</w:t>
      </w:r>
      <w:r w:rsidRPr="00124D8C">
        <w:rPr>
          <w:rFonts w:ascii="Times New Roman" w:hAnsi="Times New Roman"/>
          <w:sz w:val="20"/>
          <w:szCs w:val="20"/>
        </w:rPr>
        <w:t>.csv.zip.encrypt</w:t>
      </w:r>
      <w:r w:rsidR="007362D2">
        <w:rPr>
          <w:rFonts w:ascii="Times New Roman" w:hAnsi="Times New Roman"/>
          <w:sz w:val="20"/>
          <w:szCs w:val="20"/>
        </w:rPr>
        <w:t xml:space="preserve"> until scheduled load time.</w:t>
      </w:r>
    </w:p>
    <w:p w:rsidR="0053330A" w:rsidRPr="00CA5EB0" w:rsidRDefault="00124D8C">
      <w:pPr>
        <w:spacing w:after="0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</w:rPr>
        <w:t>Files are decrypted during the load process to</w:t>
      </w:r>
      <w:r w:rsidR="0053330A" w:rsidRPr="00CA5EB0">
        <w:rPr>
          <w:rFonts w:ascii="Times New Roman" w:hAnsi="Times New Roman"/>
          <w:color w:val="000000" w:themeColor="text1"/>
        </w:rPr>
        <w:t xml:space="preserve"> naming convention eCL_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="0053330A" w:rsidRPr="00CA5EB0">
        <w:rPr>
          <w:rFonts w:ascii="Times New Roman" w:hAnsi="Times New Roman"/>
          <w:color w:val="000000" w:themeColor="text1"/>
        </w:rPr>
        <w:t>_Feed_XX</w:t>
      </w:r>
      <w:r w:rsidR="00F81D05" w:rsidRPr="00CA5EB0">
        <w:rPr>
          <w:rFonts w:ascii="Times New Roman" w:hAnsi="Times New Roman"/>
          <w:color w:val="000000" w:themeColor="text1"/>
        </w:rPr>
        <w:t>(</w:t>
      </w:r>
      <w:r w:rsidR="0053330A" w:rsidRPr="00CA5EB0">
        <w:rPr>
          <w:rFonts w:ascii="Times New Roman" w:hAnsi="Times New Roman"/>
          <w:color w:val="000000" w:themeColor="text1"/>
        </w:rPr>
        <w:t>X</w:t>
      </w:r>
      <w:r w:rsidR="00F81D05" w:rsidRPr="00CA5EB0">
        <w:rPr>
          <w:rFonts w:ascii="Times New Roman" w:hAnsi="Times New Roman"/>
          <w:color w:val="000000" w:themeColor="text1"/>
        </w:rPr>
        <w:t>X)(A)</w:t>
      </w:r>
      <w:r w:rsidR="00F56A29" w:rsidRPr="00CA5EB0">
        <w:rPr>
          <w:rFonts w:ascii="Times New Roman" w:hAnsi="Times New Roman"/>
          <w:color w:val="000000" w:themeColor="text1"/>
        </w:rPr>
        <w:t>yyyymmdd</w:t>
      </w:r>
      <w:r w:rsidR="0053330A" w:rsidRPr="00CA5EB0">
        <w:rPr>
          <w:rFonts w:ascii="Times New Roman" w:hAnsi="Times New Roman"/>
          <w:color w:val="000000" w:themeColor="text1"/>
        </w:rPr>
        <w:t xml:space="preserve">.csv </w:t>
      </w:r>
      <w:r>
        <w:rPr>
          <w:rFonts w:ascii="Times New Roman" w:hAnsi="Times New Roman"/>
          <w:color w:val="000000" w:themeColor="text1"/>
        </w:rPr>
        <w:t>and placed in directory</w:t>
      </w:r>
      <w:r w:rsidR="0053330A"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10" w:history="1">
        <w:r w:rsidRPr="009C4377">
          <w:rPr>
            <w:rStyle w:val="Hyperlink"/>
            <w:rFonts w:ascii="Times New Roman" w:hAnsi="Times New Roman"/>
            <w:sz w:val="20"/>
            <w:szCs w:val="20"/>
          </w:rPr>
          <w:t>\\f3420-ecldbp01\data\Coaching\ETS\Decrypt_Out</w:t>
        </w:r>
        <w:r w:rsidRPr="009C4377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>
        <w:rPr>
          <w:rFonts w:ascii="Times New Roman" w:hAnsi="Times New Roman"/>
          <w:sz w:val="20"/>
          <w:szCs w:val="20"/>
        </w:rPr>
        <w:t>from where they get loaded.</w:t>
      </w: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17"/>
        <w:gridCol w:w="4435"/>
        <w:gridCol w:w="674"/>
        <w:gridCol w:w="1584"/>
        <w:gridCol w:w="910"/>
        <w:gridCol w:w="616"/>
        <w:gridCol w:w="919"/>
      </w:tblGrid>
      <w:tr w:rsidR="0053330A" w:rsidRPr="00FD2034" w:rsidTr="007768F7">
        <w:trPr>
          <w:trHeight w:val="450"/>
        </w:trPr>
        <w:tc>
          <w:tcPr>
            <w:tcW w:w="41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lastRenderedPageBreak/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2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Excused Absence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Exempt Over Time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13.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(Employee)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OMR workflow 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14.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(Supervisor)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OAS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OMR workflow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15.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High number of Changes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HNC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16.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Change Categories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ICC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</w:tbl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503347407"/>
      <w:r w:rsidRPr="00CA5EB0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9"/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:rsidR="009D1884" w:rsidRPr="00CA5EB0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503347408"/>
      <w:r w:rsidRPr="00CA5EB0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0"/>
    </w:p>
    <w:p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1" w:name="_Toc503347409"/>
      <w:r w:rsidRPr="00CA5EB0">
        <w:rPr>
          <w:rFonts w:ascii="Times New Roman" w:hAnsi="Times New Roman" w:cs="Times New Roman"/>
          <w:color w:val="auto"/>
        </w:rPr>
        <w:t>Software</w:t>
      </w:r>
      <w:bookmarkEnd w:id="21"/>
    </w:p>
    <w:p w:rsidR="000B2242" w:rsidRPr="00257251" w:rsidRDefault="000B2242" w:rsidP="000B22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0B2242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2" w:name="_Toc503347410"/>
      <w:r w:rsidRPr="00CA5EB0">
        <w:rPr>
          <w:rFonts w:ascii="Times New Roman" w:hAnsi="Times New Roman" w:cs="Times New Roman"/>
          <w:color w:val="auto"/>
        </w:rPr>
        <w:t>Hardware</w:t>
      </w:r>
      <w:bookmarkEnd w:id="22"/>
    </w:p>
    <w:p w:rsidR="000B2242" w:rsidRPr="00810310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0B2242" w:rsidRPr="00257251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0B2242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0B2242" w:rsidRDefault="00AA09D4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0B2242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0B2242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0B2242" w:rsidRPr="00257251" w:rsidRDefault="00AA09D4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0B2242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0B2242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0B2242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0B2242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0B2242" w:rsidRPr="00257251" w:rsidRDefault="007362D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3" w:history="1">
        <w:r w:rsidRPr="009C4377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0B2242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0B2242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503347411"/>
      <w:r w:rsidRPr="00CA5EB0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3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CA5EB0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first </w:t>
      </w:r>
      <w:r w:rsidR="00B41F6B" w:rsidRPr="00CA5EB0">
        <w:rPr>
          <w:rFonts w:ascii="Times New Roman" w:hAnsi="Times New Roman"/>
          <w:color w:val="000000" w:themeColor="text1"/>
        </w:rPr>
        <w:t xml:space="preserve">set of </w:t>
      </w:r>
      <w:r w:rsidRPr="00CA5EB0">
        <w:rPr>
          <w:rFonts w:ascii="Times New Roman" w:hAnsi="Times New Roman"/>
          <w:color w:val="000000" w:themeColor="text1"/>
        </w:rPr>
        <w:t>user</w:t>
      </w:r>
      <w:r w:rsidR="00B41F6B" w:rsidRPr="00CA5EB0">
        <w:rPr>
          <w:rFonts w:ascii="Times New Roman" w:hAnsi="Times New Roman"/>
          <w:color w:val="000000" w:themeColor="text1"/>
        </w:rPr>
        <w:t>s</w:t>
      </w:r>
      <w:r w:rsidRPr="00CA5EB0">
        <w:rPr>
          <w:rFonts w:ascii="Times New Roman" w:hAnsi="Times New Roman"/>
          <w:color w:val="000000" w:themeColor="text1"/>
        </w:rPr>
        <w:t xml:space="preserve"> for the </w:t>
      </w:r>
      <w:r w:rsidR="002B2AA9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CA5EB0">
        <w:rPr>
          <w:rFonts w:ascii="Times New Roman" w:hAnsi="Times New Roman"/>
          <w:color w:val="000000" w:themeColor="text1"/>
        </w:rPr>
        <w:t xml:space="preserve">the eCL database are the </w:t>
      </w:r>
      <w:r w:rsidR="002B2AA9" w:rsidRPr="00CA5EB0">
        <w:rPr>
          <w:rFonts w:ascii="Times New Roman" w:hAnsi="Times New Roman"/>
          <w:color w:val="000000" w:themeColor="text1"/>
        </w:rPr>
        <w:t>second</w:t>
      </w:r>
      <w:r w:rsidR="00872820" w:rsidRPr="00CA5EB0">
        <w:rPr>
          <w:rFonts w:ascii="Times New Roman" w:hAnsi="Times New Roman"/>
          <w:color w:val="000000" w:themeColor="text1"/>
        </w:rPr>
        <w:t xml:space="preserve"> level users (immediate supervi</w:t>
      </w:r>
      <w:r w:rsidR="002B2AA9" w:rsidRPr="00CA5EB0">
        <w:rPr>
          <w:rFonts w:ascii="Times New Roman" w:hAnsi="Times New Roman"/>
          <w:color w:val="000000" w:themeColor="text1"/>
        </w:rPr>
        <w:t>s</w:t>
      </w:r>
      <w:r w:rsidR="00872820" w:rsidRPr="00CA5EB0">
        <w:rPr>
          <w:rFonts w:ascii="Times New Roman" w:hAnsi="Times New Roman"/>
          <w:color w:val="000000" w:themeColor="text1"/>
        </w:rPr>
        <w:t>o</w:t>
      </w:r>
      <w:r w:rsidR="002B2AA9" w:rsidRPr="00CA5EB0">
        <w:rPr>
          <w:rFonts w:ascii="Times New Roman" w:hAnsi="Times New Roman"/>
          <w:color w:val="000000" w:themeColor="text1"/>
        </w:rPr>
        <w:t>rs)</w:t>
      </w:r>
      <w:r w:rsidR="00B41F6B" w:rsidRPr="00CA5EB0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2B2AA9" w:rsidRPr="00CA5EB0">
        <w:rPr>
          <w:rFonts w:ascii="Times New Roman" w:hAnsi="Times New Roman"/>
          <w:color w:val="000000" w:themeColor="text1"/>
        </w:rPr>
        <w:t xml:space="preserve">Supervisor </w:t>
      </w:r>
      <w:r w:rsidR="00B41F6B" w:rsidRPr="00CA5EB0">
        <w:rPr>
          <w:rFonts w:ascii="Times New Roman" w:hAnsi="Times New Roman"/>
          <w:color w:val="000000" w:themeColor="text1"/>
        </w:rPr>
        <w:t xml:space="preserve"> Review’ at the time of the load.</w:t>
      </w:r>
    </w:p>
    <w:p w:rsidR="00B41F6B" w:rsidRPr="00CA5EB0" w:rsidRDefault="00B41F6B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>After a</w:t>
      </w:r>
      <w:r w:rsidR="002B2AA9" w:rsidRPr="00CA5EB0">
        <w:rPr>
          <w:rFonts w:ascii="Times New Roman" w:hAnsi="Times New Roman"/>
          <w:color w:val="000000" w:themeColor="text1"/>
        </w:rPr>
        <w:t xml:space="preserve"> Supervisor</w:t>
      </w:r>
      <w:r w:rsidRPr="00CA5EB0">
        <w:rPr>
          <w:rFonts w:ascii="Times New Roman" w:hAnsi="Times New Roman"/>
          <w:color w:val="000000" w:themeColor="text1"/>
        </w:rPr>
        <w:t xml:space="preserve"> reviews the log and </w:t>
      </w:r>
      <w:r w:rsidR="002B2AA9" w:rsidRPr="00CA5EB0">
        <w:rPr>
          <w:rFonts w:ascii="Times New Roman" w:hAnsi="Times New Roman"/>
          <w:color w:val="000000" w:themeColor="text1"/>
        </w:rPr>
        <w:t>enters Coaching Notes the log goes to ‘Pending Employee Review’ for Employee acknowledgement. After Employee review eCLs enter Completed state.</w:t>
      </w:r>
    </w:p>
    <w:p w:rsidR="00B41F6B" w:rsidRPr="00CA5EB0" w:rsidRDefault="002B2AA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Second and Third level users </w:t>
      </w:r>
      <w:r w:rsidR="00B41F6B" w:rsidRPr="00CA5EB0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9D1884" w:rsidRPr="00CA5EB0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6F770C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4" w:name="_Toc503347412"/>
      <w:r w:rsidRPr="00CA5EB0">
        <w:rPr>
          <w:rFonts w:ascii="Times New Roman" w:hAnsi="Times New Roman" w:cs="Times New Roman"/>
          <w:color w:val="auto"/>
        </w:rPr>
        <w:lastRenderedPageBreak/>
        <w:t>Details</w:t>
      </w:r>
      <w:bookmarkEnd w:id="24"/>
    </w:p>
    <w:p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5" w:name="_Toc387654370"/>
      <w:bookmarkStart w:id="26" w:name="_Toc387758815"/>
      <w:bookmarkStart w:id="27" w:name="_Toc387821326"/>
      <w:bookmarkStart w:id="28" w:name="_Toc387821375"/>
      <w:bookmarkStart w:id="29" w:name="_Toc403988963"/>
      <w:bookmarkStart w:id="30" w:name="_Toc404161682"/>
      <w:bookmarkStart w:id="31" w:name="_Toc408840515"/>
      <w:bookmarkStart w:id="32" w:name="_Toc488678332"/>
      <w:bookmarkStart w:id="33" w:name="_Toc488681049"/>
      <w:bookmarkStart w:id="34" w:name="_Toc488681262"/>
      <w:bookmarkStart w:id="35" w:name="_Toc488681293"/>
      <w:bookmarkStart w:id="36" w:name="_Toc503194796"/>
      <w:bookmarkStart w:id="37" w:name="_Toc503347413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8" w:name="_Toc387654371"/>
      <w:bookmarkStart w:id="39" w:name="_Toc387758816"/>
      <w:bookmarkStart w:id="40" w:name="_Toc387821327"/>
      <w:bookmarkStart w:id="41" w:name="_Toc387821376"/>
      <w:bookmarkStart w:id="42" w:name="_Toc403988964"/>
      <w:bookmarkStart w:id="43" w:name="_Toc404161683"/>
      <w:bookmarkStart w:id="44" w:name="_Toc408840516"/>
      <w:bookmarkStart w:id="45" w:name="_Toc488678333"/>
      <w:bookmarkStart w:id="46" w:name="_Toc488681050"/>
      <w:bookmarkStart w:id="47" w:name="_Toc488681263"/>
      <w:bookmarkStart w:id="48" w:name="_Toc488681294"/>
      <w:bookmarkStart w:id="49" w:name="_Toc503194797"/>
      <w:bookmarkStart w:id="50" w:name="_Toc503347414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6F770C" w:rsidRPr="00CA5EB0" w:rsidRDefault="006F770C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1" w:name="_Toc503347415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51"/>
    </w:p>
    <w:p w:rsidR="006F770C" w:rsidRPr="00CA5EB0" w:rsidRDefault="00E64317" w:rsidP="0096572D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</w:t>
      </w:r>
      <w:r w:rsidR="00872820" w:rsidRPr="00CA5EB0">
        <w:rPr>
          <w:rFonts w:ascii="Times New Roman" w:hAnsi="Times New Roman"/>
        </w:rPr>
        <w:t>ETS</w:t>
      </w:r>
      <w:r w:rsidRPr="00CA5EB0">
        <w:rPr>
          <w:rFonts w:ascii="Times New Roman" w:hAnsi="Times New Roman"/>
        </w:rPr>
        <w:t>_Feed_XX</w:t>
      </w:r>
      <w:r w:rsidR="00872820" w:rsidRPr="00CA5EB0">
        <w:rPr>
          <w:rFonts w:ascii="Times New Roman" w:hAnsi="Times New Roman"/>
        </w:rPr>
        <w:t>(</w:t>
      </w:r>
      <w:r w:rsidRPr="00CA5EB0">
        <w:rPr>
          <w:rFonts w:ascii="Times New Roman" w:hAnsi="Times New Roman"/>
        </w:rPr>
        <w:t>X</w:t>
      </w:r>
      <w:r w:rsidR="00872820" w:rsidRPr="00CA5EB0">
        <w:rPr>
          <w:rFonts w:ascii="Times New Roman" w:hAnsi="Times New Roman"/>
        </w:rPr>
        <w:t>X)(A)</w:t>
      </w:r>
      <w:r w:rsidR="00F56A29" w:rsidRPr="00CA5EB0">
        <w:rPr>
          <w:rFonts w:ascii="Times New Roman" w:hAnsi="Times New Roman"/>
        </w:rPr>
        <w:t>yyyymmdd</w:t>
      </w:r>
      <w:r w:rsidRPr="00CA5EB0">
        <w:rPr>
          <w:rFonts w:ascii="Times New Roman" w:hAnsi="Times New Roman"/>
        </w:rPr>
        <w:t xml:space="preserve">.csv where </w:t>
      </w:r>
      <w:r w:rsidR="00872820" w:rsidRPr="00CA5EB0">
        <w:rPr>
          <w:rFonts w:ascii="Times New Roman" w:hAnsi="Times New Roman"/>
        </w:rPr>
        <w:t xml:space="preserve"> XX(XX) stands for the 2-4 letter acronym used by the report </w:t>
      </w:r>
      <w:r w:rsidRPr="00CA5EB0">
        <w:rPr>
          <w:rFonts w:ascii="Times New Roman" w:hAnsi="Times New Roman"/>
        </w:rPr>
        <w:t xml:space="preserve">for the </w:t>
      </w:r>
      <w:r w:rsidR="00B77C83" w:rsidRPr="00CA5EB0">
        <w:rPr>
          <w:rFonts w:ascii="Times New Roman" w:hAnsi="Times New Roman"/>
        </w:rPr>
        <w:t>Report Type for non-Compliance Reports</w:t>
      </w:r>
    </w:p>
    <w:p w:rsidR="00B77C83" w:rsidRPr="00CA5EB0" w:rsidRDefault="00B77C83" w:rsidP="00B77C83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eCL_Compliance_ETS_Feed_XX(XX)(A)yyyymmdd.csv where  XX(XX) stands for the 2-4 letter acronym used by the report for the Report Type for Compliance Reports (OAE and OAS)</w:t>
      </w:r>
    </w:p>
    <w:p w:rsidR="00B77C83" w:rsidRPr="00CA5EB0" w:rsidRDefault="00B77C83" w:rsidP="0096572D">
      <w:pPr>
        <w:ind w:left="720"/>
        <w:rPr>
          <w:rFonts w:ascii="Times New Roman" w:hAnsi="Times New Roman"/>
        </w:rPr>
      </w:pP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Description: </w:t>
      </w:r>
      <w:r w:rsidR="00CB4F01" w:rsidRPr="00CA5EB0">
        <w:rPr>
          <w:rFonts w:ascii="Times New Roman" w:hAnsi="Times New Roman"/>
        </w:rPr>
        <w:t>Files containing ETS system infractions by time card owners and approvers.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Source s</w:t>
      </w:r>
      <w:r w:rsidR="00E64317" w:rsidRPr="00CA5EB0">
        <w:rPr>
          <w:rFonts w:ascii="Times New Roman" w:hAnsi="Times New Roman"/>
        </w:rPr>
        <w:t xml:space="preserve">ystem: </w:t>
      </w:r>
      <w:r w:rsidR="00CB4F01" w:rsidRPr="00CA5EB0">
        <w:rPr>
          <w:rFonts w:ascii="Times New Roman" w:hAnsi="Times New Roman"/>
        </w:rPr>
        <w:t>ETS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Staging location: </w:t>
      </w:r>
      <w:hyperlink r:id="rId14" w:history="1">
        <w:hyperlink r:id="rId15" w:history="1">
          <w:r w:rsidR="007362D2" w:rsidRPr="00785530">
            <w:rPr>
              <w:rStyle w:val="Hyperlink"/>
              <w:rFonts w:ascii="Arial" w:hAnsi="Arial" w:cs="Arial"/>
              <w:sz w:val="20"/>
              <w:szCs w:val="20"/>
            </w:rPr>
            <w:t>\\F3420-ECLDBP01\data\</w:t>
          </w:r>
        </w:hyperlink>
        <w:r w:rsidR="00CB4F01" w:rsidRPr="00CA5EB0">
          <w:rPr>
            <w:rStyle w:val="Hyperlink"/>
            <w:rFonts w:ascii="Times New Roman" w:hAnsi="Times New Roman"/>
          </w:rPr>
          <w:t>Coaching\ETS\</w:t>
        </w:r>
      </w:hyperlink>
    </w:p>
    <w:p w:rsidR="00E64317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name</w:t>
      </w:r>
      <w:r w:rsidR="00B77C83" w:rsidRPr="00CA5EB0">
        <w:rPr>
          <w:rFonts w:ascii="Times New Roman" w:hAnsi="Times New Roman"/>
        </w:rPr>
        <w:t>(s)</w:t>
      </w:r>
      <w:r w:rsidR="00E64317" w:rsidRPr="00CA5EB0">
        <w:rPr>
          <w:rFonts w:ascii="Times New Roman" w:hAnsi="Times New Roman"/>
        </w:rPr>
        <w:t xml:space="preserve"> eCL_</w:t>
      </w:r>
      <w:r w:rsidR="002C13F0" w:rsidRPr="00CA5EB0">
        <w:rPr>
          <w:rFonts w:ascii="Times New Roman" w:hAnsi="Times New Roman"/>
        </w:rPr>
        <w:t>ETS</w:t>
      </w:r>
      <w:r w:rsidR="00E64317" w:rsidRPr="00CA5EB0">
        <w:rPr>
          <w:rFonts w:ascii="Times New Roman" w:hAnsi="Times New Roman"/>
        </w:rPr>
        <w:t>s_Feed_XXX</w:t>
      </w:r>
      <w:r w:rsidR="00F56A29" w:rsidRPr="00CA5EB0">
        <w:rPr>
          <w:rFonts w:ascii="Times New Roman" w:hAnsi="Times New Roman"/>
        </w:rPr>
        <w:t>yyyymmdd</w:t>
      </w:r>
      <w:r w:rsidR="00B77C83" w:rsidRPr="00CA5EB0">
        <w:rPr>
          <w:rFonts w:ascii="Times New Roman" w:hAnsi="Times New Roman"/>
        </w:rPr>
        <w:t>.csv/ eCL_Compliance_ETSs_Feed_XXXyyyymmdd.csv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Frequency: </w:t>
      </w:r>
      <w:r w:rsidR="00CB4F01" w:rsidRPr="00CA5EB0">
        <w:rPr>
          <w:rFonts w:ascii="Times New Roman" w:hAnsi="Times New Roman"/>
        </w:rPr>
        <w:t xml:space="preserve"> Most reports are weekly arriving on Monday. A couple of reports are twice weekly with an additional run on Wednesdays.</w:t>
      </w:r>
    </w:p>
    <w:p w:rsidR="00C74EEA" w:rsidRPr="00CA5EB0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arrival time: NA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Destination Table: </w:t>
      </w:r>
      <w:r w:rsidR="00E64317" w:rsidRPr="00CA5EB0">
        <w:rPr>
          <w:rFonts w:ascii="Times New Roman" w:hAnsi="Times New Roman"/>
        </w:rPr>
        <w:t>Coaching_Log and Coaching_Log_Reason</w:t>
      </w:r>
    </w:p>
    <w:p w:rsidR="00C74EEA" w:rsidRPr="00CA5EB0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CA5EB0" w:rsidRDefault="006F770C" w:rsidP="006F770C">
      <w:pPr>
        <w:rPr>
          <w:rFonts w:ascii="Times New Roman" w:hAnsi="Times New Roman"/>
        </w:rPr>
      </w:pPr>
    </w:p>
    <w:p w:rsidR="007B5133" w:rsidRPr="00CA5EB0" w:rsidRDefault="007B5133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2" w:name="_Toc503347416"/>
      <w:r w:rsidRPr="00CA5EB0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52"/>
    </w:p>
    <w:p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53" w:name="_Toc503347417"/>
      <w:r w:rsidRPr="00CA5EB0">
        <w:rPr>
          <w:rFonts w:ascii="Times New Roman" w:hAnsi="Times New Roman" w:cs="Times New Roman"/>
          <w:color w:val="auto"/>
        </w:rPr>
        <w:t>SQL agent job</w:t>
      </w:r>
      <w:bookmarkEnd w:id="53"/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Instance : </w:t>
      </w:r>
      <w:r w:rsidR="000B2242">
        <w:rPr>
          <w:rFonts w:ascii="Times New Roman" w:hAnsi="Times New Roman"/>
        </w:rPr>
        <w:t>F3420-ECLDBP01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Job:  </w:t>
      </w:r>
      <w:r w:rsidR="00141B19" w:rsidRPr="00CA5EB0">
        <w:rPr>
          <w:rFonts w:ascii="Times New Roman" w:hAnsi="Times New Roman"/>
        </w:rPr>
        <w:t>Coaching</w:t>
      </w:r>
      <w:r w:rsidR="00DD7889" w:rsidRPr="00CA5EB0">
        <w:rPr>
          <w:rFonts w:ascii="Times New Roman" w:hAnsi="Times New Roman"/>
        </w:rPr>
        <w:t>ETSLoad</w:t>
      </w:r>
    </w:p>
    <w:p w:rsidR="005C5900" w:rsidRPr="00CA5EB0" w:rsidRDefault="005C5900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Package: </w:t>
      </w:r>
      <w:hyperlink r:id="rId16" w:history="1">
        <w:r w:rsidR="000B2242" w:rsidRPr="000B2242">
          <w:rPr>
            <w:rStyle w:val="Hyperlink"/>
            <w:rFonts w:ascii="Times New Roman" w:hAnsi="Times New Roman"/>
          </w:rPr>
          <w:t>\\F3420-ECLDBP01\ssis\Coaching\Packages\</w:t>
        </w:r>
        <w:r w:rsidR="00CB4F01" w:rsidRPr="00CA5EB0">
          <w:rPr>
            <w:rStyle w:val="Hyperlink"/>
            <w:rFonts w:ascii="Times New Roman" w:hAnsi="Times New Roman"/>
          </w:rPr>
          <w:t>ETS_Coaching.dtsx</w:t>
        </w:r>
      </w:hyperlink>
    </w:p>
    <w:p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Production Config File: Prod_</w:t>
      </w:r>
      <w:r w:rsidR="00CB4F01" w:rsidRPr="00CA5EB0">
        <w:rPr>
          <w:rFonts w:ascii="Times New Roman" w:hAnsi="Times New Roman"/>
        </w:rPr>
        <w:t>ETS</w:t>
      </w:r>
      <w:r w:rsidR="00141B19" w:rsidRPr="00CA5EB0">
        <w:rPr>
          <w:rFonts w:ascii="Times New Roman" w:hAnsi="Times New Roman"/>
        </w:rPr>
        <w:t>_Coaching</w:t>
      </w:r>
      <w:r w:rsidRPr="00CA5EB0">
        <w:rPr>
          <w:rFonts w:ascii="Times New Roman" w:hAnsi="Times New Roman"/>
        </w:rPr>
        <w:t>.dtsConfig</w:t>
      </w:r>
    </w:p>
    <w:p w:rsidR="00634B03" w:rsidRPr="00CA5EB0" w:rsidRDefault="00634B03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Owner: </w:t>
      </w:r>
      <w:r w:rsidR="000B2242">
        <w:rPr>
          <w:rFonts w:ascii="Times New Roman" w:hAnsi="Times New Roman"/>
        </w:rPr>
        <w:t>ecljobowner</w:t>
      </w:r>
    </w:p>
    <w:p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Run As: </w:t>
      </w:r>
      <w:r w:rsidR="000B2242">
        <w:rPr>
          <w:rFonts w:ascii="Times New Roman" w:hAnsi="Times New Roman"/>
        </w:rPr>
        <w:t>ECLProxy (ECL Credential using application service account VNGT\SVC-SQLECLP01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Schedule: </w:t>
      </w:r>
      <w:r w:rsidR="00DD7889" w:rsidRPr="00CA5EB0">
        <w:rPr>
          <w:rFonts w:ascii="Times New Roman" w:hAnsi="Times New Roman"/>
        </w:rPr>
        <w:t xml:space="preserve">6 PM EST </w:t>
      </w:r>
      <w:r w:rsidR="00CB4F01" w:rsidRPr="00CA5EB0">
        <w:rPr>
          <w:rFonts w:ascii="Times New Roman" w:hAnsi="Times New Roman"/>
        </w:rPr>
        <w:t xml:space="preserve">Mondays and </w:t>
      </w:r>
      <w:r w:rsidR="00DD7889" w:rsidRPr="00CA5EB0">
        <w:rPr>
          <w:rFonts w:ascii="Times New Roman" w:hAnsi="Times New Roman"/>
        </w:rPr>
        <w:t>Wednesdays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Destination File Location: N/A</w:t>
      </w:r>
    </w:p>
    <w:p w:rsidR="00E42C88" w:rsidRPr="00CA5EB0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54" w:name="_Toc503347418"/>
      <w:r w:rsidRPr="00CA5EB0">
        <w:rPr>
          <w:rFonts w:ascii="Times New Roman" w:hAnsi="Times New Roman" w:cs="Times New Roman"/>
          <w:color w:val="auto"/>
        </w:rPr>
        <w:t>SSIS Package</w:t>
      </w:r>
      <w:bookmarkEnd w:id="54"/>
    </w:p>
    <w:p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6"/>
        <w:gridCol w:w="1712"/>
        <w:gridCol w:w="926"/>
        <w:gridCol w:w="3031"/>
        <w:gridCol w:w="1281"/>
      </w:tblGrid>
      <w:tr w:rsidR="00963BA8" w:rsidRPr="00FD2034" w:rsidTr="001503FC"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DataType</w:t>
            </w:r>
          </w:p>
        </w:tc>
        <w:tc>
          <w:tcPr>
            <w:tcW w:w="303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7362D2" w:rsidRPr="00FD2034" w:rsidTr="001503FC">
        <w:tc>
          <w:tcPr>
            <w:tcW w:w="2626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CC</w:t>
            </w:r>
          </w:p>
        </w:tc>
        <w:tc>
          <w:tcPr>
            <w:tcW w:w="1712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7362D2" w:rsidRPr="00CA5EB0" w:rsidRDefault="002B4B6E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@[User::CC]</w:t>
            </w:r>
          </w:p>
        </w:tc>
        <w:tc>
          <w:tcPr>
            <w:tcW w:w="1281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7362D2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01\data\coaching\ETS\Decrypt_out\</w:t>
            </w:r>
          </w:p>
        </w:tc>
        <w:tc>
          <w:tcPr>
            <w:tcW w:w="1281" w:type="dxa"/>
          </w:tcPr>
          <w:p w:rsidR="00963BA8" w:rsidRPr="00CA5EB0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7362D2" w:rsidRPr="00FD2034" w:rsidTr="007362D2">
        <w:trPr>
          <w:trHeight w:val="368"/>
        </w:trPr>
        <w:tc>
          <w:tcPr>
            <w:tcW w:w="2626" w:type="dxa"/>
          </w:tcPr>
          <w:p w:rsidR="007362D2" w:rsidRPr="00CA5EB0" w:rsidDel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1712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7362D2" w:rsidRPr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p01\data\coaching\ETS\Decrypt_in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  <w:tc>
          <w:tcPr>
            <w:tcW w:w="1281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01\data\coaching\ETS\Backups\</w:t>
            </w: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01\data\coaching\ETS\Encrypt_out\</w:t>
            </w: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01\data\coaching\ETS\Encrypt_in\</w:t>
            </w: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FailMessage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DD7889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"ETS Coaching file \"" + @[User::VarFileName] + "\"  failed in " +  @[User::VarDBName]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StagedCount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RejectedCount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LoadedCount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From</w:t>
            </w:r>
          </w:p>
        </w:tc>
        <w:tc>
          <w:tcPr>
            <w:tcW w:w="1712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2B4B6E">
            <w:pPr>
              <w:rPr>
                <w:rFonts w:ascii="Times New Roman" w:hAnsi="Times New Roman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@[User::From]</w:t>
            </w:r>
          </w:p>
        </w:tc>
        <w:tc>
          <w:tcPr>
            <w:tcW w:w="1281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To</w:t>
            </w:r>
          </w:p>
        </w:tc>
        <w:tc>
          <w:tcPr>
            <w:tcW w:w="1712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2B4B6E">
            <w:pPr>
              <w:rPr>
                <w:rFonts w:ascii="Times New Roman" w:hAnsi="Times New Roman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@[User::To]</w:t>
            </w:r>
          </w:p>
        </w:tc>
        <w:tc>
          <w:tcPr>
            <w:tcW w:w="1281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Subject</w:t>
            </w:r>
          </w:p>
        </w:tc>
        <w:tc>
          <w:tcPr>
            <w:tcW w:w="1712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 xml:space="preserve">ETS Load failed in </w:t>
            </w:r>
            <w:r w:rsidR="005E52B7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1281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varDBName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B4916" w:rsidRPr="00FD2034" w:rsidTr="007362D2">
        <w:trPr>
          <w:trHeight w:val="368"/>
        </w:trPr>
        <w:tc>
          <w:tcPr>
            <w:tcW w:w="26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</w:p>
        </w:tc>
        <w:tc>
          <w:tcPr>
            <w:tcW w:w="1712" w:type="dxa"/>
          </w:tcPr>
          <w:p w:rsidR="001B4916" w:rsidRPr="00CA5EB0" w:rsidRDefault="001B4916" w:rsidP="001B4916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B4916" w:rsidRPr="00FD2034" w:rsidTr="007362D2">
        <w:trPr>
          <w:trHeight w:val="368"/>
        </w:trPr>
        <w:tc>
          <w:tcPr>
            <w:tcW w:w="26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</w:p>
        </w:tc>
        <w:tc>
          <w:tcPr>
            <w:tcW w:w="1712" w:type="dxa"/>
          </w:tcPr>
          <w:p w:rsidR="001B4916" w:rsidRPr="00CA5EB0" w:rsidRDefault="001B4916" w:rsidP="001B4916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E654C3" w:rsidRPr="00CA5EB0" w:rsidRDefault="00E654C3" w:rsidP="00E654C3">
      <w:pPr>
        <w:rPr>
          <w:rFonts w:ascii="Times New Roman" w:hAnsi="Times New Roman"/>
          <w:b/>
        </w:rPr>
      </w:pPr>
    </w:p>
    <w:p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Connection Manager Entries</w:t>
      </w:r>
    </w:p>
    <w:p w:rsidR="00E654C3" w:rsidRPr="00CA5EB0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Destinationdb</w:t>
      </w:r>
    </w:p>
    <w:p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lastRenderedPageBreak/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eCoachingdev</w:t>
      </w:r>
    </w:p>
    <w:p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eCoachingtest</w:t>
      </w:r>
    </w:p>
    <w:p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_File</w:t>
      </w:r>
    </w:p>
    <w:p w:rsidR="00E654C3" w:rsidRPr="00CA5EB0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\\vrivscors01\bcc scorecards\Coaching\</w:t>
      </w:r>
      <w:r w:rsidR="002C13F0" w:rsidRPr="00CA5EB0">
        <w:rPr>
          <w:rFonts w:ascii="Times New Roman" w:hAnsi="Times New Roman"/>
        </w:rPr>
        <w:t>ETS\</w:t>
      </w:r>
      <w:r w:rsidR="00265092" w:rsidRPr="00CA5EB0">
        <w:rPr>
          <w:rFonts w:ascii="Times New Roman" w:hAnsi="Times New Roman"/>
        </w:rPr>
        <w:t>eCL_</w:t>
      </w:r>
      <w:r w:rsidR="002C13F0"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_feed_XXX</w:t>
      </w:r>
      <w:r w:rsidR="002C13F0" w:rsidRPr="00CA5EB0">
        <w:rPr>
          <w:rFonts w:ascii="Times New Roman" w:hAnsi="Times New Roman"/>
        </w:rPr>
        <w:t>Ayyyymmdd</w:t>
      </w:r>
      <w:r w:rsidRPr="00CA5EB0">
        <w:rPr>
          <w:rFonts w:ascii="Times New Roman" w:hAnsi="Times New Roman"/>
        </w:rPr>
        <w:t xml:space="preserve">.csv </w:t>
      </w:r>
    </w:p>
    <w:p w:rsidR="00E654C3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not HNC or ICC.</w:t>
      </w:r>
    </w:p>
    <w:p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D5232FA" wp14:editId="457A7BE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6F154DF" wp14:editId="7351A8B4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DD788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ETS_File2</w:t>
      </w:r>
    </w:p>
    <w:p w:rsidR="00DD7889" w:rsidRPr="00CA5EB0" w:rsidRDefault="00DD7889" w:rsidP="00DD788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scorecards\Coaching\ETS\eCL_ETS_feed_XXXyyyymmdd.csv </w:t>
      </w:r>
    </w:p>
    <w:p w:rsidR="00DD7889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either HNC or ICC.</w:t>
      </w:r>
    </w:p>
    <w:p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Compliance_File</w:t>
      </w:r>
    </w:p>
    <w:p w:rsidR="00B77C83" w:rsidRPr="00CA5EB0" w:rsidRDefault="00B77C83" w:rsidP="00B77C8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scorecards\Coaching\ETS\eCL_Compliance_ETS_feed_XXXXAyyyymmdd.csv </w:t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716BE33" wp14:editId="7E8B8569">
            <wp:extent cx="3977640" cy="1828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1270471" wp14:editId="4F21ECB6">
            <wp:extent cx="415290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115C186D" wp14:editId="4C7156A2">
            <wp:extent cx="356616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Encrypted_File</w:t>
      </w:r>
    </w:p>
    <w:p w:rsidR="009C35DB" w:rsidRPr="001503FC" w:rsidRDefault="009C35DB" w:rsidP="001503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9C35DB">
        <w:rPr>
          <w:rFonts w:ascii="Times New Roman" w:hAnsi="Times New Roman"/>
        </w:rPr>
        <w:t>@[User::EncryptedOutPath]+  @[User::VarEncryptedFileName]</w:t>
      </w: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C35DB" w:rsidRPr="00CA5EB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Failed_File</w:t>
      </w:r>
    </w:p>
    <w:p w:rsidR="009C35DB" w:rsidRPr="0078553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Expression: @[User::De</w:t>
      </w:r>
      <w:r w:rsidRPr="009C35DB">
        <w:rPr>
          <w:rFonts w:ascii="Times New Roman" w:hAnsi="Times New Roman"/>
        </w:rPr>
        <w:t>cryptedOutPath]+  @[User::Var</w:t>
      </w:r>
      <w:r>
        <w:rPr>
          <w:rFonts w:ascii="Times New Roman" w:hAnsi="Times New Roman"/>
        </w:rPr>
        <w:t>Failed</w:t>
      </w:r>
      <w:r w:rsidRPr="009C35DB">
        <w:rPr>
          <w:rFonts w:ascii="Times New Roman" w:hAnsi="Times New Roman"/>
        </w:rPr>
        <w:t>Name]</w:t>
      </w: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CA5EB0" w:rsidRDefault="00265092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SMTP Connection Manager</w:t>
      </w:r>
    </w:p>
    <w:p w:rsidR="00E654C3" w:rsidRPr="00CA5EB0" w:rsidDel="001503FC" w:rsidRDefault="00C57F4D" w:rsidP="00E654C3">
      <w:pPr>
        <w:rPr>
          <w:del w:id="55" w:author="Palacherla, Susmitha C (NONUS)" w:date="2019-07-10T17:05:00Z"/>
          <w:rFonts w:ascii="Times New Roman" w:hAnsi="Times New Roman"/>
        </w:rPr>
      </w:pPr>
      <w:del w:id="56" w:author="Palacherla, Susmitha C (NONUS)" w:date="2019-07-10T17:05:00Z">
        <w:r w:rsidRPr="00CA5EB0" w:rsidDel="001503FC">
          <w:rPr>
            <w:rFonts w:ascii="Times New Roman" w:hAnsi="Times New Roman"/>
          </w:rPr>
          <w:delText>The following SMTP servers can be used.</w:delText>
        </w:r>
      </w:del>
    </w:p>
    <w:p w:rsidR="001503FC" w:rsidRPr="00C57F4D" w:rsidRDefault="001503FC" w:rsidP="001503FC">
      <w:pPr>
        <w:ind w:left="2880"/>
        <w:rPr>
          <w:ins w:id="57" w:author="Palacherla, Susmitha C (NONUS)" w:date="2019-07-10T17:05:00Z"/>
        </w:rPr>
      </w:pPr>
      <w:ins w:id="58" w:author="Palacherla, Susmitha C (NONUS)" w:date="2019-07-10T17:05:00Z">
        <w:r>
          <w:t>ironport.maximus.com</w:t>
        </w:r>
      </w:ins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59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0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1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2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3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4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5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6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7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8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69" w:author="Palacherla, Susmitha C (NONUS)" w:date="2019-07-10T17:05:00Z"/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70" w:author="Palacherla, Susmitha C (NONUS)" w:date="2019-07-10T17:05:00Z"/>
          <w:rFonts w:ascii="Times New Roman" w:hAnsi="Times New Roman"/>
        </w:rPr>
      </w:pPr>
    </w:p>
    <w:p w:rsidR="00C57F4D" w:rsidRPr="00CA5EB0" w:rsidDel="001503FC" w:rsidRDefault="00C57F4D" w:rsidP="00E654C3">
      <w:pPr>
        <w:rPr>
          <w:del w:id="71" w:author="Palacherla, Susmitha C (NONUS)" w:date="2019-07-10T17:05:00Z"/>
          <w:rFonts w:ascii="Times New Roman" w:hAnsi="Times New Roman"/>
        </w:rPr>
      </w:pPr>
      <w:bookmarkStart w:id="72" w:name="_GoBack"/>
      <w:bookmarkEnd w:id="72"/>
      <w:del w:id="73" w:author="Palacherla, Susmitha C (NONUS)" w:date="2019-07-10T17:05:00Z">
        <w:r w:rsidRPr="00CA5EB0" w:rsidDel="001503FC">
          <w:rPr>
            <w:rFonts w:ascii="Times New Roman" w:hAnsi="Times New Roman"/>
          </w:rPr>
          <w:delText>HQ100-SMTP01, HQ100-SMTP01 or smtpout.gdit.com</w:delText>
        </w:r>
      </w:del>
    </w:p>
    <w:p w:rsidR="007B5133" w:rsidRPr="00CA5EB0" w:rsidRDefault="00C57F4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del w:id="74" w:author="Palacherla, Susmitha C (NONUS)" w:date="2019-07-10T17:05:00Z">
        <w:r w:rsidRPr="00CA5EB0" w:rsidDel="001503FC">
          <w:rPr>
            <w:rFonts w:ascii="Times New Roman" w:hAnsi="Times New Roman"/>
            <w:noProof/>
          </w:rPr>
          <w:drawing>
            <wp:inline distT="0" distB="0" distL="0" distR="0" wp14:anchorId="7E4797FA" wp14:editId="1B9E4AFB">
              <wp:extent cx="2743200" cy="182880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4320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EE06FD" w:rsidRPr="00CA5EB0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02048" w:rsidRPr="00CA5EB0" w:rsidRDefault="00932115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lastRenderedPageBreak/>
        <w:t>Package Content</w:t>
      </w:r>
    </w:p>
    <w:p w:rsidR="00202048" w:rsidRPr="00CA5EB0" w:rsidRDefault="00DD788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noProof/>
        </w:rPr>
        <w:t xml:space="preserve"> </w:t>
      </w:r>
      <w:r w:rsidR="00707677">
        <w:rPr>
          <w:noProof/>
        </w:rPr>
        <w:drawing>
          <wp:inline distT="0" distB="0" distL="0" distR="0" wp14:anchorId="25FE8942" wp14:editId="6A567D74">
            <wp:extent cx="5943600" cy="2902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52549" w:rsidRPr="00CA5EB0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b/>
          <w:sz w:val="24"/>
          <w:szCs w:val="24"/>
        </w:rPr>
        <w:t>Workflow</w:t>
      </w:r>
    </w:p>
    <w:p w:rsidR="00385FF7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 w:rsidR="00CC6818">
        <w:rPr>
          <w:rFonts w:ascii="Times New Roman" w:hAnsi="Times New Roman"/>
          <w:b/>
        </w:rPr>
        <w:t>Loop Container ( Decrypt and stage files)</w:t>
      </w:r>
    </w:p>
    <w:p w:rsidR="003B4096" w:rsidRPr="001503FC" w:rsidRDefault="003B4096" w:rsidP="001503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494DF0" w:rsidRPr="00CA5EB0" w:rsidRDefault="00494DF0" w:rsidP="00494DF0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385FF7" w:rsidRPr="00CA5EB0" w:rsidRDefault="00CC6818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</w:t>
      </w:r>
      <w:r w:rsidR="00385FF7" w:rsidRPr="00CA5EB0">
        <w:rPr>
          <w:rFonts w:ascii="Times New Roman" w:hAnsi="Times New Roman"/>
        </w:rPr>
        <w:t xml:space="preserve">task – </w:t>
      </w:r>
      <w:r>
        <w:rPr>
          <w:rFonts w:ascii="Times New Roman" w:hAnsi="Times New Roman"/>
        </w:rPr>
        <w:t>Decrypt files</w:t>
      </w:r>
    </w:p>
    <w:p w:rsidR="00385FF7" w:rsidRPr="00CA5EB0" w:rsidRDefault="00CC6818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 w:rsidR="00CC6818">
        <w:rPr>
          <w:rFonts w:ascii="Times New Roman" w:hAnsi="Times New Roman"/>
        </w:rPr>
        <w:t>encrypted files</w:t>
      </w:r>
    </w:p>
    <w:p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85FF7" w:rsidRPr="00CA5EB0" w:rsidRDefault="00385FF7" w:rsidP="00385FF7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 w:rsidR="00FD2034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="003B4096" w:rsidRPr="003B4096">
        <w:rPr>
          <w:rFonts w:ascii="Times New Roman" w:hAnsi="Times New Roman"/>
        </w:rPr>
        <w:t>\\f3420-ecldb</w:t>
      </w:r>
      <w:r w:rsidR="003B4096">
        <w:rPr>
          <w:rFonts w:ascii="Times New Roman" w:hAnsi="Times New Roman"/>
        </w:rPr>
        <w:t>p</w:t>
      </w:r>
      <w:r w:rsidR="003B4096" w:rsidRPr="003B4096">
        <w:rPr>
          <w:rFonts w:ascii="Times New Roman" w:hAnsi="Times New Roman"/>
        </w:rPr>
        <w:t>01\data\coaching\ETS\Encrypt_out\</w:t>
      </w:r>
    </w:p>
    <w:p w:rsidR="009355E6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="003B4096" w:rsidRPr="003B4096">
        <w:rPr>
          <w:rFonts w:ascii="Times New Roman" w:hAnsi="Times New Roman"/>
        </w:rPr>
        <w:t>eCL*ETS_*.encrypt</w:t>
      </w:r>
    </w:p>
    <w:p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</w:p>
    <w:p w:rsidR="00385FF7" w:rsidRDefault="00385FF7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Pr="00CA5EB0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Pr="00CA5EB0" w:rsidRDefault="003B4096" w:rsidP="003B4096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385FF7" w:rsidRPr="00CA5EB0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2D78AE" wp14:editId="4D0E666F">
            <wp:extent cx="5648325" cy="2867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B4096" w:rsidRDefault="003B4096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3B4096" w:rsidRDefault="003B4096" w:rsidP="001503FC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1591BD2" wp14:editId="4D47E91F">
            <wp:extent cx="4762500" cy="1238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85FF7" w:rsidRPr="001503FC" w:rsidRDefault="00385FF7" w:rsidP="001503FC">
      <w:pPr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4096" w:rsidRDefault="003B4096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:rsidR="003B4096" w:rsidRPr="001503FC" w:rsidRDefault="003B4096" w:rsidP="001503FC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2407BCB" wp14:editId="37DCE5F3">
            <wp:extent cx="5734050" cy="2647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 (Non HNC and ICC)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C6818" w:rsidRPr="00CA5EB0" w:rsidRDefault="00CC6818" w:rsidP="00CC6818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 – Backup files to Backups directory</w:t>
      </w: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C6818" w:rsidRPr="00CA5EB0" w:rsidRDefault="00CC6818" w:rsidP="00CC6818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CC6818" w:rsidRPr="00CA5EB0" w:rsidRDefault="00CC6818" w:rsidP="00CC6818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each ETS File Loop (Not HNC or ICC)</w:t>
      </w:r>
    </w:p>
    <w:p w:rsidR="00504972" w:rsidRDefault="00504972" w:rsidP="00CC6818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Precedence Constraint - Success</w:t>
      </w:r>
    </w:p>
    <w:p w:rsidR="00CC6818" w:rsidRPr="00CA5EB0" w:rsidRDefault="00CC6818" w:rsidP="00CC6818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Folder: \\vrivscors01\BCC Scorecards\Coaching\ETS</w:t>
      </w:r>
    </w:p>
    <w:p w:rsidR="00CC6818" w:rsidRDefault="00CC6818" w:rsidP="00CC6818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9355E6" w:rsidRPr="00CA5EB0" w:rsidRDefault="009355E6" w:rsidP="00CC6818">
      <w:pPr>
        <w:spacing w:after="0"/>
        <w:ind w:left="1080"/>
        <w:rPr>
          <w:rFonts w:ascii="Times New Roman" w:hAnsi="Times New Roman"/>
        </w:rPr>
      </w:pPr>
    </w:p>
    <w:p w:rsidR="00CC6818" w:rsidRPr="00CA5EB0" w:rsidRDefault="00CC6818" w:rsidP="00CC6818">
      <w:pPr>
        <w:spacing w:after="0"/>
        <w:ind w:left="1080"/>
        <w:rPr>
          <w:rFonts w:ascii="Times New Roman" w:hAnsi="Times New Roman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3D5D53E" wp14:editId="5D6264EB">
            <wp:extent cx="153162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Executes Truncate Table [EC].[ETS_Coaching_Stage]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Evaluation Operation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 and Constraint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Value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4972">
              <w:rPr>
                <w:rFonts w:ascii="Times New Roman" w:hAnsi="Times New Roman"/>
                <w:sz w:val="24"/>
                <w:szCs w:val="24"/>
              </w:rPr>
              <w:t>(FINDSTRING(@[User::VarFileName],"HNC",1 ) == 0 )&amp;&amp;(FINDSTRING(@[User::VarFileName],"ICC",1 ) == 0 )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Multiple Constraints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Logical AND</w:t>
            </w:r>
          </w:p>
        </w:tc>
      </w:tr>
    </w:tbl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C6818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:rsidR="00CC6818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DDEBA" wp14:editId="1C18F592">
            <wp:extent cx="30099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72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4DDD69E" wp14:editId="5D7F53D9">
            <wp:extent cx="1060704" cy="18288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8C08D9C" wp14:editId="0E059B73">
            <wp:extent cx="3310128" cy="36576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8295556" wp14:editId="34BB6D74">
            <wp:extent cx="4590288" cy="1828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562D13C" wp14:editId="0B01B953">
            <wp:extent cx="3538728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Derived Column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5C2F666A" wp14:editId="2178D25E">
            <wp:extent cx="4965192" cy="27432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8040"/>
      </w:tblGrid>
      <w:tr w:rsidR="00CC6818" w:rsidTr="00504972">
        <w:tc>
          <w:tcPr>
            <w:tcW w:w="145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811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CC6818" w:rsidTr="00504972">
        <w:tc>
          <w:tcPr>
            <w:tcW w:w="145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</w:t>
            </w:r>
          </w:p>
        </w:tc>
        <w:tc>
          <w:tcPr>
            <w:tcW w:w="811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((DT_WSTR,4)YEAR(((DT_DATE)[Friday End Date]))) + RIGHT("0" + ((DT_WSTR,2)MONTH(((DT_DATE)[Friday End Date]))),2) + RIGHT("0" + ((DT_WSTR,2)DAY(((DT_DATE)[Friday End Date]))),2)</w:t>
            </w:r>
          </w:p>
        </w:tc>
      </w:tr>
      <w:tr w:rsidR="00CC6818" w:rsidTr="00504972">
        <w:tc>
          <w:tcPr>
            <w:tcW w:w="145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SubmittedDate</w:t>
            </w:r>
          </w:p>
        </w:tc>
        <w:tc>
          <w:tcPr>
            <w:tcW w:w="811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GetDate()</w:t>
            </w:r>
          </w:p>
        </w:tc>
      </w:tr>
    </w:tbl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32B1C2B" wp14:editId="17E4640E">
            <wp:extent cx="3785616" cy="36576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Row count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FDF3D09" wp14:editId="223554D8">
            <wp:extent cx="3904488" cy="27432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OLEDB Destination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3049C63" wp14:editId="12F06B78">
            <wp:extent cx="3374136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Update ETS Staging table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2C57847B" wp14:editId="34822AC4">
            <wp:extent cx="3657600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[EC].[sp_Update_ETS_Coaching_Stage] ? output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0AF7102" wp14:editId="658EF7FF">
            <wp:extent cx="5943600" cy="19293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Coaching_Log Table</w:t>
      </w:r>
    </w:p>
    <w:p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8CCDA2A" wp14:editId="25DA4B1C">
            <wp:extent cx="4416552" cy="27432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rPr>
          <w:rFonts w:ascii="Times New Roman" w:hAnsi="Times New Roman"/>
        </w:rPr>
      </w:pPr>
    </w:p>
    <w:p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[EC].[sp_InsertInto_Coaching_Log_ETS] ? output</w:t>
      </w:r>
    </w:p>
    <w:p w:rsidR="00CC6818" w:rsidRPr="00CA5EB0" w:rsidRDefault="00CC6818" w:rsidP="00CC6818">
      <w:pPr>
        <w:rPr>
          <w:rFonts w:ascii="Times New Roman" w:hAnsi="Times New Roman"/>
        </w:rPr>
      </w:pPr>
    </w:p>
    <w:p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2804072" wp14:editId="4D3535FF">
            <wp:extent cx="4389120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File List Table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C89221F" wp14:editId="03EEC0FA">
            <wp:extent cx="3218688" cy="27432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>INSERT INTO [EC].[ETS_FileList]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([File_Name]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,[File_LoadDate]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,[Count_Staged]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,[Count_Loaded]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 ,[Count_Rejected])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VALUES (?,GetDate(), ?, ?,?)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96DF5C2" wp14:editId="0A7A037F">
            <wp:extent cx="4288536" cy="1828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Task: Backup Loaded Files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5E4E7E5" wp14:editId="39A0FDFB">
            <wp:extent cx="4672584" cy="2743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C5441" w:rsidRPr="00CA5EB0" w:rsidRDefault="007C5441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</w:t>
      </w:r>
      <w:r w:rsidR="00D9759F">
        <w:rPr>
          <w:rFonts w:ascii="Times New Roman" w:hAnsi="Times New Roman"/>
          <w:b/>
        </w:rPr>
        <w:t xml:space="preserve"> </w:t>
      </w:r>
      <w:r w:rsidR="00992799">
        <w:rPr>
          <w:rFonts w:ascii="Times New Roman" w:hAnsi="Times New Roman"/>
          <w:b/>
        </w:rPr>
        <w:t>(HNC or ICC</w:t>
      </w:r>
      <w:r w:rsidRPr="00CA5EB0">
        <w:rPr>
          <w:rFonts w:ascii="Times New Roman" w:hAnsi="Times New Roman"/>
          <w:b/>
        </w:rPr>
        <w:t>)</w:t>
      </w:r>
    </w:p>
    <w:p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 – Backup files to Backups directory</w:t>
      </w:r>
    </w:p>
    <w:p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Foreach ETS File Loop</w:t>
      </w:r>
      <w:r w:rsidR="007C5441" w:rsidRPr="00CA5EB0">
        <w:rPr>
          <w:rFonts w:ascii="Times New Roman" w:hAnsi="Times New Roman"/>
        </w:rPr>
        <w:t xml:space="preserve"> (</w:t>
      </w:r>
      <w:r w:rsidRPr="00CA5EB0">
        <w:rPr>
          <w:rFonts w:ascii="Times New Roman" w:hAnsi="Times New Roman"/>
        </w:rPr>
        <w:t>HNC or ICC)</w:t>
      </w:r>
    </w:p>
    <w:p w:rsidR="00504972" w:rsidRDefault="00504972" w:rsidP="000229C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Precedence Constraint - Completion</w:t>
      </w:r>
      <w:r w:rsidRPr="00CA5EB0">
        <w:rPr>
          <w:rFonts w:ascii="Times New Roman" w:hAnsi="Times New Roman"/>
        </w:rPr>
        <w:t xml:space="preserve"> </w:t>
      </w:r>
    </w:p>
    <w:p w:rsidR="000229C2" w:rsidRPr="00CA5EB0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>Folder: \\vrivscors01\BCC Scorecards\Coaching\ETS</w:t>
      </w:r>
    </w:p>
    <w:p w:rsidR="000229C2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9355E6" w:rsidRDefault="009355E6" w:rsidP="000229C2">
      <w:pPr>
        <w:spacing w:after="0"/>
        <w:ind w:left="1080"/>
        <w:rPr>
          <w:rFonts w:ascii="Times New Roman" w:hAnsi="Times New Roman"/>
        </w:rPr>
      </w:pPr>
    </w:p>
    <w:p w:rsidR="009355E6" w:rsidRPr="00CA5EB0" w:rsidRDefault="009355E6" w:rsidP="000229C2">
      <w:pPr>
        <w:spacing w:after="0"/>
        <w:ind w:left="1080"/>
        <w:rPr>
          <w:rFonts w:ascii="Times New Roman" w:hAnsi="Times New Roman"/>
        </w:rPr>
      </w:pPr>
    </w:p>
    <w:p w:rsidR="007C5441" w:rsidRPr="00CA5EB0" w:rsidRDefault="007C5441" w:rsidP="007C5441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*Steps I and III. Through VI same as rest of ETS Files in container 1</w:t>
      </w:r>
    </w:p>
    <w:p w:rsidR="000229C2" w:rsidRDefault="000229C2" w:rsidP="000229C2">
      <w:pPr>
        <w:spacing w:after="0"/>
        <w:ind w:left="108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Evaluation Operation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 and Constraint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Value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4972">
              <w:rPr>
                <w:rFonts w:ascii="Times New Roman" w:hAnsi="Times New Roman"/>
                <w:sz w:val="24"/>
                <w:szCs w:val="24"/>
              </w:rPr>
              <w:t>(FINDSTRING(@[User::VarFileName],"HNC",1 ) &gt; 0 ) ||(FINDSTRING(@[User::VarFileName],"ICC",1 ) &gt; 0 )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Multiple Constraints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Logical AND</w:t>
            </w:r>
          </w:p>
        </w:tc>
      </w:tr>
    </w:tbl>
    <w:p w:rsidR="00504972" w:rsidRPr="00CA5EB0" w:rsidRDefault="00504972" w:rsidP="000229C2">
      <w:pPr>
        <w:spacing w:after="0"/>
        <w:ind w:left="1080"/>
        <w:rPr>
          <w:rFonts w:ascii="Times New Roman" w:hAnsi="Times New Roman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0229C2" w:rsidRDefault="000229C2" w:rsidP="00CA5EB0">
      <w:pPr>
        <w:pStyle w:val="ListParagraph"/>
        <w:numPr>
          <w:ilvl w:val="0"/>
          <w:numId w:val="24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:rsidR="00504972" w:rsidRPr="001503FC" w:rsidRDefault="00504972" w:rsidP="001503F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</w:t>
      </w:r>
    </w:p>
    <w:p w:rsidR="00504972" w:rsidRPr="001503FC" w:rsidRDefault="00504972" w:rsidP="001503F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F6FDBA1" wp14:editId="514978B1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98F06C2" wp14:editId="71C84D1E">
            <wp:extent cx="1344168" cy="27432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7726164" wp14:editId="701203B5">
            <wp:extent cx="2880360" cy="274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5D5D74DD" wp14:editId="4521513D">
            <wp:extent cx="5504688" cy="27432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1CEE547" wp14:editId="4FEFD5A8">
            <wp:extent cx="347472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>Derived Column</w:t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BD2A1E4" wp14:editId="70FC34EF">
            <wp:extent cx="4608576" cy="27432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287F13" w:rsidRPr="00FD2034" w:rsidTr="00CA5EB0">
        <w:tc>
          <w:tcPr>
            <w:tcW w:w="181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287F13" w:rsidRPr="00FD2034" w:rsidTr="00CA5EB0">
        <w:tc>
          <w:tcPr>
            <w:tcW w:w="1818" w:type="dxa"/>
          </w:tcPr>
          <w:p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((DT_WSTR,4)YEAR(((DT_DATE)[WE Date]))) + RIGHT("0" + ((DT_WSTR,2)MONTH(((DT_DATE)[WE Date]))),2) + RIGHT("0" + ((DT_WSTR,2)DAY(((DT_DATE)[WE Date]))),2)</w:t>
            </w:r>
          </w:p>
        </w:tc>
      </w:tr>
      <w:tr w:rsidR="00287F13" w:rsidRPr="00FD2034" w:rsidTr="00CA5EB0">
        <w:tc>
          <w:tcPr>
            <w:tcW w:w="181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  <w:tc>
          <w:tcPr>
            <w:tcW w:w="775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" | " + ([Report Code] == "HNC" ? [TC Change Count] : [Report Code] == "ICC" ? [Incorrect Change Categories] : " ") + " Changes"</w:t>
            </w:r>
          </w:p>
        </w:tc>
      </w:tr>
    </w:tbl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A9D7F74" wp14:editId="772391C9">
            <wp:extent cx="1920240" cy="18288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CA5EB0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992799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</w:t>
      </w:r>
      <w:r w:rsidR="000229C2" w:rsidRPr="00CA5EB0">
        <w:rPr>
          <w:rFonts w:ascii="Times New Roman" w:hAnsi="Times New Roman"/>
        </w:rPr>
        <w:t>ow count</w:t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FA31416" wp14:editId="4E038D13">
            <wp:extent cx="3236976" cy="27432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181CA6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="000229C2" w:rsidRPr="00CA5EB0">
        <w:rPr>
          <w:rFonts w:ascii="Times New Roman" w:hAnsi="Times New Roman"/>
        </w:rPr>
        <w:t>LEDB Destination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6551204" wp14:editId="68A1033F">
            <wp:extent cx="3822192" cy="27432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40AE98EE" wp14:editId="19BFE39C">
            <wp:extent cx="3227832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Compliance file in Staging directory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 xml:space="preserve">Container: Foreach </w:t>
      </w:r>
      <w:r>
        <w:rPr>
          <w:rFonts w:ascii="Times New Roman" w:hAnsi="Times New Roman"/>
        </w:rPr>
        <w:t>Compliance</w:t>
      </w:r>
      <w:r w:rsidRPr="001707D2">
        <w:rPr>
          <w:rFonts w:ascii="Times New Roman" w:hAnsi="Times New Roman"/>
        </w:rPr>
        <w:t xml:space="preserve"> File Loop (</w:t>
      </w:r>
      <w:r>
        <w:rPr>
          <w:rFonts w:ascii="Times New Roman" w:hAnsi="Times New Roman"/>
        </w:rPr>
        <w:t>OAS and OAE)</w:t>
      </w:r>
    </w:p>
    <w:p w:rsidR="00504972" w:rsidRPr="001707D2" w:rsidRDefault="00504972" w:rsidP="00D9759F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Precedence Constraint - Completion</w:t>
      </w:r>
    </w:p>
    <w:p w:rsidR="00D9759F" w:rsidRPr="001707D2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Folder: \\vrivscors01\BCC Scorecards\Coaching\ETS</w:t>
      </w:r>
    </w:p>
    <w:p w:rsidR="00D9759F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Files: eCL_</w:t>
      </w:r>
      <w:r>
        <w:rPr>
          <w:rFonts w:ascii="Times New Roman" w:hAnsi="Times New Roman"/>
        </w:rPr>
        <w:t>Compliance_</w:t>
      </w:r>
      <w:r w:rsidRPr="001707D2">
        <w:rPr>
          <w:rFonts w:ascii="Times New Roman" w:hAnsi="Times New Roman"/>
        </w:rPr>
        <w:t>ETS_Feed*.csv</w:t>
      </w:r>
    </w:p>
    <w:p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9355E6" w:rsidRDefault="009355E6" w:rsidP="00D9759F">
      <w:pPr>
        <w:spacing w:after="0"/>
        <w:ind w:left="1080"/>
        <w:rPr>
          <w:rFonts w:ascii="Times New Roman" w:hAnsi="Times New Roman"/>
        </w:rPr>
      </w:pPr>
    </w:p>
    <w:p w:rsidR="009355E6" w:rsidRPr="001707D2" w:rsidRDefault="009355E6" w:rsidP="00D9759F">
      <w:pPr>
        <w:spacing w:after="0"/>
        <w:ind w:left="1080"/>
        <w:rPr>
          <w:rFonts w:ascii="Times New Roman" w:hAnsi="Times New Roman"/>
        </w:rPr>
      </w:pPr>
    </w:p>
    <w:p w:rsidR="00D9759F" w:rsidRPr="001707D2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*Steps I and III</w:t>
      </w:r>
      <w:r>
        <w:rPr>
          <w:rFonts w:ascii="Times New Roman" w:hAnsi="Times New Roman"/>
        </w:rPr>
        <w:t xml:space="preserve"> </w:t>
      </w:r>
      <w:r w:rsidRPr="001707D2">
        <w:rPr>
          <w:rFonts w:ascii="Times New Roman" w:hAnsi="Times New Roman"/>
        </w:rPr>
        <w:t>Through VI same as rest of ETS Files in container 1</w:t>
      </w:r>
    </w:p>
    <w:p w:rsidR="00D9759F" w:rsidRDefault="00D9759F" w:rsidP="00D9759F">
      <w:pPr>
        <w:spacing w:after="0"/>
        <w:ind w:left="1080"/>
        <w:rPr>
          <w:rFonts w:ascii="Times New Roman" w:hAnsi="Times New Roman"/>
        </w:rPr>
      </w:pPr>
    </w:p>
    <w:p w:rsidR="00504972" w:rsidRDefault="00504972" w:rsidP="00D9759F">
      <w:pPr>
        <w:spacing w:after="0"/>
        <w:ind w:left="1080"/>
        <w:rPr>
          <w:rFonts w:ascii="Times New Roman" w:hAnsi="Times New Roman"/>
        </w:rPr>
      </w:pPr>
    </w:p>
    <w:p w:rsidR="00504972" w:rsidRPr="001707D2" w:rsidRDefault="00504972" w:rsidP="00D9759F">
      <w:pPr>
        <w:spacing w:after="0"/>
        <w:ind w:left="1080"/>
        <w:rPr>
          <w:rFonts w:ascii="Times New Roman" w:hAnsi="Times New Roman"/>
        </w:rPr>
      </w:pPr>
    </w:p>
    <w:p w:rsidR="00D9759F" w:rsidRPr="001707D2" w:rsidRDefault="00D9759F" w:rsidP="00D9759F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707D2">
        <w:rPr>
          <w:rFonts w:ascii="Times New Roman" w:hAnsi="Times New Roman"/>
        </w:rPr>
        <w:t>DFT: Load ETS staging table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28BD3195" wp14:editId="7D23F858">
            <wp:extent cx="1905000" cy="781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D9759F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A9726" wp14:editId="6F527FD3">
            <wp:extent cx="1344168" cy="274320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Flat File source</w:t>
      </w:r>
    </w:p>
    <w:p w:rsidR="00D9759F" w:rsidRPr="001707D2" w:rsidRDefault="0059043B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56C0F" wp14:editId="5CE7A4C7">
            <wp:extent cx="3429000" cy="1828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3D80A" wp14:editId="7ABC9AF3">
            <wp:extent cx="2880360" cy="2743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Derived Column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5E6119C5" wp14:editId="4E269466">
            <wp:extent cx="4608576" cy="274320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D9759F" w:rsidRPr="001707D2" w:rsidTr="00124D8C">
        <w:tc>
          <w:tcPr>
            <w:tcW w:w="1818" w:type="dxa"/>
          </w:tcPr>
          <w:p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Expression</w:t>
            </w:r>
          </w:p>
        </w:tc>
      </w:tr>
      <w:tr w:rsidR="00D9759F" w:rsidRPr="001707D2" w:rsidTr="00124D8C">
        <w:tc>
          <w:tcPr>
            <w:tcW w:w="1818" w:type="dxa"/>
          </w:tcPr>
          <w:p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:rsidR="00D9759F" w:rsidRPr="001707D2" w:rsidRDefault="002214F4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214F4">
              <w:rPr>
                <w:rFonts w:ascii="Times New Roman" w:hAnsi="Times New Roman"/>
              </w:rPr>
              <w:t>[Report Code] + ((DT_WSTR,4)YEAR(((DT_DATE)[Time Period]))) + RIGHT("0" + ((DT_WSTR,2)MONTH(((DT_DATE)[Time Period]))),2) + RIGHT("0" + ((DT_WSTR,2)DAY(((DT_DATE)[Time Period]))),2)</w:t>
            </w:r>
          </w:p>
        </w:tc>
      </w:tr>
    </w:tbl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1707D2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lastRenderedPageBreak/>
        <w:t>Data Conversion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</w:p>
    <w:p w:rsidR="00D9759F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0298C" wp14:editId="63F49B0B">
            <wp:extent cx="2834640" cy="27432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</w:t>
      </w:r>
      <w:r w:rsidRPr="001707D2">
        <w:rPr>
          <w:rFonts w:ascii="Times New Roman" w:hAnsi="Times New Roman"/>
        </w:rPr>
        <w:t>ow count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39E08837" wp14:editId="75D66A2A">
            <wp:extent cx="3236976" cy="2743200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2214F4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O</w:t>
      </w:r>
      <w:r w:rsidR="00D9759F" w:rsidRPr="001707D2">
        <w:rPr>
          <w:rFonts w:ascii="Times New Roman" w:hAnsi="Times New Roman"/>
        </w:rPr>
        <w:t>LEDB Destination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3DB3B256" wp14:editId="31CD686E">
            <wp:extent cx="3822192" cy="2743200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214F4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823B43F" wp14:editId="499356A9">
            <wp:extent cx="3502152" cy="274320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217335" w:rsidRPr="00CA5EB0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76274" w:rsidRDefault="00776274" w:rsidP="0077627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>
        <w:rPr>
          <w:rFonts w:ascii="Times New Roman" w:hAnsi="Times New Roman"/>
          <w:b/>
        </w:rPr>
        <w:t>Loop Container ( Encrypt failed files)</w:t>
      </w:r>
    </w:p>
    <w:p w:rsidR="00776274" w:rsidRPr="00403AC7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76274" w:rsidRPr="00CA5EB0" w:rsidRDefault="00776274" w:rsidP="0077627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776274" w:rsidRPr="00CA5EB0" w:rsidRDefault="00776274" w:rsidP="001503FC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:rsidR="00776274" w:rsidRPr="00CA5EB0" w:rsidRDefault="00776274" w:rsidP="001503FC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76274" w:rsidRPr="00CA5EB0" w:rsidRDefault="00776274" w:rsidP="0077627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776274" w:rsidRDefault="00776274" w:rsidP="0077627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:rsidR="00504972" w:rsidRPr="00CA5EB0" w:rsidRDefault="00504972" w:rsidP="0077627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:rsidR="00776274" w:rsidRPr="00CA5EB0" w:rsidRDefault="00776274" w:rsidP="0077627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</w:t>
      </w:r>
      <w:r w:rsidRPr="003B4096">
        <w:rPr>
          <w:rFonts w:ascii="Times New Roman" w:hAnsi="Times New Roman"/>
        </w:rPr>
        <w:t>01\data\coaching\ETS\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:rsidR="00776274" w:rsidRDefault="00776274" w:rsidP="0077627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:rsidR="00732B46" w:rsidRPr="00CA5EB0" w:rsidRDefault="00732B46" w:rsidP="0077627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776274" w:rsidRDefault="00776274" w:rsidP="00776274">
      <w:pPr>
        <w:spacing w:after="0"/>
        <w:ind w:left="1080"/>
        <w:rPr>
          <w:rFonts w:ascii="Times New Roman" w:hAnsi="Times New Roman"/>
        </w:rPr>
      </w:pPr>
    </w:p>
    <w:p w:rsidR="00776274" w:rsidRPr="00CA5EB0" w:rsidRDefault="00776274" w:rsidP="001503FC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 w:rsidR="00732B46">
        <w:rPr>
          <w:rFonts w:ascii="Times New Roman" w:hAnsi="Times New Roman"/>
        </w:rPr>
        <w:t>Encrypt</w:t>
      </w:r>
      <w:r>
        <w:rPr>
          <w:rFonts w:ascii="Times New Roman" w:hAnsi="Times New Roman"/>
        </w:rPr>
        <w:t xml:space="preserve"> files</w:t>
      </w: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43695" wp14:editId="223A61FC">
            <wp:extent cx="5686425" cy="29813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76274" w:rsidRDefault="00776274" w:rsidP="001503FC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776274" w:rsidRDefault="00776274" w:rsidP="00776274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0828525" wp14:editId="1A3AA92C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274" w:rsidRPr="00403AC7" w:rsidRDefault="00776274" w:rsidP="00776274">
      <w:pPr>
        <w:rPr>
          <w:rFonts w:ascii="Times New Roman" w:hAnsi="Times New Roman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32B46" w:rsidRPr="00CA5EB0" w:rsidRDefault="00732B4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Event Handlers</w:t>
      </w: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Executable: ETS_coaching</w:t>
      </w: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EventHandler: OntaskFailed</w:t>
      </w: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5294A06" wp14:editId="778857C5">
            <wp:extent cx="43434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61AA85DC" wp14:editId="1597E823">
            <wp:extent cx="5138928" cy="1828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5E40628" wp14:editId="5141DA81">
            <wp:extent cx="4864608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26B7A3B" wp14:editId="2034C049">
            <wp:extent cx="3118104" cy="274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Pr="00CA5EB0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326CC" w:rsidRPr="00CA5EB0" w:rsidRDefault="002326C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75" w:name="_Toc488681055"/>
      <w:bookmarkStart w:id="76" w:name="_Toc488681268"/>
      <w:bookmarkStart w:id="77" w:name="_Toc488681299"/>
      <w:bookmarkStart w:id="78" w:name="_Toc488681056"/>
      <w:bookmarkStart w:id="79" w:name="_Toc488681269"/>
      <w:bookmarkStart w:id="80" w:name="_Toc488681300"/>
      <w:bookmarkStart w:id="81" w:name="_Toc488681057"/>
      <w:bookmarkStart w:id="82" w:name="_Toc488681270"/>
      <w:bookmarkStart w:id="83" w:name="_Toc488681301"/>
      <w:bookmarkStart w:id="84" w:name="_Toc488681058"/>
      <w:bookmarkStart w:id="85" w:name="_Toc488681271"/>
      <w:bookmarkStart w:id="86" w:name="_Toc488681302"/>
      <w:bookmarkStart w:id="87" w:name="_Toc488681059"/>
      <w:bookmarkStart w:id="88" w:name="_Toc488681272"/>
      <w:bookmarkStart w:id="89" w:name="_Toc488681303"/>
      <w:bookmarkStart w:id="90" w:name="_Toc488681060"/>
      <w:bookmarkStart w:id="91" w:name="_Toc488681273"/>
      <w:bookmarkStart w:id="92" w:name="_Toc488681304"/>
      <w:bookmarkStart w:id="93" w:name="_Toc488681061"/>
      <w:bookmarkStart w:id="94" w:name="_Toc488681274"/>
      <w:bookmarkStart w:id="95" w:name="_Toc488681305"/>
      <w:bookmarkStart w:id="96" w:name="_Toc488681062"/>
      <w:bookmarkStart w:id="97" w:name="_Toc488681275"/>
      <w:bookmarkStart w:id="98" w:name="_Toc488681306"/>
      <w:bookmarkStart w:id="99" w:name="_Toc503347419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 w:rsidRPr="00CA5EB0">
        <w:rPr>
          <w:rFonts w:ascii="Times New Roman" w:hAnsi="Times New Roman" w:cs="Times New Roman"/>
          <w:color w:val="auto"/>
        </w:rPr>
        <w:t>Tables</w:t>
      </w:r>
      <w:bookmarkEnd w:id="99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ETS_Coaching_Stage</w:t>
            </w:r>
          </w:p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staging the ETS records during the insert into Coaching_Log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ETS source records loaded into the Coaching Log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Table used for storing the rejected ETS records during the insert into Coaching_Log table. Logs are rejected when a record does not </w:t>
            </w:r>
            <w:r w:rsidRPr="00CA5EB0">
              <w:rPr>
                <w:rFonts w:ascii="Times New Roman" w:hAnsi="Times New Roman"/>
              </w:rPr>
              <w:lastRenderedPageBreak/>
              <w:t>belong to a CSR or Supervisor job code.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ETS_Description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to store the 2-4 letter Report Code, Description and the hardcoded Description for the Report.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ETS file names and Load dates.</w:t>
            </w:r>
          </w:p>
        </w:tc>
      </w:tr>
    </w:tbl>
    <w:p w:rsidR="002326CC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CA5EB0">
        <w:rPr>
          <w:rFonts w:ascii="Times New Roman" w:hAnsi="Times New Roman"/>
          <w:noProof/>
        </w:rPr>
        <w:t>Table structure and details  in document: eCoaching_Database_DD.docx</w:t>
      </w:r>
    </w:p>
    <w:p w:rsidR="00750775" w:rsidRPr="00CA5EB0" w:rsidRDefault="00750775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Table creates in document: </w:t>
      </w:r>
      <w:r w:rsidRPr="00750775">
        <w:rPr>
          <w:rFonts w:ascii="Times New Roman" w:hAnsi="Times New Roman"/>
          <w:noProof/>
        </w:rPr>
        <w:t>CCO_eCoaching_ETS_Load_Tables_Create.sql</w:t>
      </w:r>
    </w:p>
    <w:p w:rsidR="005E5CD7" w:rsidRPr="00CA5EB0" w:rsidRDefault="00360E8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00" w:name="_Toc503347420"/>
      <w:r w:rsidRPr="00CA5EB0">
        <w:rPr>
          <w:rFonts w:ascii="Times New Roman" w:hAnsi="Times New Roman" w:cs="Times New Roman"/>
          <w:color w:val="auto"/>
        </w:rPr>
        <w:t>Procedures</w:t>
      </w:r>
      <w:bookmarkEnd w:id="100"/>
      <w:r w:rsidRPr="00CA5EB0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 sp_Update_ETS_Coaching_Stage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sp_InsertInto_Coaching_Log_ETS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sp_Update_ETS_Fact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5E5CD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Pr="00CA5EB0" w:rsidRDefault="005E5CD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Pr="00CA5EB0" w:rsidRDefault="002F4C82" w:rsidP="00A71CC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Sp_Insert_Into_ETS_Rejected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CA5EB0" w:rsidRDefault="002F4C82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Feed Load: ETS</w:t>
            </w:r>
          </w:p>
        </w:tc>
      </w:tr>
    </w:tbl>
    <w:p w:rsidR="00750775" w:rsidRPr="00CA5EB0" w:rsidRDefault="00750775" w:rsidP="00750775">
      <w:pPr>
        <w:pStyle w:val="Heading3"/>
        <w:rPr>
          <w:rFonts w:ascii="Times New Roman" w:hAnsi="Times New Roman" w:cs="Times New Roman"/>
          <w:color w:val="auto"/>
        </w:rPr>
      </w:pPr>
      <w:bookmarkStart w:id="101" w:name="_Toc503347421"/>
      <w:r w:rsidRPr="00CA5EB0">
        <w:rPr>
          <w:rFonts w:ascii="Times New Roman" w:hAnsi="Times New Roman" w:cs="Times New Roman"/>
          <w:color w:val="auto"/>
        </w:rPr>
        <w:t>Functions</w:t>
      </w:r>
      <w:bookmarkEnd w:id="10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750775" w:rsidRPr="001707D2" w:rsidTr="00CA5EB0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Function</w:t>
            </w:r>
            <w:r w:rsidRPr="001707D2">
              <w:rPr>
                <w:rFonts w:ascii="Times New Roman" w:hAnsi="Times New Roman"/>
                <w:b/>
                <w:bCs/>
              </w:rPr>
              <w:t xml:space="preserve"> Name</w:t>
            </w:r>
          </w:p>
          <w:p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707D2">
              <w:rPr>
                <w:rFonts w:ascii="Times New Roman" w:hAnsi="Times New Roman"/>
                <w:b/>
                <w:bCs/>
              </w:rPr>
              <w:t>Usage</w:t>
            </w:r>
          </w:p>
          <w:p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750775" w:rsidRPr="001707D2" w:rsidTr="00CA5EB0">
        <w:trPr>
          <w:trHeight w:val="279"/>
          <w:jc w:val="center"/>
        </w:trPr>
        <w:tc>
          <w:tcPr>
            <w:tcW w:w="745" w:type="dxa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shd w:val="clear" w:color="auto" w:fill="auto"/>
            <w:noWrap/>
          </w:tcPr>
          <w:p w:rsidR="00750775" w:rsidRPr="001707D2" w:rsidRDefault="00750775" w:rsidP="00124D8C">
            <w:pPr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fn_intSu</w:t>
            </w:r>
            <w:r>
              <w:rPr>
                <w:rFonts w:ascii="Times New Roman" w:hAnsi="Times New Roman"/>
              </w:rPr>
              <w:t>bCoachReasonIDFromETSRptCode</w:t>
            </w:r>
          </w:p>
        </w:tc>
        <w:tc>
          <w:tcPr>
            <w:tcW w:w="4456" w:type="dxa"/>
            <w:shd w:val="clear" w:color="auto" w:fill="auto"/>
          </w:tcPr>
          <w:p w:rsidR="00750775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 xml:space="preserve">Feed Load: ETS </w:t>
            </w:r>
          </w:p>
          <w:p w:rsidR="00750775" w:rsidRPr="001707D2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Given the 3 or 4 letter ETS Report Code returns the Sub coaching reason for the ETS log.</w:t>
            </w:r>
          </w:p>
        </w:tc>
      </w:tr>
    </w:tbl>
    <w:p w:rsidR="0017605E" w:rsidRPr="00CA5EB0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3C14" w:rsidRPr="00CA5EB0" w:rsidRDefault="00D93C1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D93C14" w:rsidRPr="00CA5EB0" w:rsidSect="00D47089">
      <w:footerReference w:type="default" r:id="rId6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09D4" w:rsidRDefault="00AA09D4" w:rsidP="009F2A51">
      <w:pPr>
        <w:spacing w:after="0" w:line="240" w:lineRule="auto"/>
      </w:pPr>
      <w:r>
        <w:separator/>
      </w:r>
    </w:p>
  </w:endnote>
  <w:endnote w:type="continuationSeparator" w:id="0">
    <w:p w:rsidR="00AA09D4" w:rsidRDefault="00AA09D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72" w:rsidRDefault="00504972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C32314"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504972" w:rsidRDefault="00504972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ETS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1503FC">
      <w:rPr>
        <w:noProof/>
        <w:sz w:val="18"/>
      </w:rPr>
      <w:t>7/10/19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504972" w:rsidRDefault="00504972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504972" w:rsidRDefault="00504972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1503FC">
      <w:rPr>
        <w:rStyle w:val="PageNumber"/>
        <w:noProof/>
        <w:sz w:val="18"/>
      </w:rPr>
      <w:t>11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09D4" w:rsidRDefault="00AA09D4" w:rsidP="009F2A51">
      <w:pPr>
        <w:spacing w:after="0" w:line="240" w:lineRule="auto"/>
      </w:pPr>
      <w:r>
        <w:separator/>
      </w:r>
    </w:p>
  </w:footnote>
  <w:footnote w:type="continuationSeparator" w:id="0">
    <w:p w:rsidR="00AA09D4" w:rsidRDefault="00AA09D4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6F1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7A329D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6D14A7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A95A72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B0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4197C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9072125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92542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7FA2AC4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5C65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56449ED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AE07D1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8D4223A"/>
    <w:multiLevelType w:val="multilevel"/>
    <w:tmpl w:val="98FEE58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3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12"/>
  </w:num>
  <w:num w:numId="5">
    <w:abstractNumId w:val="9"/>
  </w:num>
  <w:num w:numId="6">
    <w:abstractNumId w:val="27"/>
  </w:num>
  <w:num w:numId="7">
    <w:abstractNumId w:val="26"/>
  </w:num>
  <w:num w:numId="8">
    <w:abstractNumId w:val="0"/>
  </w:num>
  <w:num w:numId="9">
    <w:abstractNumId w:val="0"/>
  </w:num>
  <w:num w:numId="10">
    <w:abstractNumId w:val="23"/>
  </w:num>
  <w:num w:numId="11">
    <w:abstractNumId w:val="5"/>
  </w:num>
  <w:num w:numId="12">
    <w:abstractNumId w:val="22"/>
  </w:num>
  <w:num w:numId="13">
    <w:abstractNumId w:val="1"/>
  </w:num>
  <w:num w:numId="14">
    <w:abstractNumId w:val="13"/>
  </w:num>
  <w:num w:numId="15">
    <w:abstractNumId w:val="20"/>
  </w:num>
  <w:num w:numId="16">
    <w:abstractNumId w:val="18"/>
  </w:num>
  <w:num w:numId="17">
    <w:abstractNumId w:val="25"/>
  </w:num>
  <w:num w:numId="18">
    <w:abstractNumId w:val="6"/>
  </w:num>
  <w:num w:numId="19">
    <w:abstractNumId w:val="11"/>
  </w:num>
  <w:num w:numId="20">
    <w:abstractNumId w:val="15"/>
  </w:num>
  <w:num w:numId="21">
    <w:abstractNumId w:val="14"/>
  </w:num>
  <w:num w:numId="22">
    <w:abstractNumId w:val="7"/>
  </w:num>
  <w:num w:numId="23">
    <w:abstractNumId w:val="19"/>
  </w:num>
  <w:num w:numId="24">
    <w:abstractNumId w:val="10"/>
  </w:num>
  <w:num w:numId="25">
    <w:abstractNumId w:val="21"/>
  </w:num>
  <w:num w:numId="26">
    <w:abstractNumId w:val="28"/>
  </w:num>
  <w:num w:numId="27">
    <w:abstractNumId w:val="0"/>
  </w:num>
  <w:num w:numId="28">
    <w:abstractNumId w:val="30"/>
  </w:num>
  <w:num w:numId="29">
    <w:abstractNumId w:val="2"/>
  </w:num>
  <w:num w:numId="30">
    <w:abstractNumId w:val="24"/>
  </w:num>
  <w:num w:numId="31">
    <w:abstractNumId w:val="8"/>
  </w:num>
  <w:num w:numId="32">
    <w:abstractNumId w:val="29"/>
  </w:num>
  <w:num w:numId="33">
    <w:abstractNumId w:val="3"/>
  </w:num>
  <w:num w:numId="34">
    <w:abstractNumId w:val="31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2EB5"/>
    <w:rsid w:val="000229C2"/>
    <w:rsid w:val="00022CCE"/>
    <w:rsid w:val="00024AB2"/>
    <w:rsid w:val="00026033"/>
    <w:rsid w:val="00026536"/>
    <w:rsid w:val="00030326"/>
    <w:rsid w:val="00040549"/>
    <w:rsid w:val="0004360A"/>
    <w:rsid w:val="00060E62"/>
    <w:rsid w:val="00096C08"/>
    <w:rsid w:val="000B2242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24D8C"/>
    <w:rsid w:val="00133126"/>
    <w:rsid w:val="00135920"/>
    <w:rsid w:val="00141B19"/>
    <w:rsid w:val="00144DAD"/>
    <w:rsid w:val="001503FC"/>
    <w:rsid w:val="0015168F"/>
    <w:rsid w:val="001525FE"/>
    <w:rsid w:val="00153371"/>
    <w:rsid w:val="0015614B"/>
    <w:rsid w:val="00157107"/>
    <w:rsid w:val="0016044C"/>
    <w:rsid w:val="00166258"/>
    <w:rsid w:val="00170D44"/>
    <w:rsid w:val="001710C7"/>
    <w:rsid w:val="0017605E"/>
    <w:rsid w:val="00181CA6"/>
    <w:rsid w:val="001B35F6"/>
    <w:rsid w:val="001B4454"/>
    <w:rsid w:val="001B4916"/>
    <w:rsid w:val="001B4BE1"/>
    <w:rsid w:val="001D1B74"/>
    <w:rsid w:val="001E1452"/>
    <w:rsid w:val="00202048"/>
    <w:rsid w:val="002074EC"/>
    <w:rsid w:val="00210BD8"/>
    <w:rsid w:val="00213A1B"/>
    <w:rsid w:val="00217335"/>
    <w:rsid w:val="00217802"/>
    <w:rsid w:val="00217E7F"/>
    <w:rsid w:val="002214F4"/>
    <w:rsid w:val="002326CC"/>
    <w:rsid w:val="002431EB"/>
    <w:rsid w:val="00247928"/>
    <w:rsid w:val="00253CD4"/>
    <w:rsid w:val="00260C5D"/>
    <w:rsid w:val="00263314"/>
    <w:rsid w:val="00265092"/>
    <w:rsid w:val="00265A6D"/>
    <w:rsid w:val="0027630C"/>
    <w:rsid w:val="00280149"/>
    <w:rsid w:val="0028710A"/>
    <w:rsid w:val="00287F13"/>
    <w:rsid w:val="00290CD1"/>
    <w:rsid w:val="002B2AA9"/>
    <w:rsid w:val="002B4B6E"/>
    <w:rsid w:val="002B6EC8"/>
    <w:rsid w:val="002C13F0"/>
    <w:rsid w:val="002C3B04"/>
    <w:rsid w:val="002D079E"/>
    <w:rsid w:val="002D5D3B"/>
    <w:rsid w:val="002F47D9"/>
    <w:rsid w:val="002F4C82"/>
    <w:rsid w:val="002F5746"/>
    <w:rsid w:val="003011AB"/>
    <w:rsid w:val="00304EEA"/>
    <w:rsid w:val="00320E41"/>
    <w:rsid w:val="00323C43"/>
    <w:rsid w:val="003376CE"/>
    <w:rsid w:val="00340A85"/>
    <w:rsid w:val="00340B36"/>
    <w:rsid w:val="00340F7E"/>
    <w:rsid w:val="00350946"/>
    <w:rsid w:val="00360E8C"/>
    <w:rsid w:val="00360EAA"/>
    <w:rsid w:val="0038466D"/>
    <w:rsid w:val="00385FF7"/>
    <w:rsid w:val="0039003A"/>
    <w:rsid w:val="003B4096"/>
    <w:rsid w:val="003D2977"/>
    <w:rsid w:val="00401F64"/>
    <w:rsid w:val="004020EE"/>
    <w:rsid w:val="004024CD"/>
    <w:rsid w:val="0041340F"/>
    <w:rsid w:val="004150EA"/>
    <w:rsid w:val="00445632"/>
    <w:rsid w:val="00452D84"/>
    <w:rsid w:val="00454366"/>
    <w:rsid w:val="004639A2"/>
    <w:rsid w:val="00481F6E"/>
    <w:rsid w:val="00490C4F"/>
    <w:rsid w:val="0049254A"/>
    <w:rsid w:val="00494DF0"/>
    <w:rsid w:val="004A132D"/>
    <w:rsid w:val="004A6695"/>
    <w:rsid w:val="004A6D60"/>
    <w:rsid w:val="004A74F0"/>
    <w:rsid w:val="004C48CE"/>
    <w:rsid w:val="004C6E9F"/>
    <w:rsid w:val="004D3B66"/>
    <w:rsid w:val="004E3D97"/>
    <w:rsid w:val="004F7CB4"/>
    <w:rsid w:val="00504005"/>
    <w:rsid w:val="00504972"/>
    <w:rsid w:val="005138C7"/>
    <w:rsid w:val="00514612"/>
    <w:rsid w:val="0053330A"/>
    <w:rsid w:val="005425C2"/>
    <w:rsid w:val="00572F34"/>
    <w:rsid w:val="00574DF5"/>
    <w:rsid w:val="005770D3"/>
    <w:rsid w:val="005858ED"/>
    <w:rsid w:val="0059043B"/>
    <w:rsid w:val="005A139D"/>
    <w:rsid w:val="005A64D7"/>
    <w:rsid w:val="005A6695"/>
    <w:rsid w:val="005B36FF"/>
    <w:rsid w:val="005C3398"/>
    <w:rsid w:val="005C34A1"/>
    <w:rsid w:val="005C5900"/>
    <w:rsid w:val="005E52B7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07677"/>
    <w:rsid w:val="00714708"/>
    <w:rsid w:val="00720707"/>
    <w:rsid w:val="00732B46"/>
    <w:rsid w:val="00732F3C"/>
    <w:rsid w:val="00733256"/>
    <w:rsid w:val="007362D2"/>
    <w:rsid w:val="00736BF7"/>
    <w:rsid w:val="00743901"/>
    <w:rsid w:val="0074547D"/>
    <w:rsid w:val="00750775"/>
    <w:rsid w:val="00750891"/>
    <w:rsid w:val="00756BEE"/>
    <w:rsid w:val="0076086A"/>
    <w:rsid w:val="00776274"/>
    <w:rsid w:val="007768F7"/>
    <w:rsid w:val="00780774"/>
    <w:rsid w:val="00780B5B"/>
    <w:rsid w:val="00782A53"/>
    <w:rsid w:val="007931F8"/>
    <w:rsid w:val="00794A10"/>
    <w:rsid w:val="007A2AFC"/>
    <w:rsid w:val="007B21AB"/>
    <w:rsid w:val="007B3C9C"/>
    <w:rsid w:val="007B5133"/>
    <w:rsid w:val="007B6A67"/>
    <w:rsid w:val="007C480A"/>
    <w:rsid w:val="007C5441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CEB"/>
    <w:rsid w:val="00876FE2"/>
    <w:rsid w:val="00881025"/>
    <w:rsid w:val="00891F9A"/>
    <w:rsid w:val="00894FF0"/>
    <w:rsid w:val="008C2FA7"/>
    <w:rsid w:val="008C584B"/>
    <w:rsid w:val="008D184D"/>
    <w:rsid w:val="009152BD"/>
    <w:rsid w:val="00926339"/>
    <w:rsid w:val="00932115"/>
    <w:rsid w:val="009330C3"/>
    <w:rsid w:val="009355E6"/>
    <w:rsid w:val="00946573"/>
    <w:rsid w:val="00950B2C"/>
    <w:rsid w:val="00963BA8"/>
    <w:rsid w:val="0096572D"/>
    <w:rsid w:val="009773E7"/>
    <w:rsid w:val="00987C80"/>
    <w:rsid w:val="00992799"/>
    <w:rsid w:val="009A4223"/>
    <w:rsid w:val="009B649E"/>
    <w:rsid w:val="009C35DB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A09D4"/>
    <w:rsid w:val="00AC3089"/>
    <w:rsid w:val="00AC6E0C"/>
    <w:rsid w:val="00AE6907"/>
    <w:rsid w:val="00B1394B"/>
    <w:rsid w:val="00B148DC"/>
    <w:rsid w:val="00B15619"/>
    <w:rsid w:val="00B17252"/>
    <w:rsid w:val="00B41F6B"/>
    <w:rsid w:val="00B644CC"/>
    <w:rsid w:val="00B65375"/>
    <w:rsid w:val="00B7425F"/>
    <w:rsid w:val="00B77C83"/>
    <w:rsid w:val="00B853DF"/>
    <w:rsid w:val="00B94B3A"/>
    <w:rsid w:val="00B97A0A"/>
    <w:rsid w:val="00BA7B09"/>
    <w:rsid w:val="00BB3E90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57F4D"/>
    <w:rsid w:val="00C66923"/>
    <w:rsid w:val="00C70395"/>
    <w:rsid w:val="00C74EEA"/>
    <w:rsid w:val="00C84DC7"/>
    <w:rsid w:val="00C86D30"/>
    <w:rsid w:val="00C92EFB"/>
    <w:rsid w:val="00C960CD"/>
    <w:rsid w:val="00CA5EB0"/>
    <w:rsid w:val="00CB4F01"/>
    <w:rsid w:val="00CC4682"/>
    <w:rsid w:val="00CC6818"/>
    <w:rsid w:val="00CD7CE3"/>
    <w:rsid w:val="00CE328F"/>
    <w:rsid w:val="00D06669"/>
    <w:rsid w:val="00D1047C"/>
    <w:rsid w:val="00D2382E"/>
    <w:rsid w:val="00D329A1"/>
    <w:rsid w:val="00D37C04"/>
    <w:rsid w:val="00D4079B"/>
    <w:rsid w:val="00D43FD1"/>
    <w:rsid w:val="00D4642F"/>
    <w:rsid w:val="00D47089"/>
    <w:rsid w:val="00D52B53"/>
    <w:rsid w:val="00D62E27"/>
    <w:rsid w:val="00D63E6E"/>
    <w:rsid w:val="00D74D2B"/>
    <w:rsid w:val="00D74FAF"/>
    <w:rsid w:val="00D82A66"/>
    <w:rsid w:val="00D93C14"/>
    <w:rsid w:val="00D96844"/>
    <w:rsid w:val="00D9712C"/>
    <w:rsid w:val="00D9759F"/>
    <w:rsid w:val="00D9798B"/>
    <w:rsid w:val="00DA3001"/>
    <w:rsid w:val="00DC43BA"/>
    <w:rsid w:val="00DD0B27"/>
    <w:rsid w:val="00DD7889"/>
    <w:rsid w:val="00E012D4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1D17"/>
    <w:rsid w:val="00E97561"/>
    <w:rsid w:val="00EA4035"/>
    <w:rsid w:val="00EA7EB2"/>
    <w:rsid w:val="00EC642C"/>
    <w:rsid w:val="00ED7F66"/>
    <w:rsid w:val="00EE06FD"/>
    <w:rsid w:val="00EE25CC"/>
    <w:rsid w:val="00F00100"/>
    <w:rsid w:val="00F45E37"/>
    <w:rsid w:val="00F47917"/>
    <w:rsid w:val="00F56A29"/>
    <w:rsid w:val="00F57A08"/>
    <w:rsid w:val="00F81D05"/>
    <w:rsid w:val="00F8420E"/>
    <w:rsid w:val="00F85550"/>
    <w:rsid w:val="00F94DAF"/>
    <w:rsid w:val="00FA6FC3"/>
    <w:rsid w:val="00FB1E19"/>
    <w:rsid w:val="00FB4D2F"/>
    <w:rsid w:val="00FC3DCF"/>
    <w:rsid w:val="00FD2034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309DA78-B9D8-4072-B569-CE5FC277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\\VDENSSDBP07\scorecard-ssis\Coaching\ETS_Coaching.dtsx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F3420-ECLDBD01\data\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file:///\\F3420-ECLDBP01\data\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yperlink" Target="file:///\\f3420-ecldbp01\data\Coaching\ETS\Decrypt_Out%20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ETS\Encrypt_Out%20" TargetMode="External"/><Relationship Id="rId14" Type="http://schemas.openxmlformats.org/officeDocument/2006/relationships/hyperlink" Target="file:///\\vrivscors01\BCC%20Scorecards\Coaching\ETS\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file:///\\F3420-ECLDBT01\data\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051C80-B56D-4BC9-AB23-B5F0DFDFC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39</Pages>
  <Words>2509</Words>
  <Characters>14303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16779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35</cp:revision>
  <dcterms:created xsi:type="dcterms:W3CDTF">2015-01-12T19:52:00Z</dcterms:created>
  <dcterms:modified xsi:type="dcterms:W3CDTF">2019-07-10T21:05:00Z</dcterms:modified>
</cp:coreProperties>
</file>