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06249" w14:textId="77777777" w:rsidR="009F2A51" w:rsidRPr="00D37298" w:rsidRDefault="009F2A51" w:rsidP="009F2A51">
      <w:pPr>
        <w:ind w:right="-270"/>
        <w:rPr>
          <w:rFonts w:ascii="Times New Roman" w:hAnsi="Times New Roman"/>
        </w:rPr>
      </w:pPr>
    </w:p>
    <w:p w14:paraId="6567628F" w14:textId="77777777" w:rsidR="009F2A51" w:rsidRPr="00D37298" w:rsidRDefault="009F2A51" w:rsidP="009F2A51">
      <w:pPr>
        <w:ind w:right="-270"/>
        <w:rPr>
          <w:rFonts w:ascii="Times New Roman" w:hAnsi="Times New Roman"/>
        </w:rPr>
      </w:pPr>
    </w:p>
    <w:p w14:paraId="4A3CF232" w14:textId="77777777" w:rsidR="00BD5B0C" w:rsidRPr="007665CA" w:rsidRDefault="00BD5B0C" w:rsidP="007E7E7F">
      <w:pPr>
        <w:ind w:right="-270"/>
        <w:jc w:val="center"/>
        <w:rPr>
          <w:b/>
          <w:bCs/>
          <w:sz w:val="56"/>
          <w:szCs w:val="56"/>
        </w:rPr>
      </w:pPr>
      <w:r w:rsidRPr="007665CA">
        <w:rPr>
          <w:b/>
          <w:bCs/>
          <w:noProof/>
          <w:sz w:val="56"/>
          <w:szCs w:val="56"/>
        </w:rPr>
        <w:t>eCoac</w:t>
      </w:r>
      <w:r>
        <w:rPr>
          <w:b/>
          <w:bCs/>
          <w:noProof/>
          <w:sz w:val="56"/>
          <w:szCs w:val="56"/>
        </w:rPr>
        <w:t>h</w:t>
      </w:r>
      <w:r w:rsidRPr="007665CA">
        <w:rPr>
          <w:b/>
          <w:bCs/>
          <w:noProof/>
          <w:sz w:val="56"/>
          <w:szCs w:val="56"/>
        </w:rPr>
        <w:t>ing Log System</w:t>
      </w:r>
    </w:p>
    <w:p w14:paraId="1F2457BC" w14:textId="77777777" w:rsidR="009F2A51" w:rsidRPr="00D37298" w:rsidRDefault="009F2A51" w:rsidP="009F2A51">
      <w:pPr>
        <w:ind w:right="-270"/>
        <w:jc w:val="center"/>
        <w:rPr>
          <w:rFonts w:ascii="Times New Roman" w:hAnsi="Times New Roman"/>
        </w:rPr>
      </w:pPr>
    </w:p>
    <w:p w14:paraId="50468C88" w14:textId="77777777" w:rsidR="009F2A51" w:rsidRPr="00D37298" w:rsidRDefault="009F2A51" w:rsidP="009F2A51">
      <w:pPr>
        <w:ind w:right="-270"/>
        <w:jc w:val="center"/>
        <w:rPr>
          <w:rFonts w:ascii="Times New Roman" w:hAnsi="Times New Roman"/>
        </w:rPr>
      </w:pPr>
    </w:p>
    <w:p w14:paraId="3D8A10F4" w14:textId="77777777" w:rsidR="009F2A51" w:rsidRPr="00D37298" w:rsidRDefault="009F2A51" w:rsidP="009F2A51">
      <w:pPr>
        <w:ind w:right="-270"/>
        <w:jc w:val="center"/>
        <w:rPr>
          <w:rFonts w:ascii="Times New Roman" w:hAnsi="Times New Roman"/>
        </w:rPr>
      </w:pPr>
    </w:p>
    <w:p w14:paraId="74B9286B" w14:textId="77777777" w:rsidR="009F2A51" w:rsidRPr="00D37298" w:rsidRDefault="009F2A51" w:rsidP="009F2A51">
      <w:pPr>
        <w:ind w:right="-270"/>
        <w:jc w:val="center"/>
        <w:rPr>
          <w:rFonts w:ascii="Times New Roman" w:hAnsi="Times New Roman"/>
        </w:rPr>
      </w:pPr>
    </w:p>
    <w:p w14:paraId="7E509185" w14:textId="77777777" w:rsidR="009F2A51" w:rsidRPr="00D37298" w:rsidRDefault="009F2A51" w:rsidP="009F2A51">
      <w:pPr>
        <w:ind w:right="-270"/>
        <w:jc w:val="center"/>
        <w:rPr>
          <w:rFonts w:ascii="Times New Roman" w:hAnsi="Times New Roman"/>
        </w:rPr>
      </w:pPr>
    </w:p>
    <w:p w14:paraId="73EB96DF" w14:textId="32861772" w:rsidR="001B4454" w:rsidRPr="00D37298" w:rsidRDefault="001B4454" w:rsidP="00542EBB">
      <w:pPr>
        <w:pStyle w:val="BodyText"/>
        <w:spacing w:before="240" w:after="60"/>
        <w:ind w:left="2160" w:firstLine="720"/>
        <w:rPr>
          <w:b/>
          <w:sz w:val="32"/>
        </w:rPr>
      </w:pPr>
      <w:proofErr w:type="spellStart"/>
      <w:r w:rsidRPr="00D37298">
        <w:rPr>
          <w:b/>
          <w:sz w:val="32"/>
        </w:rPr>
        <w:t>eCoaching_</w:t>
      </w:r>
      <w:r w:rsidR="00495C0E" w:rsidRPr="00D37298">
        <w:rPr>
          <w:b/>
          <w:sz w:val="32"/>
        </w:rPr>
        <w:t>Quality</w:t>
      </w:r>
      <w:r w:rsidRPr="00D37298">
        <w:rPr>
          <w:b/>
          <w:sz w:val="32"/>
        </w:rPr>
        <w:t>_Load</w:t>
      </w:r>
      <w:proofErr w:type="spellEnd"/>
    </w:p>
    <w:p w14:paraId="3007D715" w14:textId="77777777" w:rsidR="009F2A51" w:rsidRPr="00D37298" w:rsidRDefault="001B4454" w:rsidP="009F2A51">
      <w:pPr>
        <w:pStyle w:val="BodyText"/>
        <w:spacing w:before="240" w:after="60"/>
        <w:jc w:val="center"/>
        <w:rPr>
          <w:b/>
          <w:sz w:val="32"/>
        </w:rPr>
      </w:pPr>
      <w:r w:rsidRPr="00D37298">
        <w:rPr>
          <w:b/>
          <w:sz w:val="32"/>
        </w:rPr>
        <w:t xml:space="preserve">SSIS </w:t>
      </w:r>
      <w:r w:rsidR="009F2A51" w:rsidRPr="00D37298">
        <w:rPr>
          <w:b/>
          <w:sz w:val="32"/>
        </w:rPr>
        <w:t>Detail Design Document</w:t>
      </w:r>
    </w:p>
    <w:p w14:paraId="37D31406" w14:textId="77777777" w:rsidR="009F2A51" w:rsidRPr="00D37298" w:rsidRDefault="009F2A51" w:rsidP="009F2A51">
      <w:pPr>
        <w:pStyle w:val="Title1"/>
        <w:ind w:right="-270"/>
        <w:rPr>
          <w:rFonts w:ascii="Times New Roman" w:hAnsi="Times New Roman"/>
        </w:rPr>
      </w:pPr>
      <w:r w:rsidRPr="00D37298">
        <w:rPr>
          <w:rFonts w:ascii="Times New Roman" w:hAnsi="Times New Roman"/>
        </w:rPr>
        <w:t>__________________________</w:t>
      </w:r>
    </w:p>
    <w:p w14:paraId="37B40A63" w14:textId="77777777" w:rsidR="009F2A51" w:rsidRPr="00D37298" w:rsidRDefault="009F2A51" w:rsidP="009F2A51">
      <w:pPr>
        <w:ind w:right="-270"/>
        <w:rPr>
          <w:rFonts w:ascii="Times New Roman" w:hAnsi="Times New Roman"/>
        </w:rPr>
      </w:pPr>
    </w:p>
    <w:p w14:paraId="10FF5A80" w14:textId="77777777" w:rsidR="009F2A51" w:rsidRPr="00D37298" w:rsidRDefault="009F2A51" w:rsidP="009F2A51">
      <w:pPr>
        <w:ind w:right="-270"/>
        <w:rPr>
          <w:rFonts w:ascii="Times New Roman" w:hAnsi="Times New Roman"/>
        </w:rPr>
      </w:pPr>
    </w:p>
    <w:p w14:paraId="2F3F8E82" w14:textId="77777777" w:rsidR="009F2A51" w:rsidRPr="00D37298" w:rsidRDefault="009F2A51" w:rsidP="009F2A51">
      <w:pPr>
        <w:pStyle w:val="hd1"/>
        <w:tabs>
          <w:tab w:val="clear" w:pos="4320"/>
          <w:tab w:val="clear" w:pos="8640"/>
          <w:tab w:val="left" w:pos="1980"/>
          <w:tab w:val="left" w:pos="6750"/>
        </w:tabs>
        <w:ind w:right="-270"/>
        <w:rPr>
          <w:rFonts w:ascii="Times New Roman" w:hAnsi="Times New Roman"/>
          <w:b w:val="0"/>
          <w:sz w:val="20"/>
        </w:rPr>
      </w:pPr>
    </w:p>
    <w:tbl>
      <w:tblPr>
        <w:tblStyle w:val="TableGrid"/>
        <w:tblW w:w="0" w:type="auto"/>
        <w:jc w:val="center"/>
        <w:tblLook w:val="04A0" w:firstRow="1" w:lastRow="0" w:firstColumn="1" w:lastColumn="0" w:noHBand="0" w:noVBand="1"/>
        <w:tblPrChange w:id="0" w:author="Palacherla, Susmitha C" w:date="2021-04-19T18:21:00Z">
          <w:tblPr>
            <w:tblStyle w:val="TableGrid"/>
            <w:tblW w:w="0" w:type="auto"/>
            <w:jc w:val="center"/>
            <w:tblLook w:val="04A0" w:firstRow="1" w:lastRow="0" w:firstColumn="1" w:lastColumn="0" w:noHBand="0" w:noVBand="1"/>
          </w:tblPr>
        </w:tblPrChange>
      </w:tblPr>
      <w:tblGrid>
        <w:gridCol w:w="2098"/>
        <w:gridCol w:w="3523"/>
        <w:gridCol w:w="3955"/>
        <w:tblGridChange w:id="1">
          <w:tblGrid>
            <w:gridCol w:w="2169"/>
            <w:gridCol w:w="5949"/>
            <w:gridCol w:w="5949"/>
          </w:tblGrid>
        </w:tblGridChange>
      </w:tblGrid>
      <w:tr w:rsidR="00542EBB" w:rsidRPr="00D37298" w14:paraId="2C5190AF" w14:textId="77777777" w:rsidTr="00542EBB">
        <w:trPr>
          <w:jc w:val="center"/>
          <w:trPrChange w:id="2" w:author="Palacherla, Susmitha C" w:date="2021-04-19T18:21:00Z">
            <w:trPr>
              <w:jc w:val="center"/>
            </w:trPr>
          </w:trPrChange>
        </w:trPr>
        <w:tc>
          <w:tcPr>
            <w:tcW w:w="2098" w:type="dxa"/>
            <w:tcPrChange w:id="3" w:author="Palacherla, Susmitha C" w:date="2021-04-19T18:21:00Z">
              <w:tcPr>
                <w:tcW w:w="2169" w:type="dxa"/>
              </w:tcPr>
            </w:tcPrChange>
          </w:tcPr>
          <w:p w14:paraId="344AD8EF" w14:textId="77777777" w:rsidR="00542EBB" w:rsidRPr="00D37298" w:rsidRDefault="00542EBB" w:rsidP="007A6392">
            <w:pPr>
              <w:rPr>
                <w:rFonts w:ascii="Times New Roman" w:hAnsi="Times New Roman"/>
              </w:rPr>
            </w:pPr>
            <w:r w:rsidRPr="00D37298">
              <w:rPr>
                <w:rFonts w:ascii="Times New Roman" w:hAnsi="Times New Roman"/>
              </w:rPr>
              <w:t>Last Modified</w:t>
            </w:r>
          </w:p>
        </w:tc>
        <w:tc>
          <w:tcPr>
            <w:tcW w:w="3523" w:type="dxa"/>
            <w:tcPrChange w:id="4" w:author="Palacherla, Susmitha C" w:date="2021-04-19T18:21:00Z">
              <w:tcPr>
                <w:tcW w:w="5949" w:type="dxa"/>
              </w:tcPr>
            </w:tcPrChange>
          </w:tcPr>
          <w:p w14:paraId="683B69A0" w14:textId="1EFAF350" w:rsidR="00542EBB" w:rsidRPr="00D37298" w:rsidRDefault="00542EBB" w:rsidP="007A6392">
            <w:pPr>
              <w:rPr>
                <w:rFonts w:ascii="Times New Roman" w:hAnsi="Times New Roman"/>
              </w:rPr>
            </w:pPr>
            <w:ins w:id="5" w:author="Palacherla, Susmitha C" w:date="2021-04-19T18:21:00Z">
              <w:r>
                <w:rPr>
                  <w:rFonts w:ascii="Times New Roman" w:hAnsi="Times New Roman"/>
                </w:rPr>
                <w:t>Last Review</w:t>
              </w:r>
            </w:ins>
          </w:p>
        </w:tc>
        <w:tc>
          <w:tcPr>
            <w:tcW w:w="3955" w:type="dxa"/>
            <w:tcPrChange w:id="6" w:author="Palacherla, Susmitha C" w:date="2021-04-19T18:21:00Z">
              <w:tcPr>
                <w:tcW w:w="5949" w:type="dxa"/>
              </w:tcPr>
            </w:tcPrChange>
          </w:tcPr>
          <w:p w14:paraId="36711C25" w14:textId="4C6C0CFF" w:rsidR="00542EBB" w:rsidRPr="00D37298" w:rsidRDefault="00542EBB" w:rsidP="007A6392">
            <w:pPr>
              <w:rPr>
                <w:rFonts w:ascii="Times New Roman" w:hAnsi="Times New Roman"/>
              </w:rPr>
            </w:pPr>
            <w:r w:rsidRPr="00D37298">
              <w:rPr>
                <w:rFonts w:ascii="Times New Roman" w:hAnsi="Times New Roman"/>
              </w:rPr>
              <w:t>Description</w:t>
            </w:r>
          </w:p>
        </w:tc>
      </w:tr>
      <w:tr w:rsidR="00542EBB" w:rsidRPr="00D37298" w14:paraId="713AD062" w14:textId="77777777" w:rsidTr="0058446C">
        <w:trPr>
          <w:jc w:val="center"/>
          <w:trPrChange w:id="7" w:author="Palacherla, Susmitha C" w:date="2021-04-19T18:21:00Z">
            <w:trPr>
              <w:jc w:val="center"/>
            </w:trPr>
          </w:trPrChange>
        </w:trPr>
        <w:tc>
          <w:tcPr>
            <w:tcW w:w="2098" w:type="dxa"/>
            <w:tcBorders>
              <w:top w:val="single" w:sz="12" w:space="0" w:color="auto"/>
              <w:left w:val="single" w:sz="6" w:space="0" w:color="auto"/>
              <w:bottom w:val="single" w:sz="12" w:space="0" w:color="auto"/>
              <w:right w:val="single" w:sz="6" w:space="0" w:color="auto"/>
            </w:tcBorders>
            <w:tcPrChange w:id="8" w:author="Palacherla, Susmitha C" w:date="2021-04-19T18:21:00Z">
              <w:tcPr>
                <w:tcW w:w="2169" w:type="dxa"/>
                <w:tcBorders>
                  <w:top w:val="single" w:sz="12" w:space="0" w:color="auto"/>
                  <w:left w:val="single" w:sz="6" w:space="0" w:color="auto"/>
                  <w:bottom w:val="single" w:sz="12" w:space="0" w:color="auto"/>
                  <w:right w:val="single" w:sz="6" w:space="0" w:color="auto"/>
                </w:tcBorders>
              </w:tcPr>
            </w:tcPrChange>
          </w:tcPr>
          <w:p w14:paraId="502849DD" w14:textId="2CAD5CF7" w:rsidR="00542EBB" w:rsidRPr="00D37298" w:rsidRDefault="00542EBB" w:rsidP="00542EBB">
            <w:pPr>
              <w:rPr>
                <w:rFonts w:ascii="Times New Roman" w:hAnsi="Times New Roman"/>
              </w:rPr>
            </w:pPr>
            <w:ins w:id="9" w:author="Palacherla, Susmitha C" w:date="2021-04-19T18:21:00Z">
              <w:r>
                <w:rPr>
                  <w:rFonts w:ascii="Times New Roman" w:hAnsi="Times New Roman"/>
                </w:rPr>
                <w:t>4/19/2021</w:t>
              </w:r>
            </w:ins>
            <w:del w:id="10" w:author="Palacherla, Susmitha C" w:date="2021-04-19T18:20:00Z">
              <w:r w:rsidRPr="00542EBB" w:rsidDel="00CC36A8">
                <w:rPr>
                  <w:rFonts w:ascii="Times New Roman" w:hAnsi="Times New Roman"/>
                </w:rPr>
                <w:delText>7/31/2020</w:delText>
              </w:r>
            </w:del>
          </w:p>
        </w:tc>
        <w:tc>
          <w:tcPr>
            <w:tcW w:w="3523" w:type="dxa"/>
            <w:tcBorders>
              <w:top w:val="single" w:sz="12" w:space="0" w:color="auto"/>
              <w:left w:val="single" w:sz="6" w:space="0" w:color="auto"/>
              <w:bottom w:val="single" w:sz="12" w:space="0" w:color="auto"/>
              <w:right w:val="single" w:sz="6" w:space="0" w:color="auto"/>
            </w:tcBorders>
            <w:tcPrChange w:id="11" w:author="Palacherla, Susmitha C" w:date="2021-04-19T18:21:00Z">
              <w:tcPr>
                <w:tcW w:w="5949" w:type="dxa"/>
                <w:tcBorders>
                  <w:top w:val="single" w:sz="12" w:space="0" w:color="auto"/>
                  <w:left w:val="single" w:sz="6" w:space="0" w:color="auto"/>
                  <w:bottom w:val="single" w:sz="12" w:space="0" w:color="auto"/>
                  <w:right w:val="single" w:sz="6" w:space="0" w:color="auto"/>
                </w:tcBorders>
              </w:tcPr>
            </w:tcPrChange>
          </w:tcPr>
          <w:p w14:paraId="7E2512D0" w14:textId="77777777" w:rsidR="00542EBB" w:rsidRPr="00542EBB" w:rsidDel="00CC36A8" w:rsidRDefault="00542EBB" w:rsidP="00542EBB">
            <w:pPr>
              <w:rPr>
                <w:ins w:id="12" w:author="Palacherla, Susmitha C" w:date="2021-04-19T18:21:00Z"/>
                <w:rFonts w:ascii="Times New Roman" w:hAnsi="Times New Roman"/>
              </w:rPr>
            </w:pPr>
          </w:p>
        </w:tc>
        <w:tc>
          <w:tcPr>
            <w:tcW w:w="3955" w:type="dxa"/>
            <w:tcBorders>
              <w:top w:val="single" w:sz="12" w:space="0" w:color="auto"/>
              <w:bottom w:val="single" w:sz="12" w:space="0" w:color="auto"/>
              <w:right w:val="single" w:sz="6" w:space="0" w:color="auto"/>
            </w:tcBorders>
            <w:tcPrChange w:id="13" w:author="Palacherla, Susmitha C" w:date="2021-04-19T18:21:00Z">
              <w:tcPr>
                <w:tcW w:w="5949" w:type="dxa"/>
                <w:tcBorders>
                  <w:top w:val="single" w:sz="12" w:space="0" w:color="auto"/>
                  <w:left w:val="single" w:sz="6" w:space="0" w:color="auto"/>
                  <w:bottom w:val="single" w:sz="12" w:space="0" w:color="auto"/>
                  <w:right w:val="single" w:sz="6" w:space="0" w:color="auto"/>
                </w:tcBorders>
              </w:tcPr>
            </w:tcPrChange>
          </w:tcPr>
          <w:p w14:paraId="34A67748" w14:textId="11D438B7" w:rsidR="00542EBB" w:rsidRPr="00D37298" w:rsidRDefault="00542EBB" w:rsidP="00542EBB">
            <w:pPr>
              <w:rPr>
                <w:rFonts w:ascii="Times New Roman" w:hAnsi="Times New Roman"/>
              </w:rPr>
            </w:pPr>
            <w:ins w:id="14" w:author="Palacherla, Susmitha C" w:date="2021-04-19T18:21:00Z">
              <w:r w:rsidRPr="000E2E23">
                <w:rPr>
                  <w:rFonts w:ascii="Times New Roman" w:hAnsi="Times New Roman"/>
                  <w:sz w:val="24"/>
                </w:rPr>
                <w:t>TFS 20677 -  AD island to AD AWS environment changes</w:t>
              </w:r>
              <w:r>
                <w:rPr>
                  <w:rFonts w:ascii="Times New Roman" w:hAnsi="Times New Roman"/>
                  <w:sz w:val="24"/>
                </w:rPr>
                <w:t>.</w:t>
              </w:r>
            </w:ins>
            <w:del w:id="15" w:author="Palacherla, Susmitha C" w:date="2021-04-19T18:20:00Z">
              <w:r w:rsidRPr="00542EBB" w:rsidDel="00CC36A8">
                <w:rPr>
                  <w:rFonts w:ascii="Times New Roman" w:hAnsi="Times New Roman"/>
                </w:rPr>
                <w:delText>TFS 17716 - Removed company specific references</w:delText>
              </w:r>
            </w:del>
          </w:p>
        </w:tc>
      </w:tr>
    </w:tbl>
    <w:p w14:paraId="78592786" w14:textId="77777777" w:rsidR="007A6392" w:rsidRPr="00D37298" w:rsidRDefault="007A6392" w:rsidP="007A6392">
      <w:pPr>
        <w:rPr>
          <w:rFonts w:ascii="Times New Roman" w:hAnsi="Times New Roman"/>
        </w:rPr>
      </w:pPr>
    </w:p>
    <w:p w14:paraId="0F4E3D7D" w14:textId="77777777" w:rsidR="009F2A51" w:rsidRPr="00D37298" w:rsidRDefault="00304EEA" w:rsidP="009F2A51">
      <w:pPr>
        <w:pStyle w:val="hd1"/>
        <w:tabs>
          <w:tab w:val="clear" w:pos="4320"/>
          <w:tab w:val="clear" w:pos="8640"/>
          <w:tab w:val="left" w:pos="1980"/>
          <w:tab w:val="left" w:pos="6750"/>
        </w:tabs>
        <w:ind w:right="-270"/>
        <w:rPr>
          <w:rFonts w:ascii="Times New Roman" w:hAnsi="Times New Roman"/>
          <w:sz w:val="20"/>
        </w:rPr>
      </w:pPr>
      <w:r w:rsidRPr="00D37298">
        <w:rPr>
          <w:rFonts w:ascii="Times New Roman" w:hAnsi="Times New Roman"/>
          <w:noProof/>
        </w:rPr>
        <mc:AlternateContent>
          <mc:Choice Requires="wps">
            <w:drawing>
              <wp:anchor distT="0" distB="0" distL="114300" distR="114300" simplePos="0" relativeHeight="251657728" behindDoc="0" locked="0" layoutInCell="0" allowOverlap="1" wp14:anchorId="60A46973" wp14:editId="1E6E4928">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F20130" id="Line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" o:allowincell="f">
                <v:stroke startarrowwidth="narrow" startarrowlength="short" endarrowwidth="narrow" endarrowlength="short"/>
              </v:line>
            </w:pict>
          </mc:Fallback>
        </mc:AlternateContent>
      </w:r>
      <w:r w:rsidRPr="00D37298">
        <w:rPr>
          <w:rFonts w:ascii="Times New Roman" w:hAnsi="Times New Roman"/>
          <w:noProof/>
        </w:rPr>
        <mc:AlternateContent>
          <mc:Choice Requires="wps">
            <w:drawing>
              <wp:anchor distT="0" distB="0" distL="114300" distR="114300" simplePos="0" relativeHeight="251654656" behindDoc="0" locked="0" layoutInCell="0" allowOverlap="1" wp14:anchorId="07F937FC" wp14:editId="7EE577B7">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3C4E0"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" o:allowincell="f">
                <v:stroke startarrowwidth="narrow" startarrowlength="short" endarrowwidth="narrow" endarrowlength="short"/>
              </v:line>
            </w:pict>
          </mc:Fallback>
        </mc:AlternateContent>
      </w:r>
      <w:r w:rsidR="009F2A51" w:rsidRPr="00D37298">
        <w:rPr>
          <w:rFonts w:ascii="Times New Roman" w:hAnsi="Times New Roman"/>
          <w:b w:val="0"/>
          <w:sz w:val="22"/>
        </w:rPr>
        <w:t>Prepared by:</w:t>
      </w:r>
      <w:r w:rsidR="009F2A51" w:rsidRPr="00D37298">
        <w:rPr>
          <w:rFonts w:ascii="Times New Roman" w:hAnsi="Times New Roman"/>
          <w:b w:val="0"/>
          <w:sz w:val="20"/>
        </w:rPr>
        <w:tab/>
      </w:r>
      <w:r w:rsidR="00202048" w:rsidRPr="00D37298">
        <w:rPr>
          <w:rFonts w:ascii="Times New Roman" w:hAnsi="Times New Roman"/>
          <w:b w:val="0"/>
          <w:sz w:val="22"/>
        </w:rPr>
        <w:t>Susmitha Palacherla</w:t>
      </w:r>
      <w:r w:rsidR="009F2A51" w:rsidRPr="00D37298">
        <w:rPr>
          <w:rFonts w:ascii="Times New Roman" w:hAnsi="Times New Roman"/>
          <w:b w:val="0"/>
          <w:sz w:val="20"/>
        </w:rPr>
        <w:tab/>
      </w:r>
      <w:r w:rsidR="009F2A51" w:rsidRPr="00D37298">
        <w:rPr>
          <w:rFonts w:ascii="Times New Roman" w:hAnsi="Times New Roman"/>
          <w:b w:val="0"/>
          <w:sz w:val="22"/>
        </w:rPr>
        <w:t xml:space="preserve">Date:  </w:t>
      </w:r>
      <w:r w:rsidR="006E018C" w:rsidRPr="00D37298">
        <w:rPr>
          <w:rFonts w:ascii="Times New Roman" w:hAnsi="Times New Roman"/>
          <w:b w:val="0"/>
          <w:sz w:val="22"/>
          <w:szCs w:val="22"/>
        </w:rPr>
        <w:t>05/01/2014</w:t>
      </w:r>
    </w:p>
    <w:p w14:paraId="479996FD" w14:textId="77777777" w:rsidR="009F2A51" w:rsidRPr="00D37298" w:rsidRDefault="009F2A51" w:rsidP="009F2A51">
      <w:pPr>
        <w:tabs>
          <w:tab w:val="left" w:pos="1980"/>
          <w:tab w:val="left" w:pos="6750"/>
        </w:tabs>
        <w:ind w:left="1440" w:right="-270" w:firstLine="720"/>
        <w:rPr>
          <w:rFonts w:ascii="Times New Roman" w:hAnsi="Times New Roman"/>
        </w:rPr>
      </w:pPr>
    </w:p>
    <w:p w14:paraId="6A4232B0" w14:textId="77777777" w:rsidR="009F2A51" w:rsidRPr="00D37298" w:rsidRDefault="009F2A51" w:rsidP="009F2A51">
      <w:pPr>
        <w:pStyle w:val="BodyText"/>
      </w:pPr>
      <w:r w:rsidRPr="00D37298">
        <w:t xml:space="preserve">Department, Location: </w:t>
      </w:r>
      <w:r w:rsidRPr="00D37298">
        <w:tab/>
      </w:r>
      <w:r w:rsidRPr="00D37298">
        <w:tab/>
      </w:r>
      <w:r w:rsidR="00202048" w:rsidRPr="00D37298">
        <w:t>Health Solutions Division</w:t>
      </w:r>
    </w:p>
    <w:p w14:paraId="089F6E6C" w14:textId="77777777" w:rsidR="009F2A51" w:rsidRPr="00D37298" w:rsidRDefault="00304EEA" w:rsidP="009F2A51">
      <w:pPr>
        <w:tabs>
          <w:tab w:val="left" w:pos="1980"/>
          <w:tab w:val="left" w:pos="6750"/>
        </w:tabs>
        <w:ind w:right="-270"/>
        <w:rPr>
          <w:rFonts w:ascii="Times New Roman" w:hAnsi="Times New Roman"/>
        </w:rPr>
      </w:pPr>
      <w:r w:rsidRPr="00D37298">
        <w:rPr>
          <w:rFonts w:ascii="Times New Roman" w:hAnsi="Times New Roman"/>
          <w:noProof/>
        </w:rPr>
        <mc:AlternateContent>
          <mc:Choice Requires="wps">
            <w:drawing>
              <wp:anchor distT="0" distB="0" distL="114300" distR="114300" simplePos="0" relativeHeight="251660800" behindDoc="0" locked="0" layoutInCell="0" allowOverlap="1" wp14:anchorId="442E9806" wp14:editId="4A8AF16D">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C130D4" id="Line 5"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" o:allowincell="f">
                <v:stroke startarrowwidth="narrow" startarrowlength="short" endarrowwidth="narrow" endarrowlength="short"/>
              </v:line>
            </w:pict>
          </mc:Fallback>
        </mc:AlternateContent>
      </w:r>
    </w:p>
    <w:p w14:paraId="675BC899" w14:textId="77777777" w:rsidR="009F2A51" w:rsidRPr="00D37298" w:rsidRDefault="009F2A51" w:rsidP="009F2A51">
      <w:pPr>
        <w:tabs>
          <w:tab w:val="left" w:pos="1980"/>
          <w:tab w:val="left" w:pos="6750"/>
        </w:tabs>
        <w:ind w:right="-270"/>
        <w:rPr>
          <w:rFonts w:ascii="Times New Roman" w:hAnsi="Times New Roman"/>
        </w:rPr>
      </w:pPr>
    </w:p>
    <w:p w14:paraId="6C972347" w14:textId="77777777" w:rsidR="009F2A51" w:rsidRPr="00D37298" w:rsidRDefault="009F2A51" w:rsidP="009F2A51">
      <w:pPr>
        <w:tabs>
          <w:tab w:val="left" w:pos="1980"/>
          <w:tab w:val="left" w:pos="6750"/>
        </w:tabs>
        <w:ind w:left="1440" w:right="-270" w:firstLine="720"/>
        <w:rPr>
          <w:rFonts w:ascii="Times New Roman" w:hAnsi="Times New Roman"/>
        </w:rPr>
      </w:pPr>
    </w:p>
    <w:p w14:paraId="7D314B8F" w14:textId="77777777" w:rsidR="009F2A51" w:rsidRPr="00D37298" w:rsidRDefault="009F2A51" w:rsidP="009F2A51">
      <w:pPr>
        <w:pStyle w:val="hdr1"/>
        <w:ind w:left="0" w:right="-270"/>
        <w:jc w:val="center"/>
        <w:rPr>
          <w:b/>
          <w:sz w:val="28"/>
        </w:rPr>
      </w:pPr>
      <w:r w:rsidRPr="00D37298">
        <w:rPr>
          <w:b/>
          <w:sz w:val="28"/>
        </w:rPr>
        <w:t>Change History Log</w:t>
      </w:r>
    </w:p>
    <w:p w14:paraId="672C9506" w14:textId="77777777" w:rsidR="009F2A51" w:rsidRPr="00D37298"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0"/>
        <w:gridCol w:w="5370"/>
        <w:gridCol w:w="2169"/>
      </w:tblGrid>
      <w:tr w:rsidR="006964A2" w:rsidRPr="00D37298" w14:paraId="3E63959B" w14:textId="77777777" w:rsidTr="001377E4">
        <w:trPr>
          <w:tblHeader/>
        </w:trPr>
        <w:tc>
          <w:tcPr>
            <w:tcW w:w="0" w:type="auto"/>
            <w:shd w:val="solid" w:color="auto" w:fill="000000"/>
          </w:tcPr>
          <w:p w14:paraId="345DEC8F" w14:textId="77777777" w:rsidR="006964A2" w:rsidRPr="00D37298" w:rsidRDefault="006964A2" w:rsidP="00A45C57">
            <w:pPr>
              <w:pStyle w:val="hdr1"/>
              <w:spacing w:before="0"/>
              <w:ind w:left="0"/>
              <w:jc w:val="center"/>
              <w:rPr>
                <w:b/>
                <w:sz w:val="20"/>
              </w:rPr>
            </w:pPr>
            <w:r w:rsidRPr="00D37298">
              <w:rPr>
                <w:b/>
                <w:sz w:val="20"/>
              </w:rPr>
              <w:t>Date</w:t>
            </w:r>
          </w:p>
        </w:tc>
        <w:tc>
          <w:tcPr>
            <w:tcW w:w="5370" w:type="dxa"/>
            <w:shd w:val="solid" w:color="auto" w:fill="000000"/>
          </w:tcPr>
          <w:p w14:paraId="14C19DF7" w14:textId="77777777" w:rsidR="006964A2" w:rsidRPr="00D37298" w:rsidRDefault="006964A2" w:rsidP="00A45C57">
            <w:pPr>
              <w:pStyle w:val="hdr1"/>
              <w:spacing w:before="0"/>
              <w:ind w:left="0"/>
              <w:jc w:val="center"/>
              <w:rPr>
                <w:b/>
                <w:sz w:val="20"/>
              </w:rPr>
            </w:pPr>
            <w:r w:rsidRPr="00D37298">
              <w:rPr>
                <w:b/>
                <w:sz w:val="20"/>
              </w:rPr>
              <w:t>Change Description</w:t>
            </w:r>
          </w:p>
        </w:tc>
        <w:tc>
          <w:tcPr>
            <w:tcW w:w="0" w:type="auto"/>
            <w:shd w:val="solid" w:color="auto" w:fill="000000"/>
          </w:tcPr>
          <w:p w14:paraId="62D5C7EC" w14:textId="77777777" w:rsidR="006964A2" w:rsidRPr="00D37298" w:rsidRDefault="006964A2" w:rsidP="00A45C57">
            <w:pPr>
              <w:pStyle w:val="hdr1"/>
              <w:spacing w:before="0"/>
              <w:ind w:left="0"/>
              <w:jc w:val="center"/>
              <w:rPr>
                <w:b/>
                <w:sz w:val="20"/>
              </w:rPr>
            </w:pPr>
            <w:r w:rsidRPr="00D37298">
              <w:rPr>
                <w:b/>
                <w:sz w:val="20"/>
              </w:rPr>
              <w:t>Author</w:t>
            </w:r>
          </w:p>
        </w:tc>
      </w:tr>
      <w:tr w:rsidR="006964A2" w:rsidRPr="00D37298" w14:paraId="1BC5ED13" w14:textId="77777777" w:rsidTr="001377E4">
        <w:tc>
          <w:tcPr>
            <w:tcW w:w="0" w:type="auto"/>
          </w:tcPr>
          <w:p w14:paraId="0D6F323B" w14:textId="77777777" w:rsidR="006964A2" w:rsidRPr="00D37298" w:rsidRDefault="006964A2" w:rsidP="00213A1B">
            <w:pPr>
              <w:pStyle w:val="hdr1"/>
              <w:ind w:left="0"/>
              <w:jc w:val="left"/>
            </w:pPr>
            <w:r w:rsidRPr="00D37298">
              <w:t>05/01/2014</w:t>
            </w:r>
          </w:p>
        </w:tc>
        <w:tc>
          <w:tcPr>
            <w:tcW w:w="5370" w:type="dxa"/>
          </w:tcPr>
          <w:p w14:paraId="150233FA" w14:textId="77777777" w:rsidR="006964A2" w:rsidRPr="00D37298" w:rsidRDefault="006964A2" w:rsidP="009330C3">
            <w:pPr>
              <w:pStyle w:val="hdr1"/>
              <w:ind w:left="0"/>
              <w:jc w:val="left"/>
            </w:pPr>
            <w:r w:rsidRPr="00D37298">
              <w:t>Initial revision</w:t>
            </w:r>
          </w:p>
        </w:tc>
        <w:tc>
          <w:tcPr>
            <w:tcW w:w="0" w:type="auto"/>
          </w:tcPr>
          <w:p w14:paraId="1090BD96" w14:textId="77777777" w:rsidR="006964A2" w:rsidRPr="00D37298" w:rsidRDefault="006964A2" w:rsidP="00A45C57">
            <w:pPr>
              <w:pStyle w:val="hdr1"/>
              <w:ind w:left="0"/>
              <w:jc w:val="left"/>
            </w:pPr>
            <w:r w:rsidRPr="00D37298">
              <w:t>Susmitha Palacherla</w:t>
            </w:r>
          </w:p>
        </w:tc>
      </w:tr>
      <w:tr w:rsidR="006964A2" w:rsidRPr="00D37298" w14:paraId="5FC948FE" w14:textId="77777777" w:rsidTr="001377E4">
        <w:tc>
          <w:tcPr>
            <w:tcW w:w="0" w:type="auto"/>
          </w:tcPr>
          <w:p w14:paraId="1324B39E" w14:textId="77777777" w:rsidR="006964A2" w:rsidRPr="00D37298" w:rsidRDefault="006964A2" w:rsidP="00C57C3E">
            <w:pPr>
              <w:pStyle w:val="hdr1"/>
              <w:ind w:left="0"/>
              <w:jc w:val="left"/>
            </w:pPr>
            <w:r w:rsidRPr="00D37298">
              <w:t>07/01/2014</w:t>
            </w:r>
          </w:p>
        </w:tc>
        <w:tc>
          <w:tcPr>
            <w:tcW w:w="5370" w:type="dxa"/>
          </w:tcPr>
          <w:p w14:paraId="0C549A43" w14:textId="77777777" w:rsidR="006964A2" w:rsidRPr="00D37298" w:rsidRDefault="006964A2" w:rsidP="00C57C3E">
            <w:pPr>
              <w:pStyle w:val="hdr1"/>
              <w:ind w:left="0"/>
              <w:jc w:val="left"/>
            </w:pPr>
            <w:r w:rsidRPr="00D37298">
              <w:t>Updated per SCR 12963 to fix Loaded Count value in File List table</w:t>
            </w:r>
          </w:p>
        </w:tc>
        <w:tc>
          <w:tcPr>
            <w:tcW w:w="0" w:type="auto"/>
          </w:tcPr>
          <w:p w14:paraId="24AEC506" w14:textId="77777777" w:rsidR="006964A2" w:rsidRPr="00D37298" w:rsidRDefault="006964A2" w:rsidP="00A45C57">
            <w:pPr>
              <w:pStyle w:val="hdr1"/>
              <w:ind w:left="0"/>
              <w:jc w:val="left"/>
            </w:pPr>
            <w:r w:rsidRPr="00D37298">
              <w:t>Susmitha Palacherla</w:t>
            </w:r>
          </w:p>
        </w:tc>
      </w:tr>
      <w:tr w:rsidR="006964A2" w:rsidRPr="00D37298" w14:paraId="6C04D619" w14:textId="77777777" w:rsidTr="001377E4">
        <w:tc>
          <w:tcPr>
            <w:tcW w:w="0" w:type="auto"/>
          </w:tcPr>
          <w:p w14:paraId="4802105A" w14:textId="77777777" w:rsidR="006964A2" w:rsidRPr="00D37298" w:rsidRDefault="006964A2" w:rsidP="00C57C3E">
            <w:pPr>
              <w:pStyle w:val="hdr1"/>
              <w:ind w:left="0"/>
              <w:jc w:val="left"/>
            </w:pPr>
            <w:r w:rsidRPr="00D37298">
              <w:t>07/20/2014</w:t>
            </w:r>
          </w:p>
        </w:tc>
        <w:tc>
          <w:tcPr>
            <w:tcW w:w="5370" w:type="dxa"/>
          </w:tcPr>
          <w:p w14:paraId="5BFF0647" w14:textId="77777777" w:rsidR="006964A2" w:rsidRPr="00D37298" w:rsidRDefault="006964A2" w:rsidP="00F37079">
            <w:pPr>
              <w:pStyle w:val="hdr1"/>
              <w:ind w:left="0"/>
              <w:jc w:val="left"/>
            </w:pPr>
            <w:r w:rsidRPr="00D37298">
              <w:t>Updated per SCR 13054 to import Verint Form Name</w:t>
            </w:r>
          </w:p>
        </w:tc>
        <w:tc>
          <w:tcPr>
            <w:tcW w:w="0" w:type="auto"/>
            <w:vAlign w:val="bottom"/>
          </w:tcPr>
          <w:p w14:paraId="61A0AC74" w14:textId="77777777" w:rsidR="006964A2" w:rsidRPr="00D37298" w:rsidRDefault="006964A2" w:rsidP="00A45C57">
            <w:pPr>
              <w:pStyle w:val="hdr1"/>
              <w:ind w:left="0"/>
              <w:jc w:val="left"/>
            </w:pPr>
            <w:r w:rsidRPr="00D37298">
              <w:t>Susmitha Palacherla</w:t>
            </w:r>
          </w:p>
        </w:tc>
      </w:tr>
      <w:tr w:rsidR="006964A2" w:rsidRPr="00D37298" w14:paraId="4D0B6C81" w14:textId="77777777" w:rsidTr="001377E4">
        <w:tc>
          <w:tcPr>
            <w:tcW w:w="0" w:type="auto"/>
          </w:tcPr>
          <w:p w14:paraId="109675DF" w14:textId="77777777" w:rsidR="006964A2" w:rsidRPr="00D37298" w:rsidRDefault="006964A2" w:rsidP="00C57C3E">
            <w:pPr>
              <w:pStyle w:val="hdr1"/>
              <w:ind w:left="0"/>
              <w:jc w:val="left"/>
            </w:pPr>
            <w:r w:rsidRPr="00D37298">
              <w:t>09/08/2014</w:t>
            </w:r>
          </w:p>
        </w:tc>
        <w:tc>
          <w:tcPr>
            <w:tcW w:w="5370" w:type="dxa"/>
          </w:tcPr>
          <w:p w14:paraId="37B7DD04" w14:textId="77777777" w:rsidR="006964A2" w:rsidRPr="00D37298" w:rsidRDefault="006964A2" w:rsidP="00E572AC">
            <w:pPr>
              <w:pStyle w:val="hdr1"/>
              <w:ind w:left="0"/>
              <w:jc w:val="left"/>
            </w:pPr>
            <w:r w:rsidRPr="00D37298">
              <w:t>Updated to add a variable for File Prefix to support loads into dev and test using a different file name</w:t>
            </w:r>
          </w:p>
        </w:tc>
        <w:tc>
          <w:tcPr>
            <w:tcW w:w="0" w:type="auto"/>
          </w:tcPr>
          <w:p w14:paraId="23A6B21B" w14:textId="77777777" w:rsidR="006964A2" w:rsidRPr="00D37298" w:rsidRDefault="006964A2" w:rsidP="00A45C57">
            <w:pPr>
              <w:pStyle w:val="hdr1"/>
              <w:ind w:left="0"/>
              <w:jc w:val="left"/>
            </w:pPr>
            <w:r w:rsidRPr="00D37298">
              <w:t>Susmitha Palacherla</w:t>
            </w:r>
          </w:p>
        </w:tc>
      </w:tr>
      <w:tr w:rsidR="006964A2" w:rsidRPr="00D37298" w14:paraId="54094691" w14:textId="77777777" w:rsidTr="001377E4">
        <w:tc>
          <w:tcPr>
            <w:tcW w:w="0" w:type="auto"/>
          </w:tcPr>
          <w:p w14:paraId="4A4E81A1" w14:textId="77777777" w:rsidR="006964A2" w:rsidRPr="00D37298" w:rsidRDefault="006964A2" w:rsidP="00C57C3E">
            <w:pPr>
              <w:pStyle w:val="hdr1"/>
              <w:ind w:left="0"/>
              <w:jc w:val="left"/>
            </w:pPr>
            <w:r w:rsidRPr="00D37298">
              <w:t>10/31/2016</w:t>
            </w:r>
          </w:p>
        </w:tc>
        <w:tc>
          <w:tcPr>
            <w:tcW w:w="5370" w:type="dxa"/>
          </w:tcPr>
          <w:p w14:paraId="02A3CAC0" w14:textId="77777777" w:rsidR="006964A2" w:rsidRPr="00D37298" w:rsidRDefault="006964A2" w:rsidP="00A45C57">
            <w:pPr>
              <w:pStyle w:val="hdr1"/>
              <w:ind w:left="0"/>
              <w:jc w:val="left"/>
            </w:pPr>
            <w:r w:rsidRPr="00D37298">
              <w:t>Updated per TFS 3757 Include Yes/No value to coaching monitor question</w:t>
            </w:r>
          </w:p>
        </w:tc>
        <w:tc>
          <w:tcPr>
            <w:tcW w:w="0" w:type="auto"/>
          </w:tcPr>
          <w:p w14:paraId="60A5CF29" w14:textId="77777777" w:rsidR="006964A2" w:rsidRPr="00D37298" w:rsidRDefault="006964A2" w:rsidP="00A45C57">
            <w:pPr>
              <w:pStyle w:val="hdr1"/>
              <w:ind w:left="0"/>
              <w:jc w:val="left"/>
            </w:pPr>
            <w:r w:rsidRPr="00D37298">
              <w:t>Susmitha Palacherla</w:t>
            </w:r>
          </w:p>
        </w:tc>
      </w:tr>
      <w:tr w:rsidR="006964A2" w:rsidRPr="00D37298" w14:paraId="098E76A0" w14:textId="77777777" w:rsidTr="001377E4">
        <w:tc>
          <w:tcPr>
            <w:tcW w:w="0" w:type="auto"/>
          </w:tcPr>
          <w:p w14:paraId="02E4FE06" w14:textId="77777777" w:rsidR="006964A2" w:rsidRPr="00D37298" w:rsidRDefault="006964A2" w:rsidP="00A45C57">
            <w:pPr>
              <w:pStyle w:val="hdr1"/>
              <w:ind w:left="0"/>
              <w:jc w:val="left"/>
            </w:pPr>
            <w:r w:rsidRPr="00D37298">
              <w:t>03/01/2-17</w:t>
            </w:r>
          </w:p>
        </w:tc>
        <w:tc>
          <w:tcPr>
            <w:tcW w:w="5370" w:type="dxa"/>
          </w:tcPr>
          <w:p w14:paraId="4A7A2914" w14:textId="77777777" w:rsidR="006964A2" w:rsidRPr="00D37298" w:rsidRDefault="006964A2" w:rsidP="00A45C57">
            <w:pPr>
              <w:pStyle w:val="hdr1"/>
              <w:ind w:left="0"/>
              <w:jc w:val="left"/>
            </w:pPr>
            <w:r w:rsidRPr="00D37298">
              <w:t>Updated per TFS 5653 – to Create new NPN coaching logs from existing quality submitted scorecard logs</w:t>
            </w:r>
          </w:p>
        </w:tc>
        <w:tc>
          <w:tcPr>
            <w:tcW w:w="0" w:type="auto"/>
          </w:tcPr>
          <w:p w14:paraId="4B86B304" w14:textId="77777777" w:rsidR="006964A2" w:rsidRPr="00D37298" w:rsidRDefault="006964A2" w:rsidP="00A45C57">
            <w:pPr>
              <w:pStyle w:val="hdr1"/>
              <w:ind w:left="0"/>
              <w:jc w:val="left"/>
            </w:pPr>
            <w:r w:rsidRPr="00D37298">
              <w:t>Susmitha Palacherla</w:t>
            </w:r>
          </w:p>
        </w:tc>
      </w:tr>
      <w:tr w:rsidR="006964A2" w:rsidRPr="00D37298" w14:paraId="26797206" w14:textId="77777777" w:rsidTr="001377E4">
        <w:tc>
          <w:tcPr>
            <w:tcW w:w="0" w:type="auto"/>
          </w:tcPr>
          <w:p w14:paraId="39698741" w14:textId="77777777" w:rsidR="006964A2" w:rsidRPr="00D37298" w:rsidRDefault="006964A2" w:rsidP="001377E4">
            <w:pPr>
              <w:pStyle w:val="hdr1"/>
              <w:ind w:left="0"/>
              <w:jc w:val="left"/>
            </w:pPr>
            <w:r w:rsidRPr="00D37298">
              <w:t>8/14/2017</w:t>
            </w:r>
          </w:p>
        </w:tc>
        <w:tc>
          <w:tcPr>
            <w:tcW w:w="5370" w:type="dxa"/>
          </w:tcPr>
          <w:p w14:paraId="03B5DD22" w14:textId="77777777" w:rsidR="006964A2" w:rsidRPr="00D37298" w:rsidRDefault="006964A2" w:rsidP="001377E4">
            <w:pPr>
              <w:pStyle w:val="hdr1"/>
              <w:ind w:left="0"/>
              <w:jc w:val="left"/>
            </w:pPr>
            <w:r w:rsidRPr="00D37298">
              <w:t>TFS 7105 – Upgrade to SQL Server 2012</w:t>
            </w:r>
          </w:p>
        </w:tc>
        <w:tc>
          <w:tcPr>
            <w:tcW w:w="0" w:type="auto"/>
          </w:tcPr>
          <w:p w14:paraId="72F119D8" w14:textId="77777777" w:rsidR="006964A2" w:rsidRPr="00D37298" w:rsidRDefault="006964A2" w:rsidP="001377E4">
            <w:pPr>
              <w:pStyle w:val="hdr1"/>
              <w:ind w:left="0"/>
              <w:jc w:val="left"/>
            </w:pPr>
            <w:r w:rsidRPr="00D37298">
              <w:t>Susmitha Palacherla</w:t>
            </w:r>
          </w:p>
        </w:tc>
      </w:tr>
      <w:tr w:rsidR="006964A2" w:rsidRPr="00D37298" w14:paraId="457D72AB" w14:textId="77777777" w:rsidTr="001377E4">
        <w:tc>
          <w:tcPr>
            <w:tcW w:w="0" w:type="auto"/>
          </w:tcPr>
          <w:p w14:paraId="1C182214" w14:textId="77777777" w:rsidR="006964A2" w:rsidRPr="00D37298" w:rsidRDefault="006964A2" w:rsidP="001377E4">
            <w:pPr>
              <w:pStyle w:val="hdr1"/>
              <w:ind w:left="0"/>
              <w:jc w:val="left"/>
            </w:pPr>
            <w:r w:rsidRPr="00D37298">
              <w:t>9/</w:t>
            </w:r>
            <w:r>
              <w:t>18</w:t>
            </w:r>
            <w:r w:rsidRPr="00D37298">
              <w:t>/2017</w:t>
            </w:r>
          </w:p>
        </w:tc>
        <w:tc>
          <w:tcPr>
            <w:tcW w:w="5370" w:type="dxa"/>
          </w:tcPr>
          <w:p w14:paraId="05666365" w14:textId="77777777" w:rsidR="006964A2" w:rsidRPr="00D37298" w:rsidRDefault="006964A2" w:rsidP="001377E4">
            <w:pPr>
              <w:pStyle w:val="hdr1"/>
              <w:ind w:left="0"/>
              <w:jc w:val="left"/>
            </w:pPr>
            <w:r w:rsidRPr="00D37298">
              <w:t>TFS 7541 – Incorporate ATA Forms in feed for Quality Module</w:t>
            </w:r>
          </w:p>
        </w:tc>
        <w:tc>
          <w:tcPr>
            <w:tcW w:w="0" w:type="auto"/>
          </w:tcPr>
          <w:p w14:paraId="43FFC034" w14:textId="77777777" w:rsidR="006964A2" w:rsidRPr="00D37298" w:rsidRDefault="006964A2" w:rsidP="001377E4">
            <w:pPr>
              <w:pStyle w:val="hdr1"/>
              <w:ind w:left="0"/>
              <w:jc w:val="left"/>
            </w:pPr>
            <w:r w:rsidRPr="00D37298">
              <w:t>Susmitha Palacherla</w:t>
            </w:r>
          </w:p>
        </w:tc>
      </w:tr>
      <w:tr w:rsidR="006964A2" w:rsidRPr="00D37298" w14:paraId="4318909D" w14:textId="77777777" w:rsidTr="001377E4">
        <w:tc>
          <w:tcPr>
            <w:tcW w:w="0" w:type="auto"/>
          </w:tcPr>
          <w:p w14:paraId="78A4D38C" w14:textId="77777777" w:rsidR="006964A2" w:rsidRPr="00D37298" w:rsidRDefault="006964A2" w:rsidP="0091524F">
            <w:pPr>
              <w:pStyle w:val="hdr1"/>
              <w:ind w:left="0"/>
              <w:jc w:val="left"/>
            </w:pPr>
            <w:r>
              <w:t>12/28/2017</w:t>
            </w:r>
          </w:p>
        </w:tc>
        <w:tc>
          <w:tcPr>
            <w:tcW w:w="5370" w:type="dxa"/>
          </w:tcPr>
          <w:p w14:paraId="57E5910A" w14:textId="77777777" w:rsidR="006964A2" w:rsidRPr="00D37298" w:rsidRDefault="006964A2" w:rsidP="0091524F">
            <w:pPr>
              <w:pStyle w:val="hdr1"/>
              <w:ind w:left="0"/>
              <w:jc w:val="left"/>
            </w:pPr>
            <w:r>
              <w:rPr>
                <w:rFonts w:ascii="Times New Roman (PCL6)" w:hAnsi="Times New Roman (PCL6)"/>
              </w:rPr>
              <w:t>TFS 7854 – Encryption related changes for feed files and staging tables</w:t>
            </w:r>
          </w:p>
        </w:tc>
        <w:tc>
          <w:tcPr>
            <w:tcW w:w="0" w:type="auto"/>
          </w:tcPr>
          <w:p w14:paraId="1CFA22DF" w14:textId="77777777" w:rsidR="006964A2" w:rsidRPr="00D37298" w:rsidRDefault="006964A2" w:rsidP="0091524F">
            <w:pPr>
              <w:pStyle w:val="hdr1"/>
              <w:ind w:left="0"/>
              <w:jc w:val="left"/>
            </w:pPr>
            <w:r w:rsidRPr="00257251">
              <w:t>Susmitha Palacherla</w:t>
            </w:r>
          </w:p>
        </w:tc>
      </w:tr>
      <w:tr w:rsidR="006964A2" w:rsidRPr="00D37298" w14:paraId="2615749A" w14:textId="77777777" w:rsidTr="001377E4">
        <w:tc>
          <w:tcPr>
            <w:tcW w:w="0" w:type="auto"/>
          </w:tcPr>
          <w:p w14:paraId="2070BB71" w14:textId="77777777" w:rsidR="006964A2" w:rsidRDefault="006964A2" w:rsidP="0091524F">
            <w:pPr>
              <w:pStyle w:val="hdr1"/>
              <w:ind w:left="0"/>
              <w:jc w:val="left"/>
            </w:pPr>
            <w:r>
              <w:t>03/26/2018</w:t>
            </w:r>
          </w:p>
        </w:tc>
        <w:tc>
          <w:tcPr>
            <w:tcW w:w="5370" w:type="dxa"/>
          </w:tcPr>
          <w:p w14:paraId="14CD1F56" w14:textId="77777777" w:rsidR="006964A2" w:rsidRDefault="006964A2" w:rsidP="0091524F">
            <w:pPr>
              <w:pStyle w:val="hdr1"/>
              <w:ind w:left="0"/>
              <w:jc w:val="left"/>
              <w:rPr>
                <w:rFonts w:ascii="Times New Roman (PCL6)" w:hAnsi="Times New Roman (PCL6)"/>
              </w:rPr>
            </w:pPr>
            <w:r>
              <w:rPr>
                <w:rFonts w:ascii="Times New Roman (PCL6)" w:hAnsi="Times New Roman (PCL6)"/>
              </w:rPr>
              <w:t xml:space="preserve">TFS 9204 - </w:t>
            </w:r>
            <w:r w:rsidRPr="00F53049">
              <w:rPr>
                <w:rFonts w:ascii="Times New Roman (PCL6)" w:hAnsi="Times New Roman (PCL6)"/>
              </w:rPr>
              <w:t>Verint inactivated evaluations from IQS to eCL</w:t>
            </w:r>
          </w:p>
        </w:tc>
        <w:tc>
          <w:tcPr>
            <w:tcW w:w="0" w:type="auto"/>
          </w:tcPr>
          <w:p w14:paraId="1C37DC91" w14:textId="77777777" w:rsidR="006964A2" w:rsidRPr="00257251" w:rsidRDefault="006964A2" w:rsidP="0091524F">
            <w:pPr>
              <w:pStyle w:val="hdr1"/>
              <w:ind w:left="0"/>
              <w:jc w:val="left"/>
            </w:pPr>
            <w:r w:rsidRPr="00257251">
              <w:t>Susmitha Palacherla</w:t>
            </w:r>
          </w:p>
        </w:tc>
      </w:tr>
      <w:tr w:rsidR="006964A2" w:rsidRPr="00D37298" w14:paraId="4FD95115" w14:textId="77777777" w:rsidTr="001377E4">
        <w:tc>
          <w:tcPr>
            <w:tcW w:w="0" w:type="auto"/>
          </w:tcPr>
          <w:p w14:paraId="20270E31" w14:textId="77777777" w:rsidR="006964A2" w:rsidRDefault="006964A2" w:rsidP="00F53049">
            <w:pPr>
              <w:pStyle w:val="hdr1"/>
              <w:ind w:left="0"/>
              <w:jc w:val="left"/>
            </w:pPr>
            <w:r>
              <w:t>07/10/2019</w:t>
            </w:r>
          </w:p>
        </w:tc>
        <w:tc>
          <w:tcPr>
            <w:tcW w:w="5370" w:type="dxa"/>
          </w:tcPr>
          <w:p w14:paraId="71660DF0" w14:textId="77777777" w:rsidR="006964A2" w:rsidRDefault="006964A2" w:rsidP="00F53049">
            <w:pPr>
              <w:pStyle w:val="hdr1"/>
              <w:ind w:left="0"/>
              <w:jc w:val="left"/>
              <w:rPr>
                <w:rFonts w:ascii="Times New Roman (PCL6)" w:hAnsi="Times New Roman (PCL6)"/>
              </w:rPr>
            </w:pPr>
            <w:r w:rsidRPr="00185D0F">
              <w:t>TFS 14706 - Switch smtpout.gdit.com to ironport.maximus.com</w:t>
            </w:r>
          </w:p>
        </w:tc>
        <w:tc>
          <w:tcPr>
            <w:tcW w:w="0" w:type="auto"/>
          </w:tcPr>
          <w:p w14:paraId="733192CA" w14:textId="77777777" w:rsidR="006964A2" w:rsidRPr="00257251" w:rsidRDefault="006964A2" w:rsidP="00F53049">
            <w:pPr>
              <w:pStyle w:val="hdr1"/>
              <w:ind w:left="0"/>
              <w:jc w:val="left"/>
            </w:pPr>
            <w:r w:rsidRPr="002A770C">
              <w:t>Susmitha Palacherla</w:t>
            </w:r>
          </w:p>
        </w:tc>
      </w:tr>
      <w:tr w:rsidR="006964A2" w:rsidRPr="00D37298" w14:paraId="3C8EDC5F" w14:textId="77777777" w:rsidTr="001377E4">
        <w:tc>
          <w:tcPr>
            <w:tcW w:w="0" w:type="auto"/>
          </w:tcPr>
          <w:p w14:paraId="5F087CA7" w14:textId="77777777" w:rsidR="006964A2" w:rsidRDefault="006964A2" w:rsidP="00BD5B0C">
            <w:pPr>
              <w:pStyle w:val="hdr1"/>
              <w:ind w:left="0"/>
              <w:jc w:val="left"/>
            </w:pPr>
            <w:r>
              <w:t>7/29/2020</w:t>
            </w:r>
          </w:p>
        </w:tc>
        <w:tc>
          <w:tcPr>
            <w:tcW w:w="5370" w:type="dxa"/>
          </w:tcPr>
          <w:p w14:paraId="7C77A779" w14:textId="5FA111A6" w:rsidR="006964A2" w:rsidRPr="00185D0F" w:rsidRDefault="006964A2">
            <w:pPr>
              <w:pStyle w:val="hdr1"/>
              <w:ind w:left="0"/>
              <w:jc w:val="left"/>
            </w:pPr>
            <w:r w:rsidRPr="00585627">
              <w:t xml:space="preserve">TFS 17716 - Removed company specific references </w:t>
            </w:r>
          </w:p>
        </w:tc>
        <w:tc>
          <w:tcPr>
            <w:tcW w:w="0" w:type="auto"/>
          </w:tcPr>
          <w:p w14:paraId="1560C5BF" w14:textId="77777777" w:rsidR="006964A2" w:rsidRPr="002A770C" w:rsidRDefault="006964A2" w:rsidP="00BD5B0C">
            <w:pPr>
              <w:pStyle w:val="hdr1"/>
              <w:ind w:left="0"/>
              <w:jc w:val="left"/>
            </w:pPr>
            <w:r w:rsidRPr="00585627">
              <w:t>Susmitha Palacherla</w:t>
            </w:r>
          </w:p>
        </w:tc>
      </w:tr>
      <w:tr w:rsidR="006964A2" w:rsidRPr="00D37298" w14:paraId="6B59B827" w14:textId="77777777" w:rsidTr="001377E4">
        <w:trPr>
          <w:ins w:id="16" w:author="Palacherla, Susmitha C" w:date="2021-04-19T18:40:00Z"/>
        </w:trPr>
        <w:tc>
          <w:tcPr>
            <w:tcW w:w="0" w:type="auto"/>
          </w:tcPr>
          <w:p w14:paraId="3F536017" w14:textId="6D85821A" w:rsidR="006964A2" w:rsidRDefault="006964A2" w:rsidP="006964A2">
            <w:pPr>
              <w:pStyle w:val="hdr1"/>
              <w:ind w:left="0"/>
              <w:jc w:val="left"/>
              <w:rPr>
                <w:ins w:id="17" w:author="Palacherla, Susmitha C" w:date="2021-04-19T18:40:00Z"/>
              </w:rPr>
            </w:pPr>
            <w:ins w:id="18" w:author="Palacherla, Susmitha C" w:date="2021-04-19T18:40:00Z">
              <w:r>
                <w:t>4/19/2021</w:t>
              </w:r>
            </w:ins>
          </w:p>
        </w:tc>
        <w:tc>
          <w:tcPr>
            <w:tcW w:w="5370" w:type="dxa"/>
          </w:tcPr>
          <w:p w14:paraId="7C9A1A5C" w14:textId="35DD1AEE" w:rsidR="006964A2" w:rsidRPr="00585627" w:rsidRDefault="006964A2" w:rsidP="006964A2">
            <w:pPr>
              <w:pStyle w:val="hdr1"/>
              <w:ind w:left="0"/>
              <w:jc w:val="left"/>
              <w:rPr>
                <w:ins w:id="19" w:author="Palacherla, Susmitha C" w:date="2021-04-19T18:40:00Z"/>
              </w:rPr>
            </w:pPr>
            <w:ins w:id="20" w:author="Palacherla, Susmitha C" w:date="2021-04-19T18:40:00Z">
              <w:r>
                <w:t>TFS 20677 -  AD island to AD AWS environment changes</w:t>
              </w:r>
            </w:ins>
          </w:p>
        </w:tc>
        <w:tc>
          <w:tcPr>
            <w:tcW w:w="0" w:type="auto"/>
          </w:tcPr>
          <w:p w14:paraId="3EF22A9E" w14:textId="7E5EDD1F" w:rsidR="006964A2" w:rsidRPr="00585627" w:rsidRDefault="006964A2" w:rsidP="006964A2">
            <w:pPr>
              <w:pStyle w:val="hdr1"/>
              <w:ind w:left="0"/>
              <w:jc w:val="left"/>
              <w:rPr>
                <w:ins w:id="21" w:author="Palacherla, Susmitha C" w:date="2021-04-19T18:40:00Z"/>
              </w:rPr>
            </w:pPr>
            <w:ins w:id="22" w:author="Palacherla, Susmitha C" w:date="2021-04-19T18:40:00Z">
              <w:r w:rsidRPr="00585627">
                <w:t>Susmitha Palacherla</w:t>
              </w:r>
            </w:ins>
          </w:p>
        </w:tc>
      </w:tr>
    </w:tbl>
    <w:p w14:paraId="4FA8F3E4" w14:textId="77777777" w:rsidR="009F2A51" w:rsidRPr="00D37298" w:rsidRDefault="009F2A51" w:rsidP="009F2A51">
      <w:pPr>
        <w:pStyle w:val="BodyText"/>
      </w:pPr>
    </w:p>
    <w:p w14:paraId="1FA14154" w14:textId="77777777" w:rsidR="00A96E41" w:rsidRPr="00D37298" w:rsidRDefault="009F2A51" w:rsidP="009F2A51">
      <w:pPr>
        <w:widowControl w:val="0"/>
        <w:autoSpaceDE w:val="0"/>
        <w:autoSpaceDN w:val="0"/>
        <w:adjustRightInd w:val="0"/>
        <w:spacing w:after="0" w:line="240" w:lineRule="auto"/>
        <w:rPr>
          <w:rFonts w:ascii="Times New Roman" w:hAnsi="Times New Roman"/>
        </w:rPr>
      </w:pPr>
      <w:bookmarkStart w:id="23" w:name="_Toc434743870"/>
      <w:r w:rsidRPr="00D37298">
        <w:rPr>
          <w:rFonts w:ascii="Times New Roman" w:hAnsi="Times New Roman"/>
        </w:rPr>
        <w:br w:type="page"/>
      </w:r>
      <w:bookmarkEnd w:id="23"/>
    </w:p>
    <w:sdt>
      <w:sdtPr>
        <w:rPr>
          <w:rFonts w:ascii="Times New Roman" w:eastAsia="Times New Roman" w:hAnsi="Times New Roman" w:cs="Times New Roman"/>
          <w:b w:val="0"/>
          <w:bCs w:val="0"/>
          <w:color w:val="auto"/>
          <w:sz w:val="22"/>
          <w:szCs w:val="22"/>
          <w:lang w:eastAsia="en-US"/>
        </w:rPr>
        <w:id w:val="-59256878"/>
        <w:docPartObj>
          <w:docPartGallery w:val="Table of Contents"/>
          <w:docPartUnique/>
        </w:docPartObj>
      </w:sdtPr>
      <w:sdtEndPr>
        <w:rPr>
          <w:noProof/>
        </w:rPr>
      </w:sdtEndPr>
      <w:sdtContent>
        <w:p w14:paraId="085402A5" w14:textId="77777777" w:rsidR="00481F6E" w:rsidRPr="00D37298" w:rsidRDefault="00481F6E">
          <w:pPr>
            <w:pStyle w:val="TOCHeading"/>
            <w:rPr>
              <w:rFonts w:ascii="Times New Roman" w:hAnsi="Times New Roman" w:cs="Times New Roman"/>
            </w:rPr>
          </w:pPr>
          <w:r w:rsidRPr="00D37298">
            <w:rPr>
              <w:rFonts w:ascii="Times New Roman" w:hAnsi="Times New Roman" w:cs="Times New Roman"/>
            </w:rPr>
            <w:t>Contents</w:t>
          </w:r>
        </w:p>
        <w:p w14:paraId="19F6203A" w14:textId="77777777" w:rsidR="001649AE" w:rsidRDefault="00481F6E">
          <w:pPr>
            <w:pStyle w:val="TOC1"/>
            <w:tabs>
              <w:tab w:val="left" w:pos="440"/>
              <w:tab w:val="right" w:leader="dot" w:pos="9350"/>
            </w:tabs>
            <w:rPr>
              <w:rFonts w:asciiTheme="minorHAnsi" w:eastAsiaTheme="minorEastAsia" w:hAnsiTheme="minorHAnsi" w:cstheme="minorBidi"/>
              <w:noProof/>
            </w:rPr>
          </w:pPr>
          <w:r w:rsidRPr="00D37298">
            <w:rPr>
              <w:rFonts w:ascii="Times New Roman" w:hAnsi="Times New Roman"/>
            </w:rPr>
            <w:fldChar w:fldCharType="begin"/>
          </w:r>
          <w:r w:rsidRPr="00D37298">
            <w:rPr>
              <w:rFonts w:ascii="Times New Roman" w:hAnsi="Times New Roman"/>
            </w:rPr>
            <w:instrText xml:space="preserve"> TOC \o "1-3" \h \z \u </w:instrText>
          </w:r>
          <w:r w:rsidRPr="00D37298">
            <w:rPr>
              <w:rFonts w:ascii="Times New Roman" w:hAnsi="Times New Roman"/>
            </w:rPr>
            <w:fldChar w:fldCharType="separate"/>
          </w:r>
          <w:hyperlink w:anchor="_Toc493688661" w:history="1">
            <w:r w:rsidR="001649AE" w:rsidRPr="00283D2A">
              <w:rPr>
                <w:rStyle w:val="Hyperlink"/>
                <w:rFonts w:ascii="Times New Roman" w:hAnsi="Times New Roman"/>
                <w:noProof/>
              </w:rPr>
              <w:t>1.</w:t>
            </w:r>
            <w:r w:rsidR="001649AE">
              <w:rPr>
                <w:rFonts w:asciiTheme="minorHAnsi" w:eastAsiaTheme="minorEastAsia" w:hAnsiTheme="minorHAnsi" w:cstheme="minorBidi"/>
                <w:noProof/>
              </w:rPr>
              <w:tab/>
            </w:r>
            <w:r w:rsidR="001649AE" w:rsidRPr="00283D2A">
              <w:rPr>
                <w:rStyle w:val="Hyperlink"/>
                <w:rFonts w:ascii="Times New Roman" w:hAnsi="Times New Roman"/>
                <w:noProof/>
              </w:rPr>
              <w:t>Overview</w:t>
            </w:r>
            <w:r w:rsidR="001649AE">
              <w:rPr>
                <w:noProof/>
                <w:webHidden/>
              </w:rPr>
              <w:tab/>
            </w:r>
            <w:r w:rsidR="001649AE">
              <w:rPr>
                <w:noProof/>
                <w:webHidden/>
              </w:rPr>
              <w:fldChar w:fldCharType="begin"/>
            </w:r>
            <w:r w:rsidR="001649AE">
              <w:rPr>
                <w:noProof/>
                <w:webHidden/>
              </w:rPr>
              <w:instrText xml:space="preserve"> PAGEREF _Toc493688661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14:paraId="123F11F6" w14:textId="77777777" w:rsidR="001649AE" w:rsidRDefault="00E84C5E">
          <w:pPr>
            <w:pStyle w:val="TOC2"/>
            <w:tabs>
              <w:tab w:val="left" w:pos="880"/>
              <w:tab w:val="right" w:leader="dot" w:pos="9350"/>
            </w:tabs>
            <w:rPr>
              <w:noProof/>
              <w:lang w:eastAsia="en-US"/>
            </w:rPr>
          </w:pPr>
          <w:hyperlink w:anchor="_Toc493688662" w:history="1">
            <w:r w:rsidR="001649AE" w:rsidRPr="00283D2A">
              <w:rPr>
                <w:rStyle w:val="Hyperlink"/>
                <w:rFonts w:ascii="Times New Roman" w:hAnsi="Times New Roman"/>
                <w:noProof/>
              </w:rPr>
              <w:t>1.1</w:t>
            </w:r>
            <w:r w:rsidR="001649AE">
              <w:rPr>
                <w:noProof/>
                <w:lang w:eastAsia="en-US"/>
              </w:rPr>
              <w:tab/>
            </w:r>
            <w:r w:rsidR="001649AE" w:rsidRPr="00283D2A">
              <w:rPr>
                <w:rStyle w:val="Hyperlink"/>
                <w:rFonts w:ascii="Times New Roman" w:hAnsi="Times New Roman"/>
                <w:noProof/>
              </w:rPr>
              <w:t>Project Description</w:t>
            </w:r>
            <w:r w:rsidR="001649AE">
              <w:rPr>
                <w:noProof/>
                <w:webHidden/>
              </w:rPr>
              <w:tab/>
            </w:r>
            <w:r w:rsidR="001649AE">
              <w:rPr>
                <w:noProof/>
                <w:webHidden/>
              </w:rPr>
              <w:fldChar w:fldCharType="begin"/>
            </w:r>
            <w:r w:rsidR="001649AE">
              <w:rPr>
                <w:noProof/>
                <w:webHidden/>
              </w:rPr>
              <w:instrText xml:space="preserve"> PAGEREF _Toc493688662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14:paraId="18A0C962" w14:textId="77777777" w:rsidR="001649AE" w:rsidRDefault="00E84C5E">
          <w:pPr>
            <w:pStyle w:val="TOC2"/>
            <w:tabs>
              <w:tab w:val="left" w:pos="880"/>
              <w:tab w:val="right" w:leader="dot" w:pos="9350"/>
            </w:tabs>
            <w:rPr>
              <w:noProof/>
              <w:lang w:eastAsia="en-US"/>
            </w:rPr>
          </w:pPr>
          <w:hyperlink w:anchor="_Toc493688663" w:history="1">
            <w:r w:rsidR="001649AE" w:rsidRPr="00283D2A">
              <w:rPr>
                <w:rStyle w:val="Hyperlink"/>
                <w:rFonts w:ascii="Times New Roman" w:hAnsi="Times New Roman"/>
                <w:noProof/>
              </w:rPr>
              <w:t>1.2</w:t>
            </w:r>
            <w:r w:rsidR="001649AE">
              <w:rPr>
                <w:noProof/>
                <w:lang w:eastAsia="en-US"/>
              </w:rPr>
              <w:tab/>
            </w:r>
            <w:r w:rsidR="001649AE" w:rsidRPr="00283D2A">
              <w:rPr>
                <w:rStyle w:val="Hyperlink"/>
                <w:rFonts w:ascii="Times New Roman" w:hAnsi="Times New Roman"/>
                <w:noProof/>
              </w:rPr>
              <w:t>Document Scope</w:t>
            </w:r>
            <w:r w:rsidR="001649AE">
              <w:rPr>
                <w:noProof/>
                <w:webHidden/>
              </w:rPr>
              <w:tab/>
            </w:r>
            <w:r w:rsidR="001649AE">
              <w:rPr>
                <w:noProof/>
                <w:webHidden/>
              </w:rPr>
              <w:fldChar w:fldCharType="begin"/>
            </w:r>
            <w:r w:rsidR="001649AE">
              <w:rPr>
                <w:noProof/>
                <w:webHidden/>
              </w:rPr>
              <w:instrText xml:space="preserve"> PAGEREF _Toc493688663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14:paraId="6B5A8539" w14:textId="77777777" w:rsidR="001649AE" w:rsidRDefault="00E84C5E">
          <w:pPr>
            <w:pStyle w:val="TOC2"/>
            <w:tabs>
              <w:tab w:val="left" w:pos="880"/>
              <w:tab w:val="right" w:leader="dot" w:pos="9350"/>
            </w:tabs>
            <w:rPr>
              <w:noProof/>
              <w:lang w:eastAsia="en-US"/>
            </w:rPr>
          </w:pPr>
          <w:hyperlink w:anchor="_Toc493688664" w:history="1">
            <w:r w:rsidR="001649AE" w:rsidRPr="00283D2A">
              <w:rPr>
                <w:rStyle w:val="Hyperlink"/>
                <w:rFonts w:ascii="Times New Roman" w:hAnsi="Times New Roman"/>
                <w:noProof/>
              </w:rPr>
              <w:t>1.3</w:t>
            </w:r>
            <w:r w:rsidR="001649AE">
              <w:rPr>
                <w:noProof/>
                <w:lang w:eastAsia="en-US"/>
              </w:rPr>
              <w:tab/>
            </w:r>
            <w:r w:rsidR="001649AE" w:rsidRPr="00283D2A">
              <w:rPr>
                <w:rStyle w:val="Hyperlink"/>
                <w:rFonts w:ascii="Times New Roman" w:hAnsi="Times New Roman"/>
                <w:noProof/>
              </w:rPr>
              <w:t>Source File</w:t>
            </w:r>
            <w:r w:rsidR="001649AE">
              <w:rPr>
                <w:noProof/>
                <w:webHidden/>
              </w:rPr>
              <w:tab/>
            </w:r>
            <w:r w:rsidR="001649AE">
              <w:rPr>
                <w:noProof/>
                <w:webHidden/>
              </w:rPr>
              <w:fldChar w:fldCharType="begin"/>
            </w:r>
            <w:r w:rsidR="001649AE">
              <w:rPr>
                <w:noProof/>
                <w:webHidden/>
              </w:rPr>
              <w:instrText xml:space="preserve"> PAGEREF _Toc493688664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14:paraId="0AB5C6A2" w14:textId="77777777" w:rsidR="001649AE" w:rsidRDefault="00E84C5E">
          <w:pPr>
            <w:pStyle w:val="TOC2"/>
            <w:tabs>
              <w:tab w:val="left" w:pos="880"/>
              <w:tab w:val="right" w:leader="dot" w:pos="9350"/>
            </w:tabs>
            <w:rPr>
              <w:noProof/>
              <w:lang w:eastAsia="en-US"/>
            </w:rPr>
          </w:pPr>
          <w:hyperlink w:anchor="_Toc493688665" w:history="1">
            <w:r w:rsidR="001649AE" w:rsidRPr="00283D2A">
              <w:rPr>
                <w:rStyle w:val="Hyperlink"/>
                <w:rFonts w:ascii="Times New Roman" w:hAnsi="Times New Roman"/>
                <w:noProof/>
              </w:rPr>
              <w:t>1.4</w:t>
            </w:r>
            <w:r w:rsidR="001649AE">
              <w:rPr>
                <w:noProof/>
                <w:lang w:eastAsia="en-US"/>
              </w:rPr>
              <w:tab/>
            </w:r>
            <w:r w:rsidR="001649AE" w:rsidRPr="00283D2A">
              <w:rPr>
                <w:rStyle w:val="Hyperlink"/>
                <w:rFonts w:ascii="Times New Roman" w:hAnsi="Times New Roman"/>
                <w:noProof/>
              </w:rPr>
              <w:t>Module List</w:t>
            </w:r>
            <w:r w:rsidR="001649AE">
              <w:rPr>
                <w:noProof/>
                <w:webHidden/>
              </w:rPr>
              <w:tab/>
            </w:r>
            <w:r w:rsidR="001649AE">
              <w:rPr>
                <w:noProof/>
                <w:webHidden/>
              </w:rPr>
              <w:fldChar w:fldCharType="begin"/>
            </w:r>
            <w:r w:rsidR="001649AE">
              <w:rPr>
                <w:noProof/>
                <w:webHidden/>
              </w:rPr>
              <w:instrText xml:space="preserve"> PAGEREF _Toc493688665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14:paraId="7A91F01E" w14:textId="77777777" w:rsidR="001649AE" w:rsidRDefault="00E84C5E">
          <w:pPr>
            <w:pStyle w:val="TOC2"/>
            <w:tabs>
              <w:tab w:val="left" w:pos="880"/>
              <w:tab w:val="right" w:leader="dot" w:pos="9350"/>
            </w:tabs>
            <w:rPr>
              <w:noProof/>
              <w:lang w:eastAsia="en-US"/>
            </w:rPr>
          </w:pPr>
          <w:hyperlink w:anchor="_Toc493688666" w:history="1">
            <w:r w:rsidR="001649AE" w:rsidRPr="00283D2A">
              <w:rPr>
                <w:rStyle w:val="Hyperlink"/>
                <w:rFonts w:ascii="Times New Roman" w:hAnsi="Times New Roman"/>
                <w:noProof/>
              </w:rPr>
              <w:t>1.5</w:t>
            </w:r>
            <w:r w:rsidR="001649AE">
              <w:rPr>
                <w:noProof/>
                <w:lang w:eastAsia="en-US"/>
              </w:rPr>
              <w:tab/>
            </w:r>
            <w:r w:rsidR="001649AE" w:rsidRPr="00283D2A">
              <w:rPr>
                <w:rStyle w:val="Hyperlink"/>
                <w:rFonts w:ascii="Times New Roman" w:hAnsi="Times New Roman"/>
                <w:noProof/>
              </w:rPr>
              <w:t>Software and Hardware Interfaces</w:t>
            </w:r>
            <w:r w:rsidR="001649AE">
              <w:rPr>
                <w:noProof/>
                <w:webHidden/>
              </w:rPr>
              <w:tab/>
            </w:r>
            <w:r w:rsidR="001649AE">
              <w:rPr>
                <w:noProof/>
                <w:webHidden/>
              </w:rPr>
              <w:fldChar w:fldCharType="begin"/>
            </w:r>
            <w:r w:rsidR="001649AE">
              <w:rPr>
                <w:noProof/>
                <w:webHidden/>
              </w:rPr>
              <w:instrText xml:space="preserve"> PAGEREF _Toc493688666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14:paraId="4BB5A2BD" w14:textId="77777777" w:rsidR="001649AE" w:rsidRDefault="00E84C5E">
          <w:pPr>
            <w:pStyle w:val="TOC3"/>
            <w:tabs>
              <w:tab w:val="left" w:pos="1320"/>
              <w:tab w:val="right" w:leader="dot" w:pos="9350"/>
            </w:tabs>
            <w:rPr>
              <w:noProof/>
              <w:lang w:eastAsia="en-US"/>
            </w:rPr>
          </w:pPr>
          <w:hyperlink w:anchor="_Toc493688667" w:history="1">
            <w:r w:rsidR="001649AE" w:rsidRPr="00283D2A">
              <w:rPr>
                <w:rStyle w:val="Hyperlink"/>
                <w:rFonts w:ascii="Times New Roman" w:hAnsi="Times New Roman"/>
                <w:noProof/>
              </w:rPr>
              <w:t>1.5.1</w:t>
            </w:r>
            <w:r w:rsidR="001649AE">
              <w:rPr>
                <w:noProof/>
                <w:lang w:eastAsia="en-US"/>
              </w:rPr>
              <w:tab/>
            </w:r>
            <w:r w:rsidR="001649AE" w:rsidRPr="00283D2A">
              <w:rPr>
                <w:rStyle w:val="Hyperlink"/>
                <w:rFonts w:ascii="Times New Roman" w:hAnsi="Times New Roman"/>
                <w:noProof/>
              </w:rPr>
              <w:t>Software</w:t>
            </w:r>
            <w:r w:rsidR="001649AE">
              <w:rPr>
                <w:noProof/>
                <w:webHidden/>
              </w:rPr>
              <w:tab/>
            </w:r>
            <w:r w:rsidR="001649AE">
              <w:rPr>
                <w:noProof/>
                <w:webHidden/>
              </w:rPr>
              <w:fldChar w:fldCharType="begin"/>
            </w:r>
            <w:r w:rsidR="001649AE">
              <w:rPr>
                <w:noProof/>
                <w:webHidden/>
              </w:rPr>
              <w:instrText xml:space="preserve"> PAGEREF _Toc493688667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14:paraId="1230FF9C" w14:textId="77777777" w:rsidR="001649AE" w:rsidRDefault="00E84C5E">
          <w:pPr>
            <w:pStyle w:val="TOC3"/>
            <w:tabs>
              <w:tab w:val="left" w:pos="1320"/>
              <w:tab w:val="right" w:leader="dot" w:pos="9350"/>
            </w:tabs>
            <w:rPr>
              <w:noProof/>
              <w:lang w:eastAsia="en-US"/>
            </w:rPr>
          </w:pPr>
          <w:hyperlink w:anchor="_Toc493688668" w:history="1">
            <w:r w:rsidR="001649AE" w:rsidRPr="00283D2A">
              <w:rPr>
                <w:rStyle w:val="Hyperlink"/>
                <w:rFonts w:ascii="Times New Roman" w:hAnsi="Times New Roman"/>
                <w:noProof/>
              </w:rPr>
              <w:t>1.5.2</w:t>
            </w:r>
            <w:r w:rsidR="001649AE">
              <w:rPr>
                <w:noProof/>
                <w:lang w:eastAsia="en-US"/>
              </w:rPr>
              <w:tab/>
            </w:r>
            <w:r w:rsidR="001649AE" w:rsidRPr="00283D2A">
              <w:rPr>
                <w:rStyle w:val="Hyperlink"/>
                <w:rFonts w:ascii="Times New Roman" w:hAnsi="Times New Roman"/>
                <w:noProof/>
              </w:rPr>
              <w:t>Hardware</w:t>
            </w:r>
            <w:r w:rsidR="001649AE">
              <w:rPr>
                <w:noProof/>
                <w:webHidden/>
              </w:rPr>
              <w:tab/>
            </w:r>
            <w:r w:rsidR="001649AE">
              <w:rPr>
                <w:noProof/>
                <w:webHidden/>
              </w:rPr>
              <w:fldChar w:fldCharType="begin"/>
            </w:r>
            <w:r w:rsidR="001649AE">
              <w:rPr>
                <w:noProof/>
                <w:webHidden/>
              </w:rPr>
              <w:instrText xml:space="preserve"> PAGEREF _Toc493688668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14:paraId="7CCABA11" w14:textId="77777777" w:rsidR="001649AE" w:rsidRDefault="00E84C5E">
          <w:pPr>
            <w:pStyle w:val="TOC2"/>
            <w:tabs>
              <w:tab w:val="left" w:pos="880"/>
              <w:tab w:val="right" w:leader="dot" w:pos="9350"/>
            </w:tabs>
            <w:rPr>
              <w:noProof/>
              <w:lang w:eastAsia="en-US"/>
            </w:rPr>
          </w:pPr>
          <w:hyperlink w:anchor="_Toc493688669" w:history="1">
            <w:r w:rsidR="001649AE" w:rsidRPr="00283D2A">
              <w:rPr>
                <w:rStyle w:val="Hyperlink"/>
                <w:rFonts w:ascii="Times New Roman" w:hAnsi="Times New Roman"/>
                <w:noProof/>
              </w:rPr>
              <w:t>1.6</w:t>
            </w:r>
            <w:r w:rsidR="001649AE">
              <w:rPr>
                <w:noProof/>
                <w:lang w:eastAsia="en-US"/>
              </w:rPr>
              <w:tab/>
            </w:r>
            <w:r w:rsidR="001649AE" w:rsidRPr="00283D2A">
              <w:rPr>
                <w:rStyle w:val="Hyperlink"/>
                <w:rFonts w:ascii="Times New Roman" w:hAnsi="Times New Roman"/>
                <w:noProof/>
              </w:rPr>
              <w:t>Users</w:t>
            </w:r>
            <w:r w:rsidR="001649AE">
              <w:rPr>
                <w:noProof/>
                <w:webHidden/>
              </w:rPr>
              <w:tab/>
            </w:r>
            <w:r w:rsidR="001649AE">
              <w:rPr>
                <w:noProof/>
                <w:webHidden/>
              </w:rPr>
              <w:fldChar w:fldCharType="begin"/>
            </w:r>
            <w:r w:rsidR="001649AE">
              <w:rPr>
                <w:noProof/>
                <w:webHidden/>
              </w:rPr>
              <w:instrText xml:space="preserve"> PAGEREF _Toc493688669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14:paraId="08511970" w14:textId="77777777" w:rsidR="001649AE" w:rsidRDefault="00E84C5E">
          <w:pPr>
            <w:pStyle w:val="TOC1"/>
            <w:tabs>
              <w:tab w:val="left" w:pos="440"/>
              <w:tab w:val="right" w:leader="dot" w:pos="9350"/>
            </w:tabs>
            <w:rPr>
              <w:rFonts w:asciiTheme="minorHAnsi" w:eastAsiaTheme="minorEastAsia" w:hAnsiTheme="minorHAnsi" w:cstheme="minorBidi"/>
              <w:noProof/>
            </w:rPr>
          </w:pPr>
          <w:hyperlink w:anchor="_Toc493688670" w:history="1">
            <w:r w:rsidR="001649AE" w:rsidRPr="00283D2A">
              <w:rPr>
                <w:rStyle w:val="Hyperlink"/>
                <w:rFonts w:ascii="Times New Roman" w:hAnsi="Times New Roman"/>
                <w:noProof/>
              </w:rPr>
              <w:t>2.</w:t>
            </w:r>
            <w:r w:rsidR="001649AE">
              <w:rPr>
                <w:rFonts w:asciiTheme="minorHAnsi" w:eastAsiaTheme="minorEastAsia" w:hAnsiTheme="minorHAnsi" w:cstheme="minorBidi"/>
                <w:noProof/>
              </w:rPr>
              <w:tab/>
            </w:r>
            <w:r w:rsidR="001649AE" w:rsidRPr="00283D2A">
              <w:rPr>
                <w:rStyle w:val="Hyperlink"/>
                <w:rFonts w:ascii="Times New Roman" w:hAnsi="Times New Roman"/>
                <w:noProof/>
              </w:rPr>
              <w:t>Details</w:t>
            </w:r>
            <w:r w:rsidR="001649AE">
              <w:rPr>
                <w:noProof/>
                <w:webHidden/>
              </w:rPr>
              <w:tab/>
            </w:r>
            <w:r w:rsidR="001649AE">
              <w:rPr>
                <w:noProof/>
                <w:webHidden/>
              </w:rPr>
              <w:fldChar w:fldCharType="begin"/>
            </w:r>
            <w:r w:rsidR="001649AE">
              <w:rPr>
                <w:noProof/>
                <w:webHidden/>
              </w:rPr>
              <w:instrText xml:space="preserve"> PAGEREF _Toc493688670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14:paraId="2A498986" w14:textId="77777777" w:rsidR="001649AE" w:rsidRDefault="00E84C5E">
          <w:pPr>
            <w:pStyle w:val="TOC2"/>
            <w:tabs>
              <w:tab w:val="left" w:pos="880"/>
              <w:tab w:val="right" w:leader="dot" w:pos="9350"/>
            </w:tabs>
            <w:rPr>
              <w:noProof/>
              <w:lang w:eastAsia="en-US"/>
            </w:rPr>
          </w:pPr>
          <w:hyperlink w:anchor="_Toc493688673" w:history="1">
            <w:r w:rsidR="001649AE" w:rsidRPr="00283D2A">
              <w:rPr>
                <w:rStyle w:val="Hyperlink"/>
                <w:rFonts w:ascii="Times New Roman" w:hAnsi="Times New Roman"/>
                <w:noProof/>
              </w:rPr>
              <w:t>2.1</w:t>
            </w:r>
            <w:r w:rsidR="001649AE">
              <w:rPr>
                <w:noProof/>
                <w:lang w:eastAsia="en-US"/>
              </w:rPr>
              <w:tab/>
            </w:r>
            <w:r w:rsidR="001649AE" w:rsidRPr="00283D2A">
              <w:rPr>
                <w:rStyle w:val="Hyperlink"/>
                <w:rFonts w:ascii="Times New Roman" w:hAnsi="Times New Roman"/>
                <w:noProof/>
              </w:rPr>
              <w:t>Source Files</w:t>
            </w:r>
            <w:r w:rsidR="001649AE">
              <w:rPr>
                <w:noProof/>
                <w:webHidden/>
              </w:rPr>
              <w:tab/>
            </w:r>
            <w:r w:rsidR="001649AE">
              <w:rPr>
                <w:noProof/>
                <w:webHidden/>
              </w:rPr>
              <w:fldChar w:fldCharType="begin"/>
            </w:r>
            <w:r w:rsidR="001649AE">
              <w:rPr>
                <w:noProof/>
                <w:webHidden/>
              </w:rPr>
              <w:instrText xml:space="preserve"> PAGEREF _Toc493688673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14:paraId="622D971E" w14:textId="77777777" w:rsidR="001649AE" w:rsidRDefault="00E84C5E">
          <w:pPr>
            <w:pStyle w:val="TOC3"/>
            <w:tabs>
              <w:tab w:val="left" w:pos="1320"/>
              <w:tab w:val="right" w:leader="dot" w:pos="9350"/>
            </w:tabs>
            <w:rPr>
              <w:noProof/>
              <w:lang w:eastAsia="en-US"/>
            </w:rPr>
          </w:pPr>
          <w:hyperlink w:anchor="_Toc493688674" w:history="1">
            <w:r w:rsidR="001649AE" w:rsidRPr="00283D2A">
              <w:rPr>
                <w:rStyle w:val="Hyperlink"/>
                <w:rFonts w:ascii="Times New Roman" w:hAnsi="Times New Roman"/>
                <w:noProof/>
              </w:rPr>
              <w:t>2.1.1</w:t>
            </w:r>
            <w:r w:rsidR="001649AE">
              <w:rPr>
                <w:noProof/>
                <w:lang w:eastAsia="en-US"/>
              </w:rPr>
              <w:tab/>
            </w:r>
            <w:r w:rsidR="001649AE" w:rsidRPr="00283D2A">
              <w:rPr>
                <w:rStyle w:val="Hyperlink"/>
                <w:rFonts w:ascii="Times New Roman" w:hAnsi="Times New Roman"/>
                <w:noProof/>
              </w:rPr>
              <w:t>eCL_IQS_Scorecard_yyyymmdd.csv.zip.encrypt</w:t>
            </w:r>
            <w:r w:rsidR="001649AE">
              <w:rPr>
                <w:noProof/>
                <w:webHidden/>
              </w:rPr>
              <w:tab/>
            </w:r>
            <w:r w:rsidR="001649AE">
              <w:rPr>
                <w:noProof/>
                <w:webHidden/>
              </w:rPr>
              <w:fldChar w:fldCharType="begin"/>
            </w:r>
            <w:r w:rsidR="001649AE">
              <w:rPr>
                <w:noProof/>
                <w:webHidden/>
              </w:rPr>
              <w:instrText xml:space="preserve"> PAGEREF _Toc493688674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14:paraId="0A0B5802" w14:textId="77777777" w:rsidR="001649AE" w:rsidRDefault="00E84C5E">
          <w:pPr>
            <w:pStyle w:val="TOC2"/>
            <w:tabs>
              <w:tab w:val="left" w:pos="880"/>
              <w:tab w:val="right" w:leader="dot" w:pos="9350"/>
            </w:tabs>
            <w:rPr>
              <w:noProof/>
              <w:lang w:eastAsia="en-US"/>
            </w:rPr>
          </w:pPr>
          <w:hyperlink w:anchor="_Toc493688675" w:history="1">
            <w:r w:rsidR="001649AE" w:rsidRPr="00283D2A">
              <w:rPr>
                <w:rStyle w:val="Hyperlink"/>
                <w:rFonts w:ascii="Times New Roman" w:hAnsi="Times New Roman"/>
                <w:noProof/>
              </w:rPr>
              <w:t>2.2</w:t>
            </w:r>
            <w:r w:rsidR="001649AE">
              <w:rPr>
                <w:noProof/>
                <w:lang w:eastAsia="en-US"/>
              </w:rPr>
              <w:tab/>
            </w:r>
            <w:r w:rsidR="001649AE" w:rsidRPr="00283D2A">
              <w:rPr>
                <w:rStyle w:val="Hyperlink"/>
                <w:rFonts w:ascii="Times New Roman" w:hAnsi="Times New Roman"/>
                <w:noProof/>
              </w:rPr>
              <w:t>Module Details</w:t>
            </w:r>
            <w:r w:rsidR="001649AE">
              <w:rPr>
                <w:noProof/>
                <w:webHidden/>
              </w:rPr>
              <w:tab/>
            </w:r>
            <w:r w:rsidR="001649AE">
              <w:rPr>
                <w:noProof/>
                <w:webHidden/>
              </w:rPr>
              <w:fldChar w:fldCharType="begin"/>
            </w:r>
            <w:r w:rsidR="001649AE">
              <w:rPr>
                <w:noProof/>
                <w:webHidden/>
              </w:rPr>
              <w:instrText xml:space="preserve"> PAGEREF _Toc493688675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14:paraId="703BECBC" w14:textId="77777777" w:rsidR="001649AE" w:rsidRDefault="00E84C5E">
          <w:pPr>
            <w:pStyle w:val="TOC3"/>
            <w:tabs>
              <w:tab w:val="left" w:pos="1320"/>
              <w:tab w:val="right" w:leader="dot" w:pos="9350"/>
            </w:tabs>
            <w:rPr>
              <w:noProof/>
              <w:lang w:eastAsia="en-US"/>
            </w:rPr>
          </w:pPr>
          <w:hyperlink w:anchor="_Toc493688676" w:history="1">
            <w:r w:rsidR="001649AE" w:rsidRPr="00283D2A">
              <w:rPr>
                <w:rStyle w:val="Hyperlink"/>
                <w:rFonts w:ascii="Times New Roman" w:hAnsi="Times New Roman"/>
                <w:noProof/>
              </w:rPr>
              <w:t>2.2.1</w:t>
            </w:r>
            <w:r w:rsidR="001649AE">
              <w:rPr>
                <w:noProof/>
                <w:lang w:eastAsia="en-US"/>
              </w:rPr>
              <w:tab/>
            </w:r>
            <w:r w:rsidR="001649AE" w:rsidRPr="00283D2A">
              <w:rPr>
                <w:rStyle w:val="Hyperlink"/>
                <w:rFonts w:ascii="Times New Roman" w:hAnsi="Times New Roman"/>
                <w:noProof/>
              </w:rPr>
              <w:t>SQL agent job</w:t>
            </w:r>
            <w:r w:rsidR="001649AE">
              <w:rPr>
                <w:noProof/>
                <w:webHidden/>
              </w:rPr>
              <w:tab/>
            </w:r>
            <w:r w:rsidR="001649AE">
              <w:rPr>
                <w:noProof/>
                <w:webHidden/>
              </w:rPr>
              <w:fldChar w:fldCharType="begin"/>
            </w:r>
            <w:r w:rsidR="001649AE">
              <w:rPr>
                <w:noProof/>
                <w:webHidden/>
              </w:rPr>
              <w:instrText xml:space="preserve"> PAGEREF _Toc493688676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14:paraId="45F5E859" w14:textId="77777777" w:rsidR="001649AE" w:rsidRDefault="00E84C5E">
          <w:pPr>
            <w:pStyle w:val="TOC3"/>
            <w:tabs>
              <w:tab w:val="left" w:pos="1320"/>
              <w:tab w:val="right" w:leader="dot" w:pos="9350"/>
            </w:tabs>
            <w:rPr>
              <w:noProof/>
              <w:lang w:eastAsia="en-US"/>
            </w:rPr>
          </w:pPr>
          <w:hyperlink w:anchor="_Toc493688677" w:history="1">
            <w:r w:rsidR="001649AE" w:rsidRPr="00283D2A">
              <w:rPr>
                <w:rStyle w:val="Hyperlink"/>
                <w:rFonts w:ascii="Times New Roman" w:hAnsi="Times New Roman"/>
                <w:noProof/>
              </w:rPr>
              <w:t>2.2.2</w:t>
            </w:r>
            <w:r w:rsidR="001649AE">
              <w:rPr>
                <w:noProof/>
                <w:lang w:eastAsia="en-US"/>
              </w:rPr>
              <w:tab/>
            </w:r>
            <w:r w:rsidR="001649AE" w:rsidRPr="00283D2A">
              <w:rPr>
                <w:rStyle w:val="Hyperlink"/>
                <w:rFonts w:ascii="Times New Roman" w:hAnsi="Times New Roman"/>
                <w:noProof/>
              </w:rPr>
              <w:t>SSIS Package</w:t>
            </w:r>
            <w:r w:rsidR="001649AE">
              <w:rPr>
                <w:noProof/>
                <w:webHidden/>
              </w:rPr>
              <w:tab/>
            </w:r>
            <w:r w:rsidR="001649AE">
              <w:rPr>
                <w:noProof/>
                <w:webHidden/>
              </w:rPr>
              <w:fldChar w:fldCharType="begin"/>
            </w:r>
            <w:r w:rsidR="001649AE">
              <w:rPr>
                <w:noProof/>
                <w:webHidden/>
              </w:rPr>
              <w:instrText xml:space="preserve"> PAGEREF _Toc493688677 \h </w:instrText>
            </w:r>
            <w:r w:rsidR="001649AE">
              <w:rPr>
                <w:noProof/>
                <w:webHidden/>
              </w:rPr>
            </w:r>
            <w:r w:rsidR="001649AE">
              <w:rPr>
                <w:noProof/>
                <w:webHidden/>
              </w:rPr>
              <w:fldChar w:fldCharType="separate"/>
            </w:r>
            <w:r w:rsidR="001649AE">
              <w:rPr>
                <w:noProof/>
                <w:webHidden/>
              </w:rPr>
              <w:t>6</w:t>
            </w:r>
            <w:r w:rsidR="001649AE">
              <w:rPr>
                <w:noProof/>
                <w:webHidden/>
              </w:rPr>
              <w:fldChar w:fldCharType="end"/>
            </w:r>
          </w:hyperlink>
        </w:p>
        <w:p w14:paraId="05DF8882" w14:textId="77777777" w:rsidR="001649AE" w:rsidRDefault="00E84C5E">
          <w:pPr>
            <w:pStyle w:val="TOC3"/>
            <w:tabs>
              <w:tab w:val="left" w:pos="1320"/>
              <w:tab w:val="right" w:leader="dot" w:pos="9350"/>
            </w:tabs>
            <w:rPr>
              <w:noProof/>
              <w:lang w:eastAsia="en-US"/>
            </w:rPr>
          </w:pPr>
          <w:hyperlink w:anchor="_Toc493688678" w:history="1">
            <w:r w:rsidR="001649AE" w:rsidRPr="00283D2A">
              <w:rPr>
                <w:rStyle w:val="Hyperlink"/>
                <w:rFonts w:ascii="Times New Roman" w:hAnsi="Times New Roman"/>
                <w:noProof/>
              </w:rPr>
              <w:t>2.2.3</w:t>
            </w:r>
            <w:r w:rsidR="001649AE">
              <w:rPr>
                <w:noProof/>
                <w:lang w:eastAsia="en-US"/>
              </w:rPr>
              <w:tab/>
            </w:r>
            <w:r w:rsidR="001649AE" w:rsidRPr="00283D2A">
              <w:rPr>
                <w:rStyle w:val="Hyperlink"/>
                <w:rFonts w:ascii="Times New Roman" w:hAnsi="Times New Roman"/>
                <w:noProof/>
              </w:rPr>
              <w:t>Tables</w:t>
            </w:r>
            <w:r w:rsidR="001649AE">
              <w:rPr>
                <w:noProof/>
                <w:webHidden/>
              </w:rPr>
              <w:tab/>
            </w:r>
            <w:r w:rsidR="001649AE">
              <w:rPr>
                <w:noProof/>
                <w:webHidden/>
              </w:rPr>
              <w:fldChar w:fldCharType="begin"/>
            </w:r>
            <w:r w:rsidR="001649AE">
              <w:rPr>
                <w:noProof/>
                <w:webHidden/>
              </w:rPr>
              <w:instrText xml:space="preserve"> PAGEREF _Toc493688678 \h </w:instrText>
            </w:r>
            <w:r w:rsidR="001649AE">
              <w:rPr>
                <w:noProof/>
                <w:webHidden/>
              </w:rPr>
            </w:r>
            <w:r w:rsidR="001649AE">
              <w:rPr>
                <w:noProof/>
                <w:webHidden/>
              </w:rPr>
              <w:fldChar w:fldCharType="separate"/>
            </w:r>
            <w:r w:rsidR="001649AE">
              <w:rPr>
                <w:noProof/>
                <w:webHidden/>
              </w:rPr>
              <w:t>44</w:t>
            </w:r>
            <w:r w:rsidR="001649AE">
              <w:rPr>
                <w:noProof/>
                <w:webHidden/>
              </w:rPr>
              <w:fldChar w:fldCharType="end"/>
            </w:r>
          </w:hyperlink>
        </w:p>
        <w:p w14:paraId="6B84A576" w14:textId="77777777" w:rsidR="001649AE" w:rsidRDefault="00E84C5E">
          <w:pPr>
            <w:pStyle w:val="TOC3"/>
            <w:tabs>
              <w:tab w:val="left" w:pos="1320"/>
              <w:tab w:val="right" w:leader="dot" w:pos="9350"/>
            </w:tabs>
            <w:rPr>
              <w:noProof/>
              <w:lang w:eastAsia="en-US"/>
            </w:rPr>
          </w:pPr>
          <w:hyperlink w:anchor="_Toc493688679" w:history="1">
            <w:r w:rsidR="001649AE" w:rsidRPr="00283D2A">
              <w:rPr>
                <w:rStyle w:val="Hyperlink"/>
                <w:rFonts w:ascii="Times New Roman" w:hAnsi="Times New Roman"/>
                <w:noProof/>
              </w:rPr>
              <w:t>2.2.4</w:t>
            </w:r>
            <w:r w:rsidR="001649AE">
              <w:rPr>
                <w:noProof/>
                <w:lang w:eastAsia="en-US"/>
              </w:rPr>
              <w:tab/>
            </w:r>
            <w:r w:rsidR="001649AE" w:rsidRPr="00283D2A">
              <w:rPr>
                <w:rStyle w:val="Hyperlink"/>
                <w:rFonts w:ascii="Times New Roman" w:hAnsi="Times New Roman"/>
                <w:noProof/>
              </w:rPr>
              <w:t>Procedures</w:t>
            </w:r>
            <w:r w:rsidR="001649AE">
              <w:rPr>
                <w:noProof/>
                <w:webHidden/>
              </w:rPr>
              <w:tab/>
            </w:r>
            <w:r w:rsidR="001649AE">
              <w:rPr>
                <w:noProof/>
                <w:webHidden/>
              </w:rPr>
              <w:fldChar w:fldCharType="begin"/>
            </w:r>
            <w:r w:rsidR="001649AE">
              <w:rPr>
                <w:noProof/>
                <w:webHidden/>
              </w:rPr>
              <w:instrText xml:space="preserve"> PAGEREF _Toc493688679 \h </w:instrText>
            </w:r>
            <w:r w:rsidR="001649AE">
              <w:rPr>
                <w:noProof/>
                <w:webHidden/>
              </w:rPr>
            </w:r>
            <w:r w:rsidR="001649AE">
              <w:rPr>
                <w:noProof/>
                <w:webHidden/>
              </w:rPr>
              <w:fldChar w:fldCharType="separate"/>
            </w:r>
            <w:r w:rsidR="001649AE">
              <w:rPr>
                <w:noProof/>
                <w:webHidden/>
              </w:rPr>
              <w:t>44</w:t>
            </w:r>
            <w:r w:rsidR="001649AE">
              <w:rPr>
                <w:noProof/>
                <w:webHidden/>
              </w:rPr>
              <w:fldChar w:fldCharType="end"/>
            </w:r>
          </w:hyperlink>
        </w:p>
        <w:p w14:paraId="5ACC8F95" w14:textId="77777777" w:rsidR="001649AE" w:rsidRDefault="00E84C5E">
          <w:pPr>
            <w:pStyle w:val="TOC3"/>
            <w:tabs>
              <w:tab w:val="left" w:pos="1320"/>
              <w:tab w:val="right" w:leader="dot" w:pos="9350"/>
            </w:tabs>
            <w:rPr>
              <w:noProof/>
              <w:lang w:eastAsia="en-US"/>
            </w:rPr>
          </w:pPr>
          <w:hyperlink w:anchor="_Toc493688680" w:history="1">
            <w:r w:rsidR="001649AE" w:rsidRPr="00283D2A">
              <w:rPr>
                <w:rStyle w:val="Hyperlink"/>
                <w:rFonts w:ascii="Times New Roman" w:hAnsi="Times New Roman"/>
                <w:noProof/>
              </w:rPr>
              <w:t>2.2.5</w:t>
            </w:r>
            <w:r w:rsidR="001649AE">
              <w:rPr>
                <w:noProof/>
                <w:lang w:eastAsia="en-US"/>
              </w:rPr>
              <w:tab/>
            </w:r>
            <w:r w:rsidR="001649AE" w:rsidRPr="00283D2A">
              <w:rPr>
                <w:rStyle w:val="Hyperlink"/>
                <w:rFonts w:ascii="Times New Roman" w:hAnsi="Times New Roman"/>
                <w:noProof/>
              </w:rPr>
              <w:t>Functions</w:t>
            </w:r>
            <w:r w:rsidR="001649AE">
              <w:rPr>
                <w:noProof/>
                <w:webHidden/>
              </w:rPr>
              <w:tab/>
            </w:r>
            <w:r w:rsidR="001649AE">
              <w:rPr>
                <w:noProof/>
                <w:webHidden/>
              </w:rPr>
              <w:fldChar w:fldCharType="begin"/>
            </w:r>
            <w:r w:rsidR="001649AE">
              <w:rPr>
                <w:noProof/>
                <w:webHidden/>
              </w:rPr>
              <w:instrText xml:space="preserve"> PAGEREF _Toc493688680 \h </w:instrText>
            </w:r>
            <w:r w:rsidR="001649AE">
              <w:rPr>
                <w:noProof/>
                <w:webHidden/>
              </w:rPr>
            </w:r>
            <w:r w:rsidR="001649AE">
              <w:rPr>
                <w:noProof/>
                <w:webHidden/>
              </w:rPr>
              <w:fldChar w:fldCharType="separate"/>
            </w:r>
            <w:r w:rsidR="001649AE">
              <w:rPr>
                <w:noProof/>
                <w:webHidden/>
              </w:rPr>
              <w:t>45</w:t>
            </w:r>
            <w:r w:rsidR="001649AE">
              <w:rPr>
                <w:noProof/>
                <w:webHidden/>
              </w:rPr>
              <w:fldChar w:fldCharType="end"/>
            </w:r>
          </w:hyperlink>
        </w:p>
        <w:p w14:paraId="74AD40BC" w14:textId="77777777" w:rsidR="00481F6E" w:rsidRPr="00D37298" w:rsidRDefault="00481F6E">
          <w:pPr>
            <w:rPr>
              <w:rFonts w:ascii="Times New Roman" w:hAnsi="Times New Roman"/>
            </w:rPr>
          </w:pPr>
          <w:r w:rsidRPr="00D37298">
            <w:rPr>
              <w:rFonts w:ascii="Times New Roman" w:hAnsi="Times New Roman"/>
              <w:b/>
              <w:bCs/>
              <w:noProof/>
            </w:rPr>
            <w:fldChar w:fldCharType="end"/>
          </w:r>
        </w:p>
      </w:sdtContent>
    </w:sdt>
    <w:p w14:paraId="359964EF" w14:textId="77777777" w:rsidR="00202048" w:rsidRPr="00D37298" w:rsidRDefault="00202048" w:rsidP="009F2A51">
      <w:pPr>
        <w:widowControl w:val="0"/>
        <w:autoSpaceDE w:val="0"/>
        <w:autoSpaceDN w:val="0"/>
        <w:adjustRightInd w:val="0"/>
        <w:spacing w:after="0" w:line="240" w:lineRule="auto"/>
        <w:rPr>
          <w:rFonts w:ascii="Times New Roman" w:hAnsi="Times New Roman"/>
        </w:rPr>
      </w:pPr>
    </w:p>
    <w:p w14:paraId="58C1E962" w14:textId="77777777" w:rsidR="0027630C" w:rsidRPr="00D37298" w:rsidRDefault="0027630C" w:rsidP="009F2A51">
      <w:pPr>
        <w:widowControl w:val="0"/>
        <w:autoSpaceDE w:val="0"/>
        <w:autoSpaceDN w:val="0"/>
        <w:adjustRightInd w:val="0"/>
        <w:spacing w:after="0" w:line="240" w:lineRule="auto"/>
        <w:rPr>
          <w:rFonts w:ascii="Times New Roman" w:hAnsi="Times New Roman"/>
        </w:rPr>
      </w:pPr>
    </w:p>
    <w:p w14:paraId="22233629" w14:textId="77777777" w:rsidR="0027630C" w:rsidRPr="00D37298" w:rsidRDefault="0027630C" w:rsidP="009F2A51">
      <w:pPr>
        <w:widowControl w:val="0"/>
        <w:autoSpaceDE w:val="0"/>
        <w:autoSpaceDN w:val="0"/>
        <w:adjustRightInd w:val="0"/>
        <w:spacing w:after="0" w:line="240" w:lineRule="auto"/>
        <w:rPr>
          <w:rFonts w:ascii="Times New Roman" w:hAnsi="Times New Roman"/>
        </w:rPr>
      </w:pPr>
    </w:p>
    <w:p w14:paraId="3BE18967" w14:textId="77777777" w:rsidR="0027630C" w:rsidRPr="00D37298" w:rsidRDefault="0027630C" w:rsidP="009F2A51">
      <w:pPr>
        <w:widowControl w:val="0"/>
        <w:autoSpaceDE w:val="0"/>
        <w:autoSpaceDN w:val="0"/>
        <w:adjustRightInd w:val="0"/>
        <w:spacing w:after="0" w:line="240" w:lineRule="auto"/>
        <w:rPr>
          <w:rFonts w:ascii="Times New Roman" w:hAnsi="Times New Roman"/>
        </w:rPr>
      </w:pPr>
    </w:p>
    <w:p w14:paraId="56610B55" w14:textId="77777777" w:rsidR="0027630C" w:rsidRPr="00D37298" w:rsidRDefault="0027630C" w:rsidP="009F2A51">
      <w:pPr>
        <w:widowControl w:val="0"/>
        <w:autoSpaceDE w:val="0"/>
        <w:autoSpaceDN w:val="0"/>
        <w:adjustRightInd w:val="0"/>
        <w:spacing w:after="0" w:line="240" w:lineRule="auto"/>
        <w:rPr>
          <w:rFonts w:ascii="Times New Roman" w:hAnsi="Times New Roman"/>
        </w:rPr>
      </w:pPr>
    </w:p>
    <w:p w14:paraId="63FCB0B1" w14:textId="77777777" w:rsidR="0027630C" w:rsidRPr="00D37298" w:rsidRDefault="0027630C" w:rsidP="009F2A51">
      <w:pPr>
        <w:widowControl w:val="0"/>
        <w:autoSpaceDE w:val="0"/>
        <w:autoSpaceDN w:val="0"/>
        <w:adjustRightInd w:val="0"/>
        <w:spacing w:after="0" w:line="240" w:lineRule="auto"/>
        <w:rPr>
          <w:rFonts w:ascii="Times New Roman" w:hAnsi="Times New Roman"/>
        </w:rPr>
      </w:pPr>
    </w:p>
    <w:p w14:paraId="701356F5" w14:textId="77777777" w:rsidR="0027630C" w:rsidRPr="00D37298" w:rsidRDefault="0027630C" w:rsidP="009F2A51">
      <w:pPr>
        <w:widowControl w:val="0"/>
        <w:autoSpaceDE w:val="0"/>
        <w:autoSpaceDN w:val="0"/>
        <w:adjustRightInd w:val="0"/>
        <w:spacing w:after="0" w:line="240" w:lineRule="auto"/>
        <w:rPr>
          <w:rFonts w:ascii="Times New Roman" w:hAnsi="Times New Roman"/>
        </w:rPr>
      </w:pPr>
    </w:p>
    <w:p w14:paraId="30FBDAFC" w14:textId="77777777" w:rsidR="0027630C" w:rsidRPr="00D37298" w:rsidRDefault="0027630C" w:rsidP="009F2A51">
      <w:pPr>
        <w:widowControl w:val="0"/>
        <w:autoSpaceDE w:val="0"/>
        <w:autoSpaceDN w:val="0"/>
        <w:adjustRightInd w:val="0"/>
        <w:spacing w:after="0" w:line="240" w:lineRule="auto"/>
        <w:rPr>
          <w:rFonts w:ascii="Times New Roman" w:hAnsi="Times New Roman"/>
        </w:rPr>
      </w:pPr>
    </w:p>
    <w:p w14:paraId="490CB144" w14:textId="77777777" w:rsidR="00202048" w:rsidRPr="00D37298" w:rsidRDefault="00202048" w:rsidP="009F2A51">
      <w:pPr>
        <w:widowControl w:val="0"/>
        <w:autoSpaceDE w:val="0"/>
        <w:autoSpaceDN w:val="0"/>
        <w:adjustRightInd w:val="0"/>
        <w:spacing w:after="0" w:line="240" w:lineRule="auto"/>
        <w:rPr>
          <w:rFonts w:ascii="Times New Roman" w:hAnsi="Times New Roman"/>
        </w:rPr>
      </w:pPr>
    </w:p>
    <w:p w14:paraId="06F94EA1" w14:textId="77777777" w:rsidR="009D1884" w:rsidRPr="00D37298" w:rsidRDefault="006F770C" w:rsidP="0076086A">
      <w:pPr>
        <w:pStyle w:val="Heading1"/>
        <w:numPr>
          <w:ilvl w:val="0"/>
          <w:numId w:val="1"/>
        </w:numPr>
        <w:rPr>
          <w:rFonts w:ascii="Times New Roman" w:hAnsi="Times New Roman" w:cs="Times New Roman"/>
          <w:color w:val="auto"/>
        </w:rPr>
      </w:pPr>
      <w:bookmarkStart w:id="24" w:name="_Toc493688661"/>
      <w:r w:rsidRPr="00D37298">
        <w:rPr>
          <w:rFonts w:ascii="Times New Roman" w:hAnsi="Times New Roman" w:cs="Times New Roman"/>
          <w:color w:val="auto"/>
        </w:rPr>
        <w:lastRenderedPageBreak/>
        <w:t>Overview</w:t>
      </w:r>
      <w:bookmarkEnd w:id="24"/>
    </w:p>
    <w:p w14:paraId="254A308F" w14:textId="77777777" w:rsidR="00A47122" w:rsidRPr="00D37298" w:rsidRDefault="009D1884" w:rsidP="00481F6E">
      <w:pPr>
        <w:pStyle w:val="Heading2"/>
        <w:rPr>
          <w:rFonts w:ascii="Times New Roman" w:hAnsi="Times New Roman" w:cs="Times New Roman"/>
          <w:color w:val="auto"/>
          <w:sz w:val="22"/>
          <w:szCs w:val="22"/>
        </w:rPr>
      </w:pPr>
      <w:bookmarkStart w:id="25" w:name="_Toc493688662"/>
      <w:r w:rsidRPr="00D37298">
        <w:rPr>
          <w:rFonts w:ascii="Times New Roman" w:hAnsi="Times New Roman" w:cs="Times New Roman"/>
          <w:color w:val="auto"/>
          <w:sz w:val="22"/>
          <w:szCs w:val="22"/>
        </w:rPr>
        <w:t xml:space="preserve">Project </w:t>
      </w:r>
      <w:r w:rsidR="006F770C" w:rsidRPr="00D37298">
        <w:rPr>
          <w:rFonts w:ascii="Times New Roman" w:hAnsi="Times New Roman" w:cs="Times New Roman"/>
          <w:color w:val="auto"/>
          <w:sz w:val="22"/>
          <w:szCs w:val="22"/>
        </w:rPr>
        <w:t>Description</w:t>
      </w:r>
      <w:bookmarkEnd w:id="25"/>
    </w:p>
    <w:p w14:paraId="2A35AF06" w14:textId="77777777" w:rsidR="001B4454" w:rsidRPr="00D37298" w:rsidRDefault="00495C0E" w:rsidP="001B4454">
      <w:pPr>
        <w:rPr>
          <w:rFonts w:ascii="Times New Roman" w:hAnsi="Times New Roman"/>
        </w:rPr>
      </w:pPr>
      <w:r w:rsidRPr="00D37298">
        <w:rPr>
          <w:rFonts w:ascii="Times New Roman" w:hAnsi="Times New Roman"/>
          <w:color w:val="000000" w:themeColor="text1"/>
        </w:rPr>
        <w:t>Qua</w:t>
      </w:r>
      <w:r w:rsidR="00EB062B" w:rsidRPr="00D37298">
        <w:rPr>
          <w:rFonts w:ascii="Times New Roman" w:hAnsi="Times New Roman"/>
          <w:color w:val="000000" w:themeColor="text1"/>
        </w:rPr>
        <w:t xml:space="preserve">lity is an important metric that contributes to a CCO CSR’s overall Performance. Quality monitoring can be performed internally by </w:t>
      </w:r>
      <w:proofErr w:type="spellStart"/>
      <w:r w:rsidR="00EB062B" w:rsidRPr="00D37298">
        <w:rPr>
          <w:rFonts w:ascii="Times New Roman" w:hAnsi="Times New Roman"/>
          <w:color w:val="000000" w:themeColor="text1"/>
        </w:rPr>
        <w:t>Vangent</w:t>
      </w:r>
      <w:proofErr w:type="spellEnd"/>
      <w:r w:rsidR="00EB062B" w:rsidRPr="00D37298">
        <w:rPr>
          <w:rFonts w:ascii="Times New Roman" w:hAnsi="Times New Roman"/>
          <w:color w:val="000000" w:themeColor="text1"/>
        </w:rPr>
        <w:t xml:space="preserve">/GDIT staff or external evaluators using an internal application like Lime Survey or Verint Quality Monitoring tools.  Irrespective of the source system in which the Quality evaluations are created, the records are fed into the eCoaching database with an overall classification of opportunity or Reinforcement.  Once entered into the eCoaching database Reinforcements are simply acknowledged by CSRs and their Supervisors while Opportunities trigger a </w:t>
      </w:r>
      <w:proofErr w:type="gramStart"/>
      <w:r w:rsidR="00EB062B" w:rsidRPr="00D37298">
        <w:rPr>
          <w:rFonts w:ascii="Times New Roman" w:hAnsi="Times New Roman"/>
          <w:color w:val="000000" w:themeColor="text1"/>
        </w:rPr>
        <w:t>Coaching</w:t>
      </w:r>
      <w:proofErr w:type="gramEnd"/>
      <w:r w:rsidR="00EB062B" w:rsidRPr="00D37298">
        <w:rPr>
          <w:rFonts w:ascii="Times New Roman" w:hAnsi="Times New Roman"/>
          <w:color w:val="000000" w:themeColor="text1"/>
        </w:rPr>
        <w:t xml:space="preserve"> and a Coaching workflow is initiated.</w:t>
      </w:r>
    </w:p>
    <w:p w14:paraId="6888412F" w14:textId="77777777" w:rsidR="00A47122" w:rsidRPr="00D37298"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p>
    <w:p w14:paraId="4E399744" w14:textId="77777777" w:rsidR="00A47122" w:rsidRPr="00D37298" w:rsidRDefault="00A47122" w:rsidP="00481F6E">
      <w:pPr>
        <w:pStyle w:val="Heading2"/>
        <w:rPr>
          <w:rFonts w:ascii="Times New Roman" w:hAnsi="Times New Roman" w:cs="Times New Roman"/>
          <w:color w:val="auto"/>
          <w:sz w:val="22"/>
          <w:szCs w:val="22"/>
        </w:rPr>
      </w:pPr>
      <w:bookmarkStart w:id="26" w:name="_Toc493688663"/>
      <w:r w:rsidRPr="00D37298">
        <w:rPr>
          <w:rFonts w:ascii="Times New Roman" w:hAnsi="Times New Roman" w:cs="Times New Roman"/>
          <w:color w:val="auto"/>
          <w:sz w:val="22"/>
          <w:szCs w:val="22"/>
        </w:rPr>
        <w:t>Document</w:t>
      </w:r>
      <w:r w:rsidR="006F770C" w:rsidRPr="00D37298">
        <w:rPr>
          <w:rFonts w:ascii="Times New Roman" w:hAnsi="Times New Roman" w:cs="Times New Roman"/>
          <w:color w:val="auto"/>
          <w:sz w:val="22"/>
          <w:szCs w:val="22"/>
        </w:rPr>
        <w:t xml:space="preserve"> Scope</w:t>
      </w:r>
      <w:bookmarkEnd w:id="26"/>
    </w:p>
    <w:p w14:paraId="126CFAD3" w14:textId="77777777" w:rsidR="00A47122" w:rsidRPr="00D37298" w:rsidRDefault="00A47122" w:rsidP="00A47122">
      <w:pPr>
        <w:widowControl w:val="0"/>
        <w:autoSpaceDE w:val="0"/>
        <w:autoSpaceDN w:val="0"/>
        <w:adjustRightInd w:val="0"/>
        <w:spacing w:after="0" w:line="240" w:lineRule="auto"/>
        <w:rPr>
          <w:rFonts w:ascii="Times New Roman" w:hAnsi="Times New Roman"/>
          <w:color w:val="000000" w:themeColor="text1"/>
        </w:rPr>
      </w:pPr>
      <w:r w:rsidRPr="00D37298">
        <w:rPr>
          <w:rFonts w:ascii="Times New Roman" w:hAnsi="Times New Roman"/>
          <w:color w:val="000000" w:themeColor="text1"/>
        </w:rPr>
        <w:t xml:space="preserve">This document describes the </w:t>
      </w:r>
      <w:r w:rsidR="001B4454" w:rsidRPr="00D37298">
        <w:rPr>
          <w:rFonts w:ascii="Times New Roman" w:hAnsi="Times New Roman"/>
          <w:color w:val="000000" w:themeColor="text1"/>
        </w:rPr>
        <w:t xml:space="preserve">load of the </w:t>
      </w:r>
      <w:r w:rsidR="00EB062B" w:rsidRPr="00D37298">
        <w:rPr>
          <w:rFonts w:ascii="Times New Roman" w:hAnsi="Times New Roman"/>
          <w:color w:val="000000" w:themeColor="text1"/>
        </w:rPr>
        <w:t xml:space="preserve">Quality feed sourced from </w:t>
      </w:r>
      <w:proofErr w:type="gramStart"/>
      <w:r w:rsidR="00EB062B" w:rsidRPr="00D37298">
        <w:rPr>
          <w:rFonts w:ascii="Times New Roman" w:hAnsi="Times New Roman"/>
          <w:color w:val="000000" w:themeColor="text1"/>
        </w:rPr>
        <w:t>all of</w:t>
      </w:r>
      <w:proofErr w:type="gramEnd"/>
      <w:r w:rsidR="00EB062B" w:rsidRPr="00D37298">
        <w:rPr>
          <w:rFonts w:ascii="Times New Roman" w:hAnsi="Times New Roman"/>
          <w:color w:val="000000" w:themeColor="text1"/>
        </w:rPr>
        <w:t xml:space="preserve"> the source systems in use at the time. Quality evaluations from all sources are consolidated into the IQS system from which a daily feed is generated for loading into the Coaching database.</w:t>
      </w:r>
      <w:r w:rsidR="001B4454" w:rsidRPr="00D37298">
        <w:rPr>
          <w:rFonts w:ascii="Times New Roman" w:hAnsi="Times New Roman"/>
          <w:color w:val="000000" w:themeColor="text1"/>
        </w:rPr>
        <w:t xml:space="preserve"> </w:t>
      </w:r>
    </w:p>
    <w:p w14:paraId="79DF3270" w14:textId="77777777" w:rsidR="002C3B04" w:rsidRPr="00D37298"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14:paraId="029EDEF7" w14:textId="77777777" w:rsidR="002C3B04" w:rsidRPr="00D37298"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14:paraId="23DC48FA" w14:textId="77777777" w:rsidR="002C3B04" w:rsidRPr="00D37298" w:rsidRDefault="002C3B04" w:rsidP="00481F6E">
      <w:pPr>
        <w:pStyle w:val="Heading2"/>
        <w:rPr>
          <w:rFonts w:ascii="Times New Roman" w:hAnsi="Times New Roman" w:cs="Times New Roman"/>
          <w:color w:val="auto"/>
          <w:sz w:val="22"/>
          <w:szCs w:val="22"/>
        </w:rPr>
      </w:pPr>
      <w:bookmarkStart w:id="27" w:name="_Toc493688664"/>
      <w:r w:rsidRPr="00D37298">
        <w:rPr>
          <w:rFonts w:ascii="Times New Roman" w:hAnsi="Times New Roman" w:cs="Times New Roman"/>
          <w:color w:val="auto"/>
          <w:sz w:val="22"/>
          <w:szCs w:val="22"/>
        </w:rPr>
        <w:t>Source File</w:t>
      </w:r>
      <w:bookmarkEnd w:id="27"/>
    </w:p>
    <w:p w14:paraId="54E86ED8" w14:textId="77777777" w:rsidR="0053330A" w:rsidRPr="00D37298" w:rsidRDefault="00EB062B" w:rsidP="00E26DA9">
      <w:pPr>
        <w:spacing w:after="0"/>
        <w:rPr>
          <w:rFonts w:ascii="Times New Roman" w:hAnsi="Times New Roman"/>
          <w:color w:val="000000" w:themeColor="text1"/>
        </w:rPr>
      </w:pPr>
      <w:r w:rsidRPr="00D37298">
        <w:rPr>
          <w:rFonts w:ascii="Times New Roman" w:hAnsi="Times New Roman"/>
          <w:color w:val="000000" w:themeColor="text1"/>
        </w:rPr>
        <w:t xml:space="preserve">A </w:t>
      </w:r>
      <w:r w:rsidR="00E26DA9" w:rsidRPr="00D37298">
        <w:rPr>
          <w:rFonts w:ascii="Times New Roman" w:hAnsi="Times New Roman"/>
          <w:color w:val="000000" w:themeColor="text1"/>
        </w:rPr>
        <w:t xml:space="preserve">daily file is generated from IQS and staged in an encrypted form on a file share. </w:t>
      </w:r>
    </w:p>
    <w:p w14:paraId="73F14502" w14:textId="77777777" w:rsidR="00E26DA9" w:rsidRPr="00D37298" w:rsidRDefault="0053330A" w:rsidP="00E26DA9">
      <w:pPr>
        <w:spacing w:after="0"/>
        <w:rPr>
          <w:rFonts w:ascii="Times New Roman" w:hAnsi="Times New Roman"/>
          <w:color w:val="000000" w:themeColor="text1"/>
        </w:rPr>
      </w:pPr>
      <w:r w:rsidRPr="00D37298">
        <w:rPr>
          <w:rFonts w:ascii="Times New Roman" w:hAnsi="Times New Roman"/>
          <w:color w:val="000000" w:themeColor="text1"/>
        </w:rPr>
        <w:t xml:space="preserve">Files have a naming convention </w:t>
      </w:r>
      <w:r w:rsidR="00E26DA9" w:rsidRPr="00D37298">
        <w:rPr>
          <w:rFonts w:ascii="Times New Roman" w:hAnsi="Times New Roman"/>
          <w:color w:val="000000" w:themeColor="text1"/>
        </w:rPr>
        <w:t>eCL_IQS_Scorecard_yyyymmdd.csv.zip.encrypt</w:t>
      </w:r>
      <w:r w:rsidR="004B6E5C" w:rsidRPr="00D37298">
        <w:rPr>
          <w:rFonts w:ascii="Times New Roman" w:hAnsi="Times New Roman"/>
          <w:color w:val="000000" w:themeColor="text1"/>
        </w:rPr>
        <w:t xml:space="preserve"> (prod) or </w:t>
      </w:r>
      <w:proofErr w:type="spellStart"/>
      <w:r w:rsidR="004B6E5C" w:rsidRPr="00D37298">
        <w:rPr>
          <w:rFonts w:ascii="Times New Roman" w:hAnsi="Times New Roman"/>
          <w:color w:val="000000" w:themeColor="text1"/>
        </w:rPr>
        <w:t>Test_eCL_IQS_Scorecard_yyyymmdd.csv.zip.encrypt</w:t>
      </w:r>
      <w:proofErr w:type="spellEnd"/>
      <w:r w:rsidR="004B6E5C" w:rsidRPr="00D37298">
        <w:rPr>
          <w:rFonts w:ascii="Times New Roman" w:hAnsi="Times New Roman"/>
          <w:color w:val="000000" w:themeColor="text1"/>
        </w:rPr>
        <w:t xml:space="preserve"> (Test)</w:t>
      </w:r>
    </w:p>
    <w:p w14:paraId="09F15730" w14:textId="789D833A" w:rsidR="0091524F" w:rsidRDefault="00E26DA9" w:rsidP="0091524F">
      <w:pPr>
        <w:spacing w:after="0"/>
        <w:rPr>
          <w:rFonts w:ascii="Times New Roman" w:hAnsi="Times New Roman"/>
          <w:color w:val="000000" w:themeColor="text1"/>
          <w:sz w:val="20"/>
          <w:szCs w:val="20"/>
        </w:rPr>
      </w:pPr>
      <w:r w:rsidRPr="00D37298">
        <w:rPr>
          <w:rFonts w:ascii="Times New Roman" w:hAnsi="Times New Roman"/>
          <w:color w:val="000000" w:themeColor="text1"/>
        </w:rPr>
        <w:t>and</w:t>
      </w:r>
      <w:r w:rsidR="0053330A" w:rsidRPr="00D37298">
        <w:rPr>
          <w:rFonts w:ascii="Times New Roman" w:hAnsi="Times New Roman"/>
          <w:color w:val="000000" w:themeColor="text1"/>
        </w:rPr>
        <w:t xml:space="preserve"> staged at</w:t>
      </w:r>
      <w:r w:rsidR="0053330A" w:rsidRPr="00D37298">
        <w:rPr>
          <w:rFonts w:ascii="Times New Roman" w:hAnsi="Times New Roman"/>
          <w:color w:val="000000" w:themeColor="text1"/>
          <w:sz w:val="20"/>
          <w:szCs w:val="20"/>
        </w:rPr>
        <w:t xml:space="preserve"> </w:t>
      </w:r>
      <w:r w:rsidR="00E84C5E">
        <w:fldChar w:fldCharType="begin"/>
      </w:r>
      <w:r w:rsidR="00E84C5E">
        <w:instrText xml:space="preserve"> HYPERLINK "file:///\\\\f3420-ecldbp01\\data\\Coaching\\IQS\\Encrypt_Out\\" </w:instrText>
      </w:r>
      <w:r w:rsidR="00E84C5E">
        <w:fldChar w:fldCharType="separate"/>
      </w:r>
      <w:r w:rsidR="0091524F" w:rsidRPr="00700164">
        <w:rPr>
          <w:rStyle w:val="Hyperlink"/>
          <w:rFonts w:ascii="Times New Roman" w:hAnsi="Times New Roman"/>
          <w:sz w:val="20"/>
          <w:szCs w:val="20"/>
        </w:rPr>
        <w:t>\\</w:t>
      </w:r>
      <w:del w:id="28" w:author="Palacherla, Susmitha C" w:date="2021-04-20T08:07:00Z">
        <w:r w:rsidR="0091524F" w:rsidRPr="00700164" w:rsidDel="000A251F">
          <w:rPr>
            <w:rStyle w:val="Hyperlink"/>
            <w:rFonts w:ascii="Times New Roman" w:hAnsi="Times New Roman"/>
            <w:sz w:val="20"/>
            <w:szCs w:val="20"/>
          </w:rPr>
          <w:delText>f3420-ecldbp01</w:delText>
        </w:r>
      </w:del>
      <w:ins w:id="29" w:author="Palacherla, Susmitha C" w:date="2021-04-20T08:07:00Z">
        <w:r w:rsidR="000A251F">
          <w:rPr>
            <w:rStyle w:val="Hyperlink"/>
            <w:rFonts w:ascii="Times New Roman" w:hAnsi="Times New Roman"/>
            <w:sz w:val="20"/>
            <w:szCs w:val="20"/>
          </w:rPr>
          <w:t>UVAAPADSQL50CCO</w:t>
        </w:r>
      </w:ins>
      <w:r w:rsidR="0091524F" w:rsidRPr="00700164">
        <w:rPr>
          <w:rStyle w:val="Hyperlink"/>
          <w:rFonts w:ascii="Times New Roman" w:hAnsi="Times New Roman"/>
          <w:sz w:val="20"/>
          <w:szCs w:val="20"/>
        </w:rPr>
        <w:t>\data\Coaching\IQS\Encrypt_Out\</w:t>
      </w:r>
      <w:r w:rsidR="00E84C5E">
        <w:rPr>
          <w:rStyle w:val="Hyperlink"/>
          <w:rFonts w:ascii="Times New Roman" w:hAnsi="Times New Roman"/>
          <w:sz w:val="20"/>
          <w:szCs w:val="20"/>
        </w:rPr>
        <w:fldChar w:fldCharType="end"/>
      </w:r>
      <w:r w:rsidR="0091524F">
        <w:rPr>
          <w:rFonts w:ascii="Times New Roman" w:hAnsi="Times New Roman"/>
          <w:color w:val="000000" w:themeColor="text1"/>
          <w:sz w:val="20"/>
          <w:szCs w:val="20"/>
        </w:rPr>
        <w:t xml:space="preserve"> until ready to load.</w:t>
      </w:r>
    </w:p>
    <w:p w14:paraId="0AAA90DA" w14:textId="77777777" w:rsidR="002C3B04" w:rsidRPr="00D37298" w:rsidRDefault="002C3B04" w:rsidP="0091524F">
      <w:pPr>
        <w:spacing w:after="0"/>
        <w:rPr>
          <w:rFonts w:ascii="Times New Roman" w:hAnsi="Times New Roman"/>
          <w:color w:val="000000" w:themeColor="text1"/>
          <w:sz w:val="20"/>
          <w:szCs w:val="20"/>
        </w:rPr>
      </w:pPr>
    </w:p>
    <w:p w14:paraId="4C83A874" w14:textId="77777777" w:rsidR="00A47122" w:rsidRPr="00D37298" w:rsidRDefault="00A47122" w:rsidP="009F2A51">
      <w:pPr>
        <w:widowControl w:val="0"/>
        <w:autoSpaceDE w:val="0"/>
        <w:autoSpaceDN w:val="0"/>
        <w:adjustRightInd w:val="0"/>
        <w:spacing w:after="0" w:line="240" w:lineRule="auto"/>
        <w:rPr>
          <w:rFonts w:ascii="Times New Roman" w:hAnsi="Times New Roman"/>
          <w:b/>
          <w:sz w:val="24"/>
          <w:szCs w:val="24"/>
        </w:rPr>
      </w:pPr>
    </w:p>
    <w:p w14:paraId="71E238E3" w14:textId="77777777" w:rsidR="009D1884" w:rsidRPr="00D37298" w:rsidRDefault="009D1884" w:rsidP="00481F6E">
      <w:pPr>
        <w:pStyle w:val="Heading2"/>
        <w:rPr>
          <w:rFonts w:ascii="Times New Roman" w:hAnsi="Times New Roman" w:cs="Times New Roman"/>
          <w:color w:val="auto"/>
          <w:sz w:val="22"/>
          <w:szCs w:val="22"/>
        </w:rPr>
      </w:pPr>
      <w:bookmarkStart w:id="30" w:name="_Toc493688665"/>
      <w:r w:rsidRPr="00D37298">
        <w:rPr>
          <w:rFonts w:ascii="Times New Roman" w:hAnsi="Times New Roman" w:cs="Times New Roman"/>
          <w:color w:val="auto"/>
          <w:sz w:val="22"/>
          <w:szCs w:val="22"/>
        </w:rPr>
        <w:t>Module List</w:t>
      </w:r>
      <w:bookmarkEnd w:id="30"/>
    </w:p>
    <w:p w14:paraId="0EAD5900" w14:textId="77777777" w:rsidR="009D1884" w:rsidRPr="00D37298" w:rsidRDefault="009D1884"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SQL agent job</w:t>
      </w:r>
    </w:p>
    <w:p w14:paraId="2B3C0448" w14:textId="77777777" w:rsidR="009D1884" w:rsidRPr="00D37298" w:rsidRDefault="009D1884"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SSIS Package</w:t>
      </w:r>
    </w:p>
    <w:p w14:paraId="387D093C" w14:textId="77777777" w:rsidR="009D1884" w:rsidRPr="00D37298" w:rsidRDefault="009D1884"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Tables</w:t>
      </w:r>
    </w:p>
    <w:p w14:paraId="2FD81CC9" w14:textId="77777777" w:rsidR="009D1884" w:rsidRPr="00D37298" w:rsidRDefault="006913F0"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 xml:space="preserve">Procedures </w:t>
      </w:r>
    </w:p>
    <w:p w14:paraId="10D52AA2" w14:textId="77777777" w:rsidR="009D1884" w:rsidRPr="00D37298" w:rsidRDefault="009D1884" w:rsidP="009F2A51">
      <w:pPr>
        <w:widowControl w:val="0"/>
        <w:autoSpaceDE w:val="0"/>
        <w:autoSpaceDN w:val="0"/>
        <w:adjustRightInd w:val="0"/>
        <w:spacing w:after="0" w:line="240" w:lineRule="auto"/>
        <w:rPr>
          <w:rFonts w:ascii="Times New Roman" w:hAnsi="Times New Roman"/>
          <w:b/>
          <w:sz w:val="24"/>
          <w:szCs w:val="24"/>
        </w:rPr>
      </w:pPr>
    </w:p>
    <w:p w14:paraId="5CD133A2" w14:textId="77777777" w:rsidR="009D1884" w:rsidRPr="00D37298" w:rsidRDefault="009D1884" w:rsidP="009F2A51">
      <w:pPr>
        <w:widowControl w:val="0"/>
        <w:autoSpaceDE w:val="0"/>
        <w:autoSpaceDN w:val="0"/>
        <w:adjustRightInd w:val="0"/>
        <w:spacing w:after="0" w:line="240" w:lineRule="auto"/>
        <w:rPr>
          <w:rFonts w:ascii="Times New Roman" w:hAnsi="Times New Roman"/>
          <w:b/>
          <w:sz w:val="24"/>
          <w:szCs w:val="24"/>
        </w:rPr>
      </w:pPr>
    </w:p>
    <w:p w14:paraId="60B6C330" w14:textId="77777777" w:rsidR="009D1884" w:rsidRPr="00D37298" w:rsidRDefault="009D1884" w:rsidP="00481F6E">
      <w:pPr>
        <w:pStyle w:val="Heading2"/>
        <w:rPr>
          <w:rFonts w:ascii="Times New Roman" w:hAnsi="Times New Roman" w:cs="Times New Roman"/>
          <w:color w:val="auto"/>
          <w:sz w:val="22"/>
          <w:szCs w:val="22"/>
        </w:rPr>
      </w:pPr>
      <w:bookmarkStart w:id="31" w:name="_Toc493688666"/>
      <w:r w:rsidRPr="00D37298">
        <w:rPr>
          <w:rFonts w:ascii="Times New Roman" w:hAnsi="Times New Roman" w:cs="Times New Roman"/>
          <w:color w:val="auto"/>
          <w:sz w:val="22"/>
          <w:szCs w:val="22"/>
        </w:rPr>
        <w:t>Software and Hardware Interfaces</w:t>
      </w:r>
      <w:bookmarkEnd w:id="31"/>
    </w:p>
    <w:p w14:paraId="5E6AF382" w14:textId="77777777" w:rsidR="009D1884" w:rsidRPr="00D37298" w:rsidRDefault="009D1884" w:rsidP="0027630C">
      <w:pPr>
        <w:pStyle w:val="Heading3"/>
        <w:rPr>
          <w:rFonts w:ascii="Times New Roman" w:hAnsi="Times New Roman" w:cs="Times New Roman"/>
          <w:color w:val="auto"/>
        </w:rPr>
      </w:pPr>
      <w:bookmarkStart w:id="32" w:name="_Toc493688667"/>
      <w:r w:rsidRPr="00D37298">
        <w:rPr>
          <w:rFonts w:ascii="Times New Roman" w:hAnsi="Times New Roman" w:cs="Times New Roman"/>
          <w:color w:val="auto"/>
        </w:rPr>
        <w:t>Software</w:t>
      </w:r>
      <w:bookmarkEnd w:id="32"/>
    </w:p>
    <w:p w14:paraId="480CB1B8" w14:textId="1450901B" w:rsidR="001377E4" w:rsidRPr="00D37298" w:rsidRDefault="001377E4" w:rsidP="001377E4">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 xml:space="preserve">SQL </w:t>
      </w:r>
      <w:ins w:id="33" w:author="Palacherla, Susmitha C" w:date="2021-04-19T18:25:00Z">
        <w:r w:rsidR="00542EBB" w:rsidRPr="002A770C">
          <w:rPr>
            <w:rFonts w:ascii="Times New Roman" w:hAnsi="Times New Roman"/>
            <w:color w:val="000000" w:themeColor="text1"/>
            <w:sz w:val="20"/>
            <w:szCs w:val="20"/>
          </w:rPr>
          <w:t>Server 201</w:t>
        </w:r>
        <w:r w:rsidR="00542EBB">
          <w:rPr>
            <w:rFonts w:ascii="Times New Roman" w:hAnsi="Times New Roman"/>
            <w:color w:val="000000" w:themeColor="text1"/>
            <w:sz w:val="20"/>
            <w:szCs w:val="20"/>
          </w:rPr>
          <w:t xml:space="preserve">9 </w:t>
        </w:r>
        <w:r w:rsidR="00542EBB" w:rsidRPr="002A770C">
          <w:rPr>
            <w:rFonts w:ascii="Times New Roman" w:hAnsi="Times New Roman"/>
            <w:color w:val="000000" w:themeColor="text1"/>
            <w:sz w:val="20"/>
            <w:szCs w:val="20"/>
          </w:rPr>
          <w:t>Suite</w:t>
        </w:r>
        <w:r w:rsidR="00542EBB">
          <w:rPr>
            <w:rFonts w:ascii="Times New Roman" w:hAnsi="Times New Roman"/>
            <w:color w:val="000000" w:themeColor="text1"/>
            <w:sz w:val="20"/>
            <w:szCs w:val="20"/>
          </w:rPr>
          <w:t xml:space="preserve"> (SSIS and SSRS)</w:t>
        </w:r>
      </w:ins>
      <w:del w:id="34" w:author="Palacherla, Susmitha C" w:date="2021-04-19T18:25:00Z">
        <w:r w:rsidRPr="00D37298" w:rsidDel="00542EBB">
          <w:rPr>
            <w:rFonts w:ascii="Times New Roman" w:hAnsi="Times New Roman"/>
            <w:color w:val="000000" w:themeColor="text1"/>
            <w:sz w:val="20"/>
            <w:szCs w:val="20"/>
          </w:rPr>
          <w:delText>Server 2012 SP3 Suite</w:delText>
        </w:r>
      </w:del>
    </w:p>
    <w:p w14:paraId="2A0AC479" w14:textId="77777777" w:rsidR="00E26DA9" w:rsidRPr="00D37298" w:rsidRDefault="00E26DA9">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Encryption/Decryption utility</w:t>
      </w:r>
    </w:p>
    <w:p w14:paraId="7A202D9F" w14:textId="77777777" w:rsidR="009D1884" w:rsidRPr="00D37298" w:rsidRDefault="009D1884" w:rsidP="009D1884">
      <w:pPr>
        <w:widowControl w:val="0"/>
        <w:autoSpaceDE w:val="0"/>
        <w:autoSpaceDN w:val="0"/>
        <w:adjustRightInd w:val="0"/>
        <w:spacing w:after="0" w:line="240" w:lineRule="auto"/>
        <w:rPr>
          <w:rFonts w:ascii="Times New Roman" w:hAnsi="Times New Roman"/>
          <w:color w:val="000000" w:themeColor="text1"/>
          <w:sz w:val="20"/>
          <w:szCs w:val="20"/>
        </w:rPr>
      </w:pPr>
    </w:p>
    <w:p w14:paraId="3F831A88" w14:textId="77777777" w:rsidR="009D1884" w:rsidRPr="00D37298" w:rsidRDefault="009D1884" w:rsidP="0027630C">
      <w:pPr>
        <w:pStyle w:val="Heading3"/>
        <w:rPr>
          <w:rFonts w:ascii="Times New Roman" w:hAnsi="Times New Roman" w:cs="Times New Roman"/>
          <w:color w:val="auto"/>
        </w:rPr>
      </w:pPr>
      <w:bookmarkStart w:id="35" w:name="_Toc493688668"/>
      <w:r w:rsidRPr="00D37298">
        <w:rPr>
          <w:rFonts w:ascii="Times New Roman" w:hAnsi="Times New Roman" w:cs="Times New Roman"/>
          <w:color w:val="auto"/>
        </w:rPr>
        <w:lastRenderedPageBreak/>
        <w:t>Hardware</w:t>
      </w:r>
      <w:bookmarkEnd w:id="35"/>
    </w:p>
    <w:p w14:paraId="239DB14B" w14:textId="26A047D6" w:rsidR="001377E4" w:rsidRPr="00D37298" w:rsidDel="00542EBB" w:rsidRDefault="001377E4" w:rsidP="001377E4">
      <w:pPr>
        <w:pStyle w:val="ListParagraph"/>
        <w:widowControl w:val="0"/>
        <w:numPr>
          <w:ilvl w:val="0"/>
          <w:numId w:val="4"/>
        </w:numPr>
        <w:autoSpaceDE w:val="0"/>
        <w:autoSpaceDN w:val="0"/>
        <w:adjustRightInd w:val="0"/>
        <w:spacing w:after="0" w:line="240" w:lineRule="auto"/>
        <w:rPr>
          <w:del w:id="36" w:author="Palacherla, Susmitha C" w:date="2021-04-19T18:32:00Z"/>
          <w:rFonts w:ascii="Times New Roman" w:hAnsi="Times New Roman"/>
          <w:color w:val="000000" w:themeColor="text1"/>
          <w:sz w:val="20"/>
          <w:szCs w:val="20"/>
        </w:rPr>
      </w:pPr>
      <w:del w:id="37" w:author="Palacherla, Susmitha C" w:date="2021-04-19T18:28:00Z">
        <w:r w:rsidRPr="00D37298" w:rsidDel="00542EBB">
          <w:rPr>
            <w:rFonts w:ascii="Times New Roman" w:hAnsi="Times New Roman"/>
            <w:color w:val="000000"/>
            <w:sz w:val="20"/>
            <w:szCs w:val="20"/>
          </w:rPr>
          <w:delText>F3420-ECLDBD01</w:delText>
        </w:r>
        <w:r w:rsidRPr="00D37298" w:rsidDel="00542EBB">
          <w:rPr>
            <w:rFonts w:ascii="Times New Roman" w:hAnsi="Times New Roman"/>
            <w:color w:val="000000" w:themeColor="text1"/>
            <w:sz w:val="20"/>
            <w:szCs w:val="20"/>
          </w:rPr>
          <w:delText xml:space="preserve"> </w:delText>
        </w:r>
      </w:del>
      <w:del w:id="38" w:author="Palacherla, Susmitha C" w:date="2021-04-19T18:32:00Z">
        <w:r w:rsidRPr="00D37298" w:rsidDel="00542EBB">
          <w:rPr>
            <w:rFonts w:ascii="Times New Roman" w:hAnsi="Times New Roman"/>
            <w:color w:val="000000" w:themeColor="text1"/>
            <w:sz w:val="20"/>
            <w:szCs w:val="20"/>
          </w:rPr>
          <w:delText>– Dev DB Server</w:delText>
        </w:r>
      </w:del>
    </w:p>
    <w:p w14:paraId="26A726DA" w14:textId="77777777" w:rsidR="00542EBB" w:rsidRPr="002A770C" w:rsidRDefault="00542EBB" w:rsidP="00542EBB">
      <w:pPr>
        <w:pStyle w:val="ListParagraph"/>
        <w:widowControl w:val="0"/>
        <w:numPr>
          <w:ilvl w:val="0"/>
          <w:numId w:val="4"/>
        </w:numPr>
        <w:autoSpaceDE w:val="0"/>
        <w:autoSpaceDN w:val="0"/>
        <w:adjustRightInd w:val="0"/>
        <w:spacing w:after="0" w:line="240" w:lineRule="auto"/>
        <w:rPr>
          <w:ins w:id="39" w:author="Palacherla, Susmitha C" w:date="2021-04-19T18:32:00Z"/>
          <w:rFonts w:ascii="Times New Roman" w:hAnsi="Times New Roman"/>
          <w:color w:val="000000" w:themeColor="text1"/>
          <w:sz w:val="20"/>
          <w:szCs w:val="20"/>
        </w:rPr>
      </w:pPr>
      <w:bookmarkStart w:id="40" w:name="_Hlk69749483"/>
      <w:ins w:id="41" w:author="Palacherla, Susmitha C" w:date="2021-04-19T18:32:00Z">
        <w:r>
          <w:rPr>
            <w:rFonts w:ascii="Times New Roman" w:hAnsi="Times New Roman"/>
            <w:color w:val="000000"/>
            <w:sz w:val="20"/>
            <w:szCs w:val="20"/>
          </w:rPr>
          <w:t>UVAADADSQL50CCO</w:t>
        </w:r>
        <w:r w:rsidRPr="002A770C">
          <w:rPr>
            <w:rFonts w:ascii="Times New Roman" w:hAnsi="Times New Roman"/>
            <w:color w:val="000000" w:themeColor="text1"/>
            <w:sz w:val="20"/>
            <w:szCs w:val="20"/>
          </w:rPr>
          <w:t>– Dev DB Server</w:t>
        </w:r>
      </w:ins>
    </w:p>
    <w:p w14:paraId="758A4505" w14:textId="77777777" w:rsidR="00542EBB" w:rsidRPr="002A770C" w:rsidRDefault="00542EBB" w:rsidP="00542EBB">
      <w:pPr>
        <w:pStyle w:val="ListParagraph"/>
        <w:widowControl w:val="0"/>
        <w:numPr>
          <w:ilvl w:val="0"/>
          <w:numId w:val="4"/>
        </w:numPr>
        <w:autoSpaceDE w:val="0"/>
        <w:autoSpaceDN w:val="0"/>
        <w:adjustRightInd w:val="0"/>
        <w:spacing w:after="0" w:line="240" w:lineRule="auto"/>
        <w:rPr>
          <w:ins w:id="42" w:author="Palacherla, Susmitha C" w:date="2021-04-19T18:32:00Z"/>
          <w:rFonts w:ascii="Times New Roman" w:hAnsi="Times New Roman"/>
          <w:color w:val="000000" w:themeColor="text1"/>
          <w:sz w:val="20"/>
          <w:szCs w:val="20"/>
        </w:rPr>
      </w:pPr>
      <w:ins w:id="43" w:author="Palacherla, Susmitha C" w:date="2021-04-19T18:32:00Z">
        <w:r>
          <w:rPr>
            <w:rFonts w:ascii="Times New Roman" w:hAnsi="Times New Roman"/>
            <w:color w:val="000000"/>
            <w:sz w:val="20"/>
            <w:szCs w:val="20"/>
          </w:rPr>
          <w:t>UVAADADSQL52CCO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Test DB Server</w:t>
        </w:r>
      </w:ins>
    </w:p>
    <w:p w14:paraId="5486CA20" w14:textId="77777777" w:rsidR="00542EBB" w:rsidRPr="002A770C" w:rsidRDefault="00542EBB" w:rsidP="00542EBB">
      <w:pPr>
        <w:pStyle w:val="ListParagraph"/>
        <w:widowControl w:val="0"/>
        <w:numPr>
          <w:ilvl w:val="0"/>
          <w:numId w:val="4"/>
        </w:numPr>
        <w:autoSpaceDE w:val="0"/>
        <w:autoSpaceDN w:val="0"/>
        <w:adjustRightInd w:val="0"/>
        <w:spacing w:after="0" w:line="240" w:lineRule="auto"/>
        <w:rPr>
          <w:ins w:id="44" w:author="Palacherla, Susmitha C" w:date="2021-04-19T18:32:00Z"/>
          <w:rFonts w:ascii="Times New Roman" w:hAnsi="Times New Roman"/>
          <w:color w:val="000000" w:themeColor="text1"/>
          <w:sz w:val="20"/>
          <w:szCs w:val="20"/>
        </w:rPr>
      </w:pPr>
      <w:ins w:id="45" w:author="Palacherla, Susmitha C" w:date="2021-04-19T18:32:00Z">
        <w:r>
          <w:rPr>
            <w:rFonts w:ascii="Times New Roman" w:hAnsi="Times New Roman"/>
            <w:color w:val="000000"/>
            <w:sz w:val="20"/>
            <w:szCs w:val="20"/>
          </w:rPr>
          <w:t>UVAAPADSQL50CCO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Prod Server</w:t>
        </w:r>
      </w:ins>
    </w:p>
    <w:p w14:paraId="52050A76" w14:textId="63492100" w:rsidR="00542EBB" w:rsidRPr="002A770C" w:rsidRDefault="00542EBB" w:rsidP="00542EBB">
      <w:pPr>
        <w:pStyle w:val="ListParagraph"/>
        <w:widowControl w:val="0"/>
        <w:numPr>
          <w:ilvl w:val="0"/>
          <w:numId w:val="4"/>
        </w:numPr>
        <w:autoSpaceDE w:val="0"/>
        <w:autoSpaceDN w:val="0"/>
        <w:adjustRightInd w:val="0"/>
        <w:spacing w:after="0" w:line="240" w:lineRule="auto"/>
        <w:rPr>
          <w:ins w:id="46" w:author="Palacherla, Susmitha C" w:date="2021-04-19T18:32:00Z"/>
          <w:rFonts w:ascii="Times New Roman" w:hAnsi="Times New Roman"/>
          <w:color w:val="000000" w:themeColor="text1"/>
          <w:sz w:val="20"/>
          <w:szCs w:val="20"/>
        </w:rPr>
      </w:pPr>
      <w:ins w:id="47" w:author="Palacherla, Susmitha C" w:date="2021-04-19T18:35:00Z">
        <w:r>
          <w:rPr>
            <w:rFonts w:ascii="Times New Roman" w:hAnsi="Times New Roman"/>
            <w:sz w:val="20"/>
            <w:szCs w:val="20"/>
          </w:rPr>
          <w:fldChar w:fldCharType="begin"/>
        </w:r>
        <w:r>
          <w:rPr>
            <w:rFonts w:ascii="Times New Roman" w:hAnsi="Times New Roman"/>
            <w:sz w:val="20"/>
            <w:szCs w:val="20"/>
          </w:rPr>
          <w:instrText xml:space="preserve"> HYPERLINK "</w:instrText>
        </w:r>
        <w:r w:rsidRPr="00542EBB">
          <w:rPr>
            <w:rFonts w:ascii="Times New Roman" w:hAnsi="Times New Roman"/>
            <w:sz w:val="20"/>
            <w:szCs w:val="20"/>
          </w:rPr>
          <w:instrText>\</w:instrText>
        </w:r>
      </w:ins>
      <w:ins w:id="48" w:author="Palacherla, Susmitha C" w:date="2021-04-19T18:32:00Z">
        <w:r w:rsidRPr="00542EBB">
          <w:rPr>
            <w:rPrChange w:id="49" w:author="Palacherla, Susmitha C" w:date="2021-04-19T18:35:00Z">
              <w:rPr>
                <w:rStyle w:val="Hyperlink"/>
                <w:rFonts w:ascii="Times New Roman" w:hAnsi="Times New Roman"/>
                <w:sz w:val="20"/>
                <w:szCs w:val="20"/>
              </w:rPr>
            </w:rPrChange>
          </w:rPr>
          <w:instrText>\</w:instrText>
        </w:r>
      </w:ins>
      <w:ins w:id="50" w:author="Palacherla, Susmitha C" w:date="2021-04-19T18:35:00Z">
        <w:r w:rsidRPr="00542EBB">
          <w:rPr>
            <w:rFonts w:ascii="Times New Roman" w:hAnsi="Times New Roman"/>
            <w:sz w:val="20"/>
            <w:szCs w:val="20"/>
          </w:rPr>
          <w:instrText>\</w:instrText>
        </w:r>
      </w:ins>
      <w:ins w:id="51" w:author="Palacherla, Susmitha C" w:date="2021-04-19T18:32:00Z">
        <w:r w:rsidRPr="00542EBB">
          <w:rPr>
            <w:rPrChange w:id="52" w:author="Palacherla, Susmitha C" w:date="2021-04-19T18:35:00Z">
              <w:rPr>
                <w:rStyle w:val="Hyperlink"/>
                <w:rFonts w:ascii="Times New Roman" w:hAnsi="Times New Roman"/>
                <w:sz w:val="20"/>
                <w:szCs w:val="20"/>
              </w:rPr>
            </w:rPrChange>
          </w:rPr>
          <w:instrText>\UVAADADSQL50CCO</w:instrText>
        </w:r>
      </w:ins>
      <w:ins w:id="53" w:author="Palacherla, Susmitha C" w:date="2021-04-19T18:35:00Z">
        <w:r w:rsidRPr="00542EBB">
          <w:rPr>
            <w:rFonts w:ascii="Times New Roman" w:hAnsi="Times New Roman"/>
            <w:sz w:val="20"/>
            <w:szCs w:val="20"/>
          </w:rPr>
          <w:instrText>\</w:instrText>
        </w:r>
      </w:ins>
      <w:ins w:id="54" w:author="Palacherla, Susmitha C" w:date="2021-04-19T18:32:00Z">
        <w:r w:rsidRPr="00542EBB">
          <w:rPr>
            <w:rPrChange w:id="55" w:author="Palacherla, Susmitha C" w:date="2021-04-19T18:35:00Z">
              <w:rPr>
                <w:rStyle w:val="Hyperlink"/>
                <w:rFonts w:ascii="Times New Roman" w:hAnsi="Times New Roman"/>
                <w:sz w:val="20"/>
                <w:szCs w:val="20"/>
              </w:rPr>
            </w:rPrChange>
          </w:rPr>
          <w:instrText>\</w:instrText>
        </w:r>
      </w:ins>
      <w:ins w:id="56" w:author="Palacherla, Susmitha C" w:date="2021-04-19T18:35:00Z">
        <w:r w:rsidRPr="00542EBB">
          <w:rPr>
            <w:rPrChange w:id="57" w:author="Palacherla, Susmitha C" w:date="2021-04-19T18:35:00Z">
              <w:rPr>
                <w:rStyle w:val="Hyperlink"/>
                <w:rFonts w:ascii="Times New Roman" w:hAnsi="Times New Roman"/>
                <w:sz w:val="20"/>
                <w:szCs w:val="20"/>
              </w:rPr>
            </w:rPrChange>
          </w:rPr>
          <w:instrText>Quality</w:instrText>
        </w:r>
        <w:r w:rsidRPr="00542EBB">
          <w:rPr>
            <w:rFonts w:ascii="Times New Roman" w:hAnsi="Times New Roman"/>
            <w:sz w:val="20"/>
            <w:szCs w:val="20"/>
          </w:rPr>
          <w:instrText>\</w:instrText>
        </w:r>
      </w:ins>
      <w:ins w:id="58" w:author="Palacherla, Susmitha C" w:date="2021-04-19T18:32:00Z">
        <w:r w:rsidRPr="00542EBB">
          <w:rPr>
            <w:rPrChange w:id="59" w:author="Palacherla, Susmitha C" w:date="2021-04-19T18:35:00Z">
              <w:rPr>
                <w:rStyle w:val="Hyperlink"/>
                <w:rFonts w:ascii="Times New Roman" w:hAnsi="Times New Roman"/>
                <w:sz w:val="20"/>
                <w:szCs w:val="20"/>
              </w:rPr>
            </w:rPrChange>
          </w:rPr>
          <w:instrText>\</w:instrText>
        </w:r>
      </w:ins>
      <w:ins w:id="60" w:author="Palacherla, Susmitha C" w:date="2021-04-19T18:35:00Z">
        <w:r>
          <w:rPr>
            <w:rFonts w:ascii="Times New Roman" w:hAnsi="Times New Roman"/>
            <w:sz w:val="20"/>
            <w:szCs w:val="20"/>
          </w:rPr>
          <w:instrText xml:space="preserve">" </w:instrText>
        </w:r>
        <w:r>
          <w:rPr>
            <w:rFonts w:ascii="Times New Roman" w:hAnsi="Times New Roman"/>
            <w:sz w:val="20"/>
            <w:szCs w:val="20"/>
          </w:rPr>
          <w:fldChar w:fldCharType="separate"/>
        </w:r>
      </w:ins>
      <w:ins w:id="61" w:author="Palacherla, Susmitha C" w:date="2021-04-19T18:32:00Z">
        <w:r w:rsidRPr="008D052F">
          <w:rPr>
            <w:rStyle w:val="Hyperlink"/>
            <w:rFonts w:ascii="Times New Roman" w:hAnsi="Times New Roman"/>
            <w:sz w:val="20"/>
            <w:szCs w:val="20"/>
          </w:rPr>
          <w:t>\\UVAADADSQL50CCO\</w:t>
        </w:r>
      </w:ins>
      <w:ins w:id="62" w:author="Palacherla, Susmitha C" w:date="2021-04-19T18:35:00Z">
        <w:r w:rsidRPr="008D052F">
          <w:rPr>
            <w:rStyle w:val="Hyperlink"/>
            <w:rFonts w:ascii="Times New Roman" w:hAnsi="Times New Roman"/>
            <w:sz w:val="20"/>
            <w:szCs w:val="20"/>
          </w:rPr>
          <w:t>Quality</w:t>
        </w:r>
      </w:ins>
      <w:ins w:id="63" w:author="Palacherla, Susmitha C" w:date="2021-04-19T18:32:00Z">
        <w:r w:rsidRPr="008D052F">
          <w:rPr>
            <w:rStyle w:val="Hyperlink"/>
            <w:rFonts w:ascii="Times New Roman" w:hAnsi="Times New Roman"/>
            <w:sz w:val="20"/>
            <w:szCs w:val="20"/>
          </w:rPr>
          <w:t>\</w:t>
        </w:r>
      </w:ins>
      <w:ins w:id="64" w:author="Palacherla, Susmitha C" w:date="2021-04-19T18:35:00Z">
        <w:r>
          <w:rPr>
            <w:rFonts w:ascii="Times New Roman" w:hAnsi="Times New Roman"/>
            <w:sz w:val="20"/>
            <w:szCs w:val="20"/>
          </w:rPr>
          <w:fldChar w:fldCharType="end"/>
        </w:r>
      </w:ins>
      <w:ins w:id="65" w:author="Palacherla, Susmitha C" w:date="2021-04-19T18:32:00Z">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xml:space="preserve"> - Dev File staging share</w:t>
        </w:r>
      </w:ins>
    </w:p>
    <w:p w14:paraId="266F2CBB" w14:textId="1E0B41AF" w:rsidR="00542EBB" w:rsidRPr="002A770C" w:rsidRDefault="00542EBB" w:rsidP="00542EBB">
      <w:pPr>
        <w:pStyle w:val="ListParagraph"/>
        <w:widowControl w:val="0"/>
        <w:numPr>
          <w:ilvl w:val="0"/>
          <w:numId w:val="4"/>
        </w:numPr>
        <w:autoSpaceDE w:val="0"/>
        <w:autoSpaceDN w:val="0"/>
        <w:adjustRightInd w:val="0"/>
        <w:spacing w:after="0" w:line="240" w:lineRule="auto"/>
        <w:rPr>
          <w:ins w:id="66" w:author="Palacherla, Susmitha C" w:date="2021-04-19T18:32:00Z"/>
          <w:rFonts w:ascii="Times New Roman" w:hAnsi="Times New Roman"/>
          <w:color w:val="000000" w:themeColor="text1"/>
          <w:sz w:val="20"/>
          <w:szCs w:val="20"/>
        </w:rPr>
      </w:pPr>
      <w:ins w:id="67" w:author="Palacherla, Susmitha C" w:date="2021-04-19T18:36:00Z">
        <w:r>
          <w:rPr>
            <w:rFonts w:ascii="Times New Roman" w:hAnsi="Times New Roman"/>
            <w:sz w:val="20"/>
            <w:szCs w:val="20"/>
          </w:rPr>
          <w:fldChar w:fldCharType="begin"/>
        </w:r>
        <w:r>
          <w:rPr>
            <w:rFonts w:ascii="Times New Roman" w:hAnsi="Times New Roman"/>
            <w:sz w:val="20"/>
            <w:szCs w:val="20"/>
          </w:rPr>
          <w:instrText xml:space="preserve"> HYPERLINK "</w:instrText>
        </w:r>
        <w:r w:rsidRPr="00542EBB">
          <w:rPr>
            <w:rFonts w:ascii="Times New Roman" w:hAnsi="Times New Roman"/>
            <w:sz w:val="20"/>
            <w:szCs w:val="20"/>
          </w:rPr>
          <w:instrText>\</w:instrText>
        </w:r>
      </w:ins>
      <w:ins w:id="68" w:author="Palacherla, Susmitha C" w:date="2021-04-19T18:32:00Z">
        <w:r w:rsidRPr="00542EBB">
          <w:rPr>
            <w:rPrChange w:id="69" w:author="Palacherla, Susmitha C" w:date="2021-04-19T18:36:00Z">
              <w:rPr>
                <w:rStyle w:val="Hyperlink"/>
                <w:rFonts w:ascii="Times New Roman" w:hAnsi="Times New Roman"/>
                <w:sz w:val="20"/>
                <w:szCs w:val="20"/>
              </w:rPr>
            </w:rPrChange>
          </w:rPr>
          <w:instrText>\</w:instrText>
        </w:r>
      </w:ins>
      <w:ins w:id="70" w:author="Palacherla, Susmitha C" w:date="2021-04-19T18:36:00Z">
        <w:r w:rsidRPr="00542EBB">
          <w:rPr>
            <w:rFonts w:ascii="Times New Roman" w:hAnsi="Times New Roman"/>
            <w:sz w:val="20"/>
            <w:szCs w:val="20"/>
          </w:rPr>
          <w:instrText>\</w:instrText>
        </w:r>
      </w:ins>
      <w:ins w:id="71" w:author="Palacherla, Susmitha C" w:date="2021-04-19T18:32:00Z">
        <w:r w:rsidRPr="00542EBB">
          <w:rPr>
            <w:rPrChange w:id="72" w:author="Palacherla, Susmitha C" w:date="2021-04-19T18:36:00Z">
              <w:rPr>
                <w:rStyle w:val="Hyperlink"/>
                <w:rFonts w:ascii="Times New Roman" w:hAnsi="Times New Roman"/>
                <w:sz w:val="20"/>
                <w:szCs w:val="20"/>
              </w:rPr>
            </w:rPrChange>
          </w:rPr>
          <w:instrText>\UVAADADSQL52CCO</w:instrText>
        </w:r>
      </w:ins>
      <w:ins w:id="73" w:author="Palacherla, Susmitha C" w:date="2021-04-19T18:36:00Z">
        <w:r w:rsidRPr="00542EBB">
          <w:rPr>
            <w:rFonts w:ascii="Times New Roman" w:hAnsi="Times New Roman"/>
            <w:sz w:val="20"/>
            <w:szCs w:val="20"/>
          </w:rPr>
          <w:instrText>\</w:instrText>
        </w:r>
      </w:ins>
      <w:ins w:id="74" w:author="Palacherla, Susmitha C" w:date="2021-04-19T18:32:00Z">
        <w:r w:rsidRPr="00542EBB">
          <w:rPr>
            <w:rPrChange w:id="75" w:author="Palacherla, Susmitha C" w:date="2021-04-19T18:36:00Z">
              <w:rPr>
                <w:rStyle w:val="Hyperlink"/>
                <w:rFonts w:ascii="Times New Roman" w:hAnsi="Times New Roman"/>
                <w:sz w:val="20"/>
                <w:szCs w:val="20"/>
              </w:rPr>
            </w:rPrChange>
          </w:rPr>
          <w:instrText>\</w:instrText>
        </w:r>
      </w:ins>
      <w:ins w:id="76" w:author="Palacherla, Susmitha C" w:date="2021-04-19T18:35:00Z">
        <w:r w:rsidRPr="00542EBB">
          <w:rPr>
            <w:rPrChange w:id="77" w:author="Palacherla, Susmitha C" w:date="2021-04-19T18:36:00Z">
              <w:rPr>
                <w:rStyle w:val="Hyperlink"/>
                <w:rFonts w:ascii="Times New Roman" w:hAnsi="Times New Roman"/>
                <w:sz w:val="20"/>
                <w:szCs w:val="20"/>
              </w:rPr>
            </w:rPrChange>
          </w:rPr>
          <w:instrText>Quality</w:instrText>
        </w:r>
      </w:ins>
      <w:ins w:id="78" w:author="Palacherla, Susmitha C" w:date="2021-04-19T18:36:00Z">
        <w:r w:rsidRPr="00542EBB">
          <w:rPr>
            <w:rFonts w:ascii="Times New Roman" w:hAnsi="Times New Roman"/>
            <w:sz w:val="20"/>
            <w:szCs w:val="20"/>
          </w:rPr>
          <w:instrText>\</w:instrText>
        </w:r>
      </w:ins>
      <w:ins w:id="79" w:author="Palacherla, Susmitha C" w:date="2021-04-19T18:32:00Z">
        <w:r w:rsidRPr="00542EBB">
          <w:rPr>
            <w:rPrChange w:id="80" w:author="Palacherla, Susmitha C" w:date="2021-04-19T18:36:00Z">
              <w:rPr>
                <w:rStyle w:val="Hyperlink"/>
                <w:rFonts w:ascii="Times New Roman" w:hAnsi="Times New Roman"/>
                <w:sz w:val="20"/>
                <w:szCs w:val="20"/>
              </w:rPr>
            </w:rPrChange>
          </w:rPr>
          <w:instrText>\</w:instrText>
        </w:r>
      </w:ins>
      <w:ins w:id="81" w:author="Palacherla, Susmitha C" w:date="2021-04-19T18:36:00Z">
        <w:r>
          <w:rPr>
            <w:rFonts w:ascii="Times New Roman" w:hAnsi="Times New Roman"/>
            <w:sz w:val="20"/>
            <w:szCs w:val="20"/>
          </w:rPr>
          <w:instrText xml:space="preserve">" </w:instrText>
        </w:r>
        <w:r>
          <w:rPr>
            <w:rFonts w:ascii="Times New Roman" w:hAnsi="Times New Roman"/>
            <w:sz w:val="20"/>
            <w:szCs w:val="20"/>
          </w:rPr>
          <w:fldChar w:fldCharType="separate"/>
        </w:r>
      </w:ins>
      <w:ins w:id="82" w:author="Palacherla, Susmitha C" w:date="2021-04-19T18:32:00Z">
        <w:r w:rsidRPr="008D052F">
          <w:rPr>
            <w:rStyle w:val="Hyperlink"/>
            <w:rFonts w:ascii="Times New Roman" w:hAnsi="Times New Roman"/>
            <w:sz w:val="20"/>
            <w:szCs w:val="20"/>
          </w:rPr>
          <w:t>\\UVAADADSQL52CCO\</w:t>
        </w:r>
      </w:ins>
      <w:ins w:id="83" w:author="Palacherla, Susmitha C" w:date="2021-04-19T18:35:00Z">
        <w:r w:rsidRPr="008D052F">
          <w:rPr>
            <w:rStyle w:val="Hyperlink"/>
            <w:rFonts w:ascii="Times New Roman" w:hAnsi="Times New Roman"/>
            <w:sz w:val="20"/>
            <w:szCs w:val="20"/>
          </w:rPr>
          <w:t>Quality</w:t>
        </w:r>
      </w:ins>
      <w:ins w:id="84" w:author="Palacherla, Susmitha C" w:date="2021-04-19T18:32:00Z">
        <w:r w:rsidRPr="008D052F">
          <w:rPr>
            <w:rStyle w:val="Hyperlink"/>
            <w:rFonts w:ascii="Times New Roman" w:hAnsi="Times New Roman"/>
            <w:sz w:val="20"/>
            <w:szCs w:val="20"/>
          </w:rPr>
          <w:t>\</w:t>
        </w:r>
      </w:ins>
      <w:ins w:id="85" w:author="Palacherla, Susmitha C" w:date="2021-04-19T18:36:00Z">
        <w:r>
          <w:rPr>
            <w:rFonts w:ascii="Times New Roman" w:hAnsi="Times New Roman"/>
            <w:sz w:val="20"/>
            <w:szCs w:val="20"/>
          </w:rPr>
          <w:fldChar w:fldCharType="end"/>
        </w:r>
      </w:ins>
      <w:ins w:id="86" w:author="Palacherla, Susmitha C" w:date="2021-04-19T18:32:00Z">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xml:space="preserve"> - Test File staging share</w:t>
        </w:r>
        <w:r w:rsidRPr="002A770C" w:rsidDel="00810310">
          <w:rPr>
            <w:rFonts w:ascii="Times New Roman" w:hAnsi="Times New Roman"/>
            <w:color w:val="000000" w:themeColor="text1"/>
            <w:sz w:val="20"/>
            <w:szCs w:val="20"/>
          </w:rPr>
          <w:t xml:space="preserve"> </w:t>
        </w:r>
      </w:ins>
    </w:p>
    <w:p w14:paraId="1213CFF0" w14:textId="56D5CE0B" w:rsidR="00542EBB" w:rsidRPr="002A770C" w:rsidRDefault="006964A2" w:rsidP="00542EBB">
      <w:pPr>
        <w:pStyle w:val="ListParagraph"/>
        <w:widowControl w:val="0"/>
        <w:numPr>
          <w:ilvl w:val="0"/>
          <w:numId w:val="4"/>
        </w:numPr>
        <w:autoSpaceDE w:val="0"/>
        <w:autoSpaceDN w:val="0"/>
        <w:adjustRightInd w:val="0"/>
        <w:spacing w:after="0" w:line="240" w:lineRule="auto"/>
        <w:rPr>
          <w:ins w:id="87" w:author="Palacherla, Susmitha C" w:date="2021-04-19T18:32:00Z"/>
          <w:rFonts w:ascii="Times New Roman" w:hAnsi="Times New Roman"/>
          <w:color w:val="000000" w:themeColor="text1"/>
          <w:sz w:val="20"/>
          <w:szCs w:val="20"/>
        </w:rPr>
      </w:pPr>
      <w:ins w:id="88" w:author="Palacherla, Susmitha C" w:date="2021-04-19T18:36:00Z">
        <w:r>
          <w:rPr>
            <w:rFonts w:ascii="Times New Roman" w:hAnsi="Times New Roman"/>
            <w:sz w:val="20"/>
            <w:szCs w:val="20"/>
          </w:rPr>
          <w:fldChar w:fldCharType="begin"/>
        </w:r>
        <w:r>
          <w:rPr>
            <w:rFonts w:ascii="Times New Roman" w:hAnsi="Times New Roman"/>
            <w:sz w:val="20"/>
            <w:szCs w:val="20"/>
          </w:rPr>
          <w:instrText xml:space="preserve"> HYPERLINK "</w:instrText>
        </w:r>
        <w:r w:rsidRPr="006964A2">
          <w:rPr>
            <w:rFonts w:ascii="Times New Roman" w:hAnsi="Times New Roman"/>
            <w:sz w:val="20"/>
            <w:szCs w:val="20"/>
          </w:rPr>
          <w:instrText>\</w:instrText>
        </w:r>
      </w:ins>
      <w:ins w:id="89" w:author="Palacherla, Susmitha C" w:date="2021-04-19T18:32:00Z">
        <w:r w:rsidRPr="006964A2">
          <w:rPr>
            <w:rPrChange w:id="90" w:author="Palacherla, Susmitha C" w:date="2021-04-19T18:36:00Z">
              <w:rPr>
                <w:rStyle w:val="Hyperlink"/>
                <w:rFonts w:ascii="Times New Roman" w:hAnsi="Times New Roman"/>
                <w:sz w:val="20"/>
                <w:szCs w:val="20"/>
              </w:rPr>
            </w:rPrChange>
          </w:rPr>
          <w:instrText>\</w:instrText>
        </w:r>
      </w:ins>
      <w:ins w:id="91" w:author="Palacherla, Susmitha C" w:date="2021-04-19T18:36:00Z">
        <w:r w:rsidRPr="006964A2">
          <w:rPr>
            <w:rFonts w:ascii="Times New Roman" w:hAnsi="Times New Roman"/>
            <w:sz w:val="20"/>
            <w:szCs w:val="20"/>
          </w:rPr>
          <w:instrText>\</w:instrText>
        </w:r>
      </w:ins>
      <w:ins w:id="92" w:author="Palacherla, Susmitha C" w:date="2021-04-19T18:32:00Z">
        <w:r w:rsidRPr="006964A2">
          <w:rPr>
            <w:rPrChange w:id="93" w:author="Palacherla, Susmitha C" w:date="2021-04-19T18:36:00Z">
              <w:rPr>
                <w:rStyle w:val="Hyperlink"/>
                <w:rFonts w:ascii="Times New Roman" w:hAnsi="Times New Roman"/>
                <w:sz w:val="20"/>
                <w:szCs w:val="20"/>
              </w:rPr>
            </w:rPrChange>
          </w:rPr>
          <w:instrText>\UVAAPADSQL50CCO</w:instrText>
        </w:r>
      </w:ins>
      <w:ins w:id="94" w:author="Palacherla, Susmitha C" w:date="2021-04-19T18:36:00Z">
        <w:r w:rsidRPr="006964A2">
          <w:rPr>
            <w:rFonts w:ascii="Times New Roman" w:hAnsi="Times New Roman"/>
            <w:sz w:val="20"/>
            <w:szCs w:val="20"/>
          </w:rPr>
          <w:instrText>\</w:instrText>
        </w:r>
      </w:ins>
      <w:ins w:id="95" w:author="Palacherla, Susmitha C" w:date="2021-04-19T18:32:00Z">
        <w:r w:rsidRPr="006964A2">
          <w:rPr>
            <w:rPrChange w:id="96" w:author="Palacherla, Susmitha C" w:date="2021-04-19T18:36:00Z">
              <w:rPr>
                <w:rStyle w:val="Hyperlink"/>
                <w:rFonts w:ascii="Times New Roman" w:hAnsi="Times New Roman"/>
                <w:sz w:val="20"/>
                <w:szCs w:val="20"/>
              </w:rPr>
            </w:rPrChange>
          </w:rPr>
          <w:instrText>\</w:instrText>
        </w:r>
      </w:ins>
      <w:ins w:id="97" w:author="Palacherla, Susmitha C" w:date="2021-04-19T18:36:00Z">
        <w:r w:rsidRPr="006964A2">
          <w:rPr>
            <w:rPrChange w:id="98" w:author="Palacherla, Susmitha C" w:date="2021-04-19T18:36:00Z">
              <w:rPr>
                <w:rStyle w:val="Hyperlink"/>
                <w:rFonts w:ascii="Times New Roman" w:hAnsi="Times New Roman"/>
                <w:sz w:val="20"/>
                <w:szCs w:val="20"/>
              </w:rPr>
            </w:rPrChange>
          </w:rPr>
          <w:instrText>Quality</w:instrText>
        </w:r>
        <w:r w:rsidRPr="006964A2">
          <w:rPr>
            <w:rFonts w:ascii="Times New Roman" w:hAnsi="Times New Roman"/>
            <w:sz w:val="20"/>
            <w:szCs w:val="20"/>
          </w:rPr>
          <w:instrText>\</w:instrText>
        </w:r>
      </w:ins>
      <w:ins w:id="99" w:author="Palacherla, Susmitha C" w:date="2021-04-19T18:32:00Z">
        <w:r w:rsidRPr="006964A2">
          <w:rPr>
            <w:rPrChange w:id="100" w:author="Palacherla, Susmitha C" w:date="2021-04-19T18:36:00Z">
              <w:rPr>
                <w:rStyle w:val="Hyperlink"/>
                <w:rFonts w:ascii="Times New Roman" w:hAnsi="Times New Roman"/>
                <w:sz w:val="20"/>
                <w:szCs w:val="20"/>
              </w:rPr>
            </w:rPrChange>
          </w:rPr>
          <w:instrText>\</w:instrText>
        </w:r>
      </w:ins>
      <w:ins w:id="101" w:author="Palacherla, Susmitha C" w:date="2021-04-19T18:36:00Z">
        <w:r>
          <w:rPr>
            <w:rFonts w:ascii="Times New Roman" w:hAnsi="Times New Roman"/>
            <w:sz w:val="20"/>
            <w:szCs w:val="20"/>
          </w:rPr>
          <w:instrText xml:space="preserve">" </w:instrText>
        </w:r>
        <w:r>
          <w:rPr>
            <w:rFonts w:ascii="Times New Roman" w:hAnsi="Times New Roman"/>
            <w:sz w:val="20"/>
            <w:szCs w:val="20"/>
          </w:rPr>
          <w:fldChar w:fldCharType="separate"/>
        </w:r>
      </w:ins>
      <w:ins w:id="102" w:author="Palacherla, Susmitha C" w:date="2021-04-19T18:32:00Z">
        <w:r w:rsidRPr="008D052F">
          <w:rPr>
            <w:rStyle w:val="Hyperlink"/>
            <w:rFonts w:ascii="Times New Roman" w:hAnsi="Times New Roman"/>
            <w:sz w:val="20"/>
            <w:szCs w:val="20"/>
          </w:rPr>
          <w:t>\\UVAAPADSQL50CCO\</w:t>
        </w:r>
      </w:ins>
      <w:ins w:id="103" w:author="Palacherla, Susmitha C" w:date="2021-04-19T18:36:00Z">
        <w:r w:rsidRPr="008D052F">
          <w:rPr>
            <w:rStyle w:val="Hyperlink"/>
            <w:rFonts w:ascii="Times New Roman" w:hAnsi="Times New Roman"/>
            <w:sz w:val="20"/>
            <w:szCs w:val="20"/>
          </w:rPr>
          <w:t>Quality</w:t>
        </w:r>
      </w:ins>
      <w:ins w:id="104" w:author="Palacherla, Susmitha C" w:date="2021-04-19T18:32:00Z">
        <w:r w:rsidRPr="008D052F">
          <w:rPr>
            <w:rStyle w:val="Hyperlink"/>
            <w:rFonts w:ascii="Times New Roman" w:hAnsi="Times New Roman"/>
            <w:sz w:val="20"/>
            <w:szCs w:val="20"/>
          </w:rPr>
          <w:t>\</w:t>
        </w:r>
      </w:ins>
      <w:ins w:id="105" w:author="Palacherla, Susmitha C" w:date="2021-04-19T18:36:00Z">
        <w:r>
          <w:rPr>
            <w:rFonts w:ascii="Times New Roman" w:hAnsi="Times New Roman"/>
            <w:sz w:val="20"/>
            <w:szCs w:val="20"/>
          </w:rPr>
          <w:fldChar w:fldCharType="end"/>
        </w:r>
      </w:ins>
      <w:ins w:id="106" w:author="Palacherla, Susmitha C" w:date="2021-04-19T18:32:00Z">
        <w:r w:rsidR="00542EBB" w:rsidRPr="002A770C" w:rsidDel="00810310">
          <w:rPr>
            <w:rFonts w:ascii="Times New Roman" w:hAnsi="Times New Roman"/>
            <w:color w:val="000000" w:themeColor="text1"/>
            <w:sz w:val="20"/>
            <w:szCs w:val="20"/>
          </w:rPr>
          <w:t xml:space="preserve"> </w:t>
        </w:r>
        <w:r w:rsidR="00542EBB" w:rsidRPr="002A770C">
          <w:rPr>
            <w:rFonts w:ascii="Times New Roman" w:hAnsi="Times New Roman"/>
            <w:color w:val="000000" w:themeColor="text1"/>
            <w:sz w:val="20"/>
            <w:szCs w:val="20"/>
          </w:rPr>
          <w:t xml:space="preserve"> - Prod File staging share</w:t>
        </w:r>
      </w:ins>
    </w:p>
    <w:bookmarkEnd w:id="40"/>
    <w:p w14:paraId="73A75492" w14:textId="187F11CA" w:rsidR="001377E4" w:rsidRPr="00D37298" w:rsidDel="00542EBB" w:rsidRDefault="001377E4" w:rsidP="001377E4">
      <w:pPr>
        <w:pStyle w:val="ListParagraph"/>
        <w:widowControl w:val="0"/>
        <w:numPr>
          <w:ilvl w:val="0"/>
          <w:numId w:val="4"/>
        </w:numPr>
        <w:autoSpaceDE w:val="0"/>
        <w:autoSpaceDN w:val="0"/>
        <w:adjustRightInd w:val="0"/>
        <w:spacing w:after="0" w:line="240" w:lineRule="auto"/>
        <w:rPr>
          <w:del w:id="107" w:author="Palacherla, Susmitha C" w:date="2021-04-19T18:32:00Z"/>
          <w:rFonts w:ascii="Times New Roman" w:hAnsi="Times New Roman"/>
          <w:color w:val="000000" w:themeColor="text1"/>
          <w:sz w:val="20"/>
          <w:szCs w:val="20"/>
        </w:rPr>
      </w:pPr>
      <w:del w:id="108" w:author="Palacherla, Susmitha C" w:date="2021-04-19T18:32:00Z">
        <w:r w:rsidRPr="00D37298" w:rsidDel="00542EBB">
          <w:rPr>
            <w:rFonts w:ascii="Times New Roman" w:hAnsi="Times New Roman"/>
            <w:color w:val="000000"/>
            <w:sz w:val="20"/>
            <w:szCs w:val="20"/>
          </w:rPr>
          <w:delText>F3420-ECLDBT01</w:delText>
        </w:r>
        <w:r w:rsidRPr="00D37298" w:rsidDel="00542EBB">
          <w:rPr>
            <w:rFonts w:ascii="Times New Roman" w:hAnsi="Times New Roman"/>
            <w:color w:val="000000" w:themeColor="text1"/>
            <w:sz w:val="20"/>
            <w:szCs w:val="20"/>
          </w:rPr>
          <w:delText xml:space="preserve"> – Test DB Server</w:delText>
        </w:r>
      </w:del>
    </w:p>
    <w:p w14:paraId="75646C6E" w14:textId="23504166" w:rsidR="001377E4" w:rsidRPr="00D37298" w:rsidDel="00542EBB" w:rsidRDefault="001377E4" w:rsidP="001377E4">
      <w:pPr>
        <w:pStyle w:val="ListParagraph"/>
        <w:widowControl w:val="0"/>
        <w:numPr>
          <w:ilvl w:val="0"/>
          <w:numId w:val="4"/>
        </w:numPr>
        <w:autoSpaceDE w:val="0"/>
        <w:autoSpaceDN w:val="0"/>
        <w:adjustRightInd w:val="0"/>
        <w:spacing w:after="0" w:line="240" w:lineRule="auto"/>
        <w:rPr>
          <w:del w:id="109" w:author="Palacherla, Susmitha C" w:date="2021-04-19T18:32:00Z"/>
          <w:rFonts w:ascii="Times New Roman" w:hAnsi="Times New Roman"/>
          <w:color w:val="000000" w:themeColor="text1"/>
          <w:sz w:val="20"/>
          <w:szCs w:val="20"/>
        </w:rPr>
      </w:pPr>
      <w:del w:id="110" w:author="Palacherla, Susmitha C" w:date="2021-04-19T18:32:00Z">
        <w:r w:rsidRPr="00D37298" w:rsidDel="00542EBB">
          <w:rPr>
            <w:rFonts w:ascii="Times New Roman" w:hAnsi="Times New Roman"/>
            <w:color w:val="000000"/>
            <w:sz w:val="20"/>
            <w:szCs w:val="20"/>
          </w:rPr>
          <w:delText>F3420-ECLDBP01</w:delText>
        </w:r>
        <w:r w:rsidRPr="00D37298" w:rsidDel="00542EBB">
          <w:rPr>
            <w:rFonts w:ascii="Times New Roman" w:hAnsi="Times New Roman"/>
            <w:color w:val="000000" w:themeColor="text1"/>
            <w:sz w:val="20"/>
            <w:szCs w:val="20"/>
          </w:rPr>
          <w:delText xml:space="preserve"> – Prod Server</w:delText>
        </w:r>
      </w:del>
    </w:p>
    <w:p w14:paraId="28A0C0DB" w14:textId="2D65DF69" w:rsidR="001377E4" w:rsidRPr="00D37298" w:rsidDel="00542EBB" w:rsidRDefault="00DD7F3D" w:rsidP="001377E4">
      <w:pPr>
        <w:pStyle w:val="ListParagraph"/>
        <w:widowControl w:val="0"/>
        <w:numPr>
          <w:ilvl w:val="0"/>
          <w:numId w:val="4"/>
        </w:numPr>
        <w:autoSpaceDE w:val="0"/>
        <w:autoSpaceDN w:val="0"/>
        <w:adjustRightInd w:val="0"/>
        <w:spacing w:after="0" w:line="240" w:lineRule="auto"/>
        <w:rPr>
          <w:del w:id="111" w:author="Palacherla, Susmitha C" w:date="2021-04-19T18:32:00Z"/>
          <w:rFonts w:ascii="Times New Roman" w:hAnsi="Times New Roman"/>
          <w:color w:val="000000" w:themeColor="text1"/>
          <w:sz w:val="20"/>
          <w:szCs w:val="20"/>
        </w:rPr>
      </w:pPr>
      <w:del w:id="112" w:author="Palacherla, Susmitha C" w:date="2021-04-19T18:32:00Z">
        <w:r w:rsidDel="00542EBB">
          <w:fldChar w:fldCharType="begin"/>
        </w:r>
        <w:r w:rsidDel="00542EBB">
          <w:delInstrText xml:space="preserve"> HYPERLINK "file:///\\\\F3420-ECLDBD01\\data\\" </w:delInstrText>
        </w:r>
        <w:r w:rsidDel="00542EBB">
          <w:fldChar w:fldCharType="separate"/>
        </w:r>
        <w:r w:rsidR="001377E4" w:rsidRPr="00D37298" w:rsidDel="00542EBB">
          <w:rPr>
            <w:rStyle w:val="Hyperlink"/>
            <w:rFonts w:ascii="Times New Roman" w:hAnsi="Times New Roman"/>
            <w:sz w:val="20"/>
            <w:szCs w:val="20"/>
          </w:rPr>
          <w:delText>\\F3420-ECLDBD01\data\</w:delText>
        </w:r>
        <w:r w:rsidDel="00542EBB">
          <w:rPr>
            <w:rStyle w:val="Hyperlink"/>
            <w:rFonts w:ascii="Times New Roman" w:hAnsi="Times New Roman"/>
            <w:sz w:val="20"/>
            <w:szCs w:val="20"/>
          </w:rPr>
          <w:fldChar w:fldCharType="end"/>
        </w:r>
        <w:r w:rsidR="001377E4" w:rsidRPr="00D37298" w:rsidDel="00542EBB">
          <w:rPr>
            <w:rFonts w:ascii="Times New Roman" w:hAnsi="Times New Roman"/>
            <w:color w:val="000000" w:themeColor="text1"/>
            <w:sz w:val="20"/>
            <w:szCs w:val="20"/>
          </w:rPr>
          <w:delText xml:space="preserve">  - Dev File staging share</w:delText>
        </w:r>
      </w:del>
    </w:p>
    <w:p w14:paraId="3A136601" w14:textId="1CD3BD52" w:rsidR="001377E4" w:rsidRPr="00D37298" w:rsidDel="00542EBB" w:rsidRDefault="00DD7F3D" w:rsidP="001377E4">
      <w:pPr>
        <w:pStyle w:val="ListParagraph"/>
        <w:widowControl w:val="0"/>
        <w:numPr>
          <w:ilvl w:val="0"/>
          <w:numId w:val="4"/>
        </w:numPr>
        <w:autoSpaceDE w:val="0"/>
        <w:autoSpaceDN w:val="0"/>
        <w:adjustRightInd w:val="0"/>
        <w:spacing w:after="0" w:line="240" w:lineRule="auto"/>
        <w:rPr>
          <w:del w:id="113" w:author="Palacherla, Susmitha C" w:date="2021-04-19T18:32:00Z"/>
          <w:rFonts w:ascii="Times New Roman" w:hAnsi="Times New Roman"/>
          <w:color w:val="000000" w:themeColor="text1"/>
          <w:sz w:val="20"/>
          <w:szCs w:val="20"/>
        </w:rPr>
      </w:pPr>
      <w:del w:id="114" w:author="Palacherla, Susmitha C" w:date="2021-04-19T18:32:00Z">
        <w:r w:rsidDel="00542EBB">
          <w:fldChar w:fldCharType="begin"/>
        </w:r>
        <w:r w:rsidDel="00542EBB">
          <w:delInstrText xml:space="preserve"> HYPERLINK "file:///\\\\F3420-ECLDBT01\\data\\" </w:delInstrText>
        </w:r>
        <w:r w:rsidDel="00542EBB">
          <w:fldChar w:fldCharType="separate"/>
        </w:r>
        <w:r w:rsidR="001377E4" w:rsidRPr="00D37298" w:rsidDel="00542EBB">
          <w:rPr>
            <w:rStyle w:val="Hyperlink"/>
            <w:rFonts w:ascii="Times New Roman" w:hAnsi="Times New Roman"/>
            <w:sz w:val="20"/>
            <w:szCs w:val="20"/>
          </w:rPr>
          <w:delText>\\F3420-ECLDBT01\data\</w:delText>
        </w:r>
        <w:r w:rsidDel="00542EBB">
          <w:rPr>
            <w:rStyle w:val="Hyperlink"/>
            <w:rFonts w:ascii="Times New Roman" w:hAnsi="Times New Roman"/>
            <w:sz w:val="20"/>
            <w:szCs w:val="20"/>
          </w:rPr>
          <w:fldChar w:fldCharType="end"/>
        </w:r>
        <w:r w:rsidR="001377E4" w:rsidRPr="00D37298" w:rsidDel="00542EBB">
          <w:rPr>
            <w:rFonts w:ascii="Times New Roman" w:hAnsi="Times New Roman"/>
            <w:color w:val="000000" w:themeColor="text1"/>
            <w:sz w:val="20"/>
            <w:szCs w:val="20"/>
          </w:rPr>
          <w:delText xml:space="preserve">  - Test File staging share </w:delText>
        </w:r>
      </w:del>
    </w:p>
    <w:p w14:paraId="153D030A" w14:textId="4102E20F" w:rsidR="001377E4" w:rsidRPr="00D37298" w:rsidDel="00542EBB" w:rsidRDefault="00DD7F3D" w:rsidP="001377E4">
      <w:pPr>
        <w:pStyle w:val="ListParagraph"/>
        <w:widowControl w:val="0"/>
        <w:numPr>
          <w:ilvl w:val="0"/>
          <w:numId w:val="4"/>
        </w:numPr>
        <w:autoSpaceDE w:val="0"/>
        <w:autoSpaceDN w:val="0"/>
        <w:adjustRightInd w:val="0"/>
        <w:spacing w:after="0" w:line="240" w:lineRule="auto"/>
        <w:rPr>
          <w:del w:id="115" w:author="Palacherla, Susmitha C" w:date="2021-04-19T18:32:00Z"/>
          <w:rFonts w:ascii="Times New Roman" w:hAnsi="Times New Roman"/>
          <w:color w:val="000000" w:themeColor="text1"/>
          <w:sz w:val="20"/>
          <w:szCs w:val="20"/>
        </w:rPr>
      </w:pPr>
      <w:del w:id="116" w:author="Palacherla, Susmitha C" w:date="2021-04-19T18:32:00Z">
        <w:r w:rsidDel="00542EBB">
          <w:fldChar w:fldCharType="begin"/>
        </w:r>
        <w:r w:rsidDel="00542EBB">
          <w:delInstrText xml:space="preserve"> HYPERLINK "file:///\\\\F3420-ECLDB\\P01\\data\\" </w:delInstrText>
        </w:r>
        <w:r w:rsidDel="00542EBB">
          <w:fldChar w:fldCharType="separate"/>
        </w:r>
        <w:r w:rsidR="0091524F" w:rsidRPr="00700164" w:rsidDel="00542EBB">
          <w:rPr>
            <w:rStyle w:val="Hyperlink"/>
            <w:rFonts w:ascii="Times New Roman" w:hAnsi="Times New Roman"/>
            <w:sz w:val="20"/>
            <w:szCs w:val="20"/>
          </w:rPr>
          <w:delText>\\F3420-ECLDB\P01\data\</w:delText>
        </w:r>
        <w:r w:rsidDel="00542EBB">
          <w:rPr>
            <w:rStyle w:val="Hyperlink"/>
            <w:rFonts w:ascii="Times New Roman" w:hAnsi="Times New Roman"/>
            <w:sz w:val="20"/>
            <w:szCs w:val="20"/>
          </w:rPr>
          <w:fldChar w:fldCharType="end"/>
        </w:r>
        <w:r w:rsidR="001377E4" w:rsidRPr="00D37298" w:rsidDel="00542EBB">
          <w:rPr>
            <w:rFonts w:ascii="Times New Roman" w:hAnsi="Times New Roman"/>
            <w:color w:val="000000" w:themeColor="text1"/>
            <w:sz w:val="20"/>
            <w:szCs w:val="20"/>
          </w:rPr>
          <w:delText xml:space="preserve"> - Prod File staging share</w:delText>
        </w:r>
      </w:del>
    </w:p>
    <w:p w14:paraId="60AA65D5" w14:textId="77777777" w:rsidR="009D1884" w:rsidRPr="00D37298" w:rsidRDefault="009D1884" w:rsidP="009F2A51">
      <w:pPr>
        <w:widowControl w:val="0"/>
        <w:autoSpaceDE w:val="0"/>
        <w:autoSpaceDN w:val="0"/>
        <w:adjustRightInd w:val="0"/>
        <w:spacing w:after="0" w:line="240" w:lineRule="auto"/>
        <w:rPr>
          <w:rFonts w:ascii="Times New Roman" w:hAnsi="Times New Roman"/>
          <w:b/>
          <w:sz w:val="24"/>
          <w:szCs w:val="24"/>
        </w:rPr>
      </w:pPr>
    </w:p>
    <w:p w14:paraId="041175FF" w14:textId="77777777" w:rsidR="009D1884" w:rsidRPr="00D37298" w:rsidRDefault="009D1884" w:rsidP="0027630C">
      <w:pPr>
        <w:pStyle w:val="Heading2"/>
        <w:rPr>
          <w:rFonts w:ascii="Times New Roman" w:hAnsi="Times New Roman" w:cs="Times New Roman"/>
          <w:color w:val="auto"/>
          <w:sz w:val="22"/>
          <w:szCs w:val="22"/>
        </w:rPr>
      </w:pPr>
      <w:bookmarkStart w:id="117" w:name="_Toc493688669"/>
      <w:r w:rsidRPr="00D37298">
        <w:rPr>
          <w:rFonts w:ascii="Times New Roman" w:hAnsi="Times New Roman" w:cs="Times New Roman"/>
          <w:color w:val="auto"/>
          <w:sz w:val="22"/>
          <w:szCs w:val="22"/>
        </w:rPr>
        <w:t>Users</w:t>
      </w:r>
      <w:bookmarkEnd w:id="117"/>
      <w:r w:rsidRPr="00D37298">
        <w:rPr>
          <w:rFonts w:ascii="Times New Roman" w:hAnsi="Times New Roman" w:cs="Times New Roman"/>
          <w:color w:val="auto"/>
          <w:sz w:val="22"/>
          <w:szCs w:val="22"/>
        </w:rPr>
        <w:t xml:space="preserve"> </w:t>
      </w:r>
    </w:p>
    <w:p w14:paraId="2CE87468" w14:textId="77777777" w:rsidR="00B41F6B" w:rsidRPr="00D37298" w:rsidRDefault="00B41F6B" w:rsidP="0076086A">
      <w:pPr>
        <w:pStyle w:val="ListParagraph"/>
        <w:numPr>
          <w:ilvl w:val="0"/>
          <w:numId w:val="5"/>
        </w:numPr>
        <w:rPr>
          <w:rFonts w:ascii="Times New Roman" w:hAnsi="Times New Roman"/>
          <w:color w:val="000000" w:themeColor="text1"/>
        </w:rPr>
      </w:pPr>
      <w:r w:rsidRPr="00D37298">
        <w:rPr>
          <w:rFonts w:ascii="Times New Roman" w:hAnsi="Times New Roman"/>
          <w:color w:val="000000" w:themeColor="text1"/>
        </w:rPr>
        <w:t xml:space="preserve">CCO </w:t>
      </w:r>
      <w:r w:rsidR="00651AE3" w:rsidRPr="00D37298">
        <w:rPr>
          <w:rFonts w:ascii="Times New Roman" w:hAnsi="Times New Roman"/>
          <w:color w:val="000000" w:themeColor="text1"/>
        </w:rPr>
        <w:t xml:space="preserve">CSRs, </w:t>
      </w:r>
      <w:r w:rsidRPr="00D37298">
        <w:rPr>
          <w:rFonts w:ascii="Times New Roman" w:hAnsi="Times New Roman"/>
          <w:color w:val="000000" w:themeColor="text1"/>
        </w:rPr>
        <w:t>Supervisors</w:t>
      </w:r>
      <w:r w:rsidR="00651AE3" w:rsidRPr="00D37298">
        <w:rPr>
          <w:rFonts w:ascii="Times New Roman" w:hAnsi="Times New Roman"/>
          <w:color w:val="000000" w:themeColor="text1"/>
        </w:rPr>
        <w:t>, Managers</w:t>
      </w:r>
      <w:r w:rsidR="00833BBA" w:rsidRPr="00D37298">
        <w:rPr>
          <w:rFonts w:ascii="Times New Roman" w:hAnsi="Times New Roman"/>
          <w:color w:val="000000" w:themeColor="text1"/>
        </w:rPr>
        <w:t xml:space="preserve">, </w:t>
      </w:r>
      <w:proofErr w:type="gramStart"/>
      <w:r w:rsidR="00833BBA" w:rsidRPr="00D37298">
        <w:rPr>
          <w:rFonts w:ascii="Times New Roman" w:hAnsi="Times New Roman"/>
          <w:color w:val="000000" w:themeColor="text1"/>
        </w:rPr>
        <w:t>Quality</w:t>
      </w:r>
      <w:proofErr w:type="gramEnd"/>
      <w:r w:rsidR="00651AE3" w:rsidRPr="00D37298">
        <w:rPr>
          <w:rFonts w:ascii="Times New Roman" w:hAnsi="Times New Roman"/>
          <w:color w:val="000000" w:themeColor="text1"/>
        </w:rPr>
        <w:t xml:space="preserve"> and support staff.</w:t>
      </w:r>
    </w:p>
    <w:p w14:paraId="6CC6792B" w14:textId="77777777" w:rsidR="009D1884" w:rsidRPr="00D37298" w:rsidRDefault="00743901" w:rsidP="009F2A51">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color w:val="000000" w:themeColor="text1"/>
          <w:sz w:val="20"/>
          <w:szCs w:val="20"/>
        </w:rPr>
        <w:t xml:space="preserve">     </w:t>
      </w:r>
    </w:p>
    <w:p w14:paraId="15235A17" w14:textId="77777777" w:rsidR="006F770C" w:rsidRPr="00D37298" w:rsidRDefault="006F770C" w:rsidP="0076086A">
      <w:pPr>
        <w:pStyle w:val="Heading1"/>
        <w:numPr>
          <w:ilvl w:val="0"/>
          <w:numId w:val="1"/>
        </w:numPr>
        <w:rPr>
          <w:rFonts w:ascii="Times New Roman" w:hAnsi="Times New Roman" w:cs="Times New Roman"/>
          <w:color w:val="auto"/>
        </w:rPr>
      </w:pPr>
      <w:bookmarkStart w:id="118" w:name="_Toc493688670"/>
      <w:r w:rsidRPr="00D37298">
        <w:rPr>
          <w:rFonts w:ascii="Times New Roman" w:hAnsi="Times New Roman" w:cs="Times New Roman"/>
          <w:color w:val="auto"/>
        </w:rPr>
        <w:t>Details</w:t>
      </w:r>
      <w:bookmarkEnd w:id="118"/>
    </w:p>
    <w:p w14:paraId="0843D463" w14:textId="77777777" w:rsidR="006F770C" w:rsidRPr="00D37298" w:rsidRDefault="006F770C" w:rsidP="0076086A">
      <w:pPr>
        <w:pStyle w:val="ListParagraph"/>
        <w:numPr>
          <w:ilvl w:val="0"/>
          <w:numId w:val="6"/>
        </w:numPr>
        <w:rPr>
          <w:rFonts w:ascii="Times New Roman" w:hAnsi="Times New Roman"/>
          <w:vanish/>
        </w:rPr>
      </w:pPr>
    </w:p>
    <w:p w14:paraId="2D379E00" w14:textId="77777777" w:rsidR="006F770C" w:rsidRPr="00D37298" w:rsidRDefault="006F770C" w:rsidP="0076086A">
      <w:pPr>
        <w:pStyle w:val="ListParagraph"/>
        <w:numPr>
          <w:ilvl w:val="0"/>
          <w:numId w:val="6"/>
        </w:numPr>
        <w:rPr>
          <w:rFonts w:ascii="Times New Roman" w:hAnsi="Times New Roman"/>
          <w:vanish/>
        </w:rPr>
      </w:pPr>
    </w:p>
    <w:p w14:paraId="49B53D24" w14:textId="77777777" w:rsidR="0027630C" w:rsidRPr="00D37298" w:rsidRDefault="0027630C" w:rsidP="0076086A">
      <w:pPr>
        <w:pStyle w:val="ListParagraph"/>
        <w:keepNext/>
        <w:keepLines/>
        <w:numPr>
          <w:ilvl w:val="0"/>
          <w:numId w:val="9"/>
        </w:numPr>
        <w:spacing w:before="480" w:after="0"/>
        <w:contextualSpacing w:val="0"/>
        <w:outlineLvl w:val="0"/>
        <w:rPr>
          <w:rFonts w:ascii="Times New Roman" w:eastAsiaTheme="majorEastAsia" w:hAnsi="Times New Roman"/>
          <w:b/>
          <w:bCs/>
          <w:vanish/>
        </w:rPr>
      </w:pPr>
      <w:bookmarkStart w:id="119" w:name="_Toc387654370"/>
      <w:bookmarkStart w:id="120" w:name="_Toc387758815"/>
      <w:bookmarkStart w:id="121" w:name="_Toc387821326"/>
      <w:bookmarkStart w:id="122" w:name="_Toc387821375"/>
      <w:bookmarkStart w:id="123" w:name="_Toc391973386"/>
      <w:bookmarkStart w:id="124" w:name="_Toc493688671"/>
      <w:bookmarkEnd w:id="119"/>
      <w:bookmarkEnd w:id="120"/>
      <w:bookmarkEnd w:id="121"/>
      <w:bookmarkEnd w:id="122"/>
      <w:bookmarkEnd w:id="123"/>
      <w:bookmarkEnd w:id="124"/>
    </w:p>
    <w:p w14:paraId="48F7716F" w14:textId="77777777" w:rsidR="0027630C" w:rsidRPr="00D37298" w:rsidRDefault="0027630C" w:rsidP="0076086A">
      <w:pPr>
        <w:pStyle w:val="ListParagraph"/>
        <w:keepNext/>
        <w:keepLines/>
        <w:numPr>
          <w:ilvl w:val="0"/>
          <w:numId w:val="9"/>
        </w:numPr>
        <w:spacing w:before="480" w:after="0"/>
        <w:contextualSpacing w:val="0"/>
        <w:outlineLvl w:val="0"/>
        <w:rPr>
          <w:rFonts w:ascii="Times New Roman" w:eastAsiaTheme="majorEastAsia" w:hAnsi="Times New Roman"/>
          <w:b/>
          <w:bCs/>
          <w:vanish/>
        </w:rPr>
      </w:pPr>
      <w:bookmarkStart w:id="125" w:name="_Toc387654371"/>
      <w:bookmarkStart w:id="126" w:name="_Toc387758816"/>
      <w:bookmarkStart w:id="127" w:name="_Toc387821327"/>
      <w:bookmarkStart w:id="128" w:name="_Toc387821376"/>
      <w:bookmarkStart w:id="129" w:name="_Toc391973387"/>
      <w:bookmarkStart w:id="130" w:name="_Toc493688672"/>
      <w:bookmarkEnd w:id="125"/>
      <w:bookmarkEnd w:id="126"/>
      <w:bookmarkEnd w:id="127"/>
      <w:bookmarkEnd w:id="128"/>
      <w:bookmarkEnd w:id="129"/>
      <w:bookmarkEnd w:id="130"/>
    </w:p>
    <w:p w14:paraId="57C7839E" w14:textId="77777777" w:rsidR="006F770C" w:rsidRPr="00D37298" w:rsidRDefault="006F770C" w:rsidP="0076086A">
      <w:pPr>
        <w:pStyle w:val="Heading2"/>
        <w:numPr>
          <w:ilvl w:val="1"/>
          <w:numId w:val="9"/>
        </w:numPr>
        <w:rPr>
          <w:rFonts w:ascii="Times New Roman" w:hAnsi="Times New Roman" w:cs="Times New Roman"/>
          <w:color w:val="auto"/>
          <w:sz w:val="22"/>
          <w:szCs w:val="22"/>
        </w:rPr>
      </w:pPr>
      <w:bookmarkStart w:id="131" w:name="_Toc493688673"/>
      <w:r w:rsidRPr="00D37298">
        <w:rPr>
          <w:rFonts w:ascii="Times New Roman" w:hAnsi="Times New Roman" w:cs="Times New Roman"/>
          <w:color w:val="auto"/>
          <w:sz w:val="22"/>
          <w:szCs w:val="22"/>
        </w:rPr>
        <w:t>Source Files</w:t>
      </w:r>
      <w:bookmarkEnd w:id="131"/>
    </w:p>
    <w:p w14:paraId="1C112B81" w14:textId="77777777" w:rsidR="006F770C" w:rsidRPr="00D37298" w:rsidRDefault="006607CC" w:rsidP="0076086A">
      <w:pPr>
        <w:pStyle w:val="Heading3"/>
        <w:numPr>
          <w:ilvl w:val="2"/>
          <w:numId w:val="9"/>
        </w:numPr>
        <w:rPr>
          <w:rFonts w:ascii="Times New Roman" w:hAnsi="Times New Roman" w:cs="Times New Roman"/>
          <w:color w:val="auto"/>
        </w:rPr>
      </w:pPr>
      <w:bookmarkStart w:id="132" w:name="_Toc493688674"/>
      <w:r w:rsidRPr="00D37298">
        <w:rPr>
          <w:rFonts w:ascii="Times New Roman" w:hAnsi="Times New Roman" w:cs="Times New Roman"/>
          <w:color w:val="000000" w:themeColor="text1"/>
        </w:rPr>
        <w:t>eCL_IQS_Scorecard_yyyymmdd.csv.zip.encrypt</w:t>
      </w:r>
      <w:bookmarkEnd w:id="132"/>
      <w:r w:rsidRPr="00D37298">
        <w:rPr>
          <w:rFonts w:ascii="Times New Roman" w:hAnsi="Times New Roman" w:cs="Times New Roman"/>
          <w:color w:val="auto"/>
        </w:rPr>
        <w:t xml:space="preserve"> </w:t>
      </w:r>
    </w:p>
    <w:p w14:paraId="59BEA4F1" w14:textId="77777777"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Description: </w:t>
      </w:r>
      <w:r w:rsidR="00E64317" w:rsidRPr="00D37298">
        <w:rPr>
          <w:rFonts w:ascii="Times New Roman" w:hAnsi="Times New Roman"/>
        </w:rPr>
        <w:t xml:space="preserve">A </w:t>
      </w:r>
      <w:r w:rsidR="006607CC" w:rsidRPr="00D37298">
        <w:rPr>
          <w:rFonts w:ascii="Times New Roman" w:hAnsi="Times New Roman"/>
        </w:rPr>
        <w:t xml:space="preserve">daily </w:t>
      </w:r>
      <w:r w:rsidR="00E64317" w:rsidRPr="00D37298">
        <w:rPr>
          <w:rFonts w:ascii="Times New Roman" w:hAnsi="Times New Roman"/>
        </w:rPr>
        <w:t xml:space="preserve">file </w:t>
      </w:r>
      <w:r w:rsidR="006607CC" w:rsidRPr="00D37298">
        <w:rPr>
          <w:rFonts w:ascii="Times New Roman" w:hAnsi="Times New Roman"/>
        </w:rPr>
        <w:t>containing all active evaluations from the previous day is staged on file staging server.</w:t>
      </w:r>
      <w:r w:rsidR="00A97EC1" w:rsidRPr="00D37298">
        <w:rPr>
          <w:rFonts w:ascii="Times New Roman" w:hAnsi="Times New Roman"/>
        </w:rPr>
        <w:t xml:space="preserve"> This file is loaded into the eCoaching database and depending on whether the evaluation is an opportunity or Reinforcement a Coaching is initiated or simply acknowledged. The source file is in an encrypted form and decrypted during the load process.</w:t>
      </w:r>
    </w:p>
    <w:p w14:paraId="01CA8A6B" w14:textId="77777777"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Source s</w:t>
      </w:r>
      <w:r w:rsidR="00E64317" w:rsidRPr="00D37298">
        <w:rPr>
          <w:rFonts w:ascii="Times New Roman" w:hAnsi="Times New Roman"/>
        </w:rPr>
        <w:t xml:space="preserve">ystem: </w:t>
      </w:r>
      <w:r w:rsidR="00A97EC1" w:rsidRPr="00D37298">
        <w:rPr>
          <w:rFonts w:ascii="Times New Roman" w:hAnsi="Times New Roman"/>
        </w:rPr>
        <w:t>IQS</w:t>
      </w:r>
    </w:p>
    <w:p w14:paraId="522CEEAE" w14:textId="6F968CFA" w:rsidR="0091524F" w:rsidRDefault="00C74EEA">
      <w:pPr>
        <w:pStyle w:val="ListParagraph"/>
        <w:numPr>
          <w:ilvl w:val="0"/>
          <w:numId w:val="5"/>
        </w:numPr>
        <w:autoSpaceDE w:val="0"/>
        <w:autoSpaceDN w:val="0"/>
        <w:adjustRightInd w:val="0"/>
        <w:spacing w:after="0" w:line="240" w:lineRule="auto"/>
        <w:rPr>
          <w:rFonts w:ascii="Times New Roman" w:hAnsi="Times New Roman"/>
        </w:rPr>
      </w:pPr>
      <w:r w:rsidRPr="0091524F">
        <w:rPr>
          <w:rFonts w:ascii="Times New Roman" w:hAnsi="Times New Roman"/>
        </w:rPr>
        <w:t>Staging location:</w:t>
      </w:r>
      <w:r w:rsidR="00A97EC1" w:rsidRPr="0091524F">
        <w:rPr>
          <w:rFonts w:ascii="Times New Roman" w:hAnsi="Times New Roman"/>
        </w:rPr>
        <w:t xml:space="preserve"> </w:t>
      </w:r>
      <w:r w:rsidR="00E84C5E">
        <w:fldChar w:fldCharType="begin"/>
      </w:r>
      <w:r w:rsidR="00E84C5E">
        <w:instrText xml:space="preserve"> HYPERLINK "file:///\\\\f3420-ecldbp01\\data\\Coaching\\IQS\\Encrypt_Out\\" </w:instrText>
      </w:r>
      <w:r w:rsidR="00E84C5E">
        <w:fldChar w:fldCharType="separate"/>
      </w:r>
      <w:r w:rsidR="0091524F" w:rsidRPr="0091524F">
        <w:rPr>
          <w:rStyle w:val="Hyperlink"/>
          <w:rFonts w:ascii="Times New Roman" w:hAnsi="Times New Roman"/>
          <w:sz w:val="20"/>
          <w:szCs w:val="20"/>
        </w:rPr>
        <w:t>\\</w:t>
      </w:r>
      <w:del w:id="133" w:author="Palacherla, Susmitha C" w:date="2021-04-20T08:07:00Z">
        <w:r w:rsidR="0091524F" w:rsidRPr="0091524F" w:rsidDel="000A251F">
          <w:rPr>
            <w:rStyle w:val="Hyperlink"/>
            <w:rFonts w:ascii="Times New Roman" w:hAnsi="Times New Roman"/>
            <w:sz w:val="20"/>
            <w:szCs w:val="20"/>
          </w:rPr>
          <w:delText>f3420-ecldbp01</w:delText>
        </w:r>
      </w:del>
      <w:ins w:id="134" w:author="Palacherla, Susmitha C" w:date="2021-04-20T08:07:00Z">
        <w:r w:rsidR="000A251F">
          <w:rPr>
            <w:rStyle w:val="Hyperlink"/>
            <w:rFonts w:ascii="Times New Roman" w:hAnsi="Times New Roman"/>
            <w:sz w:val="20"/>
            <w:szCs w:val="20"/>
          </w:rPr>
          <w:t>UVAAPADSQL50CCO</w:t>
        </w:r>
      </w:ins>
      <w:r w:rsidR="0091524F" w:rsidRPr="0091524F">
        <w:rPr>
          <w:rStyle w:val="Hyperlink"/>
          <w:rFonts w:ascii="Times New Roman" w:hAnsi="Times New Roman"/>
          <w:sz w:val="20"/>
          <w:szCs w:val="20"/>
        </w:rPr>
        <w:t>\data\Coaching\IQS\Encrypt_Out\</w:t>
      </w:r>
      <w:r w:rsidR="00E84C5E">
        <w:rPr>
          <w:rStyle w:val="Hyperlink"/>
          <w:rFonts w:ascii="Times New Roman" w:hAnsi="Times New Roman"/>
          <w:sz w:val="20"/>
          <w:szCs w:val="20"/>
        </w:rPr>
        <w:fldChar w:fldCharType="end"/>
      </w:r>
      <w:r w:rsidR="0091524F" w:rsidRPr="0091524F">
        <w:rPr>
          <w:rFonts w:ascii="Times New Roman" w:hAnsi="Times New Roman"/>
          <w:color w:val="000000" w:themeColor="text1"/>
          <w:sz w:val="20"/>
          <w:szCs w:val="20"/>
        </w:rPr>
        <w:t xml:space="preserve"> </w:t>
      </w:r>
    </w:p>
    <w:p w14:paraId="20CD71D1" w14:textId="77777777" w:rsidR="00E64317" w:rsidRPr="0091524F" w:rsidRDefault="00C74EEA">
      <w:pPr>
        <w:pStyle w:val="ListParagraph"/>
        <w:numPr>
          <w:ilvl w:val="0"/>
          <w:numId w:val="5"/>
        </w:numPr>
        <w:autoSpaceDE w:val="0"/>
        <w:autoSpaceDN w:val="0"/>
        <w:adjustRightInd w:val="0"/>
        <w:spacing w:after="0" w:line="240" w:lineRule="auto"/>
        <w:rPr>
          <w:rFonts w:ascii="Times New Roman" w:hAnsi="Times New Roman"/>
        </w:rPr>
      </w:pPr>
      <w:r w:rsidRPr="0091524F">
        <w:rPr>
          <w:rFonts w:ascii="Times New Roman" w:hAnsi="Times New Roman"/>
        </w:rPr>
        <w:t>File name</w:t>
      </w:r>
      <w:r w:rsidR="00E64317" w:rsidRPr="0091524F">
        <w:rPr>
          <w:rFonts w:ascii="Times New Roman" w:hAnsi="Times New Roman"/>
        </w:rPr>
        <w:t xml:space="preserve"> eCL_</w:t>
      </w:r>
      <w:r w:rsidR="00A97EC1" w:rsidRPr="0091524F">
        <w:rPr>
          <w:rFonts w:ascii="Times New Roman" w:hAnsi="Times New Roman"/>
        </w:rPr>
        <w:t>IQS</w:t>
      </w:r>
      <w:r w:rsidR="00E64317" w:rsidRPr="0091524F">
        <w:rPr>
          <w:rFonts w:ascii="Times New Roman" w:hAnsi="Times New Roman"/>
        </w:rPr>
        <w:t>_</w:t>
      </w:r>
      <w:r w:rsidR="00A97EC1" w:rsidRPr="0091524F">
        <w:rPr>
          <w:rFonts w:ascii="Times New Roman" w:hAnsi="Times New Roman"/>
        </w:rPr>
        <w:t>Scorecard_</w:t>
      </w:r>
      <w:r w:rsidR="00F56A29" w:rsidRPr="0091524F">
        <w:rPr>
          <w:rFonts w:ascii="Times New Roman" w:hAnsi="Times New Roman"/>
        </w:rPr>
        <w:t>yyyymmdd</w:t>
      </w:r>
      <w:r w:rsidR="00E64317" w:rsidRPr="0091524F">
        <w:rPr>
          <w:rFonts w:ascii="Times New Roman" w:hAnsi="Times New Roman"/>
        </w:rPr>
        <w:t>.csv</w:t>
      </w:r>
      <w:r w:rsidR="00A97EC1" w:rsidRPr="0091524F">
        <w:rPr>
          <w:rFonts w:ascii="Times New Roman" w:hAnsi="Times New Roman"/>
        </w:rPr>
        <w:t>.zip.encrypt</w:t>
      </w:r>
      <w:r w:rsidR="00E64317" w:rsidRPr="0091524F">
        <w:rPr>
          <w:rFonts w:ascii="Times New Roman" w:hAnsi="Times New Roman"/>
        </w:rPr>
        <w:t xml:space="preserve"> </w:t>
      </w:r>
    </w:p>
    <w:p w14:paraId="049418ED" w14:textId="77777777"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Frequency: </w:t>
      </w:r>
      <w:r w:rsidR="00A97EC1" w:rsidRPr="00D37298">
        <w:rPr>
          <w:rFonts w:ascii="Times New Roman" w:hAnsi="Times New Roman"/>
        </w:rPr>
        <w:t>Daily</w:t>
      </w:r>
    </w:p>
    <w:p w14:paraId="408CDFD7" w14:textId="77777777" w:rsidR="00C74EEA" w:rsidRPr="00D37298" w:rsidRDefault="004A6695"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File arrival time: </w:t>
      </w:r>
      <w:r w:rsidR="00A97EC1" w:rsidRPr="00D37298">
        <w:rPr>
          <w:rFonts w:ascii="Times New Roman" w:hAnsi="Times New Roman"/>
        </w:rPr>
        <w:t>~4:00 AM EST</w:t>
      </w:r>
    </w:p>
    <w:p w14:paraId="7774073B" w14:textId="77777777"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Destination Table: </w:t>
      </w:r>
      <w:r w:rsidR="00E64317" w:rsidRPr="00D37298">
        <w:rPr>
          <w:rFonts w:ascii="Times New Roman" w:hAnsi="Times New Roman"/>
        </w:rPr>
        <w:t>Coaching_Log and Coaching_Log_Reason</w:t>
      </w:r>
    </w:p>
    <w:p w14:paraId="39465141" w14:textId="77777777" w:rsidR="007B5133" w:rsidRPr="00D37298" w:rsidRDefault="007B5133" w:rsidP="0076086A">
      <w:pPr>
        <w:pStyle w:val="Heading2"/>
        <w:numPr>
          <w:ilvl w:val="1"/>
          <w:numId w:val="9"/>
        </w:numPr>
        <w:rPr>
          <w:rFonts w:ascii="Times New Roman" w:hAnsi="Times New Roman" w:cs="Times New Roman"/>
          <w:color w:val="auto"/>
          <w:sz w:val="22"/>
          <w:szCs w:val="22"/>
        </w:rPr>
      </w:pPr>
      <w:bookmarkStart w:id="135" w:name="_Toc493688675"/>
      <w:r w:rsidRPr="00D37298">
        <w:rPr>
          <w:rFonts w:ascii="Times New Roman" w:hAnsi="Times New Roman" w:cs="Times New Roman"/>
          <w:color w:val="auto"/>
          <w:sz w:val="22"/>
          <w:szCs w:val="22"/>
        </w:rPr>
        <w:t>Module Details</w:t>
      </w:r>
      <w:bookmarkEnd w:id="135"/>
    </w:p>
    <w:p w14:paraId="59A7F6F7" w14:textId="77777777" w:rsidR="007B5133" w:rsidRPr="00D37298" w:rsidRDefault="007B5133" w:rsidP="0076086A">
      <w:pPr>
        <w:pStyle w:val="Heading3"/>
        <w:numPr>
          <w:ilvl w:val="2"/>
          <w:numId w:val="9"/>
        </w:numPr>
        <w:rPr>
          <w:rFonts w:ascii="Times New Roman" w:hAnsi="Times New Roman" w:cs="Times New Roman"/>
          <w:color w:val="auto"/>
        </w:rPr>
      </w:pPr>
      <w:bookmarkStart w:id="136" w:name="_Toc493688676"/>
      <w:r w:rsidRPr="00D37298">
        <w:rPr>
          <w:rFonts w:ascii="Times New Roman" w:hAnsi="Times New Roman" w:cs="Times New Roman"/>
          <w:color w:val="auto"/>
        </w:rPr>
        <w:t>SQL agent job</w:t>
      </w:r>
      <w:bookmarkEnd w:id="136"/>
    </w:p>
    <w:p w14:paraId="1BBA3F18" w14:textId="7DAB4622" w:rsidR="005C5900" w:rsidRPr="00D37298" w:rsidRDefault="005C5900"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Production Instance : </w:t>
      </w:r>
      <w:del w:id="137" w:author="Palacherla, Susmitha C" w:date="2021-04-20T08:07:00Z">
        <w:r w:rsidR="001377E4" w:rsidRPr="00D37298" w:rsidDel="000A251F">
          <w:rPr>
            <w:rFonts w:ascii="Times New Roman" w:hAnsi="Times New Roman"/>
          </w:rPr>
          <w:delText>F3420-ECLDBP01</w:delText>
        </w:r>
      </w:del>
      <w:ins w:id="138" w:author="Palacherla, Susmitha C" w:date="2021-04-20T08:07:00Z">
        <w:r w:rsidR="000A251F">
          <w:rPr>
            <w:rFonts w:ascii="Times New Roman" w:hAnsi="Times New Roman"/>
          </w:rPr>
          <w:t>UVAAPADSQL50CCO</w:t>
        </w:r>
      </w:ins>
    </w:p>
    <w:p w14:paraId="53133BA2" w14:textId="77777777" w:rsidR="005C5900" w:rsidRPr="00D37298" w:rsidRDefault="005C5900"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Production Job:  </w:t>
      </w:r>
      <w:r w:rsidR="005F5B80" w:rsidRPr="00D37298">
        <w:rPr>
          <w:rFonts w:ascii="Times New Roman" w:hAnsi="Times New Roman"/>
        </w:rPr>
        <w:t>CoachingQualityLoad</w:t>
      </w:r>
    </w:p>
    <w:p w14:paraId="23E38D5F" w14:textId="2EAE752C" w:rsidR="005C5900" w:rsidRPr="00D37298" w:rsidRDefault="005C5900" w:rsidP="001377E4">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Production Package: </w:t>
      </w:r>
      <w:r w:rsidR="00E84C5E">
        <w:fldChar w:fldCharType="begin"/>
      </w:r>
      <w:r w:rsidR="00E84C5E">
        <w:instrText xml:space="preserve"> HYPERLINK "file:///\\\\VDENSSDBP07\\scorecard-ssis\\Coaching\\IQS_Coaching.dtsx" </w:instrText>
      </w:r>
      <w:r w:rsidR="00E84C5E">
        <w:fldChar w:fldCharType="separate"/>
      </w:r>
      <w:r w:rsidR="001377E4" w:rsidRPr="00D37298">
        <w:rPr>
          <w:rStyle w:val="Hyperlink"/>
          <w:rFonts w:ascii="Times New Roman" w:hAnsi="Times New Roman"/>
        </w:rPr>
        <w:t>\\</w:t>
      </w:r>
      <w:del w:id="139" w:author="Palacherla, Susmitha C" w:date="2021-04-20T08:07:00Z">
        <w:r w:rsidR="001377E4" w:rsidRPr="00D37298" w:rsidDel="000A251F">
          <w:rPr>
            <w:rStyle w:val="Hyperlink"/>
            <w:rFonts w:ascii="Times New Roman" w:hAnsi="Times New Roman"/>
          </w:rPr>
          <w:delText>F3420-ECLDBP01</w:delText>
        </w:r>
      </w:del>
      <w:ins w:id="140" w:author="Palacherla, Susmitha C" w:date="2021-04-20T08:07:00Z">
        <w:r w:rsidR="000A251F">
          <w:rPr>
            <w:rStyle w:val="Hyperlink"/>
            <w:rFonts w:ascii="Times New Roman" w:hAnsi="Times New Roman"/>
          </w:rPr>
          <w:t>UVAAPADSQL50CCO</w:t>
        </w:r>
      </w:ins>
      <w:r w:rsidR="001377E4" w:rsidRPr="00D37298">
        <w:rPr>
          <w:rStyle w:val="Hyperlink"/>
          <w:rFonts w:ascii="Times New Roman" w:hAnsi="Times New Roman"/>
        </w:rPr>
        <w:t>\ssis\Coaching\Packages\</w:t>
      </w:r>
      <w:r w:rsidR="00AC4136" w:rsidRPr="00D37298">
        <w:rPr>
          <w:rStyle w:val="Hyperlink"/>
          <w:rFonts w:ascii="Times New Roman" w:hAnsi="Times New Roman"/>
        </w:rPr>
        <w:t>IQS_Coaching.dtsx</w:t>
      </w:r>
      <w:r w:rsidR="00E84C5E">
        <w:rPr>
          <w:rStyle w:val="Hyperlink"/>
          <w:rFonts w:ascii="Times New Roman" w:hAnsi="Times New Roman"/>
        </w:rPr>
        <w:fldChar w:fldCharType="end"/>
      </w:r>
    </w:p>
    <w:p w14:paraId="6BB32EFB" w14:textId="77777777" w:rsidR="00634B03" w:rsidRPr="00D37298" w:rsidRDefault="00634B03"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Production Config File: </w:t>
      </w:r>
      <w:proofErr w:type="spellStart"/>
      <w:r w:rsidRPr="00D37298">
        <w:rPr>
          <w:rFonts w:ascii="Times New Roman" w:hAnsi="Times New Roman"/>
        </w:rPr>
        <w:t>Prod_</w:t>
      </w:r>
      <w:r w:rsidR="00AC4136" w:rsidRPr="00D37298">
        <w:rPr>
          <w:rFonts w:ascii="Times New Roman" w:hAnsi="Times New Roman"/>
        </w:rPr>
        <w:t>IQS</w:t>
      </w:r>
      <w:r w:rsidR="00141B19" w:rsidRPr="00D37298">
        <w:rPr>
          <w:rFonts w:ascii="Times New Roman" w:hAnsi="Times New Roman"/>
        </w:rPr>
        <w:t>_Coaching</w:t>
      </w:r>
      <w:r w:rsidRPr="00D37298">
        <w:rPr>
          <w:rFonts w:ascii="Times New Roman" w:hAnsi="Times New Roman"/>
        </w:rPr>
        <w:t>.dtsConfig</w:t>
      </w:r>
      <w:proofErr w:type="spellEnd"/>
    </w:p>
    <w:p w14:paraId="541E393C" w14:textId="77777777" w:rsidR="00634B03" w:rsidRPr="00D37298" w:rsidRDefault="00634B03"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Owner: </w:t>
      </w:r>
      <w:proofErr w:type="spellStart"/>
      <w:r w:rsidR="001377E4" w:rsidRPr="00D37298">
        <w:rPr>
          <w:rFonts w:ascii="Times New Roman" w:hAnsi="Times New Roman"/>
        </w:rPr>
        <w:t>ecljobowner</w:t>
      </w:r>
      <w:proofErr w:type="spellEnd"/>
    </w:p>
    <w:p w14:paraId="26869BEC" w14:textId="1057F19B" w:rsidR="001377E4" w:rsidRPr="00D37298" w:rsidRDefault="00634B03" w:rsidP="001377E4">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Run As: </w:t>
      </w:r>
      <w:proofErr w:type="spellStart"/>
      <w:r w:rsidR="001377E4" w:rsidRPr="00D37298">
        <w:rPr>
          <w:rFonts w:ascii="Times New Roman" w:hAnsi="Times New Roman"/>
        </w:rPr>
        <w:t>ECLProxy</w:t>
      </w:r>
      <w:proofErr w:type="spellEnd"/>
      <w:r w:rsidR="001377E4" w:rsidRPr="00D37298">
        <w:rPr>
          <w:rFonts w:ascii="Times New Roman" w:hAnsi="Times New Roman"/>
        </w:rPr>
        <w:t xml:space="preserve"> (ECL Credential using application service account </w:t>
      </w:r>
      <w:del w:id="141" w:author="Palacherla, Susmitha C" w:date="2021-04-20T08:07:00Z">
        <w:r w:rsidR="001377E4" w:rsidRPr="00D37298" w:rsidDel="000A251F">
          <w:rPr>
            <w:rFonts w:ascii="Times New Roman" w:hAnsi="Times New Roman"/>
          </w:rPr>
          <w:delText>VNGT\SVC-SQLECLP01</w:delText>
        </w:r>
      </w:del>
      <w:ins w:id="142" w:author="Palacherla, Susmitha C" w:date="2021-04-20T08:07:00Z">
        <w:r w:rsidR="000A251F">
          <w:rPr>
            <w:rFonts w:ascii="Times New Roman" w:hAnsi="Times New Roman"/>
          </w:rPr>
          <w:t>AD\SVC-F3420-APPECLP01</w:t>
        </w:r>
      </w:ins>
    </w:p>
    <w:p w14:paraId="15188082" w14:textId="77777777" w:rsidR="005C5900" w:rsidRPr="00D37298" w:rsidRDefault="005C5900">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lastRenderedPageBreak/>
        <w:t xml:space="preserve">Schedule: Daily  </w:t>
      </w:r>
      <w:r w:rsidR="0091524F">
        <w:rPr>
          <w:rFonts w:ascii="Times New Roman" w:hAnsi="Times New Roman"/>
        </w:rPr>
        <w:t>9</w:t>
      </w:r>
      <w:r w:rsidR="005F5B80" w:rsidRPr="00D37298">
        <w:rPr>
          <w:rFonts w:ascii="Times New Roman" w:hAnsi="Times New Roman"/>
        </w:rPr>
        <w:t>:00</w:t>
      </w:r>
      <w:r w:rsidR="004A6695" w:rsidRPr="00D37298">
        <w:rPr>
          <w:rFonts w:ascii="Times New Roman" w:hAnsi="Times New Roman"/>
        </w:rPr>
        <w:t xml:space="preserve"> </w:t>
      </w:r>
      <w:r w:rsidR="0091524F">
        <w:rPr>
          <w:rFonts w:ascii="Times New Roman" w:hAnsi="Times New Roman"/>
        </w:rPr>
        <w:t>AM</w:t>
      </w:r>
      <w:r w:rsidR="0091524F" w:rsidRPr="00D37298">
        <w:rPr>
          <w:rFonts w:ascii="Times New Roman" w:hAnsi="Times New Roman"/>
        </w:rPr>
        <w:t xml:space="preserve"> </w:t>
      </w:r>
      <w:r w:rsidR="004A6695" w:rsidRPr="00D37298">
        <w:rPr>
          <w:rFonts w:ascii="Times New Roman" w:hAnsi="Times New Roman"/>
        </w:rPr>
        <w:t xml:space="preserve">EST </w:t>
      </w:r>
      <w:r w:rsidR="00AC4136" w:rsidRPr="00D37298">
        <w:rPr>
          <w:rFonts w:ascii="Times New Roman" w:hAnsi="Times New Roman"/>
        </w:rPr>
        <w:t>Daily</w:t>
      </w:r>
    </w:p>
    <w:p w14:paraId="6806B18C" w14:textId="77777777" w:rsidR="005C5900" w:rsidRPr="00D37298" w:rsidRDefault="005C5900"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Destination File Location: N/A</w:t>
      </w:r>
    </w:p>
    <w:p w14:paraId="63D63C25" w14:textId="77777777" w:rsidR="00E42C88" w:rsidRPr="00D37298" w:rsidRDefault="00E42C88" w:rsidP="00E42C88">
      <w:pPr>
        <w:autoSpaceDE w:val="0"/>
        <w:autoSpaceDN w:val="0"/>
        <w:adjustRightInd w:val="0"/>
        <w:spacing w:after="0" w:line="240" w:lineRule="auto"/>
        <w:rPr>
          <w:rFonts w:ascii="Times New Roman" w:hAnsi="Times New Roman"/>
        </w:rPr>
      </w:pPr>
    </w:p>
    <w:p w14:paraId="2CCE540C" w14:textId="77777777" w:rsidR="007B5133" w:rsidRPr="00D37298" w:rsidRDefault="007B5133" w:rsidP="0076086A">
      <w:pPr>
        <w:pStyle w:val="Heading3"/>
        <w:numPr>
          <w:ilvl w:val="2"/>
          <w:numId w:val="9"/>
        </w:numPr>
        <w:rPr>
          <w:rFonts w:ascii="Times New Roman" w:hAnsi="Times New Roman" w:cs="Times New Roman"/>
          <w:color w:val="auto"/>
        </w:rPr>
      </w:pPr>
      <w:bookmarkStart w:id="143" w:name="_Toc493688677"/>
      <w:r w:rsidRPr="00D37298">
        <w:rPr>
          <w:rFonts w:ascii="Times New Roman" w:hAnsi="Times New Roman" w:cs="Times New Roman"/>
          <w:color w:val="auto"/>
        </w:rPr>
        <w:t>SSIS Package</w:t>
      </w:r>
      <w:bookmarkEnd w:id="143"/>
    </w:p>
    <w:p w14:paraId="027B2CD3" w14:textId="77777777" w:rsidR="00265B61" w:rsidRPr="00D37298" w:rsidRDefault="00265B61" w:rsidP="00265B61">
      <w:pPr>
        <w:pStyle w:val="ListParagraph"/>
        <w:widowControl w:val="0"/>
        <w:numPr>
          <w:ilvl w:val="1"/>
          <w:numId w:val="6"/>
        </w:numPr>
        <w:autoSpaceDE w:val="0"/>
        <w:autoSpaceDN w:val="0"/>
        <w:adjustRightInd w:val="0"/>
        <w:spacing w:after="0" w:line="240" w:lineRule="auto"/>
        <w:rPr>
          <w:rFonts w:ascii="Times New Roman" w:hAnsi="Times New Roman"/>
          <w:b/>
          <w:vanish/>
        </w:rPr>
      </w:pPr>
    </w:p>
    <w:p w14:paraId="4A7353AC" w14:textId="77777777"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14:paraId="455DD018" w14:textId="77777777"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14:paraId="3B04F4B2" w14:textId="77777777" w:rsidR="00E654C3" w:rsidRPr="00D37298" w:rsidRDefault="00E654C3" w:rsidP="00265B61">
      <w:pPr>
        <w:pStyle w:val="Heading4"/>
        <w:numPr>
          <w:ilvl w:val="3"/>
          <w:numId w:val="9"/>
        </w:numPr>
        <w:rPr>
          <w:rFonts w:ascii="Times New Roman" w:hAnsi="Times New Roman" w:cs="Times New Roman"/>
          <w:i w:val="0"/>
          <w:color w:val="auto"/>
        </w:rPr>
      </w:pPr>
      <w:r w:rsidRPr="00D37298">
        <w:rPr>
          <w:rFonts w:ascii="Times New Roman" w:hAnsi="Times New Roman" w:cs="Times New Roman"/>
          <w:i w:val="0"/>
          <w:color w:val="auto"/>
        </w:rPr>
        <w:t>Variables</w:t>
      </w:r>
    </w:p>
    <w:tbl>
      <w:tblPr>
        <w:tblStyle w:val="TableGrid"/>
        <w:tblW w:w="0" w:type="auto"/>
        <w:tblLook w:val="04A0" w:firstRow="1" w:lastRow="0" w:firstColumn="1" w:lastColumn="0" w:noHBand="0" w:noVBand="1"/>
      </w:tblPr>
      <w:tblGrid>
        <w:gridCol w:w="1839"/>
        <w:gridCol w:w="1405"/>
        <w:gridCol w:w="1230"/>
        <w:gridCol w:w="5102"/>
      </w:tblGrid>
      <w:tr w:rsidR="00AC4136" w:rsidRPr="00D37298" w14:paraId="692BFDB3" w14:textId="77777777" w:rsidTr="00A77BD9">
        <w:tc>
          <w:tcPr>
            <w:tcW w:w="1839" w:type="dxa"/>
          </w:tcPr>
          <w:p w14:paraId="482C318C" w14:textId="77777777"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Name</w:t>
            </w:r>
          </w:p>
        </w:tc>
        <w:tc>
          <w:tcPr>
            <w:tcW w:w="1352" w:type="dxa"/>
          </w:tcPr>
          <w:p w14:paraId="62759C60" w14:textId="77777777"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 xml:space="preserve">Scope </w:t>
            </w:r>
          </w:p>
        </w:tc>
        <w:tc>
          <w:tcPr>
            <w:tcW w:w="1185" w:type="dxa"/>
          </w:tcPr>
          <w:p w14:paraId="54FD0AE1" w14:textId="77777777"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proofErr w:type="spellStart"/>
            <w:r w:rsidRPr="00D37298">
              <w:rPr>
                <w:rFonts w:ascii="Times New Roman" w:hAnsi="Times New Roman"/>
                <w:b/>
                <w:sz w:val="24"/>
                <w:szCs w:val="24"/>
              </w:rPr>
              <w:t>DataType</w:t>
            </w:r>
            <w:proofErr w:type="spellEnd"/>
          </w:p>
        </w:tc>
        <w:tc>
          <w:tcPr>
            <w:tcW w:w="5200" w:type="dxa"/>
          </w:tcPr>
          <w:p w14:paraId="0A974B2F" w14:textId="77777777"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Value</w:t>
            </w:r>
          </w:p>
        </w:tc>
      </w:tr>
      <w:tr w:rsidR="00AC4136" w:rsidRPr="00D37298" w14:paraId="3CEBC25A" w14:textId="77777777" w:rsidTr="00A77BD9">
        <w:trPr>
          <w:trHeight w:val="368"/>
        </w:trPr>
        <w:tc>
          <w:tcPr>
            <w:tcW w:w="1839" w:type="dxa"/>
          </w:tcPr>
          <w:p w14:paraId="57B09BA2" w14:textId="77777777"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Decrypt_In</w:t>
            </w:r>
            <w:proofErr w:type="spellEnd"/>
          </w:p>
        </w:tc>
        <w:tc>
          <w:tcPr>
            <w:tcW w:w="1352" w:type="dxa"/>
          </w:tcPr>
          <w:p w14:paraId="2D4F8D5D" w14:textId="77777777"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IQS_Coaching</w:t>
            </w:r>
            <w:proofErr w:type="spellEnd"/>
          </w:p>
        </w:tc>
        <w:tc>
          <w:tcPr>
            <w:tcW w:w="1185" w:type="dxa"/>
          </w:tcPr>
          <w:p w14:paraId="5FEEF7C2" w14:textId="77777777"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String</w:t>
            </w:r>
          </w:p>
        </w:tc>
        <w:tc>
          <w:tcPr>
            <w:tcW w:w="5200" w:type="dxa"/>
          </w:tcPr>
          <w:p w14:paraId="6DA3B88C" w14:textId="77777777"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\\f3420-ecldbd01\data\Coaching\IQS\Decrypt_in\</w:t>
            </w:r>
          </w:p>
        </w:tc>
      </w:tr>
      <w:tr w:rsidR="00AC4136" w:rsidRPr="00D37298" w14:paraId="667CB28D" w14:textId="77777777" w:rsidTr="00A77BD9">
        <w:trPr>
          <w:trHeight w:val="368"/>
        </w:trPr>
        <w:tc>
          <w:tcPr>
            <w:tcW w:w="1839" w:type="dxa"/>
          </w:tcPr>
          <w:p w14:paraId="3B8BDB53" w14:textId="77777777"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Encrypt_In</w:t>
            </w:r>
            <w:proofErr w:type="spellEnd"/>
          </w:p>
        </w:tc>
        <w:tc>
          <w:tcPr>
            <w:tcW w:w="1352" w:type="dxa"/>
          </w:tcPr>
          <w:p w14:paraId="7F69D6D1" w14:textId="77777777" w:rsidR="00AC4136" w:rsidRPr="00D37298" w:rsidRDefault="00AC4136" w:rsidP="006E018C">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1A62FDB3" w14:textId="77777777"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
          <w:p w14:paraId="62AB738C" w14:textId="77777777"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\\f3420-ecldbd01\data\Coaching\IQS\Encrypt_in\</w:t>
            </w:r>
          </w:p>
        </w:tc>
      </w:tr>
      <w:tr w:rsidR="00AC4136" w:rsidRPr="00D37298" w14:paraId="498F442F" w14:textId="77777777" w:rsidTr="00A77BD9">
        <w:trPr>
          <w:trHeight w:val="368"/>
        </w:trPr>
        <w:tc>
          <w:tcPr>
            <w:tcW w:w="1839" w:type="dxa"/>
          </w:tcPr>
          <w:p w14:paraId="58DAAC41" w14:textId="77777777"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Decrypt_Out</w:t>
            </w:r>
            <w:proofErr w:type="spellEnd"/>
          </w:p>
        </w:tc>
        <w:tc>
          <w:tcPr>
            <w:tcW w:w="1352" w:type="dxa"/>
          </w:tcPr>
          <w:p w14:paraId="580F1C11" w14:textId="77777777" w:rsidR="00AC4136" w:rsidRPr="00D37298" w:rsidRDefault="00AC4136" w:rsidP="006E018C">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56B4ABF0" w14:textId="77777777"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
          <w:p w14:paraId="6C350860" w14:textId="77777777"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\\f3420-ecldbd01\data\Coaching\IQS\Decrypt_out\</w:t>
            </w:r>
          </w:p>
        </w:tc>
      </w:tr>
      <w:tr w:rsidR="00AC4136" w:rsidRPr="00D37298" w14:paraId="4F9FF27F" w14:textId="77777777" w:rsidTr="00A77BD9">
        <w:trPr>
          <w:trHeight w:val="368"/>
        </w:trPr>
        <w:tc>
          <w:tcPr>
            <w:tcW w:w="1839" w:type="dxa"/>
          </w:tcPr>
          <w:p w14:paraId="18379BEA" w14:textId="77777777"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Encrypt_Out</w:t>
            </w:r>
            <w:proofErr w:type="spellEnd"/>
          </w:p>
        </w:tc>
        <w:tc>
          <w:tcPr>
            <w:tcW w:w="1352" w:type="dxa"/>
          </w:tcPr>
          <w:p w14:paraId="28651582" w14:textId="77777777" w:rsidR="00AC4136" w:rsidRPr="00D37298" w:rsidRDefault="00AC4136" w:rsidP="006E018C">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48F6EA3A" w14:textId="77777777"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
          <w:p w14:paraId="43849048" w14:textId="77777777"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\\f3420-ecldbd01\data\Coaching\IQS\Encrypt_out\</w:t>
            </w:r>
          </w:p>
        </w:tc>
      </w:tr>
      <w:tr w:rsidR="00AC4136" w:rsidRPr="00D37298" w14:paraId="44EA4BB6" w14:textId="77777777" w:rsidTr="00A77BD9">
        <w:trPr>
          <w:trHeight w:val="368"/>
        </w:trPr>
        <w:tc>
          <w:tcPr>
            <w:tcW w:w="1839" w:type="dxa"/>
          </w:tcPr>
          <w:p w14:paraId="4626D1E5" w14:textId="77777777"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Encrypted</w:t>
            </w:r>
            <w:r w:rsidR="00AC4136" w:rsidRPr="00D37298">
              <w:rPr>
                <w:rFonts w:ascii="Times New Roman" w:hAnsi="Times New Roman"/>
                <w:sz w:val="20"/>
                <w:szCs w:val="20"/>
              </w:rPr>
              <w:t>Fil</w:t>
            </w:r>
            <w:r>
              <w:rPr>
                <w:rFonts w:ascii="Times New Roman" w:hAnsi="Times New Roman"/>
                <w:sz w:val="20"/>
                <w:szCs w:val="20"/>
              </w:rPr>
              <w:t>e</w:t>
            </w:r>
            <w:proofErr w:type="spellEnd"/>
          </w:p>
        </w:tc>
        <w:tc>
          <w:tcPr>
            <w:tcW w:w="1352" w:type="dxa"/>
          </w:tcPr>
          <w:p w14:paraId="5A4F1D46" w14:textId="77777777" w:rsidR="00AC4136" w:rsidRPr="00D37298" w:rsidRDefault="00AC4136" w:rsidP="006E018C">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2822F387" w14:textId="77777777"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
          <w:p w14:paraId="5FE54780" w14:textId="77777777"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w:t>
            </w:r>
            <w:proofErr w:type="gramStart"/>
            <w:r w:rsidRPr="0091524F">
              <w:rPr>
                <w:rFonts w:ascii="Times New Roman" w:hAnsi="Times New Roman"/>
                <w:sz w:val="20"/>
                <w:szCs w:val="20"/>
              </w:rPr>
              <w:t>User::</w:t>
            </w:r>
            <w:proofErr w:type="gramEnd"/>
            <w:r w:rsidRPr="0091524F">
              <w:rPr>
                <w:rFonts w:ascii="Times New Roman" w:hAnsi="Times New Roman"/>
                <w:sz w:val="20"/>
                <w:szCs w:val="20"/>
              </w:rPr>
              <w:t>Encrypt_Out]+@[User::FilePrefix] +</w:t>
            </w:r>
          </w:p>
          <w:p w14:paraId="79F4E1F2" w14:textId="77777777"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 xml:space="preserve">(DT_STR,4,1252) </w:t>
            </w:r>
            <w:proofErr w:type="spellStart"/>
            <w:r w:rsidRPr="0091524F">
              <w:rPr>
                <w:rFonts w:ascii="Times New Roman" w:hAnsi="Times New Roman"/>
                <w:sz w:val="20"/>
                <w:szCs w:val="20"/>
              </w:rPr>
              <w:t>DatePart</w:t>
            </w:r>
            <w:proofErr w:type="spellEnd"/>
            <w:r w:rsidRPr="0091524F">
              <w:rPr>
                <w:rFonts w:ascii="Times New Roman" w:hAnsi="Times New Roman"/>
                <w:sz w:val="20"/>
                <w:szCs w:val="20"/>
              </w:rPr>
              <w:t>("yyyy",</w:t>
            </w:r>
            <w:proofErr w:type="spellStart"/>
            <w:r w:rsidRPr="0091524F">
              <w:rPr>
                <w:rFonts w:ascii="Times New Roman" w:hAnsi="Times New Roman"/>
                <w:sz w:val="20"/>
                <w:szCs w:val="20"/>
              </w:rPr>
              <w:t>getdate</w:t>
            </w:r>
            <w:proofErr w:type="spellEnd"/>
            <w:r w:rsidRPr="0091524F">
              <w:rPr>
                <w:rFonts w:ascii="Times New Roman" w:hAnsi="Times New Roman"/>
                <w:sz w:val="20"/>
                <w:szCs w:val="20"/>
              </w:rPr>
              <w:t>())+</w:t>
            </w:r>
          </w:p>
          <w:p w14:paraId="428D090F" w14:textId="77777777"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 xml:space="preserve">Right("0" + (DT_STR,4,1252) </w:t>
            </w:r>
            <w:proofErr w:type="spellStart"/>
            <w:r w:rsidRPr="0091524F">
              <w:rPr>
                <w:rFonts w:ascii="Times New Roman" w:hAnsi="Times New Roman"/>
                <w:sz w:val="20"/>
                <w:szCs w:val="20"/>
              </w:rPr>
              <w:t>DatePart</w:t>
            </w:r>
            <w:proofErr w:type="spellEnd"/>
            <w:r w:rsidRPr="0091524F">
              <w:rPr>
                <w:rFonts w:ascii="Times New Roman" w:hAnsi="Times New Roman"/>
                <w:sz w:val="20"/>
                <w:szCs w:val="20"/>
              </w:rPr>
              <w:t>("m",</w:t>
            </w:r>
            <w:proofErr w:type="spellStart"/>
            <w:r w:rsidRPr="0091524F">
              <w:rPr>
                <w:rFonts w:ascii="Times New Roman" w:hAnsi="Times New Roman"/>
                <w:sz w:val="20"/>
                <w:szCs w:val="20"/>
              </w:rPr>
              <w:t>getdate</w:t>
            </w:r>
            <w:proofErr w:type="spellEnd"/>
            <w:r w:rsidRPr="0091524F">
              <w:rPr>
                <w:rFonts w:ascii="Times New Roman" w:hAnsi="Times New Roman"/>
                <w:sz w:val="20"/>
                <w:szCs w:val="20"/>
              </w:rPr>
              <w:t>()),2) +</w:t>
            </w:r>
          </w:p>
          <w:p w14:paraId="37A15FF0" w14:textId="77777777" w:rsidR="00AC4136" w:rsidRPr="00D37298" w:rsidRDefault="0091524F" w:rsidP="004B6E5C">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 xml:space="preserve">Right("0" + (DT_STR,4,1252) </w:t>
            </w:r>
            <w:proofErr w:type="spellStart"/>
            <w:r w:rsidRPr="0091524F">
              <w:rPr>
                <w:rFonts w:ascii="Times New Roman" w:hAnsi="Times New Roman"/>
                <w:sz w:val="20"/>
                <w:szCs w:val="20"/>
              </w:rPr>
              <w:t>DatePart</w:t>
            </w:r>
            <w:proofErr w:type="spellEnd"/>
            <w:r w:rsidRPr="0091524F">
              <w:rPr>
                <w:rFonts w:ascii="Times New Roman" w:hAnsi="Times New Roman"/>
                <w:sz w:val="20"/>
                <w:szCs w:val="20"/>
              </w:rPr>
              <w:t>("d",</w:t>
            </w:r>
            <w:proofErr w:type="spellStart"/>
            <w:r w:rsidRPr="0091524F">
              <w:rPr>
                <w:rFonts w:ascii="Times New Roman" w:hAnsi="Times New Roman"/>
                <w:sz w:val="20"/>
                <w:szCs w:val="20"/>
              </w:rPr>
              <w:t>getdate</w:t>
            </w:r>
            <w:proofErr w:type="spellEnd"/>
            <w:r w:rsidRPr="0091524F">
              <w:rPr>
                <w:rFonts w:ascii="Times New Roman" w:hAnsi="Times New Roman"/>
                <w:sz w:val="20"/>
                <w:szCs w:val="20"/>
              </w:rPr>
              <w:t>()),2)+".</w:t>
            </w:r>
            <w:proofErr w:type="spellStart"/>
            <w:r w:rsidRPr="0091524F">
              <w:rPr>
                <w:rFonts w:ascii="Times New Roman" w:hAnsi="Times New Roman"/>
                <w:sz w:val="20"/>
                <w:szCs w:val="20"/>
              </w:rPr>
              <w:t>csv.zip.encrypt</w:t>
            </w:r>
            <w:proofErr w:type="spellEnd"/>
            <w:r w:rsidRPr="0091524F">
              <w:rPr>
                <w:rFonts w:ascii="Times New Roman" w:hAnsi="Times New Roman"/>
                <w:sz w:val="20"/>
                <w:szCs w:val="20"/>
              </w:rPr>
              <w:t>"</w:t>
            </w:r>
          </w:p>
        </w:tc>
      </w:tr>
      <w:tr w:rsidR="0091524F" w:rsidRPr="00D37298" w14:paraId="1BFB9486" w14:textId="77777777" w:rsidTr="00A77BD9">
        <w:trPr>
          <w:trHeight w:val="368"/>
        </w:trPr>
        <w:tc>
          <w:tcPr>
            <w:tcW w:w="1839" w:type="dxa"/>
          </w:tcPr>
          <w:p w14:paraId="6B675091" w14:textId="77777777" w:rsidR="0091524F" w:rsidRDefault="0091524F" w:rsidP="006E018C">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EncryptedFileExists</w:t>
            </w:r>
            <w:proofErr w:type="spellEnd"/>
          </w:p>
        </w:tc>
        <w:tc>
          <w:tcPr>
            <w:tcW w:w="1352" w:type="dxa"/>
          </w:tcPr>
          <w:p w14:paraId="758AC781" w14:textId="77777777" w:rsidR="0091524F" w:rsidRPr="00D37298" w:rsidRDefault="0091524F" w:rsidP="006E018C">
            <w:pPr>
              <w:rPr>
                <w:rFonts w:ascii="Times New Roman" w:hAnsi="Times New Roman"/>
                <w:sz w:val="20"/>
                <w:szCs w:val="20"/>
              </w:rPr>
            </w:pPr>
            <w:proofErr w:type="spellStart"/>
            <w:r w:rsidRPr="00D37298">
              <w:rPr>
                <w:rFonts w:ascii="Times New Roman" w:hAnsi="Times New Roman"/>
                <w:sz w:val="20"/>
                <w:szCs w:val="20"/>
              </w:rPr>
              <w:t>IQS_Coaching</w:t>
            </w:r>
            <w:proofErr w:type="spellEnd"/>
          </w:p>
        </w:tc>
        <w:tc>
          <w:tcPr>
            <w:tcW w:w="1185" w:type="dxa"/>
          </w:tcPr>
          <w:p w14:paraId="68149161" w14:textId="77777777" w:rsidR="0091524F" w:rsidRPr="00D37298" w:rsidRDefault="0091524F" w:rsidP="006E018C">
            <w:pPr>
              <w:rPr>
                <w:rFonts w:ascii="Times New Roman" w:hAnsi="Times New Roman"/>
                <w:sz w:val="20"/>
                <w:szCs w:val="20"/>
              </w:rPr>
            </w:pPr>
            <w:r>
              <w:rPr>
                <w:rFonts w:ascii="Times New Roman" w:hAnsi="Times New Roman"/>
                <w:sz w:val="20"/>
                <w:szCs w:val="20"/>
              </w:rPr>
              <w:t>Boolean</w:t>
            </w:r>
          </w:p>
        </w:tc>
        <w:tc>
          <w:tcPr>
            <w:tcW w:w="5200" w:type="dxa"/>
          </w:tcPr>
          <w:p w14:paraId="781A1744" w14:textId="77777777"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True</w:t>
            </w:r>
          </w:p>
        </w:tc>
      </w:tr>
      <w:tr w:rsidR="0091524F" w:rsidRPr="00D37298" w14:paraId="12DF77B7" w14:textId="77777777" w:rsidTr="00A77BD9">
        <w:trPr>
          <w:trHeight w:val="368"/>
        </w:trPr>
        <w:tc>
          <w:tcPr>
            <w:tcW w:w="1839" w:type="dxa"/>
          </w:tcPr>
          <w:p w14:paraId="1D7DA63C" w14:textId="77777777" w:rsidR="0091524F" w:rsidRDefault="0091524F" w:rsidP="006E018C">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FailMessage</w:t>
            </w:r>
            <w:proofErr w:type="spellEnd"/>
          </w:p>
        </w:tc>
        <w:tc>
          <w:tcPr>
            <w:tcW w:w="1352" w:type="dxa"/>
          </w:tcPr>
          <w:p w14:paraId="785EFF32" w14:textId="77777777" w:rsidR="0091524F" w:rsidRPr="00D37298" w:rsidRDefault="0091524F" w:rsidP="006E018C">
            <w:pPr>
              <w:rPr>
                <w:rFonts w:ascii="Times New Roman" w:hAnsi="Times New Roman"/>
                <w:sz w:val="20"/>
                <w:szCs w:val="20"/>
              </w:rPr>
            </w:pPr>
            <w:proofErr w:type="spellStart"/>
            <w:r w:rsidRPr="00D37298">
              <w:rPr>
                <w:rFonts w:ascii="Times New Roman" w:hAnsi="Times New Roman"/>
                <w:sz w:val="20"/>
                <w:szCs w:val="20"/>
              </w:rPr>
              <w:t>IQS_Coaching</w:t>
            </w:r>
            <w:proofErr w:type="spellEnd"/>
          </w:p>
        </w:tc>
        <w:tc>
          <w:tcPr>
            <w:tcW w:w="1185" w:type="dxa"/>
          </w:tcPr>
          <w:p w14:paraId="6F71123A" w14:textId="77777777" w:rsidR="0091524F" w:rsidRDefault="0091524F" w:rsidP="006E018C">
            <w:pPr>
              <w:rPr>
                <w:rFonts w:ascii="Times New Roman" w:hAnsi="Times New Roman"/>
                <w:sz w:val="20"/>
                <w:szCs w:val="20"/>
              </w:rPr>
            </w:pPr>
            <w:r w:rsidRPr="00D37298">
              <w:rPr>
                <w:rFonts w:ascii="Times New Roman" w:hAnsi="Times New Roman"/>
                <w:sz w:val="20"/>
                <w:szCs w:val="20"/>
              </w:rPr>
              <w:t>String</w:t>
            </w:r>
          </w:p>
        </w:tc>
        <w:tc>
          <w:tcPr>
            <w:tcW w:w="5200" w:type="dxa"/>
          </w:tcPr>
          <w:p w14:paraId="5FD53F04" w14:textId="77777777" w:rsid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"IQS Load failed in " +   @[</w:t>
            </w:r>
            <w:proofErr w:type="gramStart"/>
            <w:r w:rsidRPr="0091524F">
              <w:rPr>
                <w:rFonts w:ascii="Times New Roman" w:hAnsi="Times New Roman"/>
                <w:sz w:val="20"/>
                <w:szCs w:val="20"/>
              </w:rPr>
              <w:t>User::</w:t>
            </w:r>
            <w:proofErr w:type="gramEnd"/>
            <w:r w:rsidRPr="0091524F">
              <w:rPr>
                <w:rFonts w:ascii="Times New Roman" w:hAnsi="Times New Roman"/>
                <w:sz w:val="20"/>
                <w:szCs w:val="20"/>
              </w:rPr>
              <w:t>SystemName]</w:t>
            </w:r>
          </w:p>
        </w:tc>
      </w:tr>
      <w:tr w:rsidR="0091524F" w:rsidRPr="00D37298" w14:paraId="47598D9B" w14:textId="77777777" w:rsidTr="00A77BD9">
        <w:trPr>
          <w:trHeight w:val="368"/>
        </w:trPr>
        <w:tc>
          <w:tcPr>
            <w:tcW w:w="1839" w:type="dxa"/>
          </w:tcPr>
          <w:p w14:paraId="2200533E" w14:textId="77777777" w:rsidR="0091524F" w:rsidRDefault="0091524F" w:rsidP="006E018C">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FileName</w:t>
            </w:r>
          </w:p>
        </w:tc>
        <w:tc>
          <w:tcPr>
            <w:tcW w:w="1352" w:type="dxa"/>
          </w:tcPr>
          <w:p w14:paraId="01862800" w14:textId="77777777" w:rsidR="0091524F" w:rsidRPr="00D37298" w:rsidRDefault="0091524F" w:rsidP="006E018C">
            <w:pPr>
              <w:rPr>
                <w:rFonts w:ascii="Times New Roman" w:hAnsi="Times New Roman"/>
                <w:sz w:val="20"/>
                <w:szCs w:val="20"/>
              </w:rPr>
            </w:pPr>
            <w:proofErr w:type="spellStart"/>
            <w:r>
              <w:rPr>
                <w:rFonts w:ascii="Times New Roman" w:hAnsi="Times New Roman"/>
                <w:sz w:val="20"/>
                <w:szCs w:val="20"/>
              </w:rPr>
              <w:t>IQS_Coaching</w:t>
            </w:r>
            <w:proofErr w:type="spellEnd"/>
          </w:p>
        </w:tc>
        <w:tc>
          <w:tcPr>
            <w:tcW w:w="1185" w:type="dxa"/>
          </w:tcPr>
          <w:p w14:paraId="12B93D80" w14:textId="77777777" w:rsidR="0091524F" w:rsidRPr="00D37298" w:rsidRDefault="0091524F" w:rsidP="006E018C">
            <w:pPr>
              <w:rPr>
                <w:rFonts w:ascii="Times New Roman" w:hAnsi="Times New Roman"/>
                <w:sz w:val="20"/>
                <w:szCs w:val="20"/>
              </w:rPr>
            </w:pPr>
            <w:r>
              <w:rPr>
                <w:rFonts w:ascii="Times New Roman" w:hAnsi="Times New Roman"/>
                <w:sz w:val="20"/>
                <w:szCs w:val="20"/>
              </w:rPr>
              <w:t>String</w:t>
            </w:r>
          </w:p>
        </w:tc>
        <w:tc>
          <w:tcPr>
            <w:tcW w:w="5200" w:type="dxa"/>
          </w:tcPr>
          <w:p w14:paraId="67792580" w14:textId="77777777"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w:t>
            </w:r>
            <w:proofErr w:type="gramStart"/>
            <w:r w:rsidRPr="0091524F">
              <w:rPr>
                <w:rFonts w:ascii="Times New Roman" w:hAnsi="Times New Roman"/>
                <w:sz w:val="20"/>
                <w:szCs w:val="20"/>
              </w:rPr>
              <w:t>User::</w:t>
            </w:r>
            <w:proofErr w:type="gramEnd"/>
            <w:r w:rsidRPr="0091524F">
              <w:rPr>
                <w:rFonts w:ascii="Times New Roman" w:hAnsi="Times New Roman"/>
                <w:sz w:val="20"/>
                <w:szCs w:val="20"/>
              </w:rPr>
              <w:t xml:space="preserve">FilePrefix] + </w:t>
            </w:r>
          </w:p>
          <w:p w14:paraId="2DA08837" w14:textId="77777777"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 xml:space="preserve">(DT_STR,4,1252) </w:t>
            </w:r>
            <w:proofErr w:type="spellStart"/>
            <w:r w:rsidRPr="0091524F">
              <w:rPr>
                <w:rFonts w:ascii="Times New Roman" w:hAnsi="Times New Roman"/>
                <w:sz w:val="20"/>
                <w:szCs w:val="20"/>
              </w:rPr>
              <w:t>DatePart</w:t>
            </w:r>
            <w:proofErr w:type="spellEnd"/>
            <w:r w:rsidRPr="0091524F">
              <w:rPr>
                <w:rFonts w:ascii="Times New Roman" w:hAnsi="Times New Roman"/>
                <w:sz w:val="20"/>
                <w:szCs w:val="20"/>
              </w:rPr>
              <w:t>("yyyy",</w:t>
            </w:r>
            <w:proofErr w:type="spellStart"/>
            <w:r w:rsidRPr="0091524F">
              <w:rPr>
                <w:rFonts w:ascii="Times New Roman" w:hAnsi="Times New Roman"/>
                <w:sz w:val="20"/>
                <w:szCs w:val="20"/>
              </w:rPr>
              <w:t>getdate</w:t>
            </w:r>
            <w:proofErr w:type="spellEnd"/>
            <w:r w:rsidRPr="0091524F">
              <w:rPr>
                <w:rFonts w:ascii="Times New Roman" w:hAnsi="Times New Roman"/>
                <w:sz w:val="20"/>
                <w:szCs w:val="20"/>
              </w:rPr>
              <w:t>())+</w:t>
            </w:r>
          </w:p>
          <w:p w14:paraId="02966693" w14:textId="77777777"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 xml:space="preserve">Right("0" + (DT_STR,4,1252) </w:t>
            </w:r>
            <w:proofErr w:type="spellStart"/>
            <w:r w:rsidRPr="0091524F">
              <w:rPr>
                <w:rFonts w:ascii="Times New Roman" w:hAnsi="Times New Roman"/>
                <w:sz w:val="20"/>
                <w:szCs w:val="20"/>
              </w:rPr>
              <w:t>DatePart</w:t>
            </w:r>
            <w:proofErr w:type="spellEnd"/>
            <w:r w:rsidRPr="0091524F">
              <w:rPr>
                <w:rFonts w:ascii="Times New Roman" w:hAnsi="Times New Roman"/>
                <w:sz w:val="20"/>
                <w:szCs w:val="20"/>
              </w:rPr>
              <w:t>("m",</w:t>
            </w:r>
            <w:proofErr w:type="spellStart"/>
            <w:r w:rsidRPr="0091524F">
              <w:rPr>
                <w:rFonts w:ascii="Times New Roman" w:hAnsi="Times New Roman"/>
                <w:sz w:val="20"/>
                <w:szCs w:val="20"/>
              </w:rPr>
              <w:t>getdate</w:t>
            </w:r>
            <w:proofErr w:type="spellEnd"/>
            <w:r w:rsidRPr="0091524F">
              <w:rPr>
                <w:rFonts w:ascii="Times New Roman" w:hAnsi="Times New Roman"/>
                <w:sz w:val="20"/>
                <w:szCs w:val="20"/>
              </w:rPr>
              <w:t>()),2) +</w:t>
            </w:r>
          </w:p>
          <w:p w14:paraId="5EE9B88B" w14:textId="77777777"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 xml:space="preserve">Right("0" + (DT_STR,4,1252) </w:t>
            </w:r>
            <w:proofErr w:type="spellStart"/>
            <w:r w:rsidRPr="0091524F">
              <w:rPr>
                <w:rFonts w:ascii="Times New Roman" w:hAnsi="Times New Roman"/>
                <w:sz w:val="20"/>
                <w:szCs w:val="20"/>
              </w:rPr>
              <w:t>DatePart</w:t>
            </w:r>
            <w:proofErr w:type="spellEnd"/>
            <w:r w:rsidRPr="0091524F">
              <w:rPr>
                <w:rFonts w:ascii="Times New Roman" w:hAnsi="Times New Roman"/>
                <w:sz w:val="20"/>
                <w:szCs w:val="20"/>
              </w:rPr>
              <w:t>("d",</w:t>
            </w:r>
            <w:proofErr w:type="spellStart"/>
            <w:r w:rsidRPr="0091524F">
              <w:rPr>
                <w:rFonts w:ascii="Times New Roman" w:hAnsi="Times New Roman"/>
                <w:sz w:val="20"/>
                <w:szCs w:val="20"/>
              </w:rPr>
              <w:t>getdate</w:t>
            </w:r>
            <w:proofErr w:type="spellEnd"/>
            <w:r w:rsidRPr="0091524F">
              <w:rPr>
                <w:rFonts w:ascii="Times New Roman" w:hAnsi="Times New Roman"/>
                <w:sz w:val="20"/>
                <w:szCs w:val="20"/>
              </w:rPr>
              <w:t>()),2)+".csv"</w:t>
            </w:r>
          </w:p>
        </w:tc>
      </w:tr>
      <w:tr w:rsidR="00AC4136" w:rsidRPr="00D37298" w14:paraId="2FFA1AE8" w14:textId="77777777" w:rsidTr="00A77BD9">
        <w:trPr>
          <w:trHeight w:val="368"/>
        </w:trPr>
        <w:tc>
          <w:tcPr>
            <w:tcW w:w="1839" w:type="dxa"/>
          </w:tcPr>
          <w:p w14:paraId="519A4D5F" w14:textId="77777777"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SystemName</w:t>
            </w:r>
            <w:proofErr w:type="spellEnd"/>
          </w:p>
        </w:tc>
        <w:tc>
          <w:tcPr>
            <w:tcW w:w="1352" w:type="dxa"/>
          </w:tcPr>
          <w:p w14:paraId="27971C17" w14:textId="77777777" w:rsidR="00AC4136" w:rsidRPr="00D37298" w:rsidRDefault="00AC4136" w:rsidP="006E018C">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6B1D6B61" w14:textId="77777777"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
          <w:p w14:paraId="62AD5DF3" w14:textId="77777777"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Dev</w:t>
            </w:r>
          </w:p>
        </w:tc>
      </w:tr>
      <w:tr w:rsidR="00BF7FF7" w:rsidRPr="00D37298" w14:paraId="7B60388F" w14:textId="77777777" w:rsidTr="00A77BD9">
        <w:trPr>
          <w:trHeight w:val="368"/>
        </w:trPr>
        <w:tc>
          <w:tcPr>
            <w:tcW w:w="1839" w:type="dxa"/>
          </w:tcPr>
          <w:p w14:paraId="28E6F1C7" w14:textId="77777777"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LoadedCount</w:t>
            </w:r>
            <w:proofErr w:type="spellEnd"/>
          </w:p>
        </w:tc>
        <w:tc>
          <w:tcPr>
            <w:tcW w:w="1352" w:type="dxa"/>
          </w:tcPr>
          <w:p w14:paraId="3ED61B50" w14:textId="77777777" w:rsidR="00BF7FF7" w:rsidRPr="00D37298" w:rsidRDefault="00BF7FF7">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36E2927F" w14:textId="77777777"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Int32</w:t>
            </w:r>
          </w:p>
        </w:tc>
        <w:tc>
          <w:tcPr>
            <w:tcW w:w="5200" w:type="dxa"/>
          </w:tcPr>
          <w:p w14:paraId="2D1AE216" w14:textId="77777777"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BF7FF7" w:rsidRPr="00D37298" w14:paraId="50AA6F79" w14:textId="77777777" w:rsidTr="00A77BD9">
        <w:trPr>
          <w:trHeight w:val="368"/>
        </w:trPr>
        <w:tc>
          <w:tcPr>
            <w:tcW w:w="1839" w:type="dxa"/>
          </w:tcPr>
          <w:p w14:paraId="3566CC99" w14:textId="77777777"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RejectedCount</w:t>
            </w:r>
            <w:proofErr w:type="spellEnd"/>
          </w:p>
        </w:tc>
        <w:tc>
          <w:tcPr>
            <w:tcW w:w="1352" w:type="dxa"/>
          </w:tcPr>
          <w:p w14:paraId="43C3CCCB" w14:textId="77777777" w:rsidR="00BF7FF7" w:rsidRPr="00D37298" w:rsidRDefault="00BF7FF7">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49945EF6" w14:textId="77777777"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Int32</w:t>
            </w:r>
          </w:p>
        </w:tc>
        <w:tc>
          <w:tcPr>
            <w:tcW w:w="5200" w:type="dxa"/>
          </w:tcPr>
          <w:p w14:paraId="5C0BEDB0" w14:textId="77777777"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BF7FF7" w:rsidRPr="00D37298" w14:paraId="3B14D48D" w14:textId="77777777" w:rsidTr="00A77BD9">
        <w:trPr>
          <w:trHeight w:val="368"/>
        </w:trPr>
        <w:tc>
          <w:tcPr>
            <w:tcW w:w="1839" w:type="dxa"/>
          </w:tcPr>
          <w:p w14:paraId="35835C6F" w14:textId="77777777"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StagedCount</w:t>
            </w:r>
            <w:proofErr w:type="spellEnd"/>
          </w:p>
        </w:tc>
        <w:tc>
          <w:tcPr>
            <w:tcW w:w="1352" w:type="dxa"/>
          </w:tcPr>
          <w:p w14:paraId="0B7DE23F" w14:textId="77777777" w:rsidR="00BF7FF7" w:rsidRPr="00D37298" w:rsidRDefault="00BF7FF7">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775D4F25" w14:textId="77777777"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Int32</w:t>
            </w:r>
          </w:p>
        </w:tc>
        <w:tc>
          <w:tcPr>
            <w:tcW w:w="5200" w:type="dxa"/>
          </w:tcPr>
          <w:p w14:paraId="51B22A7D" w14:textId="77777777"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4B6E5C" w:rsidRPr="00D37298" w14:paraId="3CD8D2A0" w14:textId="77777777" w:rsidTr="00A77BD9">
        <w:trPr>
          <w:trHeight w:val="368"/>
        </w:trPr>
        <w:tc>
          <w:tcPr>
            <w:tcW w:w="1839" w:type="dxa"/>
          </w:tcPr>
          <w:p w14:paraId="292B0894" w14:textId="77777777" w:rsidR="004B6E5C" w:rsidRPr="00D37298" w:rsidRDefault="004B6E5C"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FilePrefix</w:t>
            </w:r>
            <w:proofErr w:type="spellEnd"/>
          </w:p>
        </w:tc>
        <w:tc>
          <w:tcPr>
            <w:tcW w:w="1352" w:type="dxa"/>
          </w:tcPr>
          <w:p w14:paraId="72F4EA0F" w14:textId="77777777" w:rsidR="004B6E5C" w:rsidRPr="00D37298" w:rsidRDefault="004B6E5C" w:rsidP="007A6392">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38C4288D" w14:textId="77777777" w:rsidR="004B6E5C" w:rsidRPr="00D37298" w:rsidRDefault="004B6E5C" w:rsidP="007A6392">
            <w:pPr>
              <w:rPr>
                <w:rFonts w:ascii="Times New Roman" w:hAnsi="Times New Roman"/>
              </w:rPr>
            </w:pPr>
            <w:r w:rsidRPr="00D37298">
              <w:rPr>
                <w:rFonts w:ascii="Times New Roman" w:hAnsi="Times New Roman"/>
                <w:sz w:val="20"/>
                <w:szCs w:val="20"/>
              </w:rPr>
              <w:t>String</w:t>
            </w:r>
          </w:p>
        </w:tc>
        <w:tc>
          <w:tcPr>
            <w:tcW w:w="5200" w:type="dxa"/>
          </w:tcPr>
          <w:p w14:paraId="585480AA" w14:textId="77777777" w:rsidR="004B6E5C" w:rsidRPr="00D37298" w:rsidRDefault="004B6E5C" w:rsidP="006E018C">
            <w:pPr>
              <w:widowControl w:val="0"/>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Test_eCL_IQS_Scorecard</w:t>
            </w:r>
            <w:proofErr w:type="spellEnd"/>
            <w:r w:rsidRPr="00D37298">
              <w:rPr>
                <w:rFonts w:ascii="Times New Roman" w:hAnsi="Times New Roman"/>
                <w:sz w:val="20"/>
                <w:szCs w:val="20"/>
              </w:rPr>
              <w:t xml:space="preserve">_(Dev/test) and </w:t>
            </w:r>
            <w:proofErr w:type="spellStart"/>
            <w:r w:rsidRPr="00D37298">
              <w:rPr>
                <w:rFonts w:ascii="Times New Roman" w:hAnsi="Times New Roman"/>
                <w:sz w:val="20"/>
                <w:szCs w:val="20"/>
              </w:rPr>
              <w:t>eCL_IQS_Scorecard</w:t>
            </w:r>
            <w:proofErr w:type="spellEnd"/>
            <w:r w:rsidRPr="00D37298">
              <w:rPr>
                <w:rFonts w:ascii="Times New Roman" w:hAnsi="Times New Roman"/>
                <w:sz w:val="20"/>
                <w:szCs w:val="20"/>
              </w:rPr>
              <w:t>_(Prod)</w:t>
            </w:r>
          </w:p>
        </w:tc>
      </w:tr>
      <w:tr w:rsidR="007954EB" w:rsidRPr="00D37298" w14:paraId="6B4BAFBC" w14:textId="77777777" w:rsidTr="00A77BD9">
        <w:trPr>
          <w:trHeight w:val="368"/>
        </w:trPr>
        <w:tc>
          <w:tcPr>
            <w:tcW w:w="1839" w:type="dxa"/>
          </w:tcPr>
          <w:p w14:paraId="651507EF" w14:textId="77777777" w:rsidR="007954EB" w:rsidRPr="00D37298" w:rsidRDefault="007954EB" w:rsidP="007954EB">
            <w:pPr>
              <w:rPr>
                <w:rFonts w:ascii="Times New Roman" w:hAnsi="Times New Roman"/>
              </w:rPr>
            </w:pPr>
            <w:proofErr w:type="spellStart"/>
            <w:r w:rsidRPr="00D37298">
              <w:rPr>
                <w:rFonts w:ascii="Times New Roman" w:hAnsi="Times New Roman"/>
              </w:rPr>
              <w:t>AdhocNPN</w:t>
            </w:r>
            <w:proofErr w:type="spellEnd"/>
          </w:p>
        </w:tc>
        <w:tc>
          <w:tcPr>
            <w:tcW w:w="1352" w:type="dxa"/>
          </w:tcPr>
          <w:p w14:paraId="72DE446C" w14:textId="77777777" w:rsidR="007954EB" w:rsidRPr="00D37298" w:rsidRDefault="007954EB" w:rsidP="007954EB">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53F3D2F4" w14:textId="77777777" w:rsidR="007954EB" w:rsidRPr="00D37298" w:rsidRDefault="007954EB" w:rsidP="007954EB">
            <w:pPr>
              <w:rPr>
                <w:rFonts w:ascii="Times New Roman" w:hAnsi="Times New Roman"/>
                <w:sz w:val="20"/>
                <w:szCs w:val="20"/>
              </w:rPr>
            </w:pPr>
            <w:r w:rsidRPr="00D37298">
              <w:rPr>
                <w:rFonts w:ascii="Times New Roman" w:hAnsi="Times New Roman"/>
                <w:sz w:val="20"/>
                <w:szCs w:val="20"/>
              </w:rPr>
              <w:t>Boolean</w:t>
            </w:r>
          </w:p>
        </w:tc>
        <w:tc>
          <w:tcPr>
            <w:tcW w:w="5200" w:type="dxa"/>
          </w:tcPr>
          <w:p w14:paraId="4BF0ADE3" w14:textId="77777777"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False</w:t>
            </w:r>
          </w:p>
        </w:tc>
      </w:tr>
      <w:tr w:rsidR="007954EB" w:rsidRPr="00D37298" w14:paraId="2509DADF" w14:textId="77777777" w:rsidTr="00A77BD9">
        <w:trPr>
          <w:trHeight w:val="368"/>
        </w:trPr>
        <w:tc>
          <w:tcPr>
            <w:tcW w:w="1839" w:type="dxa"/>
          </w:tcPr>
          <w:p w14:paraId="51A1AA12" w14:textId="77777777" w:rsidR="007954EB" w:rsidRPr="00D37298" w:rsidRDefault="007954EB" w:rsidP="007954EB">
            <w:pPr>
              <w:rPr>
                <w:rFonts w:ascii="Times New Roman" w:hAnsi="Times New Roman"/>
              </w:rPr>
            </w:pPr>
            <w:r w:rsidRPr="00D37298">
              <w:rPr>
                <w:rFonts w:ascii="Times New Roman" w:hAnsi="Times New Roman"/>
              </w:rPr>
              <w:t>BeginDate</w:t>
            </w:r>
          </w:p>
        </w:tc>
        <w:tc>
          <w:tcPr>
            <w:tcW w:w="1352" w:type="dxa"/>
          </w:tcPr>
          <w:p w14:paraId="4206483C" w14:textId="77777777" w:rsidR="007954EB" w:rsidRPr="00D37298" w:rsidRDefault="007954EB" w:rsidP="007954EB">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060DFB85" w14:textId="77777777" w:rsidR="007954EB" w:rsidRPr="00D37298" w:rsidRDefault="007954EB" w:rsidP="007954EB">
            <w:pPr>
              <w:rPr>
                <w:rFonts w:ascii="Times New Roman" w:hAnsi="Times New Roman"/>
                <w:sz w:val="20"/>
                <w:szCs w:val="20"/>
              </w:rPr>
            </w:pPr>
            <w:r w:rsidRPr="00D37298">
              <w:rPr>
                <w:rFonts w:ascii="Times New Roman" w:hAnsi="Times New Roman"/>
                <w:sz w:val="20"/>
                <w:szCs w:val="20"/>
              </w:rPr>
              <w:t>Int32</w:t>
            </w:r>
          </w:p>
        </w:tc>
        <w:tc>
          <w:tcPr>
            <w:tcW w:w="5200" w:type="dxa"/>
          </w:tcPr>
          <w:p w14:paraId="6176C8FF" w14:textId="77777777"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7954EB" w:rsidRPr="00D37298" w14:paraId="771B4C01" w14:textId="77777777" w:rsidTr="00A77BD9">
        <w:trPr>
          <w:trHeight w:val="368"/>
        </w:trPr>
        <w:tc>
          <w:tcPr>
            <w:tcW w:w="1839" w:type="dxa"/>
          </w:tcPr>
          <w:p w14:paraId="061E56A3" w14:textId="77777777" w:rsidR="007954EB" w:rsidRPr="00D37298" w:rsidRDefault="007954EB" w:rsidP="007954EB">
            <w:pPr>
              <w:rPr>
                <w:rFonts w:ascii="Times New Roman" w:hAnsi="Times New Roman"/>
              </w:rPr>
            </w:pPr>
            <w:r w:rsidRPr="00D37298">
              <w:rPr>
                <w:rFonts w:ascii="Times New Roman" w:hAnsi="Times New Roman"/>
              </w:rPr>
              <w:t>EndDate</w:t>
            </w:r>
          </w:p>
        </w:tc>
        <w:tc>
          <w:tcPr>
            <w:tcW w:w="1352" w:type="dxa"/>
          </w:tcPr>
          <w:p w14:paraId="54EE527A" w14:textId="77777777" w:rsidR="007954EB" w:rsidRPr="00D37298" w:rsidRDefault="007954EB" w:rsidP="007954EB">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55DEF30D" w14:textId="77777777" w:rsidR="007954EB" w:rsidRPr="00D37298" w:rsidRDefault="007954EB" w:rsidP="007954EB">
            <w:pPr>
              <w:rPr>
                <w:rFonts w:ascii="Times New Roman" w:hAnsi="Times New Roman"/>
                <w:sz w:val="20"/>
                <w:szCs w:val="20"/>
              </w:rPr>
            </w:pPr>
            <w:r w:rsidRPr="00D37298">
              <w:rPr>
                <w:rFonts w:ascii="Times New Roman" w:hAnsi="Times New Roman"/>
                <w:sz w:val="20"/>
                <w:szCs w:val="20"/>
              </w:rPr>
              <w:t>Int32</w:t>
            </w:r>
          </w:p>
        </w:tc>
        <w:tc>
          <w:tcPr>
            <w:tcW w:w="5200" w:type="dxa"/>
          </w:tcPr>
          <w:p w14:paraId="651F26AB" w14:textId="77777777"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7954EB" w:rsidRPr="00D37298" w14:paraId="3D82C296" w14:textId="77777777" w:rsidTr="00A77BD9">
        <w:trPr>
          <w:trHeight w:val="368"/>
        </w:trPr>
        <w:tc>
          <w:tcPr>
            <w:tcW w:w="1839" w:type="dxa"/>
          </w:tcPr>
          <w:p w14:paraId="6D3FB30E" w14:textId="77777777" w:rsidR="007954EB" w:rsidRPr="00D37298" w:rsidRDefault="007954EB" w:rsidP="007954EB">
            <w:pPr>
              <w:rPr>
                <w:rFonts w:ascii="Times New Roman" w:hAnsi="Times New Roman"/>
              </w:rPr>
            </w:pPr>
            <w:r w:rsidRPr="00D37298">
              <w:rPr>
                <w:rFonts w:ascii="Times New Roman" w:hAnsi="Times New Roman"/>
              </w:rPr>
              <w:lastRenderedPageBreak/>
              <w:t>DayOfWeek</w:t>
            </w:r>
          </w:p>
        </w:tc>
        <w:tc>
          <w:tcPr>
            <w:tcW w:w="1352" w:type="dxa"/>
          </w:tcPr>
          <w:p w14:paraId="3FC5011E" w14:textId="77777777" w:rsidR="007954EB" w:rsidRPr="00D37298" w:rsidRDefault="007954EB" w:rsidP="007954EB">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03C8BE6F" w14:textId="77777777" w:rsidR="007954EB" w:rsidRPr="00D37298" w:rsidRDefault="007954EB" w:rsidP="007954EB">
            <w:pPr>
              <w:rPr>
                <w:rFonts w:ascii="Times New Roman" w:hAnsi="Times New Roman"/>
                <w:sz w:val="20"/>
                <w:szCs w:val="20"/>
              </w:rPr>
            </w:pPr>
            <w:r w:rsidRPr="00D37298">
              <w:rPr>
                <w:rFonts w:ascii="Times New Roman" w:hAnsi="Times New Roman"/>
                <w:sz w:val="20"/>
                <w:szCs w:val="20"/>
              </w:rPr>
              <w:t>Int32</w:t>
            </w:r>
          </w:p>
        </w:tc>
        <w:tc>
          <w:tcPr>
            <w:tcW w:w="5200" w:type="dxa"/>
          </w:tcPr>
          <w:p w14:paraId="473E5655" w14:textId="77777777" w:rsidR="007954EB" w:rsidRPr="00D37298" w:rsidRDefault="007B6A68" w:rsidP="007954EB">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4</w:t>
            </w:r>
          </w:p>
        </w:tc>
      </w:tr>
      <w:tr w:rsidR="007954EB" w:rsidRPr="00D37298" w14:paraId="4016C3FD" w14:textId="77777777" w:rsidTr="00A77BD9">
        <w:trPr>
          <w:trHeight w:val="368"/>
        </w:trPr>
        <w:tc>
          <w:tcPr>
            <w:tcW w:w="1839" w:type="dxa"/>
          </w:tcPr>
          <w:p w14:paraId="5C6FC7D0" w14:textId="77777777" w:rsidR="007954EB" w:rsidRPr="00D37298" w:rsidRDefault="007954EB" w:rsidP="007954EB">
            <w:pPr>
              <w:rPr>
                <w:rFonts w:ascii="Times New Roman" w:hAnsi="Times New Roman"/>
              </w:rPr>
            </w:pPr>
            <w:proofErr w:type="spellStart"/>
            <w:r w:rsidRPr="00D37298">
              <w:rPr>
                <w:rFonts w:ascii="Times New Roman" w:hAnsi="Times New Roman"/>
              </w:rPr>
              <w:t>NPNLoad</w:t>
            </w:r>
            <w:proofErr w:type="spellEnd"/>
          </w:p>
        </w:tc>
        <w:tc>
          <w:tcPr>
            <w:tcW w:w="1352" w:type="dxa"/>
          </w:tcPr>
          <w:p w14:paraId="47514FCD" w14:textId="77777777" w:rsidR="007954EB" w:rsidRPr="00D37298" w:rsidRDefault="007954EB" w:rsidP="007954EB">
            <w:pPr>
              <w:rPr>
                <w:rFonts w:ascii="Times New Roman" w:hAnsi="Times New Roman"/>
              </w:rPr>
            </w:pPr>
            <w:proofErr w:type="spellStart"/>
            <w:r w:rsidRPr="00D37298">
              <w:rPr>
                <w:rFonts w:ascii="Times New Roman" w:hAnsi="Times New Roman"/>
                <w:sz w:val="20"/>
                <w:szCs w:val="20"/>
              </w:rPr>
              <w:t>IQS_Coaching</w:t>
            </w:r>
            <w:proofErr w:type="spellEnd"/>
          </w:p>
        </w:tc>
        <w:tc>
          <w:tcPr>
            <w:tcW w:w="1185" w:type="dxa"/>
          </w:tcPr>
          <w:p w14:paraId="156F5221" w14:textId="77777777" w:rsidR="007954EB" w:rsidRPr="00D37298" w:rsidRDefault="007954EB" w:rsidP="007954EB">
            <w:pPr>
              <w:rPr>
                <w:rFonts w:ascii="Times New Roman" w:hAnsi="Times New Roman"/>
                <w:sz w:val="20"/>
                <w:szCs w:val="20"/>
              </w:rPr>
            </w:pPr>
            <w:r w:rsidRPr="00D37298">
              <w:rPr>
                <w:rFonts w:ascii="Times New Roman" w:hAnsi="Times New Roman"/>
                <w:sz w:val="20"/>
                <w:szCs w:val="20"/>
              </w:rPr>
              <w:t>String</w:t>
            </w:r>
          </w:p>
        </w:tc>
        <w:tc>
          <w:tcPr>
            <w:tcW w:w="5200" w:type="dxa"/>
          </w:tcPr>
          <w:p w14:paraId="6AAE699E" w14:textId="77777777"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"SELECT * FROM </w:t>
            </w:r>
            <w:proofErr w:type="spellStart"/>
            <w:r w:rsidRPr="00D37298">
              <w:rPr>
                <w:rFonts w:ascii="Times New Roman" w:hAnsi="Times New Roman"/>
                <w:sz w:val="20"/>
                <w:szCs w:val="20"/>
              </w:rPr>
              <w:t>EC.fn_NPNQualityRecs</w:t>
            </w:r>
            <w:proofErr w:type="spellEnd"/>
            <w:r w:rsidRPr="00D37298">
              <w:rPr>
                <w:rFonts w:ascii="Times New Roman" w:hAnsi="Times New Roman"/>
                <w:sz w:val="20"/>
                <w:szCs w:val="20"/>
              </w:rPr>
              <w:t>(" +  (DT_WSTR,20) @[</w:t>
            </w:r>
            <w:proofErr w:type="gramStart"/>
            <w:r w:rsidRPr="00D37298">
              <w:rPr>
                <w:rFonts w:ascii="Times New Roman" w:hAnsi="Times New Roman"/>
                <w:sz w:val="20"/>
                <w:szCs w:val="20"/>
              </w:rPr>
              <w:t>User::</w:t>
            </w:r>
            <w:proofErr w:type="gramEnd"/>
            <w:r w:rsidRPr="00D37298">
              <w:rPr>
                <w:rFonts w:ascii="Times New Roman" w:hAnsi="Times New Roman"/>
                <w:sz w:val="20"/>
                <w:szCs w:val="20"/>
              </w:rPr>
              <w:t>BeginDate] + "," +  (DT_WSTR,20) @[User::EndDate] + ")"</w:t>
            </w:r>
          </w:p>
        </w:tc>
      </w:tr>
      <w:tr w:rsidR="007B6A68" w:rsidRPr="00D37298" w14:paraId="0DED0ED3" w14:textId="77777777" w:rsidTr="0091524F">
        <w:trPr>
          <w:trHeight w:val="368"/>
        </w:trPr>
        <w:tc>
          <w:tcPr>
            <w:tcW w:w="1839" w:type="dxa"/>
          </w:tcPr>
          <w:p w14:paraId="4469A8D6" w14:textId="77777777" w:rsidR="007B6A68" w:rsidRPr="00D37298" w:rsidRDefault="007B6A68" w:rsidP="007B6A68">
            <w:pPr>
              <w:rPr>
                <w:rFonts w:ascii="Times New Roman" w:hAnsi="Times New Roman"/>
              </w:rPr>
            </w:pPr>
            <w:proofErr w:type="spellStart"/>
            <w:r>
              <w:rPr>
                <w:rFonts w:ascii="Times New Roman" w:hAnsi="Times New Roman"/>
              </w:rPr>
              <w:t>ReturnValue</w:t>
            </w:r>
            <w:proofErr w:type="spellEnd"/>
          </w:p>
        </w:tc>
        <w:tc>
          <w:tcPr>
            <w:tcW w:w="1352" w:type="dxa"/>
          </w:tcPr>
          <w:p w14:paraId="247EF11C" w14:textId="77777777" w:rsidR="007B6A68" w:rsidRPr="00D37298" w:rsidRDefault="007B6A68" w:rsidP="007B6A68">
            <w:pPr>
              <w:rPr>
                <w:rFonts w:ascii="Times New Roman" w:hAnsi="Times New Roman"/>
                <w:sz w:val="20"/>
                <w:szCs w:val="20"/>
              </w:rPr>
            </w:pPr>
            <w:proofErr w:type="spellStart"/>
            <w:r w:rsidRPr="00D37298">
              <w:rPr>
                <w:rFonts w:ascii="Times New Roman" w:hAnsi="Times New Roman"/>
                <w:sz w:val="20"/>
                <w:szCs w:val="20"/>
              </w:rPr>
              <w:t>IQS_Coaching</w:t>
            </w:r>
            <w:proofErr w:type="spellEnd"/>
          </w:p>
        </w:tc>
        <w:tc>
          <w:tcPr>
            <w:tcW w:w="1185" w:type="dxa"/>
          </w:tcPr>
          <w:p w14:paraId="34F49112" w14:textId="77777777" w:rsidR="007B6A68" w:rsidRPr="00D37298" w:rsidRDefault="007B6A68" w:rsidP="007B6A68">
            <w:pPr>
              <w:rPr>
                <w:rFonts w:ascii="Times New Roman" w:hAnsi="Times New Roman"/>
                <w:sz w:val="20"/>
                <w:szCs w:val="20"/>
              </w:rPr>
            </w:pPr>
            <w:r w:rsidRPr="00D37298">
              <w:rPr>
                <w:rFonts w:ascii="Times New Roman" w:hAnsi="Times New Roman"/>
                <w:sz w:val="20"/>
                <w:szCs w:val="20"/>
              </w:rPr>
              <w:t>Int32</w:t>
            </w:r>
          </w:p>
        </w:tc>
        <w:tc>
          <w:tcPr>
            <w:tcW w:w="5200" w:type="dxa"/>
          </w:tcPr>
          <w:p w14:paraId="256E2779" w14:textId="77777777" w:rsidR="007B6A68" w:rsidRPr="00D37298" w:rsidRDefault="007B6A68" w:rsidP="007B6A68">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0</w:t>
            </w:r>
          </w:p>
        </w:tc>
      </w:tr>
      <w:tr w:rsidR="007B6A68" w:rsidRPr="00D37298" w14:paraId="153B0DCE" w14:textId="77777777" w:rsidTr="0091524F">
        <w:trPr>
          <w:trHeight w:val="368"/>
        </w:trPr>
        <w:tc>
          <w:tcPr>
            <w:tcW w:w="1839" w:type="dxa"/>
          </w:tcPr>
          <w:p w14:paraId="5A5E5B2A" w14:textId="77777777" w:rsidR="007B6A68" w:rsidRDefault="007B6A68" w:rsidP="007B6A68">
            <w:pPr>
              <w:rPr>
                <w:rFonts w:ascii="Times New Roman" w:hAnsi="Times New Roman"/>
              </w:rPr>
            </w:pPr>
            <w:proofErr w:type="spellStart"/>
            <w:r>
              <w:rPr>
                <w:rFonts w:ascii="Times New Roman" w:hAnsi="Times New Roman"/>
              </w:rPr>
              <w:t>FromEmail</w:t>
            </w:r>
            <w:proofErr w:type="spellEnd"/>
          </w:p>
        </w:tc>
        <w:tc>
          <w:tcPr>
            <w:tcW w:w="1352" w:type="dxa"/>
          </w:tcPr>
          <w:p w14:paraId="70DC4208" w14:textId="77777777" w:rsidR="007B6A68" w:rsidRPr="00D37298" w:rsidRDefault="007B6A68" w:rsidP="007B6A68">
            <w:pPr>
              <w:rPr>
                <w:rFonts w:ascii="Times New Roman" w:hAnsi="Times New Roman"/>
                <w:sz w:val="20"/>
                <w:szCs w:val="20"/>
              </w:rPr>
            </w:pPr>
            <w:proofErr w:type="spellStart"/>
            <w:r w:rsidRPr="00D37298">
              <w:rPr>
                <w:rFonts w:ascii="Times New Roman" w:hAnsi="Times New Roman"/>
                <w:sz w:val="20"/>
                <w:szCs w:val="20"/>
              </w:rPr>
              <w:t>IQS_Coaching</w:t>
            </w:r>
            <w:proofErr w:type="spellEnd"/>
          </w:p>
        </w:tc>
        <w:tc>
          <w:tcPr>
            <w:tcW w:w="1185" w:type="dxa"/>
          </w:tcPr>
          <w:p w14:paraId="4CDE1CB3" w14:textId="77777777" w:rsidR="007B6A68" w:rsidRPr="00D37298" w:rsidRDefault="007B6A68" w:rsidP="007B6A68">
            <w:pPr>
              <w:rPr>
                <w:rFonts w:ascii="Times New Roman" w:hAnsi="Times New Roman"/>
                <w:sz w:val="20"/>
                <w:szCs w:val="20"/>
              </w:rPr>
            </w:pPr>
            <w:r w:rsidRPr="00D37298">
              <w:rPr>
                <w:rFonts w:ascii="Times New Roman" w:hAnsi="Times New Roman"/>
                <w:sz w:val="20"/>
                <w:szCs w:val="20"/>
              </w:rPr>
              <w:t>String</w:t>
            </w:r>
          </w:p>
        </w:tc>
        <w:tc>
          <w:tcPr>
            <w:tcW w:w="5200" w:type="dxa"/>
          </w:tcPr>
          <w:p w14:paraId="7FFFD92A" w14:textId="77777777" w:rsidR="007B6A68" w:rsidRDefault="007B6A68" w:rsidP="007B6A68">
            <w:pPr>
              <w:widowControl w:val="0"/>
              <w:autoSpaceDE w:val="0"/>
              <w:autoSpaceDN w:val="0"/>
              <w:adjustRightInd w:val="0"/>
              <w:spacing w:after="0" w:line="240" w:lineRule="auto"/>
              <w:rPr>
                <w:rFonts w:ascii="Times New Roman" w:hAnsi="Times New Roman"/>
                <w:sz w:val="20"/>
                <w:szCs w:val="20"/>
              </w:rPr>
            </w:pPr>
            <w:r w:rsidRPr="007B6A68">
              <w:rPr>
                <w:rFonts w:ascii="Times New Roman" w:hAnsi="Times New Roman"/>
                <w:sz w:val="20"/>
                <w:szCs w:val="20"/>
              </w:rPr>
              <w:t>susmitha.palacherla@gdit.com</w:t>
            </w:r>
          </w:p>
        </w:tc>
      </w:tr>
      <w:tr w:rsidR="007B6A68" w:rsidRPr="00D37298" w14:paraId="18F12528" w14:textId="77777777" w:rsidTr="0091524F">
        <w:trPr>
          <w:trHeight w:val="368"/>
        </w:trPr>
        <w:tc>
          <w:tcPr>
            <w:tcW w:w="1839" w:type="dxa"/>
          </w:tcPr>
          <w:p w14:paraId="158D60E5" w14:textId="77777777" w:rsidR="007B6A68" w:rsidRDefault="007B6A68" w:rsidP="007B6A68">
            <w:pPr>
              <w:rPr>
                <w:rFonts w:ascii="Times New Roman" w:hAnsi="Times New Roman"/>
              </w:rPr>
            </w:pPr>
            <w:proofErr w:type="spellStart"/>
            <w:r>
              <w:rPr>
                <w:rFonts w:ascii="Times New Roman" w:hAnsi="Times New Roman"/>
              </w:rPr>
              <w:t>ToEmail</w:t>
            </w:r>
            <w:proofErr w:type="spellEnd"/>
          </w:p>
        </w:tc>
        <w:tc>
          <w:tcPr>
            <w:tcW w:w="1352" w:type="dxa"/>
          </w:tcPr>
          <w:p w14:paraId="6BCAE87C" w14:textId="77777777" w:rsidR="007B6A68" w:rsidRPr="00D37298" w:rsidRDefault="007B6A68" w:rsidP="007B6A68">
            <w:pPr>
              <w:rPr>
                <w:rFonts w:ascii="Times New Roman" w:hAnsi="Times New Roman"/>
                <w:sz w:val="20"/>
                <w:szCs w:val="20"/>
              </w:rPr>
            </w:pPr>
            <w:proofErr w:type="spellStart"/>
            <w:r w:rsidRPr="00D37298">
              <w:rPr>
                <w:rFonts w:ascii="Times New Roman" w:hAnsi="Times New Roman"/>
                <w:sz w:val="20"/>
                <w:szCs w:val="20"/>
              </w:rPr>
              <w:t>IQS_Coaching</w:t>
            </w:r>
            <w:proofErr w:type="spellEnd"/>
          </w:p>
        </w:tc>
        <w:tc>
          <w:tcPr>
            <w:tcW w:w="1185" w:type="dxa"/>
          </w:tcPr>
          <w:p w14:paraId="6245DF32" w14:textId="77777777" w:rsidR="007B6A68" w:rsidRPr="00D37298" w:rsidRDefault="007B6A68" w:rsidP="007B6A68">
            <w:pPr>
              <w:rPr>
                <w:rFonts w:ascii="Times New Roman" w:hAnsi="Times New Roman"/>
                <w:sz w:val="20"/>
                <w:szCs w:val="20"/>
              </w:rPr>
            </w:pPr>
            <w:r w:rsidRPr="00D37298">
              <w:rPr>
                <w:rFonts w:ascii="Times New Roman" w:hAnsi="Times New Roman"/>
                <w:sz w:val="20"/>
                <w:szCs w:val="20"/>
              </w:rPr>
              <w:t>String</w:t>
            </w:r>
          </w:p>
        </w:tc>
        <w:tc>
          <w:tcPr>
            <w:tcW w:w="5200" w:type="dxa"/>
          </w:tcPr>
          <w:p w14:paraId="2D906EA3" w14:textId="77777777" w:rsidR="007B6A68" w:rsidRDefault="007B6A68" w:rsidP="007B6A68">
            <w:pPr>
              <w:widowControl w:val="0"/>
              <w:autoSpaceDE w:val="0"/>
              <w:autoSpaceDN w:val="0"/>
              <w:adjustRightInd w:val="0"/>
              <w:spacing w:after="0" w:line="240" w:lineRule="auto"/>
              <w:rPr>
                <w:rFonts w:ascii="Times New Roman" w:hAnsi="Times New Roman"/>
                <w:sz w:val="20"/>
                <w:szCs w:val="20"/>
              </w:rPr>
            </w:pPr>
            <w:r w:rsidRPr="007B6A68">
              <w:rPr>
                <w:rFonts w:ascii="Times New Roman" w:hAnsi="Times New Roman"/>
                <w:sz w:val="20"/>
                <w:szCs w:val="20"/>
              </w:rPr>
              <w:t>susmitha.palacherla@gdit.com</w:t>
            </w:r>
          </w:p>
        </w:tc>
      </w:tr>
      <w:tr w:rsidR="007B6A68" w:rsidRPr="00D37298" w14:paraId="502E1776" w14:textId="77777777" w:rsidTr="0091524F">
        <w:trPr>
          <w:trHeight w:val="368"/>
        </w:trPr>
        <w:tc>
          <w:tcPr>
            <w:tcW w:w="1839" w:type="dxa"/>
          </w:tcPr>
          <w:p w14:paraId="762B1D02" w14:textId="77777777" w:rsidR="007B6A68" w:rsidRDefault="007B6A68" w:rsidP="007B6A68">
            <w:pPr>
              <w:rPr>
                <w:rFonts w:ascii="Times New Roman" w:hAnsi="Times New Roman"/>
              </w:rPr>
            </w:pPr>
            <w:proofErr w:type="spellStart"/>
            <w:r>
              <w:rPr>
                <w:rFonts w:ascii="Times New Roman" w:hAnsi="Times New Roman"/>
              </w:rPr>
              <w:t>CCEmail</w:t>
            </w:r>
            <w:proofErr w:type="spellEnd"/>
          </w:p>
        </w:tc>
        <w:tc>
          <w:tcPr>
            <w:tcW w:w="1352" w:type="dxa"/>
          </w:tcPr>
          <w:p w14:paraId="6F04DFBE" w14:textId="77777777" w:rsidR="007B6A68" w:rsidRPr="00D37298" w:rsidRDefault="007B6A68" w:rsidP="007B6A68">
            <w:pPr>
              <w:rPr>
                <w:rFonts w:ascii="Times New Roman" w:hAnsi="Times New Roman"/>
                <w:sz w:val="20"/>
                <w:szCs w:val="20"/>
              </w:rPr>
            </w:pPr>
            <w:proofErr w:type="spellStart"/>
            <w:r w:rsidRPr="00D37298">
              <w:rPr>
                <w:rFonts w:ascii="Times New Roman" w:hAnsi="Times New Roman"/>
                <w:sz w:val="20"/>
                <w:szCs w:val="20"/>
              </w:rPr>
              <w:t>IQS_Coaching</w:t>
            </w:r>
            <w:proofErr w:type="spellEnd"/>
          </w:p>
        </w:tc>
        <w:tc>
          <w:tcPr>
            <w:tcW w:w="1185" w:type="dxa"/>
          </w:tcPr>
          <w:p w14:paraId="29086C58" w14:textId="77777777" w:rsidR="007B6A68" w:rsidRPr="00D37298" w:rsidRDefault="007B6A68" w:rsidP="007B6A68">
            <w:pPr>
              <w:rPr>
                <w:rFonts w:ascii="Times New Roman" w:hAnsi="Times New Roman"/>
                <w:sz w:val="20"/>
                <w:szCs w:val="20"/>
              </w:rPr>
            </w:pPr>
            <w:r w:rsidRPr="00D37298">
              <w:rPr>
                <w:rFonts w:ascii="Times New Roman" w:hAnsi="Times New Roman"/>
                <w:sz w:val="20"/>
                <w:szCs w:val="20"/>
              </w:rPr>
              <w:t>String</w:t>
            </w:r>
          </w:p>
        </w:tc>
        <w:tc>
          <w:tcPr>
            <w:tcW w:w="5200" w:type="dxa"/>
          </w:tcPr>
          <w:p w14:paraId="43312A3C" w14:textId="77777777" w:rsidR="007B6A68" w:rsidRDefault="007B6A68" w:rsidP="007B6A68">
            <w:pPr>
              <w:widowControl w:val="0"/>
              <w:autoSpaceDE w:val="0"/>
              <w:autoSpaceDN w:val="0"/>
              <w:adjustRightInd w:val="0"/>
              <w:spacing w:after="0" w:line="240" w:lineRule="auto"/>
              <w:rPr>
                <w:rFonts w:ascii="Times New Roman" w:hAnsi="Times New Roman"/>
                <w:sz w:val="20"/>
                <w:szCs w:val="20"/>
              </w:rPr>
            </w:pPr>
            <w:r w:rsidRPr="007B6A68">
              <w:rPr>
                <w:rFonts w:ascii="Times New Roman" w:hAnsi="Times New Roman"/>
                <w:sz w:val="20"/>
                <w:szCs w:val="20"/>
              </w:rPr>
              <w:t>susmitha.palacherla@gdit.com</w:t>
            </w:r>
          </w:p>
        </w:tc>
      </w:tr>
    </w:tbl>
    <w:p w14:paraId="1346F7A4" w14:textId="77777777" w:rsidR="00E654C3" w:rsidRPr="00D37298" w:rsidRDefault="00E654C3" w:rsidP="00E654C3">
      <w:pPr>
        <w:rPr>
          <w:rFonts w:ascii="Times New Roman" w:hAnsi="Times New Roman"/>
          <w:b/>
        </w:rPr>
      </w:pPr>
    </w:p>
    <w:p w14:paraId="24970607" w14:textId="77777777" w:rsidR="00833BBA" w:rsidRPr="00D37298" w:rsidRDefault="00833BBA" w:rsidP="00E654C3">
      <w:pPr>
        <w:rPr>
          <w:rFonts w:ascii="Times New Roman" w:hAnsi="Times New Roman"/>
          <w:b/>
        </w:rPr>
      </w:pPr>
    </w:p>
    <w:p w14:paraId="50CEFDE7" w14:textId="77777777" w:rsidR="00833BBA" w:rsidRPr="00D37298" w:rsidRDefault="00833BBA" w:rsidP="00E654C3">
      <w:pPr>
        <w:rPr>
          <w:rFonts w:ascii="Times New Roman" w:hAnsi="Times New Roman"/>
          <w:b/>
        </w:rPr>
      </w:pPr>
    </w:p>
    <w:p w14:paraId="2FEF6C13" w14:textId="77777777" w:rsidR="00833BBA" w:rsidRPr="00D37298" w:rsidRDefault="00833BBA" w:rsidP="00E654C3">
      <w:pPr>
        <w:rPr>
          <w:rFonts w:ascii="Times New Roman" w:hAnsi="Times New Roman"/>
          <w:b/>
        </w:rPr>
      </w:pPr>
    </w:p>
    <w:p w14:paraId="0F11D0A0" w14:textId="77777777" w:rsidR="00833BBA" w:rsidRPr="00D37298" w:rsidRDefault="00833BBA" w:rsidP="00E654C3">
      <w:pPr>
        <w:rPr>
          <w:rFonts w:ascii="Times New Roman" w:hAnsi="Times New Roman"/>
          <w:b/>
        </w:rPr>
      </w:pPr>
    </w:p>
    <w:p w14:paraId="397D34AF" w14:textId="77777777" w:rsidR="00E654C3" w:rsidRPr="00D37298" w:rsidRDefault="00E654C3" w:rsidP="00265B61">
      <w:pPr>
        <w:pStyle w:val="Heading4"/>
        <w:numPr>
          <w:ilvl w:val="3"/>
          <w:numId w:val="9"/>
        </w:numPr>
        <w:rPr>
          <w:rFonts w:ascii="Times New Roman" w:hAnsi="Times New Roman" w:cs="Times New Roman"/>
          <w:i w:val="0"/>
          <w:color w:val="auto"/>
        </w:rPr>
      </w:pPr>
      <w:r w:rsidRPr="00D37298">
        <w:rPr>
          <w:rFonts w:ascii="Times New Roman" w:hAnsi="Times New Roman" w:cs="Times New Roman"/>
          <w:i w:val="0"/>
          <w:color w:val="auto"/>
        </w:rPr>
        <w:t>Connection Manager Entries</w:t>
      </w:r>
    </w:p>
    <w:p w14:paraId="135AFE03" w14:textId="77777777" w:rsidR="00AC4136" w:rsidRPr="00D37298" w:rsidRDefault="00AC4136" w:rsidP="00AC4136">
      <w:pPr>
        <w:widowControl w:val="0"/>
        <w:autoSpaceDE w:val="0"/>
        <w:autoSpaceDN w:val="0"/>
        <w:adjustRightInd w:val="0"/>
        <w:spacing w:after="0" w:line="240" w:lineRule="auto"/>
        <w:ind w:left="360"/>
        <w:rPr>
          <w:rFonts w:ascii="Times New Roman" w:hAnsi="Times New Roman"/>
          <w:sz w:val="20"/>
          <w:szCs w:val="20"/>
        </w:rPr>
      </w:pPr>
      <w:proofErr w:type="spellStart"/>
      <w:r w:rsidRPr="00D37298">
        <w:rPr>
          <w:rFonts w:ascii="Times New Roman" w:hAnsi="Times New Roman"/>
          <w:sz w:val="20"/>
          <w:szCs w:val="20"/>
        </w:rPr>
        <w:t>ConnectionStrings</w:t>
      </w:r>
      <w:proofErr w:type="spellEnd"/>
      <w:r w:rsidRPr="00D37298">
        <w:rPr>
          <w:rFonts w:ascii="Times New Roman" w:hAnsi="Times New Roman"/>
          <w:sz w:val="20"/>
          <w:szCs w:val="20"/>
        </w:rPr>
        <w:t xml:space="preserve"> </w:t>
      </w:r>
    </w:p>
    <w:p w14:paraId="24CF63CD" w14:textId="77777777" w:rsidR="00AC4136" w:rsidRPr="00D37298"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Decrypt_In</w:t>
      </w:r>
      <w:proofErr w:type="spellEnd"/>
    </w:p>
    <w:p w14:paraId="4334777B" w14:textId="77777777" w:rsidR="00AC4136" w:rsidRPr="00D37298"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Encrypt_out</w:t>
      </w:r>
      <w:proofErr w:type="spellEnd"/>
    </w:p>
    <w:p w14:paraId="4ED87283" w14:textId="77777777" w:rsidR="00AC4136" w:rsidRPr="00D37298"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IQS_File</w:t>
      </w:r>
      <w:proofErr w:type="spellEnd"/>
    </w:p>
    <w:p w14:paraId="60ADFAB5" w14:textId="77777777" w:rsidR="00AC4136"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Destinationdb</w:t>
      </w:r>
      <w:proofErr w:type="spellEnd"/>
    </w:p>
    <w:p w14:paraId="0D77D9E8" w14:textId="77777777" w:rsidR="007B6A68" w:rsidRPr="00D37298" w:rsidRDefault="007B6A68"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SMTP Connection Manager</w:t>
      </w:r>
    </w:p>
    <w:p w14:paraId="49EF5F30" w14:textId="77777777"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14:paraId="7F23A055" w14:textId="77777777"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14:paraId="14CACC4D" w14:textId="77777777" w:rsidR="00AC4136" w:rsidRPr="00D37298" w:rsidRDefault="00AC4136" w:rsidP="00AC4136">
      <w:pPr>
        <w:pStyle w:val="ListParagraph"/>
        <w:widowControl w:val="0"/>
        <w:numPr>
          <w:ilvl w:val="0"/>
          <w:numId w:val="17"/>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Decrypt_In</w:t>
      </w:r>
      <w:proofErr w:type="spellEnd"/>
    </w:p>
    <w:p w14:paraId="430C5D58"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0"/>
          <w:szCs w:val="20"/>
        </w:rPr>
      </w:pPr>
      <w:proofErr w:type="spellStart"/>
      <w:r w:rsidRPr="00D37298">
        <w:rPr>
          <w:rFonts w:ascii="Times New Roman" w:hAnsi="Times New Roman"/>
          <w:sz w:val="20"/>
          <w:szCs w:val="20"/>
        </w:rPr>
        <w:t>ConnectionString</w:t>
      </w:r>
      <w:proofErr w:type="spellEnd"/>
      <w:r w:rsidRPr="00D37298">
        <w:rPr>
          <w:rFonts w:ascii="Times New Roman" w:hAnsi="Times New Roman"/>
          <w:sz w:val="20"/>
          <w:szCs w:val="20"/>
        </w:rPr>
        <w:t xml:space="preserve">: </w:t>
      </w:r>
      <w:r w:rsidR="007B6A68" w:rsidRPr="007B6A68">
        <w:rPr>
          <w:rFonts w:ascii="Times New Roman" w:hAnsi="Times New Roman"/>
          <w:sz w:val="20"/>
          <w:szCs w:val="20"/>
        </w:rPr>
        <w:t>\\f3420-ecldbd01\data\Coaching\IQS\Decrypt_in\</w:t>
      </w:r>
    </w:p>
    <w:p w14:paraId="4C65DBB9"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0"/>
          <w:szCs w:val="20"/>
        </w:rPr>
      </w:pPr>
      <w:r w:rsidRPr="00D37298">
        <w:rPr>
          <w:rFonts w:ascii="Times New Roman" w:hAnsi="Times New Roman"/>
          <w:sz w:val="20"/>
          <w:szCs w:val="20"/>
        </w:rPr>
        <w:t>Expression</w:t>
      </w:r>
    </w:p>
    <w:p w14:paraId="7AAB317A"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noProof/>
        </w:rPr>
      </w:pPr>
      <w:r w:rsidRPr="00D37298">
        <w:rPr>
          <w:rFonts w:ascii="Times New Roman" w:hAnsi="Times New Roman"/>
          <w:sz w:val="24"/>
          <w:szCs w:val="24"/>
        </w:rPr>
        <w:t>:</w:t>
      </w:r>
      <w:r w:rsidRPr="00D37298">
        <w:rPr>
          <w:rFonts w:ascii="Times New Roman" w:hAnsi="Times New Roman"/>
          <w:noProof/>
        </w:rPr>
        <w:t xml:space="preserve"> </w:t>
      </w:r>
      <w:r w:rsidRPr="00D37298">
        <w:rPr>
          <w:rFonts w:ascii="Times New Roman" w:hAnsi="Times New Roman"/>
          <w:noProof/>
        </w:rPr>
        <w:drawing>
          <wp:inline distT="0" distB="0" distL="0" distR="0" wp14:anchorId="63663DDD" wp14:editId="64604324">
            <wp:extent cx="4181475" cy="1409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81475" cy="1409700"/>
                    </a:xfrm>
                    <a:prstGeom prst="rect">
                      <a:avLst/>
                    </a:prstGeom>
                  </pic:spPr>
                </pic:pic>
              </a:graphicData>
            </a:graphic>
          </wp:inline>
        </w:drawing>
      </w:r>
    </w:p>
    <w:p w14:paraId="14961D65"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noProof/>
        </w:rPr>
      </w:pPr>
    </w:p>
    <w:p w14:paraId="5DF259C5"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0"/>
          <w:szCs w:val="20"/>
        </w:rPr>
      </w:pPr>
      <w:r w:rsidRPr="00D37298">
        <w:rPr>
          <w:rFonts w:ascii="Times New Roman" w:hAnsi="Times New Roman"/>
          <w:sz w:val="20"/>
          <w:szCs w:val="20"/>
        </w:rPr>
        <w:lastRenderedPageBreak/>
        <w:t xml:space="preserve">Expression Evaluates to: </w:t>
      </w:r>
    </w:p>
    <w:p w14:paraId="356ACF9B" w14:textId="77777777" w:rsidR="00AC4136" w:rsidRPr="00D37298" w:rsidRDefault="007B6A68" w:rsidP="00AC4136">
      <w:pPr>
        <w:widowControl w:val="0"/>
        <w:autoSpaceDE w:val="0"/>
        <w:autoSpaceDN w:val="0"/>
        <w:adjustRightInd w:val="0"/>
        <w:spacing w:after="0" w:line="240" w:lineRule="auto"/>
        <w:ind w:left="450"/>
        <w:rPr>
          <w:rFonts w:ascii="Times New Roman" w:hAnsi="Times New Roman"/>
          <w:sz w:val="24"/>
          <w:szCs w:val="24"/>
        </w:rPr>
      </w:pPr>
      <w:r>
        <w:rPr>
          <w:noProof/>
        </w:rPr>
        <w:drawing>
          <wp:inline distT="0" distB="0" distL="0" distR="0" wp14:anchorId="5BFC9F95" wp14:editId="0582F95D">
            <wp:extent cx="5943600" cy="52317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31765"/>
                    </a:xfrm>
                    <a:prstGeom prst="rect">
                      <a:avLst/>
                    </a:prstGeom>
                  </pic:spPr>
                </pic:pic>
              </a:graphicData>
            </a:graphic>
          </wp:inline>
        </w:drawing>
      </w:r>
    </w:p>
    <w:p w14:paraId="5DAB3C82"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14:paraId="0D3D20D8"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14:paraId="7D21BB3B"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14:paraId="1218D28D" w14:textId="77777777" w:rsidR="00AC4136" w:rsidRPr="00D37298" w:rsidRDefault="00AC4136" w:rsidP="00AC4136">
      <w:pPr>
        <w:pStyle w:val="ListParagraph"/>
        <w:widowControl w:val="0"/>
        <w:numPr>
          <w:ilvl w:val="0"/>
          <w:numId w:val="17"/>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Encrypt_out</w:t>
      </w:r>
      <w:proofErr w:type="spellEnd"/>
    </w:p>
    <w:p w14:paraId="5D523879" w14:textId="77777777" w:rsidR="00AC4136" w:rsidRDefault="00AC4136" w:rsidP="00AC4136">
      <w:pPr>
        <w:widowControl w:val="0"/>
        <w:autoSpaceDE w:val="0"/>
        <w:autoSpaceDN w:val="0"/>
        <w:adjustRightInd w:val="0"/>
        <w:spacing w:after="0" w:line="240" w:lineRule="auto"/>
        <w:ind w:left="450"/>
        <w:rPr>
          <w:rFonts w:ascii="Times New Roman" w:hAnsi="Times New Roman"/>
          <w:sz w:val="20"/>
          <w:szCs w:val="20"/>
        </w:rPr>
      </w:pPr>
      <w:proofErr w:type="spellStart"/>
      <w:r w:rsidRPr="00D37298">
        <w:rPr>
          <w:rFonts w:ascii="Times New Roman" w:hAnsi="Times New Roman"/>
          <w:sz w:val="20"/>
          <w:szCs w:val="20"/>
        </w:rPr>
        <w:t>ConnectionString</w:t>
      </w:r>
      <w:proofErr w:type="spellEnd"/>
      <w:r w:rsidRPr="00D37298">
        <w:rPr>
          <w:rFonts w:ascii="Times New Roman" w:hAnsi="Times New Roman"/>
          <w:sz w:val="20"/>
          <w:szCs w:val="20"/>
        </w:rPr>
        <w:t>: Expression</w:t>
      </w:r>
      <w:r w:rsidR="007B6A68">
        <w:rPr>
          <w:rFonts w:ascii="Times New Roman" w:hAnsi="Times New Roman"/>
          <w:sz w:val="20"/>
          <w:szCs w:val="20"/>
        </w:rPr>
        <w:t>:</w:t>
      </w:r>
    </w:p>
    <w:p w14:paraId="364D5E36" w14:textId="77777777" w:rsidR="007B6A68" w:rsidRPr="007B6A68" w:rsidRDefault="007B6A68" w:rsidP="007B6A68">
      <w:pPr>
        <w:widowControl w:val="0"/>
        <w:autoSpaceDE w:val="0"/>
        <w:autoSpaceDN w:val="0"/>
        <w:adjustRightInd w:val="0"/>
        <w:spacing w:after="0" w:line="240" w:lineRule="auto"/>
        <w:ind w:left="450"/>
        <w:rPr>
          <w:rFonts w:ascii="Times New Roman" w:hAnsi="Times New Roman"/>
          <w:sz w:val="20"/>
          <w:szCs w:val="20"/>
        </w:rPr>
      </w:pPr>
      <w:r w:rsidRPr="007B6A68">
        <w:rPr>
          <w:rFonts w:ascii="Times New Roman" w:hAnsi="Times New Roman"/>
          <w:sz w:val="20"/>
          <w:szCs w:val="20"/>
        </w:rPr>
        <w:t>@[</w:t>
      </w:r>
      <w:proofErr w:type="gramStart"/>
      <w:r w:rsidRPr="007B6A68">
        <w:rPr>
          <w:rFonts w:ascii="Times New Roman" w:hAnsi="Times New Roman"/>
          <w:sz w:val="20"/>
          <w:szCs w:val="20"/>
        </w:rPr>
        <w:t>User::</w:t>
      </w:r>
      <w:proofErr w:type="gramEnd"/>
      <w:r w:rsidRPr="007B6A68">
        <w:rPr>
          <w:rFonts w:ascii="Times New Roman" w:hAnsi="Times New Roman"/>
          <w:sz w:val="20"/>
          <w:szCs w:val="20"/>
        </w:rPr>
        <w:t>Encrypt_Out]+@[User::FilePrefix] +</w:t>
      </w:r>
    </w:p>
    <w:p w14:paraId="512418CE" w14:textId="77777777" w:rsidR="007B6A68" w:rsidRPr="007B6A68" w:rsidRDefault="007B6A68" w:rsidP="007B6A68">
      <w:pPr>
        <w:widowControl w:val="0"/>
        <w:autoSpaceDE w:val="0"/>
        <w:autoSpaceDN w:val="0"/>
        <w:adjustRightInd w:val="0"/>
        <w:spacing w:after="0" w:line="240" w:lineRule="auto"/>
        <w:ind w:left="450"/>
        <w:rPr>
          <w:rFonts w:ascii="Times New Roman" w:hAnsi="Times New Roman"/>
          <w:sz w:val="20"/>
          <w:szCs w:val="20"/>
        </w:rPr>
      </w:pPr>
      <w:r w:rsidRPr="007B6A68">
        <w:rPr>
          <w:rFonts w:ascii="Times New Roman" w:hAnsi="Times New Roman"/>
          <w:sz w:val="20"/>
          <w:szCs w:val="20"/>
        </w:rPr>
        <w:t xml:space="preserve">(DT_STR,4,1252) </w:t>
      </w:r>
      <w:proofErr w:type="spellStart"/>
      <w:r w:rsidRPr="007B6A68">
        <w:rPr>
          <w:rFonts w:ascii="Times New Roman" w:hAnsi="Times New Roman"/>
          <w:sz w:val="20"/>
          <w:szCs w:val="20"/>
        </w:rPr>
        <w:t>DatePart</w:t>
      </w:r>
      <w:proofErr w:type="spellEnd"/>
      <w:r w:rsidRPr="007B6A68">
        <w:rPr>
          <w:rFonts w:ascii="Times New Roman" w:hAnsi="Times New Roman"/>
          <w:sz w:val="20"/>
          <w:szCs w:val="20"/>
        </w:rPr>
        <w:t>("yyyy",</w:t>
      </w:r>
      <w:proofErr w:type="spellStart"/>
      <w:r w:rsidRPr="007B6A68">
        <w:rPr>
          <w:rFonts w:ascii="Times New Roman" w:hAnsi="Times New Roman"/>
          <w:sz w:val="20"/>
          <w:szCs w:val="20"/>
        </w:rPr>
        <w:t>getdate</w:t>
      </w:r>
      <w:proofErr w:type="spellEnd"/>
      <w:r w:rsidRPr="007B6A68">
        <w:rPr>
          <w:rFonts w:ascii="Times New Roman" w:hAnsi="Times New Roman"/>
          <w:sz w:val="20"/>
          <w:szCs w:val="20"/>
        </w:rPr>
        <w:t>())+</w:t>
      </w:r>
    </w:p>
    <w:p w14:paraId="70D872D8" w14:textId="77777777" w:rsidR="007B6A68" w:rsidRPr="007B6A68" w:rsidRDefault="007B6A68" w:rsidP="007B6A68">
      <w:pPr>
        <w:widowControl w:val="0"/>
        <w:autoSpaceDE w:val="0"/>
        <w:autoSpaceDN w:val="0"/>
        <w:adjustRightInd w:val="0"/>
        <w:spacing w:after="0" w:line="240" w:lineRule="auto"/>
        <w:ind w:left="450"/>
        <w:rPr>
          <w:rFonts w:ascii="Times New Roman" w:hAnsi="Times New Roman"/>
          <w:sz w:val="20"/>
          <w:szCs w:val="20"/>
        </w:rPr>
      </w:pPr>
      <w:r w:rsidRPr="007B6A68">
        <w:rPr>
          <w:rFonts w:ascii="Times New Roman" w:hAnsi="Times New Roman"/>
          <w:sz w:val="20"/>
          <w:szCs w:val="20"/>
        </w:rPr>
        <w:t xml:space="preserve">Right("0" + (DT_STR,4,1252) </w:t>
      </w:r>
      <w:proofErr w:type="spellStart"/>
      <w:r w:rsidRPr="007B6A68">
        <w:rPr>
          <w:rFonts w:ascii="Times New Roman" w:hAnsi="Times New Roman"/>
          <w:sz w:val="20"/>
          <w:szCs w:val="20"/>
        </w:rPr>
        <w:t>DatePart</w:t>
      </w:r>
      <w:proofErr w:type="spellEnd"/>
      <w:r w:rsidRPr="007B6A68">
        <w:rPr>
          <w:rFonts w:ascii="Times New Roman" w:hAnsi="Times New Roman"/>
          <w:sz w:val="20"/>
          <w:szCs w:val="20"/>
        </w:rPr>
        <w:t>("m",</w:t>
      </w:r>
      <w:proofErr w:type="spellStart"/>
      <w:r w:rsidRPr="007B6A68">
        <w:rPr>
          <w:rFonts w:ascii="Times New Roman" w:hAnsi="Times New Roman"/>
          <w:sz w:val="20"/>
          <w:szCs w:val="20"/>
        </w:rPr>
        <w:t>getdate</w:t>
      </w:r>
      <w:proofErr w:type="spellEnd"/>
      <w:r w:rsidRPr="007B6A68">
        <w:rPr>
          <w:rFonts w:ascii="Times New Roman" w:hAnsi="Times New Roman"/>
          <w:sz w:val="20"/>
          <w:szCs w:val="20"/>
        </w:rPr>
        <w:t>()),2) +</w:t>
      </w:r>
    </w:p>
    <w:p w14:paraId="3ABACAC5" w14:textId="77777777" w:rsidR="00AC4136" w:rsidRDefault="007B6A68" w:rsidP="00AC4136">
      <w:pPr>
        <w:widowControl w:val="0"/>
        <w:autoSpaceDE w:val="0"/>
        <w:autoSpaceDN w:val="0"/>
        <w:adjustRightInd w:val="0"/>
        <w:spacing w:after="0" w:line="240" w:lineRule="auto"/>
        <w:ind w:left="450"/>
        <w:rPr>
          <w:rFonts w:ascii="Times New Roman" w:hAnsi="Times New Roman"/>
          <w:sz w:val="24"/>
          <w:szCs w:val="24"/>
        </w:rPr>
      </w:pPr>
      <w:r w:rsidRPr="007B6A68">
        <w:rPr>
          <w:rFonts w:ascii="Times New Roman" w:hAnsi="Times New Roman"/>
          <w:sz w:val="20"/>
          <w:szCs w:val="20"/>
        </w:rPr>
        <w:t xml:space="preserve">Right("0" + (DT_STR,4,1252) </w:t>
      </w:r>
      <w:proofErr w:type="spellStart"/>
      <w:r w:rsidRPr="007B6A68">
        <w:rPr>
          <w:rFonts w:ascii="Times New Roman" w:hAnsi="Times New Roman"/>
          <w:sz w:val="20"/>
          <w:szCs w:val="20"/>
        </w:rPr>
        <w:t>DatePart</w:t>
      </w:r>
      <w:proofErr w:type="spellEnd"/>
      <w:r w:rsidRPr="007B6A68">
        <w:rPr>
          <w:rFonts w:ascii="Times New Roman" w:hAnsi="Times New Roman"/>
          <w:sz w:val="20"/>
          <w:szCs w:val="20"/>
        </w:rPr>
        <w:t>("d",</w:t>
      </w:r>
      <w:proofErr w:type="spellStart"/>
      <w:r w:rsidRPr="007B6A68">
        <w:rPr>
          <w:rFonts w:ascii="Times New Roman" w:hAnsi="Times New Roman"/>
          <w:sz w:val="20"/>
          <w:szCs w:val="20"/>
        </w:rPr>
        <w:t>getdate</w:t>
      </w:r>
      <w:proofErr w:type="spellEnd"/>
      <w:r w:rsidRPr="007B6A68">
        <w:rPr>
          <w:rFonts w:ascii="Times New Roman" w:hAnsi="Times New Roman"/>
          <w:sz w:val="20"/>
          <w:szCs w:val="20"/>
        </w:rPr>
        <w:t>()),2)+".</w:t>
      </w:r>
      <w:proofErr w:type="spellStart"/>
      <w:r w:rsidRPr="007B6A68">
        <w:rPr>
          <w:rFonts w:ascii="Times New Roman" w:hAnsi="Times New Roman"/>
          <w:sz w:val="20"/>
          <w:szCs w:val="20"/>
        </w:rPr>
        <w:t>csv.zip.encrypt</w:t>
      </w:r>
      <w:proofErr w:type="spellEnd"/>
      <w:r w:rsidRPr="007B6A68">
        <w:rPr>
          <w:rFonts w:ascii="Times New Roman" w:hAnsi="Times New Roman"/>
          <w:sz w:val="20"/>
          <w:szCs w:val="20"/>
        </w:rPr>
        <w:t>"</w:t>
      </w:r>
      <w:r w:rsidR="00AC4136" w:rsidRPr="00D37298">
        <w:rPr>
          <w:rFonts w:ascii="Times New Roman" w:hAnsi="Times New Roman"/>
          <w:noProof/>
        </w:rPr>
        <w:lastRenderedPageBreak/>
        <w:drawing>
          <wp:inline distT="0" distB="0" distL="0" distR="0" wp14:anchorId="0CA51D49" wp14:editId="35612B59">
            <wp:extent cx="4305300" cy="1685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05300" cy="1685925"/>
                    </a:xfrm>
                    <a:prstGeom prst="rect">
                      <a:avLst/>
                    </a:prstGeom>
                  </pic:spPr>
                </pic:pic>
              </a:graphicData>
            </a:graphic>
          </wp:inline>
        </w:drawing>
      </w:r>
      <w:r w:rsidR="00AC4136" w:rsidRPr="00D37298">
        <w:rPr>
          <w:rFonts w:ascii="Times New Roman" w:hAnsi="Times New Roman"/>
          <w:sz w:val="24"/>
          <w:szCs w:val="24"/>
        </w:rPr>
        <w:t>\</w:t>
      </w:r>
    </w:p>
    <w:p w14:paraId="2B01BC9D" w14:textId="77777777"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14:paraId="7CAD8CBA" w14:textId="77777777"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14:paraId="28FCB688" w14:textId="77777777" w:rsidR="007B6A68" w:rsidRPr="00D37298" w:rsidRDefault="007B6A68" w:rsidP="00AC4136">
      <w:pPr>
        <w:widowControl w:val="0"/>
        <w:autoSpaceDE w:val="0"/>
        <w:autoSpaceDN w:val="0"/>
        <w:adjustRightInd w:val="0"/>
        <w:spacing w:after="0" w:line="240" w:lineRule="auto"/>
        <w:ind w:left="450"/>
        <w:rPr>
          <w:rFonts w:ascii="Times New Roman" w:hAnsi="Times New Roman"/>
          <w:sz w:val="24"/>
          <w:szCs w:val="24"/>
        </w:rPr>
      </w:pPr>
      <w:r>
        <w:rPr>
          <w:noProof/>
        </w:rPr>
        <w:lastRenderedPageBreak/>
        <w:drawing>
          <wp:inline distT="0" distB="0" distL="0" distR="0" wp14:anchorId="6BC8C727" wp14:editId="108D0A7F">
            <wp:extent cx="5943600" cy="5167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67630"/>
                    </a:xfrm>
                    <a:prstGeom prst="rect">
                      <a:avLst/>
                    </a:prstGeom>
                  </pic:spPr>
                </pic:pic>
              </a:graphicData>
            </a:graphic>
          </wp:inline>
        </w:drawing>
      </w:r>
    </w:p>
    <w:p w14:paraId="01F335BC"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14:paraId="6A6114DB" w14:textId="77777777"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14:paraId="296A122B" w14:textId="77777777"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14:paraId="6547C8B8" w14:textId="77777777"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14:paraId="0DEC3787" w14:textId="77777777"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14:paraId="3A1AF31C" w14:textId="77777777"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14:paraId="36ED546F" w14:textId="77777777"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14:paraId="49CD094E" w14:textId="77777777"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14:paraId="59EACD27" w14:textId="77777777"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14:paraId="1FCD2683" w14:textId="77777777" w:rsidR="007B6A68" w:rsidRPr="00D37298" w:rsidRDefault="007B6A68" w:rsidP="00AC4136">
      <w:pPr>
        <w:widowControl w:val="0"/>
        <w:autoSpaceDE w:val="0"/>
        <w:autoSpaceDN w:val="0"/>
        <w:adjustRightInd w:val="0"/>
        <w:spacing w:after="0" w:line="240" w:lineRule="auto"/>
        <w:ind w:left="450"/>
        <w:rPr>
          <w:rFonts w:ascii="Times New Roman" w:hAnsi="Times New Roman"/>
          <w:sz w:val="24"/>
          <w:szCs w:val="24"/>
        </w:rPr>
      </w:pPr>
    </w:p>
    <w:p w14:paraId="1C4B4529"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14:paraId="0EA8FA02"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14:paraId="038BD67A" w14:textId="77777777"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14:paraId="26AFBF31" w14:textId="77777777" w:rsidR="00AC4136" w:rsidRPr="00D37298" w:rsidRDefault="00AC4136" w:rsidP="00AC4136">
      <w:pPr>
        <w:pStyle w:val="ListParagraph"/>
        <w:widowControl w:val="0"/>
        <w:numPr>
          <w:ilvl w:val="0"/>
          <w:numId w:val="17"/>
        </w:numPr>
        <w:autoSpaceDE w:val="0"/>
        <w:autoSpaceDN w:val="0"/>
        <w:adjustRightInd w:val="0"/>
        <w:spacing w:after="0" w:line="240" w:lineRule="auto"/>
        <w:rPr>
          <w:rFonts w:ascii="Times New Roman" w:hAnsi="Times New Roman"/>
          <w:sz w:val="20"/>
          <w:szCs w:val="20"/>
        </w:rPr>
      </w:pPr>
      <w:proofErr w:type="spellStart"/>
      <w:r w:rsidRPr="00D37298">
        <w:rPr>
          <w:rFonts w:ascii="Times New Roman" w:hAnsi="Times New Roman"/>
          <w:sz w:val="20"/>
          <w:szCs w:val="20"/>
        </w:rPr>
        <w:t>IQS_File</w:t>
      </w:r>
      <w:proofErr w:type="spellEnd"/>
    </w:p>
    <w:p w14:paraId="3F468F78" w14:textId="77777777" w:rsidR="00AC4136" w:rsidRPr="00D37298" w:rsidRDefault="007B6A68" w:rsidP="00AC4136">
      <w:pPr>
        <w:widowControl w:val="0"/>
        <w:autoSpaceDE w:val="0"/>
        <w:autoSpaceDN w:val="0"/>
        <w:adjustRightInd w:val="0"/>
        <w:spacing w:after="0" w:line="240" w:lineRule="auto"/>
        <w:ind w:left="810"/>
        <w:rPr>
          <w:rFonts w:ascii="Times New Roman" w:hAnsi="Times New Roman"/>
          <w:sz w:val="24"/>
          <w:szCs w:val="24"/>
        </w:rPr>
      </w:pPr>
      <w:r>
        <w:rPr>
          <w:noProof/>
        </w:rPr>
        <w:drawing>
          <wp:inline distT="0" distB="0" distL="0" distR="0" wp14:anchorId="0DD87033" wp14:editId="435501A2">
            <wp:extent cx="5943600" cy="5229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29225"/>
                    </a:xfrm>
                    <a:prstGeom prst="rect">
                      <a:avLst/>
                    </a:prstGeom>
                  </pic:spPr>
                </pic:pic>
              </a:graphicData>
            </a:graphic>
          </wp:inline>
        </w:drawing>
      </w:r>
    </w:p>
    <w:p w14:paraId="10FAD22D" w14:textId="77777777" w:rsidR="007B6A68" w:rsidRPr="007B6A68" w:rsidRDefault="007B6A68" w:rsidP="007B6A68">
      <w:pPr>
        <w:widowControl w:val="0"/>
        <w:autoSpaceDE w:val="0"/>
        <w:autoSpaceDN w:val="0"/>
        <w:adjustRightInd w:val="0"/>
        <w:spacing w:after="0" w:line="240" w:lineRule="auto"/>
        <w:ind w:left="810"/>
        <w:rPr>
          <w:rFonts w:ascii="Times New Roman" w:hAnsi="Times New Roman"/>
          <w:sz w:val="20"/>
          <w:szCs w:val="20"/>
        </w:rPr>
      </w:pPr>
      <w:r w:rsidRPr="007B6A68">
        <w:rPr>
          <w:rFonts w:ascii="Times New Roman" w:hAnsi="Times New Roman"/>
          <w:sz w:val="20"/>
          <w:szCs w:val="20"/>
        </w:rPr>
        <w:t>@[</w:t>
      </w:r>
      <w:proofErr w:type="gramStart"/>
      <w:r w:rsidRPr="007B6A68">
        <w:rPr>
          <w:rFonts w:ascii="Times New Roman" w:hAnsi="Times New Roman"/>
          <w:sz w:val="20"/>
          <w:szCs w:val="20"/>
        </w:rPr>
        <w:t>User::</w:t>
      </w:r>
      <w:proofErr w:type="gramEnd"/>
      <w:r w:rsidRPr="007B6A68">
        <w:rPr>
          <w:rFonts w:ascii="Times New Roman" w:hAnsi="Times New Roman"/>
          <w:sz w:val="20"/>
          <w:szCs w:val="20"/>
        </w:rPr>
        <w:t>Decrypt_Out] +@[User::</w:t>
      </w:r>
      <w:proofErr w:type="spellStart"/>
      <w:r w:rsidRPr="007B6A68">
        <w:rPr>
          <w:rFonts w:ascii="Times New Roman" w:hAnsi="Times New Roman"/>
          <w:sz w:val="20"/>
          <w:szCs w:val="20"/>
        </w:rPr>
        <w:t>FilePrefix</w:t>
      </w:r>
      <w:proofErr w:type="spellEnd"/>
      <w:r w:rsidRPr="007B6A68">
        <w:rPr>
          <w:rFonts w:ascii="Times New Roman" w:hAnsi="Times New Roman"/>
          <w:sz w:val="20"/>
          <w:szCs w:val="20"/>
        </w:rPr>
        <w:t xml:space="preserve">] + </w:t>
      </w:r>
    </w:p>
    <w:p w14:paraId="015DCB30" w14:textId="77777777" w:rsidR="007B6A68" w:rsidRPr="007B6A68" w:rsidRDefault="007B6A68" w:rsidP="007B6A68">
      <w:pPr>
        <w:widowControl w:val="0"/>
        <w:autoSpaceDE w:val="0"/>
        <w:autoSpaceDN w:val="0"/>
        <w:adjustRightInd w:val="0"/>
        <w:spacing w:after="0" w:line="240" w:lineRule="auto"/>
        <w:ind w:left="810"/>
        <w:rPr>
          <w:rFonts w:ascii="Times New Roman" w:hAnsi="Times New Roman"/>
          <w:sz w:val="20"/>
          <w:szCs w:val="20"/>
        </w:rPr>
      </w:pPr>
      <w:r w:rsidRPr="007B6A68">
        <w:rPr>
          <w:rFonts w:ascii="Times New Roman" w:hAnsi="Times New Roman"/>
          <w:sz w:val="20"/>
          <w:szCs w:val="20"/>
        </w:rPr>
        <w:t xml:space="preserve">(DT_STR,4,1252) </w:t>
      </w:r>
      <w:proofErr w:type="spellStart"/>
      <w:r w:rsidRPr="007B6A68">
        <w:rPr>
          <w:rFonts w:ascii="Times New Roman" w:hAnsi="Times New Roman"/>
          <w:sz w:val="20"/>
          <w:szCs w:val="20"/>
        </w:rPr>
        <w:t>DatePart</w:t>
      </w:r>
      <w:proofErr w:type="spellEnd"/>
      <w:r w:rsidRPr="007B6A68">
        <w:rPr>
          <w:rFonts w:ascii="Times New Roman" w:hAnsi="Times New Roman"/>
          <w:sz w:val="20"/>
          <w:szCs w:val="20"/>
        </w:rPr>
        <w:t>("yyyy",</w:t>
      </w:r>
      <w:proofErr w:type="spellStart"/>
      <w:r w:rsidRPr="007B6A68">
        <w:rPr>
          <w:rFonts w:ascii="Times New Roman" w:hAnsi="Times New Roman"/>
          <w:sz w:val="20"/>
          <w:szCs w:val="20"/>
        </w:rPr>
        <w:t>getdate</w:t>
      </w:r>
      <w:proofErr w:type="spellEnd"/>
      <w:r w:rsidRPr="007B6A68">
        <w:rPr>
          <w:rFonts w:ascii="Times New Roman" w:hAnsi="Times New Roman"/>
          <w:sz w:val="20"/>
          <w:szCs w:val="20"/>
        </w:rPr>
        <w:t>())+</w:t>
      </w:r>
    </w:p>
    <w:p w14:paraId="0648A4D1" w14:textId="77777777" w:rsidR="007B6A68" w:rsidRPr="007B6A68" w:rsidRDefault="007B6A68" w:rsidP="007B6A68">
      <w:pPr>
        <w:widowControl w:val="0"/>
        <w:autoSpaceDE w:val="0"/>
        <w:autoSpaceDN w:val="0"/>
        <w:adjustRightInd w:val="0"/>
        <w:spacing w:after="0" w:line="240" w:lineRule="auto"/>
        <w:ind w:left="810"/>
        <w:rPr>
          <w:rFonts w:ascii="Times New Roman" w:hAnsi="Times New Roman"/>
          <w:sz w:val="20"/>
          <w:szCs w:val="20"/>
        </w:rPr>
      </w:pPr>
      <w:r w:rsidRPr="007B6A68">
        <w:rPr>
          <w:rFonts w:ascii="Times New Roman" w:hAnsi="Times New Roman"/>
          <w:sz w:val="20"/>
          <w:szCs w:val="20"/>
        </w:rPr>
        <w:t xml:space="preserve">Right("0" + (DT_STR,4,1252) </w:t>
      </w:r>
      <w:proofErr w:type="spellStart"/>
      <w:r w:rsidRPr="007B6A68">
        <w:rPr>
          <w:rFonts w:ascii="Times New Roman" w:hAnsi="Times New Roman"/>
          <w:sz w:val="20"/>
          <w:szCs w:val="20"/>
        </w:rPr>
        <w:t>DatePart</w:t>
      </w:r>
      <w:proofErr w:type="spellEnd"/>
      <w:r w:rsidRPr="007B6A68">
        <w:rPr>
          <w:rFonts w:ascii="Times New Roman" w:hAnsi="Times New Roman"/>
          <w:sz w:val="20"/>
          <w:szCs w:val="20"/>
        </w:rPr>
        <w:t>("m",</w:t>
      </w:r>
      <w:proofErr w:type="spellStart"/>
      <w:r w:rsidRPr="007B6A68">
        <w:rPr>
          <w:rFonts w:ascii="Times New Roman" w:hAnsi="Times New Roman"/>
          <w:sz w:val="20"/>
          <w:szCs w:val="20"/>
        </w:rPr>
        <w:t>getdate</w:t>
      </w:r>
      <w:proofErr w:type="spellEnd"/>
      <w:r w:rsidRPr="007B6A68">
        <w:rPr>
          <w:rFonts w:ascii="Times New Roman" w:hAnsi="Times New Roman"/>
          <w:sz w:val="20"/>
          <w:szCs w:val="20"/>
        </w:rPr>
        <w:t>()),2) +</w:t>
      </w:r>
    </w:p>
    <w:p w14:paraId="2BE79821" w14:textId="77777777" w:rsidR="00AC4136" w:rsidRPr="00D37298" w:rsidRDefault="007B6A68" w:rsidP="00AC4136">
      <w:pPr>
        <w:widowControl w:val="0"/>
        <w:autoSpaceDE w:val="0"/>
        <w:autoSpaceDN w:val="0"/>
        <w:adjustRightInd w:val="0"/>
        <w:spacing w:after="0" w:line="240" w:lineRule="auto"/>
        <w:ind w:left="810"/>
        <w:rPr>
          <w:rFonts w:ascii="Times New Roman" w:hAnsi="Times New Roman"/>
          <w:sz w:val="24"/>
          <w:szCs w:val="24"/>
        </w:rPr>
      </w:pPr>
      <w:r w:rsidRPr="007B6A68">
        <w:rPr>
          <w:rFonts w:ascii="Times New Roman" w:hAnsi="Times New Roman"/>
          <w:sz w:val="20"/>
          <w:szCs w:val="20"/>
        </w:rPr>
        <w:t xml:space="preserve">Right("0" + (DT_STR,4,1252) </w:t>
      </w:r>
      <w:proofErr w:type="spellStart"/>
      <w:r w:rsidRPr="007B6A68">
        <w:rPr>
          <w:rFonts w:ascii="Times New Roman" w:hAnsi="Times New Roman"/>
          <w:sz w:val="20"/>
          <w:szCs w:val="20"/>
        </w:rPr>
        <w:t>DatePart</w:t>
      </w:r>
      <w:proofErr w:type="spellEnd"/>
      <w:r w:rsidRPr="007B6A68">
        <w:rPr>
          <w:rFonts w:ascii="Times New Roman" w:hAnsi="Times New Roman"/>
          <w:sz w:val="20"/>
          <w:szCs w:val="20"/>
        </w:rPr>
        <w:t>("d",</w:t>
      </w:r>
      <w:proofErr w:type="spellStart"/>
      <w:r w:rsidRPr="007B6A68">
        <w:rPr>
          <w:rFonts w:ascii="Times New Roman" w:hAnsi="Times New Roman"/>
          <w:sz w:val="20"/>
          <w:szCs w:val="20"/>
        </w:rPr>
        <w:t>getdate</w:t>
      </w:r>
      <w:proofErr w:type="spellEnd"/>
      <w:r w:rsidRPr="007B6A68">
        <w:rPr>
          <w:rFonts w:ascii="Times New Roman" w:hAnsi="Times New Roman"/>
          <w:sz w:val="20"/>
          <w:szCs w:val="20"/>
        </w:rPr>
        <w:t>()),2)+".csv"</w:t>
      </w:r>
    </w:p>
    <w:p w14:paraId="6EC403C8" w14:textId="77777777" w:rsidR="00AC4136" w:rsidRPr="00D37298" w:rsidRDefault="007B6A68" w:rsidP="00AC4136">
      <w:pPr>
        <w:widowControl w:val="0"/>
        <w:autoSpaceDE w:val="0"/>
        <w:autoSpaceDN w:val="0"/>
        <w:adjustRightInd w:val="0"/>
        <w:spacing w:after="0" w:line="240" w:lineRule="auto"/>
        <w:ind w:left="450"/>
        <w:rPr>
          <w:rFonts w:ascii="Times New Roman" w:hAnsi="Times New Roman"/>
          <w:sz w:val="24"/>
          <w:szCs w:val="24"/>
        </w:rPr>
      </w:pPr>
      <w:r>
        <w:rPr>
          <w:noProof/>
        </w:rPr>
        <w:lastRenderedPageBreak/>
        <w:drawing>
          <wp:inline distT="0" distB="0" distL="0" distR="0" wp14:anchorId="2F2C8B07" wp14:editId="5ADE69F4">
            <wp:extent cx="5943600" cy="3964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64940"/>
                    </a:xfrm>
                    <a:prstGeom prst="rect">
                      <a:avLst/>
                    </a:prstGeom>
                  </pic:spPr>
                </pic:pic>
              </a:graphicData>
            </a:graphic>
          </wp:inline>
        </w:drawing>
      </w:r>
    </w:p>
    <w:p w14:paraId="70D20FBE"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14:paraId="45B2ECD3"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lastRenderedPageBreak/>
        <w:drawing>
          <wp:inline distT="0" distB="0" distL="0" distR="0" wp14:anchorId="21938A63" wp14:editId="3430BC27">
            <wp:extent cx="5943600" cy="52711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271135"/>
                    </a:xfrm>
                    <a:prstGeom prst="rect">
                      <a:avLst/>
                    </a:prstGeom>
                  </pic:spPr>
                </pic:pic>
              </a:graphicData>
            </a:graphic>
          </wp:inline>
        </w:drawing>
      </w:r>
    </w:p>
    <w:p w14:paraId="7C343DC7" w14:textId="77777777" w:rsidR="00AC4136" w:rsidRPr="00D37298" w:rsidRDefault="006E3934"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lastRenderedPageBreak/>
        <w:drawing>
          <wp:inline distT="0" distB="0" distL="0" distR="0" wp14:anchorId="4CAEE2E2" wp14:editId="6C42D336">
            <wp:extent cx="5943600" cy="3922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922395"/>
                    </a:xfrm>
                    <a:prstGeom prst="rect">
                      <a:avLst/>
                    </a:prstGeom>
                  </pic:spPr>
                </pic:pic>
              </a:graphicData>
            </a:graphic>
          </wp:inline>
        </w:drawing>
      </w:r>
    </w:p>
    <w:p w14:paraId="7B330768"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lastRenderedPageBreak/>
        <w:drawing>
          <wp:inline distT="0" distB="0" distL="0" distR="0" wp14:anchorId="5AADBA06" wp14:editId="55C65850">
            <wp:extent cx="5943600" cy="56146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5614670"/>
                    </a:xfrm>
                    <a:prstGeom prst="rect">
                      <a:avLst/>
                    </a:prstGeom>
                  </pic:spPr>
                </pic:pic>
              </a:graphicData>
            </a:graphic>
          </wp:inline>
        </w:drawing>
      </w:r>
    </w:p>
    <w:p w14:paraId="6FB01465"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14:paraId="510B4B05"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14:paraId="3949E10C" w14:textId="77777777"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14:paraId="624B6838" w14:textId="77777777" w:rsidR="00AC4136" w:rsidRPr="00D37298" w:rsidRDefault="00AC4136" w:rsidP="00AC4136">
      <w:pPr>
        <w:pStyle w:val="ListParagraph"/>
        <w:widowControl w:val="0"/>
        <w:numPr>
          <w:ilvl w:val="0"/>
          <w:numId w:val="17"/>
        </w:numPr>
        <w:autoSpaceDE w:val="0"/>
        <w:autoSpaceDN w:val="0"/>
        <w:adjustRightInd w:val="0"/>
        <w:spacing w:after="0" w:line="240" w:lineRule="auto"/>
        <w:ind w:left="450"/>
        <w:rPr>
          <w:rFonts w:ascii="Times New Roman" w:hAnsi="Times New Roman"/>
          <w:sz w:val="20"/>
          <w:szCs w:val="20"/>
        </w:rPr>
      </w:pPr>
      <w:proofErr w:type="spellStart"/>
      <w:r w:rsidRPr="00D37298">
        <w:rPr>
          <w:rFonts w:ascii="Times New Roman" w:hAnsi="Times New Roman"/>
          <w:sz w:val="20"/>
          <w:szCs w:val="20"/>
        </w:rPr>
        <w:t>destinationdb</w:t>
      </w:r>
      <w:proofErr w:type="spellEnd"/>
    </w:p>
    <w:p w14:paraId="01EA048A" w14:textId="77777777" w:rsidR="00AC4136" w:rsidRPr="00D37298" w:rsidRDefault="00AC4136" w:rsidP="00AC4136">
      <w:pPr>
        <w:widowControl w:val="0"/>
        <w:autoSpaceDE w:val="0"/>
        <w:autoSpaceDN w:val="0"/>
        <w:adjustRightInd w:val="0"/>
        <w:spacing w:after="0" w:line="240" w:lineRule="auto"/>
        <w:rPr>
          <w:rFonts w:ascii="Times New Roman" w:hAnsi="Times New Roman"/>
          <w:sz w:val="20"/>
          <w:szCs w:val="20"/>
        </w:rPr>
      </w:pPr>
    </w:p>
    <w:p w14:paraId="09BCCD98" w14:textId="546CBFF0" w:rsidR="001377E4" w:rsidRPr="00D37298" w:rsidRDefault="001377E4" w:rsidP="001377E4">
      <w:pPr>
        <w:pStyle w:val="ListParagraph"/>
        <w:widowControl w:val="0"/>
        <w:numPr>
          <w:ilvl w:val="0"/>
          <w:numId w:val="7"/>
        </w:numPr>
        <w:autoSpaceDE w:val="0"/>
        <w:autoSpaceDN w:val="0"/>
        <w:adjustRightInd w:val="0"/>
        <w:spacing w:after="0" w:line="240" w:lineRule="auto"/>
        <w:rPr>
          <w:rFonts w:ascii="Times New Roman" w:hAnsi="Times New Roman"/>
        </w:rPr>
      </w:pPr>
      <w:r w:rsidRPr="00D37298">
        <w:rPr>
          <w:rFonts w:ascii="Times New Roman" w:hAnsi="Times New Roman"/>
        </w:rPr>
        <w:t xml:space="preserve">Dev – </w:t>
      </w:r>
      <w:del w:id="144" w:author="Palacherla, Susmitha C" w:date="2021-04-19T18:28:00Z">
        <w:r w:rsidRPr="00D37298" w:rsidDel="00542EBB">
          <w:rPr>
            <w:rFonts w:ascii="Times New Roman" w:hAnsi="Times New Roman"/>
          </w:rPr>
          <w:delText xml:space="preserve">F3420-ECLDBD01 </w:delText>
        </w:r>
      </w:del>
      <w:ins w:id="145" w:author="Palacherla, Susmitha C" w:date="2021-04-19T18:28:00Z">
        <w:r w:rsidR="00542EBB">
          <w:rPr>
            <w:rFonts w:ascii="Times New Roman" w:hAnsi="Times New Roman"/>
          </w:rPr>
          <w:t>UVAADADSQL50CCO</w:t>
        </w:r>
      </w:ins>
      <w:r w:rsidRPr="00D37298">
        <w:rPr>
          <w:rFonts w:ascii="Times New Roman" w:hAnsi="Times New Roman"/>
        </w:rPr>
        <w:t xml:space="preserve">DB – </w:t>
      </w:r>
      <w:proofErr w:type="spellStart"/>
      <w:r w:rsidRPr="00D37298">
        <w:rPr>
          <w:rFonts w:ascii="Times New Roman" w:hAnsi="Times New Roman"/>
        </w:rPr>
        <w:t>eCoachingdev</w:t>
      </w:r>
      <w:proofErr w:type="spellEnd"/>
    </w:p>
    <w:p w14:paraId="2B28012F" w14:textId="77777777" w:rsidR="001377E4" w:rsidRPr="00D37298" w:rsidRDefault="001377E4" w:rsidP="001377E4">
      <w:pPr>
        <w:pStyle w:val="ListParagraph"/>
        <w:widowControl w:val="0"/>
        <w:numPr>
          <w:ilvl w:val="0"/>
          <w:numId w:val="7"/>
        </w:numPr>
        <w:autoSpaceDE w:val="0"/>
        <w:autoSpaceDN w:val="0"/>
        <w:adjustRightInd w:val="0"/>
        <w:spacing w:after="0" w:line="240" w:lineRule="auto"/>
        <w:rPr>
          <w:rFonts w:ascii="Times New Roman" w:hAnsi="Times New Roman"/>
        </w:rPr>
      </w:pPr>
      <w:r w:rsidRPr="00D37298">
        <w:rPr>
          <w:rFonts w:ascii="Times New Roman" w:hAnsi="Times New Roman"/>
        </w:rPr>
        <w:t xml:space="preserve">Test - F3420-ECLDBT01 DB – </w:t>
      </w:r>
      <w:proofErr w:type="spellStart"/>
      <w:r w:rsidRPr="00D37298">
        <w:rPr>
          <w:rFonts w:ascii="Times New Roman" w:hAnsi="Times New Roman"/>
        </w:rPr>
        <w:t>eCoachingtest</w:t>
      </w:r>
      <w:proofErr w:type="spellEnd"/>
    </w:p>
    <w:p w14:paraId="38C2450D" w14:textId="75D1E555" w:rsidR="001377E4" w:rsidRPr="00D37298" w:rsidRDefault="001377E4" w:rsidP="001377E4">
      <w:pPr>
        <w:pStyle w:val="ListParagraph"/>
        <w:widowControl w:val="0"/>
        <w:numPr>
          <w:ilvl w:val="0"/>
          <w:numId w:val="7"/>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 - </w:t>
      </w:r>
      <w:del w:id="146" w:author="Palacherla, Susmitha C" w:date="2021-04-20T08:07:00Z">
        <w:r w:rsidRPr="00D37298" w:rsidDel="000A251F">
          <w:rPr>
            <w:rFonts w:ascii="Times New Roman" w:hAnsi="Times New Roman"/>
          </w:rPr>
          <w:delText>F3420-ECLDBP01</w:delText>
        </w:r>
      </w:del>
      <w:ins w:id="147" w:author="Palacherla, Susmitha C" w:date="2021-04-20T08:07:00Z">
        <w:r w:rsidR="000A251F">
          <w:rPr>
            <w:rFonts w:ascii="Times New Roman" w:hAnsi="Times New Roman"/>
          </w:rPr>
          <w:t>UVAAPADSQL50CCO</w:t>
        </w:r>
      </w:ins>
      <w:r w:rsidRPr="00D37298">
        <w:rPr>
          <w:rFonts w:ascii="Times New Roman" w:hAnsi="Times New Roman"/>
        </w:rPr>
        <w:t xml:space="preserve"> – eCoaching</w:t>
      </w:r>
    </w:p>
    <w:p w14:paraId="0FDFDE47" w14:textId="77777777"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14:paraId="1A5EFDCC" w14:textId="77777777" w:rsidR="00F53049" w:rsidRPr="007E7E7F" w:rsidRDefault="00F53049" w:rsidP="007E7E7F">
      <w:pPr>
        <w:pStyle w:val="ListParagraph"/>
        <w:widowControl w:val="0"/>
        <w:numPr>
          <w:ilvl w:val="0"/>
          <w:numId w:val="17"/>
        </w:numPr>
        <w:autoSpaceDE w:val="0"/>
        <w:autoSpaceDN w:val="0"/>
        <w:adjustRightInd w:val="0"/>
        <w:spacing w:after="0" w:line="240" w:lineRule="auto"/>
        <w:ind w:left="450"/>
        <w:rPr>
          <w:rFonts w:ascii="Times New Roman" w:hAnsi="Times New Roman"/>
          <w:sz w:val="20"/>
          <w:szCs w:val="20"/>
        </w:rPr>
      </w:pPr>
      <w:r w:rsidRPr="007E7E7F">
        <w:rPr>
          <w:rFonts w:ascii="Times New Roman" w:hAnsi="Times New Roman"/>
          <w:sz w:val="20"/>
          <w:szCs w:val="20"/>
        </w:rPr>
        <w:lastRenderedPageBreak/>
        <w:t>SMTP server: ironport.maximus.com</w:t>
      </w:r>
    </w:p>
    <w:p w14:paraId="493B30D5" w14:textId="77777777" w:rsidR="00AC4136" w:rsidRPr="00D37298" w:rsidRDefault="00AC4136" w:rsidP="00AC4136">
      <w:pPr>
        <w:widowControl w:val="0"/>
        <w:autoSpaceDE w:val="0"/>
        <w:autoSpaceDN w:val="0"/>
        <w:adjustRightInd w:val="0"/>
        <w:spacing w:after="0" w:line="240" w:lineRule="auto"/>
        <w:rPr>
          <w:rFonts w:ascii="Times New Roman" w:hAnsi="Times New Roman"/>
          <w:b/>
          <w:sz w:val="24"/>
          <w:szCs w:val="24"/>
        </w:rPr>
      </w:pPr>
    </w:p>
    <w:p w14:paraId="7ECD3E48" w14:textId="77777777" w:rsidR="002074EC" w:rsidRPr="00D37298" w:rsidRDefault="002074EC" w:rsidP="009F2A51">
      <w:pPr>
        <w:widowControl w:val="0"/>
        <w:autoSpaceDE w:val="0"/>
        <w:autoSpaceDN w:val="0"/>
        <w:adjustRightInd w:val="0"/>
        <w:spacing w:after="0" w:line="240" w:lineRule="auto"/>
        <w:rPr>
          <w:rFonts w:ascii="Times New Roman" w:hAnsi="Times New Roman"/>
          <w:b/>
          <w:sz w:val="24"/>
          <w:szCs w:val="24"/>
        </w:rPr>
      </w:pPr>
    </w:p>
    <w:p w14:paraId="22DB475F" w14:textId="77777777" w:rsidR="00265B61" w:rsidRPr="00D37298" w:rsidRDefault="00265B61" w:rsidP="00265B61">
      <w:pPr>
        <w:pStyle w:val="ListParagraph"/>
        <w:widowControl w:val="0"/>
        <w:numPr>
          <w:ilvl w:val="1"/>
          <w:numId w:val="6"/>
        </w:numPr>
        <w:autoSpaceDE w:val="0"/>
        <w:autoSpaceDN w:val="0"/>
        <w:adjustRightInd w:val="0"/>
        <w:spacing w:after="0" w:line="240" w:lineRule="auto"/>
        <w:rPr>
          <w:rFonts w:ascii="Times New Roman" w:hAnsi="Times New Roman"/>
          <w:b/>
          <w:vanish/>
        </w:rPr>
      </w:pPr>
    </w:p>
    <w:p w14:paraId="514DBAB0" w14:textId="77777777" w:rsidR="00265B61" w:rsidRPr="00D37298" w:rsidRDefault="00265B61" w:rsidP="00265B61">
      <w:pPr>
        <w:pStyle w:val="ListParagraph"/>
        <w:widowControl w:val="0"/>
        <w:numPr>
          <w:ilvl w:val="1"/>
          <w:numId w:val="6"/>
        </w:numPr>
        <w:autoSpaceDE w:val="0"/>
        <w:autoSpaceDN w:val="0"/>
        <w:adjustRightInd w:val="0"/>
        <w:spacing w:after="0" w:line="240" w:lineRule="auto"/>
        <w:rPr>
          <w:rFonts w:ascii="Times New Roman" w:hAnsi="Times New Roman"/>
          <w:b/>
          <w:vanish/>
        </w:rPr>
      </w:pPr>
    </w:p>
    <w:p w14:paraId="2DFFCE1A" w14:textId="77777777"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14:paraId="49927EF5" w14:textId="77777777"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14:paraId="141D49BC" w14:textId="77777777" w:rsidR="00265B61" w:rsidRPr="00D37298" w:rsidRDefault="00265B61" w:rsidP="00265B61">
      <w:pPr>
        <w:pStyle w:val="ListParagraph"/>
        <w:widowControl w:val="0"/>
        <w:numPr>
          <w:ilvl w:val="3"/>
          <w:numId w:val="6"/>
        </w:numPr>
        <w:autoSpaceDE w:val="0"/>
        <w:autoSpaceDN w:val="0"/>
        <w:adjustRightInd w:val="0"/>
        <w:spacing w:after="0" w:line="240" w:lineRule="auto"/>
        <w:rPr>
          <w:rFonts w:ascii="Times New Roman" w:hAnsi="Times New Roman"/>
          <w:b/>
          <w:vanish/>
        </w:rPr>
      </w:pPr>
    </w:p>
    <w:p w14:paraId="42A264C6" w14:textId="77777777" w:rsidR="00265B61" w:rsidRPr="00D37298" w:rsidRDefault="00265B61" w:rsidP="00265B61">
      <w:pPr>
        <w:pStyle w:val="ListParagraph"/>
        <w:widowControl w:val="0"/>
        <w:numPr>
          <w:ilvl w:val="3"/>
          <w:numId w:val="6"/>
        </w:numPr>
        <w:autoSpaceDE w:val="0"/>
        <w:autoSpaceDN w:val="0"/>
        <w:adjustRightInd w:val="0"/>
        <w:spacing w:after="0" w:line="240" w:lineRule="auto"/>
        <w:rPr>
          <w:rFonts w:ascii="Times New Roman" w:hAnsi="Times New Roman"/>
          <w:b/>
          <w:vanish/>
        </w:rPr>
      </w:pPr>
    </w:p>
    <w:p w14:paraId="6B00D199" w14:textId="77777777" w:rsidR="00202048" w:rsidRPr="00D37298" w:rsidRDefault="00932115" w:rsidP="00265B61">
      <w:pPr>
        <w:pStyle w:val="Heading4"/>
        <w:numPr>
          <w:ilvl w:val="3"/>
          <w:numId w:val="9"/>
        </w:numPr>
        <w:rPr>
          <w:rFonts w:ascii="Times New Roman" w:hAnsi="Times New Roman" w:cs="Times New Roman"/>
          <w:i w:val="0"/>
          <w:color w:val="auto"/>
        </w:rPr>
      </w:pPr>
      <w:r w:rsidRPr="00D37298">
        <w:rPr>
          <w:rFonts w:ascii="Times New Roman" w:hAnsi="Times New Roman" w:cs="Times New Roman"/>
          <w:i w:val="0"/>
          <w:color w:val="auto"/>
        </w:rPr>
        <w:t>Package Content</w:t>
      </w:r>
    </w:p>
    <w:p w14:paraId="1975DA56" w14:textId="77777777" w:rsidR="00202048" w:rsidRPr="00D37298" w:rsidRDefault="00833BBA" w:rsidP="009F2A51">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noProof/>
        </w:rPr>
        <w:drawing>
          <wp:inline distT="0" distB="0" distL="0" distR="0" wp14:anchorId="3536D0A0" wp14:editId="12EE629E">
            <wp:extent cx="4297680" cy="54864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7680" cy="5486400"/>
                    </a:xfrm>
                    <a:prstGeom prst="rect">
                      <a:avLst/>
                    </a:prstGeom>
                  </pic:spPr>
                </pic:pic>
              </a:graphicData>
            </a:graphic>
          </wp:inline>
        </w:drawing>
      </w:r>
    </w:p>
    <w:p w14:paraId="5945E38B" w14:textId="77777777" w:rsidR="00F94DAF" w:rsidRPr="00D37298" w:rsidRDefault="00F94DAF" w:rsidP="009F2A51">
      <w:pPr>
        <w:widowControl w:val="0"/>
        <w:autoSpaceDE w:val="0"/>
        <w:autoSpaceDN w:val="0"/>
        <w:adjustRightInd w:val="0"/>
        <w:spacing w:after="0" w:line="240" w:lineRule="auto"/>
        <w:rPr>
          <w:rFonts w:ascii="Times New Roman" w:hAnsi="Times New Roman"/>
          <w:b/>
          <w:sz w:val="24"/>
          <w:szCs w:val="24"/>
        </w:rPr>
      </w:pPr>
    </w:p>
    <w:p w14:paraId="69371E37" w14:textId="77777777" w:rsidR="007931F8" w:rsidRPr="00D37298" w:rsidRDefault="007931F8" w:rsidP="007931F8">
      <w:pPr>
        <w:widowControl w:val="0"/>
        <w:autoSpaceDE w:val="0"/>
        <w:autoSpaceDN w:val="0"/>
        <w:adjustRightInd w:val="0"/>
        <w:spacing w:after="0" w:line="240" w:lineRule="auto"/>
        <w:rPr>
          <w:rFonts w:ascii="Times New Roman" w:hAnsi="Times New Roman"/>
          <w:b/>
          <w:sz w:val="24"/>
          <w:szCs w:val="24"/>
        </w:rPr>
      </w:pPr>
    </w:p>
    <w:p w14:paraId="028F1234" w14:textId="77777777"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14:paraId="45BA0FC9" w14:textId="77777777"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14:paraId="0DFC6306" w14:textId="77777777"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14:paraId="266F8EDC" w14:textId="77777777"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14:paraId="20C851CF" w14:textId="77777777" w:rsidR="007931F8" w:rsidRPr="00D37298" w:rsidRDefault="007931F8" w:rsidP="007931F8">
      <w:pPr>
        <w:widowControl w:val="0"/>
        <w:autoSpaceDE w:val="0"/>
        <w:autoSpaceDN w:val="0"/>
        <w:adjustRightInd w:val="0"/>
        <w:spacing w:after="0" w:line="240" w:lineRule="auto"/>
        <w:rPr>
          <w:rFonts w:ascii="Times New Roman" w:hAnsi="Times New Roman"/>
          <w:b/>
          <w:sz w:val="24"/>
          <w:szCs w:val="24"/>
        </w:rPr>
      </w:pPr>
    </w:p>
    <w:p w14:paraId="3FF73B68" w14:textId="77777777" w:rsidR="00A52549" w:rsidRPr="00D37298" w:rsidRDefault="00A52549" w:rsidP="007931F8">
      <w:pPr>
        <w:widowControl w:val="0"/>
        <w:autoSpaceDE w:val="0"/>
        <w:autoSpaceDN w:val="0"/>
        <w:adjustRightInd w:val="0"/>
        <w:spacing w:after="0" w:line="240" w:lineRule="auto"/>
        <w:rPr>
          <w:rFonts w:ascii="Times New Roman" w:hAnsi="Times New Roman"/>
          <w:b/>
          <w:sz w:val="24"/>
          <w:szCs w:val="24"/>
        </w:rPr>
      </w:pPr>
    </w:p>
    <w:p w14:paraId="0AAECA05" w14:textId="77777777" w:rsidR="007931F8" w:rsidRPr="00D37298" w:rsidRDefault="007931F8" w:rsidP="007931F8">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Workflow</w:t>
      </w:r>
    </w:p>
    <w:p w14:paraId="6E88CEFF" w14:textId="77777777" w:rsidR="008A0084" w:rsidRPr="00D37298" w:rsidRDefault="008A0084" w:rsidP="007931F8">
      <w:pPr>
        <w:widowControl w:val="0"/>
        <w:autoSpaceDE w:val="0"/>
        <w:autoSpaceDN w:val="0"/>
        <w:adjustRightInd w:val="0"/>
        <w:spacing w:after="0" w:line="240" w:lineRule="auto"/>
        <w:rPr>
          <w:rFonts w:ascii="Times New Roman" w:hAnsi="Times New Roman"/>
          <w:b/>
          <w:sz w:val="24"/>
          <w:szCs w:val="24"/>
        </w:rPr>
      </w:pPr>
    </w:p>
    <w:p w14:paraId="1179FAC9" w14:textId="77777777" w:rsidR="00494DF0" w:rsidRPr="00D37298" w:rsidRDefault="00210C0C" w:rsidP="00494DF0">
      <w:pPr>
        <w:rPr>
          <w:rFonts w:ascii="Times New Roman" w:hAnsi="Times New Roman"/>
          <w:b/>
        </w:rPr>
      </w:pPr>
      <w:r w:rsidRPr="00D37298">
        <w:rPr>
          <w:rFonts w:ascii="Times New Roman" w:hAnsi="Times New Roman"/>
          <w:b/>
        </w:rPr>
        <w:t>IQS File Load</w:t>
      </w:r>
    </w:p>
    <w:p w14:paraId="0F96A519" w14:textId="77777777" w:rsidR="00833BBA" w:rsidRPr="00D37298" w:rsidRDefault="00FF6C96"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w:t>
      </w:r>
      <w:r w:rsidR="00DF6C82" w:rsidRPr="00D37298">
        <w:rPr>
          <w:rFonts w:ascii="Times New Roman" w:hAnsi="Times New Roman"/>
          <w:sz w:val="20"/>
          <w:szCs w:val="20"/>
        </w:rPr>
        <w:t xml:space="preserve"> </w:t>
      </w:r>
      <w:r w:rsidR="00833BBA" w:rsidRPr="00D37298">
        <w:rPr>
          <w:rFonts w:ascii="Times New Roman" w:hAnsi="Times New Roman"/>
          <w:sz w:val="20"/>
          <w:szCs w:val="20"/>
        </w:rPr>
        <w:t>Check if file Exists</w:t>
      </w:r>
    </w:p>
    <w:p w14:paraId="21486CC7" w14:textId="77777777" w:rsidR="00833BBA" w:rsidRPr="00D37298" w:rsidRDefault="00833BBA"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2. If File Exists Decrypt File in </w:t>
      </w:r>
      <w:proofErr w:type="spellStart"/>
      <w:r w:rsidRPr="00D37298">
        <w:rPr>
          <w:rFonts w:ascii="Times New Roman" w:hAnsi="Times New Roman"/>
          <w:sz w:val="20"/>
          <w:szCs w:val="20"/>
        </w:rPr>
        <w:t>Encrypt_out</w:t>
      </w:r>
      <w:proofErr w:type="spellEnd"/>
      <w:r w:rsidRPr="00D37298">
        <w:rPr>
          <w:rFonts w:ascii="Times New Roman" w:hAnsi="Times New Roman"/>
          <w:sz w:val="20"/>
          <w:szCs w:val="20"/>
        </w:rPr>
        <w:t xml:space="preserve"> and place with that </w:t>
      </w:r>
      <w:proofErr w:type="gramStart"/>
      <w:r w:rsidRPr="00D37298">
        <w:rPr>
          <w:rFonts w:ascii="Times New Roman" w:hAnsi="Times New Roman"/>
          <w:sz w:val="20"/>
          <w:szCs w:val="20"/>
        </w:rPr>
        <w:t>days</w:t>
      </w:r>
      <w:proofErr w:type="gramEnd"/>
      <w:r w:rsidRPr="00D37298">
        <w:rPr>
          <w:rFonts w:ascii="Times New Roman" w:hAnsi="Times New Roman"/>
          <w:sz w:val="20"/>
          <w:szCs w:val="20"/>
        </w:rPr>
        <w:t xml:space="preserve"> date in decrypt_out folder</w:t>
      </w:r>
    </w:p>
    <w:p w14:paraId="7281C6B6" w14:textId="77777777" w:rsidR="00833BBA" w:rsidRPr="00D37298" w:rsidRDefault="00833BBA"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    Else Send Notification for Missing File and End Process</w:t>
      </w:r>
    </w:p>
    <w:p w14:paraId="77B12BB3" w14:textId="77777777"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3</w:t>
      </w:r>
      <w:r w:rsidR="00FF6C96" w:rsidRPr="00D37298">
        <w:rPr>
          <w:rFonts w:ascii="Times New Roman" w:hAnsi="Times New Roman"/>
          <w:sz w:val="20"/>
          <w:szCs w:val="20"/>
        </w:rPr>
        <w:t>. Pause for 90 seconds.</w:t>
      </w:r>
    </w:p>
    <w:p w14:paraId="62E66E55" w14:textId="77777777"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4</w:t>
      </w:r>
      <w:r w:rsidR="00FF6C96" w:rsidRPr="00D37298">
        <w:rPr>
          <w:rFonts w:ascii="Times New Roman" w:hAnsi="Times New Roman"/>
          <w:sz w:val="20"/>
          <w:szCs w:val="20"/>
        </w:rPr>
        <w:t>. Truncate staging table</w:t>
      </w:r>
    </w:p>
    <w:p w14:paraId="3D2399E8" w14:textId="77777777"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5</w:t>
      </w:r>
      <w:r w:rsidR="00FF6C96" w:rsidRPr="00D37298">
        <w:rPr>
          <w:rFonts w:ascii="Times New Roman" w:hAnsi="Times New Roman"/>
          <w:sz w:val="20"/>
          <w:szCs w:val="20"/>
        </w:rPr>
        <w:t>. Load staging table</w:t>
      </w:r>
    </w:p>
    <w:p w14:paraId="19D429C2" w14:textId="77777777" w:rsidR="00236F54"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6</w:t>
      </w:r>
      <w:r w:rsidR="00FF6C96" w:rsidRPr="00D37298">
        <w:rPr>
          <w:rFonts w:ascii="Times New Roman" w:hAnsi="Times New Roman"/>
          <w:sz w:val="20"/>
          <w:szCs w:val="20"/>
        </w:rPr>
        <w:t xml:space="preserve">. </w:t>
      </w:r>
      <w:r w:rsidR="00236F54" w:rsidRPr="00D37298">
        <w:rPr>
          <w:rFonts w:ascii="Times New Roman" w:hAnsi="Times New Roman"/>
          <w:sz w:val="20"/>
          <w:szCs w:val="20"/>
        </w:rPr>
        <w:t xml:space="preserve">Update </w:t>
      </w:r>
      <w:r w:rsidR="00D37298">
        <w:rPr>
          <w:rFonts w:ascii="Times New Roman" w:hAnsi="Times New Roman"/>
          <w:sz w:val="20"/>
          <w:szCs w:val="20"/>
        </w:rPr>
        <w:t>s</w:t>
      </w:r>
      <w:r w:rsidRPr="00D37298">
        <w:rPr>
          <w:rFonts w:ascii="Times New Roman" w:hAnsi="Times New Roman"/>
          <w:sz w:val="20"/>
          <w:szCs w:val="20"/>
        </w:rPr>
        <w:t>taging table and reject records</w:t>
      </w:r>
    </w:p>
    <w:p w14:paraId="7B52AE19" w14:textId="77777777" w:rsidR="00634737"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7. Update coaching log and </w:t>
      </w:r>
      <w:r w:rsidR="00D37298">
        <w:rPr>
          <w:rFonts w:ascii="Times New Roman" w:hAnsi="Times New Roman"/>
          <w:sz w:val="20"/>
          <w:szCs w:val="20"/>
        </w:rPr>
        <w:t>c</w:t>
      </w:r>
      <w:r w:rsidRPr="00D37298">
        <w:rPr>
          <w:rFonts w:ascii="Times New Roman" w:hAnsi="Times New Roman"/>
          <w:sz w:val="20"/>
          <w:szCs w:val="20"/>
        </w:rPr>
        <w:t>oaching log reason table tables</w:t>
      </w:r>
    </w:p>
    <w:p w14:paraId="2DEDDEE2" w14:textId="77777777"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8</w:t>
      </w:r>
      <w:r w:rsidR="00236F54" w:rsidRPr="00D37298">
        <w:rPr>
          <w:rFonts w:ascii="Times New Roman" w:hAnsi="Times New Roman"/>
          <w:sz w:val="20"/>
          <w:szCs w:val="20"/>
        </w:rPr>
        <w:t xml:space="preserve">. </w:t>
      </w:r>
      <w:r w:rsidR="00FF6C96" w:rsidRPr="00D37298">
        <w:rPr>
          <w:rFonts w:ascii="Times New Roman" w:hAnsi="Times New Roman"/>
          <w:sz w:val="20"/>
          <w:szCs w:val="20"/>
        </w:rPr>
        <w:t xml:space="preserve">Load coaching log and </w:t>
      </w:r>
      <w:r w:rsidR="00D37298">
        <w:rPr>
          <w:rFonts w:ascii="Times New Roman" w:hAnsi="Times New Roman"/>
          <w:sz w:val="20"/>
          <w:szCs w:val="20"/>
        </w:rPr>
        <w:t>c</w:t>
      </w:r>
      <w:r w:rsidR="00FF6C96" w:rsidRPr="00D37298">
        <w:rPr>
          <w:rFonts w:ascii="Times New Roman" w:hAnsi="Times New Roman"/>
          <w:sz w:val="20"/>
          <w:szCs w:val="20"/>
        </w:rPr>
        <w:t>oaching log reason table table</w:t>
      </w:r>
      <w:r w:rsidRPr="00D37298">
        <w:rPr>
          <w:rFonts w:ascii="Times New Roman" w:hAnsi="Times New Roman"/>
          <w:sz w:val="20"/>
          <w:szCs w:val="20"/>
        </w:rPr>
        <w:t>s</w:t>
      </w:r>
    </w:p>
    <w:p w14:paraId="198C49DD" w14:textId="77777777" w:rsidR="000C141C"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9</w:t>
      </w:r>
      <w:r w:rsidR="000C141C" w:rsidRPr="00D37298">
        <w:rPr>
          <w:rFonts w:ascii="Times New Roman" w:hAnsi="Times New Roman"/>
          <w:sz w:val="20"/>
          <w:szCs w:val="20"/>
        </w:rPr>
        <w:t xml:space="preserve">. </w:t>
      </w:r>
      <w:r w:rsidR="00236F54" w:rsidRPr="00D37298">
        <w:rPr>
          <w:rFonts w:ascii="Times New Roman" w:hAnsi="Times New Roman"/>
          <w:sz w:val="20"/>
          <w:szCs w:val="20"/>
        </w:rPr>
        <w:t>Update</w:t>
      </w:r>
      <w:r w:rsidR="000C141C" w:rsidRPr="00D37298">
        <w:rPr>
          <w:rFonts w:ascii="Times New Roman" w:hAnsi="Times New Roman"/>
          <w:sz w:val="20"/>
          <w:szCs w:val="20"/>
        </w:rPr>
        <w:t xml:space="preserve"> Quality Fact </w:t>
      </w:r>
      <w:r w:rsidR="00D37298">
        <w:rPr>
          <w:rFonts w:ascii="Times New Roman" w:hAnsi="Times New Roman"/>
          <w:sz w:val="20"/>
          <w:szCs w:val="20"/>
        </w:rPr>
        <w:t>t</w:t>
      </w:r>
      <w:r w:rsidR="000C141C" w:rsidRPr="00D37298">
        <w:rPr>
          <w:rFonts w:ascii="Times New Roman" w:hAnsi="Times New Roman"/>
          <w:sz w:val="20"/>
          <w:szCs w:val="20"/>
        </w:rPr>
        <w:t>able</w:t>
      </w:r>
    </w:p>
    <w:p w14:paraId="35FA5AE2" w14:textId="77777777" w:rsidR="000C141C"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10</w:t>
      </w:r>
      <w:r w:rsidR="000C141C" w:rsidRPr="00D37298">
        <w:rPr>
          <w:rFonts w:ascii="Times New Roman" w:hAnsi="Times New Roman"/>
          <w:sz w:val="20"/>
          <w:szCs w:val="20"/>
        </w:rPr>
        <w:t xml:space="preserve">. Load Quality File List </w:t>
      </w:r>
      <w:r w:rsidR="00D37298">
        <w:rPr>
          <w:rFonts w:ascii="Times New Roman" w:hAnsi="Times New Roman"/>
          <w:sz w:val="20"/>
          <w:szCs w:val="20"/>
        </w:rPr>
        <w:t>t</w:t>
      </w:r>
      <w:r w:rsidR="000C141C" w:rsidRPr="00D37298">
        <w:rPr>
          <w:rFonts w:ascii="Times New Roman" w:hAnsi="Times New Roman"/>
          <w:sz w:val="20"/>
          <w:szCs w:val="20"/>
        </w:rPr>
        <w:t>able</w:t>
      </w:r>
    </w:p>
    <w:p w14:paraId="607D6166" w14:textId="77777777"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11</w:t>
      </w:r>
      <w:r w:rsidR="00FF6C96" w:rsidRPr="00D37298">
        <w:rPr>
          <w:rFonts w:ascii="Times New Roman" w:hAnsi="Times New Roman"/>
          <w:sz w:val="20"/>
          <w:szCs w:val="20"/>
        </w:rPr>
        <w:t xml:space="preserve">. Delete file </w:t>
      </w:r>
    </w:p>
    <w:p w14:paraId="450E62F7" w14:textId="77777777" w:rsidR="00494DF0" w:rsidRPr="00D37298" w:rsidRDefault="00494DF0" w:rsidP="007931F8">
      <w:pPr>
        <w:widowControl w:val="0"/>
        <w:autoSpaceDE w:val="0"/>
        <w:autoSpaceDN w:val="0"/>
        <w:adjustRightInd w:val="0"/>
        <w:spacing w:after="0" w:line="240" w:lineRule="auto"/>
        <w:rPr>
          <w:rFonts w:ascii="Times New Roman" w:hAnsi="Times New Roman"/>
          <w:b/>
          <w:sz w:val="24"/>
          <w:szCs w:val="24"/>
        </w:rPr>
      </w:pPr>
    </w:p>
    <w:p w14:paraId="53F7808F" w14:textId="77777777" w:rsidR="00210C0C" w:rsidRPr="00D37298" w:rsidRDefault="00210C0C" w:rsidP="00210C0C">
      <w:pPr>
        <w:rPr>
          <w:rFonts w:ascii="Times New Roman" w:hAnsi="Times New Roman"/>
          <w:b/>
        </w:rPr>
      </w:pPr>
      <w:r w:rsidRPr="00D37298">
        <w:rPr>
          <w:rFonts w:ascii="Times New Roman" w:hAnsi="Times New Roman"/>
          <w:b/>
        </w:rPr>
        <w:t>NPN Load</w:t>
      </w:r>
    </w:p>
    <w:p w14:paraId="590BDE31" w14:textId="77777777"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 Truncate staging table</w:t>
      </w:r>
    </w:p>
    <w:p w14:paraId="3757DB63" w14:textId="77777777"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2. Get Dates for Previous Week</w:t>
      </w:r>
    </w:p>
    <w:p w14:paraId="408839C9" w14:textId="77777777"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3. Select NPN logs into staging table</w:t>
      </w:r>
    </w:p>
    <w:p w14:paraId="451D9F2C" w14:textId="77777777"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4. Load NPN logs into coaching log table</w:t>
      </w:r>
    </w:p>
    <w:p w14:paraId="1C703BF2" w14:textId="77777777" w:rsidR="00210C0C" w:rsidRPr="00D37298" w:rsidRDefault="00210C0C" w:rsidP="007931F8">
      <w:pPr>
        <w:widowControl w:val="0"/>
        <w:autoSpaceDE w:val="0"/>
        <w:autoSpaceDN w:val="0"/>
        <w:adjustRightInd w:val="0"/>
        <w:spacing w:after="0" w:line="240" w:lineRule="auto"/>
        <w:rPr>
          <w:rFonts w:ascii="Times New Roman" w:hAnsi="Times New Roman"/>
          <w:b/>
          <w:sz w:val="24"/>
          <w:szCs w:val="24"/>
        </w:rPr>
      </w:pPr>
    </w:p>
    <w:p w14:paraId="18B8680A" w14:textId="77777777" w:rsidR="008A0084" w:rsidRPr="00D37298" w:rsidRDefault="00494DF0" w:rsidP="008A0084">
      <w:pPr>
        <w:rPr>
          <w:rFonts w:ascii="Times New Roman" w:hAnsi="Times New Roman"/>
          <w:b/>
        </w:rPr>
      </w:pPr>
      <w:r w:rsidRPr="00D37298">
        <w:rPr>
          <w:rFonts w:ascii="Times New Roman" w:hAnsi="Times New Roman"/>
          <w:b/>
        </w:rPr>
        <w:t>Details</w:t>
      </w:r>
      <w:r w:rsidR="008A0084" w:rsidRPr="00D37298">
        <w:rPr>
          <w:rFonts w:ascii="Times New Roman" w:hAnsi="Times New Roman"/>
          <w:b/>
        </w:rPr>
        <w:t>: IQS File Load</w:t>
      </w:r>
    </w:p>
    <w:p w14:paraId="757C1927" w14:textId="77777777" w:rsidR="00634737" w:rsidRPr="00D37298" w:rsidRDefault="00634737" w:rsidP="00634737">
      <w:pPr>
        <w:widowControl w:val="0"/>
        <w:autoSpaceDE w:val="0"/>
        <w:autoSpaceDN w:val="0"/>
        <w:adjustRightInd w:val="0"/>
        <w:spacing w:after="0" w:line="240" w:lineRule="auto"/>
        <w:rPr>
          <w:rFonts w:ascii="Times New Roman" w:hAnsi="Times New Roman"/>
          <w:sz w:val="24"/>
          <w:szCs w:val="24"/>
        </w:rPr>
      </w:pPr>
    </w:p>
    <w:p w14:paraId="34DDDEFC" w14:textId="77777777" w:rsidR="00634737" w:rsidRPr="00D37298" w:rsidRDefault="00634737" w:rsidP="00634737">
      <w:pPr>
        <w:widowControl w:val="0"/>
        <w:autoSpaceDE w:val="0"/>
        <w:autoSpaceDN w:val="0"/>
        <w:adjustRightInd w:val="0"/>
        <w:spacing w:after="0" w:line="240" w:lineRule="auto"/>
        <w:ind w:left="360"/>
        <w:rPr>
          <w:rFonts w:ascii="Times New Roman" w:hAnsi="Times New Roman"/>
          <w:b/>
          <w:sz w:val="20"/>
          <w:szCs w:val="20"/>
        </w:rPr>
      </w:pPr>
      <w:r w:rsidRPr="00D37298">
        <w:rPr>
          <w:rFonts w:ascii="Times New Roman" w:hAnsi="Times New Roman"/>
          <w:b/>
          <w:sz w:val="20"/>
          <w:szCs w:val="20"/>
        </w:rPr>
        <w:t xml:space="preserve">Step1: Script task: </w:t>
      </w:r>
      <w:r w:rsidRPr="00D37298">
        <w:rPr>
          <w:rFonts w:ascii="Times New Roman" w:hAnsi="Times New Roman"/>
          <w:sz w:val="20"/>
          <w:szCs w:val="20"/>
        </w:rPr>
        <w:t>Check if file Exists</w:t>
      </w:r>
    </w:p>
    <w:p w14:paraId="3EC04017" w14:textId="77777777" w:rsidR="007931F8" w:rsidRPr="00D37298" w:rsidRDefault="00634737" w:rsidP="00494DF0">
      <w:pPr>
        <w:rPr>
          <w:rFonts w:ascii="Times New Roman" w:hAnsi="Times New Roman"/>
          <w:b/>
        </w:rPr>
      </w:pPr>
      <w:r w:rsidRPr="00D37298">
        <w:rPr>
          <w:rFonts w:ascii="Times New Roman" w:hAnsi="Times New Roman"/>
          <w:b/>
        </w:rPr>
        <w:t xml:space="preserve">       </w:t>
      </w:r>
      <w:r w:rsidRPr="00D37298">
        <w:rPr>
          <w:rFonts w:ascii="Times New Roman" w:hAnsi="Times New Roman"/>
          <w:noProof/>
        </w:rPr>
        <w:drawing>
          <wp:inline distT="0" distB="0" distL="0" distR="0" wp14:anchorId="5E4A0EBB" wp14:editId="5A23F2C6">
            <wp:extent cx="2676525" cy="9429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6525" cy="942975"/>
                    </a:xfrm>
                    <a:prstGeom prst="rect">
                      <a:avLst/>
                    </a:prstGeom>
                  </pic:spPr>
                </pic:pic>
              </a:graphicData>
            </a:graphic>
          </wp:inline>
        </w:drawing>
      </w:r>
    </w:p>
    <w:p w14:paraId="70678453" w14:textId="77777777" w:rsidR="00FF6C96" w:rsidRPr="00D37298" w:rsidRDefault="00634737"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lastRenderedPageBreak/>
        <w:drawing>
          <wp:inline distT="0" distB="0" distL="0" distR="0" wp14:anchorId="302583C7" wp14:editId="2A3D27B6">
            <wp:extent cx="5943600" cy="18700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70075"/>
                    </a:xfrm>
                    <a:prstGeom prst="rect">
                      <a:avLst/>
                    </a:prstGeom>
                  </pic:spPr>
                </pic:pic>
              </a:graphicData>
            </a:graphic>
          </wp:inline>
        </w:drawing>
      </w:r>
    </w:p>
    <w:p w14:paraId="4E4C596A" w14:textId="77777777" w:rsidR="00634737" w:rsidRPr="00D37298" w:rsidRDefault="00634737" w:rsidP="00FF6C96">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9576"/>
      </w:tblGrid>
      <w:tr w:rsidR="00634737" w:rsidRPr="00D37298" w14:paraId="438C977F" w14:textId="77777777" w:rsidTr="00634737">
        <w:tc>
          <w:tcPr>
            <w:tcW w:w="9576" w:type="dxa"/>
          </w:tcPr>
          <w:p w14:paraId="620F1BAF"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14:paraId="78A60327"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t>#region</w:t>
            </w:r>
            <w:r w:rsidRPr="00D37298">
              <w:rPr>
                <w:rFonts w:ascii="Times New Roman" w:hAnsi="Times New Roman"/>
                <w:color w:val="000000"/>
                <w:sz w:val="19"/>
                <w:szCs w:val="19"/>
              </w:rPr>
              <w:t xml:space="preserve"> Namespaces</w:t>
            </w:r>
          </w:p>
          <w:p w14:paraId="13D3F5AB"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gramStart"/>
            <w:r w:rsidRPr="00D37298">
              <w:rPr>
                <w:rFonts w:ascii="Times New Roman" w:hAnsi="Times New Roman"/>
                <w:color w:val="000000"/>
                <w:sz w:val="19"/>
                <w:szCs w:val="19"/>
              </w:rPr>
              <w:t>System;</w:t>
            </w:r>
            <w:proofErr w:type="gramEnd"/>
          </w:p>
          <w:p w14:paraId="45845665"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System.</w:t>
            </w:r>
            <w:proofErr w:type="gramStart"/>
            <w:r w:rsidRPr="00D37298">
              <w:rPr>
                <w:rFonts w:ascii="Times New Roman" w:hAnsi="Times New Roman"/>
                <w:color w:val="000000"/>
                <w:sz w:val="19"/>
                <w:szCs w:val="19"/>
              </w:rPr>
              <w:t>Data</w:t>
            </w:r>
            <w:proofErr w:type="spellEnd"/>
            <w:r w:rsidRPr="00D37298">
              <w:rPr>
                <w:rFonts w:ascii="Times New Roman" w:hAnsi="Times New Roman"/>
                <w:color w:val="000000"/>
                <w:sz w:val="19"/>
                <w:szCs w:val="19"/>
              </w:rPr>
              <w:t>;</w:t>
            </w:r>
            <w:proofErr w:type="gramEnd"/>
          </w:p>
          <w:p w14:paraId="00F34027"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Microsoft.SqlServer.Dts.</w:t>
            </w:r>
            <w:proofErr w:type="gramStart"/>
            <w:r w:rsidRPr="00D37298">
              <w:rPr>
                <w:rFonts w:ascii="Times New Roman" w:hAnsi="Times New Roman"/>
                <w:color w:val="000000"/>
                <w:sz w:val="19"/>
                <w:szCs w:val="19"/>
              </w:rPr>
              <w:t>Runtime</w:t>
            </w:r>
            <w:proofErr w:type="spellEnd"/>
            <w:r w:rsidRPr="00D37298">
              <w:rPr>
                <w:rFonts w:ascii="Times New Roman" w:hAnsi="Times New Roman"/>
                <w:color w:val="000000"/>
                <w:sz w:val="19"/>
                <w:szCs w:val="19"/>
              </w:rPr>
              <w:t>;</w:t>
            </w:r>
            <w:proofErr w:type="gramEnd"/>
          </w:p>
          <w:p w14:paraId="0EF0DB62"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System.Windows.</w:t>
            </w:r>
            <w:proofErr w:type="gramStart"/>
            <w:r w:rsidRPr="00D37298">
              <w:rPr>
                <w:rFonts w:ascii="Times New Roman" w:hAnsi="Times New Roman"/>
                <w:color w:val="000000"/>
                <w:sz w:val="19"/>
                <w:szCs w:val="19"/>
              </w:rPr>
              <w:t>Forms</w:t>
            </w:r>
            <w:proofErr w:type="spellEnd"/>
            <w:r w:rsidRPr="00D37298">
              <w:rPr>
                <w:rFonts w:ascii="Times New Roman" w:hAnsi="Times New Roman"/>
                <w:color w:val="000000"/>
                <w:sz w:val="19"/>
                <w:szCs w:val="19"/>
              </w:rPr>
              <w:t>;</w:t>
            </w:r>
            <w:proofErr w:type="gramEnd"/>
          </w:p>
          <w:p w14:paraId="491CEF75"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gramStart"/>
            <w:r w:rsidRPr="00D37298">
              <w:rPr>
                <w:rFonts w:ascii="Times New Roman" w:hAnsi="Times New Roman"/>
                <w:color w:val="000000"/>
                <w:sz w:val="19"/>
                <w:szCs w:val="19"/>
              </w:rPr>
              <w:t>System.IO;</w:t>
            </w:r>
            <w:proofErr w:type="gramEnd"/>
          </w:p>
          <w:p w14:paraId="761B2AF6"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t>#endregion</w:t>
            </w:r>
          </w:p>
          <w:p w14:paraId="0B4C2498"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14:paraId="03248D33"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namespace</w:t>
            </w:r>
            <w:r w:rsidRPr="00D37298">
              <w:rPr>
                <w:rFonts w:ascii="Times New Roman" w:hAnsi="Times New Roman"/>
                <w:color w:val="000000"/>
                <w:sz w:val="19"/>
                <w:szCs w:val="19"/>
              </w:rPr>
              <w:t xml:space="preserve"> ST_c8c2463bd5c3454d9df6e94c8922f66f</w:t>
            </w:r>
          </w:p>
          <w:p w14:paraId="2C4996ED"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w:t>
            </w:r>
          </w:p>
          <w:p w14:paraId="1E2FBAD3"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14:paraId="281EE807"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proofErr w:type="spellStart"/>
            <w:r w:rsidRPr="00D37298">
              <w:rPr>
                <w:rFonts w:ascii="Times New Roman" w:hAnsi="Times New Roman"/>
                <w:color w:val="008000"/>
                <w:sz w:val="19"/>
                <w:szCs w:val="19"/>
              </w:rPr>
              <w:t>ScriptMain</w:t>
            </w:r>
            <w:proofErr w:type="spellEnd"/>
            <w:r w:rsidRPr="00D37298">
              <w:rPr>
                <w:rFonts w:ascii="Times New Roman" w:hAnsi="Times New Roman"/>
                <w:color w:val="008000"/>
                <w:sz w:val="19"/>
                <w:szCs w:val="19"/>
              </w:rPr>
              <w:t xml:space="preserve"> is the entry point class of the script.  Do not change the name, attributes,</w:t>
            </w:r>
          </w:p>
          <w:p w14:paraId="44B810EF"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or parent of this class.</w:t>
            </w:r>
          </w:p>
          <w:p w14:paraId="646E8A19"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14:paraId="7FB4C2C9"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[Microsoft.SqlServer.Dts.Tasks.ScriptTask.</w:t>
            </w:r>
            <w:r w:rsidRPr="00D37298">
              <w:rPr>
                <w:rFonts w:ascii="Times New Roman" w:hAnsi="Times New Roman"/>
                <w:color w:val="2B91AF"/>
                <w:sz w:val="19"/>
                <w:szCs w:val="19"/>
              </w:rPr>
              <w:t>SSISScriptTaskEntryPointAttribute</w:t>
            </w:r>
            <w:r w:rsidRPr="00D37298">
              <w:rPr>
                <w:rFonts w:ascii="Times New Roman" w:hAnsi="Times New Roman"/>
                <w:color w:val="000000"/>
                <w:sz w:val="19"/>
                <w:szCs w:val="19"/>
              </w:rPr>
              <w:t>]</w:t>
            </w:r>
          </w:p>
          <w:p w14:paraId="54A193D3"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partial</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class</w:t>
            </w:r>
            <w:r w:rsidRPr="00D37298">
              <w:rPr>
                <w:rFonts w:ascii="Times New Roman" w:hAnsi="Times New Roman"/>
                <w:color w:val="000000"/>
                <w:sz w:val="19"/>
                <w:szCs w:val="19"/>
              </w:rPr>
              <w:t xml:space="preserve"> </w:t>
            </w:r>
            <w:proofErr w:type="spellStart"/>
            <w:r w:rsidRPr="00D37298">
              <w:rPr>
                <w:rFonts w:ascii="Times New Roman" w:hAnsi="Times New Roman"/>
                <w:color w:val="2B91AF"/>
                <w:sz w:val="19"/>
                <w:szCs w:val="19"/>
              </w:rPr>
              <w:t>ScriptMain</w:t>
            </w:r>
            <w:proofErr w:type="spellEnd"/>
            <w:r w:rsidRPr="00D37298">
              <w:rPr>
                <w:rFonts w:ascii="Times New Roman" w:hAnsi="Times New Roman"/>
                <w:color w:val="000000"/>
                <w:sz w:val="19"/>
                <w:szCs w:val="19"/>
              </w:rPr>
              <w:t xml:space="preserve"> : Microsoft.SqlServer.Dts.Tasks.ScriptTask.</w:t>
            </w:r>
            <w:r w:rsidRPr="00D37298">
              <w:rPr>
                <w:rFonts w:ascii="Times New Roman" w:hAnsi="Times New Roman"/>
                <w:color w:val="2B91AF"/>
                <w:sz w:val="19"/>
                <w:szCs w:val="19"/>
              </w:rPr>
              <w:t>VSTARTScriptObjectModelBase</w:t>
            </w:r>
          </w:p>
          <w:p w14:paraId="55B0FAC4"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14:paraId="01910760"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8000"/>
                <w:sz w:val="19"/>
                <w:szCs w:val="19"/>
              </w:rPr>
              <w:t xml:space="preserve">         </w:t>
            </w:r>
          </w:p>
          <w:p w14:paraId="33D49D02" w14:textId="77777777" w:rsidR="00634737" w:rsidRPr="00D37298" w:rsidRDefault="00DF0E93"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 xml:space="preserve">  </w:t>
            </w:r>
            <w:r w:rsidR="00634737" w:rsidRPr="00D37298">
              <w:rPr>
                <w:rFonts w:ascii="Times New Roman" w:hAnsi="Times New Roman"/>
                <w:color w:val="808080"/>
                <w:sz w:val="19"/>
                <w:szCs w:val="19"/>
              </w:rPr>
              <w:t>///</w:t>
            </w:r>
            <w:r w:rsidR="00634737" w:rsidRPr="00D37298">
              <w:rPr>
                <w:rFonts w:ascii="Times New Roman" w:hAnsi="Times New Roman"/>
                <w:color w:val="008000"/>
                <w:sz w:val="19"/>
                <w:szCs w:val="19"/>
              </w:rPr>
              <w:t xml:space="preserve"> </w:t>
            </w:r>
            <w:r w:rsidR="00634737" w:rsidRPr="00D37298">
              <w:rPr>
                <w:rFonts w:ascii="Times New Roman" w:hAnsi="Times New Roman"/>
                <w:color w:val="808080"/>
                <w:sz w:val="19"/>
                <w:szCs w:val="19"/>
              </w:rPr>
              <w:t>&lt;summary&gt;</w:t>
            </w:r>
          </w:p>
          <w:p w14:paraId="7E9812DE"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method is called when this script task executes in the control flow.</w:t>
            </w:r>
          </w:p>
          <w:p w14:paraId="2B18BC62"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Before returning from this method, set the value of </w:t>
            </w:r>
            <w:proofErr w:type="spellStart"/>
            <w:r w:rsidRPr="00D37298">
              <w:rPr>
                <w:rFonts w:ascii="Times New Roman" w:hAnsi="Times New Roman"/>
                <w:color w:val="008000"/>
                <w:sz w:val="19"/>
                <w:szCs w:val="19"/>
              </w:rPr>
              <w:t>Dts.TaskResult</w:t>
            </w:r>
            <w:proofErr w:type="spellEnd"/>
            <w:r w:rsidRPr="00D37298">
              <w:rPr>
                <w:rFonts w:ascii="Times New Roman" w:hAnsi="Times New Roman"/>
                <w:color w:val="008000"/>
                <w:sz w:val="19"/>
                <w:szCs w:val="19"/>
              </w:rPr>
              <w:t xml:space="preserve"> to indicate success or failure.</w:t>
            </w:r>
          </w:p>
          <w:p w14:paraId="6EFFC2DB"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To open Help, press F1.</w:t>
            </w:r>
          </w:p>
          <w:p w14:paraId="64E341CB"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14:paraId="7D5FFADC"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void</w:t>
            </w:r>
            <w:r w:rsidRPr="00D37298">
              <w:rPr>
                <w:rFonts w:ascii="Times New Roman" w:hAnsi="Times New Roman"/>
                <w:color w:val="000000"/>
                <w:sz w:val="19"/>
                <w:szCs w:val="19"/>
              </w:rPr>
              <w:t xml:space="preserve"> Main()</w:t>
            </w:r>
          </w:p>
          <w:p w14:paraId="6627BC43"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t>{</w:t>
            </w:r>
          </w:p>
          <w:p w14:paraId="1D6E3760"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8000"/>
                <w:sz w:val="19"/>
                <w:szCs w:val="19"/>
              </w:rPr>
              <w:t>// TODO: Add your code here</w:t>
            </w:r>
          </w:p>
          <w:p w14:paraId="284F19F8"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14:paraId="7DA40C7E"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14:paraId="19802FF8"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00FF"/>
                <w:sz w:val="19"/>
                <w:szCs w:val="19"/>
              </w:rPr>
              <w:t>string</w:t>
            </w:r>
            <w:r w:rsidRPr="00D37298">
              <w:rPr>
                <w:rFonts w:ascii="Times New Roman" w:hAnsi="Times New Roman"/>
                <w:color w:val="000000"/>
                <w:sz w:val="19"/>
                <w:szCs w:val="19"/>
              </w:rPr>
              <w:t xml:space="preserve"> file = </w:t>
            </w:r>
            <w:proofErr w:type="spellStart"/>
            <w:r w:rsidRPr="00D37298">
              <w:rPr>
                <w:rFonts w:ascii="Times New Roman" w:hAnsi="Times New Roman"/>
                <w:color w:val="000000"/>
                <w:sz w:val="19"/>
                <w:szCs w:val="19"/>
              </w:rPr>
              <w:t>Dts.Variables</w:t>
            </w:r>
            <w:proofErr w:type="spellEnd"/>
            <w:r w:rsidRPr="00D37298">
              <w:rPr>
                <w:rFonts w:ascii="Times New Roman" w:hAnsi="Times New Roman"/>
                <w:color w:val="000000"/>
                <w:sz w:val="19"/>
                <w:szCs w:val="19"/>
              </w:rPr>
              <w:t>[</w:t>
            </w:r>
            <w:r w:rsidRPr="00D37298">
              <w:rPr>
                <w:rFonts w:ascii="Times New Roman" w:hAnsi="Times New Roman"/>
                <w:color w:val="A31515"/>
                <w:sz w:val="19"/>
                <w:szCs w:val="19"/>
              </w:rPr>
              <w:t>"</w:t>
            </w:r>
            <w:proofErr w:type="gramStart"/>
            <w:r w:rsidRPr="00D37298">
              <w:rPr>
                <w:rFonts w:ascii="Times New Roman" w:hAnsi="Times New Roman"/>
                <w:color w:val="A31515"/>
                <w:sz w:val="19"/>
                <w:szCs w:val="19"/>
              </w:rPr>
              <w:t>User::</w:t>
            </w:r>
            <w:proofErr w:type="spellStart"/>
            <w:proofErr w:type="gramEnd"/>
            <w:r w:rsidRPr="00D37298">
              <w:rPr>
                <w:rFonts w:ascii="Times New Roman" w:hAnsi="Times New Roman"/>
                <w:color w:val="A31515"/>
                <w:sz w:val="19"/>
                <w:szCs w:val="19"/>
              </w:rPr>
              <w:t>EncryptedFile</w:t>
            </w:r>
            <w:proofErr w:type="spellEnd"/>
            <w:r w:rsidRPr="00D37298">
              <w:rPr>
                <w:rFonts w:ascii="Times New Roman" w:hAnsi="Times New Roman"/>
                <w:color w:val="A31515"/>
                <w:sz w:val="19"/>
                <w:szCs w:val="19"/>
              </w:rPr>
              <w:t>"</w:t>
            </w:r>
            <w:r w:rsidRPr="00D37298">
              <w:rPr>
                <w:rFonts w:ascii="Times New Roman" w:hAnsi="Times New Roman"/>
                <w:color w:val="000000"/>
                <w:sz w:val="19"/>
                <w:szCs w:val="19"/>
              </w:rPr>
              <w:t>].</w:t>
            </w:r>
            <w:proofErr w:type="spellStart"/>
            <w:r w:rsidRPr="00D37298">
              <w:rPr>
                <w:rFonts w:ascii="Times New Roman" w:hAnsi="Times New Roman"/>
                <w:color w:val="000000"/>
                <w:sz w:val="19"/>
                <w:szCs w:val="19"/>
              </w:rPr>
              <w:t>Value.ToString</w:t>
            </w:r>
            <w:proofErr w:type="spellEnd"/>
            <w:r w:rsidRPr="00D37298">
              <w:rPr>
                <w:rFonts w:ascii="Times New Roman" w:hAnsi="Times New Roman"/>
                <w:color w:val="000000"/>
                <w:sz w:val="19"/>
                <w:szCs w:val="19"/>
              </w:rPr>
              <w:t>();</w:t>
            </w:r>
          </w:p>
          <w:p w14:paraId="65BCE9AD"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14:paraId="1B5D6E9D"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Dts.Variables</w:t>
            </w:r>
            <w:proofErr w:type="spellEnd"/>
            <w:r w:rsidRPr="00D37298">
              <w:rPr>
                <w:rFonts w:ascii="Times New Roman" w:hAnsi="Times New Roman"/>
                <w:color w:val="000000"/>
                <w:sz w:val="19"/>
                <w:szCs w:val="19"/>
              </w:rPr>
              <w:t>[</w:t>
            </w:r>
            <w:r w:rsidRPr="00D37298">
              <w:rPr>
                <w:rFonts w:ascii="Times New Roman" w:hAnsi="Times New Roman"/>
                <w:color w:val="A31515"/>
                <w:sz w:val="19"/>
                <w:szCs w:val="19"/>
              </w:rPr>
              <w:t>"</w:t>
            </w:r>
            <w:proofErr w:type="gramStart"/>
            <w:r w:rsidRPr="00D37298">
              <w:rPr>
                <w:rFonts w:ascii="Times New Roman" w:hAnsi="Times New Roman"/>
                <w:color w:val="A31515"/>
                <w:sz w:val="19"/>
                <w:szCs w:val="19"/>
              </w:rPr>
              <w:t>User::</w:t>
            </w:r>
            <w:proofErr w:type="spellStart"/>
            <w:proofErr w:type="gramEnd"/>
            <w:r w:rsidRPr="00D37298">
              <w:rPr>
                <w:rFonts w:ascii="Times New Roman" w:hAnsi="Times New Roman"/>
                <w:color w:val="A31515"/>
                <w:sz w:val="19"/>
                <w:szCs w:val="19"/>
              </w:rPr>
              <w:t>EncryptedFileExists</w:t>
            </w:r>
            <w:proofErr w:type="spellEnd"/>
            <w:r w:rsidRPr="00D37298">
              <w:rPr>
                <w:rFonts w:ascii="Times New Roman" w:hAnsi="Times New Roman"/>
                <w:color w:val="A31515"/>
                <w:sz w:val="19"/>
                <w:szCs w:val="19"/>
              </w:rPr>
              <w:t>"</w:t>
            </w:r>
            <w:r w:rsidRPr="00D37298">
              <w:rPr>
                <w:rFonts w:ascii="Times New Roman" w:hAnsi="Times New Roman"/>
                <w:color w:val="000000"/>
                <w:sz w:val="19"/>
                <w:szCs w:val="19"/>
              </w:rPr>
              <w:t xml:space="preserve">].Value = </w:t>
            </w:r>
            <w:proofErr w:type="spellStart"/>
            <w:r w:rsidRPr="00D37298">
              <w:rPr>
                <w:rFonts w:ascii="Times New Roman" w:hAnsi="Times New Roman"/>
                <w:color w:val="2B91AF"/>
                <w:sz w:val="19"/>
                <w:szCs w:val="19"/>
              </w:rPr>
              <w:t>File</w:t>
            </w:r>
            <w:r w:rsidRPr="00D37298">
              <w:rPr>
                <w:rFonts w:ascii="Times New Roman" w:hAnsi="Times New Roman"/>
                <w:color w:val="000000"/>
                <w:sz w:val="19"/>
                <w:szCs w:val="19"/>
              </w:rPr>
              <w:t>.Exists</w:t>
            </w:r>
            <w:proofErr w:type="spellEnd"/>
            <w:r w:rsidRPr="00D37298">
              <w:rPr>
                <w:rFonts w:ascii="Times New Roman" w:hAnsi="Times New Roman"/>
                <w:color w:val="000000"/>
                <w:sz w:val="19"/>
                <w:szCs w:val="19"/>
              </w:rPr>
              <w:t>(file);</w:t>
            </w:r>
          </w:p>
          <w:p w14:paraId="6A692B90"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14:paraId="5FB92BCC"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Dts.TaskResult</w:t>
            </w:r>
            <w:proofErr w:type="spellEnd"/>
            <w:r w:rsidRPr="00D37298">
              <w:rPr>
                <w:rFonts w:ascii="Times New Roman" w:hAnsi="Times New Roman"/>
                <w:color w:val="000000"/>
                <w:sz w:val="19"/>
                <w:szCs w:val="19"/>
              </w:rPr>
              <w:t xml:space="preserve"> = (</w:t>
            </w:r>
            <w:r w:rsidRPr="00D37298">
              <w:rPr>
                <w:rFonts w:ascii="Times New Roman" w:hAnsi="Times New Roman"/>
                <w:color w:val="0000FF"/>
                <w:sz w:val="19"/>
                <w:szCs w:val="19"/>
              </w:rPr>
              <w:t>int</w:t>
            </w:r>
            <w:r w:rsidRPr="00D37298">
              <w:rPr>
                <w:rFonts w:ascii="Times New Roman" w:hAnsi="Times New Roman"/>
                <w:color w:val="000000"/>
                <w:sz w:val="19"/>
                <w:szCs w:val="19"/>
              </w:rPr>
              <w:t>)</w:t>
            </w:r>
            <w:proofErr w:type="spellStart"/>
            <w:r w:rsidRPr="00D37298">
              <w:rPr>
                <w:rFonts w:ascii="Times New Roman" w:hAnsi="Times New Roman"/>
                <w:color w:val="2B91AF"/>
                <w:sz w:val="19"/>
                <w:szCs w:val="19"/>
              </w:rPr>
              <w:t>ScriptResults</w:t>
            </w:r>
            <w:r w:rsidRPr="00D37298">
              <w:rPr>
                <w:rFonts w:ascii="Times New Roman" w:hAnsi="Times New Roman"/>
                <w:color w:val="000000"/>
                <w:sz w:val="19"/>
                <w:szCs w:val="19"/>
              </w:rPr>
              <w:t>.</w:t>
            </w:r>
            <w:proofErr w:type="gramStart"/>
            <w:r w:rsidRPr="00D37298">
              <w:rPr>
                <w:rFonts w:ascii="Times New Roman" w:hAnsi="Times New Roman"/>
                <w:color w:val="000000"/>
                <w:sz w:val="19"/>
                <w:szCs w:val="19"/>
              </w:rPr>
              <w:t>Success</w:t>
            </w:r>
            <w:proofErr w:type="spellEnd"/>
            <w:r w:rsidRPr="00D37298">
              <w:rPr>
                <w:rFonts w:ascii="Times New Roman" w:hAnsi="Times New Roman"/>
                <w:color w:val="000000"/>
                <w:sz w:val="19"/>
                <w:szCs w:val="19"/>
              </w:rPr>
              <w:t>;</w:t>
            </w:r>
            <w:proofErr w:type="gramEnd"/>
          </w:p>
          <w:p w14:paraId="5DD20DF2"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14:paraId="5E6DD8C6"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14:paraId="3722184B"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lastRenderedPageBreak/>
              <w:t xml:space="preserve">        </w:t>
            </w:r>
            <w:r w:rsidRPr="00D37298">
              <w:rPr>
                <w:rFonts w:ascii="Times New Roman" w:hAnsi="Times New Roman"/>
                <w:color w:val="808080"/>
                <w:sz w:val="19"/>
                <w:szCs w:val="19"/>
              </w:rPr>
              <w:t>#region</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ScriptResults</w:t>
            </w:r>
            <w:proofErr w:type="spellEnd"/>
            <w:r w:rsidRPr="00D37298">
              <w:rPr>
                <w:rFonts w:ascii="Times New Roman" w:hAnsi="Times New Roman"/>
                <w:color w:val="000000"/>
                <w:sz w:val="19"/>
                <w:szCs w:val="19"/>
              </w:rPr>
              <w:t xml:space="preserve"> declaration</w:t>
            </w:r>
          </w:p>
          <w:p w14:paraId="320AD275"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14:paraId="6438AAD8"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w:t>
            </w:r>
            <w:proofErr w:type="spellStart"/>
            <w:r w:rsidRPr="00D37298">
              <w:rPr>
                <w:rFonts w:ascii="Times New Roman" w:hAnsi="Times New Roman"/>
                <w:color w:val="008000"/>
                <w:sz w:val="19"/>
                <w:szCs w:val="19"/>
              </w:rPr>
              <w:t>enum</w:t>
            </w:r>
            <w:proofErr w:type="spellEnd"/>
            <w:r w:rsidRPr="00D37298">
              <w:rPr>
                <w:rFonts w:ascii="Times New Roman" w:hAnsi="Times New Roman"/>
                <w:color w:val="008000"/>
                <w:sz w:val="19"/>
                <w:szCs w:val="19"/>
              </w:rPr>
              <w:t xml:space="preserve"> provides a convenient shorthand within the scope of this class for setting the</w:t>
            </w:r>
          </w:p>
          <w:p w14:paraId="6CFF003A"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result of the script.</w:t>
            </w:r>
          </w:p>
          <w:p w14:paraId="0DB89028"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p>
          <w:p w14:paraId="7C7F1556"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code was generated automatically.</w:t>
            </w:r>
          </w:p>
          <w:p w14:paraId="32627709"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14:paraId="067D523D"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roofErr w:type="spellStart"/>
            <w:r w:rsidRPr="00D37298">
              <w:rPr>
                <w:rFonts w:ascii="Times New Roman" w:hAnsi="Times New Roman"/>
                <w:color w:val="0000FF"/>
                <w:sz w:val="19"/>
                <w:szCs w:val="19"/>
              </w:rPr>
              <w:t>enum</w:t>
            </w:r>
            <w:proofErr w:type="spellEnd"/>
            <w:r w:rsidRPr="00D37298">
              <w:rPr>
                <w:rFonts w:ascii="Times New Roman" w:hAnsi="Times New Roman"/>
                <w:color w:val="000000"/>
                <w:sz w:val="19"/>
                <w:szCs w:val="19"/>
              </w:rPr>
              <w:t xml:space="preserve"> </w:t>
            </w:r>
            <w:proofErr w:type="spellStart"/>
            <w:r w:rsidRPr="00D37298">
              <w:rPr>
                <w:rFonts w:ascii="Times New Roman" w:hAnsi="Times New Roman"/>
                <w:color w:val="2B91AF"/>
                <w:sz w:val="19"/>
                <w:szCs w:val="19"/>
              </w:rPr>
              <w:t>ScriptResults</w:t>
            </w:r>
            <w:proofErr w:type="spellEnd"/>
          </w:p>
          <w:p w14:paraId="10C8A9F5"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14:paraId="7D2CCD87"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Success = </w:t>
            </w:r>
            <w:proofErr w:type="spellStart"/>
            <w:r w:rsidRPr="00D37298">
              <w:rPr>
                <w:rFonts w:ascii="Times New Roman" w:hAnsi="Times New Roman"/>
                <w:color w:val="000000"/>
                <w:sz w:val="19"/>
                <w:szCs w:val="19"/>
              </w:rPr>
              <w:t>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.Success</w:t>
            </w:r>
            <w:proofErr w:type="spellEnd"/>
            <w:r w:rsidRPr="00D37298">
              <w:rPr>
                <w:rFonts w:ascii="Times New Roman" w:hAnsi="Times New Roman"/>
                <w:color w:val="000000"/>
                <w:sz w:val="19"/>
                <w:szCs w:val="19"/>
              </w:rPr>
              <w:t>,</w:t>
            </w:r>
          </w:p>
          <w:p w14:paraId="3AD5B6B8"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Failure = </w:t>
            </w:r>
            <w:proofErr w:type="spellStart"/>
            <w:r w:rsidRPr="00D37298">
              <w:rPr>
                <w:rFonts w:ascii="Times New Roman" w:hAnsi="Times New Roman"/>
                <w:color w:val="000000"/>
                <w:sz w:val="19"/>
                <w:szCs w:val="19"/>
              </w:rPr>
              <w:t>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.Failure</w:t>
            </w:r>
            <w:proofErr w:type="spellEnd"/>
          </w:p>
          <w:p w14:paraId="33CF824B"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14:paraId="3AC63BBB"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#endregion</w:t>
            </w:r>
          </w:p>
          <w:p w14:paraId="61EE4F85"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14:paraId="0E6D9250" w14:textId="77777777"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14:paraId="1C92B73E" w14:textId="77777777" w:rsidR="00634737" w:rsidRPr="00D37298" w:rsidRDefault="00634737" w:rsidP="00634737">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color w:val="000000"/>
                <w:sz w:val="19"/>
                <w:szCs w:val="19"/>
              </w:rPr>
              <w:t>}</w:t>
            </w:r>
          </w:p>
        </w:tc>
      </w:tr>
    </w:tbl>
    <w:p w14:paraId="039CB20A" w14:textId="77777777" w:rsidR="00634737" w:rsidRPr="00D37298" w:rsidRDefault="00634737" w:rsidP="00FF6C96">
      <w:pPr>
        <w:widowControl w:val="0"/>
        <w:autoSpaceDE w:val="0"/>
        <w:autoSpaceDN w:val="0"/>
        <w:adjustRightInd w:val="0"/>
        <w:spacing w:after="0" w:line="240" w:lineRule="auto"/>
        <w:rPr>
          <w:rFonts w:ascii="Times New Roman" w:hAnsi="Times New Roman"/>
          <w:sz w:val="24"/>
          <w:szCs w:val="24"/>
        </w:rPr>
      </w:pPr>
    </w:p>
    <w:p w14:paraId="2D66E760" w14:textId="77777777" w:rsidR="005F7342" w:rsidRPr="00D37298" w:rsidRDefault="005F7342" w:rsidP="005F7342">
      <w:pPr>
        <w:widowControl w:val="0"/>
        <w:autoSpaceDE w:val="0"/>
        <w:autoSpaceDN w:val="0"/>
        <w:adjustRightInd w:val="0"/>
        <w:spacing w:after="0" w:line="240" w:lineRule="auto"/>
        <w:ind w:left="360"/>
        <w:rPr>
          <w:rFonts w:ascii="Times New Roman" w:hAnsi="Times New Roman"/>
          <w:b/>
          <w:sz w:val="20"/>
          <w:szCs w:val="20"/>
        </w:rPr>
      </w:pPr>
      <w:r w:rsidRPr="00D37298">
        <w:rPr>
          <w:rFonts w:ascii="Times New Roman" w:hAnsi="Times New Roman"/>
          <w:b/>
          <w:sz w:val="20"/>
          <w:szCs w:val="20"/>
        </w:rPr>
        <w:t>Precedence Constraint from Step1</w:t>
      </w:r>
    </w:p>
    <w:p w14:paraId="5FC71B20" w14:textId="77777777" w:rsidR="005F7342" w:rsidRPr="00D37298" w:rsidRDefault="005F7342" w:rsidP="005F7342">
      <w:pPr>
        <w:widowControl w:val="0"/>
        <w:autoSpaceDE w:val="0"/>
        <w:autoSpaceDN w:val="0"/>
        <w:adjustRightInd w:val="0"/>
        <w:spacing w:after="0" w:line="240" w:lineRule="auto"/>
        <w:ind w:left="360"/>
        <w:rPr>
          <w:rFonts w:ascii="Times New Roman" w:hAnsi="Times New Roman"/>
          <w:b/>
          <w:sz w:val="20"/>
          <w:szCs w:val="20"/>
        </w:rPr>
      </w:pPr>
      <w:r w:rsidRPr="00D37298">
        <w:rPr>
          <w:rFonts w:ascii="Times New Roman" w:hAnsi="Times New Roman"/>
          <w:noProof/>
        </w:rPr>
        <w:drawing>
          <wp:inline distT="0" distB="0" distL="0" distR="0" wp14:anchorId="0729305C" wp14:editId="5230F896">
            <wp:extent cx="5943600" cy="20720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72005"/>
                    </a:xfrm>
                    <a:prstGeom prst="rect">
                      <a:avLst/>
                    </a:prstGeom>
                  </pic:spPr>
                </pic:pic>
              </a:graphicData>
            </a:graphic>
          </wp:inline>
        </w:drawing>
      </w:r>
    </w:p>
    <w:p w14:paraId="74687EE0" w14:textId="77777777" w:rsidR="005F7342" w:rsidRPr="00D37298" w:rsidRDefault="005F7342" w:rsidP="005F7342">
      <w:pPr>
        <w:widowControl w:val="0"/>
        <w:autoSpaceDE w:val="0"/>
        <w:autoSpaceDN w:val="0"/>
        <w:adjustRightInd w:val="0"/>
        <w:spacing w:after="0" w:line="240" w:lineRule="auto"/>
        <w:ind w:left="360"/>
        <w:rPr>
          <w:rFonts w:ascii="Times New Roman" w:hAnsi="Times New Roman"/>
          <w:b/>
          <w:sz w:val="20"/>
          <w:szCs w:val="20"/>
        </w:rPr>
      </w:pPr>
    </w:p>
    <w:p w14:paraId="67D858ED" w14:textId="77777777" w:rsidR="005F7342" w:rsidRPr="00D37298" w:rsidRDefault="005F7342"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4788"/>
        <w:gridCol w:w="4788"/>
      </w:tblGrid>
      <w:tr w:rsidR="005F7342" w:rsidRPr="00D37298" w14:paraId="2A729F08" w14:textId="77777777" w:rsidTr="0091524F">
        <w:tc>
          <w:tcPr>
            <w:tcW w:w="4788" w:type="dxa"/>
          </w:tcPr>
          <w:p w14:paraId="71D8582F" w14:textId="77777777"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Evaluation Operation</w:t>
            </w:r>
          </w:p>
        </w:tc>
        <w:tc>
          <w:tcPr>
            <w:tcW w:w="4788" w:type="dxa"/>
          </w:tcPr>
          <w:p w14:paraId="13BBE5FC" w14:textId="77777777"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 and Constraint</w:t>
            </w:r>
          </w:p>
        </w:tc>
      </w:tr>
      <w:tr w:rsidR="005F7342" w:rsidRPr="00D37298" w14:paraId="76DB9B62" w14:textId="77777777" w:rsidTr="0091524F">
        <w:tc>
          <w:tcPr>
            <w:tcW w:w="4788" w:type="dxa"/>
          </w:tcPr>
          <w:p w14:paraId="0A4BCF60" w14:textId="77777777"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 xml:space="preserve">Value </w:t>
            </w:r>
          </w:p>
        </w:tc>
        <w:tc>
          <w:tcPr>
            <w:tcW w:w="4788" w:type="dxa"/>
          </w:tcPr>
          <w:p w14:paraId="195F44B5" w14:textId="77777777"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Success</w:t>
            </w:r>
          </w:p>
        </w:tc>
      </w:tr>
      <w:tr w:rsidR="005F7342" w:rsidRPr="00D37298" w14:paraId="5AF11E2A" w14:textId="77777777" w:rsidTr="0091524F">
        <w:tc>
          <w:tcPr>
            <w:tcW w:w="4788" w:type="dxa"/>
          </w:tcPr>
          <w:p w14:paraId="61E4F151" w14:textId="77777777"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w:t>
            </w:r>
          </w:p>
        </w:tc>
        <w:tc>
          <w:tcPr>
            <w:tcW w:w="4788" w:type="dxa"/>
          </w:tcPr>
          <w:p w14:paraId="270A8DDD" w14:textId="77777777" w:rsidR="005F7342" w:rsidRPr="00D37298" w:rsidRDefault="00E74114"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@[User::EncryptedFileExists]== False</w:t>
            </w:r>
          </w:p>
        </w:tc>
      </w:tr>
      <w:tr w:rsidR="005F7342" w:rsidRPr="00D37298" w14:paraId="4638EDED" w14:textId="77777777" w:rsidTr="0091524F">
        <w:tc>
          <w:tcPr>
            <w:tcW w:w="4788" w:type="dxa"/>
          </w:tcPr>
          <w:p w14:paraId="6F1F2B04" w14:textId="77777777"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Multiple Constraints</w:t>
            </w:r>
          </w:p>
        </w:tc>
        <w:tc>
          <w:tcPr>
            <w:tcW w:w="4788" w:type="dxa"/>
          </w:tcPr>
          <w:p w14:paraId="19C218AA" w14:textId="77777777"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Logical AND.</w:t>
            </w:r>
          </w:p>
        </w:tc>
      </w:tr>
    </w:tbl>
    <w:p w14:paraId="110C7178" w14:textId="77777777" w:rsidR="00634737" w:rsidRPr="00D37298" w:rsidRDefault="00634737" w:rsidP="00FF6C96">
      <w:pPr>
        <w:widowControl w:val="0"/>
        <w:autoSpaceDE w:val="0"/>
        <w:autoSpaceDN w:val="0"/>
        <w:adjustRightInd w:val="0"/>
        <w:spacing w:after="0" w:line="240" w:lineRule="auto"/>
        <w:rPr>
          <w:rFonts w:ascii="Times New Roman" w:hAnsi="Times New Roman"/>
          <w:sz w:val="24"/>
          <w:szCs w:val="24"/>
        </w:rPr>
      </w:pPr>
    </w:p>
    <w:p w14:paraId="2569D04D" w14:textId="77777777" w:rsidR="00E74114" w:rsidRPr="00D37298" w:rsidRDefault="00E74114" w:rsidP="00FF6C96">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sz w:val="24"/>
          <w:szCs w:val="24"/>
        </w:rPr>
        <w:t xml:space="preserve">IF </w:t>
      </w:r>
      <w:r w:rsidRPr="00D37298">
        <w:rPr>
          <w:rFonts w:ascii="Times New Roman" w:hAnsi="Times New Roman"/>
          <w:noProof/>
        </w:rPr>
        <w:t>@[User::EncryptedFileExists]== False</w:t>
      </w:r>
    </w:p>
    <w:p w14:paraId="6768ED4A" w14:textId="77777777" w:rsidR="00E74114" w:rsidRPr="00D37298" w:rsidRDefault="00E74114" w:rsidP="00FF6C96">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Then</w:t>
      </w:r>
    </w:p>
    <w:p w14:paraId="3F642F7C" w14:textId="77777777"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b/>
          <w:sz w:val="20"/>
          <w:szCs w:val="20"/>
        </w:rPr>
        <w:t>Step2: Send mail Task</w:t>
      </w:r>
    </w:p>
    <w:p w14:paraId="017E8EB4" w14:textId="77777777"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noProof/>
        </w:rPr>
        <w:lastRenderedPageBreak/>
        <w:drawing>
          <wp:inline distT="0" distB="0" distL="0" distR="0" wp14:anchorId="3BBD710D" wp14:editId="6DA6E267">
            <wp:extent cx="5943600" cy="22250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25040"/>
                    </a:xfrm>
                    <a:prstGeom prst="rect">
                      <a:avLst/>
                    </a:prstGeom>
                  </pic:spPr>
                </pic:pic>
              </a:graphicData>
            </a:graphic>
          </wp:inline>
        </w:drawing>
      </w:r>
    </w:p>
    <w:p w14:paraId="6F353D05" w14:textId="77777777"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p>
    <w:p w14:paraId="6872DA68" w14:textId="77777777"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noProof/>
        </w:rPr>
        <w:drawing>
          <wp:inline distT="0" distB="0" distL="0" distR="0" wp14:anchorId="36486BBA" wp14:editId="13597E0A">
            <wp:extent cx="5295900" cy="2066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5900" cy="2066925"/>
                    </a:xfrm>
                    <a:prstGeom prst="rect">
                      <a:avLst/>
                    </a:prstGeom>
                  </pic:spPr>
                </pic:pic>
              </a:graphicData>
            </a:graphic>
          </wp:inline>
        </w:drawing>
      </w:r>
    </w:p>
    <w:p w14:paraId="1931BB40" w14:textId="77777777"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p>
    <w:p w14:paraId="23E93635" w14:textId="77777777"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b/>
          <w:sz w:val="20"/>
          <w:szCs w:val="20"/>
        </w:rPr>
        <w:t xml:space="preserve"> </w:t>
      </w:r>
    </w:p>
    <w:tbl>
      <w:tblPr>
        <w:tblStyle w:val="TableGrid"/>
        <w:tblW w:w="0" w:type="auto"/>
        <w:tblLook w:val="04A0" w:firstRow="1" w:lastRow="0" w:firstColumn="1" w:lastColumn="0" w:noHBand="0" w:noVBand="1"/>
      </w:tblPr>
      <w:tblGrid>
        <w:gridCol w:w="4788"/>
        <w:gridCol w:w="4788"/>
      </w:tblGrid>
      <w:tr w:rsidR="00B703BB" w:rsidRPr="00D37298" w14:paraId="701FF2B3" w14:textId="77777777" w:rsidTr="0091524F">
        <w:tc>
          <w:tcPr>
            <w:tcW w:w="4788" w:type="dxa"/>
          </w:tcPr>
          <w:p w14:paraId="44D14C52" w14:textId="77777777"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Evaluation Operation</w:t>
            </w:r>
          </w:p>
        </w:tc>
        <w:tc>
          <w:tcPr>
            <w:tcW w:w="4788" w:type="dxa"/>
          </w:tcPr>
          <w:p w14:paraId="2C69C10E" w14:textId="77777777"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 and Constraint</w:t>
            </w:r>
          </w:p>
        </w:tc>
      </w:tr>
      <w:tr w:rsidR="00B703BB" w:rsidRPr="00D37298" w14:paraId="49538426" w14:textId="77777777" w:rsidTr="0091524F">
        <w:tc>
          <w:tcPr>
            <w:tcW w:w="4788" w:type="dxa"/>
          </w:tcPr>
          <w:p w14:paraId="14AEBB36" w14:textId="77777777"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 xml:space="preserve">Value </w:t>
            </w:r>
          </w:p>
        </w:tc>
        <w:tc>
          <w:tcPr>
            <w:tcW w:w="4788" w:type="dxa"/>
          </w:tcPr>
          <w:p w14:paraId="0E50B59A" w14:textId="77777777"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Success</w:t>
            </w:r>
          </w:p>
        </w:tc>
      </w:tr>
      <w:tr w:rsidR="00B703BB" w:rsidRPr="00D37298" w14:paraId="4C696A27" w14:textId="77777777" w:rsidTr="0091524F">
        <w:tc>
          <w:tcPr>
            <w:tcW w:w="4788" w:type="dxa"/>
          </w:tcPr>
          <w:p w14:paraId="24019048" w14:textId="77777777"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w:t>
            </w:r>
          </w:p>
        </w:tc>
        <w:tc>
          <w:tcPr>
            <w:tcW w:w="4788" w:type="dxa"/>
          </w:tcPr>
          <w:p w14:paraId="6B08D1E7" w14:textId="77777777"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@[Us</w:t>
            </w:r>
            <w:r w:rsidR="00365021" w:rsidRPr="00D37298">
              <w:rPr>
                <w:rFonts w:ascii="Times New Roman" w:hAnsi="Times New Roman"/>
                <w:noProof/>
              </w:rPr>
              <w:t>er::EncryptedFileExists]== True</w:t>
            </w:r>
          </w:p>
        </w:tc>
      </w:tr>
      <w:tr w:rsidR="00B703BB" w:rsidRPr="00D37298" w14:paraId="2A96BBE2" w14:textId="77777777" w:rsidTr="0091524F">
        <w:tc>
          <w:tcPr>
            <w:tcW w:w="4788" w:type="dxa"/>
          </w:tcPr>
          <w:p w14:paraId="031A2EEA" w14:textId="77777777"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Multiple Constraints</w:t>
            </w:r>
          </w:p>
        </w:tc>
        <w:tc>
          <w:tcPr>
            <w:tcW w:w="4788" w:type="dxa"/>
          </w:tcPr>
          <w:p w14:paraId="1E868B32" w14:textId="77777777"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Logical AND.</w:t>
            </w:r>
          </w:p>
        </w:tc>
      </w:tr>
    </w:tbl>
    <w:p w14:paraId="73B298DA" w14:textId="77777777" w:rsidR="00B703BB" w:rsidRPr="00D37298" w:rsidRDefault="00B703BB" w:rsidP="00B703BB">
      <w:pPr>
        <w:widowControl w:val="0"/>
        <w:autoSpaceDE w:val="0"/>
        <w:autoSpaceDN w:val="0"/>
        <w:adjustRightInd w:val="0"/>
        <w:spacing w:after="0" w:line="240" w:lineRule="auto"/>
        <w:rPr>
          <w:rFonts w:ascii="Times New Roman" w:hAnsi="Times New Roman"/>
          <w:sz w:val="24"/>
          <w:szCs w:val="24"/>
        </w:rPr>
      </w:pPr>
    </w:p>
    <w:p w14:paraId="259ED58A" w14:textId="77777777" w:rsidR="00B703BB" w:rsidRPr="00D37298" w:rsidRDefault="00B703BB" w:rsidP="00B703BB">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sz w:val="24"/>
          <w:szCs w:val="24"/>
        </w:rPr>
        <w:t xml:space="preserve">IF </w:t>
      </w:r>
      <w:r w:rsidRPr="00D37298">
        <w:rPr>
          <w:rFonts w:ascii="Times New Roman" w:hAnsi="Times New Roman"/>
          <w:noProof/>
        </w:rPr>
        <w:t>@[Us</w:t>
      </w:r>
      <w:r w:rsidR="00365021" w:rsidRPr="00D37298">
        <w:rPr>
          <w:rFonts w:ascii="Times New Roman" w:hAnsi="Times New Roman"/>
          <w:noProof/>
        </w:rPr>
        <w:t>er::EncryptedFileExists]== True</w:t>
      </w:r>
    </w:p>
    <w:p w14:paraId="5972C9CD" w14:textId="77777777" w:rsidR="00B703BB" w:rsidRPr="00D37298" w:rsidRDefault="00B703BB" w:rsidP="00B703BB">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Then</w:t>
      </w:r>
    </w:p>
    <w:p w14:paraId="23B49FEE" w14:textId="77777777" w:rsidR="00FF6C96" w:rsidRPr="00D37298" w:rsidRDefault="00FF6C96"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b/>
          <w:sz w:val="20"/>
          <w:szCs w:val="20"/>
        </w:rPr>
        <w:t>Step</w:t>
      </w:r>
      <w:r w:rsidR="00365021" w:rsidRPr="00D37298">
        <w:rPr>
          <w:rFonts w:ascii="Times New Roman" w:hAnsi="Times New Roman"/>
          <w:b/>
          <w:sz w:val="20"/>
          <w:szCs w:val="20"/>
        </w:rPr>
        <w:t>2</w:t>
      </w:r>
      <w:r w:rsidRPr="00D37298">
        <w:rPr>
          <w:rFonts w:ascii="Times New Roman" w:hAnsi="Times New Roman"/>
          <w:b/>
          <w:sz w:val="20"/>
          <w:szCs w:val="20"/>
        </w:rPr>
        <w:t xml:space="preserve">: File System task: Decrypt file </w:t>
      </w:r>
    </w:p>
    <w:p w14:paraId="63683ADC"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6B44F356" wp14:editId="4F3822CD">
            <wp:extent cx="2143125" cy="8001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43125" cy="800100"/>
                    </a:xfrm>
                    <a:prstGeom prst="rect">
                      <a:avLst/>
                    </a:prstGeom>
                  </pic:spPr>
                </pic:pic>
              </a:graphicData>
            </a:graphic>
          </wp:inline>
        </w:drawing>
      </w:r>
    </w:p>
    <w:p w14:paraId="30A6FC1D"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drawing>
          <wp:inline distT="0" distB="0" distL="0" distR="0" wp14:anchorId="379BF65A" wp14:editId="7546B967">
            <wp:extent cx="5943600" cy="32721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272155"/>
                    </a:xfrm>
                    <a:prstGeom prst="rect">
                      <a:avLst/>
                    </a:prstGeom>
                  </pic:spPr>
                </pic:pic>
              </a:graphicData>
            </a:graphic>
          </wp:inline>
        </w:drawing>
      </w:r>
    </w:p>
    <w:p w14:paraId="1122B77C"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7BE5C671"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38FAD84F" w14:textId="77777777" w:rsidR="00FF6C96" w:rsidRPr="00D37298" w:rsidRDefault="00365021"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Step3</w:t>
      </w:r>
      <w:r w:rsidR="00FF6C96" w:rsidRPr="00D37298">
        <w:rPr>
          <w:rFonts w:ascii="Times New Roman" w:hAnsi="Times New Roman"/>
          <w:sz w:val="20"/>
          <w:szCs w:val="20"/>
        </w:rPr>
        <w:t xml:space="preserve">: </w:t>
      </w:r>
      <w:r w:rsidR="00FF6C96" w:rsidRPr="00D37298">
        <w:rPr>
          <w:rFonts w:ascii="Times New Roman" w:hAnsi="Times New Roman"/>
          <w:b/>
          <w:sz w:val="20"/>
          <w:szCs w:val="20"/>
        </w:rPr>
        <w:t>Script Task: Pause</w:t>
      </w:r>
      <w:r w:rsidR="00FF6C96" w:rsidRPr="00D37298">
        <w:rPr>
          <w:rFonts w:ascii="Times New Roman" w:hAnsi="Times New Roman"/>
          <w:sz w:val="20"/>
          <w:szCs w:val="20"/>
        </w:rPr>
        <w:t xml:space="preserve"> (to pause 90 seconds after the file decrypt. This ensures that the file decrypts completely before moving onto the next steps of loading the staging table.</w:t>
      </w:r>
    </w:p>
    <w:p w14:paraId="0A4920E6"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p w14:paraId="327FD4FF"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r w:rsidRPr="00D37298">
        <w:rPr>
          <w:rFonts w:ascii="Times New Roman" w:hAnsi="Times New Roman"/>
          <w:noProof/>
        </w:rPr>
        <w:drawing>
          <wp:inline distT="0" distB="0" distL="0" distR="0" wp14:anchorId="35439509" wp14:editId="7CB95468">
            <wp:extent cx="1866900" cy="857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66900" cy="857250"/>
                    </a:xfrm>
                    <a:prstGeom prst="rect">
                      <a:avLst/>
                    </a:prstGeom>
                  </pic:spPr>
                </pic:pic>
              </a:graphicData>
            </a:graphic>
          </wp:inline>
        </w:drawing>
      </w:r>
    </w:p>
    <w:p w14:paraId="6D1B1260"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p w14:paraId="429CE19D" w14:textId="77777777" w:rsidR="00E74114" w:rsidRPr="00D37298" w:rsidRDefault="00E74114" w:rsidP="00FF6C96">
      <w:pPr>
        <w:widowControl w:val="0"/>
        <w:autoSpaceDE w:val="0"/>
        <w:autoSpaceDN w:val="0"/>
        <w:adjustRightInd w:val="0"/>
        <w:spacing w:after="0" w:line="240" w:lineRule="auto"/>
        <w:ind w:left="360"/>
        <w:rPr>
          <w:rFonts w:ascii="Times New Roman" w:hAnsi="Times New Roman"/>
          <w:b/>
          <w:sz w:val="24"/>
          <w:szCs w:val="24"/>
        </w:rPr>
      </w:pPr>
    </w:p>
    <w:p w14:paraId="17881DE1" w14:textId="77777777" w:rsidR="00E74114" w:rsidRPr="00D37298" w:rsidRDefault="00365021" w:rsidP="00FF6C96">
      <w:pPr>
        <w:widowControl w:val="0"/>
        <w:autoSpaceDE w:val="0"/>
        <w:autoSpaceDN w:val="0"/>
        <w:adjustRightInd w:val="0"/>
        <w:spacing w:after="0" w:line="240" w:lineRule="auto"/>
        <w:ind w:left="360"/>
        <w:rPr>
          <w:rFonts w:ascii="Times New Roman" w:hAnsi="Times New Roman"/>
          <w:b/>
          <w:sz w:val="24"/>
          <w:szCs w:val="24"/>
        </w:rPr>
      </w:pPr>
      <w:r w:rsidRPr="00D37298">
        <w:rPr>
          <w:rFonts w:ascii="Times New Roman" w:hAnsi="Times New Roman"/>
          <w:noProof/>
        </w:rPr>
        <w:lastRenderedPageBreak/>
        <w:drawing>
          <wp:inline distT="0" distB="0" distL="0" distR="0" wp14:anchorId="6CE80753" wp14:editId="1C6DEA93">
            <wp:extent cx="5943600" cy="19513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51355"/>
                    </a:xfrm>
                    <a:prstGeom prst="rect">
                      <a:avLst/>
                    </a:prstGeom>
                  </pic:spPr>
                </pic:pic>
              </a:graphicData>
            </a:graphic>
          </wp:inline>
        </w:drawing>
      </w:r>
    </w:p>
    <w:p w14:paraId="5BEEEC0C"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tbl>
      <w:tblPr>
        <w:tblStyle w:val="TableGrid"/>
        <w:tblW w:w="0" w:type="auto"/>
        <w:tblInd w:w="360" w:type="dxa"/>
        <w:tblLook w:val="04A0" w:firstRow="1" w:lastRow="0" w:firstColumn="1" w:lastColumn="0" w:noHBand="0" w:noVBand="1"/>
      </w:tblPr>
      <w:tblGrid>
        <w:gridCol w:w="9216"/>
      </w:tblGrid>
      <w:tr w:rsidR="00365021" w:rsidRPr="00D37298" w14:paraId="4DA50903" w14:textId="77777777" w:rsidTr="00365021">
        <w:tc>
          <w:tcPr>
            <w:tcW w:w="9576" w:type="dxa"/>
          </w:tcPr>
          <w:p w14:paraId="77E261BF"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t>#region</w:t>
            </w:r>
            <w:r w:rsidRPr="00D37298">
              <w:rPr>
                <w:rFonts w:ascii="Times New Roman" w:hAnsi="Times New Roman"/>
                <w:color w:val="000000"/>
                <w:sz w:val="19"/>
                <w:szCs w:val="19"/>
              </w:rPr>
              <w:t xml:space="preserve"> Namespaces</w:t>
            </w:r>
          </w:p>
          <w:p w14:paraId="42CCD0FA"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gramStart"/>
            <w:r w:rsidRPr="00D37298">
              <w:rPr>
                <w:rFonts w:ascii="Times New Roman" w:hAnsi="Times New Roman"/>
                <w:color w:val="000000"/>
                <w:sz w:val="19"/>
                <w:szCs w:val="19"/>
              </w:rPr>
              <w:t>System;</w:t>
            </w:r>
            <w:proofErr w:type="gramEnd"/>
          </w:p>
          <w:p w14:paraId="4679D293"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System.</w:t>
            </w:r>
            <w:proofErr w:type="gramStart"/>
            <w:r w:rsidRPr="00D37298">
              <w:rPr>
                <w:rFonts w:ascii="Times New Roman" w:hAnsi="Times New Roman"/>
                <w:color w:val="000000"/>
                <w:sz w:val="19"/>
                <w:szCs w:val="19"/>
              </w:rPr>
              <w:t>Data</w:t>
            </w:r>
            <w:proofErr w:type="spellEnd"/>
            <w:r w:rsidRPr="00D37298">
              <w:rPr>
                <w:rFonts w:ascii="Times New Roman" w:hAnsi="Times New Roman"/>
                <w:color w:val="000000"/>
                <w:sz w:val="19"/>
                <w:szCs w:val="19"/>
              </w:rPr>
              <w:t>;</w:t>
            </w:r>
            <w:proofErr w:type="gramEnd"/>
          </w:p>
          <w:p w14:paraId="4A901D61"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Microsoft.SqlServer.Dts.</w:t>
            </w:r>
            <w:proofErr w:type="gramStart"/>
            <w:r w:rsidRPr="00D37298">
              <w:rPr>
                <w:rFonts w:ascii="Times New Roman" w:hAnsi="Times New Roman"/>
                <w:color w:val="000000"/>
                <w:sz w:val="19"/>
                <w:szCs w:val="19"/>
              </w:rPr>
              <w:t>Runtime</w:t>
            </w:r>
            <w:proofErr w:type="spellEnd"/>
            <w:r w:rsidRPr="00D37298">
              <w:rPr>
                <w:rFonts w:ascii="Times New Roman" w:hAnsi="Times New Roman"/>
                <w:color w:val="000000"/>
                <w:sz w:val="19"/>
                <w:szCs w:val="19"/>
              </w:rPr>
              <w:t>;</w:t>
            </w:r>
            <w:proofErr w:type="gramEnd"/>
          </w:p>
          <w:p w14:paraId="15C3F320"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System.Windows.</w:t>
            </w:r>
            <w:proofErr w:type="gramStart"/>
            <w:r w:rsidRPr="00D37298">
              <w:rPr>
                <w:rFonts w:ascii="Times New Roman" w:hAnsi="Times New Roman"/>
                <w:color w:val="000000"/>
                <w:sz w:val="19"/>
                <w:szCs w:val="19"/>
              </w:rPr>
              <w:t>Forms</w:t>
            </w:r>
            <w:proofErr w:type="spellEnd"/>
            <w:r w:rsidRPr="00D37298">
              <w:rPr>
                <w:rFonts w:ascii="Times New Roman" w:hAnsi="Times New Roman"/>
                <w:color w:val="000000"/>
                <w:sz w:val="19"/>
                <w:szCs w:val="19"/>
              </w:rPr>
              <w:t>;</w:t>
            </w:r>
            <w:proofErr w:type="gramEnd"/>
          </w:p>
          <w:p w14:paraId="1952C0C9"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t>#endregion</w:t>
            </w:r>
          </w:p>
          <w:p w14:paraId="16BA8E4D"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14:paraId="0DF1EB0E"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namespace</w:t>
            </w:r>
            <w:r w:rsidRPr="00D37298">
              <w:rPr>
                <w:rFonts w:ascii="Times New Roman" w:hAnsi="Times New Roman"/>
                <w:color w:val="000000"/>
                <w:sz w:val="19"/>
                <w:szCs w:val="19"/>
              </w:rPr>
              <w:t xml:space="preserve"> ST_193e5478e5864ef598e1c7f28cb71fb9</w:t>
            </w:r>
          </w:p>
          <w:p w14:paraId="14D32BB7"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w:t>
            </w:r>
          </w:p>
          <w:p w14:paraId="0440C4BB"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14:paraId="43C7E4B8"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proofErr w:type="spellStart"/>
            <w:r w:rsidRPr="00D37298">
              <w:rPr>
                <w:rFonts w:ascii="Times New Roman" w:hAnsi="Times New Roman"/>
                <w:color w:val="008000"/>
                <w:sz w:val="19"/>
                <w:szCs w:val="19"/>
              </w:rPr>
              <w:t>ScriptMain</w:t>
            </w:r>
            <w:proofErr w:type="spellEnd"/>
            <w:r w:rsidRPr="00D37298">
              <w:rPr>
                <w:rFonts w:ascii="Times New Roman" w:hAnsi="Times New Roman"/>
                <w:color w:val="008000"/>
                <w:sz w:val="19"/>
                <w:szCs w:val="19"/>
              </w:rPr>
              <w:t xml:space="preserve"> is the entry point class of the script.  Do not change the name, attributes,</w:t>
            </w:r>
          </w:p>
          <w:p w14:paraId="669E35D1"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or parent of this class.</w:t>
            </w:r>
          </w:p>
          <w:p w14:paraId="5E837DFF"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14:paraId="75858F21"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[Microsoft.SqlServer.Dts.Tasks.ScriptTask.</w:t>
            </w:r>
            <w:r w:rsidRPr="00D37298">
              <w:rPr>
                <w:rFonts w:ascii="Times New Roman" w:hAnsi="Times New Roman"/>
                <w:color w:val="2B91AF"/>
                <w:sz w:val="19"/>
                <w:szCs w:val="19"/>
              </w:rPr>
              <w:t>SSISScriptTaskEntryPointAttribute</w:t>
            </w:r>
            <w:r w:rsidRPr="00D37298">
              <w:rPr>
                <w:rFonts w:ascii="Times New Roman" w:hAnsi="Times New Roman"/>
                <w:color w:val="000000"/>
                <w:sz w:val="19"/>
                <w:szCs w:val="19"/>
              </w:rPr>
              <w:t>]</w:t>
            </w:r>
          </w:p>
          <w:p w14:paraId="1FD0C99F"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partial</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class</w:t>
            </w:r>
            <w:r w:rsidRPr="00D37298">
              <w:rPr>
                <w:rFonts w:ascii="Times New Roman" w:hAnsi="Times New Roman"/>
                <w:color w:val="000000"/>
                <w:sz w:val="19"/>
                <w:szCs w:val="19"/>
              </w:rPr>
              <w:t xml:space="preserve"> </w:t>
            </w:r>
            <w:proofErr w:type="spellStart"/>
            <w:r w:rsidRPr="00D37298">
              <w:rPr>
                <w:rFonts w:ascii="Times New Roman" w:hAnsi="Times New Roman"/>
                <w:color w:val="2B91AF"/>
                <w:sz w:val="19"/>
                <w:szCs w:val="19"/>
              </w:rPr>
              <w:t>ScriptMain</w:t>
            </w:r>
            <w:proofErr w:type="spellEnd"/>
            <w:r w:rsidRPr="00D37298">
              <w:rPr>
                <w:rFonts w:ascii="Times New Roman" w:hAnsi="Times New Roman"/>
                <w:color w:val="000000"/>
                <w:sz w:val="19"/>
                <w:szCs w:val="19"/>
              </w:rPr>
              <w:t xml:space="preserve"> : Microsoft.SqlServer.Dts.Tasks.ScriptTask.</w:t>
            </w:r>
            <w:r w:rsidRPr="00D37298">
              <w:rPr>
                <w:rFonts w:ascii="Times New Roman" w:hAnsi="Times New Roman"/>
                <w:color w:val="2B91AF"/>
                <w:sz w:val="19"/>
                <w:szCs w:val="19"/>
              </w:rPr>
              <w:t>VSTARTScriptObjectModelBase</w:t>
            </w:r>
          </w:p>
          <w:p w14:paraId="27D38A24"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14:paraId="79675573"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14:paraId="0C461CD5"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14:paraId="78CCDB30"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method is called when this script task executes in the control flow.</w:t>
            </w:r>
          </w:p>
          <w:p w14:paraId="6601A909"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Before returning from this method, set the value of </w:t>
            </w:r>
            <w:proofErr w:type="spellStart"/>
            <w:r w:rsidRPr="00D37298">
              <w:rPr>
                <w:rFonts w:ascii="Times New Roman" w:hAnsi="Times New Roman"/>
                <w:color w:val="008000"/>
                <w:sz w:val="19"/>
                <w:szCs w:val="19"/>
              </w:rPr>
              <w:t>Dts.TaskResult</w:t>
            </w:r>
            <w:proofErr w:type="spellEnd"/>
            <w:r w:rsidRPr="00D37298">
              <w:rPr>
                <w:rFonts w:ascii="Times New Roman" w:hAnsi="Times New Roman"/>
                <w:color w:val="008000"/>
                <w:sz w:val="19"/>
                <w:szCs w:val="19"/>
              </w:rPr>
              <w:t xml:space="preserve"> to indicate success or failure.</w:t>
            </w:r>
          </w:p>
          <w:p w14:paraId="68BEADFC"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To open Help, press F1.</w:t>
            </w:r>
          </w:p>
          <w:p w14:paraId="76259614"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14:paraId="1AFB6EEF"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void</w:t>
            </w:r>
            <w:r w:rsidRPr="00D37298">
              <w:rPr>
                <w:rFonts w:ascii="Times New Roman" w:hAnsi="Times New Roman"/>
                <w:color w:val="000000"/>
                <w:sz w:val="19"/>
                <w:szCs w:val="19"/>
              </w:rPr>
              <w:t xml:space="preserve"> Main()</w:t>
            </w:r>
          </w:p>
          <w:p w14:paraId="3ADB8F6E"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t>{</w:t>
            </w:r>
          </w:p>
          <w:p w14:paraId="141A492D"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8000"/>
                <w:sz w:val="19"/>
                <w:szCs w:val="19"/>
              </w:rPr>
              <w:t>// TODO: Add your code here</w:t>
            </w:r>
          </w:p>
          <w:p w14:paraId="4F76117F"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8000"/>
                <w:sz w:val="19"/>
                <w:szCs w:val="19"/>
              </w:rPr>
              <w:t>// Sleep for 90 seconds  (*1000)</w:t>
            </w:r>
          </w:p>
          <w:p w14:paraId="7F8A2048"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System.Threading.</w:t>
            </w:r>
            <w:r w:rsidRPr="00D37298">
              <w:rPr>
                <w:rFonts w:ascii="Times New Roman" w:hAnsi="Times New Roman"/>
                <w:color w:val="2B91AF"/>
                <w:sz w:val="19"/>
                <w:szCs w:val="19"/>
              </w:rPr>
              <w:t>Thread</w:t>
            </w:r>
            <w:r w:rsidRPr="00D37298">
              <w:rPr>
                <w:rFonts w:ascii="Times New Roman" w:hAnsi="Times New Roman"/>
                <w:color w:val="000000"/>
                <w:sz w:val="19"/>
                <w:szCs w:val="19"/>
              </w:rPr>
              <w:t>.Sleep</w:t>
            </w:r>
            <w:proofErr w:type="spellEnd"/>
            <w:r w:rsidRPr="00D37298">
              <w:rPr>
                <w:rFonts w:ascii="Times New Roman" w:hAnsi="Times New Roman"/>
                <w:color w:val="000000"/>
                <w:sz w:val="19"/>
                <w:szCs w:val="19"/>
              </w:rPr>
              <w:t>(90000</w:t>
            </w:r>
            <w:proofErr w:type="gramStart"/>
            <w:r w:rsidRPr="00D37298">
              <w:rPr>
                <w:rFonts w:ascii="Times New Roman" w:hAnsi="Times New Roman"/>
                <w:color w:val="000000"/>
                <w:sz w:val="19"/>
                <w:szCs w:val="19"/>
              </w:rPr>
              <w:t>);</w:t>
            </w:r>
            <w:proofErr w:type="gramEnd"/>
          </w:p>
          <w:p w14:paraId="7105609D"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Dts.TaskResult</w:t>
            </w:r>
            <w:proofErr w:type="spellEnd"/>
            <w:r w:rsidRPr="00D37298">
              <w:rPr>
                <w:rFonts w:ascii="Times New Roman" w:hAnsi="Times New Roman"/>
                <w:color w:val="000000"/>
                <w:sz w:val="19"/>
                <w:szCs w:val="19"/>
              </w:rPr>
              <w:t xml:space="preserve"> = (</w:t>
            </w:r>
            <w:r w:rsidRPr="00D37298">
              <w:rPr>
                <w:rFonts w:ascii="Times New Roman" w:hAnsi="Times New Roman"/>
                <w:color w:val="0000FF"/>
                <w:sz w:val="19"/>
                <w:szCs w:val="19"/>
              </w:rPr>
              <w:t>int</w:t>
            </w:r>
            <w:r w:rsidRPr="00D37298">
              <w:rPr>
                <w:rFonts w:ascii="Times New Roman" w:hAnsi="Times New Roman"/>
                <w:color w:val="000000"/>
                <w:sz w:val="19"/>
                <w:szCs w:val="19"/>
              </w:rPr>
              <w:t>)</w:t>
            </w:r>
            <w:proofErr w:type="spellStart"/>
            <w:r w:rsidRPr="00D37298">
              <w:rPr>
                <w:rFonts w:ascii="Times New Roman" w:hAnsi="Times New Roman"/>
                <w:color w:val="2B91AF"/>
                <w:sz w:val="19"/>
                <w:szCs w:val="19"/>
              </w:rPr>
              <w:t>ScriptResults</w:t>
            </w:r>
            <w:r w:rsidRPr="00D37298">
              <w:rPr>
                <w:rFonts w:ascii="Times New Roman" w:hAnsi="Times New Roman"/>
                <w:color w:val="000000"/>
                <w:sz w:val="19"/>
                <w:szCs w:val="19"/>
              </w:rPr>
              <w:t>.</w:t>
            </w:r>
            <w:proofErr w:type="gramStart"/>
            <w:r w:rsidRPr="00D37298">
              <w:rPr>
                <w:rFonts w:ascii="Times New Roman" w:hAnsi="Times New Roman"/>
                <w:color w:val="000000"/>
                <w:sz w:val="19"/>
                <w:szCs w:val="19"/>
              </w:rPr>
              <w:t>Success</w:t>
            </w:r>
            <w:proofErr w:type="spellEnd"/>
            <w:r w:rsidRPr="00D37298">
              <w:rPr>
                <w:rFonts w:ascii="Times New Roman" w:hAnsi="Times New Roman"/>
                <w:color w:val="000000"/>
                <w:sz w:val="19"/>
                <w:szCs w:val="19"/>
              </w:rPr>
              <w:t>;</w:t>
            </w:r>
            <w:proofErr w:type="gramEnd"/>
          </w:p>
          <w:p w14:paraId="76586DFA"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14:paraId="39801545"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t>}</w:t>
            </w:r>
          </w:p>
          <w:p w14:paraId="01BCBEE1"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14:paraId="40F363CD"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#region</w:t>
            </w:r>
            <w:r w:rsidRPr="00D37298">
              <w:rPr>
                <w:rFonts w:ascii="Times New Roman" w:hAnsi="Times New Roman"/>
                <w:color w:val="000000"/>
                <w:sz w:val="19"/>
                <w:szCs w:val="19"/>
              </w:rPr>
              <w:t xml:space="preserve"> </w:t>
            </w:r>
            <w:proofErr w:type="spellStart"/>
            <w:r w:rsidRPr="00D37298">
              <w:rPr>
                <w:rFonts w:ascii="Times New Roman" w:hAnsi="Times New Roman"/>
                <w:color w:val="000000"/>
                <w:sz w:val="19"/>
                <w:szCs w:val="19"/>
              </w:rPr>
              <w:t>ScriptResults</w:t>
            </w:r>
            <w:proofErr w:type="spellEnd"/>
            <w:r w:rsidRPr="00D37298">
              <w:rPr>
                <w:rFonts w:ascii="Times New Roman" w:hAnsi="Times New Roman"/>
                <w:color w:val="000000"/>
                <w:sz w:val="19"/>
                <w:szCs w:val="19"/>
              </w:rPr>
              <w:t xml:space="preserve"> declaration</w:t>
            </w:r>
          </w:p>
          <w:p w14:paraId="544893CE"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14:paraId="7F5B18A1"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w:t>
            </w:r>
            <w:proofErr w:type="spellStart"/>
            <w:r w:rsidRPr="00D37298">
              <w:rPr>
                <w:rFonts w:ascii="Times New Roman" w:hAnsi="Times New Roman"/>
                <w:color w:val="008000"/>
                <w:sz w:val="19"/>
                <w:szCs w:val="19"/>
              </w:rPr>
              <w:t>enum</w:t>
            </w:r>
            <w:proofErr w:type="spellEnd"/>
            <w:r w:rsidRPr="00D37298">
              <w:rPr>
                <w:rFonts w:ascii="Times New Roman" w:hAnsi="Times New Roman"/>
                <w:color w:val="008000"/>
                <w:sz w:val="19"/>
                <w:szCs w:val="19"/>
              </w:rPr>
              <w:t xml:space="preserve"> provides a convenient shorthand within the scope of this class for setting the</w:t>
            </w:r>
          </w:p>
          <w:p w14:paraId="64CCCDAD"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result of the script.</w:t>
            </w:r>
          </w:p>
          <w:p w14:paraId="1FFB42FC"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lastRenderedPageBreak/>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p>
          <w:p w14:paraId="05458EEC"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code was generated automatically.</w:t>
            </w:r>
          </w:p>
          <w:p w14:paraId="5888B140"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14:paraId="0F04C2F6"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roofErr w:type="spellStart"/>
            <w:r w:rsidRPr="00D37298">
              <w:rPr>
                <w:rFonts w:ascii="Times New Roman" w:hAnsi="Times New Roman"/>
                <w:color w:val="0000FF"/>
                <w:sz w:val="19"/>
                <w:szCs w:val="19"/>
              </w:rPr>
              <w:t>enum</w:t>
            </w:r>
            <w:proofErr w:type="spellEnd"/>
            <w:r w:rsidRPr="00D37298">
              <w:rPr>
                <w:rFonts w:ascii="Times New Roman" w:hAnsi="Times New Roman"/>
                <w:color w:val="000000"/>
                <w:sz w:val="19"/>
                <w:szCs w:val="19"/>
              </w:rPr>
              <w:t xml:space="preserve"> </w:t>
            </w:r>
            <w:proofErr w:type="spellStart"/>
            <w:r w:rsidRPr="00D37298">
              <w:rPr>
                <w:rFonts w:ascii="Times New Roman" w:hAnsi="Times New Roman"/>
                <w:color w:val="2B91AF"/>
                <w:sz w:val="19"/>
                <w:szCs w:val="19"/>
              </w:rPr>
              <w:t>ScriptResults</w:t>
            </w:r>
            <w:proofErr w:type="spellEnd"/>
          </w:p>
          <w:p w14:paraId="44B8219F"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14:paraId="66EEAAD3"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Success = </w:t>
            </w:r>
            <w:proofErr w:type="spellStart"/>
            <w:r w:rsidRPr="00D37298">
              <w:rPr>
                <w:rFonts w:ascii="Times New Roman" w:hAnsi="Times New Roman"/>
                <w:color w:val="000000"/>
                <w:sz w:val="19"/>
                <w:szCs w:val="19"/>
              </w:rPr>
              <w:t>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.Success</w:t>
            </w:r>
            <w:proofErr w:type="spellEnd"/>
            <w:r w:rsidRPr="00D37298">
              <w:rPr>
                <w:rFonts w:ascii="Times New Roman" w:hAnsi="Times New Roman"/>
                <w:color w:val="000000"/>
                <w:sz w:val="19"/>
                <w:szCs w:val="19"/>
              </w:rPr>
              <w:t>,</w:t>
            </w:r>
          </w:p>
          <w:p w14:paraId="6D1C473A"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Failure = </w:t>
            </w:r>
            <w:proofErr w:type="spellStart"/>
            <w:r w:rsidRPr="00D37298">
              <w:rPr>
                <w:rFonts w:ascii="Times New Roman" w:hAnsi="Times New Roman"/>
                <w:color w:val="000000"/>
                <w:sz w:val="19"/>
                <w:szCs w:val="19"/>
              </w:rPr>
              <w:t>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.Failure</w:t>
            </w:r>
            <w:proofErr w:type="spellEnd"/>
          </w:p>
          <w:p w14:paraId="70E56F75"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14:paraId="2CF1D138"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#endregion</w:t>
            </w:r>
          </w:p>
          <w:p w14:paraId="53F4129B"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14:paraId="557AA62A" w14:textId="77777777"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14:paraId="5D457BA3" w14:textId="77777777" w:rsidR="00365021" w:rsidRPr="00D37298" w:rsidRDefault="00365021" w:rsidP="00365021">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color w:val="000000"/>
                <w:sz w:val="19"/>
                <w:szCs w:val="19"/>
              </w:rPr>
              <w:t>}</w:t>
            </w:r>
          </w:p>
        </w:tc>
      </w:tr>
    </w:tbl>
    <w:p w14:paraId="4F57880A"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p w14:paraId="6C0ABA34" w14:textId="77777777" w:rsidR="00FF6C96" w:rsidRPr="00D37298" w:rsidRDefault="00FF6C96" w:rsidP="00FF6C96">
      <w:pPr>
        <w:widowControl w:val="0"/>
        <w:autoSpaceDE w:val="0"/>
        <w:autoSpaceDN w:val="0"/>
        <w:adjustRightInd w:val="0"/>
        <w:spacing w:after="0" w:line="240" w:lineRule="auto"/>
        <w:rPr>
          <w:rFonts w:ascii="Times New Roman" w:hAnsi="Times New Roman"/>
          <w:b/>
          <w:sz w:val="24"/>
          <w:szCs w:val="24"/>
        </w:rPr>
      </w:pPr>
    </w:p>
    <w:p w14:paraId="72963D2C"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365021" w:rsidRPr="00D37298">
        <w:rPr>
          <w:rFonts w:ascii="Times New Roman" w:hAnsi="Times New Roman"/>
          <w:b/>
          <w:sz w:val="20"/>
          <w:szCs w:val="20"/>
        </w:rPr>
        <w:t>4</w:t>
      </w:r>
      <w:r w:rsidRPr="00D37298">
        <w:rPr>
          <w:rFonts w:ascii="Times New Roman" w:hAnsi="Times New Roman"/>
          <w:b/>
          <w:sz w:val="20"/>
          <w:szCs w:val="20"/>
        </w:rPr>
        <w:t xml:space="preserve">: SQL task - </w:t>
      </w:r>
      <w:r w:rsidRPr="00D37298">
        <w:rPr>
          <w:rFonts w:ascii="Times New Roman" w:hAnsi="Times New Roman"/>
          <w:sz w:val="20"/>
          <w:szCs w:val="20"/>
        </w:rPr>
        <w:t>Truncate staging table (</w:t>
      </w:r>
      <w:r w:rsidR="00C148E6" w:rsidRPr="00D37298">
        <w:rPr>
          <w:rFonts w:ascii="Times New Roman" w:hAnsi="Times New Roman"/>
          <w:sz w:val="20"/>
          <w:szCs w:val="20"/>
        </w:rPr>
        <w:t>Quality</w:t>
      </w:r>
      <w:r w:rsidRPr="00D37298">
        <w:rPr>
          <w:rFonts w:ascii="Times New Roman" w:hAnsi="Times New Roman"/>
          <w:sz w:val="20"/>
          <w:szCs w:val="20"/>
        </w:rPr>
        <w:t>_</w:t>
      </w:r>
      <w:r w:rsidR="00365021" w:rsidRPr="00D37298">
        <w:rPr>
          <w:rFonts w:ascii="Times New Roman" w:hAnsi="Times New Roman"/>
          <w:sz w:val="20"/>
          <w:szCs w:val="20"/>
        </w:rPr>
        <w:t>C</w:t>
      </w:r>
      <w:r w:rsidRPr="00D37298">
        <w:rPr>
          <w:rFonts w:ascii="Times New Roman" w:hAnsi="Times New Roman"/>
          <w:sz w:val="20"/>
          <w:szCs w:val="20"/>
        </w:rPr>
        <w:t>oaching_Stage)</w:t>
      </w:r>
    </w:p>
    <w:p w14:paraId="08B5AA90"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3FCCC0C6" wp14:editId="2D0C4EB0">
            <wp:extent cx="2257425" cy="8382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57425" cy="838200"/>
                    </a:xfrm>
                    <a:prstGeom prst="rect">
                      <a:avLst/>
                    </a:prstGeom>
                  </pic:spPr>
                </pic:pic>
              </a:graphicData>
            </a:graphic>
          </wp:inline>
        </w:drawing>
      </w:r>
    </w:p>
    <w:p w14:paraId="3C5D073E" w14:textId="77777777" w:rsidR="00FF6C96" w:rsidRPr="00D37298" w:rsidRDefault="00C148E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4C3378D9" wp14:editId="6DAFFE89">
            <wp:extent cx="5943600" cy="36855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685540"/>
                    </a:xfrm>
                    <a:prstGeom prst="rect">
                      <a:avLst/>
                    </a:prstGeom>
                  </pic:spPr>
                </pic:pic>
              </a:graphicData>
            </a:graphic>
          </wp:inline>
        </w:drawing>
      </w:r>
    </w:p>
    <w:p w14:paraId="57EBA073"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14:paraId="05774E32"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14:paraId="4CFF95A7"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0"/>
          <w:szCs w:val="20"/>
        </w:rPr>
      </w:pPr>
    </w:p>
    <w:p w14:paraId="041CF812"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365021" w:rsidRPr="00D37298">
        <w:rPr>
          <w:rFonts w:ascii="Times New Roman" w:hAnsi="Times New Roman"/>
          <w:b/>
          <w:sz w:val="20"/>
          <w:szCs w:val="20"/>
        </w:rPr>
        <w:t>5</w:t>
      </w:r>
      <w:r w:rsidRPr="00D37298">
        <w:rPr>
          <w:rFonts w:ascii="Times New Roman" w:hAnsi="Times New Roman"/>
          <w:b/>
          <w:sz w:val="20"/>
          <w:szCs w:val="20"/>
        </w:rPr>
        <w:t xml:space="preserve">: DFT – </w:t>
      </w:r>
      <w:r w:rsidRPr="00D37298">
        <w:rPr>
          <w:rFonts w:ascii="Times New Roman" w:hAnsi="Times New Roman"/>
          <w:sz w:val="20"/>
          <w:szCs w:val="20"/>
        </w:rPr>
        <w:t xml:space="preserve">Load </w:t>
      </w:r>
      <w:r w:rsidR="00365021" w:rsidRPr="00D37298">
        <w:rPr>
          <w:rFonts w:ascii="Times New Roman" w:hAnsi="Times New Roman"/>
          <w:sz w:val="20"/>
          <w:szCs w:val="20"/>
        </w:rPr>
        <w:t>Quality</w:t>
      </w:r>
      <w:r w:rsidRPr="00D37298">
        <w:rPr>
          <w:rFonts w:ascii="Times New Roman" w:hAnsi="Times New Roman"/>
          <w:sz w:val="20"/>
          <w:szCs w:val="20"/>
        </w:rPr>
        <w:t>_Coaching_Stage table</w:t>
      </w:r>
    </w:p>
    <w:p w14:paraId="66657A31"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14:paraId="5E0D97B8"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13C4C894" wp14:editId="7F4FA483">
            <wp:extent cx="1609725" cy="8001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09725" cy="800100"/>
                    </a:xfrm>
                    <a:prstGeom prst="rect">
                      <a:avLst/>
                    </a:prstGeom>
                  </pic:spPr>
                </pic:pic>
              </a:graphicData>
            </a:graphic>
          </wp:inline>
        </w:drawing>
      </w:r>
    </w:p>
    <w:p w14:paraId="4A825997"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14:paraId="05B3D757" w14:textId="77777777" w:rsidR="00FF6C96" w:rsidRPr="00D37298" w:rsidRDefault="00365021"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t xml:space="preserve"> </w:t>
      </w:r>
      <w:r w:rsidRPr="00D37298">
        <w:rPr>
          <w:rFonts w:ascii="Times New Roman" w:hAnsi="Times New Roman"/>
          <w:noProof/>
        </w:rPr>
        <w:drawing>
          <wp:inline distT="0" distB="0" distL="0" distR="0" wp14:anchorId="2D67321F" wp14:editId="6AFAA4E7">
            <wp:extent cx="3286125" cy="6762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6125" cy="6762750"/>
                    </a:xfrm>
                    <a:prstGeom prst="rect">
                      <a:avLst/>
                    </a:prstGeom>
                  </pic:spPr>
                </pic:pic>
              </a:graphicData>
            </a:graphic>
          </wp:inline>
        </w:drawing>
      </w:r>
    </w:p>
    <w:p w14:paraId="5F58E425"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14:paraId="70353A7A" w14:textId="77777777" w:rsidR="00FF6C96" w:rsidRPr="00D37298" w:rsidRDefault="00FF6C96" w:rsidP="00C148E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sz w:val="20"/>
          <w:szCs w:val="20"/>
        </w:rPr>
        <w:t>Process flow</w:t>
      </w:r>
    </w:p>
    <w:p w14:paraId="45114EC2" w14:textId="77777777" w:rsidR="00FF6C96" w:rsidRPr="00D37298" w:rsidRDefault="00FF6C96"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lastRenderedPageBreak/>
        <w:t>Source data</w:t>
      </w:r>
    </w:p>
    <w:p w14:paraId="44074CCE" w14:textId="77777777" w:rsidR="00FF6C96" w:rsidRPr="00D37298" w:rsidRDefault="00FF6C96"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Data conversion on string values</w:t>
      </w:r>
    </w:p>
    <w:p w14:paraId="671A5CFD" w14:textId="77777777" w:rsidR="00FF6C96" w:rsidRPr="00D37298" w:rsidRDefault="00FF6C96"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Derived column to trim employee ids and get </w:t>
      </w:r>
      <w:r w:rsidR="00365021" w:rsidRPr="00D37298">
        <w:rPr>
          <w:rFonts w:ascii="Times New Roman" w:hAnsi="Times New Roman"/>
          <w:sz w:val="20"/>
          <w:szCs w:val="20"/>
        </w:rPr>
        <w:t xml:space="preserve">Program and </w:t>
      </w:r>
      <w:r w:rsidRPr="00D37298">
        <w:rPr>
          <w:rFonts w:ascii="Times New Roman" w:hAnsi="Times New Roman"/>
          <w:sz w:val="20"/>
          <w:szCs w:val="20"/>
        </w:rPr>
        <w:t>system date for date inserted</w:t>
      </w:r>
    </w:p>
    <w:p w14:paraId="796E5429" w14:textId="77777777" w:rsidR="00FF6C96" w:rsidRPr="00D37298" w:rsidRDefault="00365021"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Row Count Transformation to get count of records staged</w:t>
      </w:r>
    </w:p>
    <w:p w14:paraId="189FAB92" w14:textId="77777777" w:rsidR="00365021" w:rsidRPr="00D37298" w:rsidRDefault="00365021"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OLE DB Destination to write to Staging table</w:t>
      </w:r>
    </w:p>
    <w:p w14:paraId="4085D17D"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14:paraId="68C26CE4"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14:paraId="05D867C9"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14:paraId="5A122E49"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06867D11"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7078A0C8"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5EBD0DEB" w14:textId="77777777" w:rsidR="00FF6C96" w:rsidRPr="00D37298" w:rsidRDefault="00FF6C96"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Source data file</w:t>
      </w:r>
    </w:p>
    <w:p w14:paraId="15CBD48E" w14:textId="77777777"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r w:rsidRPr="00D37298">
        <w:rPr>
          <w:rFonts w:ascii="Times New Roman" w:hAnsi="Times New Roman"/>
          <w:noProof/>
        </w:rPr>
        <w:drawing>
          <wp:inline distT="0" distB="0" distL="0" distR="0" wp14:anchorId="2C95235C" wp14:editId="707A5A8F">
            <wp:extent cx="5943600" cy="26879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687955"/>
                    </a:xfrm>
                    <a:prstGeom prst="rect">
                      <a:avLst/>
                    </a:prstGeom>
                  </pic:spPr>
                </pic:pic>
              </a:graphicData>
            </a:graphic>
          </wp:inline>
        </w:drawing>
      </w:r>
    </w:p>
    <w:p w14:paraId="47A5F971" w14:textId="77777777"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p>
    <w:p w14:paraId="455F442F" w14:textId="77777777"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p>
    <w:p w14:paraId="72C79AA2" w14:textId="77777777"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p>
    <w:p w14:paraId="6E8437B4" w14:textId="77777777"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p>
    <w:p w14:paraId="6159E229" w14:textId="77777777" w:rsidR="00FF6C96" w:rsidRPr="00D37298" w:rsidRDefault="00A77BD9" w:rsidP="00FF6C96">
      <w:pPr>
        <w:widowControl w:val="0"/>
        <w:autoSpaceDE w:val="0"/>
        <w:autoSpaceDN w:val="0"/>
        <w:adjustRightInd w:val="0"/>
        <w:spacing w:after="0" w:line="240" w:lineRule="auto"/>
        <w:rPr>
          <w:rFonts w:ascii="Times New Roman" w:hAnsi="Times New Roman"/>
          <w:sz w:val="24"/>
          <w:szCs w:val="24"/>
        </w:rPr>
      </w:pPr>
      <w:r>
        <w:rPr>
          <w:noProof/>
        </w:rPr>
        <w:lastRenderedPageBreak/>
        <w:drawing>
          <wp:inline distT="0" distB="0" distL="0" distR="0" wp14:anchorId="20F10D7F" wp14:editId="5A9F8A31">
            <wp:extent cx="2871216" cy="54864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1216" cy="5486400"/>
                    </a:xfrm>
                    <a:prstGeom prst="rect">
                      <a:avLst/>
                    </a:prstGeom>
                  </pic:spPr>
                </pic:pic>
              </a:graphicData>
            </a:graphic>
          </wp:inline>
        </w:drawing>
      </w:r>
    </w:p>
    <w:p w14:paraId="50461CC7" w14:textId="77777777" w:rsidR="00FF6C96" w:rsidRDefault="00FF6C96" w:rsidP="00FF6C96">
      <w:pPr>
        <w:widowControl w:val="0"/>
        <w:autoSpaceDE w:val="0"/>
        <w:autoSpaceDN w:val="0"/>
        <w:adjustRightInd w:val="0"/>
        <w:spacing w:after="0" w:line="240" w:lineRule="auto"/>
        <w:rPr>
          <w:rFonts w:ascii="Times New Roman" w:hAnsi="Times New Roman"/>
          <w:sz w:val="24"/>
          <w:szCs w:val="24"/>
        </w:rPr>
      </w:pPr>
    </w:p>
    <w:p w14:paraId="2CCAEEFD" w14:textId="77777777" w:rsidR="00A77BD9" w:rsidRDefault="00A77BD9" w:rsidP="00FF6C96">
      <w:pPr>
        <w:widowControl w:val="0"/>
        <w:autoSpaceDE w:val="0"/>
        <w:autoSpaceDN w:val="0"/>
        <w:adjustRightInd w:val="0"/>
        <w:spacing w:after="0" w:line="240" w:lineRule="auto"/>
        <w:rPr>
          <w:rFonts w:ascii="Times New Roman" w:hAnsi="Times New Roman"/>
          <w:sz w:val="24"/>
          <w:szCs w:val="24"/>
        </w:rPr>
      </w:pPr>
    </w:p>
    <w:p w14:paraId="003F1A95" w14:textId="77777777" w:rsidR="00A77BD9" w:rsidRDefault="00A77BD9" w:rsidP="00FF6C96">
      <w:pPr>
        <w:widowControl w:val="0"/>
        <w:autoSpaceDE w:val="0"/>
        <w:autoSpaceDN w:val="0"/>
        <w:adjustRightInd w:val="0"/>
        <w:spacing w:after="0" w:line="240" w:lineRule="auto"/>
        <w:rPr>
          <w:rFonts w:ascii="Times New Roman" w:hAnsi="Times New Roman"/>
          <w:sz w:val="24"/>
          <w:szCs w:val="24"/>
        </w:rPr>
      </w:pPr>
    </w:p>
    <w:p w14:paraId="0FEB823A" w14:textId="77777777" w:rsidR="00A77BD9" w:rsidRDefault="00A77BD9" w:rsidP="00FF6C96">
      <w:pPr>
        <w:widowControl w:val="0"/>
        <w:autoSpaceDE w:val="0"/>
        <w:autoSpaceDN w:val="0"/>
        <w:adjustRightInd w:val="0"/>
        <w:spacing w:after="0" w:line="240" w:lineRule="auto"/>
        <w:rPr>
          <w:rFonts w:ascii="Times New Roman" w:hAnsi="Times New Roman"/>
          <w:sz w:val="24"/>
          <w:szCs w:val="24"/>
        </w:rPr>
      </w:pPr>
    </w:p>
    <w:p w14:paraId="58EF921C" w14:textId="77777777" w:rsidR="00A77BD9" w:rsidRDefault="00A77BD9" w:rsidP="00FF6C96">
      <w:pPr>
        <w:widowControl w:val="0"/>
        <w:autoSpaceDE w:val="0"/>
        <w:autoSpaceDN w:val="0"/>
        <w:adjustRightInd w:val="0"/>
        <w:spacing w:after="0" w:line="240" w:lineRule="auto"/>
        <w:rPr>
          <w:rFonts w:ascii="Times New Roman" w:hAnsi="Times New Roman"/>
          <w:sz w:val="24"/>
          <w:szCs w:val="24"/>
        </w:rPr>
      </w:pPr>
    </w:p>
    <w:p w14:paraId="79C5165D" w14:textId="77777777" w:rsidR="00A77BD9" w:rsidRDefault="00A77BD9" w:rsidP="00FF6C96">
      <w:pPr>
        <w:widowControl w:val="0"/>
        <w:autoSpaceDE w:val="0"/>
        <w:autoSpaceDN w:val="0"/>
        <w:adjustRightInd w:val="0"/>
        <w:spacing w:after="0" w:line="240" w:lineRule="auto"/>
        <w:rPr>
          <w:rFonts w:ascii="Times New Roman" w:hAnsi="Times New Roman"/>
          <w:sz w:val="24"/>
          <w:szCs w:val="24"/>
        </w:rPr>
      </w:pPr>
    </w:p>
    <w:p w14:paraId="18F7EA2B" w14:textId="77777777" w:rsidR="00A77BD9" w:rsidRDefault="00A77BD9" w:rsidP="00FF6C96">
      <w:pPr>
        <w:widowControl w:val="0"/>
        <w:autoSpaceDE w:val="0"/>
        <w:autoSpaceDN w:val="0"/>
        <w:adjustRightInd w:val="0"/>
        <w:spacing w:after="0" w:line="240" w:lineRule="auto"/>
        <w:rPr>
          <w:rFonts w:ascii="Times New Roman" w:hAnsi="Times New Roman"/>
          <w:sz w:val="24"/>
          <w:szCs w:val="24"/>
        </w:rPr>
      </w:pPr>
    </w:p>
    <w:p w14:paraId="79DF3B2D" w14:textId="77777777" w:rsidR="00A77BD9" w:rsidRDefault="00A77BD9" w:rsidP="00FF6C96">
      <w:pPr>
        <w:widowControl w:val="0"/>
        <w:autoSpaceDE w:val="0"/>
        <w:autoSpaceDN w:val="0"/>
        <w:adjustRightInd w:val="0"/>
        <w:spacing w:after="0" w:line="240" w:lineRule="auto"/>
        <w:rPr>
          <w:rFonts w:ascii="Times New Roman" w:hAnsi="Times New Roman"/>
          <w:sz w:val="24"/>
          <w:szCs w:val="24"/>
        </w:rPr>
      </w:pPr>
    </w:p>
    <w:p w14:paraId="03EE1919" w14:textId="77777777" w:rsidR="00A77BD9" w:rsidRDefault="00A77BD9" w:rsidP="00FF6C96">
      <w:pPr>
        <w:widowControl w:val="0"/>
        <w:autoSpaceDE w:val="0"/>
        <w:autoSpaceDN w:val="0"/>
        <w:adjustRightInd w:val="0"/>
        <w:spacing w:after="0" w:line="240" w:lineRule="auto"/>
        <w:rPr>
          <w:rFonts w:ascii="Times New Roman" w:hAnsi="Times New Roman"/>
          <w:sz w:val="24"/>
          <w:szCs w:val="24"/>
        </w:rPr>
      </w:pPr>
    </w:p>
    <w:p w14:paraId="60458F59" w14:textId="77777777" w:rsidR="00A77BD9" w:rsidRDefault="00A77BD9" w:rsidP="00FF6C96">
      <w:pPr>
        <w:widowControl w:val="0"/>
        <w:autoSpaceDE w:val="0"/>
        <w:autoSpaceDN w:val="0"/>
        <w:adjustRightInd w:val="0"/>
        <w:spacing w:after="0" w:line="240" w:lineRule="auto"/>
        <w:rPr>
          <w:rFonts w:ascii="Times New Roman" w:hAnsi="Times New Roman"/>
          <w:sz w:val="24"/>
          <w:szCs w:val="24"/>
        </w:rPr>
      </w:pPr>
    </w:p>
    <w:p w14:paraId="67993D2B" w14:textId="77777777" w:rsidR="00A77BD9" w:rsidRPr="00D37298" w:rsidRDefault="00A77BD9" w:rsidP="00FF6C96">
      <w:pPr>
        <w:widowControl w:val="0"/>
        <w:autoSpaceDE w:val="0"/>
        <w:autoSpaceDN w:val="0"/>
        <w:adjustRightInd w:val="0"/>
        <w:spacing w:after="0" w:line="240" w:lineRule="auto"/>
        <w:rPr>
          <w:rFonts w:ascii="Times New Roman" w:hAnsi="Times New Roman"/>
          <w:sz w:val="24"/>
          <w:szCs w:val="24"/>
        </w:rPr>
      </w:pPr>
    </w:p>
    <w:p w14:paraId="7CCC93C7"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4F4E2E7B" w14:textId="77777777" w:rsidR="00FF6C96" w:rsidRPr="00D37298" w:rsidRDefault="00FF6C96"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Data conversion of string values</w:t>
      </w:r>
    </w:p>
    <w:p w14:paraId="055A01D3" w14:textId="77777777" w:rsidR="00FF6C96" w:rsidRPr="00D37298" w:rsidRDefault="00A77BD9" w:rsidP="00FF6C96">
      <w:pPr>
        <w:widowControl w:val="0"/>
        <w:autoSpaceDE w:val="0"/>
        <w:autoSpaceDN w:val="0"/>
        <w:adjustRightInd w:val="0"/>
        <w:spacing w:after="0" w:line="240" w:lineRule="auto"/>
        <w:rPr>
          <w:rFonts w:ascii="Times New Roman" w:hAnsi="Times New Roman"/>
          <w:sz w:val="24"/>
          <w:szCs w:val="24"/>
        </w:rPr>
      </w:pPr>
      <w:r w:rsidRPr="00A77BD9">
        <w:rPr>
          <w:noProof/>
        </w:rPr>
        <w:t xml:space="preserve"> </w:t>
      </w:r>
      <w:r>
        <w:rPr>
          <w:noProof/>
        </w:rPr>
        <w:drawing>
          <wp:inline distT="0" distB="0" distL="0" distR="0" wp14:anchorId="35855776" wp14:editId="577925A7">
            <wp:extent cx="448056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0560" cy="5486400"/>
                    </a:xfrm>
                    <a:prstGeom prst="rect">
                      <a:avLst/>
                    </a:prstGeom>
                  </pic:spPr>
                </pic:pic>
              </a:graphicData>
            </a:graphic>
          </wp:inline>
        </w:drawing>
      </w:r>
    </w:p>
    <w:p w14:paraId="6904A6A9" w14:textId="77777777" w:rsidR="00365021" w:rsidRPr="00D37298" w:rsidRDefault="00365021" w:rsidP="00D37298">
      <w:pPr>
        <w:widowControl w:val="0"/>
        <w:autoSpaceDE w:val="0"/>
        <w:autoSpaceDN w:val="0"/>
        <w:adjustRightInd w:val="0"/>
        <w:spacing w:after="0" w:line="240" w:lineRule="auto"/>
        <w:rPr>
          <w:rFonts w:ascii="Times New Roman" w:hAnsi="Times New Roman"/>
          <w:sz w:val="20"/>
          <w:szCs w:val="20"/>
        </w:rPr>
      </w:pPr>
    </w:p>
    <w:p w14:paraId="727A8545" w14:textId="77777777" w:rsidR="00365021" w:rsidRDefault="00365021" w:rsidP="00D37298">
      <w:pPr>
        <w:widowControl w:val="0"/>
        <w:autoSpaceDE w:val="0"/>
        <w:autoSpaceDN w:val="0"/>
        <w:adjustRightInd w:val="0"/>
        <w:spacing w:after="0" w:line="240" w:lineRule="auto"/>
        <w:rPr>
          <w:rFonts w:ascii="Times New Roman" w:hAnsi="Times New Roman"/>
          <w:sz w:val="20"/>
          <w:szCs w:val="20"/>
        </w:rPr>
      </w:pPr>
    </w:p>
    <w:p w14:paraId="6157AD23" w14:textId="77777777" w:rsidR="00A77BD9" w:rsidRDefault="00A77BD9" w:rsidP="00D37298">
      <w:pPr>
        <w:widowControl w:val="0"/>
        <w:autoSpaceDE w:val="0"/>
        <w:autoSpaceDN w:val="0"/>
        <w:adjustRightInd w:val="0"/>
        <w:spacing w:after="0" w:line="240" w:lineRule="auto"/>
        <w:rPr>
          <w:rFonts w:ascii="Times New Roman" w:hAnsi="Times New Roman"/>
          <w:sz w:val="20"/>
          <w:szCs w:val="20"/>
        </w:rPr>
      </w:pPr>
    </w:p>
    <w:p w14:paraId="7B9A0854" w14:textId="77777777" w:rsidR="00A77BD9" w:rsidRDefault="00A77BD9" w:rsidP="00D37298">
      <w:pPr>
        <w:widowControl w:val="0"/>
        <w:autoSpaceDE w:val="0"/>
        <w:autoSpaceDN w:val="0"/>
        <w:adjustRightInd w:val="0"/>
        <w:spacing w:after="0" w:line="240" w:lineRule="auto"/>
        <w:rPr>
          <w:rFonts w:ascii="Times New Roman" w:hAnsi="Times New Roman"/>
          <w:sz w:val="20"/>
          <w:szCs w:val="20"/>
        </w:rPr>
      </w:pPr>
    </w:p>
    <w:p w14:paraId="5F3E7EF1" w14:textId="77777777" w:rsidR="00A77BD9" w:rsidRDefault="00A77BD9" w:rsidP="00D37298">
      <w:pPr>
        <w:widowControl w:val="0"/>
        <w:autoSpaceDE w:val="0"/>
        <w:autoSpaceDN w:val="0"/>
        <w:adjustRightInd w:val="0"/>
        <w:spacing w:after="0" w:line="240" w:lineRule="auto"/>
        <w:rPr>
          <w:rFonts w:ascii="Times New Roman" w:hAnsi="Times New Roman"/>
          <w:sz w:val="20"/>
          <w:szCs w:val="20"/>
        </w:rPr>
      </w:pPr>
    </w:p>
    <w:p w14:paraId="7B98CA46" w14:textId="77777777" w:rsidR="00A77BD9" w:rsidRDefault="00A77BD9" w:rsidP="00D37298">
      <w:pPr>
        <w:widowControl w:val="0"/>
        <w:autoSpaceDE w:val="0"/>
        <w:autoSpaceDN w:val="0"/>
        <w:adjustRightInd w:val="0"/>
        <w:spacing w:after="0" w:line="240" w:lineRule="auto"/>
        <w:rPr>
          <w:rFonts w:ascii="Times New Roman" w:hAnsi="Times New Roman"/>
          <w:sz w:val="20"/>
          <w:szCs w:val="20"/>
        </w:rPr>
      </w:pPr>
    </w:p>
    <w:p w14:paraId="2F94E0C2" w14:textId="77777777" w:rsidR="00A77BD9" w:rsidRDefault="00A77BD9" w:rsidP="00D37298">
      <w:pPr>
        <w:widowControl w:val="0"/>
        <w:autoSpaceDE w:val="0"/>
        <w:autoSpaceDN w:val="0"/>
        <w:adjustRightInd w:val="0"/>
        <w:spacing w:after="0" w:line="240" w:lineRule="auto"/>
        <w:rPr>
          <w:rFonts w:ascii="Times New Roman" w:hAnsi="Times New Roman"/>
          <w:sz w:val="20"/>
          <w:szCs w:val="20"/>
        </w:rPr>
      </w:pPr>
    </w:p>
    <w:p w14:paraId="7D7F39BB" w14:textId="77777777" w:rsidR="00A77BD9" w:rsidRDefault="00A77BD9" w:rsidP="00D37298">
      <w:pPr>
        <w:widowControl w:val="0"/>
        <w:autoSpaceDE w:val="0"/>
        <w:autoSpaceDN w:val="0"/>
        <w:adjustRightInd w:val="0"/>
        <w:spacing w:after="0" w:line="240" w:lineRule="auto"/>
        <w:rPr>
          <w:rFonts w:ascii="Times New Roman" w:hAnsi="Times New Roman"/>
          <w:sz w:val="20"/>
          <w:szCs w:val="20"/>
        </w:rPr>
      </w:pPr>
    </w:p>
    <w:p w14:paraId="14D6B12C" w14:textId="77777777" w:rsidR="00A77BD9" w:rsidRDefault="00A77BD9" w:rsidP="00D37298">
      <w:pPr>
        <w:widowControl w:val="0"/>
        <w:autoSpaceDE w:val="0"/>
        <w:autoSpaceDN w:val="0"/>
        <w:adjustRightInd w:val="0"/>
        <w:spacing w:after="0" w:line="240" w:lineRule="auto"/>
        <w:rPr>
          <w:rFonts w:ascii="Times New Roman" w:hAnsi="Times New Roman"/>
          <w:sz w:val="20"/>
          <w:szCs w:val="20"/>
        </w:rPr>
      </w:pPr>
    </w:p>
    <w:p w14:paraId="0B57B0BE" w14:textId="77777777" w:rsidR="00A77BD9" w:rsidRDefault="00A77BD9" w:rsidP="00D37298">
      <w:pPr>
        <w:widowControl w:val="0"/>
        <w:autoSpaceDE w:val="0"/>
        <w:autoSpaceDN w:val="0"/>
        <w:adjustRightInd w:val="0"/>
        <w:spacing w:after="0" w:line="240" w:lineRule="auto"/>
        <w:rPr>
          <w:rFonts w:ascii="Times New Roman" w:hAnsi="Times New Roman"/>
          <w:sz w:val="20"/>
          <w:szCs w:val="20"/>
        </w:rPr>
      </w:pPr>
    </w:p>
    <w:p w14:paraId="3E240EA3" w14:textId="77777777" w:rsidR="00A77BD9" w:rsidRDefault="00A77BD9" w:rsidP="00D37298">
      <w:pPr>
        <w:widowControl w:val="0"/>
        <w:autoSpaceDE w:val="0"/>
        <w:autoSpaceDN w:val="0"/>
        <w:adjustRightInd w:val="0"/>
        <w:spacing w:after="0" w:line="240" w:lineRule="auto"/>
        <w:rPr>
          <w:rFonts w:ascii="Times New Roman" w:hAnsi="Times New Roman"/>
          <w:sz w:val="20"/>
          <w:szCs w:val="20"/>
        </w:rPr>
      </w:pPr>
    </w:p>
    <w:p w14:paraId="0852641A" w14:textId="77777777" w:rsidR="00A77BD9" w:rsidRPr="00D37298" w:rsidRDefault="00A77BD9" w:rsidP="00D37298">
      <w:pPr>
        <w:widowControl w:val="0"/>
        <w:autoSpaceDE w:val="0"/>
        <w:autoSpaceDN w:val="0"/>
        <w:adjustRightInd w:val="0"/>
        <w:spacing w:after="0" w:line="240" w:lineRule="auto"/>
        <w:rPr>
          <w:rFonts w:ascii="Times New Roman" w:hAnsi="Times New Roman"/>
          <w:sz w:val="20"/>
          <w:szCs w:val="20"/>
        </w:rPr>
      </w:pPr>
    </w:p>
    <w:p w14:paraId="5BD6E79A" w14:textId="77777777" w:rsidR="00FF6C96" w:rsidRPr="00D37298" w:rsidRDefault="00FF6C96"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Derived columns for employee id trim and </w:t>
      </w:r>
      <w:proofErr w:type="spellStart"/>
      <w:r w:rsidRPr="00D37298">
        <w:rPr>
          <w:rFonts w:ascii="Times New Roman" w:hAnsi="Times New Roman"/>
          <w:sz w:val="20"/>
          <w:szCs w:val="20"/>
        </w:rPr>
        <w:t>getdate</w:t>
      </w:r>
      <w:proofErr w:type="spellEnd"/>
      <w:r w:rsidRPr="00D37298">
        <w:rPr>
          <w:rFonts w:ascii="Times New Roman" w:hAnsi="Times New Roman"/>
          <w:sz w:val="20"/>
          <w:szCs w:val="20"/>
        </w:rPr>
        <w:t>()</w:t>
      </w:r>
    </w:p>
    <w:p w14:paraId="5E7FD496" w14:textId="77777777" w:rsidR="00FF6C96" w:rsidRPr="00D37298" w:rsidRDefault="00FF6C96" w:rsidP="00FF6C96">
      <w:pPr>
        <w:widowControl w:val="0"/>
        <w:autoSpaceDE w:val="0"/>
        <w:autoSpaceDN w:val="0"/>
        <w:adjustRightInd w:val="0"/>
        <w:spacing w:after="0" w:line="240" w:lineRule="auto"/>
        <w:ind w:left="540"/>
        <w:rPr>
          <w:rFonts w:ascii="Times New Roman" w:hAnsi="Times New Roman"/>
          <w:sz w:val="24"/>
          <w:szCs w:val="24"/>
        </w:rPr>
      </w:pPr>
    </w:p>
    <w:p w14:paraId="690B6FEE" w14:textId="77777777" w:rsidR="00FF6C96" w:rsidRPr="00D37298" w:rsidRDefault="00236F54"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5DA66510" wp14:editId="537FF825">
            <wp:extent cx="5943600" cy="4420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420235"/>
                    </a:xfrm>
                    <a:prstGeom prst="rect">
                      <a:avLst/>
                    </a:prstGeom>
                  </pic:spPr>
                </pic:pic>
              </a:graphicData>
            </a:graphic>
          </wp:inline>
        </w:drawing>
      </w:r>
    </w:p>
    <w:p w14:paraId="76D1FDCF"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7102F42B" w14:textId="77777777" w:rsidR="00FF6C96" w:rsidRPr="00D37298" w:rsidRDefault="00365021"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Row Count</w:t>
      </w:r>
    </w:p>
    <w:p w14:paraId="195E0D22" w14:textId="77777777" w:rsidR="00365021" w:rsidRPr="00D37298" w:rsidRDefault="00365021" w:rsidP="00D37298">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6F5F7B68" wp14:editId="3D0E2810">
            <wp:extent cx="4981575" cy="24955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1575" cy="2495550"/>
                    </a:xfrm>
                    <a:prstGeom prst="rect">
                      <a:avLst/>
                    </a:prstGeom>
                  </pic:spPr>
                </pic:pic>
              </a:graphicData>
            </a:graphic>
          </wp:inline>
        </w:drawing>
      </w:r>
    </w:p>
    <w:p w14:paraId="482AA067"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26585B19"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26AB9318" w14:textId="77777777" w:rsidR="00FF6C96" w:rsidRPr="00D37298" w:rsidRDefault="00365021" w:rsidP="00D37298">
      <w:pPr>
        <w:pStyle w:val="ListParagraph"/>
        <w:widowControl w:val="0"/>
        <w:numPr>
          <w:ilvl w:val="1"/>
          <w:numId w:val="16"/>
        </w:numPr>
        <w:autoSpaceDE w:val="0"/>
        <w:autoSpaceDN w:val="0"/>
        <w:adjustRightInd w:val="0"/>
        <w:spacing w:after="0" w:line="240" w:lineRule="auto"/>
        <w:rPr>
          <w:rFonts w:ascii="Times New Roman" w:hAnsi="Times New Roman"/>
          <w:sz w:val="24"/>
          <w:szCs w:val="24"/>
        </w:rPr>
      </w:pPr>
      <w:r w:rsidRPr="00D37298">
        <w:rPr>
          <w:rFonts w:ascii="Times New Roman" w:hAnsi="Times New Roman"/>
          <w:sz w:val="24"/>
          <w:szCs w:val="24"/>
        </w:rPr>
        <w:t>OLE DB Destination</w:t>
      </w:r>
    </w:p>
    <w:p w14:paraId="1F36BE5C" w14:textId="77777777"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14:paraId="1231A392" w14:textId="77777777" w:rsidR="00C148E6" w:rsidRPr="00D37298" w:rsidRDefault="00365021"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lastRenderedPageBreak/>
        <w:drawing>
          <wp:inline distT="0" distB="0" distL="0" distR="0" wp14:anchorId="6323BB36" wp14:editId="6CD1F8CE">
            <wp:extent cx="5943600" cy="40849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84955"/>
                    </a:xfrm>
                    <a:prstGeom prst="rect">
                      <a:avLst/>
                    </a:prstGeom>
                  </pic:spPr>
                </pic:pic>
              </a:graphicData>
            </a:graphic>
          </wp:inline>
        </w:drawing>
      </w:r>
    </w:p>
    <w:p w14:paraId="155CCAD8" w14:textId="77777777"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14:paraId="23DE79CA"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28F31280" w14:textId="77777777" w:rsidR="00FF6C96" w:rsidRPr="00D37298" w:rsidRDefault="00A77BD9" w:rsidP="00FF6C96">
      <w:pPr>
        <w:widowControl w:val="0"/>
        <w:autoSpaceDE w:val="0"/>
        <w:autoSpaceDN w:val="0"/>
        <w:adjustRightInd w:val="0"/>
        <w:spacing w:after="0" w:line="240" w:lineRule="auto"/>
        <w:rPr>
          <w:rFonts w:ascii="Times New Roman" w:hAnsi="Times New Roman"/>
          <w:sz w:val="24"/>
          <w:szCs w:val="24"/>
        </w:rPr>
      </w:pPr>
      <w:r w:rsidRPr="00A77BD9">
        <w:rPr>
          <w:noProof/>
        </w:rPr>
        <w:lastRenderedPageBreak/>
        <w:t xml:space="preserve"> </w:t>
      </w:r>
      <w:r>
        <w:rPr>
          <w:noProof/>
        </w:rPr>
        <w:drawing>
          <wp:inline distT="0" distB="0" distL="0" distR="0" wp14:anchorId="4E42F025" wp14:editId="79039846">
            <wp:extent cx="3438144" cy="548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8144" cy="5486400"/>
                    </a:xfrm>
                    <a:prstGeom prst="rect">
                      <a:avLst/>
                    </a:prstGeom>
                  </pic:spPr>
                </pic:pic>
              </a:graphicData>
            </a:graphic>
          </wp:inline>
        </w:drawing>
      </w:r>
    </w:p>
    <w:p w14:paraId="1019835B"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3DD0FF25"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15D8F40D"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3F1766BF"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7FCD86EC"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0ABE0E43"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3835E400"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0678AEAB"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5ED1815A"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265C527B"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3ED50B08" w14:textId="77777777"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14:paraId="0E14FD4A" w14:textId="77777777"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14:paraId="5645A904" w14:textId="77777777" w:rsidR="00185C30" w:rsidRDefault="00185C30" w:rsidP="00185C30">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6: SQL task – </w:t>
      </w:r>
      <w:r w:rsidRPr="00D37298">
        <w:rPr>
          <w:rFonts w:ascii="Times New Roman" w:hAnsi="Times New Roman"/>
          <w:sz w:val="20"/>
          <w:szCs w:val="20"/>
        </w:rPr>
        <w:t>Update Staging table and reject records</w:t>
      </w:r>
    </w:p>
    <w:p w14:paraId="4971F3F1" w14:textId="77777777" w:rsidR="00D37298" w:rsidRPr="00D37298" w:rsidRDefault="00D37298" w:rsidP="00185C30">
      <w:pPr>
        <w:widowControl w:val="0"/>
        <w:autoSpaceDE w:val="0"/>
        <w:autoSpaceDN w:val="0"/>
        <w:adjustRightInd w:val="0"/>
        <w:spacing w:after="0" w:line="240" w:lineRule="auto"/>
        <w:ind w:left="360"/>
        <w:rPr>
          <w:rFonts w:ascii="Times New Roman" w:hAnsi="Times New Roman"/>
          <w:sz w:val="20"/>
          <w:szCs w:val="20"/>
        </w:rPr>
      </w:pPr>
    </w:p>
    <w:p w14:paraId="33A83733" w14:textId="77777777"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14:paraId="575A606A" w14:textId="77777777" w:rsidR="00C148E6" w:rsidRDefault="00D37298"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19F5B7A8" wp14:editId="0293762F">
            <wp:extent cx="5358384" cy="274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8384" cy="2743200"/>
                    </a:xfrm>
                    <a:prstGeom prst="rect">
                      <a:avLst/>
                    </a:prstGeom>
                  </pic:spPr>
                </pic:pic>
              </a:graphicData>
            </a:graphic>
          </wp:inline>
        </w:drawing>
      </w:r>
    </w:p>
    <w:p w14:paraId="4131A7E3" w14:textId="77777777"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14:paraId="29028017" w14:textId="77777777"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14:paraId="5FF8B6EA"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638E1090" w14:textId="77777777" w:rsidR="00FF6C96" w:rsidRPr="00D37298" w:rsidRDefault="00D37298"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6E29ADDB" wp14:editId="4FFFA106">
            <wp:extent cx="5907024" cy="1828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7024" cy="1828800"/>
                    </a:xfrm>
                    <a:prstGeom prst="rect">
                      <a:avLst/>
                    </a:prstGeom>
                  </pic:spPr>
                </pic:pic>
              </a:graphicData>
            </a:graphic>
          </wp:inline>
        </w:drawing>
      </w:r>
    </w:p>
    <w:p w14:paraId="5C1E512F"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121D4EFF" w14:textId="77777777" w:rsidR="00FF6C96" w:rsidRDefault="00FF6C96" w:rsidP="00FF6C96">
      <w:pPr>
        <w:widowControl w:val="0"/>
        <w:autoSpaceDE w:val="0"/>
        <w:autoSpaceDN w:val="0"/>
        <w:adjustRightInd w:val="0"/>
        <w:spacing w:after="0" w:line="240" w:lineRule="auto"/>
        <w:rPr>
          <w:rFonts w:ascii="Times New Roman" w:hAnsi="Times New Roman"/>
          <w:sz w:val="24"/>
          <w:szCs w:val="24"/>
        </w:rPr>
      </w:pPr>
    </w:p>
    <w:p w14:paraId="096C34BA" w14:textId="77777777" w:rsidR="00D37298" w:rsidRDefault="00D37298" w:rsidP="00FF6C96">
      <w:pPr>
        <w:widowControl w:val="0"/>
        <w:autoSpaceDE w:val="0"/>
        <w:autoSpaceDN w:val="0"/>
        <w:adjustRightInd w:val="0"/>
        <w:spacing w:after="0" w:line="240" w:lineRule="auto"/>
        <w:rPr>
          <w:rFonts w:ascii="Times New Roman" w:hAnsi="Times New Roman"/>
          <w:sz w:val="24"/>
          <w:szCs w:val="24"/>
        </w:rPr>
      </w:pPr>
    </w:p>
    <w:p w14:paraId="172F7DDE" w14:textId="77777777" w:rsidR="00D37298" w:rsidRDefault="00D37298" w:rsidP="00FF6C96">
      <w:pPr>
        <w:widowControl w:val="0"/>
        <w:autoSpaceDE w:val="0"/>
        <w:autoSpaceDN w:val="0"/>
        <w:adjustRightInd w:val="0"/>
        <w:spacing w:after="0" w:line="240" w:lineRule="auto"/>
        <w:rPr>
          <w:rFonts w:ascii="Times New Roman" w:hAnsi="Times New Roman"/>
          <w:sz w:val="24"/>
          <w:szCs w:val="24"/>
        </w:rPr>
      </w:pPr>
    </w:p>
    <w:p w14:paraId="13FC6D44" w14:textId="77777777" w:rsidR="00D37298" w:rsidRDefault="00D37298" w:rsidP="00FF6C96">
      <w:pPr>
        <w:widowControl w:val="0"/>
        <w:autoSpaceDE w:val="0"/>
        <w:autoSpaceDN w:val="0"/>
        <w:adjustRightInd w:val="0"/>
        <w:spacing w:after="0" w:line="240" w:lineRule="auto"/>
        <w:rPr>
          <w:rFonts w:ascii="Times New Roman" w:hAnsi="Times New Roman"/>
          <w:sz w:val="24"/>
          <w:szCs w:val="24"/>
        </w:rPr>
      </w:pPr>
    </w:p>
    <w:p w14:paraId="55F88558" w14:textId="77777777" w:rsidR="00D37298" w:rsidRDefault="00D37298" w:rsidP="00FF6C96">
      <w:pPr>
        <w:widowControl w:val="0"/>
        <w:autoSpaceDE w:val="0"/>
        <w:autoSpaceDN w:val="0"/>
        <w:adjustRightInd w:val="0"/>
        <w:spacing w:after="0" w:line="240" w:lineRule="auto"/>
        <w:rPr>
          <w:rFonts w:ascii="Times New Roman" w:hAnsi="Times New Roman"/>
          <w:sz w:val="24"/>
          <w:szCs w:val="24"/>
        </w:rPr>
      </w:pPr>
    </w:p>
    <w:p w14:paraId="3A207149" w14:textId="77777777" w:rsidR="00D37298" w:rsidRPr="00D37298" w:rsidRDefault="00D37298" w:rsidP="00FF6C96">
      <w:pPr>
        <w:widowControl w:val="0"/>
        <w:autoSpaceDE w:val="0"/>
        <w:autoSpaceDN w:val="0"/>
        <w:adjustRightInd w:val="0"/>
        <w:spacing w:after="0" w:line="240" w:lineRule="auto"/>
        <w:rPr>
          <w:rFonts w:ascii="Times New Roman" w:hAnsi="Times New Roman"/>
          <w:sz w:val="24"/>
          <w:szCs w:val="24"/>
        </w:rPr>
      </w:pPr>
    </w:p>
    <w:p w14:paraId="09A6E214"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623BC399"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29CBB67A"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07241D65"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0F887294" w14:textId="77777777" w:rsidR="00236F54" w:rsidRDefault="00236F54" w:rsidP="00236F54">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185C30" w:rsidRPr="00D37298">
        <w:rPr>
          <w:rFonts w:ascii="Times New Roman" w:hAnsi="Times New Roman"/>
          <w:b/>
          <w:sz w:val="20"/>
          <w:szCs w:val="20"/>
        </w:rPr>
        <w:t>7</w:t>
      </w:r>
      <w:r w:rsidRPr="00D37298">
        <w:rPr>
          <w:rFonts w:ascii="Times New Roman" w:hAnsi="Times New Roman"/>
          <w:b/>
          <w:sz w:val="20"/>
          <w:szCs w:val="20"/>
        </w:rPr>
        <w:t xml:space="preserve">: </w:t>
      </w:r>
      <w:r w:rsidR="00185C30" w:rsidRPr="00D37298">
        <w:rPr>
          <w:rFonts w:ascii="Times New Roman" w:hAnsi="Times New Roman"/>
          <w:b/>
          <w:sz w:val="20"/>
          <w:szCs w:val="20"/>
        </w:rPr>
        <w:t>S</w:t>
      </w:r>
      <w:r w:rsidRPr="00D37298">
        <w:rPr>
          <w:rFonts w:ascii="Times New Roman" w:hAnsi="Times New Roman"/>
          <w:b/>
          <w:sz w:val="20"/>
          <w:szCs w:val="20"/>
        </w:rPr>
        <w:t xml:space="preserve">ql task – </w:t>
      </w:r>
      <w:r w:rsidRPr="00D37298">
        <w:rPr>
          <w:rFonts w:ascii="Times New Roman" w:hAnsi="Times New Roman"/>
          <w:sz w:val="20"/>
          <w:szCs w:val="20"/>
        </w:rPr>
        <w:t xml:space="preserve">Update Coaching_Log and </w:t>
      </w:r>
      <w:proofErr w:type="spellStart"/>
      <w:r w:rsidRPr="00D37298">
        <w:rPr>
          <w:rFonts w:ascii="Times New Roman" w:hAnsi="Times New Roman"/>
          <w:sz w:val="20"/>
          <w:szCs w:val="20"/>
        </w:rPr>
        <w:t>Coaching_log_reason</w:t>
      </w:r>
      <w:proofErr w:type="spellEnd"/>
      <w:r w:rsidRPr="00D37298">
        <w:rPr>
          <w:rFonts w:ascii="Times New Roman" w:hAnsi="Times New Roman"/>
          <w:sz w:val="20"/>
          <w:szCs w:val="20"/>
        </w:rPr>
        <w:t xml:space="preserve"> tables</w:t>
      </w:r>
    </w:p>
    <w:p w14:paraId="00A044CD" w14:textId="77777777" w:rsidR="00D37298" w:rsidRPr="00D37298" w:rsidRDefault="00D37298" w:rsidP="00236F54">
      <w:pPr>
        <w:widowControl w:val="0"/>
        <w:autoSpaceDE w:val="0"/>
        <w:autoSpaceDN w:val="0"/>
        <w:adjustRightInd w:val="0"/>
        <w:spacing w:after="0" w:line="240" w:lineRule="auto"/>
        <w:ind w:left="360"/>
        <w:rPr>
          <w:rFonts w:ascii="Times New Roman" w:hAnsi="Times New Roman"/>
          <w:sz w:val="20"/>
          <w:szCs w:val="20"/>
        </w:rPr>
      </w:pPr>
    </w:p>
    <w:p w14:paraId="1F7C2652" w14:textId="77777777" w:rsidR="00185C30" w:rsidRPr="00D37298" w:rsidRDefault="00D37298" w:rsidP="00236F54">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noProof/>
        </w:rPr>
        <w:drawing>
          <wp:inline distT="0" distB="0" distL="0" distR="0" wp14:anchorId="1CD13454" wp14:editId="20D1497E">
            <wp:extent cx="4279392" cy="2743200"/>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9392" cy="2743200"/>
                    </a:xfrm>
                    <a:prstGeom prst="rect">
                      <a:avLst/>
                    </a:prstGeom>
                  </pic:spPr>
                </pic:pic>
              </a:graphicData>
            </a:graphic>
          </wp:inline>
        </w:drawing>
      </w:r>
      <w:r w:rsidRPr="00D37298" w:rsidDel="00D37298">
        <w:rPr>
          <w:rFonts w:ascii="Times New Roman" w:hAnsi="Times New Roman"/>
          <w:noProof/>
        </w:rPr>
        <w:t xml:space="preserve"> </w:t>
      </w:r>
    </w:p>
    <w:p w14:paraId="78D6D3F4"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648E3DDF"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3FE890C5"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5806999A" w14:textId="77777777" w:rsidR="00FF6C96" w:rsidRDefault="00FF6C96"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185C30" w:rsidRPr="00D37298">
        <w:rPr>
          <w:rFonts w:ascii="Times New Roman" w:hAnsi="Times New Roman"/>
          <w:b/>
          <w:sz w:val="20"/>
          <w:szCs w:val="20"/>
        </w:rPr>
        <w:t>8</w:t>
      </w:r>
      <w:r w:rsidRPr="00D37298">
        <w:rPr>
          <w:rFonts w:ascii="Times New Roman" w:hAnsi="Times New Roman"/>
          <w:b/>
          <w:sz w:val="20"/>
          <w:szCs w:val="20"/>
        </w:rPr>
        <w:t xml:space="preserve">: sql task – </w:t>
      </w:r>
      <w:r w:rsidRPr="00D37298">
        <w:rPr>
          <w:rFonts w:ascii="Times New Roman" w:hAnsi="Times New Roman"/>
          <w:sz w:val="20"/>
          <w:szCs w:val="20"/>
        </w:rPr>
        <w:t xml:space="preserve">Load Coaching_Log </w:t>
      </w:r>
      <w:r w:rsidR="00136D0D" w:rsidRPr="00D37298">
        <w:rPr>
          <w:rFonts w:ascii="Times New Roman" w:hAnsi="Times New Roman"/>
          <w:sz w:val="20"/>
          <w:szCs w:val="20"/>
        </w:rPr>
        <w:t xml:space="preserve">and </w:t>
      </w:r>
      <w:proofErr w:type="spellStart"/>
      <w:r w:rsidR="00136D0D" w:rsidRPr="00D37298">
        <w:rPr>
          <w:rFonts w:ascii="Times New Roman" w:hAnsi="Times New Roman"/>
          <w:sz w:val="20"/>
          <w:szCs w:val="20"/>
        </w:rPr>
        <w:t>Coaching_log_reason</w:t>
      </w:r>
      <w:proofErr w:type="spellEnd"/>
      <w:r w:rsidR="00136D0D" w:rsidRPr="00D37298">
        <w:rPr>
          <w:rFonts w:ascii="Times New Roman" w:hAnsi="Times New Roman"/>
          <w:sz w:val="20"/>
          <w:szCs w:val="20"/>
        </w:rPr>
        <w:t xml:space="preserve"> tables</w:t>
      </w:r>
    </w:p>
    <w:p w14:paraId="103F8017" w14:textId="77777777" w:rsidR="00D37298" w:rsidRPr="00D37298" w:rsidRDefault="00D37298" w:rsidP="00FF6C96">
      <w:pPr>
        <w:widowControl w:val="0"/>
        <w:autoSpaceDE w:val="0"/>
        <w:autoSpaceDN w:val="0"/>
        <w:adjustRightInd w:val="0"/>
        <w:spacing w:after="0" w:line="240" w:lineRule="auto"/>
        <w:ind w:left="360"/>
        <w:rPr>
          <w:rFonts w:ascii="Times New Roman" w:hAnsi="Times New Roman"/>
          <w:sz w:val="20"/>
          <w:szCs w:val="20"/>
        </w:rPr>
      </w:pPr>
    </w:p>
    <w:p w14:paraId="6F21AF58"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7A50BDA0" w14:textId="77777777" w:rsidR="00FF6C96" w:rsidRPr="00D37298" w:rsidRDefault="00D37298"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lastRenderedPageBreak/>
        <w:drawing>
          <wp:inline distT="0" distB="0" distL="0" distR="0" wp14:anchorId="17FD2B7C" wp14:editId="6679FD2D">
            <wp:extent cx="4453128" cy="2743200"/>
            <wp:effectExtent l="0" t="0" r="508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3128" cy="2743200"/>
                    </a:xfrm>
                    <a:prstGeom prst="rect">
                      <a:avLst/>
                    </a:prstGeom>
                  </pic:spPr>
                </pic:pic>
              </a:graphicData>
            </a:graphic>
          </wp:inline>
        </w:drawing>
      </w:r>
    </w:p>
    <w:p w14:paraId="06878A4E"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18D18A76"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39B98638" w14:textId="77777777" w:rsidR="00FF6C96" w:rsidRPr="00D37298" w:rsidRDefault="00D37298"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70F28BF9" wp14:editId="23F0CD7D">
            <wp:extent cx="6419088" cy="1828800"/>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19088" cy="1828800"/>
                    </a:xfrm>
                    <a:prstGeom prst="rect">
                      <a:avLst/>
                    </a:prstGeom>
                  </pic:spPr>
                </pic:pic>
              </a:graphicData>
            </a:graphic>
          </wp:inline>
        </w:drawing>
      </w:r>
      <w:r w:rsidRPr="00D37298" w:rsidDel="00D37298">
        <w:rPr>
          <w:rFonts w:ascii="Times New Roman" w:hAnsi="Times New Roman"/>
          <w:noProof/>
        </w:rPr>
        <w:t xml:space="preserve"> </w:t>
      </w:r>
    </w:p>
    <w:p w14:paraId="1D5ED269"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59BAC53C" w14:textId="77777777" w:rsidR="00FF6C96" w:rsidRPr="00D37298" w:rsidRDefault="006E018C"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sz w:val="24"/>
          <w:szCs w:val="24"/>
        </w:rPr>
        <w:t xml:space="preserve">SQL statement </w:t>
      </w:r>
      <w:r w:rsidR="00D37298">
        <w:rPr>
          <w:rFonts w:ascii="Times New Roman" w:hAnsi="Times New Roman"/>
          <w:sz w:val="24"/>
          <w:szCs w:val="24"/>
        </w:rPr>
        <w:t>–</w:t>
      </w:r>
      <w:r w:rsidRPr="00D37298">
        <w:rPr>
          <w:rFonts w:ascii="Times New Roman" w:hAnsi="Times New Roman"/>
          <w:sz w:val="24"/>
          <w:szCs w:val="24"/>
        </w:rPr>
        <w:t xml:space="preserve"> exec</w:t>
      </w:r>
      <w:r w:rsidR="00D37298">
        <w:rPr>
          <w:rFonts w:ascii="Times New Roman" w:hAnsi="Times New Roman"/>
          <w:sz w:val="24"/>
          <w:szCs w:val="24"/>
        </w:rPr>
        <w:t xml:space="preserve"> </w:t>
      </w:r>
      <w:r w:rsidRPr="00D37298">
        <w:rPr>
          <w:rFonts w:ascii="Times New Roman" w:hAnsi="Times New Roman"/>
          <w:sz w:val="24"/>
          <w:szCs w:val="24"/>
        </w:rPr>
        <w:t>[EC].[sp_InsertInto_Coaching_Log_Quality]  ? output</w:t>
      </w:r>
    </w:p>
    <w:p w14:paraId="6D2D6663" w14:textId="77777777" w:rsidR="006E018C" w:rsidRPr="00D37298" w:rsidRDefault="006E018C" w:rsidP="00FF6C96">
      <w:pPr>
        <w:widowControl w:val="0"/>
        <w:autoSpaceDE w:val="0"/>
        <w:autoSpaceDN w:val="0"/>
        <w:adjustRightInd w:val="0"/>
        <w:spacing w:after="0" w:line="240" w:lineRule="auto"/>
        <w:rPr>
          <w:rFonts w:ascii="Times New Roman" w:hAnsi="Times New Roman"/>
          <w:sz w:val="24"/>
          <w:szCs w:val="24"/>
        </w:rPr>
      </w:pPr>
    </w:p>
    <w:p w14:paraId="01BDCAC5" w14:textId="77777777" w:rsidR="006E018C" w:rsidRPr="00D37298" w:rsidRDefault="006E018C" w:rsidP="00FF6C96">
      <w:pPr>
        <w:widowControl w:val="0"/>
        <w:autoSpaceDE w:val="0"/>
        <w:autoSpaceDN w:val="0"/>
        <w:adjustRightInd w:val="0"/>
        <w:spacing w:after="0" w:line="240" w:lineRule="auto"/>
        <w:rPr>
          <w:rFonts w:ascii="Times New Roman" w:hAnsi="Times New Roman"/>
          <w:sz w:val="24"/>
          <w:szCs w:val="24"/>
        </w:rPr>
      </w:pPr>
    </w:p>
    <w:p w14:paraId="6918A322"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713738B3" w14:textId="77777777" w:rsidR="00FF6C96" w:rsidRPr="0091524F"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91524F">
        <w:rPr>
          <w:rFonts w:ascii="Times New Roman" w:hAnsi="Times New Roman"/>
          <w:b/>
          <w:sz w:val="24"/>
          <w:szCs w:val="24"/>
        </w:rPr>
        <w:t xml:space="preserve">Step </w:t>
      </w:r>
      <w:r w:rsidR="00185C30" w:rsidRPr="0091524F">
        <w:rPr>
          <w:rFonts w:ascii="Times New Roman" w:hAnsi="Times New Roman"/>
          <w:b/>
          <w:sz w:val="24"/>
          <w:szCs w:val="24"/>
        </w:rPr>
        <w:t>9</w:t>
      </w:r>
      <w:r w:rsidRPr="0091524F">
        <w:rPr>
          <w:rFonts w:ascii="Times New Roman" w:hAnsi="Times New Roman"/>
          <w:b/>
          <w:sz w:val="24"/>
          <w:szCs w:val="24"/>
        </w:rPr>
        <w:t xml:space="preserve">: </w:t>
      </w:r>
      <w:r w:rsidR="00136D0D" w:rsidRPr="0091524F">
        <w:rPr>
          <w:rFonts w:ascii="Times New Roman" w:hAnsi="Times New Roman"/>
          <w:b/>
          <w:sz w:val="24"/>
          <w:szCs w:val="24"/>
        </w:rPr>
        <w:t>SQL</w:t>
      </w:r>
      <w:r w:rsidRPr="0091524F">
        <w:rPr>
          <w:rFonts w:ascii="Times New Roman" w:hAnsi="Times New Roman"/>
          <w:b/>
          <w:sz w:val="24"/>
          <w:szCs w:val="24"/>
        </w:rPr>
        <w:t xml:space="preserve"> task – </w:t>
      </w:r>
      <w:r w:rsidR="00C74E9D" w:rsidRPr="0091524F">
        <w:rPr>
          <w:rFonts w:ascii="Times New Roman" w:hAnsi="Times New Roman"/>
          <w:sz w:val="24"/>
          <w:szCs w:val="24"/>
        </w:rPr>
        <w:t>Update</w:t>
      </w:r>
      <w:r w:rsidR="00136D0D" w:rsidRPr="0091524F">
        <w:rPr>
          <w:rFonts w:ascii="Times New Roman" w:hAnsi="Times New Roman"/>
          <w:sz w:val="24"/>
          <w:szCs w:val="24"/>
        </w:rPr>
        <w:t xml:space="preserve"> Quality Fact Table</w:t>
      </w:r>
    </w:p>
    <w:p w14:paraId="6E872AB4" w14:textId="77777777" w:rsidR="00136D0D" w:rsidRPr="00D37298" w:rsidRDefault="00C74E9D"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noProof/>
        </w:rPr>
        <w:lastRenderedPageBreak/>
        <w:drawing>
          <wp:inline distT="0" distB="0" distL="0" distR="0" wp14:anchorId="6807FBF7" wp14:editId="155A1E7B">
            <wp:extent cx="4352544" cy="36576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52544" cy="3657600"/>
                    </a:xfrm>
                    <a:prstGeom prst="rect">
                      <a:avLst/>
                    </a:prstGeom>
                  </pic:spPr>
                </pic:pic>
              </a:graphicData>
            </a:graphic>
          </wp:inline>
        </w:drawing>
      </w:r>
    </w:p>
    <w:p w14:paraId="527E2903" w14:textId="77777777"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14:paraId="4CF8280A" w14:textId="77777777"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14:paraId="6724DA34" w14:textId="77777777"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14:paraId="0BD3DD2D" w14:textId="77777777"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14:paraId="59D8CA7B" w14:textId="77777777"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14:paraId="6CDCC74B" w14:textId="77777777" w:rsidR="00136D0D" w:rsidRPr="0091524F" w:rsidRDefault="00136D0D" w:rsidP="00136D0D">
      <w:pPr>
        <w:widowControl w:val="0"/>
        <w:autoSpaceDE w:val="0"/>
        <w:autoSpaceDN w:val="0"/>
        <w:adjustRightInd w:val="0"/>
        <w:spacing w:after="0" w:line="240" w:lineRule="auto"/>
        <w:ind w:left="360"/>
        <w:rPr>
          <w:rFonts w:ascii="Times New Roman" w:hAnsi="Times New Roman"/>
          <w:sz w:val="24"/>
          <w:szCs w:val="24"/>
        </w:rPr>
      </w:pPr>
      <w:r w:rsidRPr="0091524F">
        <w:rPr>
          <w:rFonts w:ascii="Times New Roman" w:hAnsi="Times New Roman"/>
          <w:b/>
          <w:sz w:val="24"/>
          <w:szCs w:val="24"/>
        </w:rPr>
        <w:t xml:space="preserve">Step </w:t>
      </w:r>
      <w:r w:rsidR="00185C30" w:rsidRPr="0091524F">
        <w:rPr>
          <w:rFonts w:ascii="Times New Roman" w:hAnsi="Times New Roman"/>
          <w:b/>
          <w:sz w:val="24"/>
          <w:szCs w:val="24"/>
        </w:rPr>
        <w:t>10</w:t>
      </w:r>
      <w:r w:rsidRPr="0091524F">
        <w:rPr>
          <w:rFonts w:ascii="Times New Roman" w:hAnsi="Times New Roman"/>
          <w:b/>
          <w:sz w:val="24"/>
          <w:szCs w:val="24"/>
        </w:rPr>
        <w:t xml:space="preserve">: SQL task – </w:t>
      </w:r>
      <w:r w:rsidRPr="0091524F">
        <w:rPr>
          <w:rFonts w:ascii="Times New Roman" w:hAnsi="Times New Roman"/>
          <w:sz w:val="24"/>
          <w:szCs w:val="24"/>
        </w:rPr>
        <w:t>Load File List Table</w:t>
      </w:r>
    </w:p>
    <w:p w14:paraId="6CD676B0" w14:textId="77777777"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14:paraId="7A94343F" w14:textId="77777777"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drawing>
          <wp:inline distT="0" distB="0" distL="0" distR="0" wp14:anchorId="3D500FCD" wp14:editId="437B1160">
            <wp:extent cx="5943600" cy="49053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905375"/>
                    </a:xfrm>
                    <a:prstGeom prst="rect">
                      <a:avLst/>
                    </a:prstGeom>
                  </pic:spPr>
                </pic:pic>
              </a:graphicData>
            </a:graphic>
          </wp:inline>
        </w:drawing>
      </w:r>
    </w:p>
    <w:p w14:paraId="22A54DE6" w14:textId="77777777"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14:paraId="3AAA3185" w14:textId="77777777"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SQL Statement –</w:t>
      </w:r>
    </w:p>
    <w:p w14:paraId="2E3A814D" w14:textId="77777777"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INSERT INTO [EC].[Quality_FileList]</w:t>
      </w:r>
    </w:p>
    <w:p w14:paraId="157F337A" w14:textId="77777777"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([File_Name]</w:t>
      </w:r>
    </w:p>
    <w:p w14:paraId="4BE69441" w14:textId="77777777"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,[File_LoadDate]</w:t>
      </w:r>
    </w:p>
    <w:p w14:paraId="67D25FA5" w14:textId="77777777"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,[Count_Staged]</w:t>
      </w:r>
    </w:p>
    <w:p w14:paraId="0CAC3B93" w14:textId="77777777"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,[Count_Rejected]</w:t>
      </w:r>
    </w:p>
    <w:p w14:paraId="467628D4" w14:textId="77777777"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,[Count_Loaded])</w:t>
      </w:r>
    </w:p>
    <w:p w14:paraId="3E093039" w14:textId="77777777"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VALUES </w:t>
      </w:r>
      <w:proofErr w:type="gramStart"/>
      <w:r w:rsidRPr="00D37298">
        <w:rPr>
          <w:rFonts w:ascii="Times New Roman" w:hAnsi="Times New Roman"/>
          <w:sz w:val="24"/>
          <w:szCs w:val="24"/>
        </w:rPr>
        <w:t>(?,</w:t>
      </w:r>
      <w:proofErr w:type="spellStart"/>
      <w:proofErr w:type="gramEnd"/>
      <w:r w:rsidRPr="00D37298">
        <w:rPr>
          <w:rFonts w:ascii="Times New Roman" w:hAnsi="Times New Roman"/>
          <w:sz w:val="24"/>
          <w:szCs w:val="24"/>
        </w:rPr>
        <w:t>GetDate</w:t>
      </w:r>
      <w:proofErr w:type="spellEnd"/>
      <w:r w:rsidRPr="00D37298">
        <w:rPr>
          <w:rFonts w:ascii="Times New Roman" w:hAnsi="Times New Roman"/>
          <w:sz w:val="24"/>
          <w:szCs w:val="24"/>
        </w:rPr>
        <w:t>(), ?, ?,?)</w:t>
      </w:r>
    </w:p>
    <w:p w14:paraId="018BC112" w14:textId="77777777"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drawing>
          <wp:inline distT="0" distB="0" distL="0" distR="0" wp14:anchorId="63566AE9" wp14:editId="05506116">
            <wp:extent cx="5943600" cy="26396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639695"/>
                    </a:xfrm>
                    <a:prstGeom prst="rect">
                      <a:avLst/>
                    </a:prstGeom>
                  </pic:spPr>
                </pic:pic>
              </a:graphicData>
            </a:graphic>
          </wp:inline>
        </w:drawing>
      </w:r>
    </w:p>
    <w:p w14:paraId="697A7227" w14:textId="77777777"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14:paraId="197A3F3A" w14:textId="77777777"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14:paraId="01D85915" w14:textId="77777777"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14:paraId="63DE3944" w14:textId="77777777" w:rsidR="009F2B71" w:rsidRPr="00D37298" w:rsidRDefault="009F2B71" w:rsidP="00FF6C96">
      <w:pPr>
        <w:widowControl w:val="0"/>
        <w:autoSpaceDE w:val="0"/>
        <w:autoSpaceDN w:val="0"/>
        <w:adjustRightInd w:val="0"/>
        <w:spacing w:after="0" w:line="240" w:lineRule="auto"/>
        <w:ind w:left="360"/>
        <w:rPr>
          <w:rFonts w:ascii="Times New Roman" w:hAnsi="Times New Roman"/>
          <w:sz w:val="24"/>
          <w:szCs w:val="24"/>
        </w:rPr>
      </w:pPr>
    </w:p>
    <w:p w14:paraId="5F47E036" w14:textId="77777777" w:rsidR="009F2B71" w:rsidRPr="00D37298" w:rsidRDefault="009F2B71" w:rsidP="00136D0D">
      <w:pPr>
        <w:widowControl w:val="0"/>
        <w:autoSpaceDE w:val="0"/>
        <w:autoSpaceDN w:val="0"/>
        <w:adjustRightInd w:val="0"/>
        <w:spacing w:after="0" w:line="240" w:lineRule="auto"/>
        <w:ind w:left="360"/>
        <w:rPr>
          <w:rFonts w:ascii="Times New Roman" w:hAnsi="Times New Roman"/>
          <w:sz w:val="20"/>
          <w:szCs w:val="20"/>
        </w:rPr>
      </w:pPr>
    </w:p>
    <w:p w14:paraId="637167C8" w14:textId="77777777" w:rsidR="009F2B71" w:rsidRPr="00D37298" w:rsidRDefault="009F2B71" w:rsidP="00136D0D">
      <w:pPr>
        <w:widowControl w:val="0"/>
        <w:autoSpaceDE w:val="0"/>
        <w:autoSpaceDN w:val="0"/>
        <w:adjustRightInd w:val="0"/>
        <w:spacing w:after="0" w:line="240" w:lineRule="auto"/>
        <w:ind w:left="360"/>
        <w:rPr>
          <w:rFonts w:ascii="Times New Roman" w:hAnsi="Times New Roman"/>
          <w:sz w:val="20"/>
          <w:szCs w:val="20"/>
        </w:rPr>
      </w:pPr>
    </w:p>
    <w:p w14:paraId="10A760A4" w14:textId="77777777" w:rsidR="009F2B71" w:rsidRPr="00D37298" w:rsidRDefault="009F2B71" w:rsidP="009F2B71">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185C30" w:rsidRPr="00D37298">
        <w:rPr>
          <w:rFonts w:ascii="Times New Roman" w:hAnsi="Times New Roman"/>
          <w:b/>
          <w:sz w:val="20"/>
          <w:szCs w:val="20"/>
        </w:rPr>
        <w:t>11</w:t>
      </w:r>
      <w:r w:rsidRPr="00D37298">
        <w:rPr>
          <w:rFonts w:ascii="Times New Roman" w:hAnsi="Times New Roman"/>
          <w:b/>
          <w:sz w:val="20"/>
          <w:szCs w:val="20"/>
        </w:rPr>
        <w:t xml:space="preserve">: SQL task Delete File if Environment is Prod </w:t>
      </w:r>
    </w:p>
    <w:p w14:paraId="00332629" w14:textId="77777777" w:rsidR="009F2B71" w:rsidRPr="00D37298" w:rsidRDefault="009F2B71" w:rsidP="00136D0D">
      <w:pPr>
        <w:widowControl w:val="0"/>
        <w:autoSpaceDE w:val="0"/>
        <w:autoSpaceDN w:val="0"/>
        <w:adjustRightInd w:val="0"/>
        <w:spacing w:after="0" w:line="240" w:lineRule="auto"/>
        <w:ind w:left="360"/>
        <w:rPr>
          <w:rFonts w:ascii="Times New Roman" w:hAnsi="Times New Roman"/>
          <w:sz w:val="20"/>
          <w:szCs w:val="20"/>
        </w:rPr>
      </w:pPr>
    </w:p>
    <w:p w14:paraId="454B974F" w14:textId="77777777"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14:paraId="7FF8962D"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7EA63AD3" w14:textId="77777777" w:rsidR="00FF6C96" w:rsidRPr="00D37298" w:rsidRDefault="00DF6C82"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77A946CE" wp14:editId="340E476B">
            <wp:extent cx="2305050" cy="2047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05050" cy="2047875"/>
                    </a:xfrm>
                    <a:prstGeom prst="rect">
                      <a:avLst/>
                    </a:prstGeom>
                  </pic:spPr>
                </pic:pic>
              </a:graphicData>
            </a:graphic>
          </wp:inline>
        </w:drawing>
      </w:r>
    </w:p>
    <w:p w14:paraId="4A2BA1DE"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06EDAD2D"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67193D8F"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lastRenderedPageBreak/>
        <w:drawing>
          <wp:inline distT="0" distB="0" distL="0" distR="0" wp14:anchorId="22D6B402" wp14:editId="21C465EE">
            <wp:extent cx="3538728" cy="1828800"/>
            <wp:effectExtent l="0" t="0" r="508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38728" cy="1828800"/>
                    </a:xfrm>
                    <a:prstGeom prst="rect">
                      <a:avLst/>
                    </a:prstGeom>
                  </pic:spPr>
                </pic:pic>
              </a:graphicData>
            </a:graphic>
          </wp:inline>
        </w:drawing>
      </w:r>
    </w:p>
    <w:p w14:paraId="4E5B8937"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28ABDCE5"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644615D4" w14:textId="77777777"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14:paraId="6FC061A5" w14:textId="77777777" w:rsidR="00FF6C96" w:rsidRPr="00D37298" w:rsidRDefault="000D57E7"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06870D98" wp14:editId="06212131">
            <wp:extent cx="4562856" cy="36576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2856" cy="3657600"/>
                    </a:xfrm>
                    <a:prstGeom prst="rect">
                      <a:avLst/>
                    </a:prstGeom>
                  </pic:spPr>
                </pic:pic>
              </a:graphicData>
            </a:graphic>
          </wp:inline>
        </w:drawing>
      </w:r>
    </w:p>
    <w:p w14:paraId="426EEBE8" w14:textId="77777777" w:rsidR="00FF6C96" w:rsidRPr="00D37298" w:rsidRDefault="00FF6C96" w:rsidP="00FF6C96">
      <w:pPr>
        <w:widowControl w:val="0"/>
        <w:autoSpaceDE w:val="0"/>
        <w:autoSpaceDN w:val="0"/>
        <w:adjustRightInd w:val="0"/>
        <w:spacing w:after="0" w:line="240" w:lineRule="auto"/>
        <w:rPr>
          <w:rFonts w:ascii="Times New Roman" w:hAnsi="Times New Roman"/>
          <w:sz w:val="20"/>
          <w:szCs w:val="20"/>
        </w:rPr>
      </w:pPr>
    </w:p>
    <w:p w14:paraId="345CEB97" w14:textId="77777777" w:rsidR="00FF6C96" w:rsidRPr="00D37298" w:rsidRDefault="000D57E7"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sz w:val="24"/>
          <w:szCs w:val="24"/>
        </w:rPr>
        <w:t>@[</w:t>
      </w:r>
      <w:proofErr w:type="gramStart"/>
      <w:r w:rsidRPr="00D37298">
        <w:rPr>
          <w:rFonts w:ascii="Times New Roman" w:hAnsi="Times New Roman"/>
          <w:sz w:val="24"/>
          <w:szCs w:val="24"/>
        </w:rPr>
        <w:t>User::</w:t>
      </w:r>
      <w:proofErr w:type="gramEnd"/>
      <w:r w:rsidRPr="00D37298">
        <w:rPr>
          <w:rFonts w:ascii="Times New Roman" w:hAnsi="Times New Roman"/>
          <w:sz w:val="24"/>
          <w:szCs w:val="24"/>
        </w:rPr>
        <w:t>DayOfWeek] == 2 || @[User::AdhocNPN] == True</w:t>
      </w:r>
    </w:p>
    <w:p w14:paraId="6BC6BE32" w14:textId="77777777"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14:paraId="427B62CC" w14:textId="77777777"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14:paraId="128A15D6" w14:textId="77777777"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14:paraId="56747188" w14:textId="77777777"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14:paraId="4C34507D" w14:textId="77777777"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14:paraId="0E009C56" w14:textId="77777777"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14:paraId="487A4950" w14:textId="77777777" w:rsidR="00DF6C82" w:rsidRPr="00D37298" w:rsidRDefault="00DF6C82" w:rsidP="00DF6C82">
      <w:pPr>
        <w:rPr>
          <w:rFonts w:ascii="Times New Roman" w:hAnsi="Times New Roman"/>
          <w:b/>
        </w:rPr>
      </w:pPr>
      <w:r w:rsidRPr="00D37298">
        <w:rPr>
          <w:rFonts w:ascii="Times New Roman" w:hAnsi="Times New Roman"/>
          <w:b/>
        </w:rPr>
        <w:t>Details: NPN Load</w:t>
      </w:r>
    </w:p>
    <w:p w14:paraId="165B5323" w14:textId="77777777" w:rsidR="00DF6C82" w:rsidRPr="00D37298" w:rsidRDefault="00DF6C82" w:rsidP="00DF6C82">
      <w:pPr>
        <w:rPr>
          <w:rFonts w:ascii="Times New Roman" w:hAnsi="Times New Roman"/>
          <w:b/>
        </w:rPr>
      </w:pPr>
    </w:p>
    <w:p w14:paraId="48912DB9"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Step 1: Truncate staging table</w:t>
      </w:r>
    </w:p>
    <w:p w14:paraId="0493DB0B"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3746D764"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40030548" wp14:editId="4EEE62A3">
            <wp:extent cx="5943600" cy="3885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885565"/>
                    </a:xfrm>
                    <a:prstGeom prst="rect">
                      <a:avLst/>
                    </a:prstGeom>
                  </pic:spPr>
                </pic:pic>
              </a:graphicData>
            </a:graphic>
          </wp:inline>
        </w:drawing>
      </w:r>
    </w:p>
    <w:p w14:paraId="33C1D91E"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2EB319CF"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27F1DFBC"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Step 2: Get Dates for Previous Week</w:t>
      </w:r>
    </w:p>
    <w:p w14:paraId="0520F85B"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5CE4725B"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2A4AEBFF" wp14:editId="174C54E1">
            <wp:extent cx="3328416" cy="27432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8416" cy="2743200"/>
                    </a:xfrm>
                    <a:prstGeom prst="rect">
                      <a:avLst/>
                    </a:prstGeom>
                  </pic:spPr>
                </pic:pic>
              </a:graphicData>
            </a:graphic>
          </wp:inline>
        </w:drawing>
      </w:r>
    </w:p>
    <w:p w14:paraId="4303E8D9"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080893DE"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6660FAE7" wp14:editId="31864E7B">
            <wp:extent cx="3666744"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6744" cy="2743200"/>
                    </a:xfrm>
                    <a:prstGeom prst="rect">
                      <a:avLst/>
                    </a:prstGeom>
                  </pic:spPr>
                </pic:pic>
              </a:graphicData>
            </a:graphic>
          </wp:inline>
        </w:drawing>
      </w:r>
    </w:p>
    <w:p w14:paraId="4C1D669E"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1EF6935E"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087D8101" wp14:editId="51CABF4E">
            <wp:extent cx="5833872"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3872" cy="2743200"/>
                    </a:xfrm>
                    <a:prstGeom prst="rect">
                      <a:avLst/>
                    </a:prstGeom>
                  </pic:spPr>
                </pic:pic>
              </a:graphicData>
            </a:graphic>
          </wp:inline>
        </w:drawing>
      </w:r>
    </w:p>
    <w:p w14:paraId="74803A10"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76406B80"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2068F8BA" w14:textId="77777777" w:rsidR="00DF6C82" w:rsidRPr="0091524F" w:rsidRDefault="00DF6C82" w:rsidP="00DF6C82">
      <w:pPr>
        <w:widowControl w:val="0"/>
        <w:autoSpaceDE w:val="0"/>
        <w:autoSpaceDN w:val="0"/>
        <w:adjustRightInd w:val="0"/>
        <w:spacing w:after="0" w:line="240" w:lineRule="auto"/>
        <w:rPr>
          <w:rFonts w:ascii="Times New Roman" w:hAnsi="Times New Roman"/>
          <w:b/>
          <w:sz w:val="24"/>
          <w:szCs w:val="24"/>
        </w:rPr>
      </w:pPr>
      <w:r w:rsidRPr="0091524F">
        <w:rPr>
          <w:rFonts w:ascii="Times New Roman" w:hAnsi="Times New Roman"/>
          <w:b/>
          <w:sz w:val="24"/>
          <w:szCs w:val="24"/>
        </w:rPr>
        <w:t>Step 3: Select NPN logs into staging table</w:t>
      </w:r>
    </w:p>
    <w:p w14:paraId="761AA858"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77B941AF"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6A19F929" wp14:editId="01789455">
            <wp:extent cx="34290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29000" cy="2743200"/>
                    </a:xfrm>
                    <a:prstGeom prst="rect">
                      <a:avLst/>
                    </a:prstGeom>
                  </pic:spPr>
                </pic:pic>
              </a:graphicData>
            </a:graphic>
          </wp:inline>
        </w:drawing>
      </w:r>
    </w:p>
    <w:p w14:paraId="1919D162"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0E826B5B"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3C5D31DD"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09DF2CB7" wp14:editId="51C325EC">
            <wp:extent cx="2152650" cy="2114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2650" cy="2114550"/>
                    </a:xfrm>
                    <a:prstGeom prst="rect">
                      <a:avLst/>
                    </a:prstGeom>
                  </pic:spPr>
                </pic:pic>
              </a:graphicData>
            </a:graphic>
          </wp:inline>
        </w:drawing>
      </w:r>
    </w:p>
    <w:p w14:paraId="5E4EC0C7"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0E4675CD"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4021F557"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4692B1FA" wp14:editId="04C2A0E3">
            <wp:extent cx="3831336"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31336" cy="2743200"/>
                    </a:xfrm>
                    <a:prstGeom prst="rect">
                      <a:avLst/>
                    </a:prstGeom>
                  </pic:spPr>
                </pic:pic>
              </a:graphicData>
            </a:graphic>
          </wp:inline>
        </w:drawing>
      </w:r>
    </w:p>
    <w:p w14:paraId="71CDE976"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0382526D"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39A0CB22"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39A2C882" wp14:editId="34F2E4DD">
            <wp:extent cx="2999232"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99232" cy="2743200"/>
                    </a:xfrm>
                    <a:prstGeom prst="rect">
                      <a:avLst/>
                    </a:prstGeom>
                  </pic:spPr>
                </pic:pic>
              </a:graphicData>
            </a:graphic>
          </wp:inline>
        </w:drawing>
      </w:r>
    </w:p>
    <w:p w14:paraId="689D9F48"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01F47563"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6542D09E" wp14:editId="4F4A3189">
            <wp:extent cx="3593592" cy="274320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93592" cy="2743200"/>
                    </a:xfrm>
                    <a:prstGeom prst="rect">
                      <a:avLst/>
                    </a:prstGeom>
                  </pic:spPr>
                </pic:pic>
              </a:graphicData>
            </a:graphic>
          </wp:inline>
        </w:drawing>
      </w:r>
    </w:p>
    <w:p w14:paraId="1A47FD7B"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56D41919"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14:paraId="21D3B484"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6C5B4370" wp14:editId="04370465">
            <wp:extent cx="4059936" cy="365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59936" cy="3657600"/>
                    </a:xfrm>
                    <a:prstGeom prst="rect">
                      <a:avLst/>
                    </a:prstGeom>
                  </pic:spPr>
                </pic:pic>
              </a:graphicData>
            </a:graphic>
          </wp:inline>
        </w:drawing>
      </w:r>
    </w:p>
    <w:p w14:paraId="51C0FD06" w14:textId="77777777"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Step 4: Load NPN logs into coaching log table</w:t>
      </w:r>
    </w:p>
    <w:p w14:paraId="73B7BD8C" w14:textId="77777777" w:rsidR="00DF6C82" w:rsidRPr="00D37298" w:rsidRDefault="00DF6C82" w:rsidP="00DF6C82">
      <w:pPr>
        <w:rPr>
          <w:rFonts w:ascii="Times New Roman" w:hAnsi="Times New Roman"/>
          <w:b/>
        </w:rPr>
      </w:pPr>
    </w:p>
    <w:p w14:paraId="6AEF930D" w14:textId="77777777" w:rsidR="003844F6" w:rsidRPr="00D37298" w:rsidRDefault="003844F6" w:rsidP="00DF6C82">
      <w:pPr>
        <w:rPr>
          <w:rFonts w:ascii="Times New Roman" w:hAnsi="Times New Roman"/>
          <w:b/>
        </w:rPr>
      </w:pPr>
      <w:r w:rsidRPr="00D37298">
        <w:rPr>
          <w:rFonts w:ascii="Times New Roman" w:hAnsi="Times New Roman"/>
          <w:noProof/>
        </w:rPr>
        <w:lastRenderedPageBreak/>
        <w:drawing>
          <wp:inline distT="0" distB="0" distL="0" distR="0" wp14:anchorId="4DB04EF6" wp14:editId="7FD21D03">
            <wp:extent cx="4562856" cy="3200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2856" cy="3200400"/>
                    </a:xfrm>
                    <a:prstGeom prst="rect">
                      <a:avLst/>
                    </a:prstGeom>
                  </pic:spPr>
                </pic:pic>
              </a:graphicData>
            </a:graphic>
          </wp:inline>
        </w:drawing>
      </w:r>
    </w:p>
    <w:p w14:paraId="03E948D8" w14:textId="77777777" w:rsidR="00FF6C96" w:rsidRPr="00D37298" w:rsidRDefault="00FF6C96" w:rsidP="00494DF0">
      <w:pPr>
        <w:rPr>
          <w:rFonts w:ascii="Times New Roman" w:hAnsi="Times New Roman"/>
          <w:b/>
        </w:rPr>
      </w:pPr>
    </w:p>
    <w:p w14:paraId="279C4855" w14:textId="77777777" w:rsidR="002326CC" w:rsidRPr="00D37298" w:rsidRDefault="002326CC" w:rsidP="0076086A">
      <w:pPr>
        <w:pStyle w:val="Heading3"/>
        <w:numPr>
          <w:ilvl w:val="2"/>
          <w:numId w:val="9"/>
        </w:numPr>
        <w:rPr>
          <w:rFonts w:ascii="Times New Roman" w:hAnsi="Times New Roman" w:cs="Times New Roman"/>
          <w:color w:val="auto"/>
        </w:rPr>
      </w:pPr>
      <w:bookmarkStart w:id="148" w:name="_Toc493688678"/>
      <w:r w:rsidRPr="00D37298">
        <w:rPr>
          <w:rFonts w:ascii="Times New Roman" w:hAnsi="Times New Roman" w:cs="Times New Roman"/>
          <w:color w:val="auto"/>
        </w:rPr>
        <w:t>Tables</w:t>
      </w:r>
      <w:bookmarkEnd w:id="148"/>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D37298" w14:paraId="3B736E89" w14:textId="77777777" w:rsidTr="00A71CC9">
        <w:trPr>
          <w:trHeight w:val="396"/>
          <w:tblHeader/>
          <w:jc w:val="center"/>
        </w:trPr>
        <w:tc>
          <w:tcPr>
            <w:tcW w:w="745" w:type="dxa"/>
            <w:shd w:val="clear" w:color="auto" w:fill="E6E6E6"/>
          </w:tcPr>
          <w:p w14:paraId="318FB1C2" w14:textId="77777777" w:rsidR="002326CC" w:rsidRPr="00D37298" w:rsidRDefault="002326CC" w:rsidP="00A71CC9">
            <w:pPr>
              <w:keepNext/>
              <w:keepLines/>
              <w:spacing w:line="240" w:lineRule="auto"/>
              <w:rPr>
                <w:rFonts w:ascii="Times New Roman" w:hAnsi="Times New Roman"/>
                <w:b/>
                <w:bCs/>
              </w:rPr>
            </w:pPr>
          </w:p>
        </w:tc>
        <w:tc>
          <w:tcPr>
            <w:tcW w:w="4209" w:type="dxa"/>
            <w:shd w:val="clear" w:color="auto" w:fill="E6E6E6"/>
            <w:noWrap/>
            <w:vAlign w:val="center"/>
          </w:tcPr>
          <w:p w14:paraId="70A320E3" w14:textId="77777777" w:rsidR="002326CC" w:rsidRPr="00D37298" w:rsidRDefault="002326CC" w:rsidP="00A71CC9">
            <w:pPr>
              <w:keepNext/>
              <w:keepLines/>
              <w:spacing w:line="240" w:lineRule="auto"/>
              <w:rPr>
                <w:rFonts w:ascii="Times New Roman" w:hAnsi="Times New Roman"/>
                <w:b/>
                <w:bCs/>
              </w:rPr>
            </w:pPr>
            <w:r w:rsidRPr="00D37298">
              <w:rPr>
                <w:rFonts w:ascii="Times New Roman" w:hAnsi="Times New Roman"/>
                <w:b/>
                <w:bCs/>
              </w:rPr>
              <w:t>Table Name</w:t>
            </w:r>
          </w:p>
          <w:p w14:paraId="3D319442" w14:textId="77777777" w:rsidR="002326CC" w:rsidRPr="00D37298" w:rsidRDefault="002326CC" w:rsidP="00A71CC9">
            <w:pPr>
              <w:keepNext/>
              <w:keepLines/>
              <w:spacing w:line="240" w:lineRule="auto"/>
              <w:jc w:val="center"/>
              <w:rPr>
                <w:rFonts w:ascii="Times New Roman" w:hAnsi="Times New Roman"/>
                <w:b/>
              </w:rPr>
            </w:pPr>
          </w:p>
        </w:tc>
        <w:tc>
          <w:tcPr>
            <w:tcW w:w="4456" w:type="dxa"/>
            <w:shd w:val="clear" w:color="auto" w:fill="E6E6E6"/>
            <w:noWrap/>
            <w:vAlign w:val="center"/>
          </w:tcPr>
          <w:p w14:paraId="3211821E" w14:textId="77777777" w:rsidR="002326CC" w:rsidRPr="00D37298" w:rsidRDefault="002326CC" w:rsidP="00A71CC9">
            <w:pPr>
              <w:keepNext/>
              <w:keepLines/>
              <w:spacing w:line="240" w:lineRule="auto"/>
              <w:rPr>
                <w:rFonts w:ascii="Times New Roman" w:hAnsi="Times New Roman"/>
                <w:b/>
                <w:bCs/>
              </w:rPr>
            </w:pPr>
            <w:r w:rsidRPr="00D37298">
              <w:rPr>
                <w:rFonts w:ascii="Times New Roman" w:hAnsi="Times New Roman"/>
                <w:b/>
                <w:bCs/>
              </w:rPr>
              <w:t>Table Description</w:t>
            </w:r>
          </w:p>
          <w:p w14:paraId="64B98014" w14:textId="77777777" w:rsidR="002326CC" w:rsidRPr="00D37298" w:rsidRDefault="002326CC" w:rsidP="00A71CC9">
            <w:pPr>
              <w:keepNext/>
              <w:keepLines/>
              <w:spacing w:line="240" w:lineRule="auto"/>
              <w:jc w:val="center"/>
              <w:rPr>
                <w:rFonts w:ascii="Times New Roman" w:hAnsi="Times New Roman"/>
                <w:b/>
              </w:rPr>
            </w:pPr>
          </w:p>
        </w:tc>
      </w:tr>
      <w:tr w:rsidR="00A12835" w:rsidRPr="00D37298" w14:paraId="6A2E063E"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56644D7E" w14:textId="77777777" w:rsidR="00A12835" w:rsidRPr="00D37298" w:rsidRDefault="00A12835" w:rsidP="00A71CC9">
            <w:pPr>
              <w:keepNext/>
              <w:keepLines/>
              <w:spacing w:line="240" w:lineRule="auto"/>
              <w:rPr>
                <w:rFonts w:ascii="Times New Roman" w:hAnsi="Times New Roman"/>
              </w:rPr>
            </w:pPr>
            <w:r w:rsidRPr="00D37298">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60FDBECD" w14:textId="77777777" w:rsidR="00A12835" w:rsidRPr="00D37298" w:rsidRDefault="00A12835" w:rsidP="006E018C">
            <w:pPr>
              <w:spacing w:line="240" w:lineRule="auto"/>
              <w:rPr>
                <w:rFonts w:ascii="Times New Roman" w:hAnsi="Times New Roman"/>
              </w:rPr>
            </w:pPr>
            <w:r w:rsidRPr="00D37298">
              <w:rPr>
                <w:rFonts w:ascii="Times New Roman" w:hAnsi="Times New Roman"/>
              </w:rPr>
              <w:t>Quality_Coaching_Stage</w:t>
            </w:r>
          </w:p>
          <w:p w14:paraId="018DAB1F" w14:textId="77777777" w:rsidR="00A12835" w:rsidRPr="00D37298" w:rsidRDefault="00A12835" w:rsidP="006E018C">
            <w:pPr>
              <w:spacing w:line="240" w:lineRule="auto"/>
              <w:rPr>
                <w:rFonts w:ascii="Times New Roman" w:hAnsi="Times New Roman"/>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32EA8646" w14:textId="77777777" w:rsidR="00A12835" w:rsidRPr="00D37298" w:rsidRDefault="00A12835" w:rsidP="006E018C">
            <w:pPr>
              <w:spacing w:line="240" w:lineRule="auto"/>
              <w:rPr>
                <w:rFonts w:ascii="Times New Roman" w:hAnsi="Times New Roman"/>
              </w:rPr>
            </w:pPr>
            <w:r w:rsidRPr="00D37298">
              <w:rPr>
                <w:rFonts w:ascii="Times New Roman" w:hAnsi="Times New Roman"/>
              </w:rPr>
              <w:t>Table used for staging the Quality evaluations from IQS during the insert into Coaching_Log table.</w:t>
            </w:r>
          </w:p>
        </w:tc>
      </w:tr>
      <w:tr w:rsidR="00A12835" w:rsidRPr="00D37298" w14:paraId="5EB5B1E6"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2B26390" w14:textId="77777777" w:rsidR="00A12835" w:rsidRPr="00D37298" w:rsidRDefault="00A12835" w:rsidP="00A71CC9">
            <w:pPr>
              <w:keepNext/>
              <w:keepLines/>
              <w:spacing w:line="240" w:lineRule="auto"/>
              <w:rPr>
                <w:rFonts w:ascii="Times New Roman" w:hAnsi="Times New Roman"/>
              </w:rPr>
            </w:pPr>
            <w:r w:rsidRPr="00D37298">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10A23DD1" w14:textId="77777777" w:rsidR="00A12835" w:rsidRPr="00D37298" w:rsidRDefault="00A12835" w:rsidP="006E018C">
            <w:pPr>
              <w:spacing w:line="240" w:lineRule="auto"/>
              <w:rPr>
                <w:rFonts w:ascii="Times New Roman" w:hAnsi="Times New Roman"/>
              </w:rPr>
            </w:pPr>
            <w:r w:rsidRPr="00D37298">
              <w:rPr>
                <w:rFonts w:ascii="Times New Roman" w:hAnsi="Times New Roman"/>
              </w:rPr>
              <w:t>Quality_Coaching_Rejected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3B2A3EBD" w14:textId="77777777" w:rsidR="00A12835" w:rsidRPr="00D37298" w:rsidRDefault="00A12835" w:rsidP="006E018C">
            <w:pPr>
              <w:spacing w:line="240" w:lineRule="auto"/>
              <w:rPr>
                <w:rFonts w:ascii="Times New Roman" w:hAnsi="Times New Roman"/>
              </w:rPr>
            </w:pPr>
            <w:r w:rsidRPr="00D37298">
              <w:rPr>
                <w:rFonts w:ascii="Times New Roman" w:hAnsi="Times New Roman"/>
              </w:rPr>
              <w:t>Table used for storing the rejected Quality evaluations from IQS during the insert into Coaching_Log table. Logs are rejected when a Lan ID cannot be looked up for an incoming Employee ID in the file.</w:t>
            </w:r>
          </w:p>
        </w:tc>
      </w:tr>
      <w:tr w:rsidR="00A12835" w:rsidRPr="00D37298" w14:paraId="6878AE1D"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7B76AB34" w14:textId="77777777" w:rsidR="00A12835" w:rsidRPr="00D37298" w:rsidRDefault="00A12835" w:rsidP="00A71CC9">
            <w:pPr>
              <w:spacing w:line="240" w:lineRule="auto"/>
              <w:rPr>
                <w:rFonts w:ascii="Times New Roman" w:hAnsi="Times New Roman"/>
              </w:rPr>
            </w:pPr>
            <w:r w:rsidRPr="00D37298">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1292E440" w14:textId="77777777" w:rsidR="00A12835" w:rsidRPr="00D37298" w:rsidRDefault="00A12835" w:rsidP="006E018C">
            <w:pPr>
              <w:spacing w:line="240" w:lineRule="auto"/>
              <w:rPr>
                <w:rFonts w:ascii="Times New Roman" w:hAnsi="Times New Roman"/>
              </w:rPr>
            </w:pPr>
            <w:r w:rsidRPr="00D37298">
              <w:rPr>
                <w:rFonts w:ascii="Times New Roman" w:hAnsi="Times New Roman"/>
              </w:rPr>
              <w:t>Quality_Coaching_Fact</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284B368E" w14:textId="77777777" w:rsidR="00A12835" w:rsidRPr="00D37298" w:rsidRDefault="00A12835" w:rsidP="006E018C">
            <w:pPr>
              <w:spacing w:line="240" w:lineRule="auto"/>
              <w:rPr>
                <w:rFonts w:ascii="Times New Roman" w:hAnsi="Times New Roman"/>
              </w:rPr>
            </w:pPr>
            <w:r w:rsidRPr="00D37298">
              <w:rPr>
                <w:rFonts w:ascii="Times New Roman" w:hAnsi="Times New Roman"/>
              </w:rPr>
              <w:t>Table used for storing Quality source records loaded into the Coaching Log table.</w:t>
            </w:r>
          </w:p>
        </w:tc>
      </w:tr>
      <w:tr w:rsidR="00A12835" w:rsidRPr="00D37298" w14:paraId="60F0DB43"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78BC8824" w14:textId="77777777" w:rsidR="00A12835" w:rsidRPr="00D37298" w:rsidRDefault="00A12835" w:rsidP="00A71CC9">
            <w:pPr>
              <w:spacing w:line="240" w:lineRule="auto"/>
              <w:rPr>
                <w:rFonts w:ascii="Times New Roman" w:hAnsi="Times New Roman"/>
              </w:rPr>
            </w:pPr>
            <w:r w:rsidRPr="00D37298">
              <w:rPr>
                <w:rFonts w:ascii="Times New Roman" w:hAnsi="Times New Roman"/>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73BFC5B6" w14:textId="77777777" w:rsidR="00A12835" w:rsidRPr="00D37298" w:rsidRDefault="00A12835" w:rsidP="006E018C">
            <w:pPr>
              <w:spacing w:line="240" w:lineRule="auto"/>
              <w:rPr>
                <w:rFonts w:ascii="Times New Roman" w:hAnsi="Times New Roman"/>
              </w:rPr>
            </w:pPr>
            <w:r w:rsidRPr="00D37298">
              <w:rPr>
                <w:rFonts w:ascii="Times New Roman" w:hAnsi="Times New Roman"/>
              </w:rPr>
              <w:t>Quality_FileList</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1F10C20B" w14:textId="77777777" w:rsidR="00A12835" w:rsidRPr="00D37298" w:rsidRDefault="00A12835" w:rsidP="006E018C">
            <w:pPr>
              <w:spacing w:line="240" w:lineRule="auto"/>
              <w:rPr>
                <w:rFonts w:ascii="Times New Roman" w:hAnsi="Times New Roman"/>
              </w:rPr>
            </w:pPr>
            <w:r w:rsidRPr="00D37298">
              <w:rPr>
                <w:rFonts w:ascii="Times New Roman" w:hAnsi="Times New Roman"/>
              </w:rPr>
              <w:t xml:space="preserve">Table used for storing Quality file names and </w:t>
            </w:r>
            <w:r w:rsidRPr="00D37298">
              <w:rPr>
                <w:rFonts w:ascii="Times New Roman" w:hAnsi="Times New Roman"/>
              </w:rPr>
              <w:lastRenderedPageBreak/>
              <w:t>Load dates.</w:t>
            </w:r>
          </w:p>
        </w:tc>
      </w:tr>
      <w:tr w:rsidR="002326CC" w:rsidRPr="00D37298" w14:paraId="5EFE21DB"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13188D2F" w14:textId="77777777" w:rsidR="002326CC" w:rsidRPr="00D37298" w:rsidRDefault="002326CC" w:rsidP="00A71CC9">
            <w:pPr>
              <w:spacing w:line="240" w:lineRule="auto"/>
              <w:rPr>
                <w:rFonts w:ascii="Times New Roman" w:hAnsi="Times New Roman"/>
              </w:rPr>
            </w:pPr>
            <w:r w:rsidRPr="00D37298">
              <w:rPr>
                <w:rFonts w:ascii="Times New Roman" w:hAnsi="Times New Roman"/>
              </w:rPr>
              <w:lastRenderedPageBreak/>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2FECF082" w14:textId="77777777" w:rsidR="002326CC" w:rsidRPr="00D37298" w:rsidRDefault="00DE06FE" w:rsidP="00A71CC9">
            <w:pPr>
              <w:spacing w:line="240" w:lineRule="auto"/>
              <w:rPr>
                <w:rFonts w:ascii="Times New Roman" w:hAnsi="Times New Roman"/>
              </w:rPr>
            </w:pPr>
            <w:r w:rsidRPr="00D37298">
              <w:rPr>
                <w:rFonts w:ascii="Times New Roman" w:hAnsi="Times New Roman"/>
              </w:rPr>
              <w:t>NPN_Description</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2FD37A0D" w14:textId="77777777" w:rsidR="002326CC" w:rsidRPr="00D37298" w:rsidRDefault="00DE06FE" w:rsidP="00A71CC9">
            <w:pPr>
              <w:spacing w:line="240" w:lineRule="auto"/>
              <w:rPr>
                <w:rFonts w:ascii="Times New Roman" w:hAnsi="Times New Roman"/>
              </w:rPr>
            </w:pPr>
            <w:r w:rsidRPr="00D37298">
              <w:rPr>
                <w:rFonts w:ascii="Times New Roman" w:hAnsi="Times New Roman"/>
              </w:rPr>
              <w:t>Table used to store Descriptions for VPN codes</w:t>
            </w:r>
          </w:p>
        </w:tc>
      </w:tr>
    </w:tbl>
    <w:p w14:paraId="5665C64B" w14:textId="77777777" w:rsidR="002326CC" w:rsidRPr="00D37298" w:rsidRDefault="00096AE8" w:rsidP="009F2A51">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\cms\eCoaching_V2\Code\DB\Tables</w:t>
      </w:r>
    </w:p>
    <w:p w14:paraId="19750F21" w14:textId="77777777" w:rsidR="005E5CD7" w:rsidRPr="00D37298" w:rsidRDefault="00360E8C" w:rsidP="0076086A">
      <w:pPr>
        <w:pStyle w:val="Heading3"/>
        <w:numPr>
          <w:ilvl w:val="2"/>
          <w:numId w:val="9"/>
        </w:numPr>
        <w:rPr>
          <w:rFonts w:ascii="Times New Roman" w:hAnsi="Times New Roman" w:cs="Times New Roman"/>
          <w:color w:val="auto"/>
        </w:rPr>
      </w:pPr>
      <w:bookmarkStart w:id="149" w:name="_Toc493688679"/>
      <w:r w:rsidRPr="00D37298">
        <w:rPr>
          <w:rFonts w:ascii="Times New Roman" w:hAnsi="Times New Roman" w:cs="Times New Roman"/>
          <w:color w:val="auto"/>
        </w:rPr>
        <w:t>Procedures</w:t>
      </w:r>
      <w:bookmarkEnd w:id="149"/>
      <w:r w:rsidRPr="00D37298">
        <w:rPr>
          <w:rFonts w:ascii="Times New Roman" w:hAnsi="Times New Roman"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D37298" w14:paraId="55ACFC17" w14:textId="77777777" w:rsidTr="00A71CC9">
        <w:trPr>
          <w:trHeight w:val="396"/>
          <w:tblHeader/>
          <w:jc w:val="center"/>
        </w:trPr>
        <w:tc>
          <w:tcPr>
            <w:tcW w:w="745" w:type="dxa"/>
            <w:shd w:val="clear" w:color="auto" w:fill="E6E6E6"/>
          </w:tcPr>
          <w:p w14:paraId="3AD21D56" w14:textId="77777777" w:rsidR="005E5CD7" w:rsidRPr="00D37298" w:rsidRDefault="005E5CD7" w:rsidP="00A71CC9">
            <w:pPr>
              <w:keepNext/>
              <w:keepLines/>
              <w:spacing w:line="240" w:lineRule="auto"/>
              <w:rPr>
                <w:rFonts w:ascii="Times New Roman" w:hAnsi="Times New Roman"/>
                <w:b/>
                <w:bCs/>
              </w:rPr>
            </w:pPr>
          </w:p>
        </w:tc>
        <w:tc>
          <w:tcPr>
            <w:tcW w:w="4209" w:type="dxa"/>
            <w:shd w:val="clear" w:color="auto" w:fill="E6E6E6"/>
            <w:noWrap/>
            <w:vAlign w:val="center"/>
          </w:tcPr>
          <w:p w14:paraId="29BC367F" w14:textId="77777777" w:rsidR="005E5CD7" w:rsidRPr="00D37298" w:rsidRDefault="005E5CD7" w:rsidP="00A71CC9">
            <w:pPr>
              <w:keepNext/>
              <w:keepLines/>
              <w:spacing w:line="240" w:lineRule="auto"/>
              <w:rPr>
                <w:rFonts w:ascii="Times New Roman" w:hAnsi="Times New Roman"/>
                <w:b/>
                <w:bCs/>
              </w:rPr>
            </w:pPr>
            <w:r w:rsidRPr="00D37298">
              <w:rPr>
                <w:rFonts w:ascii="Times New Roman" w:hAnsi="Times New Roman"/>
                <w:b/>
                <w:bCs/>
              </w:rPr>
              <w:t>Procedure Name</w:t>
            </w:r>
          </w:p>
          <w:p w14:paraId="34838034" w14:textId="77777777" w:rsidR="005E5CD7" w:rsidRPr="00D37298" w:rsidRDefault="005E5CD7" w:rsidP="00A71CC9">
            <w:pPr>
              <w:keepNext/>
              <w:keepLines/>
              <w:spacing w:line="240" w:lineRule="auto"/>
              <w:jc w:val="center"/>
              <w:rPr>
                <w:rFonts w:ascii="Times New Roman" w:hAnsi="Times New Roman"/>
                <w:b/>
              </w:rPr>
            </w:pPr>
          </w:p>
        </w:tc>
        <w:tc>
          <w:tcPr>
            <w:tcW w:w="4456" w:type="dxa"/>
            <w:shd w:val="clear" w:color="auto" w:fill="E6E6E6"/>
            <w:noWrap/>
            <w:vAlign w:val="center"/>
          </w:tcPr>
          <w:p w14:paraId="33DA0B1B" w14:textId="77777777" w:rsidR="005E5CD7" w:rsidRPr="00D37298" w:rsidRDefault="005E5CD7" w:rsidP="00A71CC9">
            <w:pPr>
              <w:keepNext/>
              <w:keepLines/>
              <w:spacing w:line="240" w:lineRule="auto"/>
              <w:rPr>
                <w:rFonts w:ascii="Times New Roman" w:hAnsi="Times New Roman"/>
                <w:b/>
                <w:bCs/>
              </w:rPr>
            </w:pPr>
            <w:r w:rsidRPr="00D37298">
              <w:rPr>
                <w:rFonts w:ascii="Times New Roman" w:hAnsi="Times New Roman"/>
                <w:b/>
                <w:bCs/>
              </w:rPr>
              <w:t>Usage</w:t>
            </w:r>
          </w:p>
          <w:p w14:paraId="4EE8D7D6" w14:textId="77777777" w:rsidR="005E5CD7" w:rsidRPr="00D37298" w:rsidRDefault="005E5CD7" w:rsidP="00A71CC9">
            <w:pPr>
              <w:keepNext/>
              <w:keepLines/>
              <w:spacing w:line="240" w:lineRule="auto"/>
              <w:jc w:val="center"/>
              <w:rPr>
                <w:rFonts w:ascii="Times New Roman" w:hAnsi="Times New Roman"/>
                <w:b/>
              </w:rPr>
            </w:pPr>
          </w:p>
        </w:tc>
      </w:tr>
      <w:tr w:rsidR="00A12835" w:rsidRPr="00D37298" w14:paraId="2566D9AF"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684FE5E7" w14:textId="77777777" w:rsidR="00A12835" w:rsidRPr="00D37298" w:rsidRDefault="00A12835" w:rsidP="00A71CC9">
            <w:pPr>
              <w:keepNext/>
              <w:keepLines/>
              <w:spacing w:line="240" w:lineRule="auto"/>
              <w:rPr>
                <w:rFonts w:ascii="Times New Roman" w:hAnsi="Times New Roman"/>
              </w:rPr>
            </w:pPr>
            <w:r w:rsidRPr="00D37298">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5C33D02B" w14:textId="77777777" w:rsidR="00A12835" w:rsidRPr="00D37298" w:rsidRDefault="00A12835" w:rsidP="006E018C">
            <w:pPr>
              <w:rPr>
                <w:rFonts w:ascii="Times New Roman" w:hAnsi="Times New Roman"/>
                <w:color w:val="000000"/>
              </w:rPr>
            </w:pPr>
            <w:r w:rsidRPr="00D37298">
              <w:rPr>
                <w:rFonts w:ascii="Times New Roman" w:hAnsi="Times New Roman"/>
                <w:color w:val="000000"/>
              </w:rPr>
              <w:t>sp_InsertInto_Coaching_Log_Quality</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4AC5E81F" w14:textId="77777777" w:rsidR="00A12835" w:rsidRPr="00D37298" w:rsidRDefault="00A12835" w:rsidP="001F402C">
            <w:pPr>
              <w:rPr>
                <w:rFonts w:ascii="Times New Roman" w:hAnsi="Times New Roman"/>
                <w:color w:val="000000"/>
              </w:rPr>
            </w:pPr>
            <w:r w:rsidRPr="00D37298">
              <w:rPr>
                <w:rFonts w:ascii="Times New Roman" w:hAnsi="Times New Roman"/>
                <w:color w:val="000000"/>
              </w:rPr>
              <w:t>Load: Quality Data</w:t>
            </w:r>
          </w:p>
        </w:tc>
      </w:tr>
      <w:tr w:rsidR="00A12835" w:rsidRPr="00D37298" w14:paraId="4F6BD461" w14:textId="77777777" w:rsidTr="006E018C">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75B9E20B" w14:textId="77777777" w:rsidR="00A12835" w:rsidRPr="00D37298" w:rsidRDefault="00A12835" w:rsidP="00A71CC9">
            <w:pPr>
              <w:spacing w:line="240" w:lineRule="auto"/>
              <w:rPr>
                <w:rFonts w:ascii="Times New Roman" w:hAnsi="Times New Roman"/>
              </w:rPr>
            </w:pPr>
            <w:r w:rsidRPr="00D37298">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7721A72B" w14:textId="77777777" w:rsidR="00A12835" w:rsidRPr="00D37298" w:rsidRDefault="00A12835" w:rsidP="006E018C">
            <w:pPr>
              <w:rPr>
                <w:rFonts w:ascii="Times New Roman" w:hAnsi="Times New Roman"/>
                <w:color w:val="000000"/>
              </w:rPr>
            </w:pPr>
            <w:r w:rsidRPr="00D37298">
              <w:rPr>
                <w:rFonts w:ascii="Times New Roman" w:hAnsi="Times New Roman"/>
                <w:color w:val="000000"/>
              </w:rPr>
              <w:t xml:space="preserve">sp_Update_Coaching_Log_Quality </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1172178" w14:textId="77777777" w:rsidR="00A12835" w:rsidRPr="00D37298" w:rsidRDefault="00A12835" w:rsidP="001F402C">
            <w:pPr>
              <w:rPr>
                <w:rFonts w:ascii="Times New Roman" w:hAnsi="Times New Roman"/>
                <w:color w:val="000000"/>
              </w:rPr>
            </w:pPr>
            <w:r w:rsidRPr="00D37298">
              <w:rPr>
                <w:rFonts w:ascii="Times New Roman" w:hAnsi="Times New Roman"/>
                <w:color w:val="000000"/>
              </w:rPr>
              <w:t>Load: Quality Data</w:t>
            </w:r>
          </w:p>
        </w:tc>
      </w:tr>
      <w:tr w:rsidR="00C74E9D" w:rsidRPr="00D37298" w14:paraId="72BE83C8" w14:textId="77777777" w:rsidTr="006E018C">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76BF7AA1" w14:textId="77777777" w:rsidR="00C74E9D" w:rsidRPr="00D37298" w:rsidRDefault="00C74E9D" w:rsidP="00A71CC9">
            <w:pPr>
              <w:spacing w:line="240" w:lineRule="auto"/>
              <w:rPr>
                <w:rFonts w:ascii="Times New Roman" w:hAnsi="Times New Roman"/>
              </w:rPr>
            </w:pPr>
            <w:r w:rsidRPr="00D37298">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2AD07A2F" w14:textId="77777777" w:rsidR="00C74E9D" w:rsidRPr="00D37298" w:rsidRDefault="00C74E9D" w:rsidP="001F402C">
            <w:pPr>
              <w:rPr>
                <w:rFonts w:ascii="Times New Roman" w:hAnsi="Times New Roman"/>
                <w:color w:val="000000"/>
              </w:rPr>
            </w:pPr>
            <w:r w:rsidRPr="00D37298">
              <w:rPr>
                <w:rFonts w:ascii="Times New Roman" w:hAnsi="Times New Roman"/>
                <w:color w:val="000000"/>
              </w:rPr>
              <w:t>sp_Update_Quality_Fact</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1AEC351E" w14:textId="77777777" w:rsidR="00C74E9D" w:rsidRPr="00D37298" w:rsidRDefault="00C74E9D" w:rsidP="001F402C">
            <w:pPr>
              <w:rPr>
                <w:rFonts w:ascii="Times New Roman" w:hAnsi="Times New Roman"/>
                <w:color w:val="000000"/>
              </w:rPr>
            </w:pPr>
            <w:r w:rsidRPr="00D37298">
              <w:rPr>
                <w:rFonts w:ascii="Times New Roman" w:hAnsi="Times New Roman"/>
                <w:color w:val="000000"/>
              </w:rPr>
              <w:t>Load: Quality Data</w:t>
            </w:r>
          </w:p>
        </w:tc>
      </w:tr>
      <w:tr w:rsidR="005E5CD7" w:rsidRPr="00D37298" w14:paraId="241AC7C7"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11D27F3A" w14:textId="77777777" w:rsidR="005E5CD7" w:rsidRPr="00D37298" w:rsidRDefault="00A12835" w:rsidP="00A71CC9">
            <w:pPr>
              <w:spacing w:line="240" w:lineRule="auto"/>
              <w:rPr>
                <w:rFonts w:ascii="Times New Roman" w:hAnsi="Times New Roman"/>
              </w:rPr>
            </w:pPr>
            <w:r w:rsidRPr="00D37298">
              <w:rPr>
                <w:rFonts w:ascii="Times New Roman" w:hAnsi="Times New Roman"/>
              </w:rPr>
              <w:t>4</w:t>
            </w:r>
            <w:r w:rsidR="005E5CD7" w:rsidRPr="00D37298">
              <w:rPr>
                <w:rFonts w:ascii="Times New Roman" w:hAnsi="Times New Roman"/>
              </w:rPr>
              <w:t>.</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53679961" w14:textId="77777777" w:rsidR="005E5CD7" w:rsidRPr="00D37298" w:rsidRDefault="001F402C" w:rsidP="00A71CC9">
            <w:pPr>
              <w:rPr>
                <w:rFonts w:ascii="Times New Roman" w:hAnsi="Times New Roman"/>
                <w:color w:val="000000"/>
              </w:rPr>
            </w:pPr>
            <w:proofErr w:type="spellStart"/>
            <w:r w:rsidRPr="00D37298">
              <w:rPr>
                <w:rFonts w:ascii="Times New Roman" w:hAnsi="Times New Roman"/>
                <w:color w:val="000000"/>
              </w:rPr>
              <w:t>sp_Get_Dates_For_Previous_Week.sql</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4873F8C0" w14:textId="77777777" w:rsidR="005E5CD7" w:rsidRPr="00D37298" w:rsidRDefault="001F402C" w:rsidP="001F402C">
            <w:pPr>
              <w:rPr>
                <w:rFonts w:ascii="Times New Roman" w:hAnsi="Times New Roman"/>
                <w:color w:val="000000"/>
              </w:rPr>
            </w:pPr>
            <w:r w:rsidRPr="00D37298">
              <w:rPr>
                <w:rFonts w:ascii="Times New Roman" w:hAnsi="Times New Roman"/>
                <w:color w:val="000000"/>
              </w:rPr>
              <w:t>Load: NPN Data</w:t>
            </w:r>
          </w:p>
        </w:tc>
      </w:tr>
      <w:tr w:rsidR="001F402C" w:rsidRPr="00D37298" w14:paraId="5817A9AD"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26ED198" w14:textId="77777777" w:rsidR="001F402C" w:rsidRPr="00D37298" w:rsidRDefault="001F402C" w:rsidP="00A71CC9">
            <w:pPr>
              <w:spacing w:line="240" w:lineRule="auto"/>
              <w:rPr>
                <w:rFonts w:ascii="Times New Roman" w:hAnsi="Times New Roman"/>
              </w:rPr>
            </w:pPr>
            <w:r w:rsidRPr="00D37298">
              <w:rPr>
                <w:rFonts w:ascii="Times New Roman" w:hAnsi="Times New Roman"/>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606B85D0" w14:textId="77777777" w:rsidR="001F402C" w:rsidRPr="00D37298" w:rsidRDefault="001F402C" w:rsidP="00A71CC9">
            <w:pPr>
              <w:rPr>
                <w:rFonts w:ascii="Times New Roman" w:hAnsi="Times New Roman"/>
                <w:color w:val="000000"/>
              </w:rPr>
            </w:pPr>
            <w:proofErr w:type="spellStart"/>
            <w:r w:rsidRPr="00D37298">
              <w:rPr>
                <w:rFonts w:ascii="Times New Roman" w:hAnsi="Times New Roman"/>
                <w:color w:val="000000"/>
              </w:rPr>
              <w:t>sp_InsertInto_Coaching_Log_NPN.sql</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17F9755A" w14:textId="77777777" w:rsidR="001F402C" w:rsidRPr="00D37298" w:rsidRDefault="001F402C" w:rsidP="001F402C">
            <w:pPr>
              <w:rPr>
                <w:rFonts w:ascii="Times New Roman" w:hAnsi="Times New Roman"/>
                <w:color w:val="000000"/>
              </w:rPr>
            </w:pPr>
            <w:r w:rsidRPr="00D37298">
              <w:rPr>
                <w:rFonts w:ascii="Times New Roman" w:hAnsi="Times New Roman"/>
                <w:color w:val="000000"/>
              </w:rPr>
              <w:t>Load: NPN Data</w:t>
            </w:r>
          </w:p>
        </w:tc>
      </w:tr>
      <w:tr w:rsidR="001F402C" w:rsidRPr="00D37298" w14:paraId="58A086B8"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1ED54397" w14:textId="77777777" w:rsidR="001F402C" w:rsidRPr="00D37298" w:rsidRDefault="0073170A" w:rsidP="00A71CC9">
            <w:pPr>
              <w:spacing w:line="240" w:lineRule="auto"/>
              <w:rPr>
                <w:rFonts w:ascii="Times New Roman" w:hAnsi="Times New Roman"/>
              </w:rPr>
            </w:pPr>
            <w:r w:rsidRPr="00D37298">
              <w:rPr>
                <w:rFonts w:ascii="Times New Roman" w:hAnsi="Times New Roman"/>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768EC75A" w14:textId="77777777" w:rsidR="001F402C" w:rsidRPr="00D37298" w:rsidRDefault="0073170A" w:rsidP="00A71CC9">
            <w:pPr>
              <w:rPr>
                <w:rFonts w:ascii="Times New Roman" w:hAnsi="Times New Roman"/>
                <w:color w:val="000000"/>
              </w:rPr>
            </w:pPr>
            <w:r w:rsidRPr="00D37298">
              <w:rPr>
                <w:rFonts w:ascii="Times New Roman" w:hAnsi="Times New Roman"/>
                <w:color w:val="000000"/>
              </w:rPr>
              <w:t>sp_InsertInto_IQS_Rejected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5E82BD2E" w14:textId="77777777" w:rsidR="001F402C" w:rsidRPr="00D37298" w:rsidRDefault="0073170A" w:rsidP="001F402C">
            <w:pPr>
              <w:spacing w:line="240" w:lineRule="auto"/>
              <w:rPr>
                <w:rFonts w:ascii="Times New Roman" w:hAnsi="Times New Roman"/>
              </w:rPr>
            </w:pPr>
            <w:r w:rsidRPr="00D37298">
              <w:rPr>
                <w:rFonts w:ascii="Times New Roman" w:hAnsi="Times New Roman"/>
                <w:color w:val="000000"/>
              </w:rPr>
              <w:t>Load:</w:t>
            </w:r>
            <w:r w:rsidR="00A66BB6">
              <w:rPr>
                <w:rFonts w:ascii="Times New Roman" w:hAnsi="Times New Roman"/>
                <w:color w:val="000000"/>
              </w:rPr>
              <w:t xml:space="preserve"> </w:t>
            </w:r>
            <w:r w:rsidRPr="00D37298">
              <w:rPr>
                <w:rFonts w:ascii="Times New Roman" w:hAnsi="Times New Roman"/>
                <w:color w:val="000000"/>
              </w:rPr>
              <w:t>Quality Data</w:t>
            </w:r>
          </w:p>
        </w:tc>
      </w:tr>
      <w:tr w:rsidR="001F402C" w:rsidRPr="00D37298" w14:paraId="3A708D50" w14:textId="77777777"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215D2819" w14:textId="77777777" w:rsidR="001F402C" w:rsidRPr="00D37298" w:rsidRDefault="001F402C" w:rsidP="00A71CC9">
            <w:pPr>
              <w:spacing w:line="240" w:lineRule="auto"/>
              <w:rPr>
                <w:rFonts w:ascii="Times New Roman" w:hAnsi="Times New Roman"/>
              </w:rPr>
            </w:pP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0DD8061A" w14:textId="77777777" w:rsidR="001F402C" w:rsidRPr="00D37298" w:rsidRDefault="001F402C" w:rsidP="00A71CC9">
            <w:pPr>
              <w:rPr>
                <w:rFonts w:ascii="Times New Roman" w:hAnsi="Times New Roman"/>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336EBDB5" w14:textId="77777777" w:rsidR="001F402C" w:rsidRPr="00D37298" w:rsidRDefault="001F402C" w:rsidP="001F402C">
            <w:pPr>
              <w:spacing w:line="240" w:lineRule="auto"/>
              <w:rPr>
                <w:rFonts w:ascii="Times New Roman" w:hAnsi="Times New Roman"/>
              </w:rPr>
            </w:pPr>
          </w:p>
        </w:tc>
      </w:tr>
    </w:tbl>
    <w:p w14:paraId="0AEA179F" w14:textId="77777777" w:rsidR="0017605E" w:rsidRPr="00D37298" w:rsidRDefault="00096AE8" w:rsidP="009F2A51">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sz w:val="20"/>
          <w:szCs w:val="20"/>
        </w:rPr>
        <w:t>\cms\eCoaching_V2\Code\DB\Stored Procedures</w:t>
      </w:r>
    </w:p>
    <w:p w14:paraId="5198F545"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74062EFB"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2C454800" w14:textId="77777777" w:rsidR="0028710A" w:rsidRPr="00D37298" w:rsidRDefault="0028710A" w:rsidP="009F2A51">
      <w:pPr>
        <w:widowControl w:val="0"/>
        <w:autoSpaceDE w:val="0"/>
        <w:autoSpaceDN w:val="0"/>
        <w:adjustRightInd w:val="0"/>
        <w:spacing w:after="0" w:line="240" w:lineRule="auto"/>
        <w:rPr>
          <w:rFonts w:ascii="Times New Roman" w:hAnsi="Times New Roman"/>
          <w:sz w:val="24"/>
          <w:szCs w:val="24"/>
        </w:rPr>
      </w:pPr>
    </w:p>
    <w:p w14:paraId="78E7E25E"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72E41D17" w14:textId="77777777" w:rsidR="00A05066" w:rsidRPr="00D37298" w:rsidRDefault="00A05066" w:rsidP="009F2A51">
      <w:pPr>
        <w:widowControl w:val="0"/>
        <w:autoSpaceDE w:val="0"/>
        <w:autoSpaceDN w:val="0"/>
        <w:adjustRightInd w:val="0"/>
        <w:spacing w:after="0" w:line="240" w:lineRule="auto"/>
        <w:rPr>
          <w:rFonts w:ascii="Times New Roman" w:hAnsi="Times New Roman"/>
          <w:sz w:val="24"/>
          <w:szCs w:val="24"/>
        </w:rPr>
      </w:pPr>
    </w:p>
    <w:p w14:paraId="343CFFC1" w14:textId="77777777" w:rsidR="00A05066" w:rsidRPr="00D37298" w:rsidRDefault="00A05066" w:rsidP="009F2A51">
      <w:pPr>
        <w:widowControl w:val="0"/>
        <w:autoSpaceDE w:val="0"/>
        <w:autoSpaceDN w:val="0"/>
        <w:adjustRightInd w:val="0"/>
        <w:spacing w:after="0" w:line="240" w:lineRule="auto"/>
        <w:rPr>
          <w:rFonts w:ascii="Times New Roman" w:hAnsi="Times New Roman"/>
          <w:sz w:val="24"/>
          <w:szCs w:val="24"/>
        </w:rPr>
      </w:pPr>
    </w:p>
    <w:p w14:paraId="232C6775" w14:textId="77777777" w:rsidR="0017605E" w:rsidRPr="00D37298" w:rsidRDefault="00A05066" w:rsidP="00A05066">
      <w:pPr>
        <w:pStyle w:val="Heading3"/>
        <w:numPr>
          <w:ilvl w:val="2"/>
          <w:numId w:val="9"/>
        </w:numPr>
        <w:rPr>
          <w:rFonts w:ascii="Times New Roman" w:hAnsi="Times New Roman" w:cs="Times New Roman"/>
          <w:color w:val="auto"/>
        </w:rPr>
      </w:pPr>
      <w:bookmarkStart w:id="150" w:name="_Toc493688680"/>
      <w:r w:rsidRPr="00D37298">
        <w:rPr>
          <w:rFonts w:ascii="Times New Roman" w:hAnsi="Times New Roman" w:cs="Times New Roman"/>
          <w:color w:val="auto"/>
        </w:rPr>
        <w:t>Functions</w:t>
      </w:r>
      <w:bookmarkEnd w:id="150"/>
    </w:p>
    <w:p w14:paraId="7989ACE5"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A05066" w:rsidRPr="00D37298" w14:paraId="285F6A55" w14:textId="77777777" w:rsidTr="00634737">
        <w:trPr>
          <w:trHeight w:val="396"/>
          <w:tblHeader/>
          <w:jc w:val="center"/>
        </w:trPr>
        <w:tc>
          <w:tcPr>
            <w:tcW w:w="745" w:type="dxa"/>
            <w:shd w:val="clear" w:color="auto" w:fill="E6E6E6"/>
          </w:tcPr>
          <w:p w14:paraId="31BAD2A4" w14:textId="77777777" w:rsidR="00A05066" w:rsidRPr="00D37298" w:rsidRDefault="00A05066" w:rsidP="00634737">
            <w:pPr>
              <w:keepNext/>
              <w:keepLines/>
              <w:spacing w:line="240" w:lineRule="auto"/>
              <w:rPr>
                <w:rFonts w:ascii="Times New Roman" w:hAnsi="Times New Roman"/>
                <w:b/>
                <w:bCs/>
              </w:rPr>
            </w:pPr>
          </w:p>
        </w:tc>
        <w:tc>
          <w:tcPr>
            <w:tcW w:w="4209" w:type="dxa"/>
            <w:shd w:val="clear" w:color="auto" w:fill="E6E6E6"/>
            <w:noWrap/>
            <w:vAlign w:val="center"/>
          </w:tcPr>
          <w:p w14:paraId="672FA462" w14:textId="77777777" w:rsidR="00A05066" w:rsidRPr="00D37298" w:rsidRDefault="00A05066" w:rsidP="00634737">
            <w:pPr>
              <w:keepNext/>
              <w:keepLines/>
              <w:spacing w:line="240" w:lineRule="auto"/>
              <w:rPr>
                <w:rFonts w:ascii="Times New Roman" w:hAnsi="Times New Roman"/>
                <w:b/>
                <w:bCs/>
              </w:rPr>
            </w:pPr>
            <w:r w:rsidRPr="00D37298">
              <w:rPr>
                <w:rFonts w:ascii="Times New Roman" w:hAnsi="Times New Roman"/>
                <w:b/>
                <w:bCs/>
              </w:rPr>
              <w:t>Procedure Name</w:t>
            </w:r>
          </w:p>
          <w:p w14:paraId="29C23665" w14:textId="77777777" w:rsidR="00A05066" w:rsidRPr="00D37298" w:rsidRDefault="00A05066" w:rsidP="00634737">
            <w:pPr>
              <w:keepNext/>
              <w:keepLines/>
              <w:spacing w:line="240" w:lineRule="auto"/>
              <w:jc w:val="center"/>
              <w:rPr>
                <w:rFonts w:ascii="Times New Roman" w:hAnsi="Times New Roman"/>
                <w:b/>
              </w:rPr>
            </w:pPr>
          </w:p>
        </w:tc>
        <w:tc>
          <w:tcPr>
            <w:tcW w:w="4456" w:type="dxa"/>
            <w:shd w:val="clear" w:color="auto" w:fill="E6E6E6"/>
            <w:noWrap/>
            <w:vAlign w:val="center"/>
          </w:tcPr>
          <w:p w14:paraId="1AAD7EA9" w14:textId="77777777" w:rsidR="00A05066" w:rsidRPr="00D37298" w:rsidRDefault="00A05066" w:rsidP="00634737">
            <w:pPr>
              <w:keepNext/>
              <w:keepLines/>
              <w:spacing w:line="240" w:lineRule="auto"/>
              <w:rPr>
                <w:rFonts w:ascii="Times New Roman" w:hAnsi="Times New Roman"/>
                <w:b/>
                <w:bCs/>
              </w:rPr>
            </w:pPr>
            <w:r w:rsidRPr="00D37298">
              <w:rPr>
                <w:rFonts w:ascii="Times New Roman" w:hAnsi="Times New Roman"/>
                <w:b/>
                <w:bCs/>
              </w:rPr>
              <w:t>Usage</w:t>
            </w:r>
          </w:p>
          <w:p w14:paraId="0CE0D531" w14:textId="77777777" w:rsidR="00A05066" w:rsidRPr="00D37298" w:rsidRDefault="00A05066" w:rsidP="00634737">
            <w:pPr>
              <w:keepNext/>
              <w:keepLines/>
              <w:spacing w:line="240" w:lineRule="auto"/>
              <w:jc w:val="center"/>
              <w:rPr>
                <w:rFonts w:ascii="Times New Roman" w:hAnsi="Times New Roman"/>
                <w:b/>
              </w:rPr>
            </w:pPr>
          </w:p>
        </w:tc>
      </w:tr>
      <w:tr w:rsidR="00A05066" w:rsidRPr="00D37298" w14:paraId="22D94604" w14:textId="77777777" w:rsidTr="00634737">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6F7EF4D3" w14:textId="77777777" w:rsidR="00A05066" w:rsidRPr="00D37298" w:rsidRDefault="00A05066" w:rsidP="00634737">
            <w:pPr>
              <w:keepNext/>
              <w:keepLines/>
              <w:spacing w:line="240" w:lineRule="auto"/>
              <w:rPr>
                <w:rFonts w:ascii="Times New Roman" w:hAnsi="Times New Roman"/>
              </w:rPr>
            </w:pPr>
            <w:r w:rsidRPr="00D37298">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74833A76" w14:textId="77777777" w:rsidR="00A05066" w:rsidRPr="00D37298" w:rsidRDefault="00A05066" w:rsidP="00634737">
            <w:pPr>
              <w:rPr>
                <w:rFonts w:ascii="Times New Roman" w:hAnsi="Times New Roman"/>
                <w:color w:val="000000"/>
              </w:rPr>
            </w:pPr>
            <w:proofErr w:type="spellStart"/>
            <w:r w:rsidRPr="00D37298">
              <w:rPr>
                <w:rFonts w:ascii="Times New Roman" w:hAnsi="Times New Roman"/>
                <w:color w:val="000000"/>
              </w:rPr>
              <w:t>fn_NPNQualityRecs.sql</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966ABCA" w14:textId="77777777" w:rsidR="00A05066" w:rsidRPr="00D37298" w:rsidRDefault="00A05066" w:rsidP="00634737">
            <w:pPr>
              <w:rPr>
                <w:rFonts w:ascii="Times New Roman" w:hAnsi="Times New Roman"/>
                <w:color w:val="000000"/>
              </w:rPr>
            </w:pPr>
            <w:r w:rsidRPr="00D37298">
              <w:rPr>
                <w:rFonts w:ascii="Times New Roman" w:hAnsi="Times New Roman"/>
                <w:color w:val="000000"/>
              </w:rPr>
              <w:t>Load: NPN Data</w:t>
            </w:r>
          </w:p>
        </w:tc>
      </w:tr>
      <w:tr w:rsidR="00A05066" w:rsidRPr="00D37298" w14:paraId="68B0889B" w14:textId="77777777" w:rsidTr="00634737">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045FD4EF" w14:textId="77777777" w:rsidR="00A05066" w:rsidRPr="00D37298" w:rsidRDefault="0038108C" w:rsidP="00634737">
            <w:pPr>
              <w:spacing w:line="240" w:lineRule="auto"/>
              <w:rPr>
                <w:rFonts w:ascii="Times New Roman" w:hAnsi="Times New Roman"/>
              </w:rPr>
            </w:pPr>
            <w:r w:rsidRPr="00D37298">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6B788141" w14:textId="77777777" w:rsidR="00A05066" w:rsidRPr="00D37298" w:rsidRDefault="0038108C" w:rsidP="00634737">
            <w:pPr>
              <w:rPr>
                <w:rFonts w:ascii="Times New Roman" w:hAnsi="Times New Roman"/>
                <w:color w:val="000000"/>
              </w:rPr>
            </w:pPr>
            <w:r w:rsidRPr="00D37298">
              <w:rPr>
                <w:rFonts w:ascii="Times New Roman" w:hAnsi="Times New Roman"/>
                <w:color w:val="000000"/>
              </w:rPr>
              <w:t>fn_strNPNDescriptionFromCode</w:t>
            </w: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09038FCE" w14:textId="77777777" w:rsidR="00A05066" w:rsidRPr="00D37298" w:rsidRDefault="0038108C" w:rsidP="00634737">
            <w:pPr>
              <w:spacing w:line="240" w:lineRule="auto"/>
              <w:rPr>
                <w:rFonts w:ascii="Times New Roman" w:hAnsi="Times New Roman"/>
              </w:rPr>
            </w:pPr>
            <w:r w:rsidRPr="00D37298">
              <w:rPr>
                <w:rFonts w:ascii="Times New Roman" w:hAnsi="Times New Roman"/>
                <w:color w:val="000000"/>
              </w:rPr>
              <w:t>Load: NPN Data</w:t>
            </w:r>
          </w:p>
        </w:tc>
      </w:tr>
      <w:tr w:rsidR="00A05066" w:rsidRPr="00D37298" w14:paraId="13B95940" w14:textId="77777777" w:rsidTr="00634737">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57759A0B" w14:textId="77777777" w:rsidR="00A05066" w:rsidRPr="00D37298" w:rsidRDefault="00A05066" w:rsidP="00634737">
            <w:pPr>
              <w:spacing w:line="240" w:lineRule="auto"/>
              <w:rPr>
                <w:rFonts w:ascii="Times New Roman" w:hAnsi="Times New Roman"/>
              </w:rPr>
            </w:pP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14:paraId="55A37BE0" w14:textId="77777777" w:rsidR="00A05066" w:rsidRPr="00D37298" w:rsidRDefault="00A05066" w:rsidP="00634737">
            <w:pPr>
              <w:rPr>
                <w:rFonts w:ascii="Times New Roman" w:hAnsi="Times New Roman"/>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7BD41F15" w14:textId="77777777" w:rsidR="00A05066" w:rsidRPr="00D37298" w:rsidRDefault="00A05066" w:rsidP="00634737">
            <w:pPr>
              <w:spacing w:line="240" w:lineRule="auto"/>
              <w:rPr>
                <w:rFonts w:ascii="Times New Roman" w:hAnsi="Times New Roman"/>
              </w:rPr>
            </w:pPr>
          </w:p>
        </w:tc>
      </w:tr>
    </w:tbl>
    <w:p w14:paraId="48A1A006" w14:textId="77777777" w:rsidR="00D4079B" w:rsidRPr="00D37298" w:rsidRDefault="00992DC5" w:rsidP="009F2A51">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sz w:val="20"/>
          <w:szCs w:val="20"/>
        </w:rPr>
        <w:t>\cms\eCoaching_V2\Code\DB\Functions</w:t>
      </w:r>
    </w:p>
    <w:p w14:paraId="7B84F3B9" w14:textId="77777777"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14:paraId="3686EF7A" w14:textId="77777777"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14:paraId="719DEB1E" w14:textId="77777777"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14:paraId="5251C8E5" w14:textId="77777777"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14:paraId="2694E1B8"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38A4123B"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095C38BB"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31F90280"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38E1B48E"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45D86D13"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1ADD424E"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354559FE"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409A2CD5"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75B6ACC2"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7C0E9651" w14:textId="77777777"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14:paraId="56A9ADC4" w14:textId="77777777"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14:paraId="467C1A49" w14:textId="77777777" w:rsidR="00D74D2B" w:rsidRPr="00D37298" w:rsidRDefault="00D74D2B" w:rsidP="009F2A51">
      <w:pPr>
        <w:widowControl w:val="0"/>
        <w:autoSpaceDE w:val="0"/>
        <w:autoSpaceDN w:val="0"/>
        <w:adjustRightInd w:val="0"/>
        <w:spacing w:after="0" w:line="240" w:lineRule="auto"/>
        <w:rPr>
          <w:rFonts w:ascii="Times New Roman" w:hAnsi="Times New Roman"/>
          <w:sz w:val="24"/>
          <w:szCs w:val="24"/>
        </w:rPr>
      </w:pPr>
    </w:p>
    <w:p w14:paraId="22093372" w14:textId="77777777" w:rsidR="00D74D2B" w:rsidRPr="00D37298" w:rsidRDefault="00D74D2B" w:rsidP="009F2A51">
      <w:pPr>
        <w:widowControl w:val="0"/>
        <w:autoSpaceDE w:val="0"/>
        <w:autoSpaceDN w:val="0"/>
        <w:adjustRightInd w:val="0"/>
        <w:spacing w:after="0" w:line="240" w:lineRule="auto"/>
        <w:rPr>
          <w:rFonts w:ascii="Times New Roman" w:hAnsi="Times New Roman"/>
          <w:sz w:val="24"/>
          <w:szCs w:val="24"/>
        </w:rPr>
      </w:pPr>
    </w:p>
    <w:p w14:paraId="5607567C" w14:textId="77777777" w:rsidR="00D74D2B" w:rsidRPr="00D37298" w:rsidRDefault="00D74D2B" w:rsidP="009F2A51">
      <w:pPr>
        <w:widowControl w:val="0"/>
        <w:autoSpaceDE w:val="0"/>
        <w:autoSpaceDN w:val="0"/>
        <w:adjustRightInd w:val="0"/>
        <w:spacing w:after="0" w:line="240" w:lineRule="auto"/>
        <w:rPr>
          <w:rFonts w:ascii="Times New Roman" w:hAnsi="Times New Roman"/>
          <w:sz w:val="24"/>
          <w:szCs w:val="24"/>
        </w:rPr>
      </w:pPr>
    </w:p>
    <w:p w14:paraId="728DA41E" w14:textId="77777777"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14:paraId="3EDE0145" w14:textId="77777777"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14:paraId="65E37CF8" w14:textId="77777777"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14:paraId="633E2C2E" w14:textId="77777777"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14:paraId="6331C4BD" w14:textId="77777777"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14:paraId="0755734F" w14:textId="77777777"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14:paraId="74355FB5" w14:textId="77777777"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14:paraId="3EA5A3EE" w14:textId="77777777"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14:paraId="738EC0FE"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468EC0D1"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6D87E52B"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116F9B42"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01A3F78A"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0A5C2454"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0BEA7107"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3BFED599" w14:textId="77777777"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14:paraId="3A552BAE" w14:textId="77777777"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14:paraId="70799351"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031573DB"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690A3B8C"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489B6365"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0C40FC00"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34104B77"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702BE84C" w14:textId="77777777"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14:paraId="5F7BA42B" w14:textId="77777777"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14:paraId="2555E981" w14:textId="77777777"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14:paraId="6BEBB235" w14:textId="77777777"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14:paraId="4C208BDF" w14:textId="77777777"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14:paraId="17A2C427" w14:textId="77777777"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14:paraId="5A4BD359" w14:textId="77777777" w:rsidR="007D2F58" w:rsidRPr="00D37298" w:rsidRDefault="007D2F58" w:rsidP="009F2A51">
      <w:pPr>
        <w:widowControl w:val="0"/>
        <w:autoSpaceDE w:val="0"/>
        <w:autoSpaceDN w:val="0"/>
        <w:adjustRightInd w:val="0"/>
        <w:spacing w:after="0" w:line="240" w:lineRule="auto"/>
        <w:rPr>
          <w:rFonts w:ascii="Times New Roman" w:hAnsi="Times New Roman"/>
          <w:sz w:val="24"/>
          <w:szCs w:val="24"/>
        </w:rPr>
      </w:pPr>
    </w:p>
    <w:p w14:paraId="29F7EC9A" w14:textId="77777777" w:rsidR="007D2F58" w:rsidRPr="00D37298" w:rsidRDefault="007D2F58" w:rsidP="009F2A51">
      <w:pPr>
        <w:widowControl w:val="0"/>
        <w:autoSpaceDE w:val="0"/>
        <w:autoSpaceDN w:val="0"/>
        <w:adjustRightInd w:val="0"/>
        <w:spacing w:after="0" w:line="240" w:lineRule="auto"/>
        <w:rPr>
          <w:rFonts w:ascii="Times New Roman" w:hAnsi="Times New Roman"/>
          <w:sz w:val="24"/>
          <w:szCs w:val="24"/>
        </w:rPr>
      </w:pPr>
    </w:p>
    <w:p w14:paraId="273C9FAC" w14:textId="77777777" w:rsidR="008705BE" w:rsidRPr="00D37298" w:rsidRDefault="008705BE" w:rsidP="009F2A51">
      <w:pPr>
        <w:widowControl w:val="0"/>
        <w:autoSpaceDE w:val="0"/>
        <w:autoSpaceDN w:val="0"/>
        <w:adjustRightInd w:val="0"/>
        <w:spacing w:after="0" w:line="240" w:lineRule="auto"/>
        <w:rPr>
          <w:rFonts w:ascii="Times New Roman" w:hAnsi="Times New Roman"/>
          <w:sz w:val="24"/>
          <w:szCs w:val="24"/>
        </w:rPr>
      </w:pPr>
    </w:p>
    <w:p w14:paraId="5BC64726" w14:textId="77777777" w:rsidR="00D93C14" w:rsidRDefault="00D93C14" w:rsidP="009F2A51">
      <w:pPr>
        <w:widowControl w:val="0"/>
        <w:autoSpaceDE w:val="0"/>
        <w:autoSpaceDN w:val="0"/>
        <w:adjustRightInd w:val="0"/>
        <w:spacing w:after="0" w:line="240" w:lineRule="auto"/>
        <w:rPr>
          <w:rFonts w:ascii="Arial" w:hAnsi="Arial" w:cs="Arial"/>
          <w:sz w:val="24"/>
          <w:szCs w:val="24"/>
        </w:rPr>
      </w:pPr>
    </w:p>
    <w:sectPr w:rsidR="00D93C14" w:rsidSect="00D47089">
      <w:headerReference w:type="default" r:id="rId60"/>
      <w:footerReference w:type="default" r:id="rId61"/>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8DB50" w14:textId="77777777" w:rsidR="00E84C5E" w:rsidRDefault="00E84C5E" w:rsidP="009F2A51">
      <w:pPr>
        <w:spacing w:after="0" w:line="240" w:lineRule="auto"/>
      </w:pPr>
      <w:r>
        <w:separator/>
      </w:r>
    </w:p>
  </w:endnote>
  <w:endnote w:type="continuationSeparator" w:id="0">
    <w:p w14:paraId="5128AF89" w14:textId="77777777" w:rsidR="00E84C5E" w:rsidRDefault="00E84C5E"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52269" w14:textId="77777777" w:rsidR="00BD5B0C" w:rsidRDefault="00BD5B0C" w:rsidP="00BD5B0C">
    <w:pPr>
      <w:pStyle w:val="Footertext1"/>
      <w:rPr>
        <w:color w:val="FFFFFF"/>
      </w:rPr>
    </w:pPr>
    <w:r>
      <w:t>This document contains confidential and proprietary information,</w:t>
    </w:r>
  </w:p>
  <w:p w14:paraId="3D95E9D7" w14:textId="412F04F7" w:rsidR="00BD5B0C" w:rsidRDefault="00BD5B0C" w:rsidP="00BD5B0C">
    <w:pPr>
      <w:pStyle w:val="Footertext2"/>
      <w:rPr>
        <w:color w:val="FFFFFF"/>
      </w:rPr>
    </w:pPr>
    <w:r>
      <w:t xml:space="preserve">Which shall not be used, disclosed, or reproduced for any purpose other than the conduct of </w:t>
    </w:r>
    <w:r w:rsidR="007E7E7F">
      <w:t>company</w:t>
    </w:r>
    <w:r>
      <w:t xml:space="preserve"> business affairs.</w:t>
    </w:r>
  </w:p>
  <w:p w14:paraId="3B38B2D3" w14:textId="691DC375" w:rsidR="00BD5B0C" w:rsidRPr="000C47F2" w:rsidRDefault="00BD5B0C" w:rsidP="00BD5B0C">
    <w:pPr>
      <w:pStyle w:val="Footer"/>
    </w:pPr>
    <w:r w:rsidRPr="000C47F2">
      <w:t xml:space="preserve">Revised </w:t>
    </w:r>
    <w:r>
      <w:fldChar w:fldCharType="begin"/>
    </w:r>
    <w:r>
      <w:instrText xml:space="preserve"> DATE \@ "M/d/yyyy" </w:instrText>
    </w:r>
    <w:r>
      <w:fldChar w:fldCharType="separate"/>
    </w:r>
    <w:ins w:id="151" w:author="Palacherla, Susmitha C" w:date="2021-04-20T08:07:00Z">
      <w:r w:rsidR="000A251F">
        <w:rPr>
          <w:noProof/>
        </w:rPr>
        <w:t>4/20/2021</w:t>
      </w:r>
    </w:ins>
    <w:del w:id="152" w:author="Palacherla, Susmitha C" w:date="2021-04-20T08:07:00Z">
      <w:r w:rsidR="00542EBB" w:rsidDel="000A251F">
        <w:rPr>
          <w:noProof/>
        </w:rPr>
        <w:delText>4/19/2021</w:delText>
      </w:r>
    </w:del>
    <w:r>
      <w:fldChar w:fldCharType="end"/>
    </w:r>
    <w:r>
      <w:tab/>
    </w:r>
    <w:r>
      <w:tab/>
    </w:r>
    <w:r w:rsidRPr="000C47F2">
      <w:t xml:space="preserve">Page </w:t>
    </w:r>
    <w:r w:rsidRPr="000C47F2">
      <w:rPr>
        <w:rStyle w:val="PageNumber"/>
      </w:rPr>
      <w:fldChar w:fldCharType="begin"/>
    </w:r>
    <w:r w:rsidRPr="000C47F2">
      <w:rPr>
        <w:rStyle w:val="PageNumber"/>
      </w:rPr>
      <w:instrText xml:space="preserve"> PAGE </w:instrText>
    </w:r>
    <w:r w:rsidRPr="000C47F2">
      <w:rPr>
        <w:rStyle w:val="PageNumber"/>
      </w:rPr>
      <w:fldChar w:fldCharType="separate"/>
    </w:r>
    <w:r w:rsidR="007E7E7F">
      <w:rPr>
        <w:rStyle w:val="PageNumber"/>
        <w:noProof/>
      </w:rPr>
      <w:t>2</w:t>
    </w:r>
    <w:r w:rsidRPr="000C47F2">
      <w:rPr>
        <w:rStyle w:val="PageNumber"/>
      </w:rPr>
      <w:fldChar w:fldCharType="end"/>
    </w:r>
    <w:r w:rsidRPr="000C47F2">
      <w:rPr>
        <w:rStyle w:val="PageNumber"/>
      </w:rPr>
      <w:t xml:space="preserve"> of </w:t>
    </w:r>
    <w:r w:rsidRPr="000C47F2">
      <w:rPr>
        <w:rStyle w:val="PageNumber"/>
      </w:rPr>
      <w:fldChar w:fldCharType="begin"/>
    </w:r>
    <w:r w:rsidRPr="000C47F2">
      <w:rPr>
        <w:rStyle w:val="PageNumber"/>
      </w:rPr>
      <w:instrText xml:space="preserve"> NUMPAGES </w:instrText>
    </w:r>
    <w:r w:rsidRPr="000C47F2">
      <w:rPr>
        <w:rStyle w:val="PageNumber"/>
      </w:rPr>
      <w:fldChar w:fldCharType="separate"/>
    </w:r>
    <w:r w:rsidR="007E7E7F">
      <w:rPr>
        <w:rStyle w:val="PageNumber"/>
        <w:noProof/>
      </w:rPr>
      <w:t>49</w:t>
    </w:r>
    <w:r w:rsidRPr="000C47F2">
      <w:rPr>
        <w:rStyle w:val="PageNumber"/>
      </w:rPr>
      <w:fldChar w:fldCharType="end"/>
    </w:r>
  </w:p>
  <w:p w14:paraId="09311AB4" w14:textId="77777777" w:rsidR="00BD5B0C" w:rsidRDefault="00BD5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96FD2" w14:textId="77777777" w:rsidR="00E84C5E" w:rsidRDefault="00E84C5E" w:rsidP="009F2A51">
      <w:pPr>
        <w:spacing w:after="0" w:line="240" w:lineRule="auto"/>
      </w:pPr>
      <w:r>
        <w:separator/>
      </w:r>
    </w:p>
  </w:footnote>
  <w:footnote w:type="continuationSeparator" w:id="0">
    <w:p w14:paraId="1C2562DF" w14:textId="77777777" w:rsidR="00E84C5E" w:rsidRDefault="00E84C5E" w:rsidP="009F2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B46AB" w14:textId="77777777" w:rsidR="00BD5B0C" w:rsidRDefault="00BD5B0C" w:rsidP="00BD5B0C">
    <w:pPr>
      <w:pStyle w:val="Header"/>
    </w:pPr>
    <w:r>
      <w:t>eCoaching Log System</w:t>
    </w:r>
  </w:p>
  <w:p w14:paraId="6A52ED81" w14:textId="77777777" w:rsidR="00BD5B0C" w:rsidRDefault="00BD5B0C">
    <w:pPr>
      <w:pStyle w:val="Header"/>
    </w:pPr>
  </w:p>
  <w:p w14:paraId="0A6E5079" w14:textId="77777777" w:rsidR="00BD5B0C" w:rsidRDefault="00BD5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1D55"/>
    <w:multiLevelType w:val="hybridMultilevel"/>
    <w:tmpl w:val="76AAF752"/>
    <w:lvl w:ilvl="0" w:tplc="0409000F">
      <w:start w:val="1"/>
      <w:numFmt w:val="decimal"/>
      <w:lvlText w:val="%1."/>
      <w:lvlJc w:val="left"/>
      <w:pPr>
        <w:ind w:left="9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177D6"/>
    <w:multiLevelType w:val="hybridMultilevel"/>
    <w:tmpl w:val="102CC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C4F54DA"/>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3C34D1"/>
    <w:multiLevelType w:val="hybridMultilevel"/>
    <w:tmpl w:val="0610FC5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6" w15:restartNumberingAfterBreak="0">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9" w15:restartNumberingAfterBreak="0">
    <w:nsid w:val="4A7B0786"/>
    <w:multiLevelType w:val="hybridMultilevel"/>
    <w:tmpl w:val="76AAF752"/>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613F4D"/>
    <w:multiLevelType w:val="hybridMultilevel"/>
    <w:tmpl w:val="CA0E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7"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FEB64DC"/>
    <w:multiLevelType w:val="hybridMultilevel"/>
    <w:tmpl w:val="3E50097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2"/>
  </w:num>
  <w:num w:numId="3">
    <w:abstractNumId w:val="5"/>
  </w:num>
  <w:num w:numId="4">
    <w:abstractNumId w:val="8"/>
  </w:num>
  <w:num w:numId="5">
    <w:abstractNumId w:val="7"/>
  </w:num>
  <w:num w:numId="6">
    <w:abstractNumId w:val="17"/>
  </w:num>
  <w:num w:numId="7">
    <w:abstractNumId w:val="16"/>
  </w:num>
  <w:num w:numId="8">
    <w:abstractNumId w:val="2"/>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6"/>
  </w:num>
  <w:num w:numId="12">
    <w:abstractNumId w:val="14"/>
  </w:num>
  <w:num w:numId="13">
    <w:abstractNumId w:val="3"/>
  </w:num>
  <w:num w:numId="14">
    <w:abstractNumId w:val="10"/>
  </w:num>
  <w:num w:numId="15">
    <w:abstractNumId w:val="13"/>
  </w:num>
  <w:num w:numId="16">
    <w:abstractNumId w:val="0"/>
  </w:num>
  <w:num w:numId="17">
    <w:abstractNumId w:val="9"/>
  </w:num>
  <w:num w:numId="18">
    <w:abstractNumId w:val="2"/>
  </w:num>
  <w:num w:numId="19">
    <w:abstractNumId w:val="2"/>
  </w:num>
  <w:num w:numId="20">
    <w:abstractNumId w:val="2"/>
  </w:num>
  <w:num w:numId="21">
    <w:abstractNumId w:val="4"/>
  </w:num>
  <w:num w:numId="22">
    <w:abstractNumId w:val="18"/>
  </w:num>
  <w:num w:numId="23">
    <w:abstractNumId w:val="1"/>
  </w:num>
  <w:num w:numId="24">
    <w:abstractNumId w:val="2"/>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lacherla, Susmitha C">
    <w15:presenceInfo w15:providerId="AD" w15:userId="S::susmithacpalacherla@maximus.com::aca56eee-8690-4e75-b830-7830b36a59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2977"/>
    <w:rsid w:val="00022CCE"/>
    <w:rsid w:val="00024AB2"/>
    <w:rsid w:val="00026033"/>
    <w:rsid w:val="00026536"/>
    <w:rsid w:val="0004360A"/>
    <w:rsid w:val="00060E62"/>
    <w:rsid w:val="00096AE8"/>
    <w:rsid w:val="00096C08"/>
    <w:rsid w:val="000A251F"/>
    <w:rsid w:val="000B5EF7"/>
    <w:rsid w:val="000C141C"/>
    <w:rsid w:val="000C1C25"/>
    <w:rsid w:val="000C3865"/>
    <w:rsid w:val="000D57E7"/>
    <w:rsid w:val="000E074D"/>
    <w:rsid w:val="000E23FA"/>
    <w:rsid w:val="000E56D1"/>
    <w:rsid w:val="000E616C"/>
    <w:rsid w:val="00111203"/>
    <w:rsid w:val="00122711"/>
    <w:rsid w:val="00123944"/>
    <w:rsid w:val="00133126"/>
    <w:rsid w:val="00135920"/>
    <w:rsid w:val="00136D0D"/>
    <w:rsid w:val="001377E4"/>
    <w:rsid w:val="00141B19"/>
    <w:rsid w:val="00144DAD"/>
    <w:rsid w:val="0015168F"/>
    <w:rsid w:val="00153371"/>
    <w:rsid w:val="0015614B"/>
    <w:rsid w:val="00157107"/>
    <w:rsid w:val="0016044C"/>
    <w:rsid w:val="001649AE"/>
    <w:rsid w:val="00166258"/>
    <w:rsid w:val="00170D44"/>
    <w:rsid w:val="0017605E"/>
    <w:rsid w:val="00185C30"/>
    <w:rsid w:val="001B03E6"/>
    <w:rsid w:val="001B35F6"/>
    <w:rsid w:val="001B4454"/>
    <w:rsid w:val="001B4BE1"/>
    <w:rsid w:val="001E1452"/>
    <w:rsid w:val="001F402C"/>
    <w:rsid w:val="00202048"/>
    <w:rsid w:val="002074EC"/>
    <w:rsid w:val="00210C0C"/>
    <w:rsid w:val="00213A1B"/>
    <w:rsid w:val="00217802"/>
    <w:rsid w:val="00217E7F"/>
    <w:rsid w:val="002326CC"/>
    <w:rsid w:val="00236F54"/>
    <w:rsid w:val="00236FD2"/>
    <w:rsid w:val="002431EB"/>
    <w:rsid w:val="00260C5D"/>
    <w:rsid w:val="00263314"/>
    <w:rsid w:val="00265092"/>
    <w:rsid w:val="00265A6D"/>
    <w:rsid w:val="00265B61"/>
    <w:rsid w:val="0027630C"/>
    <w:rsid w:val="0028710A"/>
    <w:rsid w:val="00290CD1"/>
    <w:rsid w:val="002B6EC8"/>
    <w:rsid w:val="002C1F88"/>
    <w:rsid w:val="002C3B04"/>
    <w:rsid w:val="002D5D3B"/>
    <w:rsid w:val="002F47D9"/>
    <w:rsid w:val="002F5746"/>
    <w:rsid w:val="003011AB"/>
    <w:rsid w:val="00304EEA"/>
    <w:rsid w:val="00320E41"/>
    <w:rsid w:val="00323C43"/>
    <w:rsid w:val="003376CE"/>
    <w:rsid w:val="00350946"/>
    <w:rsid w:val="00360E8C"/>
    <w:rsid w:val="00360EAA"/>
    <w:rsid w:val="00365021"/>
    <w:rsid w:val="0038108C"/>
    <w:rsid w:val="003844F6"/>
    <w:rsid w:val="0038466D"/>
    <w:rsid w:val="0039003A"/>
    <w:rsid w:val="003D2977"/>
    <w:rsid w:val="00401F64"/>
    <w:rsid w:val="004020EE"/>
    <w:rsid w:val="004150EA"/>
    <w:rsid w:val="0044254B"/>
    <w:rsid w:val="00452D84"/>
    <w:rsid w:val="00481F6E"/>
    <w:rsid w:val="00490C4F"/>
    <w:rsid w:val="0049254A"/>
    <w:rsid w:val="00494DF0"/>
    <w:rsid w:val="00495C0E"/>
    <w:rsid w:val="004A080A"/>
    <w:rsid w:val="004A132D"/>
    <w:rsid w:val="004A6695"/>
    <w:rsid w:val="004A6D60"/>
    <w:rsid w:val="004B5097"/>
    <w:rsid w:val="004B6E5C"/>
    <w:rsid w:val="004C48CE"/>
    <w:rsid w:val="004D1067"/>
    <w:rsid w:val="004D3B66"/>
    <w:rsid w:val="004E3D97"/>
    <w:rsid w:val="004F7CB4"/>
    <w:rsid w:val="00504005"/>
    <w:rsid w:val="00514612"/>
    <w:rsid w:val="0053330A"/>
    <w:rsid w:val="00542EBB"/>
    <w:rsid w:val="00572F34"/>
    <w:rsid w:val="00574DF5"/>
    <w:rsid w:val="005858ED"/>
    <w:rsid w:val="005A139D"/>
    <w:rsid w:val="005A6695"/>
    <w:rsid w:val="005B36FF"/>
    <w:rsid w:val="005C3398"/>
    <w:rsid w:val="005C34A1"/>
    <w:rsid w:val="005C5900"/>
    <w:rsid w:val="005E5CD7"/>
    <w:rsid w:val="005E7200"/>
    <w:rsid w:val="005F0717"/>
    <w:rsid w:val="005F5B80"/>
    <w:rsid w:val="005F7342"/>
    <w:rsid w:val="00601CBA"/>
    <w:rsid w:val="00605458"/>
    <w:rsid w:val="00623B88"/>
    <w:rsid w:val="00634737"/>
    <w:rsid w:val="00634B03"/>
    <w:rsid w:val="006411BC"/>
    <w:rsid w:val="00651AE3"/>
    <w:rsid w:val="006607CC"/>
    <w:rsid w:val="006633D7"/>
    <w:rsid w:val="00681BE6"/>
    <w:rsid w:val="006913F0"/>
    <w:rsid w:val="00695E80"/>
    <w:rsid w:val="006964A2"/>
    <w:rsid w:val="006A5813"/>
    <w:rsid w:val="006E018C"/>
    <w:rsid w:val="006E3934"/>
    <w:rsid w:val="006F770C"/>
    <w:rsid w:val="00714708"/>
    <w:rsid w:val="00720707"/>
    <w:rsid w:val="0073170A"/>
    <w:rsid w:val="00732F3C"/>
    <w:rsid w:val="00736BF7"/>
    <w:rsid w:val="00743901"/>
    <w:rsid w:val="0074547D"/>
    <w:rsid w:val="00750891"/>
    <w:rsid w:val="00756BEE"/>
    <w:rsid w:val="0076086A"/>
    <w:rsid w:val="00780774"/>
    <w:rsid w:val="00780B5B"/>
    <w:rsid w:val="007931F8"/>
    <w:rsid w:val="00794A10"/>
    <w:rsid w:val="007954EB"/>
    <w:rsid w:val="007A2AFC"/>
    <w:rsid w:val="007A6392"/>
    <w:rsid w:val="007B21AB"/>
    <w:rsid w:val="007B3C9C"/>
    <w:rsid w:val="007B5133"/>
    <w:rsid w:val="007B6A67"/>
    <w:rsid w:val="007B6A68"/>
    <w:rsid w:val="007C480A"/>
    <w:rsid w:val="007D2F58"/>
    <w:rsid w:val="007E4ABC"/>
    <w:rsid w:val="007E660F"/>
    <w:rsid w:val="007E7E7F"/>
    <w:rsid w:val="007F0FE6"/>
    <w:rsid w:val="007F36E6"/>
    <w:rsid w:val="008212C1"/>
    <w:rsid w:val="00833BBA"/>
    <w:rsid w:val="00835C80"/>
    <w:rsid w:val="00836621"/>
    <w:rsid w:val="00855A8E"/>
    <w:rsid w:val="008576A7"/>
    <w:rsid w:val="00860DD5"/>
    <w:rsid w:val="00862045"/>
    <w:rsid w:val="008705BE"/>
    <w:rsid w:val="00876FE2"/>
    <w:rsid w:val="00881025"/>
    <w:rsid w:val="00894FF0"/>
    <w:rsid w:val="008A0084"/>
    <w:rsid w:val="008C2FA7"/>
    <w:rsid w:val="008C584B"/>
    <w:rsid w:val="008D184D"/>
    <w:rsid w:val="0091524F"/>
    <w:rsid w:val="009152BD"/>
    <w:rsid w:val="00926339"/>
    <w:rsid w:val="00932115"/>
    <w:rsid w:val="009330C3"/>
    <w:rsid w:val="00946573"/>
    <w:rsid w:val="00950B2C"/>
    <w:rsid w:val="009651B4"/>
    <w:rsid w:val="009773E7"/>
    <w:rsid w:val="00987C80"/>
    <w:rsid w:val="00992DC5"/>
    <w:rsid w:val="009A4223"/>
    <w:rsid w:val="009D1884"/>
    <w:rsid w:val="009D447D"/>
    <w:rsid w:val="009E6009"/>
    <w:rsid w:val="009F2A51"/>
    <w:rsid w:val="009F2B71"/>
    <w:rsid w:val="009F77F3"/>
    <w:rsid w:val="00A05066"/>
    <w:rsid w:val="00A12835"/>
    <w:rsid w:val="00A1321B"/>
    <w:rsid w:val="00A15BC8"/>
    <w:rsid w:val="00A204D3"/>
    <w:rsid w:val="00A34C11"/>
    <w:rsid w:val="00A45C57"/>
    <w:rsid w:val="00A47122"/>
    <w:rsid w:val="00A51C37"/>
    <w:rsid w:val="00A52549"/>
    <w:rsid w:val="00A66BB6"/>
    <w:rsid w:val="00A71CC9"/>
    <w:rsid w:val="00A77BD9"/>
    <w:rsid w:val="00A912FD"/>
    <w:rsid w:val="00A96E41"/>
    <w:rsid w:val="00A97EC1"/>
    <w:rsid w:val="00AC4136"/>
    <w:rsid w:val="00AC6E0C"/>
    <w:rsid w:val="00AE6907"/>
    <w:rsid w:val="00AF27BB"/>
    <w:rsid w:val="00AF4DD5"/>
    <w:rsid w:val="00B148DC"/>
    <w:rsid w:val="00B15619"/>
    <w:rsid w:val="00B17252"/>
    <w:rsid w:val="00B41F6B"/>
    <w:rsid w:val="00B4337E"/>
    <w:rsid w:val="00B5202B"/>
    <w:rsid w:val="00B703BB"/>
    <w:rsid w:val="00B7425F"/>
    <w:rsid w:val="00B853DF"/>
    <w:rsid w:val="00B87AE1"/>
    <w:rsid w:val="00B94B3A"/>
    <w:rsid w:val="00B97A0A"/>
    <w:rsid w:val="00BA7B09"/>
    <w:rsid w:val="00BD2C9B"/>
    <w:rsid w:val="00BD5B0C"/>
    <w:rsid w:val="00BF6E5C"/>
    <w:rsid w:val="00BF7FF7"/>
    <w:rsid w:val="00C006AB"/>
    <w:rsid w:val="00C103E4"/>
    <w:rsid w:val="00C148E6"/>
    <w:rsid w:val="00C17305"/>
    <w:rsid w:val="00C20D15"/>
    <w:rsid w:val="00C228D9"/>
    <w:rsid w:val="00C3167F"/>
    <w:rsid w:val="00C35E45"/>
    <w:rsid w:val="00C478C6"/>
    <w:rsid w:val="00C53166"/>
    <w:rsid w:val="00C57C3E"/>
    <w:rsid w:val="00C6505A"/>
    <w:rsid w:val="00C66923"/>
    <w:rsid w:val="00C74E9D"/>
    <w:rsid w:val="00C74EEA"/>
    <w:rsid w:val="00C84DC7"/>
    <w:rsid w:val="00C86D30"/>
    <w:rsid w:val="00CC2EE4"/>
    <w:rsid w:val="00CC4682"/>
    <w:rsid w:val="00CD7CE3"/>
    <w:rsid w:val="00CE328F"/>
    <w:rsid w:val="00D1047C"/>
    <w:rsid w:val="00D2382E"/>
    <w:rsid w:val="00D329A1"/>
    <w:rsid w:val="00D37298"/>
    <w:rsid w:val="00D37C04"/>
    <w:rsid w:val="00D4079B"/>
    <w:rsid w:val="00D43FD1"/>
    <w:rsid w:val="00D47089"/>
    <w:rsid w:val="00D52B53"/>
    <w:rsid w:val="00D62E27"/>
    <w:rsid w:val="00D63E6E"/>
    <w:rsid w:val="00D74D2B"/>
    <w:rsid w:val="00D74FAF"/>
    <w:rsid w:val="00D77679"/>
    <w:rsid w:val="00D82A66"/>
    <w:rsid w:val="00D93C14"/>
    <w:rsid w:val="00DA3001"/>
    <w:rsid w:val="00DB4FD0"/>
    <w:rsid w:val="00DC43BA"/>
    <w:rsid w:val="00DD0B27"/>
    <w:rsid w:val="00DD7F3D"/>
    <w:rsid w:val="00DE06FE"/>
    <w:rsid w:val="00DF0E93"/>
    <w:rsid w:val="00DF6C82"/>
    <w:rsid w:val="00E012D4"/>
    <w:rsid w:val="00E26657"/>
    <w:rsid w:val="00E26DA9"/>
    <w:rsid w:val="00E3438D"/>
    <w:rsid w:val="00E3461D"/>
    <w:rsid w:val="00E36F9D"/>
    <w:rsid w:val="00E42C88"/>
    <w:rsid w:val="00E5171C"/>
    <w:rsid w:val="00E55462"/>
    <w:rsid w:val="00E572AC"/>
    <w:rsid w:val="00E64317"/>
    <w:rsid w:val="00E654C3"/>
    <w:rsid w:val="00E66759"/>
    <w:rsid w:val="00E67201"/>
    <w:rsid w:val="00E74114"/>
    <w:rsid w:val="00E77AE0"/>
    <w:rsid w:val="00E8295B"/>
    <w:rsid w:val="00E83C44"/>
    <w:rsid w:val="00E84C5E"/>
    <w:rsid w:val="00E97561"/>
    <w:rsid w:val="00EA7EB2"/>
    <w:rsid w:val="00EB062B"/>
    <w:rsid w:val="00EC642C"/>
    <w:rsid w:val="00EE06FD"/>
    <w:rsid w:val="00EE25CC"/>
    <w:rsid w:val="00F00100"/>
    <w:rsid w:val="00F16F99"/>
    <w:rsid w:val="00F37079"/>
    <w:rsid w:val="00F465F4"/>
    <w:rsid w:val="00F53049"/>
    <w:rsid w:val="00F56A29"/>
    <w:rsid w:val="00F8420E"/>
    <w:rsid w:val="00F85550"/>
    <w:rsid w:val="00F94DAF"/>
    <w:rsid w:val="00FA6FC3"/>
    <w:rsid w:val="00FB1E19"/>
    <w:rsid w:val="00FB4D2F"/>
    <w:rsid w:val="00FC3DCF"/>
    <w:rsid w:val="00FE0A8B"/>
    <w:rsid w:val="00FE56FB"/>
    <w:rsid w:val="00FE6FB0"/>
    <w:rsid w:val="00FF578D"/>
    <w:rsid w:val="00FF6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3BAAB31"/>
  <w15:docId w15:val="{29F12BA4-5623-41E4-99F0-4CCBD997A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nhideWhenUsed/>
    <w:rsid w:val="009F2A51"/>
    <w:pPr>
      <w:tabs>
        <w:tab w:val="center" w:pos="4680"/>
        <w:tab w:val="right" w:pos="9360"/>
      </w:tabs>
    </w:pPr>
  </w:style>
  <w:style w:type="character" w:customStyle="1" w:styleId="FooterChar">
    <w:name w:val="Footer Char"/>
    <w:basedOn w:val="DefaultParagraphFont"/>
    <w:link w:val="Footer"/>
    <w:uiPriority w:val="99"/>
    <w:locked/>
    <w:rsid w:val="009F2A51"/>
    <w:rPr>
      <w:rFonts w:cs="Times New Roman"/>
    </w:rPr>
  </w:style>
  <w:style w:type="character" w:styleId="PageNumber">
    <w:name w:val="page number"/>
    <w:basedOn w:val="DefaultParagraphFont"/>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 w:type="character" w:customStyle="1" w:styleId="info-text4">
    <w:name w:val="info-text4"/>
    <w:basedOn w:val="DefaultParagraphFont"/>
    <w:rsid w:val="005F5B80"/>
  </w:style>
  <w:style w:type="paragraph" w:customStyle="1" w:styleId="Footertext1">
    <w:name w:val="Footer text 1"/>
    <w:basedOn w:val="Footer"/>
    <w:rsid w:val="00BD5B0C"/>
    <w:pPr>
      <w:tabs>
        <w:tab w:val="clear" w:pos="4680"/>
        <w:tab w:val="clear" w:pos="9360"/>
      </w:tabs>
      <w:spacing w:before="120" w:after="0" w:line="240" w:lineRule="auto"/>
      <w:jc w:val="center"/>
    </w:pPr>
    <w:rPr>
      <w:rFonts w:ascii="CG Times" w:hAnsi="CG Times" w:cs="Vrinda"/>
      <w:sz w:val="18"/>
      <w:szCs w:val="18"/>
    </w:rPr>
  </w:style>
  <w:style w:type="paragraph" w:customStyle="1" w:styleId="Footertext2">
    <w:name w:val="Footer text 2"/>
    <w:basedOn w:val="Footer"/>
    <w:rsid w:val="00BD5B0C"/>
    <w:pPr>
      <w:tabs>
        <w:tab w:val="clear" w:pos="4680"/>
        <w:tab w:val="clear" w:pos="9360"/>
      </w:tabs>
      <w:spacing w:after="0" w:line="240" w:lineRule="auto"/>
      <w:jc w:val="center"/>
    </w:pPr>
    <w:rPr>
      <w:rFonts w:ascii="CG Times" w:hAnsi="CG Times" w:cs="Vrinda"/>
      <w:sz w:val="18"/>
      <w:szCs w:val="18"/>
    </w:rPr>
  </w:style>
  <w:style w:type="character" w:styleId="UnresolvedMention">
    <w:name w:val="Unresolved Mention"/>
    <w:basedOn w:val="DefaultParagraphFont"/>
    <w:uiPriority w:val="99"/>
    <w:semiHidden/>
    <w:unhideWhenUsed/>
    <w:rsid w:val="00542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30180A-C0EB-4B9D-901D-D7FC7866E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1</Pages>
  <Words>2558</Words>
  <Characters>14583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17107</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hinmda</dc:creator>
  <cp:lastModifiedBy>Palacherla, Susmitha C</cp:lastModifiedBy>
  <cp:revision>57</cp:revision>
  <dcterms:created xsi:type="dcterms:W3CDTF">2014-05-14T13:23:00Z</dcterms:created>
  <dcterms:modified xsi:type="dcterms:W3CDTF">2021-04-20T12:07:00Z</dcterms:modified>
</cp:coreProperties>
</file>