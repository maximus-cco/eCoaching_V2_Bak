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D37298" w:rsidRDefault="009F2A51" w:rsidP="009F2A51">
      <w:pPr>
        <w:pStyle w:val="Title1"/>
        <w:rPr>
          <w:rFonts w:ascii="Times New Roman" w:hAnsi="Times New Roman"/>
        </w:rPr>
      </w:pPr>
      <w:bookmarkStart w:id="0" w:name="_Ref29370327"/>
      <w:bookmarkEnd w:id="0"/>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A47122" w:rsidP="009F2A51">
      <w:pPr>
        <w:ind w:right="-270"/>
        <w:jc w:val="center"/>
        <w:rPr>
          <w:rFonts w:ascii="Times New Roman" w:hAnsi="Times New Roman"/>
        </w:rPr>
      </w:pPr>
      <w:r w:rsidRPr="00D37298">
        <w:rPr>
          <w:rFonts w:ascii="Times New Roman" w:hAnsi="Times New Roman"/>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1B4454" w:rsidRPr="00D37298" w:rsidRDefault="001B4454" w:rsidP="001B4454">
      <w:pPr>
        <w:pStyle w:val="BodyText"/>
        <w:spacing w:before="240" w:after="60"/>
        <w:jc w:val="center"/>
        <w:rPr>
          <w:b/>
          <w:sz w:val="32"/>
        </w:rPr>
      </w:pPr>
      <w:r w:rsidRPr="00D37298">
        <w:rPr>
          <w:b/>
          <w:sz w:val="36"/>
        </w:rPr>
        <w:t xml:space="preserve">Title: </w:t>
      </w:r>
      <w:r w:rsidRPr="00D37298">
        <w:rPr>
          <w:b/>
          <w:sz w:val="32"/>
        </w:rPr>
        <w:t>eCoaching_</w:t>
      </w:r>
      <w:r w:rsidR="00495C0E" w:rsidRPr="00D37298">
        <w:rPr>
          <w:b/>
          <w:sz w:val="32"/>
        </w:rPr>
        <w:t>Quality</w:t>
      </w:r>
      <w:r w:rsidRPr="00D37298">
        <w:rPr>
          <w:b/>
          <w:sz w:val="32"/>
        </w:rPr>
        <w:t>_Load</w:t>
      </w:r>
    </w:p>
    <w:p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
      <w:tblGrid>
        <w:gridCol w:w="2169"/>
        <w:gridCol w:w="5949"/>
      </w:tblGrid>
      <w:tr w:rsidR="007A6392" w:rsidRPr="00D37298" w:rsidTr="00A77BD9">
        <w:trPr>
          <w:jc w:val="center"/>
        </w:trPr>
        <w:tc>
          <w:tcPr>
            <w:tcW w:w="2169" w:type="dxa"/>
          </w:tcPr>
          <w:p w:rsidR="007A6392" w:rsidRPr="00D37298" w:rsidRDefault="007A6392" w:rsidP="007A6392">
            <w:pPr>
              <w:rPr>
                <w:rFonts w:ascii="Times New Roman" w:hAnsi="Times New Roman"/>
              </w:rPr>
            </w:pPr>
            <w:r w:rsidRPr="00D37298">
              <w:rPr>
                <w:rFonts w:ascii="Times New Roman" w:hAnsi="Times New Roman"/>
              </w:rPr>
              <w:t>Last Modified</w:t>
            </w:r>
          </w:p>
        </w:tc>
        <w:tc>
          <w:tcPr>
            <w:tcW w:w="5949" w:type="dxa"/>
          </w:tcPr>
          <w:p w:rsidR="007A6392" w:rsidRPr="00D37298" w:rsidRDefault="007A6392" w:rsidP="007A6392">
            <w:pPr>
              <w:rPr>
                <w:rFonts w:ascii="Times New Roman" w:hAnsi="Times New Roman"/>
              </w:rPr>
            </w:pPr>
            <w:r w:rsidRPr="00D37298">
              <w:rPr>
                <w:rFonts w:ascii="Times New Roman" w:hAnsi="Times New Roman"/>
              </w:rPr>
              <w:t>Description</w:t>
            </w:r>
          </w:p>
        </w:tc>
      </w:tr>
      <w:tr w:rsidR="00F53049" w:rsidRPr="00D37298" w:rsidTr="00A77BD9">
        <w:trPr>
          <w:jc w:val="center"/>
        </w:trPr>
        <w:tc>
          <w:tcPr>
            <w:tcW w:w="2169" w:type="dxa"/>
            <w:tcBorders>
              <w:top w:val="single" w:sz="12" w:space="0" w:color="auto"/>
              <w:left w:val="single" w:sz="6" w:space="0" w:color="auto"/>
              <w:bottom w:val="single" w:sz="12" w:space="0" w:color="auto"/>
              <w:right w:val="single" w:sz="6" w:space="0" w:color="auto"/>
            </w:tcBorders>
          </w:tcPr>
          <w:p w:rsidR="00F53049" w:rsidRPr="00D37298" w:rsidRDefault="00F53049" w:rsidP="00F53049">
            <w:pPr>
              <w:rPr>
                <w:rFonts w:ascii="Times New Roman" w:hAnsi="Times New Roman"/>
              </w:rPr>
            </w:pPr>
            <w:ins w:id="1" w:author="Palacherla, Susmitha C (NONUS)" w:date="2019-07-10T16:52:00Z">
              <w:r>
                <w:rPr>
                  <w:rFonts w:ascii="Times New Roman (PCL6)" w:hAnsi="Times New Roman (PCL6)"/>
                </w:rPr>
                <w:t>7/10/2019</w:t>
              </w:r>
            </w:ins>
            <w:del w:id="2" w:author="Palacherla, Susmitha C (NONUS)" w:date="2019-07-10T16:52:00Z">
              <w:r w:rsidDel="00EF6B57">
                <w:rPr>
                  <w:rFonts w:ascii="Times New Roman (PCL6)" w:hAnsi="Times New Roman (PCL6)"/>
                </w:rPr>
                <w:delText>03/26/2018</w:delText>
              </w:r>
            </w:del>
          </w:p>
        </w:tc>
        <w:tc>
          <w:tcPr>
            <w:tcW w:w="5949" w:type="dxa"/>
            <w:tcBorders>
              <w:top w:val="single" w:sz="12" w:space="0" w:color="auto"/>
              <w:left w:val="single" w:sz="6" w:space="0" w:color="auto"/>
              <w:bottom w:val="single" w:sz="12" w:space="0" w:color="auto"/>
              <w:right w:val="single" w:sz="6" w:space="0" w:color="auto"/>
            </w:tcBorders>
          </w:tcPr>
          <w:p w:rsidR="00F53049" w:rsidRPr="00D37298" w:rsidRDefault="00F53049" w:rsidP="00F53049">
            <w:pPr>
              <w:rPr>
                <w:rFonts w:ascii="Times New Roman" w:hAnsi="Times New Roman"/>
              </w:rPr>
            </w:pPr>
            <w:ins w:id="3" w:author="Palacherla, Susmitha C (NONUS)" w:date="2019-07-10T16:52:00Z">
              <w:r w:rsidRPr="00F53049">
                <w:rPr>
                  <w:rFonts w:ascii="Times New Roman (PCL6)" w:hAnsi="Times New Roman (PCL6)"/>
                </w:rPr>
                <w:t>TFS 14706 - Switch smtpout.gdit.com to ironport.maximus.com</w:t>
              </w:r>
            </w:ins>
            <w:del w:id="4" w:author="Palacherla, Susmitha C (NONUS)" w:date="2019-07-10T16:52:00Z">
              <w:r w:rsidDel="00EF6B57">
                <w:rPr>
                  <w:rFonts w:ascii="Times New Roman (PCL6)" w:hAnsi="Times New Roman (PCL6)"/>
                </w:rPr>
                <w:delText xml:space="preserve">TFS 9204  – </w:delText>
              </w:r>
              <w:r w:rsidRPr="00F53049" w:rsidDel="00EF6B57">
                <w:rPr>
                  <w:rFonts w:ascii="Times New Roman (PCL6)" w:hAnsi="Times New Roman (PCL6)"/>
                </w:rPr>
                <w:delText>Verint inactivated evaluations from IQS to eCL</w:delText>
              </w:r>
            </w:del>
          </w:p>
        </w:tc>
      </w:tr>
    </w:tbl>
    <w:p w:rsidR="007A6392" w:rsidRPr="00D37298" w:rsidRDefault="007A6392" w:rsidP="007A6392">
      <w:pPr>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D9967"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F937E"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1A909"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D37298" w:rsidRDefault="009F2A51" w:rsidP="009F2A51">
      <w:pPr>
        <w:tabs>
          <w:tab w:val="left" w:pos="1980"/>
          <w:tab w:val="left" w:pos="6750"/>
        </w:tabs>
        <w:ind w:right="-270"/>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2"/>
        </w:rPr>
      </w:pPr>
      <w:r w:rsidRPr="00D37298">
        <w:rPr>
          <w:rFonts w:ascii="Times New Roman" w:hAnsi="Times New Roman"/>
          <w:noProof/>
        </w:rPr>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A9F1A"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3E3D7"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Approved by:</w:t>
      </w:r>
      <w:r w:rsidR="009F2A51" w:rsidRPr="00D37298">
        <w:rPr>
          <w:rFonts w:ascii="Times New Roman" w:hAnsi="Times New Roman"/>
          <w:b w:val="0"/>
          <w:sz w:val="20"/>
        </w:rPr>
        <w:tab/>
      </w:r>
      <w:r w:rsidR="009F2A51" w:rsidRPr="00D37298">
        <w:rPr>
          <w:rFonts w:ascii="Times New Roman" w:hAnsi="Times New Roman"/>
          <w:b w:val="0"/>
          <w:sz w:val="20"/>
        </w:rPr>
        <w:tab/>
      </w:r>
      <w:r w:rsidR="009F2A51" w:rsidRPr="00D37298">
        <w:rPr>
          <w:rFonts w:ascii="Times New Roman" w:hAnsi="Times New Roman"/>
          <w:b w:val="0"/>
          <w:sz w:val="22"/>
        </w:rPr>
        <w:t xml:space="preserve">Date: </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hdr1"/>
        <w:ind w:left="0" w:right="-270"/>
        <w:jc w:val="center"/>
        <w:rPr>
          <w:b/>
          <w:sz w:val="28"/>
        </w:rPr>
      </w:pPr>
      <w:r w:rsidRPr="00D37298">
        <w:rPr>
          <w:b/>
          <w:sz w:val="28"/>
        </w:rPr>
        <w:t>Change History Log</w:t>
      </w:r>
    </w:p>
    <w:p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298" w:rsidTr="001377E4">
        <w:trPr>
          <w:tblHeader/>
        </w:trPr>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Date</w:t>
            </w:r>
          </w:p>
        </w:tc>
        <w:tc>
          <w:tcPr>
            <w:tcW w:w="950" w:type="dxa"/>
            <w:shd w:val="solid" w:color="auto" w:fill="000000"/>
          </w:tcPr>
          <w:p w:rsidR="00F37079" w:rsidRPr="00D37298" w:rsidRDefault="00F37079" w:rsidP="00A45C57">
            <w:pPr>
              <w:pStyle w:val="hdr1"/>
              <w:spacing w:before="0"/>
              <w:ind w:left="0"/>
              <w:jc w:val="center"/>
              <w:rPr>
                <w:b/>
                <w:sz w:val="20"/>
              </w:rPr>
            </w:pPr>
            <w:r w:rsidRPr="00D37298">
              <w:rPr>
                <w:b/>
                <w:sz w:val="20"/>
              </w:rPr>
              <w:t>Version</w:t>
            </w:r>
          </w:p>
        </w:tc>
        <w:tc>
          <w:tcPr>
            <w:tcW w:w="5370" w:type="dxa"/>
            <w:shd w:val="solid" w:color="auto" w:fill="000000"/>
          </w:tcPr>
          <w:p w:rsidR="00F37079" w:rsidRPr="00D37298" w:rsidRDefault="00F37079" w:rsidP="00A45C57">
            <w:pPr>
              <w:pStyle w:val="hdr1"/>
              <w:spacing w:before="0"/>
              <w:ind w:left="0"/>
              <w:jc w:val="center"/>
              <w:rPr>
                <w:b/>
                <w:sz w:val="20"/>
              </w:rPr>
            </w:pPr>
            <w:r w:rsidRPr="00D37298">
              <w:rPr>
                <w:b/>
                <w:sz w:val="20"/>
              </w:rPr>
              <w:t>Change Description</w:t>
            </w:r>
          </w:p>
        </w:tc>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Author</w:t>
            </w:r>
          </w:p>
        </w:tc>
      </w:tr>
      <w:tr w:rsidR="00F37079" w:rsidRPr="00D37298" w:rsidTr="001377E4">
        <w:tc>
          <w:tcPr>
            <w:tcW w:w="0" w:type="auto"/>
          </w:tcPr>
          <w:p w:rsidR="00F37079" w:rsidRPr="00D37298" w:rsidRDefault="00F37079" w:rsidP="00213A1B">
            <w:pPr>
              <w:pStyle w:val="hdr1"/>
              <w:ind w:left="0"/>
              <w:jc w:val="left"/>
            </w:pPr>
            <w:r w:rsidRPr="00D37298">
              <w:t>05/01/2014</w:t>
            </w:r>
          </w:p>
        </w:tc>
        <w:tc>
          <w:tcPr>
            <w:tcW w:w="950" w:type="dxa"/>
          </w:tcPr>
          <w:p w:rsidR="00F37079" w:rsidRPr="00D37298" w:rsidRDefault="00F37079" w:rsidP="009330C3">
            <w:pPr>
              <w:pStyle w:val="hdr1"/>
              <w:ind w:left="0"/>
              <w:jc w:val="left"/>
            </w:pPr>
            <w:r w:rsidRPr="00D37298">
              <w:t>1.0</w:t>
            </w:r>
          </w:p>
        </w:tc>
        <w:tc>
          <w:tcPr>
            <w:tcW w:w="5370" w:type="dxa"/>
          </w:tcPr>
          <w:p w:rsidR="00F37079" w:rsidRPr="00D37298" w:rsidRDefault="00F37079" w:rsidP="009330C3">
            <w:pPr>
              <w:pStyle w:val="hdr1"/>
              <w:ind w:left="0"/>
              <w:jc w:val="left"/>
            </w:pPr>
            <w:r w:rsidRPr="00D37298">
              <w:t>Initial revision</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07/01/2014</w:t>
            </w:r>
          </w:p>
        </w:tc>
        <w:tc>
          <w:tcPr>
            <w:tcW w:w="950" w:type="dxa"/>
          </w:tcPr>
          <w:p w:rsidR="00F37079" w:rsidRPr="00D37298" w:rsidRDefault="00F37079" w:rsidP="00C57C3E">
            <w:pPr>
              <w:pStyle w:val="hdr1"/>
              <w:ind w:left="0"/>
              <w:jc w:val="left"/>
            </w:pPr>
            <w:r w:rsidRPr="00D37298">
              <w:t>2.0</w:t>
            </w:r>
          </w:p>
        </w:tc>
        <w:tc>
          <w:tcPr>
            <w:tcW w:w="5370" w:type="dxa"/>
          </w:tcPr>
          <w:p w:rsidR="00F37079" w:rsidRPr="00D37298" w:rsidRDefault="00F37079" w:rsidP="00C57C3E">
            <w:pPr>
              <w:pStyle w:val="hdr1"/>
              <w:ind w:left="0"/>
              <w:jc w:val="left"/>
            </w:pPr>
            <w:r w:rsidRPr="00D37298">
              <w:t>Updated per SCR 12963 to fix Loaded Count value in File List table</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07/20/2014</w:t>
            </w:r>
          </w:p>
        </w:tc>
        <w:tc>
          <w:tcPr>
            <w:tcW w:w="950" w:type="dxa"/>
          </w:tcPr>
          <w:p w:rsidR="00F37079" w:rsidRPr="00D37298" w:rsidRDefault="00F37079" w:rsidP="00C57C3E">
            <w:pPr>
              <w:pStyle w:val="hdr1"/>
              <w:ind w:left="0"/>
              <w:jc w:val="left"/>
            </w:pPr>
            <w:r w:rsidRPr="00D37298">
              <w:t>3.0</w:t>
            </w:r>
          </w:p>
        </w:tc>
        <w:tc>
          <w:tcPr>
            <w:tcW w:w="5370" w:type="dxa"/>
          </w:tcPr>
          <w:p w:rsidR="00F37079" w:rsidRPr="00D37298" w:rsidRDefault="00F37079" w:rsidP="00F37079">
            <w:pPr>
              <w:pStyle w:val="hdr1"/>
              <w:ind w:left="0"/>
              <w:jc w:val="left"/>
            </w:pPr>
            <w:r w:rsidRPr="00D37298">
              <w:t>Updated per SCR 13054 to import Verint Form Name</w:t>
            </w:r>
          </w:p>
        </w:tc>
        <w:tc>
          <w:tcPr>
            <w:tcW w:w="0" w:type="auto"/>
            <w:vAlign w:val="bottom"/>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4B6E5C" w:rsidP="00C57C3E">
            <w:pPr>
              <w:pStyle w:val="hdr1"/>
              <w:ind w:left="0"/>
              <w:jc w:val="left"/>
            </w:pPr>
            <w:r w:rsidRPr="00D37298">
              <w:t>09/08/2014</w:t>
            </w:r>
          </w:p>
        </w:tc>
        <w:tc>
          <w:tcPr>
            <w:tcW w:w="950" w:type="dxa"/>
          </w:tcPr>
          <w:p w:rsidR="00F37079" w:rsidRPr="00D37298" w:rsidRDefault="004B6E5C" w:rsidP="00C57C3E">
            <w:pPr>
              <w:pStyle w:val="hdr1"/>
              <w:ind w:left="0"/>
              <w:jc w:val="left"/>
            </w:pPr>
            <w:r w:rsidRPr="00D37298">
              <w:t>4.0</w:t>
            </w:r>
          </w:p>
        </w:tc>
        <w:tc>
          <w:tcPr>
            <w:tcW w:w="5370" w:type="dxa"/>
          </w:tcPr>
          <w:p w:rsidR="00F37079" w:rsidRPr="00D37298" w:rsidRDefault="004B6E5C" w:rsidP="00E572AC">
            <w:pPr>
              <w:pStyle w:val="hdr1"/>
              <w:ind w:left="0"/>
              <w:jc w:val="left"/>
            </w:pPr>
            <w:r w:rsidRPr="00D37298">
              <w:t xml:space="preserve">Updated to </w:t>
            </w:r>
            <w:r w:rsidR="00E572AC" w:rsidRPr="00D37298">
              <w:t>add</w:t>
            </w:r>
            <w:r w:rsidRPr="00D37298">
              <w:t xml:space="preserve"> a variable for File</w:t>
            </w:r>
            <w:r w:rsidR="00E572AC" w:rsidRPr="00D37298">
              <w:t xml:space="preserve"> </w:t>
            </w:r>
            <w:r w:rsidRPr="00D37298">
              <w:t>Prefix to support loads into dev and test using a different file name</w:t>
            </w:r>
          </w:p>
        </w:tc>
        <w:tc>
          <w:tcPr>
            <w:tcW w:w="0" w:type="auto"/>
          </w:tcPr>
          <w:p w:rsidR="00F37079" w:rsidRPr="00D37298" w:rsidRDefault="004B6E5C" w:rsidP="00A45C57">
            <w:pPr>
              <w:pStyle w:val="hdr1"/>
              <w:ind w:left="0"/>
              <w:jc w:val="left"/>
            </w:pPr>
            <w:r w:rsidRPr="00D37298">
              <w:t>Susmitha Palacherla</w:t>
            </w:r>
          </w:p>
        </w:tc>
      </w:tr>
      <w:tr w:rsidR="00F37079" w:rsidRPr="00D37298" w:rsidTr="001377E4">
        <w:tc>
          <w:tcPr>
            <w:tcW w:w="0" w:type="auto"/>
          </w:tcPr>
          <w:p w:rsidR="00F37079" w:rsidRPr="00D37298" w:rsidRDefault="005F5B80" w:rsidP="00C57C3E">
            <w:pPr>
              <w:pStyle w:val="hdr1"/>
              <w:ind w:left="0"/>
              <w:jc w:val="left"/>
            </w:pPr>
            <w:r w:rsidRPr="00D37298">
              <w:t>10/31/2016</w:t>
            </w:r>
          </w:p>
        </w:tc>
        <w:tc>
          <w:tcPr>
            <w:tcW w:w="950" w:type="dxa"/>
          </w:tcPr>
          <w:p w:rsidR="00F37079" w:rsidRPr="00D37298" w:rsidRDefault="005F5B80" w:rsidP="00A45C57">
            <w:pPr>
              <w:pStyle w:val="hdr1"/>
              <w:ind w:left="0"/>
              <w:jc w:val="left"/>
            </w:pPr>
            <w:r w:rsidRPr="00D37298">
              <w:t>5.0</w:t>
            </w:r>
          </w:p>
        </w:tc>
        <w:tc>
          <w:tcPr>
            <w:tcW w:w="5370" w:type="dxa"/>
          </w:tcPr>
          <w:p w:rsidR="00F37079" w:rsidRPr="00D37298" w:rsidRDefault="005F5B80" w:rsidP="00A45C57">
            <w:pPr>
              <w:pStyle w:val="hdr1"/>
              <w:ind w:left="0"/>
              <w:jc w:val="left"/>
            </w:pPr>
            <w:r w:rsidRPr="00D37298">
              <w:t>Updated per TFS 3757 Include Yes/No value to coaching monitor question</w:t>
            </w:r>
          </w:p>
        </w:tc>
        <w:tc>
          <w:tcPr>
            <w:tcW w:w="0" w:type="auto"/>
          </w:tcPr>
          <w:p w:rsidR="00F37079" w:rsidRPr="00D37298" w:rsidRDefault="005F5B80" w:rsidP="00A45C57">
            <w:pPr>
              <w:pStyle w:val="hdr1"/>
              <w:ind w:left="0"/>
              <w:jc w:val="left"/>
            </w:pPr>
            <w:r w:rsidRPr="00D37298">
              <w:t>Susmitha Palacherla</w:t>
            </w:r>
          </w:p>
        </w:tc>
      </w:tr>
      <w:tr w:rsidR="00F37079" w:rsidRPr="00D37298" w:rsidTr="001377E4">
        <w:tc>
          <w:tcPr>
            <w:tcW w:w="0" w:type="auto"/>
          </w:tcPr>
          <w:p w:rsidR="00F37079" w:rsidRPr="00D37298" w:rsidRDefault="007954EB" w:rsidP="00A45C57">
            <w:pPr>
              <w:pStyle w:val="hdr1"/>
              <w:ind w:left="0"/>
              <w:jc w:val="left"/>
            </w:pPr>
            <w:r w:rsidRPr="00D37298">
              <w:t>03/01/2-17</w:t>
            </w:r>
          </w:p>
        </w:tc>
        <w:tc>
          <w:tcPr>
            <w:tcW w:w="950" w:type="dxa"/>
          </w:tcPr>
          <w:p w:rsidR="00F37079" w:rsidRPr="00D37298" w:rsidRDefault="007954EB" w:rsidP="00A45C57">
            <w:pPr>
              <w:pStyle w:val="hdr1"/>
              <w:ind w:left="0"/>
              <w:jc w:val="left"/>
            </w:pPr>
            <w:r w:rsidRPr="00D37298">
              <w:t>6.0</w:t>
            </w:r>
          </w:p>
        </w:tc>
        <w:tc>
          <w:tcPr>
            <w:tcW w:w="5370" w:type="dxa"/>
          </w:tcPr>
          <w:p w:rsidR="00F37079" w:rsidRPr="00D37298" w:rsidRDefault="007954EB" w:rsidP="00A45C57">
            <w:pPr>
              <w:pStyle w:val="hdr1"/>
              <w:ind w:left="0"/>
              <w:jc w:val="left"/>
            </w:pPr>
            <w:r w:rsidRPr="00D37298">
              <w:t>Updated per TFS 5653 – to Create new NPN coaching logs from existing quality submitted scorecard logs</w:t>
            </w:r>
          </w:p>
        </w:tc>
        <w:tc>
          <w:tcPr>
            <w:tcW w:w="0" w:type="auto"/>
          </w:tcPr>
          <w:p w:rsidR="00F37079" w:rsidRPr="00D37298" w:rsidRDefault="007954EB" w:rsidP="00A45C57">
            <w:pPr>
              <w:pStyle w:val="hdr1"/>
              <w:ind w:left="0"/>
              <w:jc w:val="left"/>
            </w:pPr>
            <w:r w:rsidRPr="00D37298">
              <w:t>Susmitha Palacherla</w:t>
            </w:r>
          </w:p>
        </w:tc>
      </w:tr>
      <w:tr w:rsidR="001377E4" w:rsidRPr="00D37298" w:rsidTr="001377E4">
        <w:tc>
          <w:tcPr>
            <w:tcW w:w="0" w:type="auto"/>
          </w:tcPr>
          <w:p w:rsidR="001377E4" w:rsidRPr="00D37298" w:rsidRDefault="001377E4" w:rsidP="001377E4">
            <w:pPr>
              <w:pStyle w:val="hdr1"/>
              <w:ind w:left="0"/>
              <w:jc w:val="left"/>
            </w:pPr>
            <w:r w:rsidRPr="00D37298">
              <w:t>8/14/2017</w:t>
            </w:r>
          </w:p>
        </w:tc>
        <w:tc>
          <w:tcPr>
            <w:tcW w:w="950" w:type="dxa"/>
          </w:tcPr>
          <w:p w:rsidR="001377E4" w:rsidRPr="00D37298" w:rsidRDefault="001377E4" w:rsidP="001377E4">
            <w:pPr>
              <w:pStyle w:val="hdr1"/>
              <w:ind w:left="0"/>
              <w:jc w:val="left"/>
            </w:pPr>
            <w:r w:rsidRPr="00D37298">
              <w:t>7.0</w:t>
            </w:r>
          </w:p>
        </w:tc>
        <w:tc>
          <w:tcPr>
            <w:tcW w:w="5370" w:type="dxa"/>
          </w:tcPr>
          <w:p w:rsidR="001377E4" w:rsidRPr="00D37298" w:rsidRDefault="001377E4" w:rsidP="001377E4">
            <w:pPr>
              <w:pStyle w:val="hdr1"/>
              <w:ind w:left="0"/>
              <w:jc w:val="left"/>
            </w:pPr>
            <w:r w:rsidRPr="00D37298">
              <w:t>TFS 7105 – Upgrade to SQL Server 2012</w:t>
            </w:r>
          </w:p>
        </w:tc>
        <w:tc>
          <w:tcPr>
            <w:tcW w:w="0" w:type="auto"/>
          </w:tcPr>
          <w:p w:rsidR="001377E4" w:rsidRPr="00D37298" w:rsidRDefault="001377E4" w:rsidP="001377E4">
            <w:pPr>
              <w:pStyle w:val="hdr1"/>
              <w:ind w:left="0"/>
              <w:jc w:val="left"/>
            </w:pPr>
            <w:r w:rsidRPr="00D37298">
              <w:t>Susmitha Palacherla</w:t>
            </w:r>
          </w:p>
        </w:tc>
      </w:tr>
      <w:tr w:rsidR="00833BBA" w:rsidRPr="00D37298" w:rsidTr="001377E4">
        <w:tc>
          <w:tcPr>
            <w:tcW w:w="0" w:type="auto"/>
          </w:tcPr>
          <w:p w:rsidR="00833BBA" w:rsidRPr="00D37298" w:rsidRDefault="00833BBA" w:rsidP="001377E4">
            <w:pPr>
              <w:pStyle w:val="hdr1"/>
              <w:ind w:left="0"/>
              <w:jc w:val="left"/>
            </w:pPr>
            <w:r w:rsidRPr="00D37298">
              <w:t>9/</w:t>
            </w:r>
            <w:r w:rsidR="00D37298">
              <w:t>18</w:t>
            </w:r>
            <w:r w:rsidRPr="00D37298">
              <w:t>/2017</w:t>
            </w:r>
          </w:p>
        </w:tc>
        <w:tc>
          <w:tcPr>
            <w:tcW w:w="950" w:type="dxa"/>
          </w:tcPr>
          <w:p w:rsidR="00833BBA" w:rsidRPr="00D37298" w:rsidRDefault="00833BBA" w:rsidP="001377E4">
            <w:pPr>
              <w:pStyle w:val="hdr1"/>
              <w:ind w:left="0"/>
              <w:jc w:val="left"/>
            </w:pPr>
            <w:r w:rsidRPr="00D37298">
              <w:t>8.0</w:t>
            </w:r>
          </w:p>
        </w:tc>
        <w:tc>
          <w:tcPr>
            <w:tcW w:w="5370" w:type="dxa"/>
          </w:tcPr>
          <w:p w:rsidR="00833BBA" w:rsidRPr="00D37298" w:rsidRDefault="00833BBA" w:rsidP="001377E4">
            <w:pPr>
              <w:pStyle w:val="hdr1"/>
              <w:ind w:left="0"/>
              <w:jc w:val="left"/>
            </w:pPr>
            <w:r w:rsidRPr="00D37298">
              <w:t>TFS 7541 – Incorporate ATA Forms in feed for Quality Module</w:t>
            </w:r>
          </w:p>
        </w:tc>
        <w:tc>
          <w:tcPr>
            <w:tcW w:w="0" w:type="auto"/>
          </w:tcPr>
          <w:p w:rsidR="00833BBA" w:rsidRPr="00D37298" w:rsidRDefault="00833BBA" w:rsidP="001377E4">
            <w:pPr>
              <w:pStyle w:val="hdr1"/>
              <w:ind w:left="0"/>
              <w:jc w:val="left"/>
            </w:pPr>
            <w:r w:rsidRPr="00D37298">
              <w:t>Susmitha Palacherla</w:t>
            </w:r>
          </w:p>
        </w:tc>
      </w:tr>
      <w:tr w:rsidR="0091524F" w:rsidRPr="00D37298" w:rsidTr="001377E4">
        <w:tc>
          <w:tcPr>
            <w:tcW w:w="0" w:type="auto"/>
          </w:tcPr>
          <w:p w:rsidR="0091524F" w:rsidRPr="00D37298" w:rsidRDefault="0091524F" w:rsidP="0091524F">
            <w:pPr>
              <w:pStyle w:val="hdr1"/>
              <w:ind w:left="0"/>
              <w:jc w:val="left"/>
            </w:pPr>
            <w:r>
              <w:t>12/28/2017</w:t>
            </w:r>
          </w:p>
        </w:tc>
        <w:tc>
          <w:tcPr>
            <w:tcW w:w="950" w:type="dxa"/>
          </w:tcPr>
          <w:p w:rsidR="0091524F" w:rsidRPr="00D37298" w:rsidRDefault="0091524F" w:rsidP="0091524F">
            <w:pPr>
              <w:pStyle w:val="hdr1"/>
              <w:ind w:left="0"/>
              <w:jc w:val="left"/>
            </w:pPr>
            <w:r>
              <w:t>9.0</w:t>
            </w:r>
          </w:p>
        </w:tc>
        <w:tc>
          <w:tcPr>
            <w:tcW w:w="5370" w:type="dxa"/>
          </w:tcPr>
          <w:p w:rsidR="0091524F" w:rsidRPr="00D37298" w:rsidRDefault="0091524F" w:rsidP="0091524F">
            <w:pPr>
              <w:pStyle w:val="hdr1"/>
              <w:ind w:left="0"/>
              <w:jc w:val="left"/>
            </w:pPr>
            <w:r>
              <w:rPr>
                <w:rFonts w:ascii="Times New Roman (PCL6)" w:hAnsi="Times New Roman (PCL6)"/>
              </w:rPr>
              <w:t>TFS 7854 – Encryption related changes for feed files and staging tables</w:t>
            </w:r>
          </w:p>
        </w:tc>
        <w:tc>
          <w:tcPr>
            <w:tcW w:w="0" w:type="auto"/>
          </w:tcPr>
          <w:p w:rsidR="0091524F" w:rsidRPr="00D37298" w:rsidRDefault="0091524F" w:rsidP="0091524F">
            <w:pPr>
              <w:pStyle w:val="hdr1"/>
              <w:ind w:left="0"/>
              <w:jc w:val="left"/>
            </w:pPr>
            <w:r w:rsidRPr="00257251">
              <w:t>Susmitha Palacherla</w:t>
            </w:r>
          </w:p>
        </w:tc>
      </w:tr>
      <w:tr w:rsidR="00A77BD9" w:rsidRPr="00D37298" w:rsidTr="001377E4">
        <w:tc>
          <w:tcPr>
            <w:tcW w:w="0" w:type="auto"/>
          </w:tcPr>
          <w:p w:rsidR="00A77BD9" w:rsidRDefault="00A77BD9" w:rsidP="0091524F">
            <w:pPr>
              <w:pStyle w:val="hdr1"/>
              <w:ind w:left="0"/>
              <w:jc w:val="left"/>
            </w:pPr>
            <w:r>
              <w:t>03/26/2018</w:t>
            </w:r>
          </w:p>
        </w:tc>
        <w:tc>
          <w:tcPr>
            <w:tcW w:w="950" w:type="dxa"/>
          </w:tcPr>
          <w:p w:rsidR="00A77BD9" w:rsidRDefault="00A77BD9" w:rsidP="0091524F">
            <w:pPr>
              <w:pStyle w:val="hdr1"/>
              <w:ind w:left="0"/>
              <w:jc w:val="left"/>
            </w:pPr>
            <w:r>
              <w:t>10.0</w:t>
            </w:r>
          </w:p>
        </w:tc>
        <w:tc>
          <w:tcPr>
            <w:tcW w:w="5370" w:type="dxa"/>
          </w:tcPr>
          <w:p w:rsidR="00A77BD9" w:rsidRDefault="00A77BD9" w:rsidP="0091524F">
            <w:pPr>
              <w:pStyle w:val="hdr1"/>
              <w:ind w:left="0"/>
              <w:jc w:val="left"/>
              <w:rPr>
                <w:rFonts w:ascii="Times New Roman (PCL6)" w:hAnsi="Times New Roman (PCL6)"/>
              </w:rPr>
            </w:pPr>
            <w:r>
              <w:rPr>
                <w:rFonts w:ascii="Times New Roman (PCL6)" w:hAnsi="Times New Roman (PCL6)"/>
              </w:rPr>
              <w:t xml:space="preserve">TFS 9204 - </w:t>
            </w:r>
            <w:r w:rsidRPr="00F53049">
              <w:rPr>
                <w:rFonts w:ascii="Times New Roman (PCL6)" w:hAnsi="Times New Roman (PCL6)"/>
              </w:rPr>
              <w:t>Verint inactivated evaluations from IQS to eCL</w:t>
            </w:r>
          </w:p>
        </w:tc>
        <w:tc>
          <w:tcPr>
            <w:tcW w:w="0" w:type="auto"/>
          </w:tcPr>
          <w:p w:rsidR="00A77BD9" w:rsidRPr="00257251" w:rsidRDefault="00A77BD9" w:rsidP="0091524F">
            <w:pPr>
              <w:pStyle w:val="hdr1"/>
              <w:ind w:left="0"/>
              <w:jc w:val="left"/>
            </w:pPr>
            <w:r w:rsidRPr="00257251">
              <w:t>Susmitha Palacherla</w:t>
            </w:r>
          </w:p>
        </w:tc>
      </w:tr>
      <w:tr w:rsidR="00F53049" w:rsidRPr="00D37298" w:rsidTr="001377E4">
        <w:trPr>
          <w:ins w:id="5" w:author="Palacherla, Susmitha C (NONUS)" w:date="2019-07-10T16:56:00Z"/>
        </w:trPr>
        <w:tc>
          <w:tcPr>
            <w:tcW w:w="0" w:type="auto"/>
          </w:tcPr>
          <w:p w:rsidR="00F53049" w:rsidRDefault="00F53049" w:rsidP="00F53049">
            <w:pPr>
              <w:pStyle w:val="hdr1"/>
              <w:ind w:left="0"/>
              <w:jc w:val="left"/>
              <w:rPr>
                <w:ins w:id="6" w:author="Palacherla, Susmitha C (NONUS)" w:date="2019-07-10T16:56:00Z"/>
              </w:rPr>
            </w:pPr>
            <w:ins w:id="7" w:author="Palacherla, Susmitha C (NONUS)" w:date="2019-07-10T16:56:00Z">
              <w:r>
                <w:t>07/10/2019</w:t>
              </w:r>
            </w:ins>
          </w:p>
        </w:tc>
        <w:tc>
          <w:tcPr>
            <w:tcW w:w="950" w:type="dxa"/>
          </w:tcPr>
          <w:p w:rsidR="00F53049" w:rsidRDefault="00F53049" w:rsidP="00F53049">
            <w:pPr>
              <w:pStyle w:val="hdr1"/>
              <w:ind w:left="0"/>
              <w:jc w:val="left"/>
              <w:rPr>
                <w:ins w:id="8" w:author="Palacherla, Susmitha C (NONUS)" w:date="2019-07-10T16:56:00Z"/>
              </w:rPr>
            </w:pPr>
            <w:ins w:id="9" w:author="Palacherla, Susmitha C (NONUS)" w:date="2019-07-10T16:56:00Z">
              <w:r>
                <w:t>11.0</w:t>
              </w:r>
            </w:ins>
          </w:p>
        </w:tc>
        <w:tc>
          <w:tcPr>
            <w:tcW w:w="5370" w:type="dxa"/>
          </w:tcPr>
          <w:p w:rsidR="00F53049" w:rsidRDefault="00F53049" w:rsidP="00F53049">
            <w:pPr>
              <w:pStyle w:val="hdr1"/>
              <w:ind w:left="0"/>
              <w:jc w:val="left"/>
              <w:rPr>
                <w:ins w:id="10" w:author="Palacherla, Susmitha C (NONUS)" w:date="2019-07-10T16:56:00Z"/>
                <w:rFonts w:ascii="Times New Roman (PCL6)" w:hAnsi="Times New Roman (PCL6)"/>
              </w:rPr>
            </w:pPr>
            <w:ins w:id="11" w:author="Palacherla, Susmitha C (NONUS)" w:date="2019-07-10T16:56:00Z">
              <w:r w:rsidRPr="00185D0F">
                <w:t>TFS 14706 - Switch smtpout.gdit.com to ironport.maximus.com</w:t>
              </w:r>
            </w:ins>
          </w:p>
        </w:tc>
        <w:tc>
          <w:tcPr>
            <w:tcW w:w="0" w:type="auto"/>
          </w:tcPr>
          <w:p w:rsidR="00F53049" w:rsidRPr="00257251" w:rsidRDefault="00F53049" w:rsidP="00F53049">
            <w:pPr>
              <w:pStyle w:val="hdr1"/>
              <w:ind w:left="0"/>
              <w:jc w:val="left"/>
              <w:rPr>
                <w:ins w:id="12" w:author="Palacherla, Susmitha C (NONUS)" w:date="2019-07-10T16:56:00Z"/>
              </w:rPr>
            </w:pPr>
            <w:ins w:id="13" w:author="Palacherla, Susmitha C (NONUS)" w:date="2019-07-10T16:56:00Z">
              <w:r w:rsidRPr="002A770C">
                <w:t>Susmitha Palacherla</w:t>
              </w:r>
            </w:ins>
          </w:p>
        </w:tc>
      </w:tr>
    </w:tbl>
    <w:p w:rsidR="009F2A51" w:rsidRPr="00D37298" w:rsidRDefault="009F2A51" w:rsidP="009F2A51">
      <w:pPr>
        <w:pStyle w:val="BodyText"/>
      </w:pPr>
    </w:p>
    <w:p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14" w:name="_Toc434743870"/>
      <w:r w:rsidRPr="00D37298">
        <w:rPr>
          <w:rFonts w:ascii="Times New Roman" w:hAnsi="Times New Roman"/>
        </w:rPr>
        <w:br w:type="page"/>
      </w:r>
      <w:bookmarkEnd w:id="14"/>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2" w:history="1">
            <w:r w:rsidR="001649AE" w:rsidRPr="00283D2A">
              <w:rPr>
                <w:rStyle w:val="Hyperlink"/>
                <w:rFonts w:ascii="Times New Roman" w:hAnsi="Times New Roman"/>
                <w:noProof/>
              </w:rPr>
              <w:t>1.1</w:t>
            </w:r>
            <w:r w:rsidR="001649AE">
              <w:rPr>
                <w:noProof/>
                <w:lang w:eastAsia="en-US"/>
              </w:rPr>
              <w:tab/>
            </w:r>
            <w:r w:rsidR="001649AE" w:rsidRPr="00283D2A">
              <w:rPr>
                <w:rStyle w:val="Hyperlink"/>
                <w:rFonts w:ascii="Times New Roman" w:hAnsi="Times New Roman"/>
                <w:noProof/>
              </w:rPr>
              <w:t>Project Description</w:t>
            </w:r>
            <w:r w:rsidR="001649AE">
              <w:rPr>
                <w:noProof/>
                <w:webHidden/>
              </w:rPr>
              <w:tab/>
            </w:r>
            <w:r w:rsidR="001649AE">
              <w:rPr>
                <w:noProof/>
                <w:webHidden/>
              </w:rPr>
              <w:fldChar w:fldCharType="begin"/>
            </w:r>
            <w:r w:rsidR="001649AE">
              <w:rPr>
                <w:noProof/>
                <w:webHidden/>
              </w:rPr>
              <w:instrText xml:space="preserve"> PAGEREF _Toc493688662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3" w:history="1">
            <w:r w:rsidR="001649AE" w:rsidRPr="00283D2A">
              <w:rPr>
                <w:rStyle w:val="Hyperlink"/>
                <w:rFonts w:ascii="Times New Roman" w:hAnsi="Times New Roman"/>
                <w:noProof/>
              </w:rPr>
              <w:t>1.2</w:t>
            </w:r>
            <w:r w:rsidR="001649AE">
              <w:rPr>
                <w:noProof/>
                <w:lang w:eastAsia="en-US"/>
              </w:rPr>
              <w:tab/>
            </w:r>
            <w:r w:rsidR="001649AE" w:rsidRPr="00283D2A">
              <w:rPr>
                <w:rStyle w:val="Hyperlink"/>
                <w:rFonts w:ascii="Times New Roman" w:hAnsi="Times New Roman"/>
                <w:noProof/>
              </w:rPr>
              <w:t>Document Scope</w:t>
            </w:r>
            <w:r w:rsidR="001649AE">
              <w:rPr>
                <w:noProof/>
                <w:webHidden/>
              </w:rPr>
              <w:tab/>
            </w:r>
            <w:r w:rsidR="001649AE">
              <w:rPr>
                <w:noProof/>
                <w:webHidden/>
              </w:rPr>
              <w:fldChar w:fldCharType="begin"/>
            </w:r>
            <w:r w:rsidR="001649AE">
              <w:rPr>
                <w:noProof/>
                <w:webHidden/>
              </w:rPr>
              <w:instrText xml:space="preserve"> PAGEREF _Toc493688663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4" w:history="1">
            <w:r w:rsidR="001649AE" w:rsidRPr="00283D2A">
              <w:rPr>
                <w:rStyle w:val="Hyperlink"/>
                <w:rFonts w:ascii="Times New Roman" w:hAnsi="Times New Roman"/>
                <w:noProof/>
              </w:rPr>
              <w:t>1.3</w:t>
            </w:r>
            <w:r w:rsidR="001649AE">
              <w:rPr>
                <w:noProof/>
                <w:lang w:eastAsia="en-US"/>
              </w:rPr>
              <w:tab/>
            </w:r>
            <w:r w:rsidR="001649AE" w:rsidRPr="00283D2A">
              <w:rPr>
                <w:rStyle w:val="Hyperlink"/>
                <w:rFonts w:ascii="Times New Roman" w:hAnsi="Times New Roman"/>
                <w:noProof/>
              </w:rPr>
              <w:t>Source File</w:t>
            </w:r>
            <w:r w:rsidR="001649AE">
              <w:rPr>
                <w:noProof/>
                <w:webHidden/>
              </w:rPr>
              <w:tab/>
            </w:r>
            <w:r w:rsidR="001649AE">
              <w:rPr>
                <w:noProof/>
                <w:webHidden/>
              </w:rPr>
              <w:fldChar w:fldCharType="begin"/>
            </w:r>
            <w:r w:rsidR="001649AE">
              <w:rPr>
                <w:noProof/>
                <w:webHidden/>
              </w:rPr>
              <w:instrText xml:space="preserve"> PAGEREF _Toc493688664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5" w:history="1">
            <w:r w:rsidR="001649AE" w:rsidRPr="00283D2A">
              <w:rPr>
                <w:rStyle w:val="Hyperlink"/>
                <w:rFonts w:ascii="Times New Roman" w:hAnsi="Times New Roman"/>
                <w:noProof/>
              </w:rPr>
              <w:t>1.4</w:t>
            </w:r>
            <w:r w:rsidR="001649AE">
              <w:rPr>
                <w:noProof/>
                <w:lang w:eastAsia="en-US"/>
              </w:rPr>
              <w:tab/>
            </w:r>
            <w:r w:rsidR="001649AE" w:rsidRPr="00283D2A">
              <w:rPr>
                <w:rStyle w:val="Hyperlink"/>
                <w:rFonts w:ascii="Times New Roman" w:hAnsi="Times New Roman"/>
                <w:noProof/>
              </w:rPr>
              <w:t>Module List</w:t>
            </w:r>
            <w:r w:rsidR="001649AE">
              <w:rPr>
                <w:noProof/>
                <w:webHidden/>
              </w:rPr>
              <w:tab/>
            </w:r>
            <w:r w:rsidR="001649AE">
              <w:rPr>
                <w:noProof/>
                <w:webHidden/>
              </w:rPr>
              <w:fldChar w:fldCharType="begin"/>
            </w:r>
            <w:r w:rsidR="001649AE">
              <w:rPr>
                <w:noProof/>
                <w:webHidden/>
              </w:rPr>
              <w:instrText xml:space="preserve"> PAGEREF _Toc493688665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6" w:history="1">
            <w:r w:rsidR="001649AE" w:rsidRPr="00283D2A">
              <w:rPr>
                <w:rStyle w:val="Hyperlink"/>
                <w:rFonts w:ascii="Times New Roman" w:hAnsi="Times New Roman"/>
                <w:noProof/>
              </w:rPr>
              <w:t>1.5</w:t>
            </w:r>
            <w:r w:rsidR="001649AE">
              <w:rPr>
                <w:noProof/>
                <w:lang w:eastAsia="en-US"/>
              </w:rPr>
              <w:tab/>
            </w:r>
            <w:r w:rsidR="001649AE" w:rsidRPr="00283D2A">
              <w:rPr>
                <w:rStyle w:val="Hyperlink"/>
                <w:rFonts w:ascii="Times New Roman" w:hAnsi="Times New Roman"/>
                <w:noProof/>
              </w:rPr>
              <w:t>Software and Hardware Interfaces</w:t>
            </w:r>
            <w:r w:rsidR="001649AE">
              <w:rPr>
                <w:noProof/>
                <w:webHidden/>
              </w:rPr>
              <w:tab/>
            </w:r>
            <w:r w:rsidR="001649AE">
              <w:rPr>
                <w:noProof/>
                <w:webHidden/>
              </w:rPr>
              <w:fldChar w:fldCharType="begin"/>
            </w:r>
            <w:r w:rsidR="001649AE">
              <w:rPr>
                <w:noProof/>
                <w:webHidden/>
              </w:rPr>
              <w:instrText xml:space="preserve"> PAGEREF _Toc493688666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67" w:history="1">
            <w:r w:rsidR="001649AE" w:rsidRPr="00283D2A">
              <w:rPr>
                <w:rStyle w:val="Hyperlink"/>
                <w:rFonts w:ascii="Times New Roman" w:hAnsi="Times New Roman"/>
                <w:noProof/>
              </w:rPr>
              <w:t>1.5.1</w:t>
            </w:r>
            <w:r w:rsidR="001649AE">
              <w:rPr>
                <w:noProof/>
                <w:lang w:eastAsia="en-US"/>
              </w:rPr>
              <w:tab/>
            </w:r>
            <w:r w:rsidR="001649AE" w:rsidRPr="00283D2A">
              <w:rPr>
                <w:rStyle w:val="Hyperlink"/>
                <w:rFonts w:ascii="Times New Roman" w:hAnsi="Times New Roman"/>
                <w:noProof/>
              </w:rPr>
              <w:t>Software</w:t>
            </w:r>
            <w:r w:rsidR="001649AE">
              <w:rPr>
                <w:noProof/>
                <w:webHidden/>
              </w:rPr>
              <w:tab/>
            </w:r>
            <w:r w:rsidR="001649AE">
              <w:rPr>
                <w:noProof/>
                <w:webHidden/>
              </w:rPr>
              <w:fldChar w:fldCharType="begin"/>
            </w:r>
            <w:r w:rsidR="001649AE">
              <w:rPr>
                <w:noProof/>
                <w:webHidden/>
              </w:rPr>
              <w:instrText xml:space="preserve"> PAGEREF _Toc493688667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68" w:history="1">
            <w:r w:rsidR="001649AE" w:rsidRPr="00283D2A">
              <w:rPr>
                <w:rStyle w:val="Hyperlink"/>
                <w:rFonts w:ascii="Times New Roman" w:hAnsi="Times New Roman"/>
                <w:noProof/>
              </w:rPr>
              <w:t>1.5.2</w:t>
            </w:r>
            <w:r w:rsidR="001649AE">
              <w:rPr>
                <w:noProof/>
                <w:lang w:eastAsia="en-US"/>
              </w:rPr>
              <w:tab/>
            </w:r>
            <w:r w:rsidR="001649AE" w:rsidRPr="00283D2A">
              <w:rPr>
                <w:rStyle w:val="Hyperlink"/>
                <w:rFonts w:ascii="Times New Roman" w:hAnsi="Times New Roman"/>
                <w:noProof/>
              </w:rPr>
              <w:t>Hardware</w:t>
            </w:r>
            <w:r w:rsidR="001649AE">
              <w:rPr>
                <w:noProof/>
                <w:webHidden/>
              </w:rPr>
              <w:tab/>
            </w:r>
            <w:r w:rsidR="001649AE">
              <w:rPr>
                <w:noProof/>
                <w:webHidden/>
              </w:rPr>
              <w:fldChar w:fldCharType="begin"/>
            </w:r>
            <w:r w:rsidR="001649AE">
              <w:rPr>
                <w:noProof/>
                <w:webHidden/>
              </w:rPr>
              <w:instrText xml:space="preserve"> PAGEREF _Toc493688668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69" w:history="1">
            <w:r w:rsidR="001649AE" w:rsidRPr="00283D2A">
              <w:rPr>
                <w:rStyle w:val="Hyperlink"/>
                <w:rFonts w:ascii="Times New Roman" w:hAnsi="Times New Roman"/>
                <w:noProof/>
              </w:rPr>
              <w:t>1.6</w:t>
            </w:r>
            <w:r w:rsidR="001649AE">
              <w:rPr>
                <w:noProof/>
                <w:lang w:eastAsia="en-US"/>
              </w:rPr>
              <w:tab/>
            </w:r>
            <w:r w:rsidR="001649AE" w:rsidRPr="00283D2A">
              <w:rPr>
                <w:rStyle w:val="Hyperlink"/>
                <w:rFonts w:ascii="Times New Roman" w:hAnsi="Times New Roman"/>
                <w:noProof/>
              </w:rPr>
              <w:t>Users</w:t>
            </w:r>
            <w:r w:rsidR="001649AE">
              <w:rPr>
                <w:noProof/>
                <w:webHidden/>
              </w:rPr>
              <w:tab/>
            </w:r>
            <w:r w:rsidR="001649AE">
              <w:rPr>
                <w:noProof/>
                <w:webHidden/>
              </w:rPr>
              <w:fldChar w:fldCharType="begin"/>
            </w:r>
            <w:r w:rsidR="001649AE">
              <w:rPr>
                <w:noProof/>
                <w:webHidden/>
              </w:rPr>
              <w:instrText xml:space="preserve"> PAGEREF _Toc493688669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1"/>
            <w:tabs>
              <w:tab w:val="left" w:pos="440"/>
              <w:tab w:val="right" w:leader="dot" w:pos="9350"/>
            </w:tabs>
            <w:rPr>
              <w:rFonts w:asciiTheme="minorHAnsi" w:eastAsiaTheme="minorEastAsia" w:hAnsiTheme="minorHAnsi" w:cstheme="minorBidi"/>
              <w:noProof/>
            </w:rPr>
          </w:pPr>
          <w:hyperlink w:anchor="_Toc493688670" w:history="1">
            <w:r w:rsidR="001649AE" w:rsidRPr="00283D2A">
              <w:rPr>
                <w:rStyle w:val="Hyperlink"/>
                <w:rFonts w:ascii="Times New Roman" w:hAnsi="Times New Roman"/>
                <w:noProof/>
              </w:rPr>
              <w:t>2.</w:t>
            </w:r>
            <w:r w:rsidR="001649AE">
              <w:rPr>
                <w:rFonts w:asciiTheme="minorHAnsi" w:eastAsiaTheme="minorEastAsia" w:hAnsiTheme="minorHAnsi" w:cstheme="minorBidi"/>
                <w:noProof/>
              </w:rPr>
              <w:tab/>
            </w:r>
            <w:r w:rsidR="001649AE" w:rsidRPr="00283D2A">
              <w:rPr>
                <w:rStyle w:val="Hyperlink"/>
                <w:rFonts w:ascii="Times New Roman" w:hAnsi="Times New Roman"/>
                <w:noProof/>
              </w:rPr>
              <w:t>Details</w:t>
            </w:r>
            <w:r w:rsidR="001649AE">
              <w:rPr>
                <w:noProof/>
                <w:webHidden/>
              </w:rPr>
              <w:tab/>
            </w:r>
            <w:r w:rsidR="001649AE">
              <w:rPr>
                <w:noProof/>
                <w:webHidden/>
              </w:rPr>
              <w:fldChar w:fldCharType="begin"/>
            </w:r>
            <w:r w:rsidR="001649AE">
              <w:rPr>
                <w:noProof/>
                <w:webHidden/>
              </w:rPr>
              <w:instrText xml:space="preserve"> PAGEREF _Toc493688670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73" w:history="1">
            <w:r w:rsidR="001649AE" w:rsidRPr="00283D2A">
              <w:rPr>
                <w:rStyle w:val="Hyperlink"/>
                <w:rFonts w:ascii="Times New Roman" w:hAnsi="Times New Roman"/>
                <w:noProof/>
              </w:rPr>
              <w:t>2.1</w:t>
            </w:r>
            <w:r w:rsidR="001649AE">
              <w:rPr>
                <w:noProof/>
                <w:lang w:eastAsia="en-US"/>
              </w:rPr>
              <w:tab/>
            </w:r>
            <w:r w:rsidR="001649AE" w:rsidRPr="00283D2A">
              <w:rPr>
                <w:rStyle w:val="Hyperlink"/>
                <w:rFonts w:ascii="Times New Roman" w:hAnsi="Times New Roman"/>
                <w:noProof/>
              </w:rPr>
              <w:t>Source Files</w:t>
            </w:r>
            <w:r w:rsidR="001649AE">
              <w:rPr>
                <w:noProof/>
                <w:webHidden/>
              </w:rPr>
              <w:tab/>
            </w:r>
            <w:r w:rsidR="001649AE">
              <w:rPr>
                <w:noProof/>
                <w:webHidden/>
              </w:rPr>
              <w:fldChar w:fldCharType="begin"/>
            </w:r>
            <w:r w:rsidR="001649AE">
              <w:rPr>
                <w:noProof/>
                <w:webHidden/>
              </w:rPr>
              <w:instrText xml:space="preserve"> PAGEREF _Toc493688673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74" w:history="1">
            <w:r w:rsidR="001649AE" w:rsidRPr="00283D2A">
              <w:rPr>
                <w:rStyle w:val="Hyperlink"/>
                <w:rFonts w:ascii="Times New Roman" w:hAnsi="Times New Roman"/>
                <w:noProof/>
              </w:rPr>
              <w:t>2.1.1</w:t>
            </w:r>
            <w:r w:rsidR="001649AE">
              <w:rPr>
                <w:noProof/>
                <w:lang w:eastAsia="en-US"/>
              </w:rPr>
              <w:tab/>
            </w:r>
            <w:r w:rsidR="001649AE" w:rsidRPr="00283D2A">
              <w:rPr>
                <w:rStyle w:val="Hyperlink"/>
                <w:rFonts w:ascii="Times New Roman" w:hAnsi="Times New Roman"/>
                <w:noProof/>
              </w:rPr>
              <w:t>eCL_IQS_Scorecard_yyyymmdd.csv.zip.encrypt</w:t>
            </w:r>
            <w:r w:rsidR="001649AE">
              <w:rPr>
                <w:noProof/>
                <w:webHidden/>
              </w:rPr>
              <w:tab/>
            </w:r>
            <w:r w:rsidR="001649AE">
              <w:rPr>
                <w:noProof/>
                <w:webHidden/>
              </w:rPr>
              <w:fldChar w:fldCharType="begin"/>
            </w:r>
            <w:r w:rsidR="001649AE">
              <w:rPr>
                <w:noProof/>
                <w:webHidden/>
              </w:rPr>
              <w:instrText xml:space="preserve"> PAGEREF _Toc493688674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2"/>
            <w:tabs>
              <w:tab w:val="left" w:pos="880"/>
              <w:tab w:val="right" w:leader="dot" w:pos="9350"/>
            </w:tabs>
            <w:rPr>
              <w:noProof/>
              <w:lang w:eastAsia="en-US"/>
            </w:rPr>
          </w:pPr>
          <w:hyperlink w:anchor="_Toc493688675" w:history="1">
            <w:r w:rsidR="001649AE" w:rsidRPr="00283D2A">
              <w:rPr>
                <w:rStyle w:val="Hyperlink"/>
                <w:rFonts w:ascii="Times New Roman" w:hAnsi="Times New Roman"/>
                <w:noProof/>
              </w:rPr>
              <w:t>2.2</w:t>
            </w:r>
            <w:r w:rsidR="001649AE">
              <w:rPr>
                <w:noProof/>
                <w:lang w:eastAsia="en-US"/>
              </w:rPr>
              <w:tab/>
            </w:r>
            <w:r w:rsidR="001649AE" w:rsidRPr="00283D2A">
              <w:rPr>
                <w:rStyle w:val="Hyperlink"/>
                <w:rFonts w:ascii="Times New Roman" w:hAnsi="Times New Roman"/>
                <w:noProof/>
              </w:rPr>
              <w:t>Module Details</w:t>
            </w:r>
            <w:r w:rsidR="001649AE">
              <w:rPr>
                <w:noProof/>
                <w:webHidden/>
              </w:rPr>
              <w:tab/>
            </w:r>
            <w:r w:rsidR="001649AE">
              <w:rPr>
                <w:noProof/>
                <w:webHidden/>
              </w:rPr>
              <w:fldChar w:fldCharType="begin"/>
            </w:r>
            <w:r w:rsidR="001649AE">
              <w:rPr>
                <w:noProof/>
                <w:webHidden/>
              </w:rPr>
              <w:instrText xml:space="preserve"> PAGEREF _Toc493688675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76" w:history="1">
            <w:r w:rsidR="001649AE" w:rsidRPr="00283D2A">
              <w:rPr>
                <w:rStyle w:val="Hyperlink"/>
                <w:rFonts w:ascii="Times New Roman" w:hAnsi="Times New Roman"/>
                <w:noProof/>
              </w:rPr>
              <w:t>2.2.1</w:t>
            </w:r>
            <w:r w:rsidR="001649AE">
              <w:rPr>
                <w:noProof/>
                <w:lang w:eastAsia="en-US"/>
              </w:rPr>
              <w:tab/>
            </w:r>
            <w:r w:rsidR="001649AE" w:rsidRPr="00283D2A">
              <w:rPr>
                <w:rStyle w:val="Hyperlink"/>
                <w:rFonts w:ascii="Times New Roman" w:hAnsi="Times New Roman"/>
                <w:noProof/>
              </w:rPr>
              <w:t>SQL agent job</w:t>
            </w:r>
            <w:r w:rsidR="001649AE">
              <w:rPr>
                <w:noProof/>
                <w:webHidden/>
              </w:rPr>
              <w:tab/>
            </w:r>
            <w:r w:rsidR="001649AE">
              <w:rPr>
                <w:noProof/>
                <w:webHidden/>
              </w:rPr>
              <w:fldChar w:fldCharType="begin"/>
            </w:r>
            <w:r w:rsidR="001649AE">
              <w:rPr>
                <w:noProof/>
                <w:webHidden/>
              </w:rPr>
              <w:instrText xml:space="preserve"> PAGEREF _Toc493688676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77" w:history="1">
            <w:r w:rsidR="001649AE" w:rsidRPr="00283D2A">
              <w:rPr>
                <w:rStyle w:val="Hyperlink"/>
                <w:rFonts w:ascii="Times New Roman" w:hAnsi="Times New Roman"/>
                <w:noProof/>
              </w:rPr>
              <w:t>2.2.2</w:t>
            </w:r>
            <w:r w:rsidR="001649AE">
              <w:rPr>
                <w:noProof/>
                <w:lang w:eastAsia="en-US"/>
              </w:rPr>
              <w:tab/>
            </w:r>
            <w:r w:rsidR="001649AE" w:rsidRPr="00283D2A">
              <w:rPr>
                <w:rStyle w:val="Hyperlink"/>
                <w:rFonts w:ascii="Times New Roman" w:hAnsi="Times New Roman"/>
                <w:noProof/>
              </w:rPr>
              <w:t>SSIS Package</w:t>
            </w:r>
            <w:r w:rsidR="001649AE">
              <w:rPr>
                <w:noProof/>
                <w:webHidden/>
              </w:rPr>
              <w:tab/>
            </w:r>
            <w:r w:rsidR="001649AE">
              <w:rPr>
                <w:noProof/>
                <w:webHidden/>
              </w:rPr>
              <w:fldChar w:fldCharType="begin"/>
            </w:r>
            <w:r w:rsidR="001649AE">
              <w:rPr>
                <w:noProof/>
                <w:webHidden/>
              </w:rPr>
              <w:instrText xml:space="preserve"> PAGEREF _Toc493688677 \h </w:instrText>
            </w:r>
            <w:r w:rsidR="001649AE">
              <w:rPr>
                <w:noProof/>
                <w:webHidden/>
              </w:rPr>
            </w:r>
            <w:r w:rsidR="001649AE">
              <w:rPr>
                <w:noProof/>
                <w:webHidden/>
              </w:rPr>
              <w:fldChar w:fldCharType="separate"/>
            </w:r>
            <w:r w:rsidR="001649AE">
              <w:rPr>
                <w:noProof/>
                <w:webHidden/>
              </w:rPr>
              <w:t>6</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78" w:history="1">
            <w:r w:rsidR="001649AE" w:rsidRPr="00283D2A">
              <w:rPr>
                <w:rStyle w:val="Hyperlink"/>
                <w:rFonts w:ascii="Times New Roman" w:hAnsi="Times New Roman"/>
                <w:noProof/>
              </w:rPr>
              <w:t>2.2.3</w:t>
            </w:r>
            <w:r w:rsidR="001649AE">
              <w:rPr>
                <w:noProof/>
                <w:lang w:eastAsia="en-US"/>
              </w:rPr>
              <w:tab/>
            </w:r>
            <w:r w:rsidR="001649AE" w:rsidRPr="00283D2A">
              <w:rPr>
                <w:rStyle w:val="Hyperlink"/>
                <w:rFonts w:ascii="Times New Roman" w:hAnsi="Times New Roman"/>
                <w:noProof/>
              </w:rPr>
              <w:t>Tables</w:t>
            </w:r>
            <w:r w:rsidR="001649AE">
              <w:rPr>
                <w:noProof/>
                <w:webHidden/>
              </w:rPr>
              <w:tab/>
            </w:r>
            <w:r w:rsidR="001649AE">
              <w:rPr>
                <w:noProof/>
                <w:webHidden/>
              </w:rPr>
              <w:fldChar w:fldCharType="begin"/>
            </w:r>
            <w:r w:rsidR="001649AE">
              <w:rPr>
                <w:noProof/>
                <w:webHidden/>
              </w:rPr>
              <w:instrText xml:space="preserve"> PAGEREF _Toc493688678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79" w:history="1">
            <w:r w:rsidR="001649AE" w:rsidRPr="00283D2A">
              <w:rPr>
                <w:rStyle w:val="Hyperlink"/>
                <w:rFonts w:ascii="Times New Roman" w:hAnsi="Times New Roman"/>
                <w:noProof/>
              </w:rPr>
              <w:t>2.2.4</w:t>
            </w:r>
            <w:r w:rsidR="001649AE">
              <w:rPr>
                <w:noProof/>
                <w:lang w:eastAsia="en-US"/>
              </w:rPr>
              <w:tab/>
            </w:r>
            <w:r w:rsidR="001649AE" w:rsidRPr="00283D2A">
              <w:rPr>
                <w:rStyle w:val="Hyperlink"/>
                <w:rFonts w:ascii="Times New Roman" w:hAnsi="Times New Roman"/>
                <w:noProof/>
              </w:rPr>
              <w:t>Procedures</w:t>
            </w:r>
            <w:r w:rsidR="001649AE">
              <w:rPr>
                <w:noProof/>
                <w:webHidden/>
              </w:rPr>
              <w:tab/>
            </w:r>
            <w:r w:rsidR="001649AE">
              <w:rPr>
                <w:noProof/>
                <w:webHidden/>
              </w:rPr>
              <w:fldChar w:fldCharType="begin"/>
            </w:r>
            <w:r w:rsidR="001649AE">
              <w:rPr>
                <w:noProof/>
                <w:webHidden/>
              </w:rPr>
              <w:instrText xml:space="preserve"> PAGEREF _Toc493688679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E8295B">
          <w:pPr>
            <w:pStyle w:val="TOC3"/>
            <w:tabs>
              <w:tab w:val="left" w:pos="1320"/>
              <w:tab w:val="right" w:leader="dot" w:pos="9350"/>
            </w:tabs>
            <w:rPr>
              <w:noProof/>
              <w:lang w:eastAsia="en-US"/>
            </w:rPr>
          </w:pPr>
          <w:hyperlink w:anchor="_Toc493688680" w:history="1">
            <w:r w:rsidR="001649AE" w:rsidRPr="00283D2A">
              <w:rPr>
                <w:rStyle w:val="Hyperlink"/>
                <w:rFonts w:ascii="Times New Roman" w:hAnsi="Times New Roman"/>
                <w:noProof/>
              </w:rPr>
              <w:t>2.2.5</w:t>
            </w:r>
            <w:r w:rsidR="001649AE">
              <w:rPr>
                <w:noProof/>
                <w:lang w:eastAsia="en-US"/>
              </w:rPr>
              <w:tab/>
            </w:r>
            <w:r w:rsidR="001649AE" w:rsidRPr="00283D2A">
              <w:rPr>
                <w:rStyle w:val="Hyperlink"/>
                <w:rFonts w:ascii="Times New Roman" w:hAnsi="Times New Roman"/>
                <w:noProof/>
              </w:rPr>
              <w:t>Functions</w:t>
            </w:r>
            <w:r w:rsidR="001649AE">
              <w:rPr>
                <w:noProof/>
                <w:webHidden/>
              </w:rPr>
              <w:tab/>
            </w:r>
            <w:r w:rsidR="001649AE">
              <w:rPr>
                <w:noProof/>
                <w:webHidden/>
              </w:rPr>
              <w:fldChar w:fldCharType="begin"/>
            </w:r>
            <w:r w:rsidR="001649AE">
              <w:rPr>
                <w:noProof/>
                <w:webHidden/>
              </w:rPr>
              <w:instrText xml:space="preserve"> PAGEREF _Toc493688680 \h </w:instrText>
            </w:r>
            <w:r w:rsidR="001649AE">
              <w:rPr>
                <w:noProof/>
                <w:webHidden/>
              </w:rPr>
            </w:r>
            <w:r w:rsidR="001649AE">
              <w:rPr>
                <w:noProof/>
                <w:webHidden/>
              </w:rPr>
              <w:fldChar w:fldCharType="separate"/>
            </w:r>
            <w:r w:rsidR="001649AE">
              <w:rPr>
                <w:noProof/>
                <w:webHidden/>
              </w:rPr>
              <w:t>45</w:t>
            </w:r>
            <w:r w:rsidR="001649AE">
              <w:rPr>
                <w:noProof/>
                <w:webHidden/>
              </w:rPr>
              <w:fldChar w:fldCharType="end"/>
            </w:r>
          </w:hyperlink>
        </w:p>
        <w:p w:rsidR="00481F6E" w:rsidRPr="00D37298" w:rsidRDefault="00481F6E">
          <w:pPr>
            <w:rPr>
              <w:rFonts w:ascii="Times New Roman" w:hAnsi="Times New Roman"/>
            </w:rPr>
          </w:pPr>
          <w:r w:rsidRPr="00D37298">
            <w:rPr>
              <w:rFonts w:ascii="Times New Roman" w:hAnsi="Times New Roman"/>
              <w:b/>
              <w:bCs/>
              <w:noProof/>
            </w:rPr>
            <w:fldChar w:fldCharType="end"/>
          </w:r>
        </w:p>
      </w:sdtContent>
    </w:sdt>
    <w:p w:rsidR="00202048" w:rsidRPr="00D37298" w:rsidRDefault="00202048"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02048" w:rsidRPr="00D37298" w:rsidRDefault="00202048" w:rsidP="009F2A51">
      <w:pPr>
        <w:widowControl w:val="0"/>
        <w:autoSpaceDE w:val="0"/>
        <w:autoSpaceDN w:val="0"/>
        <w:adjustRightInd w:val="0"/>
        <w:spacing w:after="0" w:line="240" w:lineRule="auto"/>
        <w:rPr>
          <w:rFonts w:ascii="Times New Roman" w:hAnsi="Times New Roman"/>
        </w:rPr>
      </w:pPr>
    </w:p>
    <w:p w:rsidR="009D1884" w:rsidRPr="00D37298" w:rsidRDefault="006F770C" w:rsidP="0076086A">
      <w:pPr>
        <w:pStyle w:val="Heading1"/>
        <w:numPr>
          <w:ilvl w:val="0"/>
          <w:numId w:val="1"/>
        </w:numPr>
        <w:rPr>
          <w:rFonts w:ascii="Times New Roman" w:hAnsi="Times New Roman" w:cs="Times New Roman"/>
          <w:color w:val="auto"/>
        </w:rPr>
      </w:pPr>
      <w:bookmarkStart w:id="15" w:name="_Toc493688661"/>
      <w:r w:rsidRPr="00D37298">
        <w:rPr>
          <w:rFonts w:ascii="Times New Roman" w:hAnsi="Times New Roman" w:cs="Times New Roman"/>
          <w:color w:val="auto"/>
        </w:rPr>
        <w:lastRenderedPageBreak/>
        <w:t>Overview</w:t>
      </w:r>
      <w:bookmarkEnd w:id="15"/>
    </w:p>
    <w:p w:rsidR="00A47122" w:rsidRPr="00D37298" w:rsidRDefault="009D1884" w:rsidP="00481F6E">
      <w:pPr>
        <w:pStyle w:val="Heading2"/>
        <w:rPr>
          <w:rFonts w:ascii="Times New Roman" w:hAnsi="Times New Roman" w:cs="Times New Roman"/>
          <w:color w:val="auto"/>
          <w:sz w:val="22"/>
          <w:szCs w:val="22"/>
        </w:rPr>
      </w:pPr>
      <w:bookmarkStart w:id="16"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16"/>
    </w:p>
    <w:p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lity is an important metric that contributes to a CCO CSR’s overall Performance. Quality monitoring can be performed internally by Vangent/GDIT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481F6E">
      <w:pPr>
        <w:pStyle w:val="Heading2"/>
        <w:rPr>
          <w:rFonts w:ascii="Times New Roman" w:hAnsi="Times New Roman" w:cs="Times New Roman"/>
          <w:color w:val="auto"/>
          <w:sz w:val="22"/>
          <w:szCs w:val="22"/>
        </w:rPr>
      </w:pPr>
      <w:bookmarkStart w:id="17"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17"/>
    </w:p>
    <w:p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481F6E">
      <w:pPr>
        <w:pStyle w:val="Heading2"/>
        <w:rPr>
          <w:rFonts w:ascii="Times New Roman" w:hAnsi="Times New Roman" w:cs="Times New Roman"/>
          <w:color w:val="auto"/>
          <w:sz w:val="22"/>
          <w:szCs w:val="22"/>
        </w:rPr>
      </w:pPr>
      <w:bookmarkStart w:id="18" w:name="_Toc493688664"/>
      <w:r w:rsidRPr="00D37298">
        <w:rPr>
          <w:rFonts w:ascii="Times New Roman" w:hAnsi="Times New Roman" w:cs="Times New Roman"/>
          <w:color w:val="auto"/>
          <w:sz w:val="22"/>
          <w:szCs w:val="22"/>
        </w:rPr>
        <w:t>Source File</w:t>
      </w:r>
      <w:bookmarkEnd w:id="18"/>
    </w:p>
    <w:p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r w:rsidR="00E26DA9" w:rsidRPr="00D37298">
        <w:rPr>
          <w:rFonts w:ascii="Times New Roman" w:hAnsi="Times New Roman"/>
          <w:color w:val="000000" w:themeColor="text1"/>
        </w:rPr>
        <w:t>eCL_IQS_Scorecard_yyyymmdd.csv.zip.encrypt</w:t>
      </w:r>
      <w:r w:rsidR="004B6E5C" w:rsidRPr="00D37298">
        <w:rPr>
          <w:rFonts w:ascii="Times New Roman" w:hAnsi="Times New Roman"/>
          <w:color w:val="000000" w:themeColor="text1"/>
        </w:rPr>
        <w:t xml:space="preserve"> (prod) or Test_eCL_IQS_Scorecard_yyyymmdd.csv.zip.encrypt (Test)</w:t>
      </w:r>
    </w:p>
    <w:p w:rsidR="0091524F" w:rsidRDefault="00E26DA9" w:rsidP="0091524F">
      <w:pPr>
        <w:spacing w:after="0"/>
        <w:rPr>
          <w:rFonts w:ascii="Times New Roman" w:hAnsi="Times New Roman"/>
          <w:color w:val="000000" w:themeColor="text1"/>
          <w:sz w:val="20"/>
          <w:szCs w:val="20"/>
        </w:rPr>
      </w:pPr>
      <w:r w:rsidRPr="00D37298">
        <w:rPr>
          <w:rFonts w:ascii="Times New Roman" w:hAnsi="Times New Roman"/>
          <w:color w:val="000000" w:themeColor="text1"/>
        </w:rPr>
        <w:t>and</w:t>
      </w:r>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hyperlink r:id="rId9" w:history="1">
        <w:r w:rsidR="0091524F" w:rsidRPr="00700164">
          <w:rPr>
            <w:rStyle w:val="Hyperlink"/>
            <w:rFonts w:ascii="Times New Roman" w:hAnsi="Times New Roman"/>
            <w:sz w:val="20"/>
            <w:szCs w:val="20"/>
          </w:rPr>
          <w:t>\\f3420-ecldbp01\data\Coaching\IQS\Encrypt_Out\</w:t>
        </w:r>
      </w:hyperlink>
      <w:r w:rsidR="0091524F">
        <w:rPr>
          <w:rFonts w:ascii="Times New Roman" w:hAnsi="Times New Roman"/>
          <w:color w:val="000000" w:themeColor="text1"/>
          <w:sz w:val="20"/>
          <w:szCs w:val="20"/>
        </w:rPr>
        <w:t xml:space="preserve"> until ready to load.</w:t>
      </w:r>
    </w:p>
    <w:p w:rsidR="002C3B04" w:rsidRPr="00D37298" w:rsidRDefault="002C3B04" w:rsidP="0091524F">
      <w:pPr>
        <w:spacing w:after="0"/>
        <w:rPr>
          <w:rFonts w:ascii="Times New Roman" w:hAnsi="Times New Roman"/>
          <w:color w:val="000000" w:themeColor="text1"/>
          <w:sz w:val="20"/>
          <w:szCs w:val="20"/>
        </w:rPr>
      </w:pPr>
    </w:p>
    <w:p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19" w:name="_Toc493688665"/>
      <w:r w:rsidRPr="00D37298">
        <w:rPr>
          <w:rFonts w:ascii="Times New Roman" w:hAnsi="Times New Roman" w:cs="Times New Roman"/>
          <w:color w:val="auto"/>
          <w:sz w:val="22"/>
          <w:szCs w:val="22"/>
        </w:rPr>
        <w:t>Module List</w:t>
      </w:r>
      <w:bookmarkEnd w:id="19"/>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20" w:name="_Toc493688666"/>
      <w:r w:rsidRPr="00D37298">
        <w:rPr>
          <w:rFonts w:ascii="Times New Roman" w:hAnsi="Times New Roman" w:cs="Times New Roman"/>
          <w:color w:val="auto"/>
          <w:sz w:val="22"/>
          <w:szCs w:val="22"/>
        </w:rPr>
        <w:t>Software and Hardware Interfaces</w:t>
      </w:r>
      <w:bookmarkEnd w:id="20"/>
    </w:p>
    <w:p w:rsidR="009D1884" w:rsidRPr="00D37298" w:rsidRDefault="009D1884" w:rsidP="0027630C">
      <w:pPr>
        <w:pStyle w:val="Heading3"/>
        <w:rPr>
          <w:rFonts w:ascii="Times New Roman" w:hAnsi="Times New Roman" w:cs="Times New Roman"/>
          <w:color w:val="auto"/>
        </w:rPr>
      </w:pPr>
      <w:bookmarkStart w:id="21" w:name="_Toc493688667"/>
      <w:r w:rsidRPr="00D37298">
        <w:rPr>
          <w:rFonts w:ascii="Times New Roman" w:hAnsi="Times New Roman" w:cs="Times New Roman"/>
          <w:color w:val="auto"/>
        </w:rPr>
        <w:t>Software</w:t>
      </w:r>
      <w:bookmarkEnd w:id="21"/>
    </w:p>
    <w:p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Server 2012 SP3 Suite</w:t>
      </w:r>
    </w:p>
    <w:p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D37298" w:rsidRDefault="009D1884" w:rsidP="0027630C">
      <w:pPr>
        <w:pStyle w:val="Heading3"/>
        <w:rPr>
          <w:rFonts w:ascii="Times New Roman" w:hAnsi="Times New Roman" w:cs="Times New Roman"/>
          <w:color w:val="auto"/>
        </w:rPr>
      </w:pPr>
      <w:bookmarkStart w:id="22" w:name="_Toc493688668"/>
      <w:r w:rsidRPr="00D37298">
        <w:rPr>
          <w:rFonts w:ascii="Times New Roman" w:hAnsi="Times New Roman" w:cs="Times New Roman"/>
          <w:color w:val="auto"/>
        </w:rPr>
        <w:t>Hardware</w:t>
      </w:r>
      <w:bookmarkEnd w:id="22"/>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F3420-ECLDBD01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Dev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lastRenderedPageBreak/>
        <w:t>F3420-ECLDBT01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Test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F3420-ECLDBP01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Prod Server</w:t>
      </w:r>
    </w:p>
    <w:p w:rsidR="001377E4" w:rsidRPr="00D37298" w:rsidRDefault="00E8295B"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1377E4" w:rsidRPr="00D37298">
          <w:rPr>
            <w:rStyle w:val="Hyperlink"/>
            <w:rFonts w:ascii="Times New Roman" w:hAnsi="Times New Roman"/>
            <w:sz w:val="20"/>
            <w:szCs w:val="20"/>
          </w:rPr>
          <w:t>\\F3420-ECLDBD01\data\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Dev File staging share</w:t>
      </w:r>
    </w:p>
    <w:p w:rsidR="001377E4" w:rsidRPr="00D37298" w:rsidRDefault="00E8295B"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1377E4" w:rsidRPr="00D37298">
          <w:rPr>
            <w:rStyle w:val="Hyperlink"/>
            <w:rFonts w:ascii="Times New Roman" w:hAnsi="Times New Roman"/>
            <w:sz w:val="20"/>
            <w:szCs w:val="20"/>
          </w:rPr>
          <w:t>\\F3420-ECLDBT01\data\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Test File staging share</w:t>
      </w:r>
      <w:r w:rsidR="001377E4" w:rsidRPr="00D37298" w:rsidDel="00810310">
        <w:rPr>
          <w:rFonts w:ascii="Times New Roman" w:hAnsi="Times New Roman"/>
          <w:color w:val="000000" w:themeColor="text1"/>
          <w:sz w:val="20"/>
          <w:szCs w:val="20"/>
        </w:rPr>
        <w:t xml:space="preserve"> </w:t>
      </w:r>
    </w:p>
    <w:p w:rsidR="001377E4" w:rsidRPr="00D37298" w:rsidRDefault="00E8295B"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0091524F" w:rsidRPr="00700164">
          <w:rPr>
            <w:rStyle w:val="Hyperlink"/>
            <w:rFonts w:ascii="Times New Roman" w:hAnsi="Times New Roman"/>
            <w:sz w:val="20"/>
            <w:szCs w:val="20"/>
          </w:rPr>
          <w:t>\\F3420-ECLDB\P01\data\</w:t>
        </w:r>
      </w:hyperlink>
      <w:r w:rsidR="001377E4" w:rsidRPr="00D37298">
        <w:rPr>
          <w:rFonts w:ascii="Times New Roman" w:hAnsi="Times New Roman"/>
          <w:color w:val="000000" w:themeColor="text1"/>
          <w:sz w:val="20"/>
          <w:szCs w:val="20"/>
        </w:rPr>
        <w:t xml:space="preserve"> - Prod File staging share</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27630C">
      <w:pPr>
        <w:pStyle w:val="Heading2"/>
        <w:rPr>
          <w:rFonts w:ascii="Times New Roman" w:hAnsi="Times New Roman" w:cs="Times New Roman"/>
          <w:color w:val="auto"/>
          <w:sz w:val="22"/>
          <w:szCs w:val="22"/>
        </w:rPr>
      </w:pPr>
      <w:bookmarkStart w:id="23" w:name="_Toc493688669"/>
      <w:r w:rsidRPr="00D37298">
        <w:rPr>
          <w:rFonts w:ascii="Times New Roman" w:hAnsi="Times New Roman" w:cs="Times New Roman"/>
          <w:color w:val="auto"/>
          <w:sz w:val="22"/>
          <w:szCs w:val="22"/>
        </w:rPr>
        <w:t>Users</w:t>
      </w:r>
      <w:bookmarkEnd w:id="23"/>
      <w:r w:rsidRPr="00D37298">
        <w:rPr>
          <w:rFonts w:ascii="Times New Roman" w:hAnsi="Times New Roman" w:cs="Times New Roman"/>
          <w:color w:val="auto"/>
          <w:sz w:val="22"/>
          <w:szCs w:val="22"/>
        </w:rPr>
        <w:t xml:space="preserve"> </w:t>
      </w:r>
    </w:p>
    <w:p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Quality</w:t>
      </w:r>
      <w:r w:rsidR="00651AE3" w:rsidRPr="00D37298">
        <w:rPr>
          <w:rFonts w:ascii="Times New Roman" w:hAnsi="Times New Roman"/>
          <w:color w:val="000000" w:themeColor="text1"/>
        </w:rPr>
        <w:t xml:space="preserve"> and support staff.</w:t>
      </w:r>
    </w:p>
    <w:p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rsidR="006F770C" w:rsidRPr="00D37298" w:rsidRDefault="006F770C" w:rsidP="0076086A">
      <w:pPr>
        <w:pStyle w:val="Heading1"/>
        <w:numPr>
          <w:ilvl w:val="0"/>
          <w:numId w:val="1"/>
        </w:numPr>
        <w:rPr>
          <w:rFonts w:ascii="Times New Roman" w:hAnsi="Times New Roman" w:cs="Times New Roman"/>
          <w:color w:val="auto"/>
        </w:rPr>
      </w:pPr>
      <w:bookmarkStart w:id="24" w:name="_Toc493688670"/>
      <w:r w:rsidRPr="00D37298">
        <w:rPr>
          <w:rFonts w:ascii="Times New Roman" w:hAnsi="Times New Roman" w:cs="Times New Roman"/>
          <w:color w:val="auto"/>
        </w:rPr>
        <w:t>Details</w:t>
      </w:r>
      <w:bookmarkEnd w:id="24"/>
    </w:p>
    <w:p w:rsidR="006F770C" w:rsidRPr="00D37298" w:rsidRDefault="006F770C" w:rsidP="0076086A">
      <w:pPr>
        <w:pStyle w:val="ListParagraph"/>
        <w:numPr>
          <w:ilvl w:val="0"/>
          <w:numId w:val="6"/>
        </w:numPr>
        <w:rPr>
          <w:rFonts w:ascii="Times New Roman" w:hAnsi="Times New Roman"/>
          <w:vanish/>
        </w:rPr>
      </w:pPr>
    </w:p>
    <w:p w:rsidR="006F770C" w:rsidRPr="00D37298" w:rsidRDefault="006F770C" w:rsidP="0076086A">
      <w:pPr>
        <w:pStyle w:val="ListParagraph"/>
        <w:numPr>
          <w:ilvl w:val="0"/>
          <w:numId w:val="6"/>
        </w:numPr>
        <w:rPr>
          <w:rFonts w:ascii="Times New Roman" w:hAnsi="Times New Roman"/>
          <w:vanish/>
        </w:rPr>
      </w:pPr>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5" w:name="_Toc387654370"/>
      <w:bookmarkStart w:id="26" w:name="_Toc387758815"/>
      <w:bookmarkStart w:id="27" w:name="_Toc387821326"/>
      <w:bookmarkStart w:id="28" w:name="_Toc387821375"/>
      <w:bookmarkStart w:id="29" w:name="_Toc391973386"/>
      <w:bookmarkStart w:id="30" w:name="_Toc493688671"/>
      <w:bookmarkEnd w:id="25"/>
      <w:bookmarkEnd w:id="26"/>
      <w:bookmarkEnd w:id="27"/>
      <w:bookmarkEnd w:id="28"/>
      <w:bookmarkEnd w:id="29"/>
      <w:bookmarkEnd w:id="30"/>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31" w:name="_Toc387654371"/>
      <w:bookmarkStart w:id="32" w:name="_Toc387758816"/>
      <w:bookmarkStart w:id="33" w:name="_Toc387821327"/>
      <w:bookmarkStart w:id="34" w:name="_Toc387821376"/>
      <w:bookmarkStart w:id="35" w:name="_Toc391973387"/>
      <w:bookmarkStart w:id="36" w:name="_Toc493688672"/>
      <w:bookmarkEnd w:id="31"/>
      <w:bookmarkEnd w:id="32"/>
      <w:bookmarkEnd w:id="33"/>
      <w:bookmarkEnd w:id="34"/>
      <w:bookmarkEnd w:id="35"/>
      <w:bookmarkEnd w:id="36"/>
    </w:p>
    <w:p w:rsidR="006F770C" w:rsidRPr="00D37298" w:rsidRDefault="006F770C" w:rsidP="0076086A">
      <w:pPr>
        <w:pStyle w:val="Heading2"/>
        <w:numPr>
          <w:ilvl w:val="1"/>
          <w:numId w:val="9"/>
        </w:numPr>
        <w:rPr>
          <w:rFonts w:ascii="Times New Roman" w:hAnsi="Times New Roman" w:cs="Times New Roman"/>
          <w:color w:val="auto"/>
          <w:sz w:val="22"/>
          <w:szCs w:val="22"/>
        </w:rPr>
      </w:pPr>
      <w:bookmarkStart w:id="37" w:name="_Toc493688673"/>
      <w:r w:rsidRPr="00D37298">
        <w:rPr>
          <w:rFonts w:ascii="Times New Roman" w:hAnsi="Times New Roman" w:cs="Times New Roman"/>
          <w:color w:val="auto"/>
          <w:sz w:val="22"/>
          <w:szCs w:val="22"/>
        </w:rPr>
        <w:t>Source Files</w:t>
      </w:r>
      <w:bookmarkEnd w:id="37"/>
    </w:p>
    <w:p w:rsidR="006F770C" w:rsidRPr="00D37298" w:rsidRDefault="006607CC" w:rsidP="0076086A">
      <w:pPr>
        <w:pStyle w:val="Heading3"/>
        <w:numPr>
          <w:ilvl w:val="2"/>
          <w:numId w:val="9"/>
        </w:numPr>
        <w:rPr>
          <w:rFonts w:ascii="Times New Roman" w:hAnsi="Times New Roman" w:cs="Times New Roman"/>
          <w:color w:val="auto"/>
        </w:rPr>
      </w:pPr>
      <w:bookmarkStart w:id="38" w:name="_Toc493688674"/>
      <w:r w:rsidRPr="00D37298">
        <w:rPr>
          <w:rFonts w:ascii="Times New Roman" w:hAnsi="Times New Roman" w:cs="Times New Roman"/>
          <w:color w:val="000000" w:themeColor="text1"/>
        </w:rPr>
        <w:t>eCL_IQS_Scorecard_yyyymmdd.csv.zip.encrypt</w:t>
      </w:r>
      <w:bookmarkEnd w:id="38"/>
      <w:r w:rsidRPr="00D37298">
        <w:rPr>
          <w:rFonts w:ascii="Times New Roman" w:hAnsi="Times New Roman" w:cs="Times New Roman"/>
          <w:color w:val="auto"/>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rsid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Staging location:</w:t>
      </w:r>
      <w:r w:rsidR="00A97EC1" w:rsidRPr="0091524F">
        <w:rPr>
          <w:rFonts w:ascii="Times New Roman" w:hAnsi="Times New Roman"/>
        </w:rPr>
        <w:t xml:space="preserve"> </w:t>
      </w:r>
      <w:hyperlink r:id="rId13" w:history="1">
        <w:r w:rsidR="0091524F" w:rsidRPr="0091524F">
          <w:rPr>
            <w:rStyle w:val="Hyperlink"/>
            <w:rFonts w:ascii="Times New Roman" w:hAnsi="Times New Roman"/>
            <w:sz w:val="20"/>
            <w:szCs w:val="20"/>
          </w:rPr>
          <w:t>\\f3420-ecldbp01\data\Coaching\IQS\Encrypt_Out\</w:t>
        </w:r>
      </w:hyperlink>
      <w:r w:rsidR="0091524F" w:rsidRPr="0091524F">
        <w:rPr>
          <w:rFonts w:ascii="Times New Roman" w:hAnsi="Times New Roman"/>
          <w:color w:val="000000" w:themeColor="text1"/>
          <w:sz w:val="20"/>
          <w:szCs w:val="20"/>
        </w:rPr>
        <w:t xml:space="preserve"> </w:t>
      </w:r>
    </w:p>
    <w:p w:rsidR="00E64317" w:rsidRP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File name</w:t>
      </w:r>
      <w:r w:rsidR="00E64317" w:rsidRPr="0091524F">
        <w:rPr>
          <w:rFonts w:ascii="Times New Roman" w:hAnsi="Times New Roman"/>
        </w:rPr>
        <w:t xml:space="preserve"> eCL_</w:t>
      </w:r>
      <w:r w:rsidR="00A97EC1" w:rsidRPr="0091524F">
        <w:rPr>
          <w:rFonts w:ascii="Times New Roman" w:hAnsi="Times New Roman"/>
        </w:rPr>
        <w:t>IQS</w:t>
      </w:r>
      <w:r w:rsidR="00E64317" w:rsidRPr="0091524F">
        <w:rPr>
          <w:rFonts w:ascii="Times New Roman" w:hAnsi="Times New Roman"/>
        </w:rPr>
        <w:t>_</w:t>
      </w:r>
      <w:r w:rsidR="00A97EC1" w:rsidRPr="0091524F">
        <w:rPr>
          <w:rFonts w:ascii="Times New Roman" w:hAnsi="Times New Roman"/>
        </w:rPr>
        <w:t>Scorecard_</w:t>
      </w:r>
      <w:r w:rsidR="00F56A29" w:rsidRPr="0091524F">
        <w:rPr>
          <w:rFonts w:ascii="Times New Roman" w:hAnsi="Times New Roman"/>
        </w:rPr>
        <w:t>yyyymmdd</w:t>
      </w:r>
      <w:r w:rsidR="00E64317" w:rsidRPr="0091524F">
        <w:rPr>
          <w:rFonts w:ascii="Times New Roman" w:hAnsi="Times New Roman"/>
        </w:rPr>
        <w:t>.csv</w:t>
      </w:r>
      <w:r w:rsidR="00A97EC1" w:rsidRPr="0091524F">
        <w:rPr>
          <w:rFonts w:ascii="Times New Roman" w:hAnsi="Times New Roman"/>
        </w:rPr>
        <w:t>.zip.encrypt</w:t>
      </w:r>
      <w:r w:rsidR="00E64317" w:rsidRPr="0091524F">
        <w:rPr>
          <w:rFonts w:ascii="Times New Roman" w:hAnsi="Times New Roman"/>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r w:rsidR="00E64317" w:rsidRPr="00D37298">
        <w:rPr>
          <w:rFonts w:ascii="Times New Roman" w:hAnsi="Times New Roman"/>
        </w:rPr>
        <w:t>Coaching_Log and Coaching_Log_Reason</w:t>
      </w:r>
    </w:p>
    <w:p w:rsidR="007B5133" w:rsidRPr="00D37298" w:rsidRDefault="007B5133" w:rsidP="0076086A">
      <w:pPr>
        <w:pStyle w:val="Heading2"/>
        <w:numPr>
          <w:ilvl w:val="1"/>
          <w:numId w:val="9"/>
        </w:numPr>
        <w:rPr>
          <w:rFonts w:ascii="Times New Roman" w:hAnsi="Times New Roman" w:cs="Times New Roman"/>
          <w:color w:val="auto"/>
          <w:sz w:val="22"/>
          <w:szCs w:val="22"/>
        </w:rPr>
      </w:pPr>
      <w:bookmarkStart w:id="39" w:name="_Toc493688675"/>
      <w:r w:rsidRPr="00D37298">
        <w:rPr>
          <w:rFonts w:ascii="Times New Roman" w:hAnsi="Times New Roman" w:cs="Times New Roman"/>
          <w:color w:val="auto"/>
          <w:sz w:val="22"/>
          <w:szCs w:val="22"/>
        </w:rPr>
        <w:t>Module Details</w:t>
      </w:r>
      <w:bookmarkEnd w:id="39"/>
    </w:p>
    <w:p w:rsidR="007B5133" w:rsidRPr="00D37298" w:rsidRDefault="007B5133" w:rsidP="0076086A">
      <w:pPr>
        <w:pStyle w:val="Heading3"/>
        <w:numPr>
          <w:ilvl w:val="2"/>
          <w:numId w:val="9"/>
        </w:numPr>
        <w:rPr>
          <w:rFonts w:ascii="Times New Roman" w:hAnsi="Times New Roman" w:cs="Times New Roman"/>
          <w:color w:val="auto"/>
        </w:rPr>
      </w:pPr>
      <w:bookmarkStart w:id="40" w:name="_Toc493688676"/>
      <w:r w:rsidRPr="00D37298">
        <w:rPr>
          <w:rFonts w:ascii="Times New Roman" w:hAnsi="Times New Roman" w:cs="Times New Roman"/>
          <w:color w:val="auto"/>
        </w:rPr>
        <w:t>SQL agent job</w:t>
      </w:r>
      <w:bookmarkEnd w:id="40"/>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r w:rsidR="001377E4" w:rsidRPr="00D37298">
        <w:rPr>
          <w:rFonts w:ascii="Times New Roman" w:hAnsi="Times New Roman"/>
        </w:rPr>
        <w:t>F3420-ECLDBP01</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r w:rsidR="005F5B80" w:rsidRPr="00D37298">
        <w:rPr>
          <w:rFonts w:ascii="Times New Roman" w:hAnsi="Times New Roman"/>
        </w:rPr>
        <w:t>CoachingQualityLoad</w:t>
      </w:r>
    </w:p>
    <w:p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hyperlink r:id="rId14" w:history="1">
        <w:r w:rsidR="001377E4" w:rsidRPr="00D37298">
          <w:rPr>
            <w:rStyle w:val="Hyperlink"/>
            <w:rFonts w:ascii="Times New Roman" w:hAnsi="Times New Roman"/>
          </w:rPr>
          <w:t>\\F3420-ECLDBP01\ssis\Coaching\Packages\</w:t>
        </w:r>
        <w:r w:rsidR="00AC4136" w:rsidRPr="00D37298">
          <w:rPr>
            <w:rStyle w:val="Hyperlink"/>
            <w:rFonts w:ascii="Times New Roman" w:hAnsi="Times New Roman"/>
          </w:rPr>
          <w:t>IQS_Coaching.dtsx</w:t>
        </w:r>
      </w:hyperlink>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Production Config File: 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r w:rsidR="001377E4" w:rsidRPr="00D37298">
        <w:rPr>
          <w:rFonts w:ascii="Times New Roman" w:hAnsi="Times New Roman"/>
        </w:rPr>
        <w:t>ecljobowner</w:t>
      </w:r>
    </w:p>
    <w:p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r w:rsidR="001377E4" w:rsidRPr="00D37298">
        <w:rPr>
          <w:rFonts w:ascii="Times New Roman" w:hAnsi="Times New Roman"/>
        </w:rPr>
        <w:t>ECLProxy (ECL Credential using application service account VNGT\SVC-SQLECLP01</w:t>
      </w:r>
    </w:p>
    <w:p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Schedule: Daily  </w:t>
      </w:r>
      <w:r w:rsidR="0091524F">
        <w:rPr>
          <w:rFonts w:ascii="Times New Roman" w:hAnsi="Times New Roman"/>
        </w:rPr>
        <w:t>9</w:t>
      </w:r>
      <w:r w:rsidR="005F5B80" w:rsidRPr="00D37298">
        <w:rPr>
          <w:rFonts w:ascii="Times New Roman" w:hAnsi="Times New Roman"/>
        </w:rPr>
        <w:t>:00</w:t>
      </w:r>
      <w:r w:rsidR="004A6695" w:rsidRPr="00D37298">
        <w:rPr>
          <w:rFonts w:ascii="Times New Roman" w:hAnsi="Times New Roman"/>
        </w:rPr>
        <w:t xml:space="preserve"> </w:t>
      </w:r>
      <w:r w:rsidR="0091524F">
        <w:rPr>
          <w:rFonts w:ascii="Times New Roman" w:hAnsi="Times New Roman"/>
        </w:rPr>
        <w:t>AM</w:t>
      </w:r>
      <w:r w:rsidR="0091524F" w:rsidRPr="00D37298">
        <w:rPr>
          <w:rFonts w:ascii="Times New Roman" w:hAnsi="Times New Roman"/>
        </w:rPr>
        <w:t xml:space="preserve"> </w:t>
      </w:r>
      <w:r w:rsidR="004A6695" w:rsidRPr="00D37298">
        <w:rPr>
          <w:rFonts w:ascii="Times New Roman" w:hAnsi="Times New Roman"/>
        </w:rPr>
        <w:t xml:space="preserve">EST </w:t>
      </w:r>
      <w:r w:rsidR="00AC4136" w:rsidRPr="00D37298">
        <w:rPr>
          <w:rFonts w:ascii="Times New Roman" w:hAnsi="Times New Roman"/>
        </w:rPr>
        <w:t>Daily</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rsidR="00E42C88" w:rsidRPr="00D37298" w:rsidRDefault="00E42C88" w:rsidP="00E42C88">
      <w:pPr>
        <w:autoSpaceDE w:val="0"/>
        <w:autoSpaceDN w:val="0"/>
        <w:adjustRightInd w:val="0"/>
        <w:spacing w:after="0" w:line="240" w:lineRule="auto"/>
        <w:rPr>
          <w:rFonts w:ascii="Times New Roman" w:hAnsi="Times New Roman"/>
        </w:rPr>
      </w:pPr>
    </w:p>
    <w:p w:rsidR="007B5133" w:rsidRPr="00D37298" w:rsidRDefault="007B5133" w:rsidP="0076086A">
      <w:pPr>
        <w:pStyle w:val="Heading3"/>
        <w:numPr>
          <w:ilvl w:val="2"/>
          <w:numId w:val="9"/>
        </w:numPr>
        <w:rPr>
          <w:rFonts w:ascii="Times New Roman" w:hAnsi="Times New Roman" w:cs="Times New Roman"/>
          <w:color w:val="auto"/>
        </w:rPr>
      </w:pPr>
      <w:bookmarkStart w:id="41" w:name="_Toc493688677"/>
      <w:r w:rsidRPr="00D37298">
        <w:rPr>
          <w:rFonts w:ascii="Times New Roman" w:hAnsi="Times New Roman" w:cs="Times New Roman"/>
          <w:color w:val="auto"/>
        </w:rPr>
        <w:lastRenderedPageBreak/>
        <w:t>SSIS Package</w:t>
      </w:r>
      <w:bookmarkEnd w:id="41"/>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839"/>
        <w:gridCol w:w="1405"/>
        <w:gridCol w:w="1230"/>
        <w:gridCol w:w="5102"/>
      </w:tblGrid>
      <w:tr w:rsidR="00AC4136" w:rsidRPr="00D37298" w:rsidTr="00A77BD9">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DataType</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IQS_Coaching</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Encrypt_In</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\\f3420-ecldbd01\data\Coaching\IQS\Decrypt_out\</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\\f3420-ecldbd01\data\Coaching\IQS\Encrypt_out\</w:t>
            </w:r>
          </w:p>
        </w:tc>
      </w:tr>
      <w:tr w:rsidR="00AC4136" w:rsidRPr="00D37298" w:rsidTr="00A77BD9">
        <w:trPr>
          <w:trHeight w:val="368"/>
        </w:trPr>
        <w:tc>
          <w:tcPr>
            <w:tcW w:w="1839"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w:t>
            </w:r>
            <w:r w:rsidR="00AC4136" w:rsidRPr="00D37298">
              <w:rPr>
                <w:rFonts w:ascii="Times New Roman" w:hAnsi="Times New Roman"/>
                <w:sz w:val="20"/>
                <w:szCs w:val="20"/>
              </w:rPr>
              <w:t>Fil</w:t>
            </w:r>
            <w:r>
              <w:rPr>
                <w:rFonts w:ascii="Times New Roman" w:hAnsi="Times New Roman"/>
                <w:sz w:val="20"/>
                <w:szCs w:val="20"/>
              </w:rPr>
              <w:t>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@[User::Encrypt_Out]+@[User::FilePrefix]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AC4136" w:rsidRPr="00D37298" w:rsidRDefault="0091524F" w:rsidP="004B6E5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DatePart("d",getdate()),2)+".csv.zip.encrypt"</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EncryptedFileExists</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Boolean</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True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FailMessage</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Default="0091524F" w:rsidP="006E018C">
            <w:pPr>
              <w:rPr>
                <w:rFonts w:ascii="Times New Roman" w:hAnsi="Times New Roman"/>
                <w:sz w:val="20"/>
                <w:szCs w:val="20"/>
              </w:rPr>
            </w:pPr>
            <w:r w:rsidRPr="00D37298">
              <w:rPr>
                <w:rFonts w:ascii="Times New Roman" w:hAnsi="Times New Roman"/>
                <w:sz w:val="20"/>
                <w:szCs w:val="20"/>
              </w:rPr>
              <w:t>String</w:t>
            </w:r>
          </w:p>
        </w:tc>
        <w:tc>
          <w:tcPr>
            <w:tcW w:w="5200" w:type="dxa"/>
          </w:tcPr>
          <w:p w:rsid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"IQS Load failed in " +   @[User::SystemName]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tc>
        <w:tc>
          <w:tcPr>
            <w:tcW w:w="1352" w:type="dxa"/>
          </w:tcPr>
          <w:p w:rsidR="0091524F" w:rsidRPr="00D37298" w:rsidRDefault="0091524F" w:rsidP="006E018C">
            <w:pPr>
              <w:rPr>
                <w:rFonts w:ascii="Times New Roman" w:hAnsi="Times New Roman"/>
                <w:sz w:val="20"/>
                <w:szCs w:val="20"/>
              </w:rPr>
            </w:pPr>
            <w:r>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@[User::FilePrefix] +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SystemName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LoadedCount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RejectedCount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StagedCount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rsidTr="00A77BD9">
        <w:trPr>
          <w:trHeight w:val="368"/>
        </w:trPr>
        <w:tc>
          <w:tcPr>
            <w:tcW w:w="1839"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FilePrefix</w:t>
            </w:r>
          </w:p>
        </w:tc>
        <w:tc>
          <w:tcPr>
            <w:tcW w:w="1352" w:type="dxa"/>
          </w:tcPr>
          <w:p w:rsidR="004B6E5C" w:rsidRPr="00D37298" w:rsidRDefault="004B6E5C" w:rsidP="007A6392">
            <w:pPr>
              <w:rPr>
                <w:rFonts w:ascii="Times New Roman" w:hAnsi="Times New Roman"/>
              </w:rPr>
            </w:pPr>
            <w:r w:rsidRPr="00D37298">
              <w:rPr>
                <w:rFonts w:ascii="Times New Roman" w:hAnsi="Times New Roman"/>
                <w:sz w:val="20"/>
                <w:szCs w:val="20"/>
              </w:rPr>
              <w:t>IQS_Coaching</w:t>
            </w:r>
          </w:p>
        </w:tc>
        <w:tc>
          <w:tcPr>
            <w:tcW w:w="1185" w:type="dxa"/>
          </w:tcPr>
          <w:p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Test_eCL_IQS_Scorecard_(Dev/test) and eCL_IQS_Scorecard_(Prod)</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AdhocNPN</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BeginDate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EndDate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DayOfWeek</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B6A68" w:rsidP="007954EB">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NPNLoad</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"SELECT * FROM EC.fn_NPNQualityRecs(" +  (DT_WSTR,20) @[User::BeginDate] + "," +  (DT_WSTR,20) @[User::EndDate] + ")"</w:t>
            </w:r>
          </w:p>
        </w:tc>
      </w:tr>
      <w:tr w:rsidR="007B6A68" w:rsidRPr="00D37298" w:rsidTr="0091524F">
        <w:trPr>
          <w:trHeight w:val="368"/>
        </w:trPr>
        <w:tc>
          <w:tcPr>
            <w:tcW w:w="1839" w:type="dxa"/>
          </w:tcPr>
          <w:p w:rsidR="007B6A68" w:rsidRPr="00D37298" w:rsidRDefault="007B6A68" w:rsidP="007B6A68">
            <w:pPr>
              <w:rPr>
                <w:rFonts w:ascii="Times New Roman" w:hAnsi="Times New Roman"/>
              </w:rPr>
            </w:pPr>
            <w:r>
              <w:rPr>
                <w:rFonts w:ascii="Times New Roman" w:hAnsi="Times New Roman"/>
              </w:rPr>
              <w:t>ReturnValue</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Int32</w:t>
            </w:r>
          </w:p>
        </w:tc>
        <w:tc>
          <w:tcPr>
            <w:tcW w:w="5200" w:type="dxa"/>
          </w:tcPr>
          <w:p w:rsidR="007B6A68" w:rsidRPr="00D37298" w:rsidRDefault="007B6A68" w:rsidP="007B6A68">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lastRenderedPageBreak/>
              <w:t>FromEmail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ToEmail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CCEmail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bl>
    <w:p w:rsidR="00E654C3" w:rsidRPr="00D37298" w:rsidRDefault="00E654C3"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 xml:space="preserve">ConnectionStrings </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Destinationdb</w:t>
      </w:r>
    </w:p>
    <w:p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SMTP Connection Manager</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ConnectionString: </w:t>
      </w:r>
      <w:r w:rsidR="007B6A68" w:rsidRPr="007B6A68">
        <w:rPr>
          <w:rFonts w:ascii="Times New Roman" w:hAnsi="Times New Roman"/>
          <w:sz w:val="20"/>
          <w:szCs w:val="20"/>
        </w:rPr>
        <w:t>\\f3420-ecldbd01\data\Coaching\IQS\Decrypt_in\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1475" cy="140970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Expression Evaluates to: </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0C806B0D" wp14:editId="477CB280">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3176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ConnectionString: Expression</w:t>
      </w:r>
      <w:r w:rsidR="007B6A68">
        <w:rPr>
          <w:rFonts w:ascii="Times New Roman" w:hAnsi="Times New Roman"/>
          <w:sz w:val="20"/>
          <w:szCs w:val="20"/>
        </w:rPr>
        <w:t>:</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@[User::Encrypt_Out]+@[User::FilePrefix] +</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Right("0" + (DT_STR,4,1252) DatePart("m",getdate()),2) +</w:t>
      </w:r>
    </w:p>
    <w:p w:rsidR="00AC4136" w:rsidRDefault="007B6A68" w:rsidP="00AC4136">
      <w:pPr>
        <w:widowControl w:val="0"/>
        <w:autoSpaceDE w:val="0"/>
        <w:autoSpaceDN w:val="0"/>
        <w:adjustRightInd w:val="0"/>
        <w:spacing w:after="0" w:line="240" w:lineRule="auto"/>
        <w:ind w:left="450"/>
        <w:rPr>
          <w:rFonts w:ascii="Times New Roman" w:hAnsi="Times New Roman"/>
          <w:sz w:val="24"/>
          <w:szCs w:val="24"/>
        </w:rPr>
      </w:pPr>
      <w:r w:rsidRPr="007B6A68">
        <w:rPr>
          <w:rFonts w:ascii="Times New Roman" w:hAnsi="Times New Roman"/>
          <w:sz w:val="20"/>
          <w:szCs w:val="20"/>
        </w:rPr>
        <w:t>Right("0" + (DT_STR,4,1252) DatePart("d",getdate()),2)+".csv.zip.encrypt"</w:t>
      </w:r>
      <w:r w:rsidR="00AC4136" w:rsidRPr="00D37298">
        <w:rPr>
          <w:rFonts w:ascii="Times New Roman" w:hAnsi="Times New Roman"/>
          <w:noProof/>
        </w:rPr>
        <w:lastRenderedPageBreak/>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1685925"/>
                    </a:xfrm>
                    <a:prstGeom prst="rect">
                      <a:avLst/>
                    </a:prstGeom>
                  </pic:spPr>
                </pic:pic>
              </a:graphicData>
            </a:graphic>
          </wp:inline>
        </w:drawing>
      </w:r>
      <w:r w:rsidR="00AC4136" w:rsidRPr="00D37298">
        <w:rPr>
          <w:rFonts w:ascii="Times New Roman" w:hAnsi="Times New Roman"/>
          <w:sz w:val="24"/>
          <w:szCs w:val="24"/>
        </w:rPr>
        <w:t>\</w:t>
      </w: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3E47B1C7" wp14:editId="6B5D0F61">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763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Pr>
          <w:noProof/>
        </w:rPr>
        <w:drawing>
          <wp:inline distT="0" distB="0" distL="0" distR="0" wp14:anchorId="1875D5A5" wp14:editId="79BAB66A">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29225"/>
                    </a:xfrm>
                    <a:prstGeom prst="rect">
                      <a:avLst/>
                    </a:prstGeom>
                  </pic:spPr>
                </pic:pic>
              </a:graphicData>
            </a:graphic>
          </wp:inline>
        </w:drawing>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lastRenderedPageBreak/>
        <w:t xml:space="preserve">@[User::Decrypt_Out] +@[User::FilePrefix] + </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Right("0" + (DT_STR,4,1252) DatePart("m",getdate()),2) +</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sidRPr="007B6A68">
        <w:rPr>
          <w:rFonts w:ascii="Times New Roman" w:hAnsi="Times New Roman"/>
          <w:sz w:val="20"/>
          <w:szCs w:val="20"/>
        </w:rPr>
        <w:t>Right("0" + (DT_STR,4,1252) DatePart("d",getdate()),2)+".csv"</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0627AAB7" wp14:editId="129B424D">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494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71135"/>
                    </a:xfrm>
                    <a:prstGeom prst="rect">
                      <a:avLst/>
                    </a:prstGeom>
                  </pic:spPr>
                </pic:pic>
              </a:graphicData>
            </a:graphic>
          </wp:inline>
        </w:drawing>
      </w:r>
    </w:p>
    <w:p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223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1467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destinationdb</w:t>
      </w:r>
    </w:p>
    <w:p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Dev – F3420-ECLDBD01 DB – eCoachingdev</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Test - F3420-ECLDBT01 DB – eCoachingtest</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Prod - F3420-ECLDBP01 – eCoaching</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F53049" w:rsidRPr="00F53049" w:rsidRDefault="00F53049" w:rsidP="00F53049">
      <w:pPr>
        <w:pStyle w:val="ListParagraph"/>
        <w:widowControl w:val="0"/>
        <w:numPr>
          <w:ilvl w:val="0"/>
          <w:numId w:val="17"/>
        </w:numPr>
        <w:autoSpaceDE w:val="0"/>
        <w:autoSpaceDN w:val="0"/>
        <w:adjustRightInd w:val="0"/>
        <w:spacing w:after="0" w:line="240" w:lineRule="auto"/>
        <w:ind w:left="450"/>
        <w:rPr>
          <w:ins w:id="42" w:author="Palacherla, Susmitha C (NONUS)" w:date="2019-07-10T17:02:00Z"/>
          <w:rFonts w:ascii="Times New Roman" w:hAnsi="Times New Roman"/>
          <w:sz w:val="20"/>
          <w:szCs w:val="20"/>
          <w:rPrChange w:id="43" w:author="Palacherla, Susmitha C (NONUS)" w:date="2019-07-10T17:03:00Z">
            <w:rPr>
              <w:ins w:id="44" w:author="Palacherla, Susmitha C (NONUS)" w:date="2019-07-10T17:02:00Z"/>
            </w:rPr>
          </w:rPrChange>
        </w:rPr>
        <w:pPrChange w:id="45" w:author="Palacherla, Susmitha C (NONUS)" w:date="2019-07-10T17:03:00Z">
          <w:pPr>
            <w:ind w:left="2880"/>
          </w:pPr>
        </w:pPrChange>
      </w:pPr>
      <w:ins w:id="46" w:author="Palacherla, Susmitha C (NONUS)" w:date="2019-07-10T17:02:00Z">
        <w:r w:rsidRPr="00F53049">
          <w:rPr>
            <w:rFonts w:ascii="Times New Roman" w:hAnsi="Times New Roman"/>
            <w:sz w:val="20"/>
            <w:szCs w:val="20"/>
            <w:rPrChange w:id="47" w:author="Palacherla, Susmitha C (NONUS)" w:date="2019-07-10T17:03:00Z">
              <w:rPr>
                <w:rFonts w:ascii="Times New Roman" w:hAnsi="Times New Roman"/>
                <w:b/>
                <w:sz w:val="24"/>
                <w:szCs w:val="24"/>
              </w:rPr>
            </w:rPrChange>
          </w:rPr>
          <w:t xml:space="preserve">SMTP server: </w:t>
        </w:r>
        <w:r w:rsidRPr="00F53049">
          <w:rPr>
            <w:rFonts w:ascii="Times New Roman" w:hAnsi="Times New Roman"/>
            <w:sz w:val="20"/>
            <w:szCs w:val="20"/>
            <w:rPrChange w:id="48" w:author="Palacherla, Susmitha C (NONUS)" w:date="2019-07-10T17:03:00Z">
              <w:rPr/>
            </w:rPrChange>
          </w:rPr>
          <w:t>ironport.maximus.com</w:t>
        </w:r>
      </w:ins>
    </w:p>
    <w:p w:rsidR="00AC4136" w:rsidRPr="00F53049" w:rsidDel="00F53049" w:rsidRDefault="00AC4136" w:rsidP="00F53049">
      <w:pPr>
        <w:pStyle w:val="ListParagraph"/>
        <w:widowControl w:val="0"/>
        <w:numPr>
          <w:ilvl w:val="0"/>
          <w:numId w:val="17"/>
        </w:numPr>
        <w:autoSpaceDE w:val="0"/>
        <w:autoSpaceDN w:val="0"/>
        <w:adjustRightInd w:val="0"/>
        <w:spacing w:after="0" w:line="240" w:lineRule="auto"/>
        <w:rPr>
          <w:del w:id="49" w:author="Palacherla, Susmitha C (NONUS)" w:date="2019-07-10T17:03:00Z"/>
          <w:rFonts w:ascii="Times New Roman" w:hAnsi="Times New Roman"/>
          <w:b/>
          <w:sz w:val="24"/>
          <w:szCs w:val="24"/>
          <w:rPrChange w:id="50" w:author="Palacherla, Susmitha C (NONUS)" w:date="2019-07-10T17:02:00Z">
            <w:rPr>
              <w:del w:id="51" w:author="Palacherla, Susmitha C (NONUS)" w:date="2019-07-10T17:03:00Z"/>
            </w:rPr>
          </w:rPrChange>
        </w:rPr>
        <w:pPrChange w:id="52" w:author="Palacherla, Susmitha C (NONUS)" w:date="2019-07-10T17:02:00Z">
          <w:pPr>
            <w:widowControl w:val="0"/>
            <w:autoSpaceDE w:val="0"/>
            <w:autoSpaceDN w:val="0"/>
            <w:adjustRightInd w:val="0"/>
            <w:spacing w:after="0" w:line="240" w:lineRule="auto"/>
          </w:pPr>
        </w:pPrChange>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Del="00F53049" w:rsidRDefault="00AC4136" w:rsidP="00AC4136">
      <w:pPr>
        <w:widowControl w:val="0"/>
        <w:autoSpaceDE w:val="0"/>
        <w:autoSpaceDN w:val="0"/>
        <w:adjustRightInd w:val="0"/>
        <w:spacing w:after="0" w:line="240" w:lineRule="auto"/>
        <w:rPr>
          <w:del w:id="53" w:author="Palacherla, Susmitha C (NONUS)" w:date="2019-07-10T17:03:00Z"/>
          <w:rFonts w:ascii="Times New Roman" w:hAnsi="Times New Roman"/>
          <w:b/>
          <w:sz w:val="24"/>
          <w:szCs w:val="24"/>
        </w:rPr>
      </w:pPr>
    </w:p>
    <w:p w:rsidR="00265B61" w:rsidRPr="00D37298" w:rsidDel="00F53049" w:rsidRDefault="00265B61" w:rsidP="00AC4136">
      <w:pPr>
        <w:widowControl w:val="0"/>
        <w:autoSpaceDE w:val="0"/>
        <w:autoSpaceDN w:val="0"/>
        <w:adjustRightInd w:val="0"/>
        <w:spacing w:after="0" w:line="240" w:lineRule="auto"/>
        <w:rPr>
          <w:del w:id="54" w:author="Palacherla, Susmitha C (NONUS)" w:date="2019-07-10T17:03:00Z"/>
          <w:rFonts w:ascii="Times New Roman" w:hAnsi="Times New Roman"/>
          <w:b/>
          <w:sz w:val="24"/>
          <w:szCs w:val="24"/>
        </w:rPr>
      </w:pPr>
    </w:p>
    <w:p w:rsidR="00265B61" w:rsidRPr="00D37298" w:rsidDel="00F53049" w:rsidRDefault="00265B61" w:rsidP="00AC4136">
      <w:pPr>
        <w:widowControl w:val="0"/>
        <w:autoSpaceDE w:val="0"/>
        <w:autoSpaceDN w:val="0"/>
        <w:adjustRightInd w:val="0"/>
        <w:spacing w:after="0" w:line="240" w:lineRule="auto"/>
        <w:rPr>
          <w:del w:id="55" w:author="Palacherla, Susmitha C (NONUS)" w:date="2019-07-10T17:03:00Z"/>
          <w:rFonts w:ascii="Times New Roman" w:hAnsi="Times New Roman"/>
          <w:b/>
          <w:sz w:val="24"/>
          <w:szCs w:val="24"/>
        </w:rPr>
      </w:pPr>
    </w:p>
    <w:p w:rsidR="00265B61" w:rsidRPr="00D37298" w:rsidDel="00F53049" w:rsidRDefault="00265B61" w:rsidP="00AC4136">
      <w:pPr>
        <w:widowControl w:val="0"/>
        <w:autoSpaceDE w:val="0"/>
        <w:autoSpaceDN w:val="0"/>
        <w:adjustRightInd w:val="0"/>
        <w:spacing w:after="0" w:line="240" w:lineRule="auto"/>
        <w:rPr>
          <w:del w:id="56" w:author="Palacherla, Susmitha C (NONUS)" w:date="2019-07-10T17:03:00Z"/>
          <w:rFonts w:ascii="Times New Roman" w:hAnsi="Times New Roman"/>
          <w:b/>
          <w:sz w:val="24"/>
          <w:szCs w:val="24"/>
        </w:rPr>
      </w:pPr>
    </w:p>
    <w:p w:rsidR="00AC4136" w:rsidRPr="00D37298" w:rsidDel="00F53049" w:rsidRDefault="00AC4136" w:rsidP="00AC4136">
      <w:pPr>
        <w:widowControl w:val="0"/>
        <w:autoSpaceDE w:val="0"/>
        <w:autoSpaceDN w:val="0"/>
        <w:adjustRightInd w:val="0"/>
        <w:spacing w:after="0" w:line="240" w:lineRule="auto"/>
        <w:rPr>
          <w:del w:id="57" w:author="Palacherla, Susmitha C (NONUS)" w:date="2019-07-10T17:03:00Z"/>
          <w:rFonts w:ascii="Times New Roman" w:hAnsi="Times New Roman"/>
          <w:b/>
        </w:rPr>
      </w:pPr>
    </w:p>
    <w:p w:rsidR="00E654C3" w:rsidRPr="00D37298" w:rsidDel="00F53049" w:rsidRDefault="00E654C3" w:rsidP="00E654C3">
      <w:pPr>
        <w:widowControl w:val="0"/>
        <w:autoSpaceDE w:val="0"/>
        <w:autoSpaceDN w:val="0"/>
        <w:adjustRightInd w:val="0"/>
        <w:spacing w:after="0" w:line="240" w:lineRule="auto"/>
        <w:rPr>
          <w:del w:id="58" w:author="Palacherla, Susmitha C (NONUS)" w:date="2019-07-10T17:03:00Z"/>
          <w:rFonts w:ascii="Times New Roman" w:hAnsi="Times New Roman"/>
        </w:rPr>
      </w:pPr>
    </w:p>
    <w:p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bookmarkStart w:id="59" w:name="_GoBack"/>
      <w:bookmarkEnd w:id="59"/>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4259827A" wp14:editId="3C664578">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680" cy="5486400"/>
                    </a:xfrm>
                    <a:prstGeom prst="rect">
                      <a:avLst/>
                    </a:prstGeom>
                  </pic:spPr>
                </pic:pic>
              </a:graphicData>
            </a:graphic>
          </wp:inline>
        </w:drawing>
      </w:r>
    </w:p>
    <w:p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lastRenderedPageBreak/>
        <w:t>Workflow</w:t>
      </w:r>
    </w:p>
    <w:p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rsidR="00494DF0" w:rsidRPr="00D37298" w:rsidRDefault="00210C0C" w:rsidP="00494DF0">
      <w:pPr>
        <w:rPr>
          <w:rFonts w:ascii="Times New Roman" w:hAnsi="Times New Roman"/>
          <w:b/>
        </w:rPr>
      </w:pPr>
      <w:r w:rsidRPr="00D37298">
        <w:rPr>
          <w:rFonts w:ascii="Times New Roman" w:hAnsi="Times New Roman"/>
          <w:b/>
        </w:rPr>
        <w:t>IQS File Load</w:t>
      </w:r>
    </w:p>
    <w:p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If File Exists Decrypt File in Encrypt_out and place with that days date in decrypt_out folder</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rsidR="00210C0C" w:rsidRPr="00D37298" w:rsidRDefault="00210C0C" w:rsidP="00210C0C">
      <w:pPr>
        <w:rPr>
          <w:rFonts w:ascii="Times New Roman" w:hAnsi="Times New Roman"/>
          <w:b/>
        </w:rPr>
      </w:pPr>
      <w:r w:rsidRPr="00D37298">
        <w:rPr>
          <w:rFonts w:ascii="Times New Roman" w:hAnsi="Times New Roman"/>
          <w:b/>
        </w:rPr>
        <w:t>NPN Load</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6800BCBF" wp14:editId="0200075E">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942975"/>
                    </a:xfrm>
                    <a:prstGeom prst="rect">
                      <a:avLst/>
                    </a:prstGeom>
                  </pic:spPr>
                </pic:pic>
              </a:graphicData>
            </a:graphic>
          </wp:inline>
        </w:drawing>
      </w:r>
    </w:p>
    <w:p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16A57222" wp14:editId="6E735DA3">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0075"/>
                    </a:xfrm>
                    <a:prstGeom prst="rect">
                      <a:avLst/>
                    </a:prstGeom>
                  </pic:spPr>
                </pic:pic>
              </a:graphicData>
            </a:graphic>
          </wp:inline>
        </w:drawing>
      </w:r>
    </w:p>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rsidTr="00634737">
        <w:tc>
          <w:tcPr>
            <w:tcW w:w="9576" w:type="dxa"/>
          </w:tcPr>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System.IO;</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Dts.Variables[</w:t>
            </w:r>
            <w:r w:rsidRPr="00D37298">
              <w:rPr>
                <w:rFonts w:ascii="Times New Roman" w:hAnsi="Times New Roman"/>
                <w:color w:val="A31515"/>
                <w:sz w:val="19"/>
                <w:szCs w:val="19"/>
              </w:rPr>
              <w:t>"User::EncryptedFile"</w:t>
            </w:r>
            <w:r w:rsidRPr="00D37298">
              <w:rPr>
                <w:rFonts w:ascii="Times New Roman" w:hAnsi="Times New Roman"/>
                <w:color w:val="000000"/>
                <w:sz w:val="19"/>
                <w:szCs w:val="19"/>
              </w:rPr>
              <w:t>].Value.ToString();</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Dts.Variables[</w:t>
            </w:r>
            <w:r w:rsidRPr="00D37298">
              <w:rPr>
                <w:rFonts w:ascii="Times New Roman" w:hAnsi="Times New Roman"/>
                <w:color w:val="A31515"/>
                <w:sz w:val="19"/>
                <w:szCs w:val="19"/>
              </w:rPr>
              <w:t>"User::EncryptedFileExists"</w:t>
            </w:r>
            <w:r w:rsidRPr="00D37298">
              <w:rPr>
                <w:rFonts w:ascii="Times New Roman" w:hAnsi="Times New Roman"/>
                <w:color w:val="000000"/>
                <w:sz w:val="19"/>
                <w:szCs w:val="19"/>
              </w:rPr>
              <w:t xml:space="preserve">].Value = </w:t>
            </w:r>
            <w:r w:rsidRPr="00D37298">
              <w:rPr>
                <w:rFonts w:ascii="Times New Roman" w:hAnsi="Times New Roman"/>
                <w:color w:val="2B91AF"/>
                <w:sz w:val="19"/>
                <w:szCs w:val="19"/>
              </w:rPr>
              <w:t>File</w:t>
            </w:r>
            <w:r w:rsidRPr="00D37298">
              <w:rPr>
                <w:rFonts w:ascii="Times New Roman" w:hAnsi="Times New Roman"/>
                <w:color w:val="000000"/>
                <w:sz w:val="19"/>
                <w:szCs w:val="19"/>
              </w:rPr>
              <w:t>.Exists(file);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lastRenderedPageBreak/>
        <w:t>Precedence Constraint from Step1</w:t>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71C2B290" wp14:editId="30589B3B">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005"/>
                    </a:xfrm>
                    <a:prstGeom prst="rect">
                      <a:avLst/>
                    </a:prstGeom>
                  </pic:spPr>
                </pic:pic>
              </a:graphicData>
            </a:graphic>
          </wp:inline>
        </w:drawing>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1090118A" wp14:editId="27B3E843">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5040"/>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0119E592" wp14:editId="43FFF864">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2066925"/>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31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721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66900" cy="8572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1420987A" wp14:editId="07082B4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13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rsidTr="00365021">
        <w:tc>
          <w:tcPr>
            <w:tcW w:w="9576" w:type="dxa"/>
          </w:tcPr>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lastRenderedPageBreak/>
              <w:t>#region</w:t>
            </w:r>
            <w:r w:rsidRPr="00D37298">
              <w:rPr>
                <w:rFonts w:ascii="Times New Roman" w:hAnsi="Times New Roman"/>
                <w:color w:val="000000"/>
                <w:sz w:val="19"/>
                <w:szCs w:val="19"/>
              </w:rPr>
              <w:t xml:space="preserve"> Namespaces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.Sleep(90000);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838200"/>
                    </a:xfrm>
                    <a:prstGeom prst="rect">
                      <a:avLst/>
                    </a:prstGeom>
                  </pic:spPr>
                </pic:pic>
              </a:graphicData>
            </a:graphic>
          </wp:inline>
        </w:drawing>
      </w:r>
    </w:p>
    <w:p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8554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r w:rsidR="00365021" w:rsidRPr="00D37298">
        <w:rPr>
          <w:rFonts w:ascii="Times New Roman" w:hAnsi="Times New Roman"/>
          <w:sz w:val="20"/>
          <w:szCs w:val="20"/>
        </w:rPr>
        <w:t>Quality</w:t>
      </w:r>
      <w:r w:rsidRPr="00D37298">
        <w:rPr>
          <w:rFonts w:ascii="Times New Roman" w:hAnsi="Times New Roman"/>
          <w:sz w:val="20"/>
          <w:szCs w:val="20"/>
        </w:rPr>
        <w:t>_Coaching_Stage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97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0A309F65" wp14:editId="799833E8">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67627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Row Count Transformation to get count of records staged</w:t>
      </w:r>
    </w:p>
    <w:p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879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172CB366" wp14:editId="6D3E3CEA">
            <wp:extent cx="2871216"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1216" cy="5486400"/>
                    </a:xfrm>
                    <a:prstGeom prst="rect">
                      <a:avLst/>
                    </a:prstGeom>
                  </pic:spPr>
                </pic:pic>
              </a:graphicData>
            </a:graphic>
          </wp:inline>
        </w:drawing>
      </w: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Default="00A77BD9" w:rsidP="00FF6C96">
      <w:pPr>
        <w:widowControl w:val="0"/>
        <w:autoSpaceDE w:val="0"/>
        <w:autoSpaceDN w:val="0"/>
        <w:adjustRightInd w:val="0"/>
        <w:spacing w:after="0" w:line="240" w:lineRule="auto"/>
        <w:rPr>
          <w:rFonts w:ascii="Times New Roman" w:hAnsi="Times New Roman"/>
          <w:sz w:val="24"/>
          <w:szCs w:val="24"/>
        </w:rPr>
      </w:pPr>
    </w:p>
    <w:p w:rsidR="00A77BD9" w:rsidRPr="00D37298" w:rsidRDefault="00A77BD9"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t xml:space="preserve"> </w:t>
      </w:r>
      <w:r>
        <w:rPr>
          <w:noProof/>
        </w:rPr>
        <w:drawing>
          <wp:inline distT="0" distB="0" distL="0" distR="0" wp14:anchorId="19590A8B" wp14:editId="61590F64">
            <wp:extent cx="4480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560" cy="5486400"/>
                    </a:xfrm>
                    <a:prstGeom prst="rect">
                      <a:avLst/>
                    </a:prstGeom>
                  </pic:spPr>
                </pic:pic>
              </a:graphicData>
            </a:graphic>
          </wp:inline>
        </w:drawing>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365021" w:rsidRDefault="00365021"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Default="00A77BD9" w:rsidP="00D37298">
      <w:pPr>
        <w:widowControl w:val="0"/>
        <w:autoSpaceDE w:val="0"/>
        <w:autoSpaceDN w:val="0"/>
        <w:adjustRightInd w:val="0"/>
        <w:spacing w:after="0" w:line="240" w:lineRule="auto"/>
        <w:rPr>
          <w:rFonts w:ascii="Times New Roman" w:hAnsi="Times New Roman"/>
          <w:sz w:val="20"/>
          <w:szCs w:val="20"/>
        </w:rPr>
      </w:pPr>
    </w:p>
    <w:p w:rsidR="00A77BD9" w:rsidRPr="00D37298" w:rsidRDefault="00A77BD9" w:rsidP="00D37298">
      <w:pPr>
        <w:widowControl w:val="0"/>
        <w:autoSpaceDE w:val="0"/>
        <w:autoSpaceDN w:val="0"/>
        <w:adjustRightInd w:val="0"/>
        <w:spacing w:after="0" w:line="240" w:lineRule="auto"/>
        <w:rPr>
          <w:rFonts w:ascii="Times New Roman" w:hAnsi="Times New Roman"/>
          <w:sz w:val="20"/>
          <w:szCs w:val="20"/>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Derived columns for employee id trim and getdate()</w:t>
      </w:r>
    </w:p>
    <w:p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2023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6329A84" wp14:editId="31257798">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575" cy="24955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80C7CD2" wp14:editId="0153C85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84955"/>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t xml:space="preserve"> </w:t>
      </w:r>
      <w:r>
        <w:rPr>
          <w:noProof/>
        </w:rPr>
        <w:drawing>
          <wp:inline distT="0" distB="0" distL="0" distR="0" wp14:anchorId="030F3308" wp14:editId="2B60C019">
            <wp:extent cx="3438144"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144" cy="54864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6: SQL task – </w:t>
      </w:r>
      <w:r w:rsidRPr="00D37298">
        <w:rPr>
          <w:rFonts w:ascii="Times New Roman" w:hAnsi="Times New Roman"/>
          <w:sz w:val="20"/>
          <w:szCs w:val="20"/>
        </w:rPr>
        <w:t>Update Staging table and reject records</w:t>
      </w:r>
    </w:p>
    <w:p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7631730" wp14:editId="1F7D4144">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8384" cy="2743200"/>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EC9EED2" wp14:editId="13DBC762">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7024"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Update Coaching_Log and Coaching_log_reason tables</w:t>
      </w:r>
    </w:p>
    <w:p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669E6C6C" wp14:editId="66B2607F">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Coaching_Log </w:t>
      </w:r>
      <w:r w:rsidR="00136D0D" w:rsidRPr="00D37298">
        <w:rPr>
          <w:rFonts w:ascii="Times New Roman" w:hAnsi="Times New Roman"/>
          <w:sz w:val="20"/>
          <w:szCs w:val="20"/>
        </w:rPr>
        <w:t>and Coaching_log_reason tables</w:t>
      </w:r>
    </w:p>
    <w:p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8824462" wp14:editId="28863221">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3128" cy="27432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7EEC6830" wp14:editId="4E65E63C">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[EC].[sp_InsertInto_Coaching_Log_Quality]  ? output</w:t>
      </w: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20DB54D4" wp14:editId="7E3B46CC">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52544" cy="3657600"/>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90537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[EC].[Quality_FileList]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([File_Name]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,[File_LoadDate]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,[Count_Staged]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,[Count_Rejected]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,[Count_Loaded])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(?,GetDate(), ?,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3969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5050" cy="2047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58BCEA50" wp14:editId="6275D41B">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8728"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DAEF4AB" wp14:editId="065447F4">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2856" cy="36576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@[User::DayOfWeek] == 2 || @[User::AdhocNPN] == True</w:t>
      </w: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DF6C82" w:rsidRPr="00D37298" w:rsidRDefault="00DF6C82" w:rsidP="00DF6C82">
      <w:pPr>
        <w:rPr>
          <w:rFonts w:ascii="Times New Roman" w:hAnsi="Times New Roman"/>
          <w:b/>
        </w:rPr>
      </w:pPr>
      <w:r w:rsidRPr="00D37298">
        <w:rPr>
          <w:rFonts w:ascii="Times New Roman" w:hAnsi="Times New Roman"/>
          <w:b/>
        </w:rPr>
        <w:lastRenderedPageBreak/>
        <w:t>Details: NPN Load</w:t>
      </w:r>
    </w:p>
    <w:p w:rsidR="00DF6C82" w:rsidRPr="00D37298" w:rsidRDefault="00DF6C82" w:rsidP="00DF6C82">
      <w:pPr>
        <w:rPr>
          <w:rFonts w:ascii="Times New Roman" w:hAnsi="Times New Roman"/>
          <w:b/>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85565"/>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716E1EF" wp14:editId="13E654EF">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841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5452043D" wp14:editId="45CBAF77">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6744"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133F3F6" wp14:editId="734C1F80">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387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3A789C22" wp14:editId="400AA0E3">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9000"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2650" cy="211455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DE5CBC0" wp14:editId="754D285A">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133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4050A1D1" wp14:editId="3358A6EA">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9923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BBBC778" wp14:editId="55A20595">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359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49BC784" wp14:editId="48E713D8">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9936" cy="36576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rsidR="00DF6C82" w:rsidRPr="00D37298" w:rsidRDefault="00DF6C82" w:rsidP="00DF6C82">
      <w:pPr>
        <w:rPr>
          <w:rFonts w:ascii="Times New Roman" w:hAnsi="Times New Roman"/>
          <w:b/>
        </w:rPr>
      </w:pPr>
    </w:p>
    <w:p w:rsidR="003844F6" w:rsidRPr="00D37298" w:rsidRDefault="003844F6" w:rsidP="00DF6C82">
      <w:pPr>
        <w:rPr>
          <w:rFonts w:ascii="Times New Roman" w:hAnsi="Times New Roman"/>
          <w:b/>
        </w:rPr>
      </w:pPr>
      <w:r w:rsidRPr="00D37298">
        <w:rPr>
          <w:rFonts w:ascii="Times New Roman" w:hAnsi="Times New Roman"/>
          <w:noProof/>
        </w:rPr>
        <w:drawing>
          <wp:inline distT="0" distB="0" distL="0" distR="0" wp14:anchorId="4E347F44" wp14:editId="1A4C3992">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62856" cy="3200400"/>
                    </a:xfrm>
                    <a:prstGeom prst="rect">
                      <a:avLst/>
                    </a:prstGeom>
                  </pic:spPr>
                </pic:pic>
              </a:graphicData>
            </a:graphic>
          </wp:inline>
        </w:drawing>
      </w:r>
    </w:p>
    <w:p w:rsidR="00FF6C96" w:rsidRPr="00D37298" w:rsidRDefault="00FF6C96" w:rsidP="00494DF0">
      <w:pPr>
        <w:rPr>
          <w:rFonts w:ascii="Times New Roman" w:hAnsi="Times New Roman"/>
          <w:b/>
        </w:rPr>
      </w:pPr>
    </w:p>
    <w:p w:rsidR="002326CC" w:rsidRPr="00D37298" w:rsidRDefault="002326CC" w:rsidP="0076086A">
      <w:pPr>
        <w:pStyle w:val="Heading3"/>
        <w:numPr>
          <w:ilvl w:val="2"/>
          <w:numId w:val="9"/>
        </w:numPr>
        <w:rPr>
          <w:rFonts w:ascii="Times New Roman" w:hAnsi="Times New Roman" w:cs="Times New Roman"/>
          <w:color w:val="auto"/>
        </w:rPr>
      </w:pPr>
      <w:bookmarkStart w:id="60" w:name="_Toc493688678"/>
      <w:r w:rsidRPr="00D37298">
        <w:rPr>
          <w:rFonts w:ascii="Times New Roman" w:hAnsi="Times New Roman" w:cs="Times New Roman"/>
          <w:color w:val="auto"/>
        </w:rPr>
        <w:t>Tables</w:t>
      </w:r>
      <w:bookmarkEnd w:id="6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rsidTr="00A71CC9">
        <w:trPr>
          <w:trHeight w:val="396"/>
          <w:tblHeader/>
          <w:jc w:val="center"/>
        </w:trPr>
        <w:tc>
          <w:tcPr>
            <w:tcW w:w="745" w:type="dxa"/>
            <w:shd w:val="clear" w:color="auto" w:fill="E6E6E6"/>
          </w:tcPr>
          <w:p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rsidR="002326CC" w:rsidRPr="00D37298" w:rsidRDefault="002326CC"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Quality_Coaching_Stage</w:t>
            </w:r>
          </w:p>
          <w:p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staging the Quality evaluations from IQS during the insert into Coaching_Log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the rejected Quality evaluations from IQS during the insert into Coaching_Log table. Logs are rejected when a Lan ID cannot be looked up for an incoming Employee ID in the file.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file names and Load dates.</w:t>
            </w:r>
          </w:p>
        </w:tc>
      </w:tr>
      <w:tr w:rsidR="002326C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D37298" w:rsidRDefault="002326C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D37298" w:rsidRDefault="00DE06FE" w:rsidP="00A71CC9">
            <w:pPr>
              <w:spacing w:line="240" w:lineRule="auto"/>
              <w:rPr>
                <w:rFonts w:ascii="Times New Roman" w:hAnsi="Times New Roman"/>
              </w:rPr>
            </w:pPr>
            <w:r w:rsidRPr="00D37298">
              <w:rPr>
                <w:rFonts w:ascii="Times New Roman" w:hAnsi="Times New Roman"/>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rsidR="005E5CD7" w:rsidRPr="00D37298" w:rsidRDefault="00360E8C" w:rsidP="0076086A">
      <w:pPr>
        <w:pStyle w:val="Heading3"/>
        <w:numPr>
          <w:ilvl w:val="2"/>
          <w:numId w:val="9"/>
        </w:numPr>
        <w:rPr>
          <w:rFonts w:ascii="Times New Roman" w:hAnsi="Times New Roman" w:cs="Times New Roman"/>
          <w:color w:val="auto"/>
        </w:rPr>
      </w:pPr>
      <w:bookmarkStart w:id="61" w:name="_Toc493688679"/>
      <w:r w:rsidRPr="00D37298">
        <w:rPr>
          <w:rFonts w:ascii="Times New Roman" w:hAnsi="Times New Roman" w:cs="Times New Roman"/>
          <w:color w:val="auto"/>
        </w:rPr>
        <w:t>Procedures</w:t>
      </w:r>
      <w:bookmarkEnd w:id="61"/>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rsidTr="00A71CC9">
        <w:trPr>
          <w:trHeight w:val="396"/>
          <w:tblHeader/>
          <w:jc w:val="center"/>
        </w:trPr>
        <w:tc>
          <w:tcPr>
            <w:tcW w:w="745" w:type="dxa"/>
            <w:shd w:val="clear" w:color="auto" w:fill="E6E6E6"/>
          </w:tcPr>
          <w:p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rsidR="005E5CD7" w:rsidRPr="00D37298" w:rsidRDefault="005E5CD7"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Pr="00D37298" w:rsidRDefault="00A12835" w:rsidP="006E018C">
            <w:pPr>
              <w:rPr>
                <w:rFonts w:ascii="Times New Roman" w:hAnsi="Times New Roman"/>
                <w:color w:val="000000"/>
              </w:rPr>
            </w:pPr>
            <w:r w:rsidRPr="00D37298">
              <w:rPr>
                <w:rFonts w:ascii="Times New Roman" w:hAnsi="Times New Roman"/>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rPr>
                <w:rFonts w:ascii="Times New Roman" w:hAnsi="Times New Roman"/>
                <w:color w:val="000000"/>
              </w:rPr>
            </w:pPr>
            <w:r w:rsidRPr="00D37298">
              <w:rPr>
                <w:rFonts w:ascii="Times New Roman" w:hAnsi="Times New Roman"/>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D37298" w:rsidRDefault="00C74E9D" w:rsidP="001F402C">
            <w:pPr>
              <w:rPr>
                <w:rFonts w:ascii="Times New Roman" w:hAnsi="Times New Roman"/>
                <w:color w:val="000000"/>
              </w:rPr>
            </w:pPr>
            <w:r w:rsidRPr="00D37298">
              <w:rPr>
                <w:rFonts w:ascii="Times New Roman" w:hAnsi="Times New Roman"/>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D37298" w:rsidRDefault="001F402C" w:rsidP="00A71CC9">
            <w:pPr>
              <w:rPr>
                <w:rFonts w:ascii="Times New Roman" w:hAnsi="Times New Roman"/>
                <w:color w:val="000000"/>
              </w:rPr>
            </w:pPr>
            <w:r w:rsidRPr="00D37298">
              <w:rPr>
                <w:rFonts w:ascii="Times New Roman" w:hAnsi="Times New Roman"/>
                <w:color w:val="000000"/>
              </w:rPr>
              <w:t>sp_Get_Dates_For_Previous_Week.sql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r w:rsidRPr="00D37298">
              <w:rPr>
                <w:rFonts w:ascii="Times New Roman" w:hAnsi="Times New Roman"/>
                <w:color w:val="000000"/>
              </w:rPr>
              <w:t>sp_InsertInto_Coaching_Log_NPN.sql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73170A" w:rsidP="00A71CC9">
            <w:pPr>
              <w:spacing w:line="240" w:lineRule="auto"/>
              <w:rPr>
                <w:rFonts w:ascii="Times New Roman" w:hAnsi="Times New Roman"/>
              </w:rPr>
            </w:pPr>
            <w:r w:rsidRPr="00D37298">
              <w:rPr>
                <w:rFonts w:ascii="Times New Roman" w:hAnsi="Times New Roman"/>
              </w:rPr>
              <w:lastRenderedPageBreak/>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73170A" w:rsidP="00A71CC9">
            <w:pPr>
              <w:rPr>
                <w:rFonts w:ascii="Times New Roman" w:hAnsi="Times New Roman"/>
                <w:color w:val="000000"/>
              </w:rPr>
            </w:pPr>
            <w:r w:rsidRPr="00D37298">
              <w:rPr>
                <w:rFonts w:ascii="Times New Roman" w:hAnsi="Times New Roman"/>
                <w:color w:val="000000"/>
              </w:rPr>
              <w:t>sp_InsertInto_IQS_Rejected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spacing w:line="240" w:lineRule="auto"/>
              <w:rPr>
                <w:rFonts w:ascii="Times New Roman" w:hAnsi="Times New Roman"/>
              </w:rPr>
            </w:pPr>
          </w:p>
        </w:tc>
      </w:tr>
    </w:tbl>
    <w:p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\cms\eCoaching_V2\Code\DB\Stored Procedures</w:t>
      </w: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A05066" w:rsidP="00A05066">
      <w:pPr>
        <w:pStyle w:val="Heading3"/>
        <w:numPr>
          <w:ilvl w:val="2"/>
          <w:numId w:val="9"/>
        </w:numPr>
        <w:rPr>
          <w:rFonts w:ascii="Times New Roman" w:hAnsi="Times New Roman" w:cs="Times New Roman"/>
          <w:color w:val="auto"/>
        </w:rPr>
      </w:pPr>
      <w:bookmarkStart w:id="62" w:name="_Toc493688680"/>
      <w:r w:rsidRPr="00D37298">
        <w:rPr>
          <w:rFonts w:ascii="Times New Roman" w:hAnsi="Times New Roman" w:cs="Times New Roman"/>
          <w:color w:val="auto"/>
        </w:rPr>
        <w:t>Functions</w:t>
      </w:r>
      <w:bookmarkEnd w:id="62"/>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rsidTr="00634737">
        <w:trPr>
          <w:trHeight w:val="396"/>
          <w:tblHeader/>
          <w:jc w:val="center"/>
        </w:trPr>
        <w:tc>
          <w:tcPr>
            <w:tcW w:w="745" w:type="dxa"/>
            <w:shd w:val="clear" w:color="auto" w:fill="E6E6E6"/>
          </w:tcPr>
          <w:p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rsidR="00A05066" w:rsidRPr="00D37298" w:rsidRDefault="00A05066" w:rsidP="00634737">
            <w:pPr>
              <w:keepNext/>
              <w:keepLines/>
              <w:spacing w:line="240" w:lineRule="auto"/>
              <w:jc w:val="center"/>
              <w:rPr>
                <w:rFonts w:ascii="Times New Roman" w:hAnsi="Times New Roman"/>
                <w:b/>
              </w:rPr>
            </w:pP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r w:rsidRPr="00D37298">
              <w:rPr>
                <w:rFonts w:ascii="Times New Roman" w:hAnsi="Times New Roman"/>
                <w:color w:val="000000"/>
              </w:rPr>
              <w:t>fn_NPNQualityRecs.sql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38108C" w:rsidP="00634737">
            <w:pPr>
              <w:rPr>
                <w:rFonts w:ascii="Times New Roman" w:hAnsi="Times New Roman"/>
                <w:color w:val="000000"/>
              </w:rPr>
            </w:pPr>
            <w:r w:rsidRPr="00D37298">
              <w:rPr>
                <w:rFonts w:ascii="Times New Roman" w:hAnsi="Times New Roman"/>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spacing w:line="240" w:lineRule="auto"/>
              <w:rPr>
                <w:rFonts w:ascii="Times New Roman" w:hAnsi="Times New Roman"/>
              </w:rPr>
            </w:pPr>
          </w:p>
        </w:tc>
      </w:tr>
    </w:tbl>
    <w:p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\cms\eCoaching_V2\Code\DB\Functions</w:t>
      </w: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95B" w:rsidRDefault="00E8295B" w:rsidP="009F2A51">
      <w:pPr>
        <w:spacing w:after="0" w:line="240" w:lineRule="auto"/>
      </w:pPr>
      <w:r>
        <w:separator/>
      </w:r>
    </w:p>
  </w:endnote>
  <w:endnote w:type="continuationSeparator" w:id="0">
    <w:p w:rsidR="00E8295B" w:rsidRDefault="00E8295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24F" w:rsidRDefault="0091524F"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B36C7"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91524F" w:rsidRDefault="0091524F"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F53049">
      <w:rPr>
        <w:noProof/>
        <w:sz w:val="18"/>
      </w:rPr>
      <w:t>7/10/19</w:t>
    </w:r>
    <w:r>
      <w:rPr>
        <w:sz w:val="18"/>
      </w:rPr>
      <w:fldChar w:fldCharType="end"/>
    </w:r>
    <w:r>
      <w:rPr>
        <w:b/>
        <w:sz w:val="18"/>
      </w:rPr>
      <w:tab/>
    </w:r>
    <w:r>
      <w:rPr>
        <w:sz w:val="18"/>
      </w:rPr>
      <w:t xml:space="preserve"> </w:t>
    </w:r>
  </w:p>
  <w:p w:rsidR="0091524F" w:rsidRDefault="0091524F" w:rsidP="009F2A51">
    <w:pPr>
      <w:tabs>
        <w:tab w:val="right" w:pos="9630"/>
      </w:tabs>
      <w:rPr>
        <w:sz w:val="18"/>
      </w:rPr>
    </w:pPr>
    <w:r>
      <w:rPr>
        <w:sz w:val="18"/>
      </w:rPr>
      <w:tab/>
    </w:r>
  </w:p>
  <w:p w:rsidR="0091524F" w:rsidRDefault="0091524F"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F53049">
      <w:rPr>
        <w:rStyle w:val="PageNumber"/>
        <w:noProof/>
        <w:sz w:val="18"/>
      </w:rPr>
      <w:t>14</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95B" w:rsidRDefault="00E8295B" w:rsidP="009F2A51">
      <w:pPr>
        <w:spacing w:after="0" w:line="240" w:lineRule="auto"/>
      </w:pPr>
      <w:r>
        <w:separator/>
      </w:r>
    </w:p>
  </w:footnote>
  <w:footnote w:type="continuationSeparator" w:id="0">
    <w:p w:rsidR="00E8295B" w:rsidRDefault="00E8295B"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F0FE6"/>
    <w:rsid w:val="007F36E6"/>
    <w:rsid w:val="008212C1"/>
    <w:rsid w:val="00833BBA"/>
    <w:rsid w:val="00835C80"/>
    <w:rsid w:val="00836621"/>
    <w:rsid w:val="00855A8E"/>
    <w:rsid w:val="008576A7"/>
    <w:rsid w:val="00860DD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77BD9"/>
    <w:rsid w:val="00A912FD"/>
    <w:rsid w:val="00A96E41"/>
    <w:rsid w:val="00A97EC1"/>
    <w:rsid w:val="00AC4136"/>
    <w:rsid w:val="00AC6E0C"/>
    <w:rsid w:val="00AE6907"/>
    <w:rsid w:val="00AF27BB"/>
    <w:rsid w:val="00AF4DD5"/>
    <w:rsid w:val="00B148DC"/>
    <w:rsid w:val="00B15619"/>
    <w:rsid w:val="00B17252"/>
    <w:rsid w:val="00B41F6B"/>
    <w:rsid w:val="00B5202B"/>
    <w:rsid w:val="00B703BB"/>
    <w:rsid w:val="00B7425F"/>
    <w:rsid w:val="00B853DF"/>
    <w:rsid w:val="00B87AE1"/>
    <w:rsid w:val="00B94B3A"/>
    <w:rsid w:val="00B97A0A"/>
    <w:rsid w:val="00BA7B09"/>
    <w:rsid w:val="00BD2C9B"/>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8295B"/>
    <w:rsid w:val="00E83C44"/>
    <w:rsid w:val="00E97561"/>
    <w:rsid w:val="00EA7EB2"/>
    <w:rsid w:val="00EB062B"/>
    <w:rsid w:val="00EC642C"/>
    <w:rsid w:val="00EE06FD"/>
    <w:rsid w:val="00EE25CC"/>
    <w:rsid w:val="00F00100"/>
    <w:rsid w:val="00F16F99"/>
    <w:rsid w:val="00F37079"/>
    <w:rsid w:val="00F465F4"/>
    <w:rsid w:val="00F53049"/>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IQS\Encrypt_Ou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f3420-ecldbp01\data\Coaching\IQS\Encrypt_Out\" TargetMode="External"/><Relationship Id="rId14" Type="http://schemas.openxmlformats.org/officeDocument/2006/relationships/hyperlink" Target="file:///\\VDENSSDBP07\scorecard-ssis\Coaching\IQS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435F3-1991-48A3-8145-AAAF7506A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44</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16505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51</cp:revision>
  <dcterms:created xsi:type="dcterms:W3CDTF">2014-05-14T13:23:00Z</dcterms:created>
  <dcterms:modified xsi:type="dcterms:W3CDTF">2019-07-10T21:03:00Z</dcterms:modified>
</cp:coreProperties>
</file>