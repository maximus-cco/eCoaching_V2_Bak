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BD5B0C" w:rsidRPr="007665CA" w:rsidRDefault="00BD5B0C" w:rsidP="007E7E7F">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1B4454" w:rsidRPr="00D37298" w:rsidRDefault="001B4454" w:rsidP="007E7E7F">
      <w:pPr>
        <w:pStyle w:val="BodyText"/>
        <w:spacing w:before="240" w:after="60"/>
        <w:ind w:left="2160" w:firstLine="720"/>
        <w:rPr>
          <w:b/>
          <w:sz w:val="32"/>
        </w:rPr>
        <w:pPrChange w:id="0" w:author="Palacherla, Susmitha C (NE)" w:date="2020-07-31T16:32:00Z">
          <w:pPr>
            <w:pStyle w:val="BodyText"/>
            <w:spacing w:before="240" w:after="60"/>
            <w:jc w:val="center"/>
          </w:pPr>
        </w:pPrChange>
      </w:pPr>
      <w:del w:id="1" w:author="Palacherla, Susmitha C (NE)" w:date="2020-07-31T16:32:00Z">
        <w:r w:rsidRPr="00D37298" w:rsidDel="007E7E7F">
          <w:rPr>
            <w:b/>
            <w:sz w:val="36"/>
          </w:rPr>
          <w:delText xml:space="preserve">Title: </w:delText>
        </w:r>
      </w:del>
      <w:r w:rsidRPr="00D37298">
        <w:rPr>
          <w:b/>
          <w:sz w:val="32"/>
        </w:rPr>
        <w:t>eCoaching_</w:t>
      </w:r>
      <w:r w:rsidR="00495C0E" w:rsidRPr="00D37298">
        <w:rPr>
          <w:b/>
          <w:sz w:val="32"/>
        </w:rPr>
        <w:t>Quality</w:t>
      </w:r>
      <w:r w:rsidRPr="00D37298">
        <w:rPr>
          <w:b/>
          <w:sz w:val="32"/>
        </w:rPr>
        <w:t>_Load</w:t>
      </w:r>
    </w:p>
    <w:p w:rsidR="009F2A51" w:rsidRPr="00D37298" w:rsidRDefault="001B4454" w:rsidP="009F2A51">
      <w:pPr>
        <w:pStyle w:val="BodyText"/>
        <w:spacing w:before="240" w:after="60"/>
        <w:jc w:val="center"/>
        <w:rPr>
          <w:b/>
          <w:sz w:val="32"/>
        </w:rPr>
      </w:pPr>
      <w:r w:rsidRPr="00D37298">
        <w:rPr>
          <w:b/>
          <w:sz w:val="32"/>
        </w:rPr>
        <w:t xml:space="preserve">SSIS </w:t>
      </w:r>
      <w:r w:rsidR="009F2A51" w:rsidRPr="00D37298">
        <w:rPr>
          <w:b/>
          <w:sz w:val="32"/>
        </w:rPr>
        <w:t>Detail Design Document</w:t>
      </w:r>
    </w:p>
    <w:p w:rsidR="009F2A51" w:rsidRPr="00D37298" w:rsidRDefault="009F2A51" w:rsidP="009F2A51">
      <w:pPr>
        <w:pStyle w:val="Title1"/>
        <w:ind w:right="-270"/>
        <w:rPr>
          <w:rFonts w:ascii="Times New Roman" w:hAnsi="Times New Roman"/>
        </w:rPr>
      </w:pPr>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9F2A51" w:rsidP="009F2A51">
      <w:pPr>
        <w:pStyle w:val="hd1"/>
        <w:tabs>
          <w:tab w:val="clear" w:pos="4320"/>
          <w:tab w:val="clear" w:pos="8640"/>
          <w:tab w:val="left" w:pos="1980"/>
          <w:tab w:val="left" w:pos="6750"/>
        </w:tabs>
        <w:ind w:right="-270"/>
        <w:rPr>
          <w:rFonts w:ascii="Times New Roman" w:hAnsi="Times New Roman"/>
          <w:b w:val="0"/>
          <w:sz w:val="20"/>
        </w:rPr>
      </w:pPr>
    </w:p>
    <w:tbl>
      <w:tblPr>
        <w:tblStyle w:val="TableGrid"/>
        <w:tblW w:w="0" w:type="auto"/>
        <w:jc w:val="center"/>
        <w:tblLook w:val="04A0" w:firstRow="1" w:lastRow="0" w:firstColumn="1" w:lastColumn="0" w:noHBand="0" w:noVBand="1"/>
      </w:tblPr>
      <w:tblGrid>
        <w:gridCol w:w="2169"/>
        <w:gridCol w:w="5949"/>
      </w:tblGrid>
      <w:tr w:rsidR="007A6392" w:rsidRPr="00D37298" w:rsidTr="00A77BD9">
        <w:trPr>
          <w:jc w:val="center"/>
        </w:trPr>
        <w:tc>
          <w:tcPr>
            <w:tcW w:w="2169" w:type="dxa"/>
          </w:tcPr>
          <w:p w:rsidR="007A6392" w:rsidRPr="00D37298" w:rsidRDefault="007A6392" w:rsidP="007A6392">
            <w:pPr>
              <w:rPr>
                <w:rFonts w:ascii="Times New Roman" w:hAnsi="Times New Roman"/>
              </w:rPr>
            </w:pPr>
            <w:r w:rsidRPr="00D37298">
              <w:rPr>
                <w:rFonts w:ascii="Times New Roman" w:hAnsi="Times New Roman"/>
              </w:rPr>
              <w:t>Last Modified</w:t>
            </w:r>
          </w:p>
        </w:tc>
        <w:tc>
          <w:tcPr>
            <w:tcW w:w="5949" w:type="dxa"/>
          </w:tcPr>
          <w:p w:rsidR="007A6392" w:rsidRPr="00D37298" w:rsidRDefault="007A6392" w:rsidP="007A6392">
            <w:pPr>
              <w:rPr>
                <w:rFonts w:ascii="Times New Roman" w:hAnsi="Times New Roman"/>
              </w:rPr>
            </w:pPr>
            <w:r w:rsidRPr="00D37298">
              <w:rPr>
                <w:rFonts w:ascii="Times New Roman" w:hAnsi="Times New Roman"/>
              </w:rPr>
              <w:t>Description</w:t>
            </w:r>
          </w:p>
        </w:tc>
      </w:tr>
      <w:tr w:rsidR="00F53049" w:rsidRPr="00D37298" w:rsidTr="00A77BD9">
        <w:trPr>
          <w:jc w:val="center"/>
        </w:trPr>
        <w:tc>
          <w:tcPr>
            <w:tcW w:w="2169" w:type="dxa"/>
            <w:tcBorders>
              <w:top w:val="single" w:sz="12" w:space="0" w:color="auto"/>
              <w:left w:val="single" w:sz="6" w:space="0" w:color="auto"/>
              <w:bottom w:val="single" w:sz="12" w:space="0" w:color="auto"/>
              <w:right w:val="single" w:sz="6" w:space="0" w:color="auto"/>
            </w:tcBorders>
          </w:tcPr>
          <w:p w:rsidR="00F53049" w:rsidRPr="00D37298" w:rsidRDefault="00F53049" w:rsidP="00F53049">
            <w:pPr>
              <w:rPr>
                <w:rFonts w:ascii="Times New Roman" w:hAnsi="Times New Roman"/>
              </w:rPr>
            </w:pPr>
            <w:del w:id="2" w:author="Palacherla, Susmitha C (NE)" w:date="2020-07-31T16:33:00Z">
              <w:r w:rsidRPr="007E7E7F" w:rsidDel="007E7E7F">
                <w:rPr>
                  <w:rFonts w:ascii="Times New Roman" w:hAnsi="Times New Roman"/>
                  <w:rPrChange w:id="3" w:author="Palacherla, Susmitha C (NE)" w:date="2020-07-31T16:33:00Z">
                    <w:rPr>
                      <w:rFonts w:ascii="Times New Roman (PCL6)" w:hAnsi="Times New Roman (PCL6)"/>
                    </w:rPr>
                  </w:rPrChange>
                </w:rPr>
                <w:delText>7/10/2019</w:delText>
              </w:r>
            </w:del>
            <w:ins w:id="4" w:author="Palacherla, Susmitha C (NE)" w:date="2020-07-31T16:33:00Z">
              <w:r w:rsidR="007E7E7F" w:rsidRPr="007E7E7F">
                <w:rPr>
                  <w:rFonts w:ascii="Times New Roman" w:hAnsi="Times New Roman"/>
                  <w:rPrChange w:id="5" w:author="Palacherla, Susmitha C (NE)" w:date="2020-07-31T16:33:00Z">
                    <w:rPr>
                      <w:rFonts w:ascii="Times New Roman (PCL6)" w:hAnsi="Times New Roman (PCL6)"/>
                    </w:rPr>
                  </w:rPrChange>
                </w:rPr>
                <w:t>7/31/2020</w:t>
              </w:r>
            </w:ins>
          </w:p>
        </w:tc>
        <w:tc>
          <w:tcPr>
            <w:tcW w:w="5949" w:type="dxa"/>
            <w:tcBorders>
              <w:top w:val="single" w:sz="12" w:space="0" w:color="auto"/>
              <w:left w:val="single" w:sz="6" w:space="0" w:color="auto"/>
              <w:bottom w:val="single" w:sz="12" w:space="0" w:color="auto"/>
              <w:right w:val="single" w:sz="6" w:space="0" w:color="auto"/>
            </w:tcBorders>
          </w:tcPr>
          <w:p w:rsidR="00F53049" w:rsidRPr="00D37298" w:rsidRDefault="007E7E7F" w:rsidP="00F53049">
            <w:pPr>
              <w:rPr>
                <w:rFonts w:ascii="Times New Roman" w:hAnsi="Times New Roman"/>
              </w:rPr>
            </w:pPr>
            <w:ins w:id="6" w:author="Palacherla, Susmitha C (NE)" w:date="2020-07-31T16:32:00Z">
              <w:r w:rsidRPr="007E7E7F">
                <w:rPr>
                  <w:rFonts w:ascii="Times New Roman" w:hAnsi="Times New Roman"/>
                  <w:rPrChange w:id="7" w:author="Palacherla, Susmitha C (NE)" w:date="2020-07-31T16:33:00Z">
                    <w:rPr>
                      <w:sz w:val="24"/>
                    </w:rPr>
                  </w:rPrChange>
                </w:rPr>
                <w:t>TFS 17716 - Removed company specific references</w:t>
              </w:r>
            </w:ins>
            <w:del w:id="8" w:author="Palacherla, Susmitha C (NE)" w:date="2020-07-31T16:32:00Z">
              <w:r w:rsidR="00F53049" w:rsidRPr="007E7E7F" w:rsidDel="007E7E7F">
                <w:rPr>
                  <w:rFonts w:ascii="Times New Roman" w:hAnsi="Times New Roman"/>
                  <w:rPrChange w:id="9" w:author="Palacherla, Susmitha C (NE)" w:date="2020-07-31T16:33:00Z">
                    <w:rPr>
                      <w:rFonts w:ascii="Times New Roman (PCL6)" w:hAnsi="Times New Roman (PCL6)"/>
                    </w:rPr>
                  </w:rPrChange>
                </w:rPr>
                <w:delText>TFS 14706 - Switch smtpout.gdit.com to ironport.maximus.com</w:delText>
              </w:r>
            </w:del>
          </w:p>
        </w:tc>
      </w:tr>
    </w:tbl>
    <w:p w:rsidR="007A6392" w:rsidRPr="00D37298" w:rsidRDefault="007A6392" w:rsidP="007A6392">
      <w:pPr>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0"/>
        </w:rPr>
      </w:pPr>
      <w:r w:rsidRPr="00D37298">
        <w:rPr>
          <w:rFonts w:ascii="Times New Roman" w:hAnsi="Times New Roman"/>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4F467"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BA72B"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Prepared by:</w:t>
      </w:r>
      <w:r w:rsidR="009F2A51" w:rsidRPr="00D37298">
        <w:rPr>
          <w:rFonts w:ascii="Times New Roman" w:hAnsi="Times New Roman"/>
          <w:b w:val="0"/>
          <w:sz w:val="20"/>
        </w:rPr>
        <w:tab/>
      </w:r>
      <w:r w:rsidR="00202048" w:rsidRPr="00D37298">
        <w:rPr>
          <w:rFonts w:ascii="Times New Roman" w:hAnsi="Times New Roman"/>
          <w:b w:val="0"/>
          <w:sz w:val="22"/>
        </w:rPr>
        <w:t>Susmitha Palacherla</w:t>
      </w:r>
      <w:r w:rsidR="009F2A51" w:rsidRPr="00D37298">
        <w:rPr>
          <w:rFonts w:ascii="Times New Roman" w:hAnsi="Times New Roman"/>
          <w:b w:val="0"/>
          <w:sz w:val="20"/>
        </w:rPr>
        <w:tab/>
      </w:r>
      <w:r w:rsidR="009F2A51" w:rsidRPr="00D37298">
        <w:rPr>
          <w:rFonts w:ascii="Times New Roman" w:hAnsi="Times New Roman"/>
          <w:b w:val="0"/>
          <w:sz w:val="22"/>
        </w:rPr>
        <w:t xml:space="preserve">Date:  </w:t>
      </w:r>
      <w:r w:rsidR="006E018C" w:rsidRPr="00D37298">
        <w:rPr>
          <w:rFonts w:ascii="Times New Roman" w:hAnsi="Times New Roman"/>
          <w:b w:val="0"/>
          <w:sz w:val="22"/>
          <w:szCs w:val="22"/>
        </w:rPr>
        <w:t>05/01/2014</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BodyText"/>
      </w:pPr>
      <w:r w:rsidRPr="00D37298">
        <w:t xml:space="preserve">Department, Location: </w:t>
      </w:r>
      <w:r w:rsidRPr="00D37298">
        <w:tab/>
      </w:r>
      <w:r w:rsidRPr="00D37298">
        <w:tab/>
      </w:r>
      <w:r w:rsidR="00202048" w:rsidRPr="00D37298">
        <w:t>Health Solutions Division</w:t>
      </w:r>
    </w:p>
    <w:p w:rsidR="009F2A51" w:rsidRPr="00D37298" w:rsidRDefault="00304EEA" w:rsidP="009F2A51">
      <w:pPr>
        <w:tabs>
          <w:tab w:val="left" w:pos="1980"/>
          <w:tab w:val="left" w:pos="6750"/>
        </w:tabs>
        <w:ind w:right="-270"/>
        <w:rPr>
          <w:rFonts w:ascii="Times New Roman" w:hAnsi="Times New Roman"/>
        </w:rPr>
      </w:pPr>
      <w:r w:rsidRPr="00D37298">
        <w:rPr>
          <w:rFonts w:ascii="Times New Roman" w:hAnsi="Times New Roman"/>
          <w:noProof/>
        </w:rPr>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2FBBB"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D37298" w:rsidRDefault="009F2A51" w:rsidP="009F2A51">
      <w:pPr>
        <w:tabs>
          <w:tab w:val="left" w:pos="1980"/>
          <w:tab w:val="left" w:pos="6750"/>
        </w:tabs>
        <w:ind w:right="-270"/>
        <w:rPr>
          <w:rFonts w:ascii="Times New Roman" w:hAnsi="Times New Roman"/>
        </w:rPr>
      </w:pPr>
    </w:p>
    <w:p w:rsidR="009F2A51" w:rsidRPr="00D37298" w:rsidDel="007E7E7F" w:rsidRDefault="00304EEA" w:rsidP="009F2A51">
      <w:pPr>
        <w:pStyle w:val="hd1"/>
        <w:tabs>
          <w:tab w:val="clear" w:pos="4320"/>
          <w:tab w:val="clear" w:pos="8640"/>
          <w:tab w:val="left" w:pos="1980"/>
          <w:tab w:val="left" w:pos="6750"/>
        </w:tabs>
        <w:ind w:right="-270"/>
        <w:rPr>
          <w:del w:id="10" w:author="Palacherla, Susmitha C (NE)" w:date="2020-07-31T16:33:00Z"/>
          <w:rFonts w:ascii="Times New Roman" w:hAnsi="Times New Roman"/>
          <w:sz w:val="22"/>
        </w:rPr>
      </w:pPr>
      <w:del w:id="11" w:author="Palacherla, Susmitha C (NE)" w:date="2020-07-31T16:33:00Z">
        <w:r w:rsidRPr="00D37298" w:rsidDel="007E7E7F">
          <w:rPr>
            <w:rFonts w:ascii="Times New Roman" w:hAnsi="Times New Roman"/>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51B1D"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D37298" w:rsidDel="007E7E7F">
          <w:rPr>
            <w:rFonts w:ascii="Times New Roman" w:hAnsi="Times New Roman"/>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91B7D"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D37298" w:rsidDel="007E7E7F">
          <w:rPr>
            <w:rFonts w:ascii="Times New Roman" w:hAnsi="Times New Roman"/>
            <w:b w:val="0"/>
            <w:sz w:val="22"/>
          </w:rPr>
          <w:delText>Approved by:</w:delText>
        </w:r>
        <w:r w:rsidR="009F2A51" w:rsidRPr="00D37298" w:rsidDel="007E7E7F">
          <w:rPr>
            <w:rFonts w:ascii="Times New Roman" w:hAnsi="Times New Roman"/>
            <w:b w:val="0"/>
            <w:sz w:val="20"/>
          </w:rPr>
          <w:tab/>
        </w:r>
        <w:r w:rsidR="009F2A51" w:rsidRPr="00D37298" w:rsidDel="007E7E7F">
          <w:rPr>
            <w:rFonts w:ascii="Times New Roman" w:hAnsi="Times New Roman"/>
            <w:b w:val="0"/>
            <w:sz w:val="20"/>
          </w:rPr>
          <w:tab/>
        </w:r>
        <w:r w:rsidR="009F2A51" w:rsidRPr="00D37298" w:rsidDel="007E7E7F">
          <w:rPr>
            <w:rFonts w:ascii="Times New Roman" w:hAnsi="Times New Roman"/>
            <w:b w:val="0"/>
            <w:sz w:val="22"/>
          </w:rPr>
          <w:delText xml:space="preserve">Date: </w:delText>
        </w:r>
      </w:del>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hdr1"/>
        <w:ind w:left="0" w:right="-270"/>
        <w:jc w:val="center"/>
        <w:rPr>
          <w:b/>
          <w:sz w:val="28"/>
        </w:rPr>
      </w:pPr>
      <w:r w:rsidRPr="00D37298">
        <w:rPr>
          <w:b/>
          <w:sz w:val="28"/>
        </w:rPr>
        <w:t>Change History Log</w:t>
      </w:r>
    </w:p>
    <w:p w:rsidR="009F2A51" w:rsidRPr="00D37298"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950"/>
        <w:gridCol w:w="5370"/>
        <w:gridCol w:w="1946"/>
      </w:tblGrid>
      <w:tr w:rsidR="00F37079" w:rsidRPr="00D37298" w:rsidTr="001377E4">
        <w:trPr>
          <w:tblHeader/>
        </w:trPr>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Date</w:t>
            </w:r>
          </w:p>
        </w:tc>
        <w:tc>
          <w:tcPr>
            <w:tcW w:w="950" w:type="dxa"/>
            <w:shd w:val="solid" w:color="auto" w:fill="000000"/>
          </w:tcPr>
          <w:p w:rsidR="00F37079" w:rsidRPr="00D37298" w:rsidRDefault="00F37079" w:rsidP="00A45C57">
            <w:pPr>
              <w:pStyle w:val="hdr1"/>
              <w:spacing w:before="0"/>
              <w:ind w:left="0"/>
              <w:jc w:val="center"/>
              <w:rPr>
                <w:b/>
                <w:sz w:val="20"/>
              </w:rPr>
            </w:pPr>
            <w:r w:rsidRPr="00D37298">
              <w:rPr>
                <w:b/>
                <w:sz w:val="20"/>
              </w:rPr>
              <w:t>Version</w:t>
            </w:r>
          </w:p>
        </w:tc>
        <w:tc>
          <w:tcPr>
            <w:tcW w:w="5370" w:type="dxa"/>
            <w:shd w:val="solid" w:color="auto" w:fill="000000"/>
          </w:tcPr>
          <w:p w:rsidR="00F37079" w:rsidRPr="00D37298" w:rsidRDefault="00F37079" w:rsidP="00A45C57">
            <w:pPr>
              <w:pStyle w:val="hdr1"/>
              <w:spacing w:before="0"/>
              <w:ind w:left="0"/>
              <w:jc w:val="center"/>
              <w:rPr>
                <w:b/>
                <w:sz w:val="20"/>
              </w:rPr>
            </w:pPr>
            <w:r w:rsidRPr="00D37298">
              <w:rPr>
                <w:b/>
                <w:sz w:val="20"/>
              </w:rPr>
              <w:t>Change Description</w:t>
            </w:r>
          </w:p>
        </w:tc>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Author</w:t>
            </w:r>
          </w:p>
        </w:tc>
      </w:tr>
      <w:tr w:rsidR="00F37079" w:rsidRPr="00D37298" w:rsidTr="001377E4">
        <w:tc>
          <w:tcPr>
            <w:tcW w:w="0" w:type="auto"/>
          </w:tcPr>
          <w:p w:rsidR="00F37079" w:rsidRPr="00D37298" w:rsidRDefault="00F37079" w:rsidP="00213A1B">
            <w:pPr>
              <w:pStyle w:val="hdr1"/>
              <w:ind w:left="0"/>
              <w:jc w:val="left"/>
            </w:pPr>
            <w:r w:rsidRPr="00D37298">
              <w:t>05/01/2014</w:t>
            </w:r>
          </w:p>
        </w:tc>
        <w:tc>
          <w:tcPr>
            <w:tcW w:w="950" w:type="dxa"/>
          </w:tcPr>
          <w:p w:rsidR="00F37079" w:rsidRPr="00D37298" w:rsidRDefault="00F37079" w:rsidP="009330C3">
            <w:pPr>
              <w:pStyle w:val="hdr1"/>
              <w:ind w:left="0"/>
              <w:jc w:val="left"/>
            </w:pPr>
            <w:r w:rsidRPr="00D37298">
              <w:t>1.0</w:t>
            </w:r>
          </w:p>
        </w:tc>
        <w:tc>
          <w:tcPr>
            <w:tcW w:w="5370" w:type="dxa"/>
          </w:tcPr>
          <w:p w:rsidR="00F37079" w:rsidRPr="00D37298" w:rsidRDefault="00F37079" w:rsidP="009330C3">
            <w:pPr>
              <w:pStyle w:val="hdr1"/>
              <w:ind w:left="0"/>
              <w:jc w:val="left"/>
            </w:pPr>
            <w:r w:rsidRPr="00D37298">
              <w:t>Initial revision</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07/01/2014</w:t>
            </w:r>
          </w:p>
        </w:tc>
        <w:tc>
          <w:tcPr>
            <w:tcW w:w="950" w:type="dxa"/>
          </w:tcPr>
          <w:p w:rsidR="00F37079" w:rsidRPr="00D37298" w:rsidRDefault="00F37079" w:rsidP="00C57C3E">
            <w:pPr>
              <w:pStyle w:val="hdr1"/>
              <w:ind w:left="0"/>
              <w:jc w:val="left"/>
            </w:pPr>
            <w:r w:rsidRPr="00D37298">
              <w:t>2.0</w:t>
            </w:r>
          </w:p>
        </w:tc>
        <w:tc>
          <w:tcPr>
            <w:tcW w:w="5370" w:type="dxa"/>
          </w:tcPr>
          <w:p w:rsidR="00F37079" w:rsidRPr="00D37298" w:rsidRDefault="00F37079" w:rsidP="00C57C3E">
            <w:pPr>
              <w:pStyle w:val="hdr1"/>
              <w:ind w:left="0"/>
              <w:jc w:val="left"/>
            </w:pPr>
            <w:r w:rsidRPr="00D37298">
              <w:t>Updated per SCR 12963 to fix Loaded Count value in File List table</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07/20/2014</w:t>
            </w:r>
          </w:p>
        </w:tc>
        <w:tc>
          <w:tcPr>
            <w:tcW w:w="950" w:type="dxa"/>
          </w:tcPr>
          <w:p w:rsidR="00F37079" w:rsidRPr="00D37298" w:rsidRDefault="00F37079" w:rsidP="00C57C3E">
            <w:pPr>
              <w:pStyle w:val="hdr1"/>
              <w:ind w:left="0"/>
              <w:jc w:val="left"/>
            </w:pPr>
            <w:r w:rsidRPr="00D37298">
              <w:t>3.0</w:t>
            </w:r>
          </w:p>
        </w:tc>
        <w:tc>
          <w:tcPr>
            <w:tcW w:w="5370" w:type="dxa"/>
          </w:tcPr>
          <w:p w:rsidR="00F37079" w:rsidRPr="00D37298" w:rsidRDefault="00F37079" w:rsidP="00F37079">
            <w:pPr>
              <w:pStyle w:val="hdr1"/>
              <w:ind w:left="0"/>
              <w:jc w:val="left"/>
            </w:pPr>
            <w:r w:rsidRPr="00D37298">
              <w:t>Updated per SCR 13054 to import Verint Form Name</w:t>
            </w:r>
          </w:p>
        </w:tc>
        <w:tc>
          <w:tcPr>
            <w:tcW w:w="0" w:type="auto"/>
            <w:vAlign w:val="bottom"/>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4B6E5C" w:rsidP="00C57C3E">
            <w:pPr>
              <w:pStyle w:val="hdr1"/>
              <w:ind w:left="0"/>
              <w:jc w:val="left"/>
            </w:pPr>
            <w:r w:rsidRPr="00D37298">
              <w:t>09/08/2014</w:t>
            </w:r>
          </w:p>
        </w:tc>
        <w:tc>
          <w:tcPr>
            <w:tcW w:w="950" w:type="dxa"/>
          </w:tcPr>
          <w:p w:rsidR="00F37079" w:rsidRPr="00D37298" w:rsidRDefault="004B6E5C" w:rsidP="00C57C3E">
            <w:pPr>
              <w:pStyle w:val="hdr1"/>
              <w:ind w:left="0"/>
              <w:jc w:val="left"/>
            </w:pPr>
            <w:r w:rsidRPr="00D37298">
              <w:t>4.0</w:t>
            </w:r>
          </w:p>
        </w:tc>
        <w:tc>
          <w:tcPr>
            <w:tcW w:w="5370" w:type="dxa"/>
          </w:tcPr>
          <w:p w:rsidR="00F37079" w:rsidRPr="00D37298" w:rsidRDefault="004B6E5C" w:rsidP="00E572AC">
            <w:pPr>
              <w:pStyle w:val="hdr1"/>
              <w:ind w:left="0"/>
              <w:jc w:val="left"/>
            </w:pPr>
            <w:r w:rsidRPr="00D37298">
              <w:t xml:space="preserve">Updated to </w:t>
            </w:r>
            <w:r w:rsidR="00E572AC" w:rsidRPr="00D37298">
              <w:t>add</w:t>
            </w:r>
            <w:r w:rsidRPr="00D37298">
              <w:t xml:space="preserve"> a variable for File</w:t>
            </w:r>
            <w:r w:rsidR="00E572AC" w:rsidRPr="00D37298">
              <w:t xml:space="preserve"> </w:t>
            </w:r>
            <w:r w:rsidRPr="00D37298">
              <w:t>Prefix to support loads into dev and test using a different file name</w:t>
            </w:r>
          </w:p>
        </w:tc>
        <w:tc>
          <w:tcPr>
            <w:tcW w:w="0" w:type="auto"/>
          </w:tcPr>
          <w:p w:rsidR="00F37079" w:rsidRPr="00D37298" w:rsidRDefault="004B6E5C" w:rsidP="00A45C57">
            <w:pPr>
              <w:pStyle w:val="hdr1"/>
              <w:ind w:left="0"/>
              <w:jc w:val="left"/>
            </w:pPr>
            <w:r w:rsidRPr="00D37298">
              <w:t>Susmitha Palacherla</w:t>
            </w:r>
          </w:p>
        </w:tc>
      </w:tr>
      <w:tr w:rsidR="00F37079" w:rsidRPr="00D37298" w:rsidTr="001377E4">
        <w:tc>
          <w:tcPr>
            <w:tcW w:w="0" w:type="auto"/>
          </w:tcPr>
          <w:p w:rsidR="00F37079" w:rsidRPr="00D37298" w:rsidRDefault="005F5B80" w:rsidP="00C57C3E">
            <w:pPr>
              <w:pStyle w:val="hdr1"/>
              <w:ind w:left="0"/>
              <w:jc w:val="left"/>
            </w:pPr>
            <w:r w:rsidRPr="00D37298">
              <w:t>10/31/2016</w:t>
            </w:r>
          </w:p>
        </w:tc>
        <w:tc>
          <w:tcPr>
            <w:tcW w:w="950" w:type="dxa"/>
          </w:tcPr>
          <w:p w:rsidR="00F37079" w:rsidRPr="00D37298" w:rsidRDefault="005F5B80" w:rsidP="00A45C57">
            <w:pPr>
              <w:pStyle w:val="hdr1"/>
              <w:ind w:left="0"/>
              <w:jc w:val="left"/>
            </w:pPr>
            <w:r w:rsidRPr="00D37298">
              <w:t>5.0</w:t>
            </w:r>
          </w:p>
        </w:tc>
        <w:tc>
          <w:tcPr>
            <w:tcW w:w="5370" w:type="dxa"/>
          </w:tcPr>
          <w:p w:rsidR="00F37079" w:rsidRPr="00D37298" w:rsidRDefault="005F5B80" w:rsidP="00A45C57">
            <w:pPr>
              <w:pStyle w:val="hdr1"/>
              <w:ind w:left="0"/>
              <w:jc w:val="left"/>
            </w:pPr>
            <w:r w:rsidRPr="00D37298">
              <w:t>Updated per TFS 3757 Include Yes/No value to coaching monitor question</w:t>
            </w:r>
          </w:p>
        </w:tc>
        <w:tc>
          <w:tcPr>
            <w:tcW w:w="0" w:type="auto"/>
          </w:tcPr>
          <w:p w:rsidR="00F37079" w:rsidRPr="00D37298" w:rsidRDefault="005F5B80" w:rsidP="00A45C57">
            <w:pPr>
              <w:pStyle w:val="hdr1"/>
              <w:ind w:left="0"/>
              <w:jc w:val="left"/>
            </w:pPr>
            <w:r w:rsidRPr="00D37298">
              <w:t>Susmitha Palacherla</w:t>
            </w:r>
          </w:p>
        </w:tc>
      </w:tr>
      <w:tr w:rsidR="00F37079" w:rsidRPr="00D37298" w:rsidTr="001377E4">
        <w:tc>
          <w:tcPr>
            <w:tcW w:w="0" w:type="auto"/>
          </w:tcPr>
          <w:p w:rsidR="00F37079" w:rsidRPr="00D37298" w:rsidRDefault="007954EB" w:rsidP="00A45C57">
            <w:pPr>
              <w:pStyle w:val="hdr1"/>
              <w:ind w:left="0"/>
              <w:jc w:val="left"/>
            </w:pPr>
            <w:r w:rsidRPr="00D37298">
              <w:t>03/01/2-17</w:t>
            </w:r>
          </w:p>
        </w:tc>
        <w:tc>
          <w:tcPr>
            <w:tcW w:w="950" w:type="dxa"/>
          </w:tcPr>
          <w:p w:rsidR="00F37079" w:rsidRPr="00D37298" w:rsidRDefault="007954EB" w:rsidP="00A45C57">
            <w:pPr>
              <w:pStyle w:val="hdr1"/>
              <w:ind w:left="0"/>
              <w:jc w:val="left"/>
            </w:pPr>
            <w:r w:rsidRPr="00D37298">
              <w:t>6.0</w:t>
            </w:r>
          </w:p>
        </w:tc>
        <w:tc>
          <w:tcPr>
            <w:tcW w:w="5370" w:type="dxa"/>
          </w:tcPr>
          <w:p w:rsidR="00F37079" w:rsidRPr="00D37298" w:rsidRDefault="007954EB" w:rsidP="00A45C57">
            <w:pPr>
              <w:pStyle w:val="hdr1"/>
              <w:ind w:left="0"/>
              <w:jc w:val="left"/>
            </w:pPr>
            <w:r w:rsidRPr="00D37298">
              <w:t>Updated per TFS 5653 – to Create new NPN coaching logs from existing quality submitted scorecard logs</w:t>
            </w:r>
          </w:p>
        </w:tc>
        <w:tc>
          <w:tcPr>
            <w:tcW w:w="0" w:type="auto"/>
          </w:tcPr>
          <w:p w:rsidR="00F37079" w:rsidRPr="00D37298" w:rsidRDefault="007954EB" w:rsidP="00A45C57">
            <w:pPr>
              <w:pStyle w:val="hdr1"/>
              <w:ind w:left="0"/>
              <w:jc w:val="left"/>
            </w:pPr>
            <w:r w:rsidRPr="00D37298">
              <w:t>Susmitha Palacherla</w:t>
            </w:r>
          </w:p>
        </w:tc>
      </w:tr>
      <w:tr w:rsidR="001377E4" w:rsidRPr="00D37298" w:rsidTr="001377E4">
        <w:tc>
          <w:tcPr>
            <w:tcW w:w="0" w:type="auto"/>
          </w:tcPr>
          <w:p w:rsidR="001377E4" w:rsidRPr="00D37298" w:rsidRDefault="001377E4" w:rsidP="001377E4">
            <w:pPr>
              <w:pStyle w:val="hdr1"/>
              <w:ind w:left="0"/>
              <w:jc w:val="left"/>
            </w:pPr>
            <w:r w:rsidRPr="00D37298">
              <w:t>8/14/2017</w:t>
            </w:r>
          </w:p>
        </w:tc>
        <w:tc>
          <w:tcPr>
            <w:tcW w:w="950" w:type="dxa"/>
          </w:tcPr>
          <w:p w:rsidR="001377E4" w:rsidRPr="00D37298" w:rsidRDefault="001377E4" w:rsidP="001377E4">
            <w:pPr>
              <w:pStyle w:val="hdr1"/>
              <w:ind w:left="0"/>
              <w:jc w:val="left"/>
            </w:pPr>
            <w:r w:rsidRPr="00D37298">
              <w:t>7.0</w:t>
            </w:r>
          </w:p>
        </w:tc>
        <w:tc>
          <w:tcPr>
            <w:tcW w:w="5370" w:type="dxa"/>
          </w:tcPr>
          <w:p w:rsidR="001377E4" w:rsidRPr="00D37298" w:rsidRDefault="001377E4" w:rsidP="001377E4">
            <w:pPr>
              <w:pStyle w:val="hdr1"/>
              <w:ind w:left="0"/>
              <w:jc w:val="left"/>
            </w:pPr>
            <w:r w:rsidRPr="00D37298">
              <w:t>TFS 7105 – Upgrade to SQL Server 2012</w:t>
            </w:r>
          </w:p>
        </w:tc>
        <w:tc>
          <w:tcPr>
            <w:tcW w:w="0" w:type="auto"/>
          </w:tcPr>
          <w:p w:rsidR="001377E4" w:rsidRPr="00D37298" w:rsidRDefault="001377E4" w:rsidP="001377E4">
            <w:pPr>
              <w:pStyle w:val="hdr1"/>
              <w:ind w:left="0"/>
              <w:jc w:val="left"/>
            </w:pPr>
            <w:r w:rsidRPr="00D37298">
              <w:t>Susmitha Palacherla</w:t>
            </w:r>
          </w:p>
        </w:tc>
      </w:tr>
      <w:tr w:rsidR="00833BBA" w:rsidRPr="00D37298" w:rsidTr="001377E4">
        <w:tc>
          <w:tcPr>
            <w:tcW w:w="0" w:type="auto"/>
          </w:tcPr>
          <w:p w:rsidR="00833BBA" w:rsidRPr="00D37298" w:rsidRDefault="00833BBA" w:rsidP="001377E4">
            <w:pPr>
              <w:pStyle w:val="hdr1"/>
              <w:ind w:left="0"/>
              <w:jc w:val="left"/>
            </w:pPr>
            <w:r w:rsidRPr="00D37298">
              <w:t>9/</w:t>
            </w:r>
            <w:r w:rsidR="00D37298">
              <w:t>18</w:t>
            </w:r>
            <w:r w:rsidRPr="00D37298">
              <w:t>/2017</w:t>
            </w:r>
          </w:p>
        </w:tc>
        <w:tc>
          <w:tcPr>
            <w:tcW w:w="950" w:type="dxa"/>
          </w:tcPr>
          <w:p w:rsidR="00833BBA" w:rsidRPr="00D37298" w:rsidRDefault="00833BBA" w:rsidP="001377E4">
            <w:pPr>
              <w:pStyle w:val="hdr1"/>
              <w:ind w:left="0"/>
              <w:jc w:val="left"/>
            </w:pPr>
            <w:r w:rsidRPr="00D37298">
              <w:t>8.0</w:t>
            </w:r>
          </w:p>
        </w:tc>
        <w:tc>
          <w:tcPr>
            <w:tcW w:w="5370" w:type="dxa"/>
          </w:tcPr>
          <w:p w:rsidR="00833BBA" w:rsidRPr="00D37298" w:rsidRDefault="00833BBA" w:rsidP="001377E4">
            <w:pPr>
              <w:pStyle w:val="hdr1"/>
              <w:ind w:left="0"/>
              <w:jc w:val="left"/>
            </w:pPr>
            <w:r w:rsidRPr="00D37298">
              <w:t>TFS 7541 – Incorporate ATA Forms in feed for Quality Module</w:t>
            </w:r>
          </w:p>
        </w:tc>
        <w:tc>
          <w:tcPr>
            <w:tcW w:w="0" w:type="auto"/>
          </w:tcPr>
          <w:p w:rsidR="00833BBA" w:rsidRPr="00D37298" w:rsidRDefault="00833BBA" w:rsidP="001377E4">
            <w:pPr>
              <w:pStyle w:val="hdr1"/>
              <w:ind w:left="0"/>
              <w:jc w:val="left"/>
            </w:pPr>
            <w:r w:rsidRPr="00D37298">
              <w:t>Susmitha Palacherla</w:t>
            </w:r>
          </w:p>
        </w:tc>
      </w:tr>
      <w:tr w:rsidR="0091524F" w:rsidRPr="00D37298" w:rsidTr="001377E4">
        <w:tc>
          <w:tcPr>
            <w:tcW w:w="0" w:type="auto"/>
          </w:tcPr>
          <w:p w:rsidR="0091524F" w:rsidRPr="00D37298" w:rsidRDefault="0091524F" w:rsidP="0091524F">
            <w:pPr>
              <w:pStyle w:val="hdr1"/>
              <w:ind w:left="0"/>
              <w:jc w:val="left"/>
            </w:pPr>
            <w:r>
              <w:t>12/28/2017</w:t>
            </w:r>
          </w:p>
        </w:tc>
        <w:tc>
          <w:tcPr>
            <w:tcW w:w="950" w:type="dxa"/>
          </w:tcPr>
          <w:p w:rsidR="0091524F" w:rsidRPr="00D37298" w:rsidRDefault="0091524F" w:rsidP="0091524F">
            <w:pPr>
              <w:pStyle w:val="hdr1"/>
              <w:ind w:left="0"/>
              <w:jc w:val="left"/>
            </w:pPr>
            <w:r>
              <w:t>9.0</w:t>
            </w:r>
          </w:p>
        </w:tc>
        <w:tc>
          <w:tcPr>
            <w:tcW w:w="5370" w:type="dxa"/>
          </w:tcPr>
          <w:p w:rsidR="0091524F" w:rsidRPr="00D37298" w:rsidRDefault="0091524F" w:rsidP="0091524F">
            <w:pPr>
              <w:pStyle w:val="hdr1"/>
              <w:ind w:left="0"/>
              <w:jc w:val="left"/>
            </w:pPr>
            <w:r>
              <w:rPr>
                <w:rFonts w:ascii="Times New Roman (PCL6)" w:hAnsi="Times New Roman (PCL6)"/>
              </w:rPr>
              <w:t>TFS 7854 – Encryption related changes for feed files and staging tables</w:t>
            </w:r>
          </w:p>
        </w:tc>
        <w:tc>
          <w:tcPr>
            <w:tcW w:w="0" w:type="auto"/>
          </w:tcPr>
          <w:p w:rsidR="0091524F" w:rsidRPr="00D37298" w:rsidRDefault="0091524F" w:rsidP="0091524F">
            <w:pPr>
              <w:pStyle w:val="hdr1"/>
              <w:ind w:left="0"/>
              <w:jc w:val="left"/>
            </w:pPr>
            <w:r w:rsidRPr="00257251">
              <w:t>Susmitha Palacherla</w:t>
            </w:r>
          </w:p>
        </w:tc>
      </w:tr>
      <w:tr w:rsidR="00A77BD9" w:rsidRPr="00D37298" w:rsidTr="001377E4">
        <w:tc>
          <w:tcPr>
            <w:tcW w:w="0" w:type="auto"/>
          </w:tcPr>
          <w:p w:rsidR="00A77BD9" w:rsidRDefault="00A77BD9" w:rsidP="0091524F">
            <w:pPr>
              <w:pStyle w:val="hdr1"/>
              <w:ind w:left="0"/>
              <w:jc w:val="left"/>
            </w:pPr>
            <w:r>
              <w:t>03/26/2018</w:t>
            </w:r>
          </w:p>
        </w:tc>
        <w:tc>
          <w:tcPr>
            <w:tcW w:w="950" w:type="dxa"/>
          </w:tcPr>
          <w:p w:rsidR="00A77BD9" w:rsidRDefault="00A77BD9" w:rsidP="0091524F">
            <w:pPr>
              <w:pStyle w:val="hdr1"/>
              <w:ind w:left="0"/>
              <w:jc w:val="left"/>
            </w:pPr>
            <w:r>
              <w:t>10.0</w:t>
            </w:r>
          </w:p>
        </w:tc>
        <w:tc>
          <w:tcPr>
            <w:tcW w:w="5370" w:type="dxa"/>
          </w:tcPr>
          <w:p w:rsidR="00A77BD9" w:rsidRDefault="00A77BD9" w:rsidP="0091524F">
            <w:pPr>
              <w:pStyle w:val="hdr1"/>
              <w:ind w:left="0"/>
              <w:jc w:val="left"/>
              <w:rPr>
                <w:rFonts w:ascii="Times New Roman (PCL6)" w:hAnsi="Times New Roman (PCL6)"/>
              </w:rPr>
            </w:pPr>
            <w:r>
              <w:rPr>
                <w:rFonts w:ascii="Times New Roman (PCL6)" w:hAnsi="Times New Roman (PCL6)"/>
              </w:rPr>
              <w:t xml:space="preserve">TFS 9204 - </w:t>
            </w:r>
            <w:r w:rsidRPr="00F53049">
              <w:rPr>
                <w:rFonts w:ascii="Times New Roman (PCL6)" w:hAnsi="Times New Roman (PCL6)"/>
              </w:rPr>
              <w:t>Verint inactivated evaluations from IQS to eCL</w:t>
            </w:r>
          </w:p>
        </w:tc>
        <w:tc>
          <w:tcPr>
            <w:tcW w:w="0" w:type="auto"/>
          </w:tcPr>
          <w:p w:rsidR="00A77BD9" w:rsidRPr="00257251" w:rsidRDefault="00A77BD9" w:rsidP="0091524F">
            <w:pPr>
              <w:pStyle w:val="hdr1"/>
              <w:ind w:left="0"/>
              <w:jc w:val="left"/>
            </w:pPr>
            <w:r w:rsidRPr="00257251">
              <w:t>Susmitha Palacherla</w:t>
            </w:r>
          </w:p>
        </w:tc>
      </w:tr>
      <w:tr w:rsidR="00F53049" w:rsidRPr="00D37298" w:rsidTr="001377E4">
        <w:tc>
          <w:tcPr>
            <w:tcW w:w="0" w:type="auto"/>
          </w:tcPr>
          <w:p w:rsidR="00F53049" w:rsidRDefault="00F53049" w:rsidP="00F53049">
            <w:pPr>
              <w:pStyle w:val="hdr1"/>
              <w:ind w:left="0"/>
              <w:jc w:val="left"/>
            </w:pPr>
            <w:r>
              <w:t>07/10/2019</w:t>
            </w:r>
          </w:p>
        </w:tc>
        <w:tc>
          <w:tcPr>
            <w:tcW w:w="950" w:type="dxa"/>
          </w:tcPr>
          <w:p w:rsidR="00F53049" w:rsidRDefault="00F53049" w:rsidP="00F53049">
            <w:pPr>
              <w:pStyle w:val="hdr1"/>
              <w:ind w:left="0"/>
              <w:jc w:val="left"/>
            </w:pPr>
            <w:r>
              <w:t>11.0</w:t>
            </w:r>
          </w:p>
        </w:tc>
        <w:tc>
          <w:tcPr>
            <w:tcW w:w="5370" w:type="dxa"/>
          </w:tcPr>
          <w:p w:rsidR="00F53049" w:rsidRDefault="00F53049" w:rsidP="00F53049">
            <w:pPr>
              <w:pStyle w:val="hdr1"/>
              <w:ind w:left="0"/>
              <w:jc w:val="left"/>
              <w:rPr>
                <w:rFonts w:ascii="Times New Roman (PCL6)" w:hAnsi="Times New Roman (PCL6)"/>
              </w:rPr>
            </w:pPr>
            <w:r w:rsidRPr="00185D0F">
              <w:t>TFS 14706 - Switch smtpout.gdit.com to ironport.maximus.com</w:t>
            </w:r>
          </w:p>
        </w:tc>
        <w:tc>
          <w:tcPr>
            <w:tcW w:w="0" w:type="auto"/>
          </w:tcPr>
          <w:p w:rsidR="00F53049" w:rsidRPr="00257251" w:rsidRDefault="00F53049" w:rsidP="00F53049">
            <w:pPr>
              <w:pStyle w:val="hdr1"/>
              <w:ind w:left="0"/>
              <w:jc w:val="left"/>
            </w:pPr>
            <w:r w:rsidRPr="002A770C">
              <w:t>Susmitha Palacherla</w:t>
            </w:r>
          </w:p>
        </w:tc>
      </w:tr>
      <w:tr w:rsidR="00BD5B0C" w:rsidRPr="00D37298" w:rsidTr="001377E4">
        <w:tc>
          <w:tcPr>
            <w:tcW w:w="0" w:type="auto"/>
          </w:tcPr>
          <w:p w:rsidR="00BD5B0C" w:rsidRDefault="00BD5B0C" w:rsidP="00BD5B0C">
            <w:pPr>
              <w:pStyle w:val="hdr1"/>
              <w:ind w:left="0"/>
              <w:jc w:val="left"/>
            </w:pPr>
            <w:r>
              <w:t>7/29/2020</w:t>
            </w:r>
          </w:p>
        </w:tc>
        <w:tc>
          <w:tcPr>
            <w:tcW w:w="950" w:type="dxa"/>
          </w:tcPr>
          <w:p w:rsidR="00BD5B0C" w:rsidRDefault="00BD5B0C" w:rsidP="00BD5B0C">
            <w:pPr>
              <w:pStyle w:val="hdr1"/>
              <w:ind w:left="0"/>
              <w:jc w:val="left"/>
            </w:pPr>
          </w:p>
        </w:tc>
        <w:tc>
          <w:tcPr>
            <w:tcW w:w="5370" w:type="dxa"/>
          </w:tcPr>
          <w:p w:rsidR="00BD5B0C" w:rsidRPr="00185D0F" w:rsidRDefault="00BD5B0C" w:rsidP="007E7E7F">
            <w:pPr>
              <w:pStyle w:val="hdr1"/>
              <w:ind w:left="0"/>
              <w:jc w:val="left"/>
              <w:pPrChange w:id="12" w:author="Palacherla, Susmitha C (NE)" w:date="2020-07-31T16:33:00Z">
                <w:pPr>
                  <w:pStyle w:val="hdr1"/>
                  <w:ind w:left="0"/>
                  <w:jc w:val="left"/>
                </w:pPr>
              </w:pPrChange>
            </w:pPr>
            <w:r w:rsidRPr="00585627">
              <w:t xml:space="preserve">TFS 17716 - Removed company specific references </w:t>
            </w:r>
            <w:del w:id="13" w:author="Palacherla, Susmitha C (NE)" w:date="2020-07-31T16:33:00Z">
              <w:r w:rsidRPr="00585627" w:rsidDel="007E7E7F">
                <w:delText>like GDIT</w:delText>
              </w:r>
            </w:del>
          </w:p>
        </w:tc>
        <w:tc>
          <w:tcPr>
            <w:tcW w:w="0" w:type="auto"/>
          </w:tcPr>
          <w:p w:rsidR="00BD5B0C" w:rsidRPr="002A770C" w:rsidRDefault="00BD5B0C" w:rsidP="00BD5B0C">
            <w:pPr>
              <w:pStyle w:val="hdr1"/>
              <w:ind w:left="0"/>
              <w:jc w:val="left"/>
            </w:pPr>
            <w:r w:rsidRPr="00585627">
              <w:t>Susmitha Palacherla</w:t>
            </w:r>
          </w:p>
        </w:tc>
      </w:tr>
    </w:tbl>
    <w:p w:rsidR="009F2A51" w:rsidRPr="00D37298" w:rsidRDefault="009F2A51" w:rsidP="009F2A51">
      <w:pPr>
        <w:pStyle w:val="BodyText"/>
      </w:pPr>
    </w:p>
    <w:p w:rsidR="00A96E41" w:rsidRPr="00D37298" w:rsidRDefault="009F2A51" w:rsidP="009F2A51">
      <w:pPr>
        <w:widowControl w:val="0"/>
        <w:autoSpaceDE w:val="0"/>
        <w:autoSpaceDN w:val="0"/>
        <w:adjustRightInd w:val="0"/>
        <w:spacing w:after="0" w:line="240" w:lineRule="auto"/>
        <w:rPr>
          <w:rFonts w:ascii="Times New Roman" w:hAnsi="Times New Roman"/>
        </w:rPr>
      </w:pPr>
      <w:bookmarkStart w:id="14" w:name="_Toc434743870"/>
      <w:r w:rsidRPr="00D37298">
        <w:rPr>
          <w:rFonts w:ascii="Times New Roman" w:hAnsi="Times New Roman"/>
        </w:rPr>
        <w:br w:type="page"/>
      </w:r>
      <w:bookmarkStart w:id="15" w:name="_GoBack"/>
      <w:bookmarkEnd w:id="14"/>
      <w:bookmarkEnd w:id="15"/>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D37298" w:rsidRDefault="00481F6E">
          <w:pPr>
            <w:pStyle w:val="TOCHeading"/>
            <w:rPr>
              <w:rFonts w:ascii="Times New Roman" w:hAnsi="Times New Roman" w:cs="Times New Roman"/>
            </w:rPr>
          </w:pPr>
          <w:r w:rsidRPr="00D37298">
            <w:rPr>
              <w:rFonts w:ascii="Times New Roman" w:hAnsi="Times New Roman" w:cs="Times New Roman"/>
            </w:rPr>
            <w:t>Contents</w:t>
          </w:r>
        </w:p>
        <w:p w:rsidR="001649AE" w:rsidRDefault="00481F6E">
          <w:pPr>
            <w:pStyle w:val="TOC1"/>
            <w:tabs>
              <w:tab w:val="left" w:pos="440"/>
              <w:tab w:val="right" w:leader="dot" w:pos="9350"/>
            </w:tabs>
            <w:rPr>
              <w:rFonts w:asciiTheme="minorHAnsi" w:eastAsiaTheme="minorEastAsia" w:hAnsiTheme="minorHAnsi" w:cstheme="minorBidi"/>
              <w:noProof/>
            </w:rPr>
          </w:pPr>
          <w:r w:rsidRPr="00D37298">
            <w:rPr>
              <w:rFonts w:ascii="Times New Roman" w:hAnsi="Times New Roman"/>
            </w:rPr>
            <w:fldChar w:fldCharType="begin"/>
          </w:r>
          <w:r w:rsidRPr="00D37298">
            <w:rPr>
              <w:rFonts w:ascii="Times New Roman" w:hAnsi="Times New Roman"/>
            </w:rPr>
            <w:instrText xml:space="preserve"> TOC \o "1-3" \h \z \u </w:instrText>
          </w:r>
          <w:r w:rsidRPr="00D37298">
            <w:rPr>
              <w:rFonts w:ascii="Times New Roman" w:hAnsi="Times New Roman"/>
            </w:rPr>
            <w:fldChar w:fldCharType="separate"/>
          </w:r>
          <w:hyperlink w:anchor="_Toc493688661" w:history="1">
            <w:r w:rsidR="001649AE" w:rsidRPr="00283D2A">
              <w:rPr>
                <w:rStyle w:val="Hyperlink"/>
                <w:rFonts w:ascii="Times New Roman" w:hAnsi="Times New Roman"/>
                <w:noProof/>
              </w:rPr>
              <w:t>1.</w:t>
            </w:r>
            <w:r w:rsidR="001649AE">
              <w:rPr>
                <w:rFonts w:asciiTheme="minorHAnsi" w:eastAsiaTheme="minorEastAsia" w:hAnsiTheme="minorHAnsi" w:cstheme="minorBidi"/>
                <w:noProof/>
              </w:rPr>
              <w:tab/>
            </w:r>
            <w:r w:rsidR="001649AE" w:rsidRPr="00283D2A">
              <w:rPr>
                <w:rStyle w:val="Hyperlink"/>
                <w:rFonts w:ascii="Times New Roman" w:hAnsi="Times New Roman"/>
                <w:noProof/>
              </w:rPr>
              <w:t>Overview</w:t>
            </w:r>
            <w:r w:rsidR="001649AE">
              <w:rPr>
                <w:noProof/>
                <w:webHidden/>
              </w:rPr>
              <w:tab/>
            </w:r>
            <w:r w:rsidR="001649AE">
              <w:rPr>
                <w:noProof/>
                <w:webHidden/>
              </w:rPr>
              <w:fldChar w:fldCharType="begin"/>
            </w:r>
            <w:r w:rsidR="001649AE">
              <w:rPr>
                <w:noProof/>
                <w:webHidden/>
              </w:rPr>
              <w:instrText xml:space="preserve"> PAGEREF _Toc493688661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62" w:history="1">
            <w:r w:rsidR="001649AE" w:rsidRPr="00283D2A">
              <w:rPr>
                <w:rStyle w:val="Hyperlink"/>
                <w:rFonts w:ascii="Times New Roman" w:hAnsi="Times New Roman"/>
                <w:noProof/>
              </w:rPr>
              <w:t>1.1</w:t>
            </w:r>
            <w:r w:rsidR="001649AE">
              <w:rPr>
                <w:noProof/>
                <w:lang w:eastAsia="en-US"/>
              </w:rPr>
              <w:tab/>
            </w:r>
            <w:r w:rsidR="001649AE" w:rsidRPr="00283D2A">
              <w:rPr>
                <w:rStyle w:val="Hyperlink"/>
                <w:rFonts w:ascii="Times New Roman" w:hAnsi="Times New Roman"/>
                <w:noProof/>
              </w:rPr>
              <w:t>Project Description</w:t>
            </w:r>
            <w:r w:rsidR="001649AE">
              <w:rPr>
                <w:noProof/>
                <w:webHidden/>
              </w:rPr>
              <w:tab/>
            </w:r>
            <w:r w:rsidR="001649AE">
              <w:rPr>
                <w:noProof/>
                <w:webHidden/>
              </w:rPr>
              <w:fldChar w:fldCharType="begin"/>
            </w:r>
            <w:r w:rsidR="001649AE">
              <w:rPr>
                <w:noProof/>
                <w:webHidden/>
              </w:rPr>
              <w:instrText xml:space="preserve"> PAGEREF _Toc493688662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63" w:history="1">
            <w:r w:rsidR="001649AE" w:rsidRPr="00283D2A">
              <w:rPr>
                <w:rStyle w:val="Hyperlink"/>
                <w:rFonts w:ascii="Times New Roman" w:hAnsi="Times New Roman"/>
                <w:noProof/>
              </w:rPr>
              <w:t>1.2</w:t>
            </w:r>
            <w:r w:rsidR="001649AE">
              <w:rPr>
                <w:noProof/>
                <w:lang w:eastAsia="en-US"/>
              </w:rPr>
              <w:tab/>
            </w:r>
            <w:r w:rsidR="001649AE" w:rsidRPr="00283D2A">
              <w:rPr>
                <w:rStyle w:val="Hyperlink"/>
                <w:rFonts w:ascii="Times New Roman" w:hAnsi="Times New Roman"/>
                <w:noProof/>
              </w:rPr>
              <w:t>Document Scope</w:t>
            </w:r>
            <w:r w:rsidR="001649AE">
              <w:rPr>
                <w:noProof/>
                <w:webHidden/>
              </w:rPr>
              <w:tab/>
            </w:r>
            <w:r w:rsidR="001649AE">
              <w:rPr>
                <w:noProof/>
                <w:webHidden/>
              </w:rPr>
              <w:fldChar w:fldCharType="begin"/>
            </w:r>
            <w:r w:rsidR="001649AE">
              <w:rPr>
                <w:noProof/>
                <w:webHidden/>
              </w:rPr>
              <w:instrText xml:space="preserve"> PAGEREF _Toc493688663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64" w:history="1">
            <w:r w:rsidR="001649AE" w:rsidRPr="00283D2A">
              <w:rPr>
                <w:rStyle w:val="Hyperlink"/>
                <w:rFonts w:ascii="Times New Roman" w:hAnsi="Times New Roman"/>
                <w:noProof/>
              </w:rPr>
              <w:t>1.3</w:t>
            </w:r>
            <w:r w:rsidR="001649AE">
              <w:rPr>
                <w:noProof/>
                <w:lang w:eastAsia="en-US"/>
              </w:rPr>
              <w:tab/>
            </w:r>
            <w:r w:rsidR="001649AE" w:rsidRPr="00283D2A">
              <w:rPr>
                <w:rStyle w:val="Hyperlink"/>
                <w:rFonts w:ascii="Times New Roman" w:hAnsi="Times New Roman"/>
                <w:noProof/>
              </w:rPr>
              <w:t>Source File</w:t>
            </w:r>
            <w:r w:rsidR="001649AE">
              <w:rPr>
                <w:noProof/>
                <w:webHidden/>
              </w:rPr>
              <w:tab/>
            </w:r>
            <w:r w:rsidR="001649AE">
              <w:rPr>
                <w:noProof/>
                <w:webHidden/>
              </w:rPr>
              <w:fldChar w:fldCharType="begin"/>
            </w:r>
            <w:r w:rsidR="001649AE">
              <w:rPr>
                <w:noProof/>
                <w:webHidden/>
              </w:rPr>
              <w:instrText xml:space="preserve"> PAGEREF _Toc493688664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65" w:history="1">
            <w:r w:rsidR="001649AE" w:rsidRPr="00283D2A">
              <w:rPr>
                <w:rStyle w:val="Hyperlink"/>
                <w:rFonts w:ascii="Times New Roman" w:hAnsi="Times New Roman"/>
                <w:noProof/>
              </w:rPr>
              <w:t>1.4</w:t>
            </w:r>
            <w:r w:rsidR="001649AE">
              <w:rPr>
                <w:noProof/>
                <w:lang w:eastAsia="en-US"/>
              </w:rPr>
              <w:tab/>
            </w:r>
            <w:r w:rsidR="001649AE" w:rsidRPr="00283D2A">
              <w:rPr>
                <w:rStyle w:val="Hyperlink"/>
                <w:rFonts w:ascii="Times New Roman" w:hAnsi="Times New Roman"/>
                <w:noProof/>
              </w:rPr>
              <w:t>Module List</w:t>
            </w:r>
            <w:r w:rsidR="001649AE">
              <w:rPr>
                <w:noProof/>
                <w:webHidden/>
              </w:rPr>
              <w:tab/>
            </w:r>
            <w:r w:rsidR="001649AE">
              <w:rPr>
                <w:noProof/>
                <w:webHidden/>
              </w:rPr>
              <w:fldChar w:fldCharType="begin"/>
            </w:r>
            <w:r w:rsidR="001649AE">
              <w:rPr>
                <w:noProof/>
                <w:webHidden/>
              </w:rPr>
              <w:instrText xml:space="preserve"> PAGEREF _Toc493688665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66" w:history="1">
            <w:r w:rsidR="001649AE" w:rsidRPr="00283D2A">
              <w:rPr>
                <w:rStyle w:val="Hyperlink"/>
                <w:rFonts w:ascii="Times New Roman" w:hAnsi="Times New Roman"/>
                <w:noProof/>
              </w:rPr>
              <w:t>1.5</w:t>
            </w:r>
            <w:r w:rsidR="001649AE">
              <w:rPr>
                <w:noProof/>
                <w:lang w:eastAsia="en-US"/>
              </w:rPr>
              <w:tab/>
            </w:r>
            <w:r w:rsidR="001649AE" w:rsidRPr="00283D2A">
              <w:rPr>
                <w:rStyle w:val="Hyperlink"/>
                <w:rFonts w:ascii="Times New Roman" w:hAnsi="Times New Roman"/>
                <w:noProof/>
              </w:rPr>
              <w:t>Software and Hardware Interfaces</w:t>
            </w:r>
            <w:r w:rsidR="001649AE">
              <w:rPr>
                <w:noProof/>
                <w:webHidden/>
              </w:rPr>
              <w:tab/>
            </w:r>
            <w:r w:rsidR="001649AE">
              <w:rPr>
                <w:noProof/>
                <w:webHidden/>
              </w:rPr>
              <w:fldChar w:fldCharType="begin"/>
            </w:r>
            <w:r w:rsidR="001649AE">
              <w:rPr>
                <w:noProof/>
                <w:webHidden/>
              </w:rPr>
              <w:instrText xml:space="preserve"> PAGEREF _Toc493688666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67" w:history="1">
            <w:r w:rsidR="001649AE" w:rsidRPr="00283D2A">
              <w:rPr>
                <w:rStyle w:val="Hyperlink"/>
                <w:rFonts w:ascii="Times New Roman" w:hAnsi="Times New Roman"/>
                <w:noProof/>
              </w:rPr>
              <w:t>1.5.1</w:t>
            </w:r>
            <w:r w:rsidR="001649AE">
              <w:rPr>
                <w:noProof/>
                <w:lang w:eastAsia="en-US"/>
              </w:rPr>
              <w:tab/>
            </w:r>
            <w:r w:rsidR="001649AE" w:rsidRPr="00283D2A">
              <w:rPr>
                <w:rStyle w:val="Hyperlink"/>
                <w:rFonts w:ascii="Times New Roman" w:hAnsi="Times New Roman"/>
                <w:noProof/>
              </w:rPr>
              <w:t>Software</w:t>
            </w:r>
            <w:r w:rsidR="001649AE">
              <w:rPr>
                <w:noProof/>
                <w:webHidden/>
              </w:rPr>
              <w:tab/>
            </w:r>
            <w:r w:rsidR="001649AE">
              <w:rPr>
                <w:noProof/>
                <w:webHidden/>
              </w:rPr>
              <w:fldChar w:fldCharType="begin"/>
            </w:r>
            <w:r w:rsidR="001649AE">
              <w:rPr>
                <w:noProof/>
                <w:webHidden/>
              </w:rPr>
              <w:instrText xml:space="preserve"> PAGEREF _Toc493688667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68" w:history="1">
            <w:r w:rsidR="001649AE" w:rsidRPr="00283D2A">
              <w:rPr>
                <w:rStyle w:val="Hyperlink"/>
                <w:rFonts w:ascii="Times New Roman" w:hAnsi="Times New Roman"/>
                <w:noProof/>
              </w:rPr>
              <w:t>1.5.2</w:t>
            </w:r>
            <w:r w:rsidR="001649AE">
              <w:rPr>
                <w:noProof/>
                <w:lang w:eastAsia="en-US"/>
              </w:rPr>
              <w:tab/>
            </w:r>
            <w:r w:rsidR="001649AE" w:rsidRPr="00283D2A">
              <w:rPr>
                <w:rStyle w:val="Hyperlink"/>
                <w:rFonts w:ascii="Times New Roman" w:hAnsi="Times New Roman"/>
                <w:noProof/>
              </w:rPr>
              <w:t>Hardware</w:t>
            </w:r>
            <w:r w:rsidR="001649AE">
              <w:rPr>
                <w:noProof/>
                <w:webHidden/>
              </w:rPr>
              <w:tab/>
            </w:r>
            <w:r w:rsidR="001649AE">
              <w:rPr>
                <w:noProof/>
                <w:webHidden/>
              </w:rPr>
              <w:fldChar w:fldCharType="begin"/>
            </w:r>
            <w:r w:rsidR="001649AE">
              <w:rPr>
                <w:noProof/>
                <w:webHidden/>
              </w:rPr>
              <w:instrText xml:space="preserve"> PAGEREF _Toc493688668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69" w:history="1">
            <w:r w:rsidR="001649AE" w:rsidRPr="00283D2A">
              <w:rPr>
                <w:rStyle w:val="Hyperlink"/>
                <w:rFonts w:ascii="Times New Roman" w:hAnsi="Times New Roman"/>
                <w:noProof/>
              </w:rPr>
              <w:t>1.6</w:t>
            </w:r>
            <w:r w:rsidR="001649AE">
              <w:rPr>
                <w:noProof/>
                <w:lang w:eastAsia="en-US"/>
              </w:rPr>
              <w:tab/>
            </w:r>
            <w:r w:rsidR="001649AE" w:rsidRPr="00283D2A">
              <w:rPr>
                <w:rStyle w:val="Hyperlink"/>
                <w:rFonts w:ascii="Times New Roman" w:hAnsi="Times New Roman"/>
                <w:noProof/>
              </w:rPr>
              <w:t>Users</w:t>
            </w:r>
            <w:r w:rsidR="001649AE">
              <w:rPr>
                <w:noProof/>
                <w:webHidden/>
              </w:rPr>
              <w:tab/>
            </w:r>
            <w:r w:rsidR="001649AE">
              <w:rPr>
                <w:noProof/>
                <w:webHidden/>
              </w:rPr>
              <w:fldChar w:fldCharType="begin"/>
            </w:r>
            <w:r w:rsidR="001649AE">
              <w:rPr>
                <w:noProof/>
                <w:webHidden/>
              </w:rPr>
              <w:instrText xml:space="preserve"> PAGEREF _Toc493688669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862045">
          <w:pPr>
            <w:pStyle w:val="TOC1"/>
            <w:tabs>
              <w:tab w:val="left" w:pos="440"/>
              <w:tab w:val="right" w:leader="dot" w:pos="9350"/>
            </w:tabs>
            <w:rPr>
              <w:rFonts w:asciiTheme="minorHAnsi" w:eastAsiaTheme="minorEastAsia" w:hAnsiTheme="minorHAnsi" w:cstheme="minorBidi"/>
              <w:noProof/>
            </w:rPr>
          </w:pPr>
          <w:hyperlink w:anchor="_Toc493688670" w:history="1">
            <w:r w:rsidR="001649AE" w:rsidRPr="00283D2A">
              <w:rPr>
                <w:rStyle w:val="Hyperlink"/>
                <w:rFonts w:ascii="Times New Roman" w:hAnsi="Times New Roman"/>
                <w:noProof/>
              </w:rPr>
              <w:t>2.</w:t>
            </w:r>
            <w:r w:rsidR="001649AE">
              <w:rPr>
                <w:rFonts w:asciiTheme="minorHAnsi" w:eastAsiaTheme="minorEastAsia" w:hAnsiTheme="minorHAnsi" w:cstheme="minorBidi"/>
                <w:noProof/>
              </w:rPr>
              <w:tab/>
            </w:r>
            <w:r w:rsidR="001649AE" w:rsidRPr="00283D2A">
              <w:rPr>
                <w:rStyle w:val="Hyperlink"/>
                <w:rFonts w:ascii="Times New Roman" w:hAnsi="Times New Roman"/>
                <w:noProof/>
              </w:rPr>
              <w:t>Details</w:t>
            </w:r>
            <w:r w:rsidR="001649AE">
              <w:rPr>
                <w:noProof/>
                <w:webHidden/>
              </w:rPr>
              <w:tab/>
            </w:r>
            <w:r w:rsidR="001649AE">
              <w:rPr>
                <w:noProof/>
                <w:webHidden/>
              </w:rPr>
              <w:fldChar w:fldCharType="begin"/>
            </w:r>
            <w:r w:rsidR="001649AE">
              <w:rPr>
                <w:noProof/>
                <w:webHidden/>
              </w:rPr>
              <w:instrText xml:space="preserve"> PAGEREF _Toc493688670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73" w:history="1">
            <w:r w:rsidR="001649AE" w:rsidRPr="00283D2A">
              <w:rPr>
                <w:rStyle w:val="Hyperlink"/>
                <w:rFonts w:ascii="Times New Roman" w:hAnsi="Times New Roman"/>
                <w:noProof/>
              </w:rPr>
              <w:t>2.1</w:t>
            </w:r>
            <w:r w:rsidR="001649AE">
              <w:rPr>
                <w:noProof/>
                <w:lang w:eastAsia="en-US"/>
              </w:rPr>
              <w:tab/>
            </w:r>
            <w:r w:rsidR="001649AE" w:rsidRPr="00283D2A">
              <w:rPr>
                <w:rStyle w:val="Hyperlink"/>
                <w:rFonts w:ascii="Times New Roman" w:hAnsi="Times New Roman"/>
                <w:noProof/>
              </w:rPr>
              <w:t>Source Files</w:t>
            </w:r>
            <w:r w:rsidR="001649AE">
              <w:rPr>
                <w:noProof/>
                <w:webHidden/>
              </w:rPr>
              <w:tab/>
            </w:r>
            <w:r w:rsidR="001649AE">
              <w:rPr>
                <w:noProof/>
                <w:webHidden/>
              </w:rPr>
              <w:fldChar w:fldCharType="begin"/>
            </w:r>
            <w:r w:rsidR="001649AE">
              <w:rPr>
                <w:noProof/>
                <w:webHidden/>
              </w:rPr>
              <w:instrText xml:space="preserve"> PAGEREF _Toc493688673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74" w:history="1">
            <w:r w:rsidR="001649AE" w:rsidRPr="00283D2A">
              <w:rPr>
                <w:rStyle w:val="Hyperlink"/>
                <w:rFonts w:ascii="Times New Roman" w:hAnsi="Times New Roman"/>
                <w:noProof/>
              </w:rPr>
              <w:t>2.1.1</w:t>
            </w:r>
            <w:r w:rsidR="001649AE">
              <w:rPr>
                <w:noProof/>
                <w:lang w:eastAsia="en-US"/>
              </w:rPr>
              <w:tab/>
            </w:r>
            <w:r w:rsidR="001649AE" w:rsidRPr="00283D2A">
              <w:rPr>
                <w:rStyle w:val="Hyperlink"/>
                <w:rFonts w:ascii="Times New Roman" w:hAnsi="Times New Roman"/>
                <w:noProof/>
              </w:rPr>
              <w:t>eCL_IQS_Scorecard_yyyymmdd.csv.zip.encrypt</w:t>
            </w:r>
            <w:r w:rsidR="001649AE">
              <w:rPr>
                <w:noProof/>
                <w:webHidden/>
              </w:rPr>
              <w:tab/>
            </w:r>
            <w:r w:rsidR="001649AE">
              <w:rPr>
                <w:noProof/>
                <w:webHidden/>
              </w:rPr>
              <w:fldChar w:fldCharType="begin"/>
            </w:r>
            <w:r w:rsidR="001649AE">
              <w:rPr>
                <w:noProof/>
                <w:webHidden/>
              </w:rPr>
              <w:instrText xml:space="preserve"> PAGEREF _Toc493688674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862045">
          <w:pPr>
            <w:pStyle w:val="TOC2"/>
            <w:tabs>
              <w:tab w:val="left" w:pos="880"/>
              <w:tab w:val="right" w:leader="dot" w:pos="9350"/>
            </w:tabs>
            <w:rPr>
              <w:noProof/>
              <w:lang w:eastAsia="en-US"/>
            </w:rPr>
          </w:pPr>
          <w:hyperlink w:anchor="_Toc493688675" w:history="1">
            <w:r w:rsidR="001649AE" w:rsidRPr="00283D2A">
              <w:rPr>
                <w:rStyle w:val="Hyperlink"/>
                <w:rFonts w:ascii="Times New Roman" w:hAnsi="Times New Roman"/>
                <w:noProof/>
              </w:rPr>
              <w:t>2.2</w:t>
            </w:r>
            <w:r w:rsidR="001649AE">
              <w:rPr>
                <w:noProof/>
                <w:lang w:eastAsia="en-US"/>
              </w:rPr>
              <w:tab/>
            </w:r>
            <w:r w:rsidR="001649AE" w:rsidRPr="00283D2A">
              <w:rPr>
                <w:rStyle w:val="Hyperlink"/>
                <w:rFonts w:ascii="Times New Roman" w:hAnsi="Times New Roman"/>
                <w:noProof/>
              </w:rPr>
              <w:t>Module Details</w:t>
            </w:r>
            <w:r w:rsidR="001649AE">
              <w:rPr>
                <w:noProof/>
                <w:webHidden/>
              </w:rPr>
              <w:tab/>
            </w:r>
            <w:r w:rsidR="001649AE">
              <w:rPr>
                <w:noProof/>
                <w:webHidden/>
              </w:rPr>
              <w:fldChar w:fldCharType="begin"/>
            </w:r>
            <w:r w:rsidR="001649AE">
              <w:rPr>
                <w:noProof/>
                <w:webHidden/>
              </w:rPr>
              <w:instrText xml:space="preserve"> PAGEREF _Toc493688675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76" w:history="1">
            <w:r w:rsidR="001649AE" w:rsidRPr="00283D2A">
              <w:rPr>
                <w:rStyle w:val="Hyperlink"/>
                <w:rFonts w:ascii="Times New Roman" w:hAnsi="Times New Roman"/>
                <w:noProof/>
              </w:rPr>
              <w:t>2.2.1</w:t>
            </w:r>
            <w:r w:rsidR="001649AE">
              <w:rPr>
                <w:noProof/>
                <w:lang w:eastAsia="en-US"/>
              </w:rPr>
              <w:tab/>
            </w:r>
            <w:r w:rsidR="001649AE" w:rsidRPr="00283D2A">
              <w:rPr>
                <w:rStyle w:val="Hyperlink"/>
                <w:rFonts w:ascii="Times New Roman" w:hAnsi="Times New Roman"/>
                <w:noProof/>
              </w:rPr>
              <w:t>SQL agent job</w:t>
            </w:r>
            <w:r w:rsidR="001649AE">
              <w:rPr>
                <w:noProof/>
                <w:webHidden/>
              </w:rPr>
              <w:tab/>
            </w:r>
            <w:r w:rsidR="001649AE">
              <w:rPr>
                <w:noProof/>
                <w:webHidden/>
              </w:rPr>
              <w:fldChar w:fldCharType="begin"/>
            </w:r>
            <w:r w:rsidR="001649AE">
              <w:rPr>
                <w:noProof/>
                <w:webHidden/>
              </w:rPr>
              <w:instrText xml:space="preserve"> PAGEREF _Toc493688676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77" w:history="1">
            <w:r w:rsidR="001649AE" w:rsidRPr="00283D2A">
              <w:rPr>
                <w:rStyle w:val="Hyperlink"/>
                <w:rFonts w:ascii="Times New Roman" w:hAnsi="Times New Roman"/>
                <w:noProof/>
              </w:rPr>
              <w:t>2.2.2</w:t>
            </w:r>
            <w:r w:rsidR="001649AE">
              <w:rPr>
                <w:noProof/>
                <w:lang w:eastAsia="en-US"/>
              </w:rPr>
              <w:tab/>
            </w:r>
            <w:r w:rsidR="001649AE" w:rsidRPr="00283D2A">
              <w:rPr>
                <w:rStyle w:val="Hyperlink"/>
                <w:rFonts w:ascii="Times New Roman" w:hAnsi="Times New Roman"/>
                <w:noProof/>
              </w:rPr>
              <w:t>SSIS Package</w:t>
            </w:r>
            <w:r w:rsidR="001649AE">
              <w:rPr>
                <w:noProof/>
                <w:webHidden/>
              </w:rPr>
              <w:tab/>
            </w:r>
            <w:r w:rsidR="001649AE">
              <w:rPr>
                <w:noProof/>
                <w:webHidden/>
              </w:rPr>
              <w:fldChar w:fldCharType="begin"/>
            </w:r>
            <w:r w:rsidR="001649AE">
              <w:rPr>
                <w:noProof/>
                <w:webHidden/>
              </w:rPr>
              <w:instrText xml:space="preserve"> PAGEREF _Toc493688677 \h </w:instrText>
            </w:r>
            <w:r w:rsidR="001649AE">
              <w:rPr>
                <w:noProof/>
                <w:webHidden/>
              </w:rPr>
            </w:r>
            <w:r w:rsidR="001649AE">
              <w:rPr>
                <w:noProof/>
                <w:webHidden/>
              </w:rPr>
              <w:fldChar w:fldCharType="separate"/>
            </w:r>
            <w:r w:rsidR="001649AE">
              <w:rPr>
                <w:noProof/>
                <w:webHidden/>
              </w:rPr>
              <w:t>6</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78" w:history="1">
            <w:r w:rsidR="001649AE" w:rsidRPr="00283D2A">
              <w:rPr>
                <w:rStyle w:val="Hyperlink"/>
                <w:rFonts w:ascii="Times New Roman" w:hAnsi="Times New Roman"/>
                <w:noProof/>
              </w:rPr>
              <w:t>2.2.3</w:t>
            </w:r>
            <w:r w:rsidR="001649AE">
              <w:rPr>
                <w:noProof/>
                <w:lang w:eastAsia="en-US"/>
              </w:rPr>
              <w:tab/>
            </w:r>
            <w:r w:rsidR="001649AE" w:rsidRPr="00283D2A">
              <w:rPr>
                <w:rStyle w:val="Hyperlink"/>
                <w:rFonts w:ascii="Times New Roman" w:hAnsi="Times New Roman"/>
                <w:noProof/>
              </w:rPr>
              <w:t>Tables</w:t>
            </w:r>
            <w:r w:rsidR="001649AE">
              <w:rPr>
                <w:noProof/>
                <w:webHidden/>
              </w:rPr>
              <w:tab/>
            </w:r>
            <w:r w:rsidR="001649AE">
              <w:rPr>
                <w:noProof/>
                <w:webHidden/>
              </w:rPr>
              <w:fldChar w:fldCharType="begin"/>
            </w:r>
            <w:r w:rsidR="001649AE">
              <w:rPr>
                <w:noProof/>
                <w:webHidden/>
              </w:rPr>
              <w:instrText xml:space="preserve"> PAGEREF _Toc493688678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79" w:history="1">
            <w:r w:rsidR="001649AE" w:rsidRPr="00283D2A">
              <w:rPr>
                <w:rStyle w:val="Hyperlink"/>
                <w:rFonts w:ascii="Times New Roman" w:hAnsi="Times New Roman"/>
                <w:noProof/>
              </w:rPr>
              <w:t>2.2.4</w:t>
            </w:r>
            <w:r w:rsidR="001649AE">
              <w:rPr>
                <w:noProof/>
                <w:lang w:eastAsia="en-US"/>
              </w:rPr>
              <w:tab/>
            </w:r>
            <w:r w:rsidR="001649AE" w:rsidRPr="00283D2A">
              <w:rPr>
                <w:rStyle w:val="Hyperlink"/>
                <w:rFonts w:ascii="Times New Roman" w:hAnsi="Times New Roman"/>
                <w:noProof/>
              </w:rPr>
              <w:t>Procedures</w:t>
            </w:r>
            <w:r w:rsidR="001649AE">
              <w:rPr>
                <w:noProof/>
                <w:webHidden/>
              </w:rPr>
              <w:tab/>
            </w:r>
            <w:r w:rsidR="001649AE">
              <w:rPr>
                <w:noProof/>
                <w:webHidden/>
              </w:rPr>
              <w:fldChar w:fldCharType="begin"/>
            </w:r>
            <w:r w:rsidR="001649AE">
              <w:rPr>
                <w:noProof/>
                <w:webHidden/>
              </w:rPr>
              <w:instrText xml:space="preserve"> PAGEREF _Toc493688679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rsidR="001649AE" w:rsidRDefault="00862045">
          <w:pPr>
            <w:pStyle w:val="TOC3"/>
            <w:tabs>
              <w:tab w:val="left" w:pos="1320"/>
              <w:tab w:val="right" w:leader="dot" w:pos="9350"/>
            </w:tabs>
            <w:rPr>
              <w:noProof/>
              <w:lang w:eastAsia="en-US"/>
            </w:rPr>
          </w:pPr>
          <w:hyperlink w:anchor="_Toc493688680" w:history="1">
            <w:r w:rsidR="001649AE" w:rsidRPr="00283D2A">
              <w:rPr>
                <w:rStyle w:val="Hyperlink"/>
                <w:rFonts w:ascii="Times New Roman" w:hAnsi="Times New Roman"/>
                <w:noProof/>
              </w:rPr>
              <w:t>2.2.5</w:t>
            </w:r>
            <w:r w:rsidR="001649AE">
              <w:rPr>
                <w:noProof/>
                <w:lang w:eastAsia="en-US"/>
              </w:rPr>
              <w:tab/>
            </w:r>
            <w:r w:rsidR="001649AE" w:rsidRPr="00283D2A">
              <w:rPr>
                <w:rStyle w:val="Hyperlink"/>
                <w:rFonts w:ascii="Times New Roman" w:hAnsi="Times New Roman"/>
                <w:noProof/>
              </w:rPr>
              <w:t>Functions</w:t>
            </w:r>
            <w:r w:rsidR="001649AE">
              <w:rPr>
                <w:noProof/>
                <w:webHidden/>
              </w:rPr>
              <w:tab/>
            </w:r>
            <w:r w:rsidR="001649AE">
              <w:rPr>
                <w:noProof/>
                <w:webHidden/>
              </w:rPr>
              <w:fldChar w:fldCharType="begin"/>
            </w:r>
            <w:r w:rsidR="001649AE">
              <w:rPr>
                <w:noProof/>
                <w:webHidden/>
              </w:rPr>
              <w:instrText xml:space="preserve"> PAGEREF _Toc493688680 \h </w:instrText>
            </w:r>
            <w:r w:rsidR="001649AE">
              <w:rPr>
                <w:noProof/>
                <w:webHidden/>
              </w:rPr>
            </w:r>
            <w:r w:rsidR="001649AE">
              <w:rPr>
                <w:noProof/>
                <w:webHidden/>
              </w:rPr>
              <w:fldChar w:fldCharType="separate"/>
            </w:r>
            <w:r w:rsidR="001649AE">
              <w:rPr>
                <w:noProof/>
                <w:webHidden/>
              </w:rPr>
              <w:t>45</w:t>
            </w:r>
            <w:r w:rsidR="001649AE">
              <w:rPr>
                <w:noProof/>
                <w:webHidden/>
              </w:rPr>
              <w:fldChar w:fldCharType="end"/>
            </w:r>
          </w:hyperlink>
        </w:p>
        <w:p w:rsidR="00481F6E" w:rsidRPr="00D37298" w:rsidRDefault="00481F6E">
          <w:pPr>
            <w:rPr>
              <w:rFonts w:ascii="Times New Roman" w:hAnsi="Times New Roman"/>
            </w:rPr>
          </w:pPr>
          <w:r w:rsidRPr="00D37298">
            <w:rPr>
              <w:rFonts w:ascii="Times New Roman" w:hAnsi="Times New Roman"/>
              <w:b/>
              <w:bCs/>
              <w:noProof/>
            </w:rPr>
            <w:fldChar w:fldCharType="end"/>
          </w:r>
        </w:p>
      </w:sdtContent>
    </w:sdt>
    <w:p w:rsidR="00202048" w:rsidRPr="00D37298" w:rsidRDefault="00202048"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02048" w:rsidRPr="00D37298" w:rsidRDefault="00202048" w:rsidP="009F2A51">
      <w:pPr>
        <w:widowControl w:val="0"/>
        <w:autoSpaceDE w:val="0"/>
        <w:autoSpaceDN w:val="0"/>
        <w:adjustRightInd w:val="0"/>
        <w:spacing w:after="0" w:line="240" w:lineRule="auto"/>
        <w:rPr>
          <w:rFonts w:ascii="Times New Roman" w:hAnsi="Times New Roman"/>
        </w:rPr>
      </w:pPr>
    </w:p>
    <w:p w:rsidR="009D1884" w:rsidRPr="00D37298" w:rsidRDefault="006F770C" w:rsidP="0076086A">
      <w:pPr>
        <w:pStyle w:val="Heading1"/>
        <w:numPr>
          <w:ilvl w:val="0"/>
          <w:numId w:val="1"/>
        </w:numPr>
        <w:rPr>
          <w:rFonts w:ascii="Times New Roman" w:hAnsi="Times New Roman" w:cs="Times New Roman"/>
          <w:color w:val="auto"/>
        </w:rPr>
      </w:pPr>
      <w:bookmarkStart w:id="16" w:name="_Toc493688661"/>
      <w:r w:rsidRPr="00D37298">
        <w:rPr>
          <w:rFonts w:ascii="Times New Roman" w:hAnsi="Times New Roman" w:cs="Times New Roman"/>
          <w:color w:val="auto"/>
        </w:rPr>
        <w:lastRenderedPageBreak/>
        <w:t>Overview</w:t>
      </w:r>
      <w:bookmarkEnd w:id="16"/>
    </w:p>
    <w:p w:rsidR="00A47122" w:rsidRPr="00D37298" w:rsidRDefault="009D1884" w:rsidP="00481F6E">
      <w:pPr>
        <w:pStyle w:val="Heading2"/>
        <w:rPr>
          <w:rFonts w:ascii="Times New Roman" w:hAnsi="Times New Roman" w:cs="Times New Roman"/>
          <w:color w:val="auto"/>
          <w:sz w:val="22"/>
          <w:szCs w:val="22"/>
        </w:rPr>
      </w:pPr>
      <w:bookmarkStart w:id="17" w:name="_Toc493688662"/>
      <w:r w:rsidRPr="00D37298">
        <w:rPr>
          <w:rFonts w:ascii="Times New Roman" w:hAnsi="Times New Roman" w:cs="Times New Roman"/>
          <w:color w:val="auto"/>
          <w:sz w:val="22"/>
          <w:szCs w:val="22"/>
        </w:rPr>
        <w:t xml:space="preserve">Project </w:t>
      </w:r>
      <w:r w:rsidR="006F770C" w:rsidRPr="00D37298">
        <w:rPr>
          <w:rFonts w:ascii="Times New Roman" w:hAnsi="Times New Roman" w:cs="Times New Roman"/>
          <w:color w:val="auto"/>
          <w:sz w:val="22"/>
          <w:szCs w:val="22"/>
        </w:rPr>
        <w:t>Description</w:t>
      </w:r>
      <w:bookmarkEnd w:id="17"/>
    </w:p>
    <w:p w:rsidR="001B4454" w:rsidRPr="00D37298" w:rsidRDefault="00495C0E" w:rsidP="001B4454">
      <w:pPr>
        <w:rPr>
          <w:rFonts w:ascii="Times New Roman" w:hAnsi="Times New Roman"/>
        </w:rPr>
      </w:pPr>
      <w:r w:rsidRPr="00D37298">
        <w:rPr>
          <w:rFonts w:ascii="Times New Roman" w:hAnsi="Times New Roman"/>
          <w:color w:val="000000" w:themeColor="text1"/>
        </w:rPr>
        <w:t>Qua</w:t>
      </w:r>
      <w:r w:rsidR="00EB062B" w:rsidRPr="00D37298">
        <w:rPr>
          <w:rFonts w:ascii="Times New Roman" w:hAnsi="Times New Roman"/>
          <w:color w:val="000000" w:themeColor="text1"/>
        </w:rPr>
        <w:t>lity is an important metric that contributes to a CCO CSR’s overall Performance. Quality monitoring can be performed internally by Vangent/GDIT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Coaching and a Coaching workflow is initiated.</w:t>
      </w:r>
    </w:p>
    <w:p w:rsidR="00A47122" w:rsidRPr="00D37298"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D37298" w:rsidRDefault="00A47122" w:rsidP="00481F6E">
      <w:pPr>
        <w:pStyle w:val="Heading2"/>
        <w:rPr>
          <w:rFonts w:ascii="Times New Roman" w:hAnsi="Times New Roman" w:cs="Times New Roman"/>
          <w:color w:val="auto"/>
          <w:sz w:val="22"/>
          <w:szCs w:val="22"/>
        </w:rPr>
      </w:pPr>
      <w:bookmarkStart w:id="18" w:name="_Toc493688663"/>
      <w:r w:rsidRPr="00D37298">
        <w:rPr>
          <w:rFonts w:ascii="Times New Roman" w:hAnsi="Times New Roman" w:cs="Times New Roman"/>
          <w:color w:val="auto"/>
          <w:sz w:val="22"/>
          <w:szCs w:val="22"/>
        </w:rPr>
        <w:t>Document</w:t>
      </w:r>
      <w:r w:rsidR="006F770C" w:rsidRPr="00D37298">
        <w:rPr>
          <w:rFonts w:ascii="Times New Roman" w:hAnsi="Times New Roman" w:cs="Times New Roman"/>
          <w:color w:val="auto"/>
          <w:sz w:val="22"/>
          <w:szCs w:val="22"/>
        </w:rPr>
        <w:t xml:space="preserve"> Scope</w:t>
      </w:r>
      <w:bookmarkEnd w:id="18"/>
    </w:p>
    <w:p w:rsidR="00A47122" w:rsidRPr="00D37298" w:rsidRDefault="00A47122" w:rsidP="00A47122">
      <w:pPr>
        <w:widowControl w:val="0"/>
        <w:autoSpaceDE w:val="0"/>
        <w:autoSpaceDN w:val="0"/>
        <w:adjustRightInd w:val="0"/>
        <w:spacing w:after="0" w:line="240" w:lineRule="auto"/>
        <w:rPr>
          <w:rFonts w:ascii="Times New Roman" w:hAnsi="Times New Roman"/>
          <w:color w:val="000000" w:themeColor="text1"/>
        </w:rPr>
      </w:pPr>
      <w:r w:rsidRPr="00D37298">
        <w:rPr>
          <w:rFonts w:ascii="Times New Roman" w:hAnsi="Times New Roman"/>
          <w:color w:val="000000" w:themeColor="text1"/>
        </w:rPr>
        <w:t xml:space="preserve">This document describes the </w:t>
      </w:r>
      <w:r w:rsidR="001B4454" w:rsidRPr="00D37298">
        <w:rPr>
          <w:rFonts w:ascii="Times New Roman" w:hAnsi="Times New Roman"/>
          <w:color w:val="000000" w:themeColor="text1"/>
        </w:rPr>
        <w:t xml:space="preserve">load of the </w:t>
      </w:r>
      <w:r w:rsidR="00EB062B" w:rsidRPr="00D37298">
        <w:rPr>
          <w:rFonts w:ascii="Times New Roman" w:hAnsi="Times New Roman"/>
          <w:color w:val="000000" w:themeColor="text1"/>
        </w:rPr>
        <w:t>Quality feed sourced from all of the source systems in use at the time. Quality evaluations from all sources are consolidated into the IQS system from which a daily feed is generated for loading into the Coaching database.</w:t>
      </w:r>
      <w:r w:rsidR="001B4454" w:rsidRPr="00D37298">
        <w:rPr>
          <w:rFonts w:ascii="Times New Roman" w:hAnsi="Times New Roman"/>
          <w:color w:val="000000" w:themeColor="text1"/>
        </w:rPr>
        <w:t xml:space="preserve"> </w:t>
      </w: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481F6E">
      <w:pPr>
        <w:pStyle w:val="Heading2"/>
        <w:rPr>
          <w:rFonts w:ascii="Times New Roman" w:hAnsi="Times New Roman" w:cs="Times New Roman"/>
          <w:color w:val="auto"/>
          <w:sz w:val="22"/>
          <w:szCs w:val="22"/>
        </w:rPr>
      </w:pPr>
      <w:bookmarkStart w:id="19" w:name="_Toc493688664"/>
      <w:r w:rsidRPr="00D37298">
        <w:rPr>
          <w:rFonts w:ascii="Times New Roman" w:hAnsi="Times New Roman" w:cs="Times New Roman"/>
          <w:color w:val="auto"/>
          <w:sz w:val="22"/>
          <w:szCs w:val="22"/>
        </w:rPr>
        <w:t>Source File</w:t>
      </w:r>
      <w:bookmarkEnd w:id="19"/>
    </w:p>
    <w:p w:rsidR="0053330A" w:rsidRPr="00D37298" w:rsidRDefault="00EB062B" w:rsidP="00E26DA9">
      <w:pPr>
        <w:spacing w:after="0"/>
        <w:rPr>
          <w:rFonts w:ascii="Times New Roman" w:hAnsi="Times New Roman"/>
          <w:color w:val="000000" w:themeColor="text1"/>
        </w:rPr>
      </w:pPr>
      <w:r w:rsidRPr="00D37298">
        <w:rPr>
          <w:rFonts w:ascii="Times New Roman" w:hAnsi="Times New Roman"/>
          <w:color w:val="000000" w:themeColor="text1"/>
        </w:rPr>
        <w:t xml:space="preserve">A </w:t>
      </w:r>
      <w:r w:rsidR="00E26DA9" w:rsidRPr="00D37298">
        <w:rPr>
          <w:rFonts w:ascii="Times New Roman" w:hAnsi="Times New Roman"/>
          <w:color w:val="000000" w:themeColor="text1"/>
        </w:rPr>
        <w:t xml:space="preserve">daily file is generated from IQS and staged in an encrypted form on a file share. </w:t>
      </w:r>
    </w:p>
    <w:p w:rsidR="00E26DA9" w:rsidRPr="00D37298" w:rsidRDefault="0053330A" w:rsidP="00E26DA9">
      <w:pPr>
        <w:spacing w:after="0"/>
        <w:rPr>
          <w:rFonts w:ascii="Times New Roman" w:hAnsi="Times New Roman"/>
          <w:color w:val="000000" w:themeColor="text1"/>
        </w:rPr>
      </w:pPr>
      <w:r w:rsidRPr="00D37298">
        <w:rPr>
          <w:rFonts w:ascii="Times New Roman" w:hAnsi="Times New Roman"/>
          <w:color w:val="000000" w:themeColor="text1"/>
        </w:rPr>
        <w:t xml:space="preserve">Files have a naming convention </w:t>
      </w:r>
      <w:r w:rsidR="00E26DA9" w:rsidRPr="00D37298">
        <w:rPr>
          <w:rFonts w:ascii="Times New Roman" w:hAnsi="Times New Roman"/>
          <w:color w:val="000000" w:themeColor="text1"/>
        </w:rPr>
        <w:t>eCL_IQS_Scorecard_yyyymmdd.csv.zip.encrypt</w:t>
      </w:r>
      <w:r w:rsidR="004B6E5C" w:rsidRPr="00D37298">
        <w:rPr>
          <w:rFonts w:ascii="Times New Roman" w:hAnsi="Times New Roman"/>
          <w:color w:val="000000" w:themeColor="text1"/>
        </w:rPr>
        <w:t xml:space="preserve"> (prod) or Test_eCL_IQS_Scorecard_yyyymmdd.csv.zip.encrypt (Test)</w:t>
      </w:r>
    </w:p>
    <w:p w:rsidR="0091524F" w:rsidRDefault="00E26DA9" w:rsidP="0091524F">
      <w:pPr>
        <w:spacing w:after="0"/>
        <w:rPr>
          <w:rFonts w:ascii="Times New Roman" w:hAnsi="Times New Roman"/>
          <w:color w:val="000000" w:themeColor="text1"/>
          <w:sz w:val="20"/>
          <w:szCs w:val="20"/>
        </w:rPr>
      </w:pPr>
      <w:r w:rsidRPr="00D37298">
        <w:rPr>
          <w:rFonts w:ascii="Times New Roman" w:hAnsi="Times New Roman"/>
          <w:color w:val="000000" w:themeColor="text1"/>
        </w:rPr>
        <w:t>and</w:t>
      </w:r>
      <w:r w:rsidR="0053330A" w:rsidRPr="00D37298">
        <w:rPr>
          <w:rFonts w:ascii="Times New Roman" w:hAnsi="Times New Roman"/>
          <w:color w:val="000000" w:themeColor="text1"/>
        </w:rPr>
        <w:t xml:space="preserve"> staged at</w:t>
      </w:r>
      <w:r w:rsidR="0053330A" w:rsidRPr="00D37298">
        <w:rPr>
          <w:rFonts w:ascii="Times New Roman" w:hAnsi="Times New Roman"/>
          <w:color w:val="000000" w:themeColor="text1"/>
          <w:sz w:val="20"/>
          <w:szCs w:val="20"/>
        </w:rPr>
        <w:t xml:space="preserve"> </w:t>
      </w:r>
      <w:hyperlink r:id="rId8" w:history="1">
        <w:r w:rsidR="0091524F" w:rsidRPr="00700164">
          <w:rPr>
            <w:rStyle w:val="Hyperlink"/>
            <w:rFonts w:ascii="Times New Roman" w:hAnsi="Times New Roman"/>
            <w:sz w:val="20"/>
            <w:szCs w:val="20"/>
          </w:rPr>
          <w:t>\\f3420-ecldbp01\data\Coaching\IQS\Encrypt_Out\</w:t>
        </w:r>
      </w:hyperlink>
      <w:r w:rsidR="0091524F">
        <w:rPr>
          <w:rFonts w:ascii="Times New Roman" w:hAnsi="Times New Roman"/>
          <w:color w:val="000000" w:themeColor="text1"/>
          <w:sz w:val="20"/>
          <w:szCs w:val="20"/>
        </w:rPr>
        <w:t xml:space="preserve"> until ready to load.</w:t>
      </w:r>
    </w:p>
    <w:p w:rsidR="002C3B04" w:rsidRPr="00D37298" w:rsidRDefault="002C3B04" w:rsidP="0091524F">
      <w:pPr>
        <w:spacing w:after="0"/>
        <w:rPr>
          <w:rFonts w:ascii="Times New Roman" w:hAnsi="Times New Roman"/>
          <w:color w:val="000000" w:themeColor="text1"/>
          <w:sz w:val="20"/>
          <w:szCs w:val="20"/>
        </w:rPr>
      </w:pPr>
    </w:p>
    <w:p w:rsidR="00A47122" w:rsidRPr="00D37298"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20" w:name="_Toc493688665"/>
      <w:r w:rsidRPr="00D37298">
        <w:rPr>
          <w:rFonts w:ascii="Times New Roman" w:hAnsi="Times New Roman" w:cs="Times New Roman"/>
          <w:color w:val="auto"/>
          <w:sz w:val="22"/>
          <w:szCs w:val="22"/>
        </w:rPr>
        <w:t>Module List</w:t>
      </w:r>
      <w:bookmarkEnd w:id="20"/>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agent job</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SSIS Package</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Tables</w:t>
      </w:r>
    </w:p>
    <w:p w:rsidR="009D1884" w:rsidRPr="00D37298" w:rsidRDefault="006913F0"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Procedures </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21" w:name="_Toc493688666"/>
      <w:r w:rsidRPr="00D37298">
        <w:rPr>
          <w:rFonts w:ascii="Times New Roman" w:hAnsi="Times New Roman" w:cs="Times New Roman"/>
          <w:color w:val="auto"/>
          <w:sz w:val="22"/>
          <w:szCs w:val="22"/>
        </w:rPr>
        <w:t>Software and Hardware Interfaces</w:t>
      </w:r>
      <w:bookmarkEnd w:id="21"/>
    </w:p>
    <w:p w:rsidR="009D1884" w:rsidRPr="00D37298" w:rsidRDefault="009D1884" w:rsidP="0027630C">
      <w:pPr>
        <w:pStyle w:val="Heading3"/>
        <w:rPr>
          <w:rFonts w:ascii="Times New Roman" w:hAnsi="Times New Roman" w:cs="Times New Roman"/>
          <w:color w:val="auto"/>
        </w:rPr>
      </w:pPr>
      <w:bookmarkStart w:id="22" w:name="_Toc493688667"/>
      <w:r w:rsidRPr="00D37298">
        <w:rPr>
          <w:rFonts w:ascii="Times New Roman" w:hAnsi="Times New Roman" w:cs="Times New Roman"/>
          <w:color w:val="auto"/>
        </w:rPr>
        <w:t>Software</w:t>
      </w:r>
      <w:bookmarkEnd w:id="22"/>
    </w:p>
    <w:p w:rsidR="001377E4" w:rsidRPr="00D37298" w:rsidRDefault="001377E4" w:rsidP="001377E4">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Server 2012 SP3 Suite</w:t>
      </w:r>
    </w:p>
    <w:p w:rsidR="00E26DA9" w:rsidRPr="00D37298" w:rsidRDefault="00E26DA9">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Encryption/Decryption utility</w:t>
      </w:r>
    </w:p>
    <w:p w:rsidR="009D1884" w:rsidRPr="00D37298"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D37298" w:rsidRDefault="009D1884" w:rsidP="0027630C">
      <w:pPr>
        <w:pStyle w:val="Heading3"/>
        <w:rPr>
          <w:rFonts w:ascii="Times New Roman" w:hAnsi="Times New Roman" w:cs="Times New Roman"/>
          <w:color w:val="auto"/>
        </w:rPr>
      </w:pPr>
      <w:bookmarkStart w:id="23" w:name="_Toc493688668"/>
      <w:r w:rsidRPr="00D37298">
        <w:rPr>
          <w:rFonts w:ascii="Times New Roman" w:hAnsi="Times New Roman" w:cs="Times New Roman"/>
          <w:color w:val="auto"/>
        </w:rPr>
        <w:lastRenderedPageBreak/>
        <w:t>Hardware</w:t>
      </w:r>
      <w:bookmarkEnd w:id="23"/>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F3420-ECLDBD01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Dev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F3420-ECLDBT01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Test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F3420-ECLDBP01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Prod Server</w:t>
      </w:r>
    </w:p>
    <w:p w:rsidR="001377E4" w:rsidRPr="00D37298" w:rsidRDefault="00862045"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1377E4" w:rsidRPr="00D37298">
          <w:rPr>
            <w:rStyle w:val="Hyperlink"/>
            <w:rFonts w:ascii="Times New Roman" w:hAnsi="Times New Roman"/>
            <w:sz w:val="20"/>
            <w:szCs w:val="20"/>
          </w:rPr>
          <w:t>\\F3420-ECLDBD01\data\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Dev File staging share</w:t>
      </w:r>
    </w:p>
    <w:p w:rsidR="001377E4" w:rsidRPr="00D37298" w:rsidRDefault="00862045"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1377E4" w:rsidRPr="00D37298">
          <w:rPr>
            <w:rStyle w:val="Hyperlink"/>
            <w:rFonts w:ascii="Times New Roman" w:hAnsi="Times New Roman"/>
            <w:sz w:val="20"/>
            <w:szCs w:val="20"/>
          </w:rPr>
          <w:t>\\F3420-ECLDBT01\data\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Test File staging share</w:t>
      </w:r>
      <w:r w:rsidR="001377E4" w:rsidRPr="00D37298" w:rsidDel="00810310">
        <w:rPr>
          <w:rFonts w:ascii="Times New Roman" w:hAnsi="Times New Roman"/>
          <w:color w:val="000000" w:themeColor="text1"/>
          <w:sz w:val="20"/>
          <w:szCs w:val="20"/>
        </w:rPr>
        <w:t xml:space="preserve"> </w:t>
      </w:r>
    </w:p>
    <w:p w:rsidR="001377E4" w:rsidRPr="00D37298" w:rsidRDefault="00862045"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91524F" w:rsidRPr="00700164">
          <w:rPr>
            <w:rStyle w:val="Hyperlink"/>
            <w:rFonts w:ascii="Times New Roman" w:hAnsi="Times New Roman"/>
            <w:sz w:val="20"/>
            <w:szCs w:val="20"/>
          </w:rPr>
          <w:t>\\F3420-ECLDB\P01\data\</w:t>
        </w:r>
      </w:hyperlink>
      <w:r w:rsidR="001377E4" w:rsidRPr="00D37298">
        <w:rPr>
          <w:rFonts w:ascii="Times New Roman" w:hAnsi="Times New Roman"/>
          <w:color w:val="000000" w:themeColor="text1"/>
          <w:sz w:val="20"/>
          <w:szCs w:val="20"/>
        </w:rPr>
        <w:t xml:space="preserve"> - Prod File staging share</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27630C">
      <w:pPr>
        <w:pStyle w:val="Heading2"/>
        <w:rPr>
          <w:rFonts w:ascii="Times New Roman" w:hAnsi="Times New Roman" w:cs="Times New Roman"/>
          <w:color w:val="auto"/>
          <w:sz w:val="22"/>
          <w:szCs w:val="22"/>
        </w:rPr>
      </w:pPr>
      <w:bookmarkStart w:id="24" w:name="_Toc493688669"/>
      <w:r w:rsidRPr="00D37298">
        <w:rPr>
          <w:rFonts w:ascii="Times New Roman" w:hAnsi="Times New Roman" w:cs="Times New Roman"/>
          <w:color w:val="auto"/>
          <w:sz w:val="22"/>
          <w:szCs w:val="22"/>
        </w:rPr>
        <w:t>Users</w:t>
      </w:r>
      <w:bookmarkEnd w:id="24"/>
      <w:r w:rsidRPr="00D37298">
        <w:rPr>
          <w:rFonts w:ascii="Times New Roman" w:hAnsi="Times New Roman" w:cs="Times New Roman"/>
          <w:color w:val="auto"/>
          <w:sz w:val="22"/>
          <w:szCs w:val="22"/>
        </w:rPr>
        <w:t xml:space="preserve"> </w:t>
      </w:r>
    </w:p>
    <w:p w:rsidR="00B41F6B" w:rsidRPr="00D37298" w:rsidRDefault="00B41F6B" w:rsidP="0076086A">
      <w:pPr>
        <w:pStyle w:val="ListParagraph"/>
        <w:numPr>
          <w:ilvl w:val="0"/>
          <w:numId w:val="5"/>
        </w:numPr>
        <w:rPr>
          <w:rFonts w:ascii="Times New Roman" w:hAnsi="Times New Roman"/>
          <w:color w:val="000000" w:themeColor="text1"/>
        </w:rPr>
      </w:pPr>
      <w:r w:rsidRPr="00D37298">
        <w:rPr>
          <w:rFonts w:ascii="Times New Roman" w:hAnsi="Times New Roman"/>
          <w:color w:val="000000" w:themeColor="text1"/>
        </w:rPr>
        <w:t xml:space="preserve">CCO </w:t>
      </w:r>
      <w:r w:rsidR="00651AE3" w:rsidRPr="00D37298">
        <w:rPr>
          <w:rFonts w:ascii="Times New Roman" w:hAnsi="Times New Roman"/>
          <w:color w:val="000000" w:themeColor="text1"/>
        </w:rPr>
        <w:t xml:space="preserve">CSRs, </w:t>
      </w:r>
      <w:r w:rsidRPr="00D37298">
        <w:rPr>
          <w:rFonts w:ascii="Times New Roman" w:hAnsi="Times New Roman"/>
          <w:color w:val="000000" w:themeColor="text1"/>
        </w:rPr>
        <w:t>Supervisors</w:t>
      </w:r>
      <w:r w:rsidR="00651AE3" w:rsidRPr="00D37298">
        <w:rPr>
          <w:rFonts w:ascii="Times New Roman" w:hAnsi="Times New Roman"/>
          <w:color w:val="000000" w:themeColor="text1"/>
        </w:rPr>
        <w:t>, Managers</w:t>
      </w:r>
      <w:r w:rsidR="00833BBA" w:rsidRPr="00D37298">
        <w:rPr>
          <w:rFonts w:ascii="Times New Roman" w:hAnsi="Times New Roman"/>
          <w:color w:val="000000" w:themeColor="text1"/>
        </w:rPr>
        <w:t>, Quality</w:t>
      </w:r>
      <w:r w:rsidR="00651AE3" w:rsidRPr="00D37298">
        <w:rPr>
          <w:rFonts w:ascii="Times New Roman" w:hAnsi="Times New Roman"/>
          <w:color w:val="000000" w:themeColor="text1"/>
        </w:rPr>
        <w:t xml:space="preserve"> and support staff.</w:t>
      </w:r>
    </w:p>
    <w:p w:rsidR="009D1884" w:rsidRPr="00D37298" w:rsidRDefault="00743901"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themeColor="text1"/>
          <w:sz w:val="20"/>
          <w:szCs w:val="20"/>
        </w:rPr>
        <w:t xml:space="preserve">     </w:t>
      </w:r>
    </w:p>
    <w:p w:rsidR="006F770C" w:rsidRPr="00D37298" w:rsidRDefault="006F770C" w:rsidP="0076086A">
      <w:pPr>
        <w:pStyle w:val="Heading1"/>
        <w:numPr>
          <w:ilvl w:val="0"/>
          <w:numId w:val="1"/>
        </w:numPr>
        <w:rPr>
          <w:rFonts w:ascii="Times New Roman" w:hAnsi="Times New Roman" w:cs="Times New Roman"/>
          <w:color w:val="auto"/>
        </w:rPr>
      </w:pPr>
      <w:bookmarkStart w:id="25" w:name="_Toc493688670"/>
      <w:r w:rsidRPr="00D37298">
        <w:rPr>
          <w:rFonts w:ascii="Times New Roman" w:hAnsi="Times New Roman" w:cs="Times New Roman"/>
          <w:color w:val="auto"/>
        </w:rPr>
        <w:t>Details</w:t>
      </w:r>
      <w:bookmarkEnd w:id="25"/>
    </w:p>
    <w:p w:rsidR="006F770C" w:rsidRPr="00D37298" w:rsidRDefault="006F770C" w:rsidP="0076086A">
      <w:pPr>
        <w:pStyle w:val="ListParagraph"/>
        <w:numPr>
          <w:ilvl w:val="0"/>
          <w:numId w:val="6"/>
        </w:numPr>
        <w:rPr>
          <w:rFonts w:ascii="Times New Roman" w:hAnsi="Times New Roman"/>
          <w:vanish/>
        </w:rPr>
      </w:pPr>
    </w:p>
    <w:p w:rsidR="006F770C" w:rsidRPr="00D37298" w:rsidRDefault="006F770C" w:rsidP="0076086A">
      <w:pPr>
        <w:pStyle w:val="ListParagraph"/>
        <w:numPr>
          <w:ilvl w:val="0"/>
          <w:numId w:val="6"/>
        </w:numPr>
        <w:rPr>
          <w:rFonts w:ascii="Times New Roman" w:hAnsi="Times New Roman"/>
          <w:vanish/>
        </w:rPr>
      </w:pPr>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26" w:name="_Toc387654370"/>
      <w:bookmarkStart w:id="27" w:name="_Toc387758815"/>
      <w:bookmarkStart w:id="28" w:name="_Toc387821326"/>
      <w:bookmarkStart w:id="29" w:name="_Toc387821375"/>
      <w:bookmarkStart w:id="30" w:name="_Toc391973386"/>
      <w:bookmarkStart w:id="31" w:name="_Toc493688671"/>
      <w:bookmarkEnd w:id="26"/>
      <w:bookmarkEnd w:id="27"/>
      <w:bookmarkEnd w:id="28"/>
      <w:bookmarkEnd w:id="29"/>
      <w:bookmarkEnd w:id="30"/>
      <w:bookmarkEnd w:id="31"/>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32" w:name="_Toc387654371"/>
      <w:bookmarkStart w:id="33" w:name="_Toc387758816"/>
      <w:bookmarkStart w:id="34" w:name="_Toc387821327"/>
      <w:bookmarkStart w:id="35" w:name="_Toc387821376"/>
      <w:bookmarkStart w:id="36" w:name="_Toc391973387"/>
      <w:bookmarkStart w:id="37" w:name="_Toc493688672"/>
      <w:bookmarkEnd w:id="32"/>
      <w:bookmarkEnd w:id="33"/>
      <w:bookmarkEnd w:id="34"/>
      <w:bookmarkEnd w:id="35"/>
      <w:bookmarkEnd w:id="36"/>
      <w:bookmarkEnd w:id="37"/>
    </w:p>
    <w:p w:rsidR="006F770C" w:rsidRPr="00D37298" w:rsidRDefault="006F770C" w:rsidP="0076086A">
      <w:pPr>
        <w:pStyle w:val="Heading2"/>
        <w:numPr>
          <w:ilvl w:val="1"/>
          <w:numId w:val="9"/>
        </w:numPr>
        <w:rPr>
          <w:rFonts w:ascii="Times New Roman" w:hAnsi="Times New Roman" w:cs="Times New Roman"/>
          <w:color w:val="auto"/>
          <w:sz w:val="22"/>
          <w:szCs w:val="22"/>
        </w:rPr>
      </w:pPr>
      <w:bookmarkStart w:id="38" w:name="_Toc493688673"/>
      <w:r w:rsidRPr="00D37298">
        <w:rPr>
          <w:rFonts w:ascii="Times New Roman" w:hAnsi="Times New Roman" w:cs="Times New Roman"/>
          <w:color w:val="auto"/>
          <w:sz w:val="22"/>
          <w:szCs w:val="22"/>
        </w:rPr>
        <w:t>Source Files</w:t>
      </w:r>
      <w:bookmarkEnd w:id="38"/>
    </w:p>
    <w:p w:rsidR="006F770C" w:rsidRPr="00D37298" w:rsidRDefault="006607CC" w:rsidP="0076086A">
      <w:pPr>
        <w:pStyle w:val="Heading3"/>
        <w:numPr>
          <w:ilvl w:val="2"/>
          <w:numId w:val="9"/>
        </w:numPr>
        <w:rPr>
          <w:rFonts w:ascii="Times New Roman" w:hAnsi="Times New Roman" w:cs="Times New Roman"/>
          <w:color w:val="auto"/>
        </w:rPr>
      </w:pPr>
      <w:bookmarkStart w:id="39" w:name="_Toc493688674"/>
      <w:r w:rsidRPr="00D37298">
        <w:rPr>
          <w:rFonts w:ascii="Times New Roman" w:hAnsi="Times New Roman" w:cs="Times New Roman"/>
          <w:color w:val="000000" w:themeColor="text1"/>
        </w:rPr>
        <w:t>eCL_IQS_Scorecard_yyyymmdd.csv.zip.encrypt</w:t>
      </w:r>
      <w:bookmarkEnd w:id="39"/>
      <w:r w:rsidRPr="00D37298">
        <w:rPr>
          <w:rFonts w:ascii="Times New Roman" w:hAnsi="Times New Roman" w:cs="Times New Roman"/>
          <w:color w:val="auto"/>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Description: </w:t>
      </w:r>
      <w:r w:rsidR="00E64317" w:rsidRPr="00D37298">
        <w:rPr>
          <w:rFonts w:ascii="Times New Roman" w:hAnsi="Times New Roman"/>
        </w:rPr>
        <w:t xml:space="preserve">A </w:t>
      </w:r>
      <w:r w:rsidR="006607CC" w:rsidRPr="00D37298">
        <w:rPr>
          <w:rFonts w:ascii="Times New Roman" w:hAnsi="Times New Roman"/>
        </w:rPr>
        <w:t xml:space="preserve">daily </w:t>
      </w:r>
      <w:r w:rsidR="00E64317" w:rsidRPr="00D37298">
        <w:rPr>
          <w:rFonts w:ascii="Times New Roman" w:hAnsi="Times New Roman"/>
        </w:rPr>
        <w:t xml:space="preserve">file </w:t>
      </w:r>
      <w:r w:rsidR="006607CC" w:rsidRPr="00D37298">
        <w:rPr>
          <w:rFonts w:ascii="Times New Roman" w:hAnsi="Times New Roman"/>
        </w:rPr>
        <w:t>containing all active evaluations from the previous day is staged on file staging server.</w:t>
      </w:r>
      <w:r w:rsidR="00A97EC1" w:rsidRPr="00D37298">
        <w:rPr>
          <w:rFonts w:ascii="Times New Roman" w:hAnsi="Times New Roman"/>
        </w:rPr>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Source s</w:t>
      </w:r>
      <w:r w:rsidR="00E64317" w:rsidRPr="00D37298">
        <w:rPr>
          <w:rFonts w:ascii="Times New Roman" w:hAnsi="Times New Roman"/>
        </w:rPr>
        <w:t xml:space="preserve">ystem: </w:t>
      </w:r>
      <w:r w:rsidR="00A97EC1" w:rsidRPr="00D37298">
        <w:rPr>
          <w:rFonts w:ascii="Times New Roman" w:hAnsi="Times New Roman"/>
        </w:rPr>
        <w:t>IQS</w:t>
      </w:r>
    </w:p>
    <w:p w:rsid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Staging location:</w:t>
      </w:r>
      <w:r w:rsidR="00A97EC1" w:rsidRPr="0091524F">
        <w:rPr>
          <w:rFonts w:ascii="Times New Roman" w:hAnsi="Times New Roman"/>
        </w:rPr>
        <w:t xml:space="preserve"> </w:t>
      </w:r>
      <w:hyperlink r:id="rId12" w:history="1">
        <w:r w:rsidR="0091524F" w:rsidRPr="0091524F">
          <w:rPr>
            <w:rStyle w:val="Hyperlink"/>
            <w:rFonts w:ascii="Times New Roman" w:hAnsi="Times New Roman"/>
            <w:sz w:val="20"/>
            <w:szCs w:val="20"/>
          </w:rPr>
          <w:t>\\f3420-ecldbp01\data\Coaching\IQS\Encrypt_Out\</w:t>
        </w:r>
      </w:hyperlink>
      <w:r w:rsidR="0091524F" w:rsidRPr="0091524F">
        <w:rPr>
          <w:rFonts w:ascii="Times New Roman" w:hAnsi="Times New Roman"/>
          <w:color w:val="000000" w:themeColor="text1"/>
          <w:sz w:val="20"/>
          <w:szCs w:val="20"/>
        </w:rPr>
        <w:t xml:space="preserve"> </w:t>
      </w:r>
    </w:p>
    <w:p w:rsidR="00E64317" w:rsidRP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File name</w:t>
      </w:r>
      <w:r w:rsidR="00E64317" w:rsidRPr="0091524F">
        <w:rPr>
          <w:rFonts w:ascii="Times New Roman" w:hAnsi="Times New Roman"/>
        </w:rPr>
        <w:t xml:space="preserve"> eCL_</w:t>
      </w:r>
      <w:r w:rsidR="00A97EC1" w:rsidRPr="0091524F">
        <w:rPr>
          <w:rFonts w:ascii="Times New Roman" w:hAnsi="Times New Roman"/>
        </w:rPr>
        <w:t>IQS</w:t>
      </w:r>
      <w:r w:rsidR="00E64317" w:rsidRPr="0091524F">
        <w:rPr>
          <w:rFonts w:ascii="Times New Roman" w:hAnsi="Times New Roman"/>
        </w:rPr>
        <w:t>_</w:t>
      </w:r>
      <w:r w:rsidR="00A97EC1" w:rsidRPr="0091524F">
        <w:rPr>
          <w:rFonts w:ascii="Times New Roman" w:hAnsi="Times New Roman"/>
        </w:rPr>
        <w:t>Scorecard_</w:t>
      </w:r>
      <w:r w:rsidR="00F56A29" w:rsidRPr="0091524F">
        <w:rPr>
          <w:rFonts w:ascii="Times New Roman" w:hAnsi="Times New Roman"/>
        </w:rPr>
        <w:t>yyyymmdd</w:t>
      </w:r>
      <w:r w:rsidR="00E64317" w:rsidRPr="0091524F">
        <w:rPr>
          <w:rFonts w:ascii="Times New Roman" w:hAnsi="Times New Roman"/>
        </w:rPr>
        <w:t>.csv</w:t>
      </w:r>
      <w:r w:rsidR="00A97EC1" w:rsidRPr="0091524F">
        <w:rPr>
          <w:rFonts w:ascii="Times New Roman" w:hAnsi="Times New Roman"/>
        </w:rPr>
        <w:t>.zip.encrypt</w:t>
      </w:r>
      <w:r w:rsidR="00E64317" w:rsidRPr="0091524F">
        <w:rPr>
          <w:rFonts w:ascii="Times New Roman" w:hAnsi="Times New Roman"/>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Frequency: </w:t>
      </w:r>
      <w:r w:rsidR="00A97EC1" w:rsidRPr="00D37298">
        <w:rPr>
          <w:rFonts w:ascii="Times New Roman" w:hAnsi="Times New Roman"/>
        </w:rPr>
        <w:t>Daily</w:t>
      </w:r>
    </w:p>
    <w:p w:rsidR="00C74EEA" w:rsidRPr="00D37298"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File arrival time: </w:t>
      </w:r>
      <w:r w:rsidR="00A97EC1" w:rsidRPr="00D37298">
        <w:rPr>
          <w:rFonts w:ascii="Times New Roman" w:hAnsi="Times New Roman"/>
        </w:rPr>
        <w:t>~4:00 AM EST</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Destination Table: </w:t>
      </w:r>
      <w:r w:rsidR="00E64317" w:rsidRPr="00D37298">
        <w:rPr>
          <w:rFonts w:ascii="Times New Roman" w:hAnsi="Times New Roman"/>
        </w:rPr>
        <w:t>Coaching_Log and Coaching_Log_Reason</w:t>
      </w:r>
    </w:p>
    <w:p w:rsidR="007B5133" w:rsidRPr="00D37298" w:rsidRDefault="007B5133" w:rsidP="0076086A">
      <w:pPr>
        <w:pStyle w:val="Heading2"/>
        <w:numPr>
          <w:ilvl w:val="1"/>
          <w:numId w:val="9"/>
        </w:numPr>
        <w:rPr>
          <w:rFonts w:ascii="Times New Roman" w:hAnsi="Times New Roman" w:cs="Times New Roman"/>
          <w:color w:val="auto"/>
          <w:sz w:val="22"/>
          <w:szCs w:val="22"/>
        </w:rPr>
      </w:pPr>
      <w:bookmarkStart w:id="40" w:name="_Toc493688675"/>
      <w:r w:rsidRPr="00D37298">
        <w:rPr>
          <w:rFonts w:ascii="Times New Roman" w:hAnsi="Times New Roman" w:cs="Times New Roman"/>
          <w:color w:val="auto"/>
          <w:sz w:val="22"/>
          <w:szCs w:val="22"/>
        </w:rPr>
        <w:t>Module Details</w:t>
      </w:r>
      <w:bookmarkEnd w:id="40"/>
    </w:p>
    <w:p w:rsidR="007B5133" w:rsidRPr="00D37298" w:rsidRDefault="007B5133" w:rsidP="0076086A">
      <w:pPr>
        <w:pStyle w:val="Heading3"/>
        <w:numPr>
          <w:ilvl w:val="2"/>
          <w:numId w:val="9"/>
        </w:numPr>
        <w:rPr>
          <w:rFonts w:ascii="Times New Roman" w:hAnsi="Times New Roman" w:cs="Times New Roman"/>
          <w:color w:val="auto"/>
        </w:rPr>
      </w:pPr>
      <w:bookmarkStart w:id="41" w:name="_Toc493688676"/>
      <w:r w:rsidRPr="00D37298">
        <w:rPr>
          <w:rFonts w:ascii="Times New Roman" w:hAnsi="Times New Roman" w:cs="Times New Roman"/>
          <w:color w:val="auto"/>
        </w:rPr>
        <w:t>SQL agent job</w:t>
      </w:r>
      <w:bookmarkEnd w:id="41"/>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Instance : </w:t>
      </w:r>
      <w:r w:rsidR="001377E4" w:rsidRPr="00D37298">
        <w:rPr>
          <w:rFonts w:ascii="Times New Roman" w:hAnsi="Times New Roman"/>
        </w:rPr>
        <w:t>F3420-ECLDBP01</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Job:  </w:t>
      </w:r>
      <w:r w:rsidR="005F5B80" w:rsidRPr="00D37298">
        <w:rPr>
          <w:rFonts w:ascii="Times New Roman" w:hAnsi="Times New Roman"/>
        </w:rPr>
        <w:t>CoachingQualityLoad</w:t>
      </w:r>
    </w:p>
    <w:p w:rsidR="005C5900" w:rsidRPr="00D37298" w:rsidRDefault="005C5900"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Package: </w:t>
      </w:r>
      <w:hyperlink r:id="rId13" w:history="1">
        <w:r w:rsidR="001377E4" w:rsidRPr="00D37298">
          <w:rPr>
            <w:rStyle w:val="Hyperlink"/>
            <w:rFonts w:ascii="Times New Roman" w:hAnsi="Times New Roman"/>
          </w:rPr>
          <w:t>\\F3420-ECLDBP01\ssis\Coaching\Packages\</w:t>
        </w:r>
        <w:r w:rsidR="00AC4136" w:rsidRPr="00D37298">
          <w:rPr>
            <w:rStyle w:val="Hyperlink"/>
            <w:rFonts w:ascii="Times New Roman" w:hAnsi="Times New Roman"/>
          </w:rPr>
          <w:t>IQS_Coaching.dtsx</w:t>
        </w:r>
      </w:hyperlink>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Production Config File: Prod_</w:t>
      </w:r>
      <w:r w:rsidR="00AC4136" w:rsidRPr="00D37298">
        <w:rPr>
          <w:rFonts w:ascii="Times New Roman" w:hAnsi="Times New Roman"/>
        </w:rPr>
        <w:t>IQS</w:t>
      </w:r>
      <w:r w:rsidR="00141B19" w:rsidRPr="00D37298">
        <w:rPr>
          <w:rFonts w:ascii="Times New Roman" w:hAnsi="Times New Roman"/>
        </w:rPr>
        <w:t>_Coaching</w:t>
      </w:r>
      <w:r w:rsidRPr="00D37298">
        <w:rPr>
          <w:rFonts w:ascii="Times New Roman" w:hAnsi="Times New Roman"/>
        </w:rPr>
        <w:t>.dtsConfig</w:t>
      </w:r>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Owner: </w:t>
      </w:r>
      <w:r w:rsidR="001377E4" w:rsidRPr="00D37298">
        <w:rPr>
          <w:rFonts w:ascii="Times New Roman" w:hAnsi="Times New Roman"/>
        </w:rPr>
        <w:t>ecljobowner</w:t>
      </w:r>
    </w:p>
    <w:p w:rsidR="001377E4" w:rsidRPr="00D37298" w:rsidRDefault="00634B03"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Run As: </w:t>
      </w:r>
      <w:r w:rsidR="001377E4" w:rsidRPr="00D37298">
        <w:rPr>
          <w:rFonts w:ascii="Times New Roman" w:hAnsi="Times New Roman"/>
        </w:rPr>
        <w:t>ECLProxy (ECL Credential using application service account VNGT\SVC-SQLECLP01</w:t>
      </w:r>
    </w:p>
    <w:p w:rsidR="005C5900" w:rsidRPr="00D37298" w:rsidRDefault="005C5900">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Schedule: Daily  </w:t>
      </w:r>
      <w:r w:rsidR="0091524F">
        <w:rPr>
          <w:rFonts w:ascii="Times New Roman" w:hAnsi="Times New Roman"/>
        </w:rPr>
        <w:t>9</w:t>
      </w:r>
      <w:r w:rsidR="005F5B80" w:rsidRPr="00D37298">
        <w:rPr>
          <w:rFonts w:ascii="Times New Roman" w:hAnsi="Times New Roman"/>
        </w:rPr>
        <w:t>:00</w:t>
      </w:r>
      <w:r w:rsidR="004A6695" w:rsidRPr="00D37298">
        <w:rPr>
          <w:rFonts w:ascii="Times New Roman" w:hAnsi="Times New Roman"/>
        </w:rPr>
        <w:t xml:space="preserve"> </w:t>
      </w:r>
      <w:r w:rsidR="0091524F">
        <w:rPr>
          <w:rFonts w:ascii="Times New Roman" w:hAnsi="Times New Roman"/>
        </w:rPr>
        <w:t>AM</w:t>
      </w:r>
      <w:r w:rsidR="0091524F" w:rsidRPr="00D37298">
        <w:rPr>
          <w:rFonts w:ascii="Times New Roman" w:hAnsi="Times New Roman"/>
        </w:rPr>
        <w:t xml:space="preserve"> </w:t>
      </w:r>
      <w:r w:rsidR="004A6695" w:rsidRPr="00D37298">
        <w:rPr>
          <w:rFonts w:ascii="Times New Roman" w:hAnsi="Times New Roman"/>
        </w:rPr>
        <w:t xml:space="preserve">EST </w:t>
      </w:r>
      <w:r w:rsidR="00AC4136" w:rsidRPr="00D37298">
        <w:rPr>
          <w:rFonts w:ascii="Times New Roman" w:hAnsi="Times New Roman"/>
        </w:rPr>
        <w:t>Daily</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lastRenderedPageBreak/>
        <w:t>Destination File Location: N/A</w:t>
      </w:r>
    </w:p>
    <w:p w:rsidR="00E42C88" w:rsidRPr="00D37298" w:rsidRDefault="00E42C88" w:rsidP="00E42C88">
      <w:pPr>
        <w:autoSpaceDE w:val="0"/>
        <w:autoSpaceDN w:val="0"/>
        <w:adjustRightInd w:val="0"/>
        <w:spacing w:after="0" w:line="240" w:lineRule="auto"/>
        <w:rPr>
          <w:rFonts w:ascii="Times New Roman" w:hAnsi="Times New Roman"/>
        </w:rPr>
      </w:pPr>
    </w:p>
    <w:p w:rsidR="007B5133" w:rsidRPr="00D37298" w:rsidRDefault="007B5133" w:rsidP="0076086A">
      <w:pPr>
        <w:pStyle w:val="Heading3"/>
        <w:numPr>
          <w:ilvl w:val="2"/>
          <w:numId w:val="9"/>
        </w:numPr>
        <w:rPr>
          <w:rFonts w:ascii="Times New Roman" w:hAnsi="Times New Roman" w:cs="Times New Roman"/>
          <w:color w:val="auto"/>
        </w:rPr>
      </w:pPr>
      <w:bookmarkStart w:id="42" w:name="_Toc493688677"/>
      <w:r w:rsidRPr="00D37298">
        <w:rPr>
          <w:rFonts w:ascii="Times New Roman" w:hAnsi="Times New Roman" w:cs="Times New Roman"/>
          <w:color w:val="auto"/>
        </w:rPr>
        <w:t>SSIS Package</w:t>
      </w:r>
      <w:bookmarkEnd w:id="42"/>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Variables</w:t>
      </w:r>
    </w:p>
    <w:tbl>
      <w:tblPr>
        <w:tblStyle w:val="TableGrid"/>
        <w:tblW w:w="0" w:type="auto"/>
        <w:tblLook w:val="04A0" w:firstRow="1" w:lastRow="0" w:firstColumn="1" w:lastColumn="0" w:noHBand="0" w:noVBand="1"/>
      </w:tblPr>
      <w:tblGrid>
        <w:gridCol w:w="1839"/>
        <w:gridCol w:w="1405"/>
        <w:gridCol w:w="1230"/>
        <w:gridCol w:w="5102"/>
      </w:tblGrid>
      <w:tr w:rsidR="00AC4136" w:rsidRPr="00D37298" w:rsidTr="00A77BD9">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Name</w:t>
            </w:r>
          </w:p>
        </w:tc>
        <w:tc>
          <w:tcPr>
            <w:tcW w:w="1352"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 xml:space="preserve">Scope </w:t>
            </w:r>
          </w:p>
        </w:tc>
        <w:tc>
          <w:tcPr>
            <w:tcW w:w="1185"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DataType</w:t>
            </w:r>
          </w:p>
        </w:tc>
        <w:tc>
          <w:tcPr>
            <w:tcW w:w="5200"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Value</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tc>
        <w:tc>
          <w:tcPr>
            <w:tcW w:w="1352"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IQS_Coaching</w:t>
            </w:r>
          </w:p>
        </w:tc>
        <w:tc>
          <w:tcPr>
            <w:tcW w:w="1185"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\\f3420-ecldbd01\data\Coaching\IQS\Decrypt_in\</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Encrypt_In</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\\f3420-ecldbd01\data\Coaching\IQS\Encrypt_in\</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Decrypt_Out</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\\f3420-ecldbd01\data\Coaching\IQS\Decrypt_out\</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\\f3420-ecldbd01\data\Coaching\IQS\Encrypt_out\</w:t>
            </w:r>
          </w:p>
        </w:tc>
      </w:tr>
      <w:tr w:rsidR="00AC4136" w:rsidRPr="00D37298" w:rsidTr="00A77BD9">
        <w:trPr>
          <w:trHeight w:val="368"/>
        </w:trPr>
        <w:tc>
          <w:tcPr>
            <w:tcW w:w="1839"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Encrypted</w:t>
            </w:r>
            <w:r w:rsidR="00AC4136" w:rsidRPr="00D37298">
              <w:rPr>
                <w:rFonts w:ascii="Times New Roman" w:hAnsi="Times New Roman"/>
                <w:sz w:val="20"/>
                <w:szCs w:val="20"/>
              </w:rPr>
              <w:t>Fil</w:t>
            </w:r>
            <w:r>
              <w:rPr>
                <w:rFonts w:ascii="Times New Roman" w:hAnsi="Times New Roman"/>
                <w:sz w:val="20"/>
                <w:szCs w:val="20"/>
              </w:rPr>
              <w:t>e</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@[User::Encrypt_Out]+@[User::FilePrefix]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(DT_STR,4,1252) DatePart("yyyy",getdate())+</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DatePart("m",getdate()),2) +</w:t>
            </w:r>
          </w:p>
          <w:p w:rsidR="00AC4136" w:rsidRPr="00D37298" w:rsidRDefault="0091524F" w:rsidP="004B6E5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DatePart("d",getdate()),2)+".csv.zip.encrypt"</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EncryptedFileExists</w:t>
            </w:r>
          </w:p>
        </w:tc>
        <w:tc>
          <w:tcPr>
            <w:tcW w:w="1352" w:type="dxa"/>
          </w:tcPr>
          <w:p w:rsidR="0091524F" w:rsidRPr="00D37298" w:rsidRDefault="0091524F" w:rsidP="006E018C">
            <w:pPr>
              <w:rPr>
                <w:rFonts w:ascii="Times New Roman" w:hAnsi="Times New Roman"/>
                <w:sz w:val="20"/>
                <w:szCs w:val="20"/>
              </w:rPr>
            </w:pPr>
            <w:r w:rsidRPr="00D37298">
              <w:rPr>
                <w:rFonts w:ascii="Times New Roman" w:hAnsi="Times New Roman"/>
                <w:sz w:val="20"/>
                <w:szCs w:val="20"/>
              </w:rPr>
              <w:t>IQS_Coaching</w:t>
            </w:r>
          </w:p>
        </w:tc>
        <w:tc>
          <w:tcPr>
            <w:tcW w:w="1185" w:type="dxa"/>
          </w:tcPr>
          <w:p w:rsidR="0091524F" w:rsidRPr="00D37298" w:rsidRDefault="0091524F" w:rsidP="006E018C">
            <w:pPr>
              <w:rPr>
                <w:rFonts w:ascii="Times New Roman" w:hAnsi="Times New Roman"/>
                <w:sz w:val="20"/>
                <w:szCs w:val="20"/>
              </w:rPr>
            </w:pPr>
            <w:r>
              <w:rPr>
                <w:rFonts w:ascii="Times New Roman" w:hAnsi="Times New Roman"/>
                <w:sz w:val="20"/>
                <w:szCs w:val="20"/>
              </w:rPr>
              <w:t>Boolean</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True</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FailMessage</w:t>
            </w:r>
          </w:p>
        </w:tc>
        <w:tc>
          <w:tcPr>
            <w:tcW w:w="1352" w:type="dxa"/>
          </w:tcPr>
          <w:p w:rsidR="0091524F" w:rsidRPr="00D37298" w:rsidRDefault="0091524F" w:rsidP="006E018C">
            <w:pPr>
              <w:rPr>
                <w:rFonts w:ascii="Times New Roman" w:hAnsi="Times New Roman"/>
                <w:sz w:val="20"/>
                <w:szCs w:val="20"/>
              </w:rPr>
            </w:pPr>
            <w:r w:rsidRPr="00D37298">
              <w:rPr>
                <w:rFonts w:ascii="Times New Roman" w:hAnsi="Times New Roman"/>
                <w:sz w:val="20"/>
                <w:szCs w:val="20"/>
              </w:rPr>
              <w:t>IQS_Coaching</w:t>
            </w:r>
          </w:p>
        </w:tc>
        <w:tc>
          <w:tcPr>
            <w:tcW w:w="1185" w:type="dxa"/>
          </w:tcPr>
          <w:p w:rsidR="0091524F" w:rsidRDefault="0091524F" w:rsidP="006E018C">
            <w:pPr>
              <w:rPr>
                <w:rFonts w:ascii="Times New Roman" w:hAnsi="Times New Roman"/>
                <w:sz w:val="20"/>
                <w:szCs w:val="20"/>
              </w:rPr>
            </w:pPr>
            <w:r w:rsidRPr="00D37298">
              <w:rPr>
                <w:rFonts w:ascii="Times New Roman" w:hAnsi="Times New Roman"/>
                <w:sz w:val="20"/>
                <w:szCs w:val="20"/>
              </w:rPr>
              <w:t>String</w:t>
            </w:r>
          </w:p>
        </w:tc>
        <w:tc>
          <w:tcPr>
            <w:tcW w:w="5200" w:type="dxa"/>
          </w:tcPr>
          <w:p w:rsid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"IQS Load failed in " +   @[User::SystemName]</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tc>
        <w:tc>
          <w:tcPr>
            <w:tcW w:w="1352" w:type="dxa"/>
          </w:tcPr>
          <w:p w:rsidR="0091524F" w:rsidRPr="00D37298" w:rsidRDefault="0091524F" w:rsidP="006E018C">
            <w:pPr>
              <w:rPr>
                <w:rFonts w:ascii="Times New Roman" w:hAnsi="Times New Roman"/>
                <w:sz w:val="20"/>
                <w:szCs w:val="20"/>
              </w:rPr>
            </w:pPr>
            <w:r>
              <w:rPr>
                <w:rFonts w:ascii="Times New Roman" w:hAnsi="Times New Roman"/>
                <w:sz w:val="20"/>
                <w:szCs w:val="20"/>
              </w:rPr>
              <w:t>IQS_Coaching</w:t>
            </w:r>
          </w:p>
        </w:tc>
        <w:tc>
          <w:tcPr>
            <w:tcW w:w="1185" w:type="dxa"/>
          </w:tcPr>
          <w:p w:rsidR="0091524F" w:rsidRPr="00D37298" w:rsidRDefault="0091524F" w:rsidP="006E018C">
            <w:pPr>
              <w:rPr>
                <w:rFonts w:ascii="Times New Roman" w:hAnsi="Times New Roman"/>
                <w:sz w:val="20"/>
                <w:szCs w:val="20"/>
              </w:rPr>
            </w:pPr>
            <w:r>
              <w:rPr>
                <w:rFonts w:ascii="Times New Roman" w:hAnsi="Times New Roman"/>
                <w:sz w:val="20"/>
                <w:szCs w:val="20"/>
              </w:rPr>
              <w:t>String</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@[User::FilePrefix] +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(DT_STR,4,1252) DatePart("yyyy",getdate())+</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DatePart("m",getdate()),2)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DatePart("d",getdate()),2)+".csv"</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SystemName</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Dev</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LoadedCount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RejectedCount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StagedCount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4B6E5C" w:rsidRPr="00D37298" w:rsidTr="00A77BD9">
        <w:trPr>
          <w:trHeight w:val="368"/>
        </w:trPr>
        <w:tc>
          <w:tcPr>
            <w:tcW w:w="1839"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FilePrefix</w:t>
            </w:r>
          </w:p>
        </w:tc>
        <w:tc>
          <w:tcPr>
            <w:tcW w:w="1352" w:type="dxa"/>
          </w:tcPr>
          <w:p w:rsidR="004B6E5C" w:rsidRPr="00D37298" w:rsidRDefault="004B6E5C" w:rsidP="007A6392">
            <w:pPr>
              <w:rPr>
                <w:rFonts w:ascii="Times New Roman" w:hAnsi="Times New Roman"/>
              </w:rPr>
            </w:pPr>
            <w:r w:rsidRPr="00D37298">
              <w:rPr>
                <w:rFonts w:ascii="Times New Roman" w:hAnsi="Times New Roman"/>
                <w:sz w:val="20"/>
                <w:szCs w:val="20"/>
              </w:rPr>
              <w:t>IQS_Coaching</w:t>
            </w:r>
          </w:p>
        </w:tc>
        <w:tc>
          <w:tcPr>
            <w:tcW w:w="1185" w:type="dxa"/>
          </w:tcPr>
          <w:p w:rsidR="004B6E5C" w:rsidRPr="00D37298" w:rsidRDefault="004B6E5C" w:rsidP="007A6392">
            <w:pPr>
              <w:rPr>
                <w:rFonts w:ascii="Times New Roman" w:hAnsi="Times New Roman"/>
              </w:rPr>
            </w:pPr>
            <w:r w:rsidRPr="00D37298">
              <w:rPr>
                <w:rFonts w:ascii="Times New Roman" w:hAnsi="Times New Roman"/>
                <w:sz w:val="20"/>
                <w:szCs w:val="20"/>
              </w:rPr>
              <w:t>String</w:t>
            </w:r>
          </w:p>
        </w:tc>
        <w:tc>
          <w:tcPr>
            <w:tcW w:w="5200"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Test_eCL_IQS_Scorecard_(Dev/test) and eCL_IQS_Scorecard_(Prod)</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AdhocNPN</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Boolean</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False</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BeginDate</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EndDate</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DayOfWeek</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B6A68" w:rsidP="007954EB">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lastRenderedPageBreak/>
              <w:t>NPNLoad</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String</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"SELECT * FROM EC.fn_NPNQualityRecs(" +  (DT_WSTR,20) @[User::BeginDate] + "," +  (DT_WSTR,20) @[User::EndDate] + ")"</w:t>
            </w:r>
          </w:p>
        </w:tc>
      </w:tr>
      <w:tr w:rsidR="007B6A68" w:rsidRPr="00D37298" w:rsidTr="0091524F">
        <w:trPr>
          <w:trHeight w:val="368"/>
        </w:trPr>
        <w:tc>
          <w:tcPr>
            <w:tcW w:w="1839" w:type="dxa"/>
          </w:tcPr>
          <w:p w:rsidR="007B6A68" w:rsidRPr="00D37298" w:rsidRDefault="007B6A68" w:rsidP="007B6A68">
            <w:pPr>
              <w:rPr>
                <w:rFonts w:ascii="Times New Roman" w:hAnsi="Times New Roman"/>
              </w:rPr>
            </w:pPr>
            <w:r>
              <w:rPr>
                <w:rFonts w:ascii="Times New Roman" w:hAnsi="Times New Roman"/>
              </w:rPr>
              <w:t>ReturnValue</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Int32</w:t>
            </w:r>
          </w:p>
        </w:tc>
        <w:tc>
          <w:tcPr>
            <w:tcW w:w="5200" w:type="dxa"/>
          </w:tcPr>
          <w:p w:rsidR="007B6A68" w:rsidRPr="00D37298" w:rsidRDefault="007B6A68" w:rsidP="007B6A68">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0</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t>FromEmail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t>ToEmail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t>CCEmail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bl>
    <w:p w:rsidR="00E654C3" w:rsidRPr="00D37298" w:rsidRDefault="00E654C3"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Connection Manager Entries</w:t>
      </w:r>
    </w:p>
    <w:p w:rsidR="00AC4136" w:rsidRPr="00D37298" w:rsidRDefault="00AC4136" w:rsidP="00AC413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 xml:space="preserve">ConnectionStrings </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IQS_File</w:t>
      </w:r>
    </w:p>
    <w:p w:rsidR="00AC4136"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Destinationdb</w:t>
      </w:r>
    </w:p>
    <w:p w:rsidR="007B6A68" w:rsidRPr="00D37298" w:rsidRDefault="007B6A68"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SMTP Connection Manager</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ConnectionString: </w:t>
      </w:r>
      <w:r w:rsidR="007B6A68" w:rsidRPr="007B6A68">
        <w:rPr>
          <w:rFonts w:ascii="Times New Roman" w:hAnsi="Times New Roman"/>
          <w:sz w:val="20"/>
          <w:szCs w:val="20"/>
        </w:rPr>
        <w:t>\\f3420-ecldbd01\data\Coaching\IQS\Decrypt_in\</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Expression</w:t>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r w:rsidRPr="00D37298">
        <w:rPr>
          <w:rFonts w:ascii="Times New Roman" w:hAnsi="Times New Roman"/>
          <w:sz w:val="24"/>
          <w:szCs w:val="24"/>
        </w:rPr>
        <w:t>:</w:t>
      </w:r>
      <w:r w:rsidRPr="00D37298">
        <w:rPr>
          <w:rFonts w:ascii="Times New Roman" w:hAnsi="Times New Roman"/>
          <w:noProof/>
        </w:rPr>
        <w:t xml:space="preserve"> </w:t>
      </w:r>
      <w:r w:rsidRPr="00D37298">
        <w:rPr>
          <w:rFonts w:ascii="Times New Roman" w:hAnsi="Times New Roman"/>
          <w:noProof/>
        </w:rPr>
        <w:drawing>
          <wp:inline distT="0" distB="0" distL="0" distR="0" wp14:anchorId="204670AC" wp14:editId="495D3653">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81475" cy="140970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Expression Evaluates to: </w:t>
      </w:r>
    </w:p>
    <w:p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0C806B0D" wp14:editId="477CB280">
            <wp:extent cx="5943600" cy="5231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3176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p w:rsidR="00AC4136"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ConnectionString: Expression</w:t>
      </w:r>
      <w:r w:rsidR="007B6A68">
        <w:rPr>
          <w:rFonts w:ascii="Times New Roman" w:hAnsi="Times New Roman"/>
          <w:sz w:val="20"/>
          <w:szCs w:val="20"/>
        </w:rPr>
        <w:t>:</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@[User::Encrypt_Out]+@[User::FilePrefix] +</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(DT_STR,4,1252) DatePart("yyyy",getdate())+</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Right("0" + (DT_STR,4,1252) DatePart("m",getdate()),2) +</w:t>
      </w:r>
    </w:p>
    <w:p w:rsidR="00AC4136" w:rsidRDefault="007B6A68" w:rsidP="00AC4136">
      <w:pPr>
        <w:widowControl w:val="0"/>
        <w:autoSpaceDE w:val="0"/>
        <w:autoSpaceDN w:val="0"/>
        <w:adjustRightInd w:val="0"/>
        <w:spacing w:after="0" w:line="240" w:lineRule="auto"/>
        <w:ind w:left="450"/>
        <w:rPr>
          <w:rFonts w:ascii="Times New Roman" w:hAnsi="Times New Roman"/>
          <w:sz w:val="24"/>
          <w:szCs w:val="24"/>
        </w:rPr>
      </w:pPr>
      <w:r w:rsidRPr="007B6A68">
        <w:rPr>
          <w:rFonts w:ascii="Times New Roman" w:hAnsi="Times New Roman"/>
          <w:sz w:val="20"/>
          <w:szCs w:val="20"/>
        </w:rPr>
        <w:t>Right("0" + (DT_STR,4,1252) DatePart("d",getdate()),2)+".csv.zip.encrypt"</w:t>
      </w:r>
      <w:r w:rsidR="00AC4136" w:rsidRPr="00D37298">
        <w:rPr>
          <w:rFonts w:ascii="Times New Roman" w:hAnsi="Times New Roman"/>
          <w:noProof/>
        </w:rPr>
        <w:lastRenderedPageBreak/>
        <w:drawing>
          <wp:inline distT="0" distB="0" distL="0" distR="0" wp14:anchorId="75789237" wp14:editId="2D8E2F28">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1685925"/>
                    </a:xfrm>
                    <a:prstGeom prst="rect">
                      <a:avLst/>
                    </a:prstGeom>
                  </pic:spPr>
                </pic:pic>
              </a:graphicData>
            </a:graphic>
          </wp:inline>
        </w:drawing>
      </w:r>
      <w:r w:rsidR="00AC4136" w:rsidRPr="00D37298">
        <w:rPr>
          <w:rFonts w:ascii="Times New Roman" w:hAnsi="Times New Roman"/>
          <w:sz w:val="24"/>
          <w:szCs w:val="24"/>
        </w:rPr>
        <w:t>\</w:t>
      </w: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3E47B1C7" wp14:editId="6B5D0F61">
            <wp:extent cx="5943600" cy="516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6763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IQS_File</w:t>
      </w:r>
    </w:p>
    <w:p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Pr>
          <w:noProof/>
        </w:rPr>
        <w:drawing>
          <wp:inline distT="0" distB="0" distL="0" distR="0" wp14:anchorId="1875D5A5" wp14:editId="79BAB66A">
            <wp:extent cx="5943600" cy="522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9225"/>
                    </a:xfrm>
                    <a:prstGeom prst="rect">
                      <a:avLst/>
                    </a:prstGeom>
                  </pic:spPr>
                </pic:pic>
              </a:graphicData>
            </a:graphic>
          </wp:inline>
        </w:drawing>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 xml:space="preserve">@[User::Decrypt_Out] +@[User::FilePrefix] + </w:t>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(DT_STR,4,1252) DatePart("yyyy",getdate())+</w:t>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Right("0" + (DT_STR,4,1252) DatePart("m",getdate()),2) +</w:t>
      </w:r>
    </w:p>
    <w:p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sidRPr="007B6A68">
        <w:rPr>
          <w:rFonts w:ascii="Times New Roman" w:hAnsi="Times New Roman"/>
          <w:sz w:val="20"/>
          <w:szCs w:val="20"/>
        </w:rPr>
        <w:t>Right("0" + (DT_STR,4,1252) DatePart("d",getdate()),2)+".csv"</w:t>
      </w:r>
    </w:p>
    <w:p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0627AAB7" wp14:editId="129B424D">
            <wp:extent cx="5943600" cy="396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6494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34EBDF1F" wp14:editId="57DB8612">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271135"/>
                    </a:xfrm>
                    <a:prstGeom prst="rect">
                      <a:avLst/>
                    </a:prstGeom>
                  </pic:spPr>
                </pic:pic>
              </a:graphicData>
            </a:graphic>
          </wp:inline>
        </w:drawing>
      </w:r>
    </w:p>
    <w:p w:rsidR="00AC4136" w:rsidRPr="00D37298" w:rsidRDefault="006E3934"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562C745" wp14:editId="1A0D0352">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2239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BB34A44" wp14:editId="4834D17E">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61467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destinationdb</w:t>
      </w:r>
    </w:p>
    <w:p w:rsidR="00AC4136" w:rsidRPr="00D37298" w:rsidRDefault="00AC4136" w:rsidP="00AC4136">
      <w:pPr>
        <w:widowControl w:val="0"/>
        <w:autoSpaceDE w:val="0"/>
        <w:autoSpaceDN w:val="0"/>
        <w:adjustRightInd w:val="0"/>
        <w:spacing w:after="0" w:line="240" w:lineRule="auto"/>
        <w:rPr>
          <w:rFonts w:ascii="Times New Roman" w:hAnsi="Times New Roman"/>
          <w:sz w:val="20"/>
          <w:szCs w:val="20"/>
        </w:rPr>
      </w:pP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Dev – F3420-ECLDBD01 DB – eCoachingdev</w:t>
      </w: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Test - F3420-ECLDBT01 DB – eCoachingtest</w:t>
      </w: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Prod - F3420-ECLDBP01 – eCoaching</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F53049" w:rsidRPr="007E7E7F" w:rsidRDefault="00F53049" w:rsidP="007E7E7F">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r w:rsidRPr="007E7E7F">
        <w:rPr>
          <w:rFonts w:ascii="Times New Roman" w:hAnsi="Times New Roman"/>
          <w:sz w:val="20"/>
          <w:szCs w:val="20"/>
        </w:rPr>
        <w:lastRenderedPageBreak/>
        <w:t>SMTP server: ironport.maximus.com</w:t>
      </w: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2074EC" w:rsidRPr="00D37298" w:rsidRDefault="002074EC" w:rsidP="009F2A51">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02048" w:rsidRPr="00D37298" w:rsidRDefault="00932115"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Package Content</w:t>
      </w:r>
    </w:p>
    <w:p w:rsidR="00202048" w:rsidRPr="00D37298" w:rsidRDefault="00833BBA"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noProof/>
        </w:rPr>
        <w:drawing>
          <wp:inline distT="0" distB="0" distL="0" distR="0" wp14:anchorId="4259827A" wp14:editId="3C664578">
            <wp:extent cx="4297680" cy="5486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7680" cy="5486400"/>
                    </a:xfrm>
                    <a:prstGeom prst="rect">
                      <a:avLst/>
                    </a:prstGeom>
                  </pic:spPr>
                </pic:pic>
              </a:graphicData>
            </a:graphic>
          </wp:inline>
        </w:drawing>
      </w:r>
    </w:p>
    <w:p w:rsidR="00F94DAF" w:rsidRPr="00D37298"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D37298"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Workflow</w:t>
      </w:r>
    </w:p>
    <w:p w:rsidR="008A0084" w:rsidRPr="00D37298" w:rsidRDefault="008A0084" w:rsidP="007931F8">
      <w:pPr>
        <w:widowControl w:val="0"/>
        <w:autoSpaceDE w:val="0"/>
        <w:autoSpaceDN w:val="0"/>
        <w:adjustRightInd w:val="0"/>
        <w:spacing w:after="0" w:line="240" w:lineRule="auto"/>
        <w:rPr>
          <w:rFonts w:ascii="Times New Roman" w:hAnsi="Times New Roman"/>
          <w:b/>
          <w:sz w:val="24"/>
          <w:szCs w:val="24"/>
        </w:rPr>
      </w:pPr>
    </w:p>
    <w:p w:rsidR="00494DF0" w:rsidRPr="00D37298" w:rsidRDefault="00210C0C" w:rsidP="00494DF0">
      <w:pPr>
        <w:rPr>
          <w:rFonts w:ascii="Times New Roman" w:hAnsi="Times New Roman"/>
          <w:b/>
        </w:rPr>
      </w:pPr>
      <w:r w:rsidRPr="00D37298">
        <w:rPr>
          <w:rFonts w:ascii="Times New Roman" w:hAnsi="Times New Roman"/>
          <w:b/>
        </w:rPr>
        <w:t>IQS File Load</w:t>
      </w:r>
    </w:p>
    <w:p w:rsidR="00833BBA" w:rsidRPr="00D37298" w:rsidRDefault="00FF6C96"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w:t>
      </w:r>
      <w:r w:rsidR="00DF6C82" w:rsidRPr="00D37298">
        <w:rPr>
          <w:rFonts w:ascii="Times New Roman" w:hAnsi="Times New Roman"/>
          <w:sz w:val="20"/>
          <w:szCs w:val="20"/>
        </w:rPr>
        <w:t xml:space="preserve"> </w:t>
      </w:r>
      <w:r w:rsidR="00833BBA" w:rsidRPr="00D37298">
        <w:rPr>
          <w:rFonts w:ascii="Times New Roman" w:hAnsi="Times New Roman"/>
          <w:sz w:val="20"/>
          <w:szCs w:val="20"/>
        </w:rPr>
        <w:t>Check if file Exists</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If File Exists Decrypt File in Encrypt_out and place with that days date in decrypt_out folder</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    Else Send Notification for Missing File and End Process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w:t>
      </w:r>
      <w:r w:rsidR="00FF6C96" w:rsidRPr="00D37298">
        <w:rPr>
          <w:rFonts w:ascii="Times New Roman" w:hAnsi="Times New Roman"/>
          <w:sz w:val="20"/>
          <w:szCs w:val="20"/>
        </w:rPr>
        <w:t>. Pause for 90 seconds.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w:t>
      </w:r>
      <w:r w:rsidR="00FF6C96" w:rsidRPr="00D37298">
        <w:rPr>
          <w:rFonts w:ascii="Times New Roman" w:hAnsi="Times New Roman"/>
          <w:sz w:val="20"/>
          <w:szCs w:val="20"/>
        </w:rPr>
        <w:t>. Truncate staging 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5</w:t>
      </w:r>
      <w:r w:rsidR="00FF6C96" w:rsidRPr="00D37298">
        <w:rPr>
          <w:rFonts w:ascii="Times New Roman" w:hAnsi="Times New Roman"/>
          <w:sz w:val="20"/>
          <w:szCs w:val="20"/>
        </w:rPr>
        <w:t>. Load staging table</w:t>
      </w:r>
    </w:p>
    <w:p w:rsidR="00236F54"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6</w:t>
      </w:r>
      <w:r w:rsidR="00FF6C96" w:rsidRPr="00D37298">
        <w:rPr>
          <w:rFonts w:ascii="Times New Roman" w:hAnsi="Times New Roman"/>
          <w:sz w:val="20"/>
          <w:szCs w:val="20"/>
        </w:rPr>
        <w:t xml:space="preserve">. </w:t>
      </w:r>
      <w:r w:rsidR="00236F54" w:rsidRPr="00D37298">
        <w:rPr>
          <w:rFonts w:ascii="Times New Roman" w:hAnsi="Times New Roman"/>
          <w:sz w:val="20"/>
          <w:szCs w:val="20"/>
        </w:rPr>
        <w:t xml:space="preserve">Update </w:t>
      </w:r>
      <w:r w:rsidR="00D37298">
        <w:rPr>
          <w:rFonts w:ascii="Times New Roman" w:hAnsi="Times New Roman"/>
          <w:sz w:val="20"/>
          <w:szCs w:val="20"/>
        </w:rPr>
        <w:t>s</w:t>
      </w:r>
      <w:r w:rsidRPr="00D37298">
        <w:rPr>
          <w:rFonts w:ascii="Times New Roman" w:hAnsi="Times New Roman"/>
          <w:sz w:val="20"/>
          <w:szCs w:val="20"/>
        </w:rPr>
        <w:t>taging table and reject records</w:t>
      </w:r>
    </w:p>
    <w:p w:rsidR="00634737"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7. Update coaching log and </w:t>
      </w:r>
      <w:r w:rsidR="00D37298">
        <w:rPr>
          <w:rFonts w:ascii="Times New Roman" w:hAnsi="Times New Roman"/>
          <w:sz w:val="20"/>
          <w:szCs w:val="20"/>
        </w:rPr>
        <w:t>c</w:t>
      </w:r>
      <w:r w:rsidRPr="00D37298">
        <w:rPr>
          <w:rFonts w:ascii="Times New Roman" w:hAnsi="Times New Roman"/>
          <w:sz w:val="20"/>
          <w:szCs w:val="20"/>
        </w:rPr>
        <w:t>oaching log reason table tables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8</w:t>
      </w:r>
      <w:r w:rsidR="00236F54" w:rsidRPr="00D37298">
        <w:rPr>
          <w:rFonts w:ascii="Times New Roman" w:hAnsi="Times New Roman"/>
          <w:sz w:val="20"/>
          <w:szCs w:val="20"/>
        </w:rPr>
        <w:t xml:space="preserve">. </w:t>
      </w:r>
      <w:r w:rsidR="00FF6C96" w:rsidRPr="00D37298">
        <w:rPr>
          <w:rFonts w:ascii="Times New Roman" w:hAnsi="Times New Roman"/>
          <w:sz w:val="20"/>
          <w:szCs w:val="20"/>
        </w:rPr>
        <w:t xml:space="preserve">Load coaching log and </w:t>
      </w:r>
      <w:r w:rsidR="00D37298">
        <w:rPr>
          <w:rFonts w:ascii="Times New Roman" w:hAnsi="Times New Roman"/>
          <w:sz w:val="20"/>
          <w:szCs w:val="20"/>
        </w:rPr>
        <w:t>c</w:t>
      </w:r>
      <w:r w:rsidR="00FF6C96" w:rsidRPr="00D37298">
        <w:rPr>
          <w:rFonts w:ascii="Times New Roman" w:hAnsi="Times New Roman"/>
          <w:sz w:val="20"/>
          <w:szCs w:val="20"/>
        </w:rPr>
        <w:t>oaching log reason table table</w:t>
      </w:r>
      <w:r w:rsidRPr="00D37298">
        <w:rPr>
          <w:rFonts w:ascii="Times New Roman" w:hAnsi="Times New Roman"/>
          <w:sz w:val="20"/>
          <w:szCs w:val="20"/>
        </w:rPr>
        <w:t>s</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9</w:t>
      </w:r>
      <w:r w:rsidR="000C141C" w:rsidRPr="00D37298">
        <w:rPr>
          <w:rFonts w:ascii="Times New Roman" w:hAnsi="Times New Roman"/>
          <w:sz w:val="20"/>
          <w:szCs w:val="20"/>
        </w:rPr>
        <w:t xml:space="preserve">. </w:t>
      </w:r>
      <w:r w:rsidR="00236F54" w:rsidRPr="00D37298">
        <w:rPr>
          <w:rFonts w:ascii="Times New Roman" w:hAnsi="Times New Roman"/>
          <w:sz w:val="20"/>
          <w:szCs w:val="20"/>
        </w:rPr>
        <w:t>Update</w:t>
      </w:r>
      <w:r w:rsidR="000C141C" w:rsidRPr="00D37298">
        <w:rPr>
          <w:rFonts w:ascii="Times New Roman" w:hAnsi="Times New Roman"/>
          <w:sz w:val="20"/>
          <w:szCs w:val="20"/>
        </w:rPr>
        <w:t xml:space="preserve"> Quality Fact </w:t>
      </w:r>
      <w:r w:rsidR="00D37298">
        <w:rPr>
          <w:rFonts w:ascii="Times New Roman" w:hAnsi="Times New Roman"/>
          <w:sz w:val="20"/>
          <w:szCs w:val="20"/>
        </w:rPr>
        <w:t>t</w:t>
      </w:r>
      <w:r w:rsidR="000C141C" w:rsidRPr="00D37298">
        <w:rPr>
          <w:rFonts w:ascii="Times New Roman" w:hAnsi="Times New Roman"/>
          <w:sz w:val="20"/>
          <w:szCs w:val="20"/>
        </w:rPr>
        <w:t>able</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10</w:t>
      </w:r>
      <w:r w:rsidR="000C141C" w:rsidRPr="00D37298">
        <w:rPr>
          <w:rFonts w:ascii="Times New Roman" w:hAnsi="Times New Roman"/>
          <w:sz w:val="20"/>
          <w:szCs w:val="20"/>
        </w:rPr>
        <w:t xml:space="preserve">. Load Quality File List </w:t>
      </w:r>
      <w:r w:rsidR="00D37298">
        <w:rPr>
          <w:rFonts w:ascii="Times New Roman" w:hAnsi="Times New Roman"/>
          <w:sz w:val="20"/>
          <w:szCs w:val="20"/>
        </w:rPr>
        <w:t>t</w:t>
      </w:r>
      <w:r w:rsidR="000C141C" w:rsidRPr="00D37298">
        <w:rPr>
          <w:rFonts w:ascii="Times New Roman" w:hAnsi="Times New Roman"/>
          <w:sz w:val="20"/>
          <w:szCs w:val="20"/>
        </w:rPr>
        <w: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11</w:t>
      </w:r>
      <w:r w:rsidR="00FF6C96" w:rsidRPr="00D37298">
        <w:rPr>
          <w:rFonts w:ascii="Times New Roman" w:hAnsi="Times New Roman"/>
          <w:sz w:val="20"/>
          <w:szCs w:val="20"/>
        </w:rPr>
        <w:t xml:space="preserve">. Delete file </w:t>
      </w:r>
    </w:p>
    <w:p w:rsidR="00494DF0" w:rsidRPr="00D37298" w:rsidRDefault="00494DF0" w:rsidP="007931F8">
      <w:pPr>
        <w:widowControl w:val="0"/>
        <w:autoSpaceDE w:val="0"/>
        <w:autoSpaceDN w:val="0"/>
        <w:adjustRightInd w:val="0"/>
        <w:spacing w:after="0" w:line="240" w:lineRule="auto"/>
        <w:rPr>
          <w:rFonts w:ascii="Times New Roman" w:hAnsi="Times New Roman"/>
          <w:b/>
          <w:sz w:val="24"/>
          <w:szCs w:val="24"/>
        </w:rPr>
      </w:pPr>
    </w:p>
    <w:p w:rsidR="00210C0C" w:rsidRPr="00D37298" w:rsidRDefault="00210C0C" w:rsidP="00210C0C">
      <w:pPr>
        <w:rPr>
          <w:rFonts w:ascii="Times New Roman" w:hAnsi="Times New Roman"/>
          <w:b/>
        </w:rPr>
      </w:pPr>
      <w:r w:rsidRPr="00D37298">
        <w:rPr>
          <w:rFonts w:ascii="Times New Roman" w:hAnsi="Times New Roman"/>
          <w:b/>
        </w:rPr>
        <w:t>NPN Load</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 Truncate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Get Dates for Previous Week</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 Select NPN logs into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 Load NPN logs into coaching log table</w:t>
      </w:r>
    </w:p>
    <w:p w:rsidR="00210C0C" w:rsidRPr="00D37298" w:rsidRDefault="00210C0C" w:rsidP="007931F8">
      <w:pPr>
        <w:widowControl w:val="0"/>
        <w:autoSpaceDE w:val="0"/>
        <w:autoSpaceDN w:val="0"/>
        <w:adjustRightInd w:val="0"/>
        <w:spacing w:after="0" w:line="240" w:lineRule="auto"/>
        <w:rPr>
          <w:rFonts w:ascii="Times New Roman" w:hAnsi="Times New Roman"/>
          <w:b/>
          <w:sz w:val="24"/>
          <w:szCs w:val="24"/>
        </w:rPr>
      </w:pPr>
    </w:p>
    <w:p w:rsidR="008A0084" w:rsidRPr="00D37298" w:rsidRDefault="00494DF0" w:rsidP="008A0084">
      <w:pPr>
        <w:rPr>
          <w:rFonts w:ascii="Times New Roman" w:hAnsi="Times New Roman"/>
          <w:b/>
        </w:rPr>
      </w:pPr>
      <w:r w:rsidRPr="00D37298">
        <w:rPr>
          <w:rFonts w:ascii="Times New Roman" w:hAnsi="Times New Roman"/>
          <w:b/>
        </w:rPr>
        <w:t>Details</w:t>
      </w:r>
      <w:r w:rsidR="008A0084" w:rsidRPr="00D37298">
        <w:rPr>
          <w:rFonts w:ascii="Times New Roman" w:hAnsi="Times New Roman"/>
          <w:b/>
        </w:rPr>
        <w:t>: IQS File Load</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p>
    <w:p w:rsidR="00634737" w:rsidRPr="00D37298" w:rsidRDefault="00634737" w:rsidP="00634737">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 xml:space="preserve">Step1: Script task: </w:t>
      </w:r>
      <w:r w:rsidRPr="00D37298">
        <w:rPr>
          <w:rFonts w:ascii="Times New Roman" w:hAnsi="Times New Roman"/>
          <w:sz w:val="20"/>
          <w:szCs w:val="20"/>
        </w:rPr>
        <w:t>Check if file Exists</w:t>
      </w:r>
    </w:p>
    <w:p w:rsidR="007931F8" w:rsidRPr="00D37298" w:rsidRDefault="00634737" w:rsidP="00494DF0">
      <w:pPr>
        <w:rPr>
          <w:rFonts w:ascii="Times New Roman" w:hAnsi="Times New Roman"/>
          <w:b/>
        </w:rPr>
      </w:pPr>
      <w:r w:rsidRPr="00D37298">
        <w:rPr>
          <w:rFonts w:ascii="Times New Roman" w:hAnsi="Times New Roman"/>
          <w:b/>
        </w:rPr>
        <w:t xml:space="preserve">       </w:t>
      </w:r>
      <w:r w:rsidRPr="00D37298">
        <w:rPr>
          <w:rFonts w:ascii="Times New Roman" w:hAnsi="Times New Roman"/>
          <w:noProof/>
        </w:rPr>
        <w:drawing>
          <wp:inline distT="0" distB="0" distL="0" distR="0" wp14:anchorId="6800BCBF" wp14:editId="0200075E">
            <wp:extent cx="26765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942975"/>
                    </a:xfrm>
                    <a:prstGeom prst="rect">
                      <a:avLst/>
                    </a:prstGeom>
                  </pic:spPr>
                </pic:pic>
              </a:graphicData>
            </a:graphic>
          </wp:inline>
        </w:drawing>
      </w:r>
    </w:p>
    <w:p w:rsidR="00FF6C96" w:rsidRPr="00D37298" w:rsidRDefault="0063473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16A57222" wp14:editId="6E735DA3">
            <wp:extent cx="5943600" cy="187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70075"/>
                    </a:xfrm>
                    <a:prstGeom prst="rect">
                      <a:avLst/>
                    </a:prstGeom>
                  </pic:spPr>
                </pic:pic>
              </a:graphicData>
            </a:graphic>
          </wp:inline>
        </w:drawing>
      </w:r>
    </w:p>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634737" w:rsidRPr="00D37298" w:rsidTr="00634737">
        <w:tc>
          <w:tcPr>
            <w:tcW w:w="9576" w:type="dxa"/>
          </w:tcPr>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System.Data;</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Microsoft.SqlServer.Dts.Runtime;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System.Windows.Forms;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System.IO;</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ST_c8c2463bd5c3454d9df6e94c8922f66f</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ScriptMain is the entry point class of the script.  Do not change the name, attributes,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ScriptMain</w:t>
            </w:r>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8000"/>
                <w:sz w:val="19"/>
                <w:szCs w:val="19"/>
              </w:rPr>
              <w:t xml:space="preserve">         </w:t>
            </w:r>
          </w:p>
          <w:p w:rsidR="00634737" w:rsidRPr="00D37298" w:rsidRDefault="00DF0E93"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 xml:space="preserve">  </w:t>
            </w:r>
            <w:r w:rsidR="00634737" w:rsidRPr="00D37298">
              <w:rPr>
                <w:rFonts w:ascii="Times New Roman" w:hAnsi="Times New Roman"/>
                <w:color w:val="808080"/>
                <w:sz w:val="19"/>
                <w:szCs w:val="19"/>
              </w:rPr>
              <w:t>///</w:t>
            </w:r>
            <w:r w:rsidR="00634737" w:rsidRPr="00D37298">
              <w:rPr>
                <w:rFonts w:ascii="Times New Roman" w:hAnsi="Times New Roman"/>
                <w:color w:val="008000"/>
                <w:sz w:val="19"/>
                <w:szCs w:val="19"/>
              </w:rPr>
              <w:t xml:space="preserve"> </w:t>
            </w:r>
            <w:r w:rsidR="00634737"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Dts.TaskResult to indicate success or 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string</w:t>
            </w:r>
            <w:r w:rsidRPr="00D37298">
              <w:rPr>
                <w:rFonts w:ascii="Times New Roman" w:hAnsi="Times New Roman"/>
                <w:color w:val="000000"/>
                <w:sz w:val="19"/>
                <w:szCs w:val="19"/>
              </w:rPr>
              <w:t xml:space="preserve"> file = Dts.Variables[</w:t>
            </w:r>
            <w:r w:rsidRPr="00D37298">
              <w:rPr>
                <w:rFonts w:ascii="Times New Roman" w:hAnsi="Times New Roman"/>
                <w:color w:val="A31515"/>
                <w:sz w:val="19"/>
                <w:szCs w:val="19"/>
              </w:rPr>
              <w:t>"User::EncryptedFile"</w:t>
            </w:r>
            <w:r w:rsidRPr="00D37298">
              <w:rPr>
                <w:rFonts w:ascii="Times New Roman" w:hAnsi="Times New Roman"/>
                <w:color w:val="000000"/>
                <w:sz w:val="19"/>
                <w:szCs w:val="19"/>
              </w:rPr>
              <w:t>].Value.ToString();</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Dts.Variables[</w:t>
            </w:r>
            <w:r w:rsidRPr="00D37298">
              <w:rPr>
                <w:rFonts w:ascii="Times New Roman" w:hAnsi="Times New Roman"/>
                <w:color w:val="A31515"/>
                <w:sz w:val="19"/>
                <w:szCs w:val="19"/>
              </w:rPr>
              <w:t>"User::EncryptedFileExists"</w:t>
            </w:r>
            <w:r w:rsidRPr="00D37298">
              <w:rPr>
                <w:rFonts w:ascii="Times New Roman" w:hAnsi="Times New Roman"/>
                <w:color w:val="000000"/>
                <w:sz w:val="19"/>
                <w:szCs w:val="19"/>
              </w:rPr>
              <w:t xml:space="preserve">].Value = </w:t>
            </w:r>
            <w:r w:rsidRPr="00D37298">
              <w:rPr>
                <w:rFonts w:ascii="Times New Roman" w:hAnsi="Times New Roman"/>
                <w:color w:val="2B91AF"/>
                <w:sz w:val="19"/>
                <w:szCs w:val="19"/>
              </w:rPr>
              <w:t>File</w:t>
            </w:r>
            <w:r w:rsidRPr="00D37298">
              <w:rPr>
                <w:rFonts w:ascii="Times New Roman" w:hAnsi="Times New Roman"/>
                <w:color w:val="000000"/>
                <w:sz w:val="19"/>
                <w:szCs w:val="19"/>
              </w:rPr>
              <w:t>.Exists(file);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Dts.TaskResult = (</w:t>
            </w:r>
            <w:r w:rsidRPr="00D37298">
              <w:rPr>
                <w:rFonts w:ascii="Times New Roman" w:hAnsi="Times New Roman"/>
                <w:color w:val="0000FF"/>
                <w:sz w:val="19"/>
                <w:szCs w:val="19"/>
              </w:rPr>
              <w:t>int</w:t>
            </w:r>
            <w:r w:rsidRPr="00D37298">
              <w:rPr>
                <w:rFonts w:ascii="Times New Roman" w:hAnsi="Times New Roman"/>
                <w:color w:val="000000"/>
                <w:sz w:val="19"/>
                <w:szCs w:val="19"/>
              </w:rPr>
              <w:t>)</w:t>
            </w:r>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ScriptResults declaration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enum provides a convenient shorthand within the scope of this class for setting the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enum</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ScriptResults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color w:val="000000"/>
                <w:sz w:val="19"/>
                <w:szCs w:val="19"/>
              </w:rPr>
              <w:t>}</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Precedence Constraint from Step1</w:t>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noProof/>
        </w:rPr>
        <w:drawing>
          <wp:inline distT="0" distB="0" distL="0" distR="0" wp14:anchorId="71C2B290" wp14:editId="30589B3B">
            <wp:extent cx="5943600" cy="2072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72005"/>
                    </a:xfrm>
                    <a:prstGeom prst="rect">
                      <a:avLst/>
                    </a:prstGeom>
                  </pic:spPr>
                </pic:pic>
              </a:graphicData>
            </a:graphic>
          </wp:inline>
        </w:drawing>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p>
    <w:p w:rsidR="005F7342" w:rsidRPr="00D37298" w:rsidRDefault="005F734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5F7342" w:rsidRPr="00D37298" w:rsidRDefault="00E74114"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@[User::EncryptedFileExists]== False</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@[User::EncryptedFileExists]== False</w:t>
      </w: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Step2: Send mail Task</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lastRenderedPageBreak/>
        <w:drawing>
          <wp:inline distT="0" distB="0" distL="0" distR="0" wp14:anchorId="1090118A" wp14:editId="27B3E843">
            <wp:extent cx="5943600" cy="2225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5040"/>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drawing>
          <wp:inline distT="0" distB="0" distL="0" distR="0" wp14:anchorId="0119E592" wp14:editId="43FFF864">
            <wp:extent cx="5295900" cy="2066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2066925"/>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 xml:space="preserve"> </w:t>
      </w:r>
    </w:p>
    <w:tbl>
      <w:tblPr>
        <w:tblStyle w:val="TableGrid"/>
        <w:tblW w:w="0" w:type="auto"/>
        <w:tblLook w:val="04A0" w:firstRow="1" w:lastRow="0" w:firstColumn="1" w:lastColumn="0" w:noHBand="0" w:noVBand="1"/>
      </w:tblPr>
      <w:tblGrid>
        <w:gridCol w:w="4788"/>
        <w:gridCol w:w="4788"/>
      </w:tblGrid>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w:t>
            </w:r>
            <w:r w:rsidR="00365021" w:rsidRPr="00D37298">
              <w:rPr>
                <w:rFonts w:ascii="Times New Roman" w:hAnsi="Times New Roman"/>
                <w:noProof/>
              </w:rPr>
              <w:t>er::EncryptedFileExists]== True</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B703BB" w:rsidRPr="00D37298" w:rsidRDefault="00B703BB" w:rsidP="00B703BB">
      <w:pPr>
        <w:widowControl w:val="0"/>
        <w:autoSpaceDE w:val="0"/>
        <w:autoSpaceDN w:val="0"/>
        <w:adjustRightInd w:val="0"/>
        <w:spacing w:after="0" w:line="240" w:lineRule="auto"/>
        <w:rPr>
          <w:rFonts w:ascii="Times New Roman" w:hAnsi="Times New Roman"/>
          <w:sz w:val="24"/>
          <w:szCs w:val="24"/>
        </w:rPr>
      </w:pP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w:t>
      </w:r>
      <w:r w:rsidR="00365021" w:rsidRPr="00D37298">
        <w:rPr>
          <w:rFonts w:ascii="Times New Roman" w:hAnsi="Times New Roman"/>
          <w:noProof/>
        </w:rPr>
        <w:t>er::EncryptedFileExists]== True</w:t>
      </w: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FF6C96" w:rsidRPr="00D37298" w:rsidRDefault="00FF6C96"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w:t>
      </w:r>
      <w:r w:rsidR="00365021" w:rsidRPr="00D37298">
        <w:rPr>
          <w:rFonts w:ascii="Times New Roman" w:hAnsi="Times New Roman"/>
          <w:b/>
          <w:sz w:val="20"/>
          <w:szCs w:val="20"/>
        </w:rPr>
        <w:t>2</w:t>
      </w:r>
      <w:r w:rsidRPr="00D37298">
        <w:rPr>
          <w:rFonts w:ascii="Times New Roman" w:hAnsi="Times New Roman"/>
          <w:b/>
          <w:sz w:val="20"/>
          <w:szCs w:val="20"/>
        </w:rPr>
        <w:t xml:space="preserve">: File System task: Decrypt file </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1C9223E0" wp14:editId="2D770AD6">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431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4AE79200" wp14:editId="30D8F72C">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721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Step3</w:t>
      </w:r>
      <w:r w:rsidR="00FF6C96" w:rsidRPr="00D37298">
        <w:rPr>
          <w:rFonts w:ascii="Times New Roman" w:hAnsi="Times New Roman"/>
          <w:sz w:val="20"/>
          <w:szCs w:val="20"/>
        </w:rPr>
        <w:t xml:space="preserve">: </w:t>
      </w:r>
      <w:r w:rsidR="00FF6C96" w:rsidRPr="00D37298">
        <w:rPr>
          <w:rFonts w:ascii="Times New Roman" w:hAnsi="Times New Roman"/>
          <w:b/>
          <w:sz w:val="20"/>
          <w:szCs w:val="20"/>
        </w:rPr>
        <w:t>Script Task: Pause</w:t>
      </w:r>
      <w:r w:rsidR="00FF6C96" w:rsidRPr="00D37298">
        <w:rPr>
          <w:rFonts w:ascii="Times New Roman" w:hAnsi="Times New Roman"/>
          <w:sz w:val="20"/>
          <w:szCs w:val="20"/>
        </w:rPr>
        <w:t xml:space="preserve"> (to pause 90 seconds after the file decrypt. This ensures that the file decrypts completely before moving onto the next steps of loading the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0E8F1F6A" wp14:editId="23B4E37A">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66900" cy="8572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E74114"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365021"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lastRenderedPageBreak/>
        <w:drawing>
          <wp:inline distT="0" distB="0" distL="0" distR="0" wp14:anchorId="1420987A" wp14:editId="07082B43">
            <wp:extent cx="5943600" cy="195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513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9216"/>
      </w:tblGrid>
      <w:tr w:rsidR="00365021" w:rsidRPr="00D37298" w:rsidTr="00365021">
        <w:tc>
          <w:tcPr>
            <w:tcW w:w="9576" w:type="dxa"/>
          </w:tcPr>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System.Data;</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Microsoft.SqlServer.Dts.Runtime;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System.Windows.Forms;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ST_193e5478e5864ef598e1c7f28cb71fb9</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ScriptMain is the entry point class of the script.  Do not change the name, attributes,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ScriptMain</w:t>
            </w:r>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Dts.TaskResult to indicate success or 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Sleep for 90 seconds  (*1000)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System.Threading.</w:t>
            </w:r>
            <w:r w:rsidRPr="00D37298">
              <w:rPr>
                <w:rFonts w:ascii="Times New Roman" w:hAnsi="Times New Roman"/>
                <w:color w:val="2B91AF"/>
                <w:sz w:val="19"/>
                <w:szCs w:val="19"/>
              </w:rPr>
              <w:t>Thread</w:t>
            </w:r>
            <w:r w:rsidRPr="00D37298">
              <w:rPr>
                <w:rFonts w:ascii="Times New Roman" w:hAnsi="Times New Roman"/>
                <w:color w:val="000000"/>
                <w:sz w:val="19"/>
                <w:szCs w:val="19"/>
              </w:rPr>
              <w:t>.Sleep(90000);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Dts.TaskResult = (</w:t>
            </w:r>
            <w:r w:rsidRPr="00D37298">
              <w:rPr>
                <w:rFonts w:ascii="Times New Roman" w:hAnsi="Times New Roman"/>
                <w:color w:val="0000FF"/>
                <w:sz w:val="19"/>
                <w:szCs w:val="19"/>
              </w:rPr>
              <w:t>int</w:t>
            </w:r>
            <w:r w:rsidRPr="00D37298">
              <w:rPr>
                <w:rFonts w:ascii="Times New Roman" w:hAnsi="Times New Roman"/>
                <w:color w:val="000000"/>
                <w:sz w:val="19"/>
                <w:szCs w:val="19"/>
              </w:rPr>
              <w:t>)</w:t>
            </w:r>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ScriptResults declaration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enum provides a convenient shorthand within the scope of this class for setting the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enum</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ScriptResults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sz w:val="19"/>
                <w:szCs w:val="19"/>
              </w:rPr>
              <w:t>}</w:t>
            </w:r>
          </w:p>
        </w:tc>
      </w:tr>
    </w:tbl>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4</w:t>
      </w:r>
      <w:r w:rsidRPr="00D37298">
        <w:rPr>
          <w:rFonts w:ascii="Times New Roman" w:hAnsi="Times New Roman"/>
          <w:b/>
          <w:sz w:val="20"/>
          <w:szCs w:val="20"/>
        </w:rPr>
        <w:t xml:space="preserve">: SQL task - </w:t>
      </w:r>
      <w:r w:rsidRPr="00D37298">
        <w:rPr>
          <w:rFonts w:ascii="Times New Roman" w:hAnsi="Times New Roman"/>
          <w:sz w:val="20"/>
          <w:szCs w:val="20"/>
        </w:rPr>
        <w:t>Truncate staging table (</w:t>
      </w:r>
      <w:r w:rsidR="00C148E6" w:rsidRPr="00D37298">
        <w:rPr>
          <w:rFonts w:ascii="Times New Roman" w:hAnsi="Times New Roman"/>
          <w:sz w:val="20"/>
          <w:szCs w:val="20"/>
        </w:rPr>
        <w:t>Quality</w:t>
      </w:r>
      <w:r w:rsidRPr="00D37298">
        <w:rPr>
          <w:rFonts w:ascii="Times New Roman" w:hAnsi="Times New Roman"/>
          <w:sz w:val="20"/>
          <w:szCs w:val="20"/>
        </w:rPr>
        <w:t>_</w:t>
      </w:r>
      <w:r w:rsidR="00365021" w:rsidRPr="00D37298">
        <w:rPr>
          <w:rFonts w:ascii="Times New Roman" w:hAnsi="Times New Roman"/>
          <w:sz w:val="20"/>
          <w:szCs w:val="20"/>
        </w:rPr>
        <w:t>C</w:t>
      </w:r>
      <w:r w:rsidRPr="00D37298">
        <w:rPr>
          <w:rFonts w:ascii="Times New Roman" w:hAnsi="Times New Roman"/>
          <w:sz w:val="20"/>
          <w:szCs w:val="20"/>
        </w:rPr>
        <w:t>oaching_Stage)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89CF28F" wp14:editId="78122AE4">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57425" cy="838200"/>
                    </a:xfrm>
                    <a:prstGeom prst="rect">
                      <a:avLst/>
                    </a:prstGeom>
                  </pic:spPr>
                </pic:pic>
              </a:graphicData>
            </a:graphic>
          </wp:inline>
        </w:drawing>
      </w:r>
    </w:p>
    <w:p w:rsidR="00FF6C96" w:rsidRPr="00D37298" w:rsidRDefault="00C148E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201B6F77" wp14:editId="4493646F">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8554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5</w:t>
      </w:r>
      <w:r w:rsidRPr="00D37298">
        <w:rPr>
          <w:rFonts w:ascii="Times New Roman" w:hAnsi="Times New Roman"/>
          <w:b/>
          <w:sz w:val="20"/>
          <w:szCs w:val="20"/>
        </w:rPr>
        <w:t xml:space="preserve">: DFT – </w:t>
      </w:r>
      <w:r w:rsidRPr="00D37298">
        <w:rPr>
          <w:rFonts w:ascii="Times New Roman" w:hAnsi="Times New Roman"/>
          <w:sz w:val="20"/>
          <w:szCs w:val="20"/>
        </w:rPr>
        <w:t xml:space="preserve">Load </w:t>
      </w:r>
      <w:r w:rsidR="00365021" w:rsidRPr="00D37298">
        <w:rPr>
          <w:rFonts w:ascii="Times New Roman" w:hAnsi="Times New Roman"/>
          <w:sz w:val="20"/>
          <w:szCs w:val="20"/>
        </w:rPr>
        <w:t>Quality</w:t>
      </w:r>
      <w:r w:rsidRPr="00D37298">
        <w:rPr>
          <w:rFonts w:ascii="Times New Roman" w:hAnsi="Times New Roman"/>
          <w:sz w:val="20"/>
          <w:szCs w:val="20"/>
        </w:rPr>
        <w:t>_Coaching_Stage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784F1B5" wp14:editId="02398852">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097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t xml:space="preserve"> </w:t>
      </w:r>
      <w:r w:rsidRPr="00D37298">
        <w:rPr>
          <w:rFonts w:ascii="Times New Roman" w:hAnsi="Times New Roman"/>
          <w:noProof/>
        </w:rPr>
        <w:drawing>
          <wp:inline distT="0" distB="0" distL="0" distR="0" wp14:anchorId="0A309F65" wp14:editId="799833E8">
            <wp:extent cx="3286125" cy="6762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67627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C148E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Process flow</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lastRenderedPageBreak/>
        <w:t>Source data</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on string values</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 to trim employee ids and get </w:t>
      </w:r>
      <w:r w:rsidR="00365021" w:rsidRPr="00D37298">
        <w:rPr>
          <w:rFonts w:ascii="Times New Roman" w:hAnsi="Times New Roman"/>
          <w:sz w:val="20"/>
          <w:szCs w:val="20"/>
        </w:rPr>
        <w:t xml:space="preserve">Program and </w:t>
      </w:r>
      <w:r w:rsidRPr="00D37298">
        <w:rPr>
          <w:rFonts w:ascii="Times New Roman" w:hAnsi="Times New Roman"/>
          <w:sz w:val="20"/>
          <w:szCs w:val="20"/>
        </w:rPr>
        <w:t>system date for date inserted</w:t>
      </w:r>
    </w:p>
    <w:p w:rsidR="00FF6C96"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 Transformation to get count of records staged</w:t>
      </w:r>
    </w:p>
    <w:p w:rsidR="00365021"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OLE DB Destination to write to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 file</w:t>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drawing>
          <wp:inline distT="0" distB="0" distL="0" distR="0" wp14:anchorId="3FF32926" wp14:editId="6E7E6627">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879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172CB366" wp14:editId="6D3E3CEA">
            <wp:extent cx="2871216" cy="548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1216" cy="54864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Pr="00D37298" w:rsidRDefault="00A77BD9"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of string values</w:t>
      </w:r>
    </w:p>
    <w:p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t xml:space="preserve"> </w:t>
      </w:r>
      <w:r>
        <w:rPr>
          <w:noProof/>
        </w:rPr>
        <w:drawing>
          <wp:inline distT="0" distB="0" distL="0" distR="0" wp14:anchorId="19590A8B" wp14:editId="61590F64">
            <wp:extent cx="448056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0560" cy="5486400"/>
                    </a:xfrm>
                    <a:prstGeom prst="rect">
                      <a:avLst/>
                    </a:prstGeom>
                  </pic:spPr>
                </pic:pic>
              </a:graphicData>
            </a:graphic>
          </wp:inline>
        </w:drawing>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rsidR="00365021" w:rsidRDefault="00365021"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Pr="00D37298" w:rsidRDefault="00A77BD9" w:rsidP="00D37298">
      <w:pPr>
        <w:widowControl w:val="0"/>
        <w:autoSpaceDE w:val="0"/>
        <w:autoSpaceDN w:val="0"/>
        <w:adjustRightInd w:val="0"/>
        <w:spacing w:after="0" w:line="240" w:lineRule="auto"/>
        <w:rPr>
          <w:rFonts w:ascii="Times New Roman" w:hAnsi="Times New Roman"/>
          <w:sz w:val="20"/>
          <w:szCs w:val="20"/>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Derived columns for employee id trim and getdate()</w:t>
      </w:r>
    </w:p>
    <w:p w:rsidR="00FF6C96" w:rsidRPr="00D37298" w:rsidRDefault="00FF6C96" w:rsidP="00FF6C96">
      <w:pPr>
        <w:widowControl w:val="0"/>
        <w:autoSpaceDE w:val="0"/>
        <w:autoSpaceDN w:val="0"/>
        <w:adjustRightInd w:val="0"/>
        <w:spacing w:after="0" w:line="240" w:lineRule="auto"/>
        <w:ind w:left="540"/>
        <w:rPr>
          <w:rFonts w:ascii="Times New Roman" w:hAnsi="Times New Roman"/>
          <w:sz w:val="24"/>
          <w:szCs w:val="24"/>
        </w:rPr>
      </w:pPr>
    </w:p>
    <w:p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127378D" wp14:editId="4A0547D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2023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w:t>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6329A84" wp14:editId="31257798">
            <wp:extent cx="4981575" cy="2495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1575" cy="24955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D37298">
      <w:pPr>
        <w:pStyle w:val="ListParagraph"/>
        <w:widowControl w:val="0"/>
        <w:numPr>
          <w:ilvl w:val="1"/>
          <w:numId w:val="16"/>
        </w:numPr>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OLE DB Destination</w:t>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36502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680C7CD2" wp14:editId="0153C85E">
            <wp:extent cx="5943600" cy="4084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84955"/>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lastRenderedPageBreak/>
        <w:t xml:space="preserve"> </w:t>
      </w:r>
      <w:r>
        <w:rPr>
          <w:noProof/>
        </w:rPr>
        <w:drawing>
          <wp:inline distT="0" distB="0" distL="0" distR="0" wp14:anchorId="030F3308" wp14:editId="2B60C019">
            <wp:extent cx="3438144" cy="548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144" cy="54864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185C30" w:rsidRDefault="00185C30" w:rsidP="00185C30">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6: SQL task – </w:t>
      </w:r>
      <w:r w:rsidRPr="00D37298">
        <w:rPr>
          <w:rFonts w:ascii="Times New Roman" w:hAnsi="Times New Roman"/>
          <w:sz w:val="20"/>
          <w:szCs w:val="20"/>
        </w:rPr>
        <w:t>Update Staging table and reject records</w:t>
      </w:r>
    </w:p>
    <w:p w:rsidR="00D37298" w:rsidRPr="00D37298" w:rsidRDefault="00D37298" w:rsidP="00185C30">
      <w:pPr>
        <w:widowControl w:val="0"/>
        <w:autoSpaceDE w:val="0"/>
        <w:autoSpaceDN w:val="0"/>
        <w:adjustRightInd w:val="0"/>
        <w:spacing w:after="0" w:line="240" w:lineRule="auto"/>
        <w:ind w:left="360"/>
        <w:rPr>
          <w:rFonts w:ascii="Times New Roman" w:hAnsi="Times New Roman"/>
          <w:sz w:val="20"/>
          <w:szCs w:val="20"/>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7631730" wp14:editId="1F7D4144">
            <wp:extent cx="5358384"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8384" cy="2743200"/>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EC9EED2" wp14:editId="13DBC762">
            <wp:extent cx="5907024"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7024"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Pr="00D37298" w:rsidRDefault="00D37298"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236F54" w:rsidRDefault="00236F54"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7</w:t>
      </w:r>
      <w:r w:rsidRPr="00D37298">
        <w:rPr>
          <w:rFonts w:ascii="Times New Roman" w:hAnsi="Times New Roman"/>
          <w:b/>
          <w:sz w:val="20"/>
          <w:szCs w:val="20"/>
        </w:rPr>
        <w:t xml:space="preserve">: </w:t>
      </w:r>
      <w:r w:rsidR="00185C30" w:rsidRPr="00D37298">
        <w:rPr>
          <w:rFonts w:ascii="Times New Roman" w:hAnsi="Times New Roman"/>
          <w:b/>
          <w:sz w:val="20"/>
          <w:szCs w:val="20"/>
        </w:rPr>
        <w:t>S</w:t>
      </w:r>
      <w:r w:rsidRPr="00D37298">
        <w:rPr>
          <w:rFonts w:ascii="Times New Roman" w:hAnsi="Times New Roman"/>
          <w:b/>
          <w:sz w:val="20"/>
          <w:szCs w:val="20"/>
        </w:rPr>
        <w:t xml:space="preserve">ql task – </w:t>
      </w:r>
      <w:r w:rsidRPr="00D37298">
        <w:rPr>
          <w:rFonts w:ascii="Times New Roman" w:hAnsi="Times New Roman"/>
          <w:sz w:val="20"/>
          <w:szCs w:val="20"/>
        </w:rPr>
        <w:t>Update Coaching_Log and Coaching_log_reason tables</w:t>
      </w:r>
    </w:p>
    <w:p w:rsidR="00D37298"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p>
    <w:p w:rsidR="00185C30"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669E6C6C" wp14:editId="66B2607F">
            <wp:extent cx="4279392" cy="2743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9392" cy="27432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8</w:t>
      </w:r>
      <w:r w:rsidRPr="00D37298">
        <w:rPr>
          <w:rFonts w:ascii="Times New Roman" w:hAnsi="Times New Roman"/>
          <w:b/>
          <w:sz w:val="20"/>
          <w:szCs w:val="20"/>
        </w:rPr>
        <w:t xml:space="preserve">: sql task – </w:t>
      </w:r>
      <w:r w:rsidRPr="00D37298">
        <w:rPr>
          <w:rFonts w:ascii="Times New Roman" w:hAnsi="Times New Roman"/>
          <w:sz w:val="20"/>
          <w:szCs w:val="20"/>
        </w:rPr>
        <w:t xml:space="preserve">Load Coaching_Log </w:t>
      </w:r>
      <w:r w:rsidR="00136D0D" w:rsidRPr="00D37298">
        <w:rPr>
          <w:rFonts w:ascii="Times New Roman" w:hAnsi="Times New Roman"/>
          <w:sz w:val="20"/>
          <w:szCs w:val="20"/>
        </w:rPr>
        <w:t>and Coaching_log_reason tables</w:t>
      </w:r>
    </w:p>
    <w:p w:rsidR="00D37298" w:rsidRPr="00D37298" w:rsidRDefault="00D37298"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28824462" wp14:editId="28863221">
            <wp:extent cx="4453128" cy="27432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3128" cy="27432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EEC6830" wp14:editId="4E65E63C">
            <wp:extent cx="6419088" cy="182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9088" cy="18288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E018C"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SQL statement </w:t>
      </w:r>
      <w:r w:rsidR="00D37298">
        <w:rPr>
          <w:rFonts w:ascii="Times New Roman" w:hAnsi="Times New Roman"/>
          <w:sz w:val="24"/>
          <w:szCs w:val="24"/>
        </w:rPr>
        <w:t>–</w:t>
      </w:r>
      <w:r w:rsidRPr="00D37298">
        <w:rPr>
          <w:rFonts w:ascii="Times New Roman" w:hAnsi="Times New Roman"/>
          <w:sz w:val="24"/>
          <w:szCs w:val="24"/>
        </w:rPr>
        <w:t xml:space="preserve"> exec</w:t>
      </w:r>
      <w:r w:rsidR="00D37298">
        <w:rPr>
          <w:rFonts w:ascii="Times New Roman" w:hAnsi="Times New Roman"/>
          <w:sz w:val="24"/>
          <w:szCs w:val="24"/>
        </w:rPr>
        <w:t xml:space="preserve"> </w:t>
      </w:r>
      <w:r w:rsidRPr="00D37298">
        <w:rPr>
          <w:rFonts w:ascii="Times New Roman" w:hAnsi="Times New Roman"/>
          <w:sz w:val="24"/>
          <w:szCs w:val="24"/>
        </w:rPr>
        <w:t>[EC].[sp_InsertInto_Coaching_Log_Quality]  ? output</w:t>
      </w: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91524F"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9</w:t>
      </w:r>
      <w:r w:rsidRPr="0091524F">
        <w:rPr>
          <w:rFonts w:ascii="Times New Roman" w:hAnsi="Times New Roman"/>
          <w:b/>
          <w:sz w:val="24"/>
          <w:szCs w:val="24"/>
        </w:rPr>
        <w:t xml:space="preserve">: </w:t>
      </w:r>
      <w:r w:rsidR="00136D0D" w:rsidRPr="0091524F">
        <w:rPr>
          <w:rFonts w:ascii="Times New Roman" w:hAnsi="Times New Roman"/>
          <w:b/>
          <w:sz w:val="24"/>
          <w:szCs w:val="24"/>
        </w:rPr>
        <w:t>SQL</w:t>
      </w:r>
      <w:r w:rsidRPr="0091524F">
        <w:rPr>
          <w:rFonts w:ascii="Times New Roman" w:hAnsi="Times New Roman"/>
          <w:b/>
          <w:sz w:val="24"/>
          <w:szCs w:val="24"/>
        </w:rPr>
        <w:t xml:space="preserve"> task – </w:t>
      </w:r>
      <w:r w:rsidR="00C74E9D" w:rsidRPr="0091524F">
        <w:rPr>
          <w:rFonts w:ascii="Times New Roman" w:hAnsi="Times New Roman"/>
          <w:sz w:val="24"/>
          <w:szCs w:val="24"/>
        </w:rPr>
        <w:t>Update</w:t>
      </w:r>
      <w:r w:rsidR="00136D0D" w:rsidRPr="0091524F">
        <w:rPr>
          <w:rFonts w:ascii="Times New Roman" w:hAnsi="Times New Roman"/>
          <w:sz w:val="24"/>
          <w:szCs w:val="24"/>
        </w:rPr>
        <w:t xml:space="preserve"> Quality Fact Table</w:t>
      </w:r>
    </w:p>
    <w:p w:rsidR="00136D0D" w:rsidRPr="00D37298" w:rsidRDefault="00C74E9D"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lastRenderedPageBreak/>
        <w:drawing>
          <wp:inline distT="0" distB="0" distL="0" distR="0" wp14:anchorId="20DB54D4" wp14:editId="7E3B46CC">
            <wp:extent cx="4352544"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544" cy="3657600"/>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91524F" w:rsidRDefault="00136D0D" w:rsidP="00136D0D">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10</w:t>
      </w:r>
      <w:r w:rsidRPr="0091524F">
        <w:rPr>
          <w:rFonts w:ascii="Times New Roman" w:hAnsi="Times New Roman"/>
          <w:b/>
          <w:sz w:val="24"/>
          <w:szCs w:val="24"/>
        </w:rPr>
        <w:t xml:space="preserve">: SQL task – </w:t>
      </w:r>
      <w:r w:rsidRPr="0091524F">
        <w:rPr>
          <w:rFonts w:ascii="Times New Roman" w:hAnsi="Times New Roman"/>
          <w:sz w:val="24"/>
          <w:szCs w:val="24"/>
        </w:rPr>
        <w:t>Load File List Table</w:t>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4BC033A0" wp14:editId="768EC5E4">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90537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SQL Statement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INSERT INTO [EC].[Quality_FileList]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([File_Name]</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,[File_LoadDate]</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,[Count_Staged]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,[Count_Rejected]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,[Count_Loaded])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VALUES (?,GetDate(), ?,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2A765C9C" wp14:editId="6CE41809">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3969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9F2B71">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11</w:t>
      </w:r>
      <w:r w:rsidRPr="00D37298">
        <w:rPr>
          <w:rFonts w:ascii="Times New Roman" w:hAnsi="Times New Roman"/>
          <w:b/>
          <w:sz w:val="20"/>
          <w:szCs w:val="20"/>
        </w:rPr>
        <w:t xml:space="preserve">: SQL task Delete File if Environment is Prod </w:t>
      </w: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F6C8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23BA2F0" wp14:editId="6D7E6100">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5050" cy="204787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58BCEA50" wp14:editId="6275D41B">
            <wp:extent cx="3538728" cy="182880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38728"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DAEF4AB" wp14:editId="065447F4">
            <wp:extent cx="4562856" cy="3657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856" cy="36576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0"/>
          <w:szCs w:val="20"/>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@[User::DayOfWeek] == 2 || @[User::AdhocNPN] == True</w:t>
      </w: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DF6C82" w:rsidRPr="00D37298" w:rsidRDefault="00DF6C82" w:rsidP="00DF6C82">
      <w:pPr>
        <w:rPr>
          <w:rFonts w:ascii="Times New Roman" w:hAnsi="Times New Roman"/>
          <w:b/>
        </w:rPr>
      </w:pPr>
      <w:r w:rsidRPr="00D37298">
        <w:rPr>
          <w:rFonts w:ascii="Times New Roman" w:hAnsi="Times New Roman"/>
          <w:b/>
        </w:rPr>
        <w:t>Details: NPN Load</w:t>
      </w:r>
    </w:p>
    <w:p w:rsidR="00DF6C82" w:rsidRPr="00D37298" w:rsidRDefault="00DF6C82" w:rsidP="00DF6C82">
      <w:pPr>
        <w:rPr>
          <w:rFonts w:ascii="Times New Roman" w:hAnsi="Times New Roman"/>
          <w:b/>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1: Truncate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5727F34" wp14:editId="68B262EA">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85565"/>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2: Get Dates for Previous Week</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716E1EF" wp14:editId="13E654EF">
            <wp:extent cx="3328416" cy="2743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841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5452043D" wp14:editId="45CBAF77">
            <wp:extent cx="366674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6744"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133F3F6" wp14:editId="734C1F80">
            <wp:extent cx="58338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387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91524F" w:rsidRDefault="00DF6C82" w:rsidP="00DF6C82">
      <w:pPr>
        <w:widowControl w:val="0"/>
        <w:autoSpaceDE w:val="0"/>
        <w:autoSpaceDN w:val="0"/>
        <w:adjustRightInd w:val="0"/>
        <w:spacing w:after="0" w:line="240" w:lineRule="auto"/>
        <w:rPr>
          <w:rFonts w:ascii="Times New Roman" w:hAnsi="Times New Roman"/>
          <w:b/>
          <w:sz w:val="24"/>
          <w:szCs w:val="24"/>
        </w:rPr>
      </w:pPr>
      <w:r w:rsidRPr="0091524F">
        <w:rPr>
          <w:rFonts w:ascii="Times New Roman" w:hAnsi="Times New Roman"/>
          <w:b/>
          <w:sz w:val="24"/>
          <w:szCs w:val="24"/>
        </w:rPr>
        <w:t>Step 3: Select NPN logs into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3A789C22" wp14:editId="400AA0E3">
            <wp:extent cx="3429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9000"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D8002CD" wp14:editId="3766EF56">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2650" cy="211455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DE5CBC0" wp14:editId="754D285A">
            <wp:extent cx="38313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133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4050A1D1" wp14:editId="3358A6EA">
            <wp:extent cx="299923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923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BBBC778" wp14:editId="55A20595">
            <wp:extent cx="3593592"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359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49BC784" wp14:editId="48E713D8">
            <wp:extent cx="4059936"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9936" cy="36576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4: Load NPN logs into coaching log table</w:t>
      </w:r>
    </w:p>
    <w:p w:rsidR="00DF6C82" w:rsidRPr="00D37298" w:rsidRDefault="00DF6C82" w:rsidP="00DF6C82">
      <w:pPr>
        <w:rPr>
          <w:rFonts w:ascii="Times New Roman" w:hAnsi="Times New Roman"/>
          <w:b/>
        </w:rPr>
      </w:pPr>
    </w:p>
    <w:p w:rsidR="003844F6" w:rsidRPr="00D37298" w:rsidRDefault="003844F6" w:rsidP="00DF6C82">
      <w:pPr>
        <w:rPr>
          <w:rFonts w:ascii="Times New Roman" w:hAnsi="Times New Roman"/>
          <w:b/>
        </w:rPr>
      </w:pPr>
      <w:r w:rsidRPr="00D37298">
        <w:rPr>
          <w:rFonts w:ascii="Times New Roman" w:hAnsi="Times New Roman"/>
          <w:noProof/>
        </w:rPr>
        <w:lastRenderedPageBreak/>
        <w:drawing>
          <wp:inline distT="0" distB="0" distL="0" distR="0" wp14:anchorId="4E347F44" wp14:editId="1A4C3992">
            <wp:extent cx="4562856"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2856" cy="3200400"/>
                    </a:xfrm>
                    <a:prstGeom prst="rect">
                      <a:avLst/>
                    </a:prstGeom>
                  </pic:spPr>
                </pic:pic>
              </a:graphicData>
            </a:graphic>
          </wp:inline>
        </w:drawing>
      </w:r>
    </w:p>
    <w:p w:rsidR="00FF6C96" w:rsidRPr="00D37298" w:rsidRDefault="00FF6C96" w:rsidP="00494DF0">
      <w:pPr>
        <w:rPr>
          <w:rFonts w:ascii="Times New Roman" w:hAnsi="Times New Roman"/>
          <w:b/>
        </w:rPr>
      </w:pPr>
    </w:p>
    <w:p w:rsidR="002326CC" w:rsidRPr="00D37298" w:rsidRDefault="002326CC" w:rsidP="0076086A">
      <w:pPr>
        <w:pStyle w:val="Heading3"/>
        <w:numPr>
          <w:ilvl w:val="2"/>
          <w:numId w:val="9"/>
        </w:numPr>
        <w:rPr>
          <w:rFonts w:ascii="Times New Roman" w:hAnsi="Times New Roman" w:cs="Times New Roman"/>
          <w:color w:val="auto"/>
        </w:rPr>
      </w:pPr>
      <w:bookmarkStart w:id="43" w:name="_Toc493688678"/>
      <w:r w:rsidRPr="00D37298">
        <w:rPr>
          <w:rFonts w:ascii="Times New Roman" w:hAnsi="Times New Roman" w:cs="Times New Roman"/>
          <w:color w:val="auto"/>
        </w:rPr>
        <w:t>Tables</w:t>
      </w:r>
      <w:bookmarkEnd w:id="4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D37298" w:rsidTr="00A71CC9">
        <w:trPr>
          <w:trHeight w:val="396"/>
          <w:tblHeader/>
          <w:jc w:val="center"/>
        </w:trPr>
        <w:tc>
          <w:tcPr>
            <w:tcW w:w="745" w:type="dxa"/>
            <w:shd w:val="clear" w:color="auto" w:fill="E6E6E6"/>
          </w:tcPr>
          <w:p w:rsidR="002326CC" w:rsidRPr="00D37298" w:rsidRDefault="002326CC" w:rsidP="00A71CC9">
            <w:pPr>
              <w:keepNext/>
              <w:keepLines/>
              <w:spacing w:line="240" w:lineRule="auto"/>
              <w:rPr>
                <w:rFonts w:ascii="Times New Roman" w:hAnsi="Times New Roman"/>
                <w:b/>
                <w:bCs/>
              </w:rPr>
            </w:pPr>
          </w:p>
        </w:tc>
        <w:tc>
          <w:tcPr>
            <w:tcW w:w="4209"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Name</w:t>
            </w:r>
          </w:p>
          <w:p w:rsidR="002326CC" w:rsidRPr="00D37298" w:rsidRDefault="002326CC" w:rsidP="00A71CC9">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Description</w:t>
            </w:r>
          </w:p>
          <w:p w:rsidR="002326CC" w:rsidRPr="00D37298" w:rsidRDefault="002326CC"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Quality_Coaching_Stage</w:t>
            </w:r>
          </w:p>
          <w:p w:rsidR="00A12835" w:rsidRPr="00D37298" w:rsidRDefault="00A12835" w:rsidP="006E018C">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staging the Quality evaluations from IQS during the insert into Coaching_Log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the rejected Quality evaluations from IQS during the insert into Coaching_Log table. Logs are rejected when a Lan ID cannot be looked up for an incoming Employee ID in the file.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source records loaded into the Coaching 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 xml:space="preserve">Table used for storing Quality file names and </w:t>
            </w:r>
            <w:r w:rsidRPr="00D37298">
              <w:rPr>
                <w:rFonts w:ascii="Times New Roman" w:hAnsi="Times New Roman"/>
              </w:rPr>
              <w:lastRenderedPageBreak/>
              <w:t>Load dates.</w:t>
            </w:r>
          </w:p>
        </w:tc>
      </w:tr>
      <w:tr w:rsidR="002326C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D37298" w:rsidRDefault="002326CC" w:rsidP="00A71CC9">
            <w:pPr>
              <w:spacing w:line="240" w:lineRule="auto"/>
              <w:rPr>
                <w:rFonts w:ascii="Times New Roman" w:hAnsi="Times New Roman"/>
              </w:rPr>
            </w:pPr>
            <w:r w:rsidRPr="00D37298">
              <w:rPr>
                <w:rFonts w:ascii="Times New Roman" w:hAnsi="Times New Roman"/>
              </w:rPr>
              <w:lastRenderedPageBreak/>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D37298" w:rsidRDefault="00DE06FE" w:rsidP="00A71CC9">
            <w:pPr>
              <w:spacing w:line="240" w:lineRule="auto"/>
              <w:rPr>
                <w:rFonts w:ascii="Times New Roman" w:hAnsi="Times New Roman"/>
              </w:rPr>
            </w:pPr>
            <w:r w:rsidRPr="00D37298">
              <w:rPr>
                <w:rFonts w:ascii="Times New Roman" w:hAnsi="Times New Roman"/>
              </w:rPr>
              <w:t>NPN_Description</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D37298" w:rsidRDefault="00DE06FE" w:rsidP="00A71CC9">
            <w:pPr>
              <w:spacing w:line="240" w:lineRule="auto"/>
              <w:rPr>
                <w:rFonts w:ascii="Times New Roman" w:hAnsi="Times New Roman"/>
              </w:rPr>
            </w:pPr>
            <w:r w:rsidRPr="00D37298">
              <w:rPr>
                <w:rFonts w:ascii="Times New Roman" w:hAnsi="Times New Roman"/>
              </w:rPr>
              <w:t>Table used to store Descriptions for VPN codes</w:t>
            </w:r>
          </w:p>
        </w:tc>
      </w:tr>
    </w:tbl>
    <w:p w:rsidR="002326CC"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\cms\eCoaching_V2\Code\DB\Tables</w:t>
      </w:r>
    </w:p>
    <w:p w:rsidR="005E5CD7" w:rsidRPr="00D37298" w:rsidRDefault="00360E8C" w:rsidP="0076086A">
      <w:pPr>
        <w:pStyle w:val="Heading3"/>
        <w:numPr>
          <w:ilvl w:val="2"/>
          <w:numId w:val="9"/>
        </w:numPr>
        <w:rPr>
          <w:rFonts w:ascii="Times New Roman" w:hAnsi="Times New Roman" w:cs="Times New Roman"/>
          <w:color w:val="auto"/>
        </w:rPr>
      </w:pPr>
      <w:bookmarkStart w:id="44" w:name="_Toc493688679"/>
      <w:r w:rsidRPr="00D37298">
        <w:rPr>
          <w:rFonts w:ascii="Times New Roman" w:hAnsi="Times New Roman" w:cs="Times New Roman"/>
          <w:color w:val="auto"/>
        </w:rPr>
        <w:t>Procedures</w:t>
      </w:r>
      <w:bookmarkEnd w:id="44"/>
      <w:r w:rsidRPr="00D37298">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D37298" w:rsidTr="00A71CC9">
        <w:trPr>
          <w:trHeight w:val="396"/>
          <w:tblHeader/>
          <w:jc w:val="center"/>
        </w:trPr>
        <w:tc>
          <w:tcPr>
            <w:tcW w:w="745" w:type="dxa"/>
            <w:shd w:val="clear" w:color="auto" w:fill="E6E6E6"/>
          </w:tcPr>
          <w:p w:rsidR="005E5CD7" w:rsidRPr="00D37298" w:rsidRDefault="005E5CD7" w:rsidP="00A71CC9">
            <w:pPr>
              <w:keepNext/>
              <w:keepLines/>
              <w:spacing w:line="240" w:lineRule="auto"/>
              <w:rPr>
                <w:rFonts w:ascii="Times New Roman" w:hAnsi="Times New Roman"/>
                <w:b/>
                <w:bCs/>
              </w:rPr>
            </w:pPr>
          </w:p>
        </w:tc>
        <w:tc>
          <w:tcPr>
            <w:tcW w:w="4209"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Procedure Name</w:t>
            </w:r>
          </w:p>
          <w:p w:rsidR="005E5CD7" w:rsidRPr="00D37298" w:rsidRDefault="005E5CD7" w:rsidP="00A71CC9">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Usage</w:t>
            </w:r>
          </w:p>
          <w:p w:rsidR="005E5CD7" w:rsidRPr="00D37298" w:rsidRDefault="005E5CD7"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12835" w:rsidRPr="00D37298" w:rsidRDefault="00A12835" w:rsidP="006E018C">
            <w:pPr>
              <w:rPr>
                <w:rFonts w:ascii="Times New Roman" w:hAnsi="Times New Roman"/>
                <w:color w:val="000000"/>
              </w:rPr>
            </w:pPr>
            <w:r w:rsidRPr="00D37298">
              <w:rPr>
                <w:rFonts w:ascii="Times New Roman" w:hAnsi="Times New Roman"/>
                <w:color w:val="000000"/>
              </w:rPr>
              <w:t>sp_InsertInto_Coaching_Log_Quality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A12835"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rPr>
                <w:rFonts w:ascii="Times New Roman" w:hAnsi="Times New Roman"/>
                <w:color w:val="000000"/>
              </w:rPr>
            </w:pPr>
            <w:r w:rsidRPr="00D37298">
              <w:rPr>
                <w:rFonts w:ascii="Times New Roman" w:hAnsi="Times New Roman"/>
                <w:color w:val="000000"/>
              </w:rPr>
              <w:t xml:space="preserve">sp_Update_Coaching_Log_Quality </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C74E9D"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74E9D" w:rsidRPr="00D37298" w:rsidRDefault="00C74E9D"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74E9D" w:rsidRPr="00D37298" w:rsidRDefault="00C74E9D" w:rsidP="001F402C">
            <w:pPr>
              <w:rPr>
                <w:rFonts w:ascii="Times New Roman" w:hAnsi="Times New Roman"/>
                <w:color w:val="000000"/>
              </w:rPr>
            </w:pPr>
            <w:r w:rsidRPr="00D37298">
              <w:rPr>
                <w:rFonts w:ascii="Times New Roman" w:hAnsi="Times New Roman"/>
                <w:color w:val="000000"/>
              </w:rPr>
              <w:t>sp_Update_Quality_Fact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74E9D" w:rsidRPr="00D37298" w:rsidRDefault="00C74E9D" w:rsidP="001F402C">
            <w:pPr>
              <w:rPr>
                <w:rFonts w:ascii="Times New Roman" w:hAnsi="Times New Roman"/>
                <w:color w:val="000000"/>
              </w:rPr>
            </w:pPr>
            <w:r w:rsidRPr="00D37298">
              <w:rPr>
                <w:rFonts w:ascii="Times New Roman" w:hAnsi="Times New Roman"/>
                <w:color w:val="000000"/>
              </w:rPr>
              <w:t>Load: Quality Data</w:t>
            </w:r>
          </w:p>
        </w:tc>
      </w:tr>
      <w:tr w:rsidR="005E5CD7"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D37298" w:rsidRDefault="00A12835" w:rsidP="00A71CC9">
            <w:pPr>
              <w:spacing w:line="240" w:lineRule="auto"/>
              <w:rPr>
                <w:rFonts w:ascii="Times New Roman" w:hAnsi="Times New Roman"/>
              </w:rPr>
            </w:pPr>
            <w:r w:rsidRPr="00D37298">
              <w:rPr>
                <w:rFonts w:ascii="Times New Roman" w:hAnsi="Times New Roman"/>
              </w:rPr>
              <w:t>4</w:t>
            </w:r>
            <w:r w:rsidR="005E5CD7" w:rsidRPr="00D37298">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D37298" w:rsidRDefault="001F402C" w:rsidP="00A71CC9">
            <w:pPr>
              <w:rPr>
                <w:rFonts w:ascii="Times New Roman" w:hAnsi="Times New Roman"/>
                <w:color w:val="000000"/>
              </w:rPr>
            </w:pPr>
            <w:r w:rsidRPr="00D37298">
              <w:rPr>
                <w:rFonts w:ascii="Times New Roman" w:hAnsi="Times New Roman"/>
                <w:color w:val="000000"/>
              </w:rPr>
              <w:t>sp_Get_Dates_For_Previous_Week.sql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r w:rsidRPr="00D37298">
              <w:rPr>
                <w:rFonts w:ascii="Times New Roman" w:hAnsi="Times New Roman"/>
                <w:color w:val="000000"/>
              </w:rPr>
              <w:t>sp_InsertInto_Coaching_Log_NPN.sql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73170A" w:rsidP="00A71CC9">
            <w:pPr>
              <w:spacing w:line="240" w:lineRule="auto"/>
              <w:rPr>
                <w:rFonts w:ascii="Times New Roman" w:hAnsi="Times New Roman"/>
              </w:rPr>
            </w:pPr>
            <w:r w:rsidRPr="00D37298">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73170A" w:rsidP="00A71CC9">
            <w:pPr>
              <w:rPr>
                <w:rFonts w:ascii="Times New Roman" w:hAnsi="Times New Roman"/>
                <w:color w:val="000000"/>
              </w:rPr>
            </w:pPr>
            <w:r w:rsidRPr="00D37298">
              <w:rPr>
                <w:rFonts w:ascii="Times New Roman" w:hAnsi="Times New Roman"/>
                <w:color w:val="000000"/>
              </w:rPr>
              <w:t>sp_InsertInto_IQS_Rejected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73170A" w:rsidP="001F402C">
            <w:pPr>
              <w:spacing w:line="240" w:lineRule="auto"/>
              <w:rPr>
                <w:rFonts w:ascii="Times New Roman" w:hAnsi="Times New Roman"/>
              </w:rPr>
            </w:pPr>
            <w:r w:rsidRPr="00D37298">
              <w:rPr>
                <w:rFonts w:ascii="Times New Roman" w:hAnsi="Times New Roman"/>
                <w:color w:val="000000"/>
              </w:rPr>
              <w:t>Load:</w:t>
            </w:r>
            <w:r w:rsidR="00A66BB6">
              <w:rPr>
                <w:rFonts w:ascii="Times New Roman" w:hAnsi="Times New Roman"/>
                <w:color w:val="000000"/>
              </w:rPr>
              <w:t xml:space="preserve"> </w:t>
            </w:r>
            <w:r w:rsidRPr="00D37298">
              <w:rPr>
                <w:rFonts w:ascii="Times New Roman" w:hAnsi="Times New Roman"/>
                <w:color w:val="000000"/>
              </w:rPr>
              <w:t>Quality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spacing w:line="240" w:lineRule="auto"/>
              <w:rPr>
                <w:rFonts w:ascii="Times New Roman" w:hAnsi="Times New Roman"/>
              </w:rPr>
            </w:pPr>
          </w:p>
        </w:tc>
      </w:tr>
    </w:tbl>
    <w:p w:rsidR="0017605E"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0"/>
          <w:szCs w:val="20"/>
        </w:rPr>
        <w:t>\cms\eCoaching_V2\Code\DB\Stored Procedures</w:t>
      </w: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28710A" w:rsidRPr="00D37298" w:rsidRDefault="0028710A"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A05066" w:rsidP="00A05066">
      <w:pPr>
        <w:pStyle w:val="Heading3"/>
        <w:numPr>
          <w:ilvl w:val="2"/>
          <w:numId w:val="9"/>
        </w:numPr>
        <w:rPr>
          <w:rFonts w:ascii="Times New Roman" w:hAnsi="Times New Roman" w:cs="Times New Roman"/>
          <w:color w:val="auto"/>
        </w:rPr>
      </w:pPr>
      <w:bookmarkStart w:id="45" w:name="_Toc493688680"/>
      <w:r w:rsidRPr="00D37298">
        <w:rPr>
          <w:rFonts w:ascii="Times New Roman" w:hAnsi="Times New Roman" w:cs="Times New Roman"/>
          <w:color w:val="auto"/>
        </w:rPr>
        <w:t>Functions</w:t>
      </w:r>
      <w:bookmarkEnd w:id="45"/>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D37298" w:rsidTr="00634737">
        <w:trPr>
          <w:trHeight w:val="396"/>
          <w:tblHeader/>
          <w:jc w:val="center"/>
        </w:trPr>
        <w:tc>
          <w:tcPr>
            <w:tcW w:w="745" w:type="dxa"/>
            <w:shd w:val="clear" w:color="auto" w:fill="E6E6E6"/>
          </w:tcPr>
          <w:p w:rsidR="00A05066" w:rsidRPr="00D37298" w:rsidRDefault="00A05066" w:rsidP="00634737">
            <w:pPr>
              <w:keepNext/>
              <w:keepLines/>
              <w:spacing w:line="240" w:lineRule="auto"/>
              <w:rPr>
                <w:rFonts w:ascii="Times New Roman" w:hAnsi="Times New Roman"/>
                <w:b/>
                <w:bCs/>
              </w:rPr>
            </w:pPr>
          </w:p>
        </w:tc>
        <w:tc>
          <w:tcPr>
            <w:tcW w:w="4209"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Procedure Name</w:t>
            </w:r>
          </w:p>
          <w:p w:rsidR="00A05066" w:rsidRPr="00D37298" w:rsidRDefault="00A05066" w:rsidP="00634737">
            <w:pPr>
              <w:keepNext/>
              <w:keepLines/>
              <w:spacing w:line="240" w:lineRule="auto"/>
              <w:jc w:val="center"/>
              <w:rPr>
                <w:rFonts w:ascii="Times New Roman" w:hAnsi="Times New Roman"/>
                <w:b/>
              </w:rPr>
            </w:pPr>
          </w:p>
        </w:tc>
        <w:tc>
          <w:tcPr>
            <w:tcW w:w="4456"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Usage</w:t>
            </w:r>
          </w:p>
          <w:p w:rsidR="00A05066" w:rsidRPr="00D37298" w:rsidRDefault="00A05066" w:rsidP="00634737">
            <w:pPr>
              <w:keepNext/>
              <w:keepLines/>
              <w:spacing w:line="240" w:lineRule="auto"/>
              <w:jc w:val="center"/>
              <w:rPr>
                <w:rFonts w:ascii="Times New Roman" w:hAnsi="Times New Roman"/>
                <w:b/>
              </w:rPr>
            </w:pP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r w:rsidRPr="00D37298">
              <w:rPr>
                <w:rFonts w:ascii="Times New Roman" w:hAnsi="Times New Roman"/>
                <w:color w:val="000000"/>
              </w:rPr>
              <w:t>fn_NPNQualityRecs.sql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rPr>
                <w:rFonts w:ascii="Times New Roman" w:hAnsi="Times New Roman"/>
                <w:color w:val="000000"/>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38108C" w:rsidP="00634737">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38108C" w:rsidP="00634737">
            <w:pPr>
              <w:rPr>
                <w:rFonts w:ascii="Times New Roman" w:hAnsi="Times New Roman"/>
                <w:color w:val="000000"/>
              </w:rPr>
            </w:pPr>
            <w:r w:rsidRPr="00D37298">
              <w:rPr>
                <w:rFonts w:ascii="Times New Roman" w:hAnsi="Times New Roman"/>
                <w:color w:val="000000"/>
              </w:rPr>
              <w:t>fn_strNPNDescriptionFromCode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38108C" w:rsidP="00634737">
            <w:pPr>
              <w:spacing w:line="240" w:lineRule="auto"/>
              <w:rPr>
                <w:rFonts w:ascii="Times New Roman" w:hAnsi="Times New Roman"/>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spacing w:line="240" w:lineRule="auto"/>
              <w:rPr>
                <w:rFonts w:ascii="Times New Roman" w:hAnsi="Times New Roman"/>
              </w:rPr>
            </w:pPr>
          </w:p>
        </w:tc>
      </w:tr>
    </w:tbl>
    <w:p w:rsidR="00D4079B" w:rsidRPr="00D37298" w:rsidRDefault="00992DC5" w:rsidP="009F2A51">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0"/>
          <w:szCs w:val="20"/>
        </w:rPr>
        <w:t>\cms\eCoaching_V2\Code\DB\Functions</w:t>
      </w: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8705BE" w:rsidRPr="00D37298" w:rsidRDefault="008705BE" w:rsidP="009F2A51">
      <w:pPr>
        <w:widowControl w:val="0"/>
        <w:autoSpaceDE w:val="0"/>
        <w:autoSpaceDN w:val="0"/>
        <w:adjustRightInd w:val="0"/>
        <w:spacing w:after="0" w:line="240" w:lineRule="auto"/>
        <w:rPr>
          <w:rFonts w:ascii="Times New Roman" w:hAnsi="Times New Roman"/>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headerReference w:type="default" r:id="rId66"/>
      <w:footerReference w:type="default" r:id="rId6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045" w:rsidRDefault="00862045" w:rsidP="009F2A51">
      <w:pPr>
        <w:spacing w:after="0" w:line="240" w:lineRule="auto"/>
      </w:pPr>
      <w:r>
        <w:separator/>
      </w:r>
    </w:p>
  </w:endnote>
  <w:endnote w:type="continuationSeparator" w:id="0">
    <w:p w:rsidR="00862045" w:rsidRDefault="00862045"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B0C" w:rsidRDefault="00BD5B0C" w:rsidP="00BD5B0C">
    <w:pPr>
      <w:pStyle w:val="Footertext1"/>
      <w:rPr>
        <w:color w:val="FFFFFF"/>
      </w:rPr>
    </w:pPr>
    <w:r>
      <w:t>This document contains confidential and proprietary information,</w:t>
    </w:r>
  </w:p>
  <w:p w:rsidR="00BD5B0C" w:rsidRDefault="00BD5B0C" w:rsidP="00BD5B0C">
    <w:pPr>
      <w:pStyle w:val="Footertext2"/>
      <w:rPr>
        <w:color w:val="FFFFFF"/>
      </w:rPr>
    </w:pPr>
    <w:r>
      <w:t xml:space="preserve">Which shall not be used, disclosed, or reproduced for any purpose other than the conduct of </w:t>
    </w:r>
    <w:ins w:id="46" w:author="Palacherla, Susmitha C (NE)" w:date="2020-07-31T16:33:00Z">
      <w:r w:rsidR="007E7E7F">
        <w:t>company</w:t>
      </w:r>
    </w:ins>
    <w:del w:id="47" w:author="Palacherla, Susmitha C (NE)" w:date="2020-07-31T16:33:00Z">
      <w:r w:rsidDel="007E7E7F">
        <w:delText>GDIT</w:delText>
      </w:r>
    </w:del>
    <w:r>
      <w:t xml:space="preserve"> business affairs.</w:t>
    </w:r>
  </w:p>
  <w:p w:rsidR="00BD5B0C" w:rsidRPr="000C47F2" w:rsidRDefault="00BD5B0C" w:rsidP="00BD5B0C">
    <w:pPr>
      <w:pStyle w:val="Footer"/>
    </w:pPr>
    <w:r w:rsidRPr="000C47F2">
      <w:t xml:space="preserve">Revised </w:t>
    </w:r>
    <w:r>
      <w:fldChar w:fldCharType="begin"/>
    </w:r>
    <w:r>
      <w:instrText xml:space="preserve"> DATE \@ "M/d/yyyy" </w:instrText>
    </w:r>
    <w:r>
      <w:fldChar w:fldCharType="separate"/>
    </w:r>
    <w:r w:rsidR="007E7E7F">
      <w:rPr>
        <w:noProof/>
      </w:rPr>
      <w:t>7/31/2020</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7E7E7F">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7E7E7F">
      <w:rPr>
        <w:rStyle w:val="PageNumber"/>
        <w:noProof/>
      </w:rPr>
      <w:t>49</w:t>
    </w:r>
    <w:r w:rsidRPr="000C47F2">
      <w:rPr>
        <w:rStyle w:val="PageNumber"/>
      </w:rPr>
      <w:fldChar w:fldCharType="end"/>
    </w:r>
  </w:p>
  <w:p w:rsidR="00BD5B0C" w:rsidRDefault="00BD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045" w:rsidRDefault="00862045" w:rsidP="009F2A51">
      <w:pPr>
        <w:spacing w:after="0" w:line="240" w:lineRule="auto"/>
      </w:pPr>
      <w:r>
        <w:separator/>
      </w:r>
    </w:p>
  </w:footnote>
  <w:footnote w:type="continuationSeparator" w:id="0">
    <w:p w:rsidR="00862045" w:rsidRDefault="00862045"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B0C" w:rsidRDefault="00BD5B0C" w:rsidP="00BD5B0C">
    <w:pPr>
      <w:pStyle w:val="Header"/>
    </w:pPr>
    <w:r>
      <w:t>eCoaching Log System</w:t>
    </w:r>
  </w:p>
  <w:p w:rsidR="00BD5B0C" w:rsidRDefault="00BD5B0C">
    <w:pPr>
      <w:pStyle w:val="Header"/>
    </w:pPr>
  </w:p>
  <w:p w:rsidR="00BD5B0C" w:rsidRDefault="00BD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lacherla, Susmitha C (NE)">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AE8"/>
    <w:rsid w:val="00096C08"/>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49AE"/>
    <w:rsid w:val="00166258"/>
    <w:rsid w:val="00170D44"/>
    <w:rsid w:val="0017605E"/>
    <w:rsid w:val="00185C30"/>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65021"/>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080A"/>
    <w:rsid w:val="004A132D"/>
    <w:rsid w:val="004A6695"/>
    <w:rsid w:val="004A6D60"/>
    <w:rsid w:val="004B5097"/>
    <w:rsid w:val="004B6E5C"/>
    <w:rsid w:val="004C48CE"/>
    <w:rsid w:val="004D1067"/>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5F5B80"/>
    <w:rsid w:val="005F7342"/>
    <w:rsid w:val="00601CBA"/>
    <w:rsid w:val="00605458"/>
    <w:rsid w:val="00623B88"/>
    <w:rsid w:val="00634737"/>
    <w:rsid w:val="00634B03"/>
    <w:rsid w:val="006411BC"/>
    <w:rsid w:val="00651AE3"/>
    <w:rsid w:val="006607CC"/>
    <w:rsid w:val="006633D7"/>
    <w:rsid w:val="00681BE6"/>
    <w:rsid w:val="006913F0"/>
    <w:rsid w:val="00695E80"/>
    <w:rsid w:val="006A5813"/>
    <w:rsid w:val="006E018C"/>
    <w:rsid w:val="006E3934"/>
    <w:rsid w:val="006F770C"/>
    <w:rsid w:val="00714708"/>
    <w:rsid w:val="00720707"/>
    <w:rsid w:val="0073170A"/>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B6A68"/>
    <w:rsid w:val="007C480A"/>
    <w:rsid w:val="007D2F58"/>
    <w:rsid w:val="007E4ABC"/>
    <w:rsid w:val="007E660F"/>
    <w:rsid w:val="007E7E7F"/>
    <w:rsid w:val="007F0FE6"/>
    <w:rsid w:val="007F36E6"/>
    <w:rsid w:val="008212C1"/>
    <w:rsid w:val="00833BBA"/>
    <w:rsid w:val="00835C80"/>
    <w:rsid w:val="00836621"/>
    <w:rsid w:val="00855A8E"/>
    <w:rsid w:val="008576A7"/>
    <w:rsid w:val="00860DD5"/>
    <w:rsid w:val="00862045"/>
    <w:rsid w:val="008705BE"/>
    <w:rsid w:val="00876FE2"/>
    <w:rsid w:val="00881025"/>
    <w:rsid w:val="00894FF0"/>
    <w:rsid w:val="008A0084"/>
    <w:rsid w:val="008C2FA7"/>
    <w:rsid w:val="008C584B"/>
    <w:rsid w:val="008D184D"/>
    <w:rsid w:val="0091524F"/>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66BB6"/>
    <w:rsid w:val="00A71CC9"/>
    <w:rsid w:val="00A77BD9"/>
    <w:rsid w:val="00A912FD"/>
    <w:rsid w:val="00A96E41"/>
    <w:rsid w:val="00A97EC1"/>
    <w:rsid w:val="00AC4136"/>
    <w:rsid w:val="00AC6E0C"/>
    <w:rsid w:val="00AE6907"/>
    <w:rsid w:val="00AF27BB"/>
    <w:rsid w:val="00AF4DD5"/>
    <w:rsid w:val="00B148DC"/>
    <w:rsid w:val="00B15619"/>
    <w:rsid w:val="00B17252"/>
    <w:rsid w:val="00B41F6B"/>
    <w:rsid w:val="00B4337E"/>
    <w:rsid w:val="00B5202B"/>
    <w:rsid w:val="00B703BB"/>
    <w:rsid w:val="00B7425F"/>
    <w:rsid w:val="00B853DF"/>
    <w:rsid w:val="00B87AE1"/>
    <w:rsid w:val="00B94B3A"/>
    <w:rsid w:val="00B97A0A"/>
    <w:rsid w:val="00BA7B09"/>
    <w:rsid w:val="00BD2C9B"/>
    <w:rsid w:val="00BD5B0C"/>
    <w:rsid w:val="00BF6E5C"/>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298"/>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E06FE"/>
    <w:rsid w:val="00DF0E93"/>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74114"/>
    <w:rsid w:val="00E77AE0"/>
    <w:rsid w:val="00E8295B"/>
    <w:rsid w:val="00E83C44"/>
    <w:rsid w:val="00E97561"/>
    <w:rsid w:val="00EA7EB2"/>
    <w:rsid w:val="00EB062B"/>
    <w:rsid w:val="00EC642C"/>
    <w:rsid w:val="00EE06FD"/>
    <w:rsid w:val="00EE25CC"/>
    <w:rsid w:val="00F00100"/>
    <w:rsid w:val="00F16F99"/>
    <w:rsid w:val="00F37079"/>
    <w:rsid w:val="00F465F4"/>
    <w:rsid w:val="00F53049"/>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B97397"/>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 w:type="paragraph" w:customStyle="1" w:styleId="Footertext1">
    <w:name w:val="Footer text 1"/>
    <w:basedOn w:val="Footer"/>
    <w:rsid w:val="00BD5B0C"/>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BD5B0C"/>
    <w:pPr>
      <w:tabs>
        <w:tab w:val="clear" w:pos="4680"/>
        <w:tab w:val="clear" w:pos="9360"/>
      </w:tabs>
      <w:spacing w:after="0" w:line="240" w:lineRule="auto"/>
      <w:jc w:val="center"/>
    </w:pPr>
    <w:rPr>
      <w:rFonts w:ascii="CG Times" w:hAnsi="CG Times" w:cs="Vrind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F3420-ECLDB\P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hyperlink" Target="file:///\\f3420-ecldbp01\data\Coaching\IQS\Encrypt_Out\"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f3420-ecldbp01\data\Coaching\IQS\Encrypt_Ou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F3420-ECLDBT01\data\"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F3420-ECLDBD01\data\" TargetMode="External"/><Relationship Id="rId13" Type="http://schemas.openxmlformats.org/officeDocument/2006/relationships/hyperlink" Target="file:///\\VDENSSDBP07\scorecard-ssis\Coaching\IQS_Coaching.dts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0180A-C0EB-4B9D-901D-D7FC7866E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49</Pages>
  <Words>2477</Words>
  <Characters>14125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16569</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(NE)</cp:lastModifiedBy>
  <cp:revision>53</cp:revision>
  <dcterms:created xsi:type="dcterms:W3CDTF">2014-05-14T13:23:00Z</dcterms:created>
  <dcterms:modified xsi:type="dcterms:W3CDTF">2020-07-31T20:33:00Z</dcterms:modified>
</cp:coreProperties>
</file>