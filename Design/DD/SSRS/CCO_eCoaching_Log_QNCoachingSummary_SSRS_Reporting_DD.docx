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54595" w14:textId="77777777"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14:paraId="60EB45DC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3CE3F5F1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105F0368" w14:textId="77777777" w:rsidR="00856824" w:rsidRPr="002431EB" w:rsidRDefault="00856824" w:rsidP="00856824">
      <w:pPr>
        <w:ind w:left="1440" w:right="-270" w:firstLine="720"/>
        <w:jc w:val="both"/>
        <w:rPr>
          <w:rFonts w:ascii="Century Schoolbook" w:hAnsi="Century Schoolbook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281272FE" w14:textId="77777777" w:rsidR="004F7B11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Coaching Summary</w:t>
      </w:r>
      <w:r w:rsidR="001E7067">
        <w:rPr>
          <w:rFonts w:ascii="Arial" w:hAnsi="Arial"/>
          <w:b/>
          <w:sz w:val="36"/>
        </w:rPr>
        <w:t xml:space="preserve"> QN</w:t>
      </w:r>
      <w:r>
        <w:rPr>
          <w:rFonts w:ascii="Arial" w:hAnsi="Arial"/>
          <w:b/>
          <w:sz w:val="36"/>
        </w:rPr>
        <w:t xml:space="preserve"> Report</w:t>
      </w:r>
    </w:p>
    <w:p w14:paraId="66D23551" w14:textId="77777777" w:rsidR="009F2A51" w:rsidRPr="002431EB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SSRS </w:t>
      </w:r>
      <w:r>
        <w:rPr>
          <w:rFonts w:ascii="Arial" w:hAnsi="Arial"/>
          <w:b/>
          <w:sz w:val="32"/>
        </w:rPr>
        <w:t xml:space="preserve">Detail </w:t>
      </w:r>
      <w:r w:rsidR="009F2A51">
        <w:rPr>
          <w:rFonts w:ascii="Arial" w:hAnsi="Arial"/>
          <w:b/>
          <w:sz w:val="32"/>
        </w:rPr>
        <w:t>Design Document</w:t>
      </w:r>
    </w:p>
    <w:p w14:paraId="2954435D" w14:textId="77777777"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tbl>
      <w:tblPr>
        <w:tblW w:w="9450" w:type="dxa"/>
        <w:tblInd w:w="262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2160"/>
        <w:gridCol w:w="1530"/>
        <w:gridCol w:w="5760"/>
      </w:tblGrid>
      <w:tr w:rsidR="001667EA" w:rsidRPr="001667EA" w14:paraId="5061B54E" w14:textId="77777777" w:rsidTr="000653EE">
        <w:trPr>
          <w:cantSplit/>
          <w:trHeight w:val="282"/>
        </w:trPr>
        <w:tc>
          <w:tcPr>
            <w:tcW w:w="216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0A8FF95" w14:textId="77777777"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E61C4D5" w14:textId="77777777"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576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57C8E0B7" w14:textId="77777777"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Description</w:t>
            </w:r>
          </w:p>
        </w:tc>
      </w:tr>
      <w:tr w:rsidR="004B2AC0" w:rsidRPr="001667EA" w14:paraId="5AE05771" w14:textId="77777777" w:rsidTr="000653EE">
        <w:trPr>
          <w:cantSplit/>
          <w:trHeight w:val="348"/>
        </w:trPr>
        <w:tc>
          <w:tcPr>
            <w:tcW w:w="216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F754F98" w14:textId="593A37A2" w:rsidR="004B2AC0" w:rsidRPr="00D37C04" w:rsidRDefault="004B2AC0" w:rsidP="004B2AC0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del w:id="1" w:author="Palacherla, Susmitha C" w:date="2021-05-27T16:11:00Z">
              <w:r w:rsidDel="004638A6">
                <w:rPr>
                  <w:rFonts w:ascii="Times New Roman" w:hAnsi="Times New Roman"/>
                </w:rPr>
                <w:delText>4/19/2021</w:delText>
              </w:r>
            </w:del>
            <w:ins w:id="2" w:author="Palacherla, Susmitha C" w:date="2021-05-27T16:11:00Z">
              <w:r w:rsidR="004638A6">
                <w:rPr>
                  <w:rFonts w:ascii="Times New Roman" w:hAnsi="Times New Roman"/>
                </w:rPr>
                <w:t>5/27/2021</w:t>
              </w:r>
            </w:ins>
          </w:p>
        </w:tc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627B6763" w14:textId="77777777" w:rsidR="004B2AC0" w:rsidRPr="00D37C04" w:rsidRDefault="004B2AC0" w:rsidP="004B2AC0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576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333A33C2" w14:textId="098AA4F6" w:rsidR="004B2AC0" w:rsidRPr="00D37C04" w:rsidRDefault="004638A6" w:rsidP="004B2AC0">
            <w:pPr>
              <w:ind w:right="-270"/>
              <w:rPr>
                <w:rFonts w:ascii="Times New Roman (PCL6)" w:hAnsi="Times New Roman (PCL6)"/>
              </w:rPr>
            </w:pPr>
            <w:ins w:id="3" w:author="Palacherla, Susmitha C" w:date="2021-05-27T16:11:00Z">
              <w:r w:rsidRPr="004638A6">
                <w:t>TFS 21276 - Update QN Alt Channels compliance and mastery levels</w:t>
              </w:r>
            </w:ins>
            <w:del w:id="4" w:author="Palacherla, Susmitha C" w:date="2021-05-27T16:11:00Z">
              <w:r w:rsidR="004B2AC0" w:rsidRPr="00B459BC" w:rsidDel="004638A6">
                <w:delText>TFS 20677 -  AD island to AD AWS environment changes</w:delText>
              </w:r>
            </w:del>
          </w:p>
        </w:tc>
      </w:tr>
    </w:tbl>
    <w:p w14:paraId="6B876C34" w14:textId="77777777" w:rsidR="009F2A51" w:rsidRDefault="009F2A51" w:rsidP="009F2A51">
      <w:pPr>
        <w:ind w:right="-270"/>
      </w:pPr>
    </w:p>
    <w:p w14:paraId="454F0525" w14:textId="77777777" w:rsidR="001667EA" w:rsidRDefault="001667EA" w:rsidP="009F2A51">
      <w:pPr>
        <w:ind w:right="-270"/>
      </w:pPr>
    </w:p>
    <w:p w14:paraId="038538D5" w14:textId="77777777" w:rsidR="001667EA" w:rsidRPr="002431EB" w:rsidRDefault="001667EA" w:rsidP="009F2A51">
      <w:pPr>
        <w:ind w:right="-270"/>
      </w:pPr>
    </w:p>
    <w:p w14:paraId="28E1F56F" w14:textId="77777777"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14:paraId="7F9163AF" w14:textId="77777777"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578F0627" wp14:editId="24EBF1C4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0AA6BFC0" wp14:editId="3A16F088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 xml:space="preserve">Prepared </w:t>
      </w:r>
      <w:proofErr w:type="gramStart"/>
      <w:r w:rsidR="009F2A51" w:rsidRPr="002431EB">
        <w:rPr>
          <w:rFonts w:ascii="Times New Roman (PCL6)" w:hAnsi="Times New Roman (PCL6)"/>
          <w:b w:val="0"/>
          <w:sz w:val="22"/>
        </w:rPr>
        <w:t>by:</w:t>
      </w:r>
      <w:proofErr w:type="gramEnd"/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4F7B11" w:rsidRPr="00856824">
        <w:rPr>
          <w:rFonts w:ascii="Times New Roman (PCL6)" w:hAnsi="Times New Roman (PCL6)"/>
          <w:b w:val="0"/>
          <w:sz w:val="22"/>
        </w:rPr>
        <w:t>Suzy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4F7B11">
        <w:rPr>
          <w:rFonts w:ascii="Times New Roman (PCL6)" w:hAnsi="Times New Roman (PCL6)"/>
          <w:b w:val="0"/>
          <w:sz w:val="22"/>
        </w:rPr>
        <w:t>4/18/2017</w:t>
      </w:r>
    </w:p>
    <w:p w14:paraId="07AA31E7" w14:textId="77777777"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14:paraId="2749322D" w14:textId="77777777"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4F7B11">
        <w:rPr>
          <w:rFonts w:ascii="Times New Roman (PCL6)" w:hAnsi="Times New Roman (PCL6)"/>
        </w:rPr>
        <w:t>HCSD</w:t>
      </w:r>
    </w:p>
    <w:p w14:paraId="3E16B839" w14:textId="77777777"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1D166BB3" wp14:editId="002E60C9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08A62E50" w14:textId="77777777"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0E43BFB0" wp14:editId="581D6D0C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7BED50B6" wp14:editId="5A3E42FD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14:paraId="6A4B711A" w14:textId="77777777"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14:paraId="6B3EDB91" w14:textId="77777777"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14:paraId="657A43CF" w14:textId="77777777"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14:paraId="5F38A1FB" w14:textId="77777777" w:rsidTr="00D678F6">
        <w:trPr>
          <w:tblHeader/>
        </w:trPr>
        <w:tc>
          <w:tcPr>
            <w:tcW w:w="1440" w:type="dxa"/>
            <w:shd w:val="solid" w:color="auto" w:fill="000000"/>
          </w:tcPr>
          <w:p w14:paraId="1E88390A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6B00EA21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1D22E85B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14:paraId="43DD8E85" w14:textId="77777777" w:rsidTr="00D678F6">
        <w:tc>
          <w:tcPr>
            <w:tcW w:w="1440" w:type="dxa"/>
          </w:tcPr>
          <w:p w14:paraId="1AAAF97F" w14:textId="77777777" w:rsidR="009F2A51" w:rsidRPr="00D37C04" w:rsidRDefault="004F7B11" w:rsidP="001E7067">
            <w:pPr>
              <w:pStyle w:val="hdr1"/>
              <w:ind w:left="0"/>
              <w:jc w:val="left"/>
            </w:pPr>
            <w:r>
              <w:t>4/</w:t>
            </w:r>
            <w:r w:rsidR="001E7067">
              <w:t>4/2019</w:t>
            </w:r>
          </w:p>
        </w:tc>
        <w:tc>
          <w:tcPr>
            <w:tcW w:w="5238" w:type="dxa"/>
          </w:tcPr>
          <w:p w14:paraId="2C32326A" w14:textId="77777777" w:rsidR="009F2A51" w:rsidRPr="00D37C04" w:rsidRDefault="004F7B11" w:rsidP="001E7067">
            <w:pPr>
              <w:pStyle w:val="hdr1"/>
              <w:ind w:left="0"/>
              <w:jc w:val="left"/>
            </w:pPr>
            <w:r>
              <w:t xml:space="preserve">TFS </w:t>
            </w:r>
            <w:r w:rsidR="001E7067">
              <w:t>13333</w:t>
            </w:r>
            <w:r>
              <w:t xml:space="preserve"> – Initial revision</w:t>
            </w:r>
            <w:r w:rsidR="001E7067">
              <w:t>. Quality Now Initiative.</w:t>
            </w:r>
          </w:p>
        </w:tc>
        <w:tc>
          <w:tcPr>
            <w:tcW w:w="2790" w:type="dxa"/>
          </w:tcPr>
          <w:p w14:paraId="1CC4C59B" w14:textId="77777777" w:rsidR="00256F60" w:rsidRPr="00D37C04" w:rsidRDefault="004F7B11" w:rsidP="00256F6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856824" w:rsidRPr="00D37C04" w14:paraId="2BBC5B49" w14:textId="77777777" w:rsidTr="00D678F6">
        <w:tc>
          <w:tcPr>
            <w:tcW w:w="1440" w:type="dxa"/>
          </w:tcPr>
          <w:p w14:paraId="25B15B89" w14:textId="77777777" w:rsidR="00856824" w:rsidRPr="00D37C04" w:rsidRDefault="00856824" w:rsidP="00856824">
            <w:pPr>
              <w:pStyle w:val="hdr1"/>
              <w:ind w:left="0"/>
              <w:jc w:val="left"/>
            </w:pPr>
            <w:r>
              <w:t>8/3/2020</w:t>
            </w:r>
          </w:p>
        </w:tc>
        <w:tc>
          <w:tcPr>
            <w:tcW w:w="5238" w:type="dxa"/>
          </w:tcPr>
          <w:p w14:paraId="20115ABB" w14:textId="77777777" w:rsidR="00856824" w:rsidRPr="00D37C04" w:rsidRDefault="00856824" w:rsidP="00856824">
            <w:pPr>
              <w:pStyle w:val="hdr1"/>
              <w:ind w:left="0"/>
              <w:jc w:val="left"/>
            </w:pPr>
            <w:r w:rsidRPr="009C69BB">
              <w:t xml:space="preserve">TFS 17716 - Removed company specific references </w:t>
            </w:r>
          </w:p>
        </w:tc>
        <w:tc>
          <w:tcPr>
            <w:tcW w:w="2790" w:type="dxa"/>
          </w:tcPr>
          <w:p w14:paraId="54D2881B" w14:textId="77777777" w:rsidR="00856824" w:rsidRPr="00D37C04" w:rsidRDefault="00856824" w:rsidP="00856824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4B2AC0" w:rsidRPr="00D37C04" w14:paraId="66697A3F" w14:textId="77777777" w:rsidTr="00D678F6">
        <w:tc>
          <w:tcPr>
            <w:tcW w:w="1440" w:type="dxa"/>
          </w:tcPr>
          <w:p w14:paraId="7406D370" w14:textId="3BA50DB8" w:rsidR="004B2AC0" w:rsidRPr="00D37C04" w:rsidRDefault="004B2AC0" w:rsidP="004B2AC0">
            <w:pPr>
              <w:pStyle w:val="hdr1"/>
              <w:ind w:left="0"/>
              <w:jc w:val="left"/>
            </w:pPr>
            <w:r>
              <w:t>4/19/2021</w:t>
            </w:r>
          </w:p>
        </w:tc>
        <w:tc>
          <w:tcPr>
            <w:tcW w:w="5238" w:type="dxa"/>
          </w:tcPr>
          <w:p w14:paraId="44EA5A4F" w14:textId="460C29A7" w:rsidR="004B2AC0" w:rsidRPr="00D37C04" w:rsidRDefault="004B2AC0" w:rsidP="004B2AC0">
            <w:pPr>
              <w:pStyle w:val="hdr1"/>
              <w:ind w:left="0"/>
              <w:jc w:val="left"/>
            </w:pPr>
            <w:r w:rsidRPr="00B459BC">
              <w:t>TFS 20677 -  AD island to AD AWS environment changes</w:t>
            </w:r>
          </w:p>
        </w:tc>
        <w:tc>
          <w:tcPr>
            <w:tcW w:w="2790" w:type="dxa"/>
          </w:tcPr>
          <w:p w14:paraId="6D9774D1" w14:textId="5BA6D564" w:rsidR="004B2AC0" w:rsidRPr="00D37C04" w:rsidRDefault="004B2AC0" w:rsidP="004B2AC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1667EA" w:rsidRPr="00D37C04" w14:paraId="0AC1AC16" w14:textId="77777777" w:rsidTr="001D4172">
        <w:tc>
          <w:tcPr>
            <w:tcW w:w="1440" w:type="dxa"/>
          </w:tcPr>
          <w:p w14:paraId="7783BAB2" w14:textId="2EBB9749" w:rsidR="001667EA" w:rsidRPr="00D37C04" w:rsidRDefault="004638A6" w:rsidP="001667EA">
            <w:pPr>
              <w:pStyle w:val="hdr1"/>
              <w:ind w:left="0"/>
              <w:jc w:val="left"/>
            </w:pPr>
            <w:ins w:id="5" w:author="Palacherla, Susmitha C" w:date="2021-05-27T16:11:00Z">
              <w:r>
                <w:t>5/27/2021</w:t>
              </w:r>
            </w:ins>
          </w:p>
        </w:tc>
        <w:tc>
          <w:tcPr>
            <w:tcW w:w="5238" w:type="dxa"/>
          </w:tcPr>
          <w:p w14:paraId="139E2984" w14:textId="01AB66D8" w:rsidR="001667EA" w:rsidRPr="00D37C04" w:rsidRDefault="004638A6" w:rsidP="001667EA">
            <w:pPr>
              <w:pStyle w:val="hdr1"/>
              <w:ind w:left="0"/>
              <w:jc w:val="left"/>
            </w:pPr>
            <w:ins w:id="6" w:author="Palacherla, Susmitha C" w:date="2021-05-27T16:11:00Z">
              <w:r w:rsidRPr="004638A6">
                <w:t>TFS 21276 - Update QN Alt Channels compliance and mastery levels</w:t>
              </w:r>
            </w:ins>
          </w:p>
        </w:tc>
        <w:tc>
          <w:tcPr>
            <w:tcW w:w="2790" w:type="dxa"/>
          </w:tcPr>
          <w:p w14:paraId="35AB6154" w14:textId="2B6BB0FA" w:rsidR="001667EA" w:rsidRPr="00D37C04" w:rsidRDefault="004638A6" w:rsidP="001667EA">
            <w:pPr>
              <w:pStyle w:val="hdr1"/>
              <w:ind w:left="0"/>
              <w:jc w:val="left"/>
            </w:pPr>
            <w:ins w:id="7" w:author="Palacherla, Susmitha C" w:date="2021-05-27T16:11:00Z">
              <w:r>
                <w:t>Susmitha Palacherla</w:t>
              </w:r>
            </w:ins>
          </w:p>
        </w:tc>
      </w:tr>
      <w:tr w:rsidR="001D4172" w:rsidRPr="00D37C04" w14:paraId="456425B8" w14:textId="77777777" w:rsidTr="000653EE">
        <w:tc>
          <w:tcPr>
            <w:tcW w:w="1440" w:type="dxa"/>
          </w:tcPr>
          <w:p w14:paraId="42F36FEE" w14:textId="77777777" w:rsidR="001D4172" w:rsidRPr="00D37C04" w:rsidRDefault="001D4172" w:rsidP="001D4172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1019D02F" w14:textId="77777777" w:rsidR="001D4172" w:rsidRPr="00D37C04" w:rsidRDefault="001D4172" w:rsidP="001D4172">
            <w:pPr>
              <w:pStyle w:val="hdr1"/>
              <w:ind w:left="0"/>
              <w:jc w:val="left"/>
            </w:pPr>
          </w:p>
        </w:tc>
        <w:tc>
          <w:tcPr>
            <w:tcW w:w="2790" w:type="dxa"/>
            <w:vAlign w:val="bottom"/>
          </w:tcPr>
          <w:p w14:paraId="495462EE" w14:textId="77777777" w:rsidR="001D4172" w:rsidRPr="00D37C04" w:rsidRDefault="001D4172" w:rsidP="001D4172">
            <w:pPr>
              <w:pStyle w:val="hdr1"/>
              <w:ind w:left="0"/>
              <w:jc w:val="left"/>
            </w:pPr>
          </w:p>
        </w:tc>
      </w:tr>
      <w:tr w:rsidR="009F2A51" w:rsidRPr="00D37C04" w14:paraId="4795502B" w14:textId="77777777" w:rsidTr="00D678F6">
        <w:tc>
          <w:tcPr>
            <w:tcW w:w="1440" w:type="dxa"/>
          </w:tcPr>
          <w:p w14:paraId="2E07D4D8" w14:textId="77777777"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7D7D2381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44C7FF2E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14:paraId="59E58034" w14:textId="77777777" w:rsidTr="00D678F6">
        <w:tc>
          <w:tcPr>
            <w:tcW w:w="1440" w:type="dxa"/>
          </w:tcPr>
          <w:p w14:paraId="46314DE6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6C8646F2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765C9C4F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14:paraId="696D2534" w14:textId="77777777" w:rsidTr="00D678F6">
        <w:tc>
          <w:tcPr>
            <w:tcW w:w="1440" w:type="dxa"/>
          </w:tcPr>
          <w:p w14:paraId="54742E52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0821DB0E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15DD64B5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425565" w:rsidRPr="00D37C04" w14:paraId="77235BFA" w14:textId="77777777" w:rsidTr="00D678F6">
        <w:tc>
          <w:tcPr>
            <w:tcW w:w="1440" w:type="dxa"/>
          </w:tcPr>
          <w:p w14:paraId="1B39379A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7D16BE26" w14:textId="77777777" w:rsidR="007829B2" w:rsidRPr="0076278D" w:rsidRDefault="007829B2" w:rsidP="0076278D">
            <w:pPr>
              <w:ind w:right="-270"/>
              <w:rPr>
                <w:rFonts w:ascii="Times New Roman (PCL6)" w:hAnsi="Times New Roman (PCL6)"/>
              </w:rPr>
            </w:pPr>
          </w:p>
        </w:tc>
        <w:tc>
          <w:tcPr>
            <w:tcW w:w="2790" w:type="dxa"/>
          </w:tcPr>
          <w:p w14:paraId="6C89A247" w14:textId="77777777"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14:paraId="03B48D75" w14:textId="77777777" w:rsidTr="00D678F6">
        <w:tc>
          <w:tcPr>
            <w:tcW w:w="1440" w:type="dxa"/>
          </w:tcPr>
          <w:p w14:paraId="228C6C19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001BD2AD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466DF749" w14:textId="77777777"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14:paraId="06F43598" w14:textId="77777777" w:rsidTr="00D678F6">
        <w:tc>
          <w:tcPr>
            <w:tcW w:w="1440" w:type="dxa"/>
          </w:tcPr>
          <w:p w14:paraId="40A36C83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5886C178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44B8F74E" w14:textId="77777777"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14:paraId="2706E6B0" w14:textId="77777777" w:rsidTr="00D678F6">
        <w:tc>
          <w:tcPr>
            <w:tcW w:w="1440" w:type="dxa"/>
          </w:tcPr>
          <w:p w14:paraId="61B8BBEB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070E0CF4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4113934E" w14:textId="77777777" w:rsidR="00425565" w:rsidRDefault="00425565" w:rsidP="00A45C57">
            <w:pPr>
              <w:pStyle w:val="hdr1"/>
              <w:ind w:left="0"/>
              <w:jc w:val="left"/>
            </w:pPr>
          </w:p>
        </w:tc>
      </w:tr>
    </w:tbl>
    <w:p w14:paraId="4ECCAF20" w14:textId="77777777" w:rsidR="009F2A51" w:rsidRPr="002431EB" w:rsidRDefault="009F2A51" w:rsidP="009F2A51">
      <w:pPr>
        <w:pStyle w:val="BodyText"/>
      </w:pPr>
    </w:p>
    <w:p w14:paraId="1D673984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  <w:bookmarkStart w:id="8" w:name="_Toc434743870"/>
    </w:p>
    <w:p w14:paraId="1C163D18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1C3287C7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598FB0C3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787D1003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70DC47DC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4DBDBE07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032FFD2C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6310204D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7CB42754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2655ADF0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3FFEA3BC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26DC2B14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676D788D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6DB6B4B4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153F446C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37308D6B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5CAE25D3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1FEDF555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06E98404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477A4187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3830BB19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40868CDE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04D6F1E0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19575543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09CDF4" w14:textId="77777777" w:rsidR="00D678F6" w:rsidRDefault="00D678F6">
          <w:pPr>
            <w:pStyle w:val="TOCHeading"/>
          </w:pPr>
          <w:r>
            <w:t>Contents</w:t>
          </w:r>
        </w:p>
        <w:p w14:paraId="242EF098" w14:textId="77777777" w:rsidR="001667EA" w:rsidRDefault="00D678F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134589" w:history="1">
            <w:r w:rsidR="001667EA" w:rsidRPr="009B74A0">
              <w:rPr>
                <w:rStyle w:val="Hyperlink"/>
                <w:noProof/>
              </w:rPr>
              <w:t>1.0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Purpose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_Toc523134589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37D0C0B9" w14:textId="77777777" w:rsidR="001667EA" w:rsidRDefault="0074236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0" w:history="1">
            <w:r w:rsidR="001667EA" w:rsidRPr="009B74A0">
              <w:rPr>
                <w:rStyle w:val="Hyperlink"/>
                <w:noProof/>
              </w:rPr>
              <w:t>2.0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XML Information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_Toc523134590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5E7E5A50" w14:textId="77777777" w:rsidR="001667EA" w:rsidRDefault="0074236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1" w:history="1">
            <w:r w:rsidR="001667EA" w:rsidRPr="009B74A0">
              <w:rPr>
                <w:rStyle w:val="Hyperlink"/>
                <w:noProof/>
              </w:rPr>
              <w:t>3.0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Parameters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_Toc523134591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305B987D" w14:textId="77777777" w:rsidR="001667EA" w:rsidRDefault="0074236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2" w:history="1">
            <w:r w:rsidR="001667EA" w:rsidRPr="009B74A0">
              <w:rPr>
                <w:rStyle w:val="Hyperlink"/>
                <w:noProof/>
              </w:rPr>
              <w:t>4.0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Datasets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_Toc523134592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5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44F5BCB1" w14:textId="77777777" w:rsidR="001667EA" w:rsidRDefault="0074236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3" w:history="1">
            <w:r w:rsidR="001667EA" w:rsidRPr="009B74A0">
              <w:rPr>
                <w:rStyle w:val="Hyperlink"/>
                <w:noProof/>
              </w:rPr>
              <w:t>5.0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Display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_Toc523134593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21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22549E81" w14:textId="77777777" w:rsidR="001667EA" w:rsidRDefault="0074236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4" w:history="1">
            <w:r w:rsidR="001667EA" w:rsidRPr="009B74A0">
              <w:rPr>
                <w:rStyle w:val="Hyperlink"/>
                <w:noProof/>
              </w:rPr>
              <w:t>6.0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Preview Sample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_Toc523134594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23518A4A" w14:textId="77777777" w:rsidR="001667EA" w:rsidRDefault="0074236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5" w:history="1">
            <w:r w:rsidR="001667EA" w:rsidRPr="009B74A0">
              <w:rPr>
                <w:rStyle w:val="Hyperlink"/>
                <w:noProof/>
              </w:rPr>
              <w:t>7.0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Deployment Properties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_Toc523134725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0A33010B" w14:textId="77777777" w:rsidR="001667EA" w:rsidRDefault="0074236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6" w:history="1">
            <w:r w:rsidR="001667EA" w:rsidRPr="009B74A0">
              <w:rPr>
                <w:rStyle w:val="Hyperlink"/>
                <w:noProof/>
              </w:rPr>
              <w:t>7.1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Dev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_Toc523134726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61BBB366" w14:textId="77777777" w:rsidR="001667EA" w:rsidRDefault="0074236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7" w:history="1">
            <w:r w:rsidR="001667EA" w:rsidRPr="009B74A0">
              <w:rPr>
                <w:rStyle w:val="Hyperlink"/>
                <w:noProof/>
              </w:rPr>
              <w:t>7.2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SysTest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_Toc523134727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78DE36EE" w14:textId="77777777" w:rsidR="001667EA" w:rsidRDefault="0074236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8" w:history="1">
            <w:r w:rsidR="001667EA" w:rsidRPr="009B74A0">
              <w:rPr>
                <w:rStyle w:val="Hyperlink"/>
                <w:noProof/>
              </w:rPr>
              <w:t>7.3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Production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_Toc523134728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28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7FEE315B" w14:textId="77777777" w:rsidR="001667EA" w:rsidRDefault="0074236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9" w:history="1">
            <w:r w:rsidR="001667EA" w:rsidRPr="009B74A0">
              <w:rPr>
                <w:rStyle w:val="Hyperlink"/>
                <w:noProof/>
              </w:rPr>
              <w:t>8.0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Data Source(s)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_Toc523134729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28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6FE87BA6" w14:textId="77777777" w:rsidR="00D678F6" w:rsidRDefault="00D678F6">
          <w:r>
            <w:rPr>
              <w:b/>
              <w:bCs/>
              <w:noProof/>
            </w:rPr>
            <w:fldChar w:fldCharType="end"/>
          </w:r>
        </w:p>
      </w:sdtContent>
    </w:sdt>
    <w:p w14:paraId="44DC786E" w14:textId="77777777"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2431EB">
        <w:br w:type="page"/>
      </w:r>
      <w:bookmarkEnd w:id="8"/>
    </w:p>
    <w:p w14:paraId="5904E7CE" w14:textId="77777777"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9" w:name="_Toc523134589"/>
      <w:r>
        <w:rPr>
          <w:rFonts w:ascii="Arial" w:hAnsi="Arial" w:cs="Arial"/>
          <w:sz w:val="24"/>
          <w:szCs w:val="24"/>
        </w:rPr>
        <w:lastRenderedPageBreak/>
        <w:t>Purpose</w:t>
      </w:r>
      <w:bookmarkEnd w:id="9"/>
    </w:p>
    <w:p w14:paraId="2C3DAD7E" w14:textId="77777777" w:rsidR="00BF6056" w:rsidRPr="00D62F04" w:rsidRDefault="00BF6056" w:rsidP="00BF6056">
      <w:r>
        <w:t xml:space="preserve">The purpose of the </w:t>
      </w:r>
      <w:r w:rsidR="00B17323">
        <w:t>Coaching summary report is for Engineering, Program and support staff that need to be able to view the details of the coaching log</w:t>
      </w:r>
      <w:r w:rsidR="00E430C0">
        <w:t>s</w:t>
      </w:r>
      <w:r w:rsidR="00B17323">
        <w:t xml:space="preserve"> and or generate Reports based on the coaching logs to be able to do so without having to login to the database and run direct queries.</w:t>
      </w:r>
      <w:r w:rsidR="001E7067">
        <w:t xml:space="preserve"> This report will display the Quality Now </w:t>
      </w:r>
      <w:proofErr w:type="spellStart"/>
      <w:r w:rsidR="001E7067">
        <w:t>eCls</w:t>
      </w:r>
      <w:proofErr w:type="spellEnd"/>
      <w:r w:rsidR="001E7067">
        <w:t>.</w:t>
      </w:r>
    </w:p>
    <w:p w14:paraId="55358494" w14:textId="77777777"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0" w:name="_Toc523134590"/>
      <w:r w:rsidRPr="00CF2472">
        <w:rPr>
          <w:rFonts w:ascii="Arial" w:hAnsi="Arial" w:cs="Arial"/>
          <w:sz w:val="24"/>
          <w:szCs w:val="24"/>
        </w:rPr>
        <w:t>XML Information</w:t>
      </w:r>
      <w:bookmarkEnd w:id="10"/>
    </w:p>
    <w:p w14:paraId="012BF863" w14:textId="77777777"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r w:rsidR="000D0353">
        <w:t>TFS</w:t>
      </w:r>
      <w:r w:rsidR="002B32B3" w:rsidRPr="0013673F">
        <w:t xml:space="preserve"> </w:t>
      </w:r>
      <w:r w:rsidR="006F6E8A">
        <w:t>at:</w:t>
      </w:r>
    </w:p>
    <w:p w14:paraId="0EE4A08B" w14:textId="77777777"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14:paraId="73EFBF46" w14:textId="77777777"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0D0353">
        <w:t>\cms\eCoaching_V2\Code\SSRS\eCoachingReport\eCoachingRepor</w:t>
      </w:r>
      <w:r>
        <w:t>t</w:t>
      </w:r>
      <w:r w:rsidR="00FE5388">
        <w:t>\</w:t>
      </w:r>
      <w:r w:rsidRPr="000D0353">
        <w:t>CoachingSummary</w:t>
      </w:r>
      <w:r w:rsidR="001E7067">
        <w:t>QN</w:t>
      </w:r>
      <w:r w:rsidRPr="000D0353">
        <w:t>.rdl</w:t>
      </w:r>
    </w:p>
    <w:p w14:paraId="4F89D069" w14:textId="77777777"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14:paraId="750D24A2" w14:textId="77777777"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14:paraId="1443488D" w14:textId="77777777"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bookmarkStart w:id="11" w:name="_Toc523134591"/>
      <w:r w:rsidRPr="00D04BC1">
        <w:rPr>
          <w:rFonts w:ascii="Arial" w:hAnsi="Arial" w:cs="Arial"/>
          <w:sz w:val="24"/>
          <w:szCs w:val="24"/>
        </w:rPr>
        <w:t>Report Parameters</w:t>
      </w:r>
      <w:bookmarkEnd w:id="11"/>
    </w:p>
    <w:p w14:paraId="7442F9B3" w14:textId="77777777" w:rsidR="006F6E8A" w:rsidRPr="00804A60" w:rsidRDefault="000D0353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219CBAE7" wp14:editId="14BB0557">
            <wp:extent cx="2581275" cy="3867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35DF" w14:textId="77777777" w:rsidR="006F6E8A" w:rsidRDefault="006F6E8A" w:rsidP="006F6E8A"/>
    <w:p w14:paraId="608990F0" w14:textId="77777777" w:rsidR="000D0353" w:rsidRDefault="000D0353" w:rsidP="006F6E8A"/>
    <w:p w14:paraId="188A3ABB" w14:textId="77777777" w:rsidR="000D0353" w:rsidRDefault="000D0353" w:rsidP="006F6E8A"/>
    <w:p w14:paraId="09FBCEDC" w14:textId="77777777" w:rsidR="006F6E8A" w:rsidRDefault="006F6E8A" w:rsidP="006F6E8A">
      <w:r>
        <w:t xml:space="preserve">The </w:t>
      </w:r>
      <w:r w:rsidR="000D0353">
        <w:t xml:space="preserve">Coaching Summary </w:t>
      </w:r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14:paraId="31F6BC9B" w14:textId="77777777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14:paraId="1C3B86DF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14:paraId="32B1CE49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6A43A5FA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40435165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14:paraId="719666E8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14:paraId="155FD60E" w14:textId="77777777" w:rsidTr="000D0353">
        <w:tc>
          <w:tcPr>
            <w:tcW w:w="1621" w:type="dxa"/>
          </w:tcPr>
          <w:p w14:paraId="61AE568E" w14:textId="77777777" w:rsidR="00A51166" w:rsidRDefault="000D0353" w:rsidP="007B16D7">
            <w:pPr>
              <w:spacing w:after="0" w:line="240" w:lineRule="auto"/>
            </w:pPr>
            <w:r>
              <w:t>LanID</w:t>
            </w:r>
          </w:p>
        </w:tc>
        <w:tc>
          <w:tcPr>
            <w:tcW w:w="1732" w:type="dxa"/>
          </w:tcPr>
          <w:p w14:paraId="783B7407" w14:textId="77777777" w:rsidR="00A51166" w:rsidRDefault="000D0353" w:rsidP="007B16D7">
            <w:pPr>
              <w:spacing w:after="0" w:line="240" w:lineRule="auto"/>
            </w:pPr>
            <w:r>
              <w:t>NA [Hidden]</w:t>
            </w:r>
          </w:p>
        </w:tc>
        <w:tc>
          <w:tcPr>
            <w:tcW w:w="1345" w:type="dxa"/>
          </w:tcPr>
          <w:p w14:paraId="1BDF26B5" w14:textId="77777777" w:rsidR="00A51166" w:rsidRDefault="000D0353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5ADCB276" w14:textId="77777777" w:rsidR="00A51166" w:rsidRDefault="00AA6CAB" w:rsidP="007B16D7">
            <w:pPr>
              <w:spacing w:after="0" w:line="240" w:lineRule="auto"/>
            </w:pPr>
            <w:r>
              <w:t xml:space="preserve">Yes </w:t>
            </w:r>
          </w:p>
        </w:tc>
        <w:tc>
          <w:tcPr>
            <w:tcW w:w="3708" w:type="dxa"/>
          </w:tcPr>
          <w:p w14:paraId="5FB7485C" w14:textId="77777777" w:rsidR="00A51166" w:rsidRDefault="00AA6CAB" w:rsidP="007B16D7">
            <w:pPr>
              <w:spacing w:after="0" w:line="240" w:lineRule="auto"/>
            </w:pPr>
            <w:r>
              <w:t>Lan ID of Logged in user. Will be passed in from UI code. Used to determine Role of logged in user to display list of available Modules.</w:t>
            </w:r>
          </w:p>
        </w:tc>
      </w:tr>
      <w:tr w:rsidR="000D0353" w14:paraId="50CF6808" w14:textId="77777777" w:rsidTr="000D0353">
        <w:tc>
          <w:tcPr>
            <w:tcW w:w="1621" w:type="dxa"/>
          </w:tcPr>
          <w:p w14:paraId="18A38864" w14:textId="77777777" w:rsidR="000D0353" w:rsidRDefault="000D0353" w:rsidP="000D0353">
            <w:pPr>
              <w:spacing w:after="0" w:line="240" w:lineRule="auto"/>
            </w:pPr>
            <w:proofErr w:type="spellStart"/>
            <w:r>
              <w:t>strSdatein</w:t>
            </w:r>
            <w:proofErr w:type="spellEnd"/>
          </w:p>
        </w:tc>
        <w:tc>
          <w:tcPr>
            <w:tcW w:w="1732" w:type="dxa"/>
          </w:tcPr>
          <w:p w14:paraId="54B42BBC" w14:textId="77777777" w:rsidR="000D0353" w:rsidRDefault="000D0353" w:rsidP="000D0353">
            <w:pPr>
              <w:spacing w:after="0" w:line="240" w:lineRule="auto"/>
            </w:pPr>
            <w:r>
              <w:t>Start Date</w:t>
            </w:r>
          </w:p>
        </w:tc>
        <w:tc>
          <w:tcPr>
            <w:tcW w:w="1345" w:type="dxa"/>
          </w:tcPr>
          <w:p w14:paraId="1EFEA91C" w14:textId="77777777"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14:paraId="2AAA5A89" w14:textId="77777777"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645FF88F" w14:textId="77777777" w:rsidR="000D0353" w:rsidRDefault="00AA6CAB">
            <w:pPr>
              <w:spacing w:after="0" w:line="240" w:lineRule="auto"/>
            </w:pPr>
            <w:r>
              <w:t>Start date for list of coaching logs to be displayed based on log submitted date.</w:t>
            </w:r>
          </w:p>
        </w:tc>
      </w:tr>
      <w:tr w:rsidR="000D0353" w14:paraId="2CC413F7" w14:textId="77777777" w:rsidTr="000D0353">
        <w:tc>
          <w:tcPr>
            <w:tcW w:w="1621" w:type="dxa"/>
          </w:tcPr>
          <w:p w14:paraId="3FD6CBD4" w14:textId="77777777" w:rsidR="000D0353" w:rsidRDefault="000D0353" w:rsidP="000D0353">
            <w:pPr>
              <w:spacing w:after="0" w:line="240" w:lineRule="auto"/>
            </w:pPr>
            <w:r>
              <w:t>strEDatein</w:t>
            </w:r>
          </w:p>
        </w:tc>
        <w:tc>
          <w:tcPr>
            <w:tcW w:w="1732" w:type="dxa"/>
          </w:tcPr>
          <w:p w14:paraId="2E566473" w14:textId="77777777" w:rsidR="000D0353" w:rsidRDefault="000D0353" w:rsidP="000D0353">
            <w:pPr>
              <w:spacing w:after="0" w:line="240" w:lineRule="auto"/>
            </w:pPr>
            <w:r>
              <w:t>End Date</w:t>
            </w:r>
          </w:p>
        </w:tc>
        <w:tc>
          <w:tcPr>
            <w:tcW w:w="1345" w:type="dxa"/>
          </w:tcPr>
          <w:p w14:paraId="435860DA" w14:textId="77777777" w:rsidR="000D0353" w:rsidRDefault="00AA6CAB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14:paraId="30885334" w14:textId="77777777"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78ECBAB8" w14:textId="77777777" w:rsidR="000D0353" w:rsidRDefault="00AA6CAB" w:rsidP="000D0353">
            <w:pPr>
              <w:spacing w:after="0" w:line="240" w:lineRule="auto"/>
            </w:pPr>
            <w:r>
              <w:t>End date for list of coaching logs to be displayed based on log submitted date.</w:t>
            </w:r>
          </w:p>
        </w:tc>
      </w:tr>
      <w:tr w:rsidR="000D0353" w14:paraId="571A908D" w14:textId="77777777" w:rsidTr="000D0353">
        <w:tc>
          <w:tcPr>
            <w:tcW w:w="1621" w:type="dxa"/>
          </w:tcPr>
          <w:p w14:paraId="793EAC97" w14:textId="77777777" w:rsidR="000D0353" w:rsidDel="000D0353" w:rsidRDefault="000D0353" w:rsidP="007B16D7">
            <w:pPr>
              <w:spacing w:after="0" w:line="240" w:lineRule="auto"/>
            </w:pPr>
            <w:r>
              <w:t>intModulein</w:t>
            </w:r>
          </w:p>
        </w:tc>
        <w:tc>
          <w:tcPr>
            <w:tcW w:w="1732" w:type="dxa"/>
          </w:tcPr>
          <w:p w14:paraId="74701018" w14:textId="77777777" w:rsidR="000D0353" w:rsidRDefault="000653EE" w:rsidP="007B16D7">
            <w:pPr>
              <w:spacing w:after="0" w:line="240" w:lineRule="auto"/>
            </w:pPr>
            <w:r>
              <w:t>Employee Level</w:t>
            </w:r>
          </w:p>
        </w:tc>
        <w:tc>
          <w:tcPr>
            <w:tcW w:w="1345" w:type="dxa"/>
          </w:tcPr>
          <w:p w14:paraId="0A2650A6" w14:textId="77777777"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7AF0A161" w14:textId="77777777"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7C6C0577" w14:textId="77777777" w:rsidR="000D0353" w:rsidRDefault="00286D7F" w:rsidP="004D09FF">
            <w:pPr>
              <w:spacing w:after="0" w:line="240" w:lineRule="auto"/>
            </w:pPr>
            <w:r>
              <w:t>Dropdown</w:t>
            </w:r>
            <w:r w:rsidR="00AA6CAB">
              <w:t xml:space="preserve"> list populated by dataset </w:t>
            </w:r>
            <w:proofErr w:type="spellStart"/>
            <w:r w:rsidR="00AA6CAB">
              <w:t>ModuleRef</w:t>
            </w:r>
            <w:proofErr w:type="spellEnd"/>
            <w:r w:rsidR="00AA6CAB">
              <w:t xml:space="preserve"> (value field: ModuleID label field: Module)</w:t>
            </w:r>
          </w:p>
        </w:tc>
      </w:tr>
      <w:tr w:rsidR="000D0353" w14:paraId="1353F8C9" w14:textId="77777777" w:rsidTr="000D0353">
        <w:tc>
          <w:tcPr>
            <w:tcW w:w="1621" w:type="dxa"/>
          </w:tcPr>
          <w:p w14:paraId="312867D6" w14:textId="77777777" w:rsidR="000D0353" w:rsidDel="000D0353" w:rsidRDefault="000D0353" w:rsidP="007B16D7">
            <w:pPr>
              <w:spacing w:after="0" w:line="240" w:lineRule="auto"/>
            </w:pPr>
            <w:proofErr w:type="spellStart"/>
            <w:r>
              <w:t>intStatusin</w:t>
            </w:r>
            <w:proofErr w:type="spellEnd"/>
          </w:p>
        </w:tc>
        <w:tc>
          <w:tcPr>
            <w:tcW w:w="1732" w:type="dxa"/>
          </w:tcPr>
          <w:p w14:paraId="762444D2" w14:textId="77777777" w:rsidR="000D0353" w:rsidRDefault="000D0353" w:rsidP="007B16D7">
            <w:pPr>
              <w:spacing w:after="0" w:line="240" w:lineRule="auto"/>
            </w:pPr>
            <w:r>
              <w:t>Status</w:t>
            </w:r>
          </w:p>
        </w:tc>
        <w:tc>
          <w:tcPr>
            <w:tcW w:w="1345" w:type="dxa"/>
          </w:tcPr>
          <w:p w14:paraId="68712273" w14:textId="77777777"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574380D9" w14:textId="77777777"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53B2F453" w14:textId="77777777" w:rsidR="000D0353" w:rsidRDefault="00AA6CAB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CoachingStatusRef</w:t>
            </w:r>
            <w:proofErr w:type="spellEnd"/>
            <w:r>
              <w:t xml:space="preserve"> (value field: StatusID label field: Status)</w:t>
            </w:r>
          </w:p>
        </w:tc>
      </w:tr>
      <w:tr w:rsidR="00286D7F" w14:paraId="0905BC72" w14:textId="77777777" w:rsidTr="000D0353">
        <w:tc>
          <w:tcPr>
            <w:tcW w:w="1621" w:type="dxa"/>
          </w:tcPr>
          <w:p w14:paraId="177BE853" w14:textId="77777777" w:rsidR="00286D7F" w:rsidDel="000D0353" w:rsidRDefault="00286D7F" w:rsidP="00286D7F">
            <w:pPr>
              <w:spacing w:after="0" w:line="240" w:lineRule="auto"/>
            </w:pPr>
            <w:proofErr w:type="spellStart"/>
            <w:r>
              <w:t>intSitein</w:t>
            </w:r>
            <w:proofErr w:type="spellEnd"/>
          </w:p>
        </w:tc>
        <w:tc>
          <w:tcPr>
            <w:tcW w:w="1732" w:type="dxa"/>
          </w:tcPr>
          <w:p w14:paraId="078C7F90" w14:textId="77777777" w:rsidR="00286D7F" w:rsidRDefault="00286D7F" w:rsidP="00286D7F">
            <w:pPr>
              <w:spacing w:after="0" w:line="240" w:lineRule="auto"/>
            </w:pPr>
            <w:r>
              <w:t>Site</w:t>
            </w:r>
          </w:p>
        </w:tc>
        <w:tc>
          <w:tcPr>
            <w:tcW w:w="1345" w:type="dxa"/>
          </w:tcPr>
          <w:p w14:paraId="34066EC3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75D3F233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5EFF73AE" w14:textId="77777777"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CoachingSiteRef</w:t>
            </w:r>
            <w:proofErr w:type="spellEnd"/>
            <w:r>
              <w:t xml:space="preserve"> (value field: SiteID label field: Site)</w:t>
            </w:r>
          </w:p>
        </w:tc>
      </w:tr>
      <w:tr w:rsidR="00286D7F" w14:paraId="6F841EC2" w14:textId="77777777" w:rsidTr="000D0353">
        <w:tc>
          <w:tcPr>
            <w:tcW w:w="1621" w:type="dxa"/>
          </w:tcPr>
          <w:p w14:paraId="3C1B19E9" w14:textId="77777777" w:rsidR="00286D7F" w:rsidRDefault="00286D7F" w:rsidP="00286D7F">
            <w:pPr>
              <w:spacing w:after="0" w:line="240" w:lineRule="auto"/>
            </w:pPr>
            <w:proofErr w:type="spellStart"/>
            <w:r>
              <w:t>strEmpin</w:t>
            </w:r>
            <w:proofErr w:type="spellEnd"/>
          </w:p>
        </w:tc>
        <w:tc>
          <w:tcPr>
            <w:tcW w:w="1732" w:type="dxa"/>
          </w:tcPr>
          <w:p w14:paraId="76BDD7D5" w14:textId="77777777" w:rsidR="00286D7F" w:rsidRDefault="00286D7F" w:rsidP="00286D7F">
            <w:pPr>
              <w:spacing w:after="0" w:line="240" w:lineRule="auto"/>
            </w:pPr>
            <w:r>
              <w:t>Employee</w:t>
            </w:r>
          </w:p>
        </w:tc>
        <w:tc>
          <w:tcPr>
            <w:tcW w:w="1345" w:type="dxa"/>
          </w:tcPr>
          <w:p w14:paraId="6C0DFE90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6FEBC1A3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427076A3" w14:textId="77777777"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CoachingEmployeeRef</w:t>
            </w:r>
            <w:proofErr w:type="spellEnd"/>
            <w:r>
              <w:t xml:space="preserve"> (value field: EmpID label field: </w:t>
            </w:r>
            <w:proofErr w:type="spellStart"/>
            <w:r>
              <w:t>EmpName</w:t>
            </w:r>
            <w:proofErr w:type="spellEnd"/>
            <w:r>
              <w:t>)</w:t>
            </w:r>
          </w:p>
        </w:tc>
      </w:tr>
      <w:tr w:rsidR="00286D7F" w14:paraId="008EA861" w14:textId="77777777" w:rsidTr="000D0353">
        <w:tc>
          <w:tcPr>
            <w:tcW w:w="1621" w:type="dxa"/>
          </w:tcPr>
          <w:p w14:paraId="3A9CE69F" w14:textId="77777777" w:rsidR="00286D7F" w:rsidRDefault="00286D7F" w:rsidP="00286D7F">
            <w:pPr>
              <w:spacing w:after="0" w:line="240" w:lineRule="auto"/>
            </w:pPr>
            <w:proofErr w:type="spellStart"/>
            <w:r>
              <w:t>intCoachReasonin</w:t>
            </w:r>
            <w:proofErr w:type="spellEnd"/>
          </w:p>
        </w:tc>
        <w:tc>
          <w:tcPr>
            <w:tcW w:w="1732" w:type="dxa"/>
          </w:tcPr>
          <w:p w14:paraId="30483C34" w14:textId="77777777" w:rsidR="00286D7F" w:rsidRDefault="00286D7F" w:rsidP="00286D7F">
            <w:pPr>
              <w:spacing w:after="0" w:line="240" w:lineRule="auto"/>
            </w:pPr>
            <w:r>
              <w:t>Coaching Reason</w:t>
            </w:r>
          </w:p>
        </w:tc>
        <w:tc>
          <w:tcPr>
            <w:tcW w:w="1345" w:type="dxa"/>
          </w:tcPr>
          <w:p w14:paraId="5E3A5395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7EA559E9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2877373B" w14:textId="77777777"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CoachingReasonRef</w:t>
            </w:r>
            <w:proofErr w:type="spellEnd"/>
            <w:r>
              <w:t xml:space="preserve"> (value field: CoachingReasonID label field: Coaching</w:t>
            </w:r>
            <w:r w:rsidR="001F4587">
              <w:t>Reason</w:t>
            </w:r>
            <w:r>
              <w:t>)</w:t>
            </w:r>
          </w:p>
        </w:tc>
      </w:tr>
      <w:tr w:rsidR="00286D7F" w14:paraId="6D16427A" w14:textId="77777777" w:rsidTr="000D0353">
        <w:tc>
          <w:tcPr>
            <w:tcW w:w="1621" w:type="dxa"/>
          </w:tcPr>
          <w:p w14:paraId="7BDE51D3" w14:textId="77777777" w:rsidR="00286D7F" w:rsidRDefault="00286D7F" w:rsidP="00286D7F">
            <w:pPr>
              <w:spacing w:after="0" w:line="240" w:lineRule="auto"/>
            </w:pPr>
            <w:proofErr w:type="spellStart"/>
            <w:r>
              <w:t>intsubCoachReasonin</w:t>
            </w:r>
            <w:proofErr w:type="spellEnd"/>
          </w:p>
        </w:tc>
        <w:tc>
          <w:tcPr>
            <w:tcW w:w="1732" w:type="dxa"/>
          </w:tcPr>
          <w:p w14:paraId="1AF5FB86" w14:textId="77777777" w:rsidR="00286D7F" w:rsidRDefault="00C41DB9" w:rsidP="00286D7F">
            <w:pPr>
              <w:spacing w:after="0" w:line="240" w:lineRule="auto"/>
            </w:pPr>
            <w:r>
              <w:t xml:space="preserve">Coaching </w:t>
            </w:r>
            <w:proofErr w:type="spellStart"/>
            <w:r>
              <w:t>SubReason</w:t>
            </w:r>
            <w:proofErr w:type="spellEnd"/>
          </w:p>
        </w:tc>
        <w:tc>
          <w:tcPr>
            <w:tcW w:w="1345" w:type="dxa"/>
          </w:tcPr>
          <w:p w14:paraId="69BF0A09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60F0EA9C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15655FBB" w14:textId="77777777" w:rsidR="00286D7F" w:rsidRDefault="00286D7F" w:rsidP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CoachingSubReasonRef</w:t>
            </w:r>
            <w:proofErr w:type="spellEnd"/>
            <w:r>
              <w:t xml:space="preserve"> (value field: </w:t>
            </w:r>
            <w:r w:rsidR="001F4587">
              <w:t>Sub</w:t>
            </w:r>
            <w:r>
              <w:t xml:space="preserve">CoachingReasonID label field: </w:t>
            </w:r>
            <w:r w:rsidR="001F4587">
              <w:t>Sub</w:t>
            </w:r>
            <w:r>
              <w:t>Coaching</w:t>
            </w:r>
            <w:r w:rsidR="001F4587">
              <w:t>Reason</w:t>
            </w:r>
            <w:r>
              <w:t>)</w:t>
            </w:r>
          </w:p>
        </w:tc>
      </w:tr>
    </w:tbl>
    <w:p w14:paraId="0A012F58" w14:textId="77777777" w:rsidR="006F6E8A" w:rsidRDefault="006F6E8A" w:rsidP="006F6E8A"/>
    <w:p w14:paraId="6A820188" w14:textId="77777777" w:rsidR="000653EE" w:rsidRDefault="000653EE" w:rsidP="006F6E8A"/>
    <w:p w14:paraId="1881B1F3" w14:textId="77777777" w:rsidR="000653EE" w:rsidRDefault="000653EE" w:rsidP="006F6E8A"/>
    <w:p w14:paraId="42946E33" w14:textId="77777777" w:rsidR="000653EE" w:rsidRDefault="000653EE" w:rsidP="006F6E8A"/>
    <w:p w14:paraId="535479D6" w14:textId="77777777" w:rsidR="000653EE" w:rsidRDefault="000653EE" w:rsidP="006F6E8A"/>
    <w:p w14:paraId="6AD2E261" w14:textId="77777777"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2" w:name="_Toc523134592"/>
      <w:r>
        <w:rPr>
          <w:rFonts w:ascii="Arial" w:hAnsi="Arial" w:cs="Arial"/>
          <w:sz w:val="24"/>
          <w:szCs w:val="24"/>
        </w:rPr>
        <w:t>Report Datasets</w:t>
      </w:r>
      <w:bookmarkEnd w:id="12"/>
    </w:p>
    <w:p w14:paraId="374382B3" w14:textId="77777777" w:rsidR="00905D50" w:rsidRPr="00D62F04" w:rsidRDefault="00905D50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CoachingSummary</w:t>
      </w:r>
      <w:r w:rsidR="001E7067">
        <w:rPr>
          <w:rFonts w:ascii="Arial" w:hAnsi="Arial" w:cs="Arial"/>
          <w:b/>
          <w:sz w:val="20"/>
          <w:szCs w:val="20"/>
        </w:rPr>
        <w:t>QN</w:t>
      </w:r>
      <w:proofErr w:type="spellEnd"/>
    </w:p>
    <w:p w14:paraId="33F9D064" w14:textId="77777777" w:rsidR="006F6E8A" w:rsidRDefault="006F6E8A" w:rsidP="006F6E8A">
      <w:r>
        <w:t xml:space="preserve">Query the </w:t>
      </w:r>
      <w:r w:rsidR="007B16D7">
        <w:t xml:space="preserve">Coaching logs for </w:t>
      </w:r>
      <w:r w:rsidR="00C42AE3">
        <w:t>selected</w:t>
      </w:r>
      <w:r w:rsidR="007B16D7">
        <w:t xml:space="preserve"> set of parameters.</w:t>
      </w:r>
    </w:p>
    <w:p w14:paraId="11BC4B1F" w14:textId="77777777" w:rsidR="007B16D7" w:rsidRDefault="007B16D7" w:rsidP="006F6E8A">
      <w:r>
        <w:t>Query:</w:t>
      </w:r>
    </w:p>
    <w:p w14:paraId="7F9A9FFA" w14:textId="77777777" w:rsidR="007B16D7" w:rsidRDefault="001E7067" w:rsidP="006F6E8A">
      <w:r>
        <w:rPr>
          <w:noProof/>
        </w:rPr>
        <w:drawing>
          <wp:inline distT="0" distB="0" distL="0" distR="0" wp14:anchorId="65C890C7" wp14:editId="5A6708A5">
            <wp:extent cx="5943600" cy="49828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311B" w14:textId="77777777" w:rsidR="007B16D7" w:rsidRDefault="007B16D7" w:rsidP="006F6E8A"/>
    <w:p w14:paraId="7180B93D" w14:textId="77777777" w:rsidR="007B16D7" w:rsidRDefault="007B16D7" w:rsidP="006F6E8A"/>
    <w:p w14:paraId="724F5098" w14:textId="77777777" w:rsidR="007B16D7" w:rsidRDefault="007B16D7" w:rsidP="006F6E8A">
      <w:r>
        <w:lastRenderedPageBreak/>
        <w:t>Fields:</w:t>
      </w:r>
    </w:p>
    <w:p w14:paraId="67D3C5BC" w14:textId="4872CB64" w:rsidR="007B16D7" w:rsidDel="004638A6" w:rsidRDefault="001E7067" w:rsidP="006F6E8A">
      <w:pPr>
        <w:rPr>
          <w:del w:id="13" w:author="Palacherla, Susmitha C" w:date="2021-05-27T16:14:00Z"/>
        </w:rPr>
      </w:pPr>
      <w:del w:id="14" w:author="Palacherla, Susmitha C" w:date="2021-05-27T16:14:00Z">
        <w:r w:rsidDel="004638A6">
          <w:rPr>
            <w:noProof/>
          </w:rPr>
          <w:drawing>
            <wp:inline distT="0" distB="0" distL="0" distR="0" wp14:anchorId="3DC3806D" wp14:editId="4BE3BA4E">
              <wp:extent cx="5943600" cy="6633845"/>
              <wp:effectExtent l="0" t="0" r="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66338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255BA81" w14:textId="76F19337" w:rsidR="001E7067" w:rsidDel="004638A6" w:rsidRDefault="001E7067" w:rsidP="006F6E8A">
      <w:pPr>
        <w:rPr>
          <w:del w:id="15" w:author="Palacherla, Susmitha C" w:date="2021-05-27T16:14:00Z"/>
        </w:rPr>
      </w:pPr>
      <w:del w:id="16" w:author="Palacherla, Susmitha C" w:date="2021-05-27T16:14:00Z">
        <w:r w:rsidDel="004638A6">
          <w:rPr>
            <w:noProof/>
          </w:rPr>
          <w:drawing>
            <wp:inline distT="0" distB="0" distL="0" distR="0" wp14:anchorId="1DF90A21" wp14:editId="13483FA5">
              <wp:extent cx="5838825" cy="6162675"/>
              <wp:effectExtent l="0" t="0" r="9525" b="9525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38825" cy="6162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E7C9A13" w14:textId="77777777" w:rsidR="004638A6" w:rsidRDefault="001E7067" w:rsidP="006F6E8A">
      <w:pPr>
        <w:rPr>
          <w:ins w:id="17" w:author="Palacherla, Susmitha C" w:date="2021-05-27T16:14:00Z"/>
        </w:rPr>
      </w:pPr>
      <w:del w:id="18" w:author="Palacherla, Susmitha C" w:date="2021-05-27T16:14:00Z">
        <w:r w:rsidDel="004638A6">
          <w:rPr>
            <w:noProof/>
          </w:rPr>
          <w:drawing>
            <wp:inline distT="0" distB="0" distL="0" distR="0" wp14:anchorId="6BADFDDB" wp14:editId="011FEA8C">
              <wp:extent cx="5791200" cy="6076950"/>
              <wp:effectExtent l="0" t="0" r="0" b="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91200" cy="60769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638A6" w14:paraId="009A6699" w14:textId="77777777" w:rsidTr="004638A6">
        <w:trPr>
          <w:ins w:id="19" w:author="Palacherla, Susmitha C" w:date="2021-05-27T16:14:00Z"/>
        </w:trPr>
        <w:tc>
          <w:tcPr>
            <w:tcW w:w="9350" w:type="dxa"/>
          </w:tcPr>
          <w:p w14:paraId="749F1EDA" w14:textId="77777777" w:rsidR="004638A6" w:rsidRDefault="004638A6" w:rsidP="006F6E8A">
            <w:pPr>
              <w:rPr>
                <w:ins w:id="20" w:author="Palacherla, Susmitha C" w:date="2021-05-27T16:15:00Z"/>
              </w:rPr>
            </w:pPr>
            <w:ins w:id="21" w:author="Palacherla, Susmitha C" w:date="2021-05-27T16:15:00Z">
              <w:r>
                <w:rPr>
                  <w:noProof/>
                </w:rPr>
                <w:drawing>
                  <wp:inline distT="0" distB="0" distL="0" distR="0" wp14:anchorId="49A25751" wp14:editId="73FC999C">
                    <wp:extent cx="5943600" cy="4320540"/>
                    <wp:effectExtent l="0" t="0" r="0" b="3810"/>
                    <wp:docPr id="7" name="Picture 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432054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6AEEB646" w14:textId="77777777" w:rsidR="004638A6" w:rsidRDefault="004638A6" w:rsidP="006F6E8A">
            <w:pPr>
              <w:rPr>
                <w:ins w:id="22" w:author="Palacherla, Susmitha C" w:date="2021-05-27T16:15:00Z"/>
              </w:rPr>
            </w:pPr>
            <w:ins w:id="23" w:author="Palacherla, Susmitha C" w:date="2021-05-27T16:15:00Z">
              <w:r>
                <w:rPr>
                  <w:noProof/>
                </w:rPr>
                <w:lastRenderedPageBreak/>
                <w:drawing>
                  <wp:inline distT="0" distB="0" distL="0" distR="0" wp14:anchorId="227ABC22" wp14:editId="599028FC">
                    <wp:extent cx="5943600" cy="4049395"/>
                    <wp:effectExtent l="0" t="0" r="0" b="8255"/>
                    <wp:docPr id="9" name="Picture 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404939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68F57F64" w14:textId="189AA1CF" w:rsidR="004638A6" w:rsidRDefault="004638A6" w:rsidP="006F6E8A">
            <w:pPr>
              <w:rPr>
                <w:ins w:id="24" w:author="Palacherla, Susmitha C" w:date="2021-05-27T16:18:00Z"/>
              </w:rPr>
            </w:pPr>
            <w:ins w:id="25" w:author="Palacherla, Susmitha C" w:date="2021-05-27T16:18:00Z">
              <w:r>
                <w:rPr>
                  <w:noProof/>
                </w:rPr>
                <w:lastRenderedPageBreak/>
                <w:drawing>
                  <wp:inline distT="0" distB="0" distL="0" distR="0" wp14:anchorId="65B0442D" wp14:editId="3634627B">
                    <wp:extent cx="5943600" cy="4039235"/>
                    <wp:effectExtent l="0" t="0" r="0" b="0"/>
                    <wp:docPr id="16" name="Picture 1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403923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7F3E4242" w14:textId="51405C9E" w:rsidR="004638A6" w:rsidRDefault="004638A6" w:rsidP="006F6E8A">
            <w:pPr>
              <w:rPr>
                <w:ins w:id="26" w:author="Palacherla, Susmitha C" w:date="2021-05-27T16:19:00Z"/>
              </w:rPr>
            </w:pPr>
            <w:ins w:id="27" w:author="Palacherla, Susmitha C" w:date="2021-05-27T16:19:00Z">
              <w:r>
                <w:rPr>
                  <w:noProof/>
                </w:rPr>
                <w:lastRenderedPageBreak/>
                <w:drawing>
                  <wp:inline distT="0" distB="0" distL="0" distR="0" wp14:anchorId="071D328D" wp14:editId="0629103C">
                    <wp:extent cx="5943600" cy="3964305"/>
                    <wp:effectExtent l="0" t="0" r="0" b="0"/>
                    <wp:docPr id="17" name="Picture 1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396430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2D2E000D" w14:textId="4909B22A" w:rsidR="004638A6" w:rsidRDefault="004638A6" w:rsidP="006F6E8A">
            <w:pPr>
              <w:rPr>
                <w:ins w:id="28" w:author="Palacherla, Susmitha C" w:date="2021-05-27T16:20:00Z"/>
              </w:rPr>
            </w:pPr>
            <w:ins w:id="29" w:author="Palacherla, Susmitha C" w:date="2021-05-27T16:20:00Z">
              <w:r>
                <w:rPr>
                  <w:noProof/>
                </w:rPr>
                <w:lastRenderedPageBreak/>
                <w:drawing>
                  <wp:inline distT="0" distB="0" distL="0" distR="0" wp14:anchorId="72EFCD6A" wp14:editId="74A84AC6">
                    <wp:extent cx="5943600" cy="4062095"/>
                    <wp:effectExtent l="0" t="0" r="0" b="0"/>
                    <wp:docPr id="18" name="Picture 1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406209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1404E0DC" w14:textId="521BD38F" w:rsidR="004638A6" w:rsidRDefault="004638A6" w:rsidP="006F6E8A">
            <w:pPr>
              <w:rPr>
                <w:ins w:id="30" w:author="Palacherla, Susmitha C" w:date="2021-05-27T16:20:00Z"/>
              </w:rPr>
            </w:pPr>
          </w:p>
          <w:p w14:paraId="108FFBFB" w14:textId="308D3123" w:rsidR="004638A6" w:rsidRDefault="004638A6" w:rsidP="006F6E8A">
            <w:pPr>
              <w:rPr>
                <w:ins w:id="31" w:author="Palacherla, Susmitha C" w:date="2021-05-27T16:18:00Z"/>
              </w:rPr>
            </w:pPr>
            <w:ins w:id="32" w:author="Palacherla, Susmitha C" w:date="2021-05-27T16:21:00Z">
              <w:r>
                <w:rPr>
                  <w:noProof/>
                </w:rPr>
                <w:drawing>
                  <wp:inline distT="0" distB="0" distL="0" distR="0" wp14:anchorId="33A2E328" wp14:editId="0AF14E66">
                    <wp:extent cx="5943600" cy="1367790"/>
                    <wp:effectExtent l="0" t="0" r="0" b="3810"/>
                    <wp:docPr id="19" name="Picture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136779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4BAEFAAB" w14:textId="77777777" w:rsidR="004638A6" w:rsidRDefault="004638A6" w:rsidP="006F6E8A">
            <w:pPr>
              <w:rPr>
                <w:ins w:id="33" w:author="Palacherla, Susmitha C" w:date="2021-05-27T16:15:00Z"/>
              </w:rPr>
            </w:pPr>
          </w:p>
          <w:p w14:paraId="6C0E6DE2" w14:textId="62D38DD8" w:rsidR="004638A6" w:rsidRDefault="004638A6" w:rsidP="006F6E8A">
            <w:pPr>
              <w:rPr>
                <w:ins w:id="34" w:author="Palacherla, Susmitha C" w:date="2021-05-27T16:14:00Z"/>
              </w:rPr>
            </w:pPr>
          </w:p>
        </w:tc>
      </w:tr>
    </w:tbl>
    <w:p w14:paraId="6DE0AE58" w14:textId="206C1C0B" w:rsidR="007B16D7" w:rsidRDefault="007B16D7" w:rsidP="006F6E8A"/>
    <w:p w14:paraId="5F8D4ABF" w14:textId="27A61044" w:rsidR="001E7067" w:rsidRDefault="001E7067" w:rsidP="006F6E8A">
      <w:del w:id="35" w:author="Palacherla, Susmitha C" w:date="2021-05-27T16:17:00Z">
        <w:r w:rsidDel="004638A6">
          <w:rPr>
            <w:noProof/>
          </w:rPr>
          <w:drawing>
            <wp:inline distT="0" distB="0" distL="0" distR="0" wp14:anchorId="066E084D" wp14:editId="28CAC291">
              <wp:extent cx="5857875" cy="6477000"/>
              <wp:effectExtent l="0" t="0" r="9525" b="0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57875" cy="6477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A796710" w14:textId="2D251D0F" w:rsidR="001E7067" w:rsidRDefault="001E7067" w:rsidP="006F6E8A">
      <w:del w:id="36" w:author="Palacherla, Susmitha C" w:date="2021-05-27T16:17:00Z">
        <w:r w:rsidDel="004638A6">
          <w:rPr>
            <w:noProof/>
          </w:rPr>
          <w:lastRenderedPageBreak/>
          <w:drawing>
            <wp:inline distT="0" distB="0" distL="0" distR="0" wp14:anchorId="4F06BEC4" wp14:editId="03D89A5A">
              <wp:extent cx="5943600" cy="3571875"/>
              <wp:effectExtent l="0" t="0" r="0" b="9525"/>
              <wp:docPr id="32" name="Picture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5718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E73BD4F" w14:textId="77777777" w:rsidR="001E7067" w:rsidRDefault="001E7067" w:rsidP="006F6E8A"/>
    <w:p w14:paraId="29325A24" w14:textId="77777777" w:rsidR="001E7067" w:rsidRDefault="001E7067" w:rsidP="006F6E8A"/>
    <w:p w14:paraId="0BB8D3C6" w14:textId="77777777" w:rsidR="001E7067" w:rsidRDefault="001E7067" w:rsidP="006F6E8A"/>
    <w:p w14:paraId="4CA10B5A" w14:textId="77777777" w:rsidR="001E7067" w:rsidRDefault="001E7067" w:rsidP="006F6E8A"/>
    <w:p w14:paraId="593D4CEB" w14:textId="77777777" w:rsidR="001E7067" w:rsidRDefault="001E7067" w:rsidP="006F6E8A"/>
    <w:p w14:paraId="1FBCA951" w14:textId="77777777" w:rsidR="001E7067" w:rsidRDefault="001E7067" w:rsidP="006F6E8A"/>
    <w:p w14:paraId="23B84904" w14:textId="77777777" w:rsidR="001E7067" w:rsidRDefault="001E7067" w:rsidP="006F6E8A"/>
    <w:p w14:paraId="6FD5E7F5" w14:textId="77777777" w:rsidR="001E7067" w:rsidRDefault="001E7067" w:rsidP="006F6E8A"/>
    <w:p w14:paraId="7C30831C" w14:textId="77777777" w:rsidR="001E7067" w:rsidRDefault="001E7067" w:rsidP="006F6E8A"/>
    <w:p w14:paraId="6C22B298" w14:textId="77777777" w:rsidR="001E7067" w:rsidRDefault="001E7067" w:rsidP="006F6E8A"/>
    <w:p w14:paraId="0A2A60F1" w14:textId="77777777" w:rsidR="001E7067" w:rsidRDefault="001E7067" w:rsidP="006F6E8A"/>
    <w:p w14:paraId="16D5AA70" w14:textId="77777777" w:rsidR="006F6E8A" w:rsidRDefault="006F6E8A" w:rsidP="006F6E8A">
      <w:r>
        <w:t>Parameters:</w:t>
      </w:r>
    </w:p>
    <w:p w14:paraId="1DF83699" w14:textId="77777777" w:rsidR="007B16D7" w:rsidRDefault="007B16D7" w:rsidP="004F31D4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4869087" wp14:editId="396343FD">
            <wp:extent cx="5943600" cy="4476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4FFE" w14:textId="77777777" w:rsidR="00233EA6" w:rsidRPr="00D62F04" w:rsidRDefault="007B16D7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CoachingReasonRef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CoachingReasonList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553096E4" w14:textId="77777777" w:rsidR="00233EA6" w:rsidRDefault="007B16D7" w:rsidP="00233EA6">
      <w:r>
        <w:t>Query:</w:t>
      </w:r>
    </w:p>
    <w:p w14:paraId="44199DF1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14:paraId="25CCFCB8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14:paraId="4407F456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00356AC0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</w:t>
      </w:r>
    </w:p>
    <w:p w14:paraId="1C4D039F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14:paraId="5190A342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14:paraId="34D4018E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</w:p>
    <w:p w14:paraId="444C719D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43AF6362" w14:textId="77777777" w:rsidR="007B16D7" w:rsidRDefault="007B16D7" w:rsidP="007B16D7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14:paraId="3A848E27" w14:textId="77777777" w:rsidR="007B16D7" w:rsidRDefault="007B16D7" w:rsidP="00233EA6">
      <w:r>
        <w:t>Fields:</w:t>
      </w:r>
    </w:p>
    <w:p w14:paraId="0A4E490F" w14:textId="77777777" w:rsidR="007B16D7" w:rsidRDefault="007B16D7" w:rsidP="00233EA6">
      <w:r>
        <w:rPr>
          <w:noProof/>
        </w:rPr>
        <w:lastRenderedPageBreak/>
        <w:drawing>
          <wp:inline distT="0" distB="0" distL="0" distR="0" wp14:anchorId="30341C8C" wp14:editId="5A380651">
            <wp:extent cx="594360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8496" w14:textId="77777777" w:rsidR="007B16D7" w:rsidRDefault="007B16D7" w:rsidP="00233EA6"/>
    <w:p w14:paraId="03CC5AEB" w14:textId="77777777" w:rsidR="00233EA6" w:rsidRDefault="00233EA6" w:rsidP="00233EA6">
      <w:r>
        <w:t>Parameters:</w:t>
      </w:r>
    </w:p>
    <w:p w14:paraId="51C8968D" w14:textId="77777777" w:rsidR="007B16D7" w:rsidRDefault="007B16D7" w:rsidP="00233EA6"/>
    <w:p w14:paraId="17448D5F" w14:textId="77777777" w:rsidR="007B16D7" w:rsidRDefault="007B16D7" w:rsidP="00233EA6">
      <w:r>
        <w:rPr>
          <w:noProof/>
        </w:rPr>
        <w:drawing>
          <wp:inline distT="0" distB="0" distL="0" distR="0" wp14:anchorId="32573B00" wp14:editId="577F4637">
            <wp:extent cx="5943600" cy="2928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2970" w14:textId="77777777" w:rsidR="00F06D56" w:rsidRDefault="00F06D56" w:rsidP="00233EA6"/>
    <w:p w14:paraId="077282CF" w14:textId="77777777" w:rsidR="00F06D56" w:rsidRDefault="00F06D56" w:rsidP="00233EA6"/>
    <w:p w14:paraId="4F10FFDD" w14:textId="77777777" w:rsidR="00F06D56" w:rsidRDefault="00F06D56" w:rsidP="00233EA6"/>
    <w:p w14:paraId="5A3491C2" w14:textId="77777777" w:rsidR="00F06D56" w:rsidRDefault="00F06D56" w:rsidP="00233EA6"/>
    <w:p w14:paraId="2DC89C77" w14:textId="77777777" w:rsidR="00F06D56" w:rsidRDefault="00F06D56" w:rsidP="00F06D56">
      <w:pPr>
        <w:rPr>
          <w:rFonts w:ascii="Arial" w:hAnsi="Arial" w:cs="Arial"/>
          <w:b/>
          <w:sz w:val="20"/>
          <w:szCs w:val="20"/>
        </w:rPr>
      </w:pPr>
    </w:p>
    <w:p w14:paraId="042744AB" w14:textId="77777777" w:rsidR="00F06D56" w:rsidRPr="00D62F04" w:rsidRDefault="00F06D56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CoachingEmployeeRef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CoachingEmployeeList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718219E0" w14:textId="77777777" w:rsidR="00F06D56" w:rsidRDefault="00F06D56" w:rsidP="00F06D56">
      <w:r>
        <w:t>Query:</w:t>
      </w:r>
    </w:p>
    <w:p w14:paraId="2727AAB3" w14:textId="77777777" w:rsidR="00C37C38" w:rsidRDefault="002B0F92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48B5964E" wp14:editId="7953FE82">
            <wp:extent cx="5943600" cy="3893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2B0F92"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</w:p>
    <w:p w14:paraId="37CC667A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7841ACE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62052B6C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7B5FBF39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2337EA9D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3305B15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61230A7F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8568A1F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4AFD94E3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7D45A932" w14:textId="77777777" w:rsidR="00F06D56" w:rsidRDefault="00F06D56" w:rsidP="00F06D56">
      <w:r>
        <w:t>Fields:</w:t>
      </w:r>
    </w:p>
    <w:p w14:paraId="7478D01B" w14:textId="77777777" w:rsidR="00F06D56" w:rsidRDefault="00F06D56" w:rsidP="00F06D56">
      <w:r>
        <w:rPr>
          <w:noProof/>
        </w:rPr>
        <w:drawing>
          <wp:inline distT="0" distB="0" distL="0" distR="0" wp14:anchorId="2657A8B4" wp14:editId="0BEFD564">
            <wp:extent cx="5943600" cy="2331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A035" w14:textId="77777777" w:rsidR="00F06D56" w:rsidRDefault="00F06D56" w:rsidP="00F06D56"/>
    <w:p w14:paraId="4D12E998" w14:textId="77777777" w:rsidR="00F06D56" w:rsidRDefault="00F06D56" w:rsidP="00F06D56">
      <w:r>
        <w:t>Parameters:</w:t>
      </w:r>
    </w:p>
    <w:p w14:paraId="69984BFA" w14:textId="77777777" w:rsidR="00F06D56" w:rsidRDefault="00F06D56" w:rsidP="00F06D56"/>
    <w:p w14:paraId="12A794E8" w14:textId="77777777" w:rsidR="00F06D56" w:rsidRDefault="00F06D56" w:rsidP="00F06D56">
      <w:r>
        <w:rPr>
          <w:noProof/>
        </w:rPr>
        <w:lastRenderedPageBreak/>
        <w:drawing>
          <wp:inline distT="0" distB="0" distL="0" distR="0" wp14:anchorId="0ADA0232" wp14:editId="6892F9B9">
            <wp:extent cx="5943600" cy="3971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4F04" w14:textId="77777777" w:rsidR="00F06D56" w:rsidRDefault="00F06D56" w:rsidP="00F06D56"/>
    <w:p w14:paraId="53CC11E9" w14:textId="77777777"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ModuleRef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ModuleList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56D80018" w14:textId="77777777" w:rsidR="007935E3" w:rsidRDefault="007935E3" w:rsidP="007935E3">
      <w:r>
        <w:t>Query:</w:t>
      </w:r>
    </w:p>
    <w:p w14:paraId="37887A80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69832BEF" wp14:editId="68396815">
            <wp:extent cx="5943600" cy="3839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Fields:</w:t>
      </w:r>
    </w:p>
    <w:p w14:paraId="09D05BEB" w14:textId="77777777" w:rsidR="007935E3" w:rsidRDefault="007935E3" w:rsidP="007935E3">
      <w:r>
        <w:rPr>
          <w:noProof/>
        </w:rPr>
        <w:drawing>
          <wp:inline distT="0" distB="0" distL="0" distR="0" wp14:anchorId="7D5ADBEC" wp14:editId="21B3D4F6">
            <wp:extent cx="5943600" cy="2209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EA90" w14:textId="77777777" w:rsidR="007935E3" w:rsidRDefault="007935E3" w:rsidP="007935E3"/>
    <w:p w14:paraId="02CD65E4" w14:textId="77777777" w:rsidR="007935E3" w:rsidRDefault="007935E3" w:rsidP="007935E3">
      <w:r>
        <w:t>Parameters:</w:t>
      </w:r>
    </w:p>
    <w:p w14:paraId="1CCA8B8F" w14:textId="77777777" w:rsidR="007935E3" w:rsidRDefault="007935E3" w:rsidP="007935E3"/>
    <w:p w14:paraId="2158BB7B" w14:textId="77777777" w:rsidR="007935E3" w:rsidRDefault="007935E3" w:rsidP="007935E3">
      <w:r>
        <w:rPr>
          <w:noProof/>
        </w:rPr>
        <w:drawing>
          <wp:inline distT="0" distB="0" distL="0" distR="0" wp14:anchorId="0AFDAE52" wp14:editId="4115482C">
            <wp:extent cx="5943600" cy="5209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0F95" w14:textId="77777777" w:rsidR="00F06D56" w:rsidRDefault="00F06D56" w:rsidP="00233EA6"/>
    <w:p w14:paraId="49EBC648" w14:textId="77777777"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CoachingStatusRef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CoachingStatusList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75229B5C" w14:textId="77777777" w:rsidR="007935E3" w:rsidRDefault="007935E3" w:rsidP="007935E3">
      <w:r>
        <w:t>Query:</w:t>
      </w:r>
    </w:p>
    <w:p w14:paraId="4BAF0524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14652580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14:paraId="075C56CD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7C7AABE5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09215D97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601024D3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DIM_Status ds</w:t>
      </w:r>
    </w:p>
    <w:p w14:paraId="66618A9E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</w:p>
    <w:p w14:paraId="470FB2AE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40468A8A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</w:p>
    <w:p w14:paraId="6D3D94FD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6E89AB56" w14:textId="77777777" w:rsidR="007935E3" w:rsidRDefault="007935E3" w:rsidP="00793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327F0525" w14:textId="77777777" w:rsidR="007935E3" w:rsidRDefault="007935E3" w:rsidP="007935E3">
      <w:r>
        <w:t>Fields:</w:t>
      </w:r>
    </w:p>
    <w:p w14:paraId="4DF51C81" w14:textId="77777777" w:rsidR="007935E3" w:rsidRDefault="007935E3" w:rsidP="007935E3">
      <w:r>
        <w:rPr>
          <w:noProof/>
        </w:rPr>
        <w:drawing>
          <wp:inline distT="0" distB="0" distL="0" distR="0" wp14:anchorId="687E854A" wp14:editId="58CC68C2">
            <wp:extent cx="5943600" cy="2273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6651" w14:textId="77777777" w:rsidR="007935E3" w:rsidRDefault="007935E3" w:rsidP="007935E3"/>
    <w:p w14:paraId="4D890904" w14:textId="77777777" w:rsidR="007935E3" w:rsidRDefault="007935E3" w:rsidP="007935E3">
      <w:r>
        <w:t>Parameters:</w:t>
      </w:r>
    </w:p>
    <w:p w14:paraId="1D2BC542" w14:textId="77777777" w:rsidR="007935E3" w:rsidRDefault="007935E3" w:rsidP="007935E3"/>
    <w:p w14:paraId="333B308C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34DBC480" wp14:editId="6E0E3D29">
            <wp:extent cx="5943600" cy="28943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2DD9" w14:textId="77777777"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CoachingSubReasonRef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CoachingSubReasonList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3465A025" w14:textId="77777777" w:rsidR="007935E3" w:rsidRDefault="007935E3" w:rsidP="007935E3">
      <w:r>
        <w:t>Query:</w:t>
      </w:r>
    </w:p>
    <w:p w14:paraId="39BD7BC4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14:paraId="3541E8C1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14:paraId="3C8B0E7A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3DB73A68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</w:t>
      </w:r>
    </w:p>
    <w:p w14:paraId="39488AB0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14:paraId="2EFD52C9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DIM_Sub_Coaching_Reason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dscr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</w:p>
    <w:p w14:paraId="475DC27C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@intCoachReasonin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@intCoachReasonin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72FAE43D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14:paraId="1E12E628" w14:textId="77777777" w:rsidR="007935E3" w:rsidRDefault="007935E3" w:rsidP="00793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14:paraId="561458E2" w14:textId="77777777" w:rsidR="007935E3" w:rsidRDefault="007935E3" w:rsidP="007935E3">
      <w:r>
        <w:t>Fields:</w:t>
      </w:r>
    </w:p>
    <w:p w14:paraId="65A2B376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334D45DB" wp14:editId="367DB50E">
            <wp:extent cx="5943600" cy="2508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9C25" w14:textId="77777777" w:rsidR="007935E3" w:rsidRDefault="007935E3" w:rsidP="007935E3"/>
    <w:p w14:paraId="77320EF4" w14:textId="77777777" w:rsidR="007935E3" w:rsidRDefault="007935E3" w:rsidP="007935E3">
      <w:r>
        <w:t>Parameters:</w:t>
      </w:r>
    </w:p>
    <w:p w14:paraId="5674ACD6" w14:textId="77777777" w:rsidR="007935E3" w:rsidRDefault="007935E3" w:rsidP="007935E3"/>
    <w:p w14:paraId="551773DE" w14:textId="77777777" w:rsidR="007935E3" w:rsidRDefault="007935E3" w:rsidP="007935E3">
      <w:r>
        <w:rPr>
          <w:noProof/>
        </w:rPr>
        <w:drawing>
          <wp:inline distT="0" distB="0" distL="0" distR="0" wp14:anchorId="0F97B367" wp14:editId="49CA3DAD">
            <wp:extent cx="5943600" cy="29686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FB96" w14:textId="77777777" w:rsidR="007935E3" w:rsidRDefault="007935E3" w:rsidP="00233EA6"/>
    <w:p w14:paraId="42F4B7EE" w14:textId="77777777"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CoachingSiteRef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CoachingSiteList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41410AD7" w14:textId="77777777" w:rsidR="007935E3" w:rsidRDefault="007935E3" w:rsidP="007935E3">
      <w:r>
        <w:lastRenderedPageBreak/>
        <w:t>Query:</w:t>
      </w:r>
    </w:p>
    <w:p w14:paraId="7749AABA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14:paraId="60278C7E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14:paraId="68459F67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14:paraId="52012642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112584C7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14:paraId="67636EC1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DIM_Site cs</w:t>
      </w:r>
    </w:p>
    <w:p w14:paraId="6C9CBF3F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</w:p>
    <w:p w14:paraId="5461CB9F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46CD76CA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14:paraId="53531007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349AC4EB" w14:textId="77777777" w:rsidR="007935E3" w:rsidRDefault="007935E3" w:rsidP="007935E3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  <w:r>
        <w:t>Fields:</w:t>
      </w:r>
    </w:p>
    <w:p w14:paraId="3081462F" w14:textId="77777777" w:rsidR="007935E3" w:rsidRDefault="007935E3" w:rsidP="007935E3">
      <w:r>
        <w:rPr>
          <w:noProof/>
        </w:rPr>
        <w:drawing>
          <wp:inline distT="0" distB="0" distL="0" distR="0" wp14:anchorId="6EACE5B8" wp14:editId="79F5B5CE">
            <wp:extent cx="5943600" cy="2373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589B" w14:textId="77777777" w:rsidR="007935E3" w:rsidRDefault="007935E3" w:rsidP="007935E3"/>
    <w:p w14:paraId="264A22DA" w14:textId="77777777" w:rsidR="007935E3" w:rsidRDefault="007935E3" w:rsidP="007935E3">
      <w:r>
        <w:t>Parameters:</w:t>
      </w:r>
    </w:p>
    <w:p w14:paraId="0527D84B" w14:textId="77777777" w:rsidR="007935E3" w:rsidRDefault="007935E3" w:rsidP="007935E3"/>
    <w:p w14:paraId="64A17994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624CAAAD" wp14:editId="323C9F04">
            <wp:extent cx="5943600" cy="31540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15C8" w14:textId="77777777" w:rsidR="007935E3" w:rsidRDefault="007935E3" w:rsidP="00233EA6"/>
    <w:p w14:paraId="2DCA6C87" w14:textId="77777777"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37" w:name="_Toc523134593"/>
      <w:r>
        <w:rPr>
          <w:rFonts w:ascii="Arial" w:hAnsi="Arial" w:cs="Arial"/>
          <w:sz w:val="24"/>
          <w:szCs w:val="24"/>
        </w:rPr>
        <w:t>Report Display</w:t>
      </w:r>
      <w:bookmarkEnd w:id="37"/>
    </w:p>
    <w:p w14:paraId="49B24CD6" w14:textId="77777777"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583A86C1" w14:textId="77777777"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r w:rsidR="007935E3">
        <w:rPr>
          <w:b/>
        </w:rPr>
        <w:t xml:space="preserve"> None (Defined in UI)</w:t>
      </w:r>
    </w:p>
    <w:p w14:paraId="58509239" w14:textId="77777777" w:rsidR="006F6E8A" w:rsidRPr="00D62F04" w:rsidRDefault="006F6E8A" w:rsidP="006F6E8A">
      <w:pPr>
        <w:rPr>
          <w:b/>
        </w:rPr>
      </w:pPr>
      <w:r w:rsidRPr="00D62F04">
        <w:rPr>
          <w:b/>
        </w:rPr>
        <w:t>Subtitle:</w:t>
      </w:r>
      <w:r w:rsidR="007935E3">
        <w:rPr>
          <w:b/>
        </w:rPr>
        <w:t xml:space="preserve"> None</w:t>
      </w:r>
    </w:p>
    <w:p w14:paraId="26067511" w14:textId="62D4C3E8" w:rsidR="006F6E8A" w:rsidRDefault="00E250E0" w:rsidP="006F6E8A">
      <w:pPr>
        <w:rPr>
          <w:ins w:id="38" w:author="Palacherla, Susmitha C" w:date="2021-05-27T16:22:00Z"/>
          <w:b/>
        </w:rPr>
      </w:pPr>
      <w:r w:rsidRPr="004F31D4">
        <w:rPr>
          <w:b/>
        </w:rPr>
        <w:t>Report Elements</w:t>
      </w:r>
      <w:r w:rsidR="006F6E8A" w:rsidRPr="004F31D4">
        <w:rPr>
          <w:b/>
        </w:rPr>
        <w:t xml:space="preserve">: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8"/>
        <w:gridCol w:w="3358"/>
        <w:gridCol w:w="3609"/>
      </w:tblGrid>
      <w:tr w:rsidR="001B21A6" w:rsidRPr="00E32247" w14:paraId="12DCFE9D" w14:textId="77777777" w:rsidTr="001B21A6">
        <w:trPr>
          <w:ins w:id="39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47E92" w14:textId="77777777" w:rsidR="001B21A6" w:rsidRPr="00E32247" w:rsidRDefault="001B21A6" w:rsidP="001B21A6">
            <w:pPr>
              <w:rPr>
                <w:ins w:id="40" w:author="Palacherla, Susmitha C" w:date="2021-05-27T16:22:00Z"/>
                <w:rFonts w:eastAsia="Calibri"/>
                <w:b/>
                <w:color w:val="000000"/>
              </w:rPr>
            </w:pPr>
            <w:ins w:id="41" w:author="Palacherla, Susmitha C" w:date="2021-05-27T16:22:00Z">
              <w:r w:rsidRPr="00E32247">
                <w:rPr>
                  <w:rFonts w:eastAsia="Calibri"/>
                  <w:b/>
                  <w:color w:val="000000"/>
                </w:rPr>
                <w:t>Number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187F75" w14:textId="77777777" w:rsidR="001B21A6" w:rsidRPr="00E32247" w:rsidRDefault="001B21A6" w:rsidP="001B21A6">
            <w:pPr>
              <w:rPr>
                <w:ins w:id="42" w:author="Palacherla, Susmitha C" w:date="2021-05-27T16:22:00Z"/>
                <w:rFonts w:eastAsia="Calibri"/>
                <w:b/>
                <w:color w:val="000000"/>
              </w:rPr>
            </w:pPr>
            <w:ins w:id="43" w:author="Palacherla, Susmitha C" w:date="2021-05-27T16:22:00Z">
              <w:r w:rsidRPr="00E32247">
                <w:rPr>
                  <w:rFonts w:eastAsia="Calibri"/>
                  <w:b/>
                  <w:color w:val="000000"/>
                </w:rPr>
                <w:t>Field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DE6BDD" w14:textId="77777777" w:rsidR="001B21A6" w:rsidRPr="00E32247" w:rsidRDefault="001B21A6" w:rsidP="001B21A6">
            <w:pPr>
              <w:rPr>
                <w:ins w:id="44" w:author="Palacherla, Susmitha C" w:date="2021-05-27T16:22:00Z"/>
                <w:rFonts w:eastAsia="Calibri"/>
                <w:b/>
              </w:rPr>
            </w:pPr>
            <w:ins w:id="45" w:author="Palacherla, Susmitha C" w:date="2021-05-27T16:22:00Z">
              <w:r w:rsidRPr="00E32247">
                <w:rPr>
                  <w:rFonts w:eastAsia="Calibri"/>
                  <w:b/>
                </w:rPr>
                <w:t>Description</w:t>
              </w:r>
            </w:ins>
          </w:p>
        </w:tc>
      </w:tr>
      <w:tr w:rsidR="001B21A6" w:rsidRPr="00E32247" w14:paraId="00E1CBB1" w14:textId="77777777" w:rsidTr="001B21A6">
        <w:trPr>
          <w:ins w:id="46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0944B" w14:textId="77777777" w:rsidR="001B21A6" w:rsidRPr="001B21A6" w:rsidRDefault="001B21A6" w:rsidP="001B21A6">
            <w:pPr>
              <w:rPr>
                <w:ins w:id="47" w:author="Palacherla, Susmitha C" w:date="2021-05-27T16:22:00Z"/>
                <w:rFonts w:eastAsia="Calibri"/>
                <w:b/>
                <w:color w:val="000000"/>
              </w:rPr>
            </w:pPr>
            <w:ins w:id="48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1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E5D11E" w14:textId="77777777" w:rsidR="001B21A6" w:rsidRPr="00E32247" w:rsidRDefault="001B21A6" w:rsidP="00740E40">
            <w:pPr>
              <w:rPr>
                <w:ins w:id="49" w:author="Palacherla, Susmitha C" w:date="2021-05-27T16:22:00Z"/>
                <w:rFonts w:eastAsia="Calibri"/>
                <w:b/>
                <w:color w:val="000000"/>
              </w:rPr>
            </w:pPr>
            <w:ins w:id="50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Employee Level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945DDE" w14:textId="77777777" w:rsidR="001B21A6" w:rsidRPr="001B21A6" w:rsidRDefault="001B21A6" w:rsidP="00740E40">
            <w:pPr>
              <w:rPr>
                <w:ins w:id="51" w:author="Palacherla, Susmitha C" w:date="2021-05-27T16:22:00Z"/>
                <w:rFonts w:eastAsia="Calibri"/>
                <w:b/>
              </w:rPr>
            </w:pPr>
            <w:ins w:id="52" w:author="Palacherla, Susmitha C" w:date="2021-05-27T16:22:00Z">
              <w:r w:rsidRPr="001B21A6">
                <w:rPr>
                  <w:rFonts w:eastAsia="Calibri"/>
                  <w:b/>
                </w:rPr>
                <w:t>Module the log was submitted in</w:t>
              </w:r>
            </w:ins>
          </w:p>
        </w:tc>
      </w:tr>
      <w:tr w:rsidR="001B21A6" w:rsidRPr="00E32247" w14:paraId="09A824F0" w14:textId="77777777" w:rsidTr="001B21A6">
        <w:trPr>
          <w:ins w:id="53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0080F" w14:textId="77777777" w:rsidR="001B21A6" w:rsidRPr="001B21A6" w:rsidRDefault="001B21A6" w:rsidP="001B21A6">
            <w:pPr>
              <w:rPr>
                <w:ins w:id="54" w:author="Palacherla, Susmitha C" w:date="2021-05-27T16:22:00Z"/>
                <w:rFonts w:eastAsia="Calibri"/>
                <w:b/>
                <w:color w:val="000000"/>
              </w:rPr>
            </w:pPr>
            <w:ins w:id="55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2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6522196" w14:textId="77777777" w:rsidR="001B21A6" w:rsidRPr="001B21A6" w:rsidRDefault="001B21A6" w:rsidP="00740E40">
            <w:pPr>
              <w:rPr>
                <w:ins w:id="56" w:author="Palacherla, Susmitha C" w:date="2021-05-27T16:22:00Z"/>
                <w:rFonts w:eastAsia="Calibri"/>
                <w:b/>
                <w:color w:val="000000"/>
              </w:rPr>
            </w:pPr>
            <w:ins w:id="57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Employee Level Name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DF395B" w14:textId="77777777" w:rsidR="001B21A6" w:rsidRPr="001B21A6" w:rsidRDefault="001B21A6" w:rsidP="00740E40">
            <w:pPr>
              <w:rPr>
                <w:ins w:id="58" w:author="Palacherla, Susmitha C" w:date="2021-05-27T16:22:00Z"/>
                <w:rFonts w:eastAsia="Calibri"/>
                <w:b/>
              </w:rPr>
            </w:pPr>
            <w:ins w:id="59" w:author="Palacherla, Susmitha C" w:date="2021-05-27T16:22:00Z">
              <w:r w:rsidRPr="001B21A6">
                <w:rPr>
                  <w:rFonts w:eastAsia="Calibri"/>
                  <w:b/>
                </w:rPr>
                <w:t>Name of the module</w:t>
              </w:r>
            </w:ins>
          </w:p>
        </w:tc>
      </w:tr>
      <w:tr w:rsidR="001B21A6" w:rsidRPr="00E32247" w14:paraId="73C70AA2" w14:textId="77777777" w:rsidTr="001B21A6">
        <w:trPr>
          <w:ins w:id="60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DCC9A" w14:textId="77777777" w:rsidR="001B21A6" w:rsidRPr="001B21A6" w:rsidRDefault="001B21A6" w:rsidP="001B21A6">
            <w:pPr>
              <w:rPr>
                <w:ins w:id="61" w:author="Palacherla, Susmitha C" w:date="2021-05-27T16:22:00Z"/>
                <w:rFonts w:eastAsia="Calibri"/>
                <w:b/>
                <w:color w:val="000000"/>
              </w:rPr>
            </w:pPr>
            <w:ins w:id="62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3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BEF960" w14:textId="77777777" w:rsidR="001B21A6" w:rsidRPr="001B21A6" w:rsidRDefault="001B21A6" w:rsidP="00740E40">
            <w:pPr>
              <w:rPr>
                <w:ins w:id="63" w:author="Palacherla, Susmitha C" w:date="2021-05-27T16:22:00Z"/>
                <w:rFonts w:eastAsia="Calibri"/>
                <w:b/>
                <w:color w:val="000000"/>
              </w:rPr>
            </w:pPr>
            <w:ins w:id="64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Coaching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71B204" w14:textId="77777777" w:rsidR="001B21A6" w:rsidRPr="001B21A6" w:rsidRDefault="001B21A6" w:rsidP="00740E40">
            <w:pPr>
              <w:rPr>
                <w:ins w:id="65" w:author="Palacherla, Susmitha C" w:date="2021-05-27T16:22:00Z"/>
                <w:rFonts w:eastAsia="Calibri"/>
                <w:b/>
              </w:rPr>
            </w:pPr>
            <w:ins w:id="66" w:author="Palacherla, Susmitha C" w:date="2021-05-27T16:22:00Z">
              <w:r w:rsidRPr="001B21A6">
                <w:rPr>
                  <w:rFonts w:eastAsia="Calibri"/>
                  <w:b/>
                </w:rPr>
                <w:t>ID of the coaching log</w:t>
              </w:r>
            </w:ins>
          </w:p>
        </w:tc>
      </w:tr>
      <w:tr w:rsidR="001B21A6" w:rsidRPr="00E32247" w14:paraId="156154F1" w14:textId="77777777" w:rsidTr="001B21A6">
        <w:trPr>
          <w:ins w:id="67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FD81F" w14:textId="77777777" w:rsidR="001B21A6" w:rsidRPr="001B21A6" w:rsidRDefault="001B21A6" w:rsidP="001B21A6">
            <w:pPr>
              <w:rPr>
                <w:ins w:id="68" w:author="Palacherla, Susmitha C" w:date="2021-05-27T16:22:00Z"/>
                <w:rFonts w:eastAsia="Calibri"/>
                <w:b/>
                <w:color w:val="000000"/>
              </w:rPr>
            </w:pPr>
            <w:ins w:id="69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4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42ED0F" w14:textId="77777777" w:rsidR="001B21A6" w:rsidRPr="001B21A6" w:rsidRDefault="001B21A6" w:rsidP="00740E40">
            <w:pPr>
              <w:rPr>
                <w:ins w:id="70" w:author="Palacherla, Susmitha C" w:date="2021-05-27T16:22:00Z"/>
                <w:rFonts w:eastAsia="Calibri"/>
                <w:b/>
                <w:color w:val="000000"/>
              </w:rPr>
            </w:pPr>
            <w:ins w:id="71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Form name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8D4373" w14:textId="77777777" w:rsidR="001B21A6" w:rsidRPr="001B21A6" w:rsidRDefault="001B21A6" w:rsidP="00740E40">
            <w:pPr>
              <w:rPr>
                <w:ins w:id="72" w:author="Palacherla, Susmitha C" w:date="2021-05-27T16:22:00Z"/>
                <w:rFonts w:eastAsia="Calibri"/>
                <w:b/>
              </w:rPr>
            </w:pPr>
            <w:ins w:id="73" w:author="Palacherla, Susmitha C" w:date="2021-05-27T16:22:00Z">
              <w:r w:rsidRPr="001B21A6">
                <w:rPr>
                  <w:rFonts w:eastAsia="Calibri"/>
                  <w:b/>
                </w:rPr>
                <w:t>Coaching log form name</w:t>
              </w:r>
            </w:ins>
          </w:p>
        </w:tc>
      </w:tr>
      <w:tr w:rsidR="001B21A6" w:rsidRPr="00E32247" w14:paraId="4BC7B516" w14:textId="77777777" w:rsidTr="001B21A6">
        <w:trPr>
          <w:ins w:id="74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463F0" w14:textId="77777777" w:rsidR="001B21A6" w:rsidRPr="001B21A6" w:rsidRDefault="001B21A6" w:rsidP="001B21A6">
            <w:pPr>
              <w:rPr>
                <w:ins w:id="75" w:author="Palacherla, Susmitha C" w:date="2021-05-27T16:22:00Z"/>
                <w:rFonts w:eastAsia="Calibri"/>
                <w:b/>
                <w:color w:val="000000"/>
              </w:rPr>
            </w:pPr>
            <w:ins w:id="76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5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7AC57B" w14:textId="77777777" w:rsidR="001B21A6" w:rsidRPr="001B21A6" w:rsidRDefault="001B21A6" w:rsidP="00740E40">
            <w:pPr>
              <w:rPr>
                <w:ins w:id="77" w:author="Palacherla, Susmitha C" w:date="2021-05-27T16:22:00Z"/>
                <w:rFonts w:eastAsia="Calibri"/>
                <w:b/>
                <w:color w:val="000000"/>
              </w:rPr>
            </w:pPr>
            <w:ins w:id="78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Quality Now Batch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F6CA9D" w14:textId="77777777" w:rsidR="001B21A6" w:rsidRPr="001B21A6" w:rsidRDefault="001B21A6" w:rsidP="00740E40">
            <w:pPr>
              <w:rPr>
                <w:ins w:id="79" w:author="Palacherla, Susmitha C" w:date="2021-05-27T16:22:00Z"/>
                <w:rFonts w:eastAsia="Calibri"/>
                <w:b/>
              </w:rPr>
            </w:pPr>
            <w:ins w:id="80" w:author="Palacherla, Susmitha C" w:date="2021-05-27T16:22:00Z">
              <w:r w:rsidRPr="001B21A6">
                <w:rPr>
                  <w:rFonts w:eastAsia="Calibri"/>
                  <w:b/>
                </w:rPr>
                <w:t>ID of the Quality Now Batch</w:t>
              </w:r>
            </w:ins>
          </w:p>
        </w:tc>
      </w:tr>
      <w:tr w:rsidR="001B21A6" w:rsidRPr="00E32247" w14:paraId="6637BBAD" w14:textId="77777777" w:rsidTr="001B21A6">
        <w:trPr>
          <w:ins w:id="81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AF4D8" w14:textId="77777777" w:rsidR="001B21A6" w:rsidRPr="001B21A6" w:rsidRDefault="001B21A6" w:rsidP="001B21A6">
            <w:pPr>
              <w:rPr>
                <w:ins w:id="82" w:author="Palacherla, Susmitha C" w:date="2021-05-27T16:22:00Z"/>
                <w:rFonts w:eastAsia="Calibri"/>
                <w:b/>
                <w:color w:val="000000"/>
              </w:rPr>
            </w:pPr>
            <w:ins w:id="83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lastRenderedPageBreak/>
                <w:t>6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0FD2DE" w14:textId="77777777" w:rsidR="001B21A6" w:rsidRPr="001B21A6" w:rsidRDefault="001B21A6" w:rsidP="00740E40">
            <w:pPr>
              <w:rPr>
                <w:ins w:id="84" w:author="Palacherla, Susmitha C" w:date="2021-05-27T16:22:00Z"/>
                <w:rFonts w:eastAsia="Calibri"/>
                <w:b/>
                <w:color w:val="000000"/>
              </w:rPr>
            </w:pPr>
            <w:ins w:id="85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Quality Now Batch Status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1964AB" w14:textId="77777777" w:rsidR="001B21A6" w:rsidRPr="001B21A6" w:rsidRDefault="001B21A6" w:rsidP="00740E40">
            <w:pPr>
              <w:rPr>
                <w:ins w:id="86" w:author="Palacherla, Susmitha C" w:date="2021-05-27T16:22:00Z"/>
                <w:rFonts w:eastAsia="Calibri"/>
                <w:b/>
              </w:rPr>
            </w:pPr>
            <w:ins w:id="87" w:author="Palacherla, Susmitha C" w:date="2021-05-27T16:22:00Z">
              <w:r w:rsidRPr="001B21A6">
                <w:rPr>
                  <w:rFonts w:eastAsia="Calibri"/>
                  <w:b/>
                </w:rPr>
                <w:t>Status of the Quality Now Batch</w:t>
              </w:r>
            </w:ins>
          </w:p>
        </w:tc>
      </w:tr>
      <w:tr w:rsidR="001B21A6" w:rsidRPr="00E32247" w14:paraId="00343F82" w14:textId="77777777" w:rsidTr="001B21A6">
        <w:trPr>
          <w:ins w:id="88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7C799" w14:textId="77777777" w:rsidR="001B21A6" w:rsidRPr="001B21A6" w:rsidRDefault="001B21A6" w:rsidP="001B21A6">
            <w:pPr>
              <w:rPr>
                <w:ins w:id="89" w:author="Palacherla, Susmitha C" w:date="2021-05-27T16:22:00Z"/>
                <w:rFonts w:eastAsia="Calibri"/>
                <w:b/>
                <w:color w:val="000000"/>
              </w:rPr>
            </w:pPr>
            <w:ins w:id="90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7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20F3B4" w14:textId="77777777" w:rsidR="001B21A6" w:rsidRPr="001B21A6" w:rsidRDefault="001B21A6" w:rsidP="00740E40">
            <w:pPr>
              <w:rPr>
                <w:ins w:id="91" w:author="Palacherla, Susmitha C" w:date="2021-05-27T16:22:00Z"/>
                <w:rFonts w:eastAsia="Calibri"/>
                <w:b/>
                <w:color w:val="000000"/>
              </w:rPr>
            </w:pPr>
            <w:ins w:id="92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Status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31FFEF" w14:textId="77777777" w:rsidR="001B21A6" w:rsidRPr="001B21A6" w:rsidRDefault="001B21A6" w:rsidP="00740E40">
            <w:pPr>
              <w:rPr>
                <w:ins w:id="93" w:author="Palacherla, Susmitha C" w:date="2021-05-27T16:22:00Z"/>
                <w:rFonts w:eastAsia="Calibri"/>
                <w:b/>
              </w:rPr>
            </w:pPr>
            <w:proofErr w:type="gramStart"/>
            <w:ins w:id="94" w:author="Palacherla, Susmitha C" w:date="2021-05-27T16:22:00Z">
              <w:r w:rsidRPr="001B21A6">
                <w:rPr>
                  <w:rFonts w:eastAsia="Calibri"/>
                  <w:b/>
                </w:rPr>
                <w:t>Current status</w:t>
              </w:r>
              <w:proofErr w:type="gramEnd"/>
              <w:r w:rsidRPr="001B21A6">
                <w:rPr>
                  <w:rFonts w:eastAsia="Calibri"/>
                  <w:b/>
                </w:rPr>
                <w:t xml:space="preserve"> of the coaching log</w:t>
              </w:r>
            </w:ins>
          </w:p>
        </w:tc>
      </w:tr>
      <w:tr w:rsidR="001B21A6" w:rsidRPr="00E32247" w14:paraId="6DF002FD" w14:textId="77777777" w:rsidTr="001B21A6">
        <w:trPr>
          <w:ins w:id="95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4FCDF" w14:textId="77777777" w:rsidR="001B21A6" w:rsidRPr="001B21A6" w:rsidRDefault="001B21A6" w:rsidP="001B21A6">
            <w:pPr>
              <w:rPr>
                <w:ins w:id="96" w:author="Palacherla, Susmitha C" w:date="2021-05-27T16:22:00Z"/>
                <w:rFonts w:eastAsia="Calibri"/>
                <w:b/>
                <w:color w:val="000000"/>
              </w:rPr>
            </w:pPr>
            <w:ins w:id="97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8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15DC03" w14:textId="77777777" w:rsidR="001B21A6" w:rsidRPr="001B21A6" w:rsidRDefault="001B21A6" w:rsidP="00740E40">
            <w:pPr>
              <w:rPr>
                <w:ins w:id="98" w:author="Palacherla, Susmitha C" w:date="2021-05-27T16:22:00Z"/>
                <w:rFonts w:eastAsia="Calibri"/>
                <w:b/>
                <w:color w:val="000000"/>
              </w:rPr>
            </w:pPr>
            <w:ins w:id="99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Employee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A667FC" w14:textId="77777777" w:rsidR="001B21A6" w:rsidRPr="001B21A6" w:rsidRDefault="001B21A6" w:rsidP="00740E40">
            <w:pPr>
              <w:rPr>
                <w:ins w:id="100" w:author="Palacherla, Susmitha C" w:date="2021-05-27T16:22:00Z"/>
                <w:rFonts w:eastAsia="Calibri"/>
                <w:b/>
              </w:rPr>
            </w:pPr>
            <w:ins w:id="101" w:author="Palacherla, Susmitha C" w:date="2021-05-27T16:22:00Z">
              <w:r w:rsidRPr="001B21A6">
                <w:rPr>
                  <w:rFonts w:eastAsia="Calibri"/>
                  <w:b/>
                </w:rPr>
                <w:t>Employee ID of the log recipient</w:t>
              </w:r>
            </w:ins>
          </w:p>
        </w:tc>
      </w:tr>
      <w:tr w:rsidR="001B21A6" w:rsidRPr="00E32247" w14:paraId="79DB3DBC" w14:textId="77777777" w:rsidTr="001B21A6">
        <w:trPr>
          <w:ins w:id="102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F98F3" w14:textId="77777777" w:rsidR="001B21A6" w:rsidRPr="001B21A6" w:rsidRDefault="001B21A6" w:rsidP="001B21A6">
            <w:pPr>
              <w:rPr>
                <w:ins w:id="103" w:author="Palacherla, Susmitha C" w:date="2021-05-27T16:22:00Z"/>
                <w:rFonts w:eastAsia="Calibri"/>
                <w:b/>
                <w:color w:val="000000"/>
              </w:rPr>
            </w:pPr>
            <w:ins w:id="104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9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8B71A1" w14:textId="77777777" w:rsidR="001B21A6" w:rsidRPr="001B21A6" w:rsidRDefault="001B21A6" w:rsidP="00740E40">
            <w:pPr>
              <w:rPr>
                <w:ins w:id="105" w:author="Palacherla, Susmitha C" w:date="2021-05-27T16:22:00Z"/>
                <w:rFonts w:eastAsia="Calibri"/>
                <w:b/>
                <w:color w:val="000000"/>
              </w:rPr>
            </w:pPr>
            <w:ins w:id="106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Employee name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92EEAE" w14:textId="77777777" w:rsidR="001B21A6" w:rsidRPr="001B21A6" w:rsidRDefault="001B21A6" w:rsidP="00740E40">
            <w:pPr>
              <w:rPr>
                <w:ins w:id="107" w:author="Palacherla, Susmitha C" w:date="2021-05-27T16:22:00Z"/>
                <w:rFonts w:eastAsia="Calibri"/>
                <w:b/>
              </w:rPr>
            </w:pPr>
            <w:ins w:id="108" w:author="Palacherla, Susmitha C" w:date="2021-05-27T16:22:00Z">
              <w:r w:rsidRPr="001B21A6">
                <w:rPr>
                  <w:rFonts w:eastAsia="Calibri"/>
                  <w:b/>
                </w:rPr>
                <w:t>The last, first mi name of employee</w:t>
              </w:r>
            </w:ins>
          </w:p>
        </w:tc>
      </w:tr>
      <w:tr w:rsidR="001B21A6" w:rsidRPr="00E32247" w14:paraId="1C8A516D" w14:textId="77777777" w:rsidTr="001B21A6">
        <w:trPr>
          <w:ins w:id="109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C3BCC" w14:textId="77777777" w:rsidR="001B21A6" w:rsidRPr="001B21A6" w:rsidRDefault="001B21A6" w:rsidP="001B21A6">
            <w:pPr>
              <w:rPr>
                <w:ins w:id="110" w:author="Palacherla, Susmitha C" w:date="2021-05-27T16:22:00Z"/>
                <w:rFonts w:eastAsia="Calibri"/>
                <w:b/>
                <w:color w:val="000000"/>
              </w:rPr>
            </w:pPr>
            <w:ins w:id="111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10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EEED88" w14:textId="77777777" w:rsidR="001B21A6" w:rsidRPr="001B21A6" w:rsidRDefault="001B21A6" w:rsidP="00740E40">
            <w:pPr>
              <w:rPr>
                <w:ins w:id="112" w:author="Palacherla, Susmitha C" w:date="2021-05-27T16:22:00Z"/>
                <w:rFonts w:eastAsia="Calibri"/>
                <w:b/>
                <w:color w:val="000000"/>
              </w:rPr>
            </w:pPr>
            <w:ins w:id="113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City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1B4DF3" w14:textId="77777777" w:rsidR="001B21A6" w:rsidRPr="001B21A6" w:rsidRDefault="001B21A6" w:rsidP="00740E40">
            <w:pPr>
              <w:rPr>
                <w:ins w:id="114" w:author="Palacherla, Susmitha C" w:date="2021-05-27T16:22:00Z"/>
                <w:rFonts w:eastAsia="Calibri"/>
                <w:b/>
              </w:rPr>
            </w:pPr>
            <w:ins w:id="115" w:author="Palacherla, Susmitha C" w:date="2021-05-27T16:22:00Z">
              <w:r w:rsidRPr="001B21A6">
                <w:rPr>
                  <w:rFonts w:eastAsia="Calibri"/>
                  <w:b/>
                </w:rPr>
                <w:t>Site of the employee</w:t>
              </w:r>
            </w:ins>
          </w:p>
        </w:tc>
      </w:tr>
      <w:tr w:rsidR="001B21A6" w:rsidRPr="00E32247" w14:paraId="1963EF0F" w14:textId="77777777" w:rsidTr="001B21A6">
        <w:trPr>
          <w:ins w:id="116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276AD" w14:textId="77777777" w:rsidR="001B21A6" w:rsidRPr="001B21A6" w:rsidRDefault="001B21A6" w:rsidP="001B21A6">
            <w:pPr>
              <w:rPr>
                <w:ins w:id="117" w:author="Palacherla, Susmitha C" w:date="2021-05-27T16:22:00Z"/>
                <w:rFonts w:eastAsia="Calibri"/>
                <w:b/>
                <w:color w:val="000000"/>
              </w:rPr>
            </w:pPr>
            <w:ins w:id="118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11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6F878A" w14:textId="77777777" w:rsidR="001B21A6" w:rsidRPr="001B21A6" w:rsidRDefault="001B21A6" w:rsidP="00740E40">
            <w:pPr>
              <w:rPr>
                <w:ins w:id="119" w:author="Palacherla, Susmitha C" w:date="2021-05-27T16:22:00Z"/>
                <w:rFonts w:eastAsia="Calibri"/>
                <w:b/>
                <w:color w:val="000000"/>
              </w:rPr>
            </w:pPr>
            <w:ins w:id="120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Supervisor employee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AF97EC" w14:textId="77777777" w:rsidR="001B21A6" w:rsidRPr="001B21A6" w:rsidRDefault="001B21A6" w:rsidP="00740E40">
            <w:pPr>
              <w:rPr>
                <w:ins w:id="121" w:author="Palacherla, Susmitha C" w:date="2021-05-27T16:22:00Z"/>
                <w:rFonts w:eastAsia="Calibri"/>
                <w:b/>
              </w:rPr>
            </w:pPr>
            <w:ins w:id="122" w:author="Palacherla, Susmitha C" w:date="2021-05-27T16:22:00Z">
              <w:r w:rsidRPr="001B21A6">
                <w:rPr>
                  <w:rFonts w:eastAsia="Calibri"/>
                  <w:b/>
                </w:rPr>
                <w:t>Employee ID of the supervisor of the log recipient at time the log is submitted</w:t>
              </w:r>
            </w:ins>
          </w:p>
        </w:tc>
      </w:tr>
      <w:tr w:rsidR="001B21A6" w:rsidRPr="00E32247" w14:paraId="3C91D8CE" w14:textId="77777777" w:rsidTr="001B21A6">
        <w:trPr>
          <w:ins w:id="123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6E060" w14:textId="77777777" w:rsidR="001B21A6" w:rsidRPr="001B21A6" w:rsidRDefault="001B21A6" w:rsidP="001B21A6">
            <w:pPr>
              <w:rPr>
                <w:ins w:id="124" w:author="Palacherla, Susmitha C" w:date="2021-05-27T16:22:00Z"/>
                <w:rFonts w:eastAsia="Calibri"/>
                <w:b/>
                <w:color w:val="000000"/>
              </w:rPr>
            </w:pPr>
            <w:ins w:id="125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12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6A991E" w14:textId="77777777" w:rsidR="001B21A6" w:rsidRPr="001B21A6" w:rsidRDefault="001B21A6" w:rsidP="00740E40">
            <w:pPr>
              <w:rPr>
                <w:ins w:id="126" w:author="Palacherla, Susmitha C" w:date="2021-05-27T16:22:00Z"/>
                <w:rFonts w:eastAsia="Calibri"/>
                <w:b/>
                <w:color w:val="000000"/>
              </w:rPr>
            </w:pPr>
            <w:ins w:id="127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Supervisor name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80F05D" w14:textId="77777777" w:rsidR="001B21A6" w:rsidRPr="001B21A6" w:rsidRDefault="001B21A6" w:rsidP="00740E40">
            <w:pPr>
              <w:rPr>
                <w:ins w:id="128" w:author="Palacherla, Susmitha C" w:date="2021-05-27T16:22:00Z"/>
                <w:rFonts w:eastAsia="Calibri"/>
                <w:b/>
              </w:rPr>
            </w:pPr>
            <w:ins w:id="129" w:author="Palacherla, Susmitha C" w:date="2021-05-27T16:22:00Z">
              <w:r w:rsidRPr="001B21A6">
                <w:rPr>
                  <w:rFonts w:eastAsia="Calibri"/>
                  <w:b/>
                </w:rPr>
                <w:t>The last, first mi name of supervisor of employee</w:t>
              </w:r>
            </w:ins>
          </w:p>
        </w:tc>
      </w:tr>
      <w:tr w:rsidR="001B21A6" w:rsidRPr="00E32247" w14:paraId="7BBFFEB3" w14:textId="77777777" w:rsidTr="001B21A6">
        <w:trPr>
          <w:ins w:id="130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73971" w14:textId="77777777" w:rsidR="001B21A6" w:rsidRPr="001B21A6" w:rsidRDefault="001B21A6" w:rsidP="001B21A6">
            <w:pPr>
              <w:rPr>
                <w:ins w:id="131" w:author="Palacherla, Susmitha C" w:date="2021-05-27T16:22:00Z"/>
                <w:rFonts w:eastAsia="Calibri"/>
                <w:b/>
                <w:color w:val="000000"/>
              </w:rPr>
            </w:pPr>
            <w:ins w:id="132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13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A37F63" w14:textId="77777777" w:rsidR="001B21A6" w:rsidRPr="001B21A6" w:rsidRDefault="001B21A6" w:rsidP="00740E40">
            <w:pPr>
              <w:rPr>
                <w:ins w:id="133" w:author="Palacherla, Susmitha C" w:date="2021-05-27T16:22:00Z"/>
                <w:rFonts w:eastAsia="Calibri"/>
                <w:b/>
                <w:color w:val="000000"/>
              </w:rPr>
            </w:pPr>
            <w:ins w:id="134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Manager employee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AE2EA" w14:textId="77777777" w:rsidR="001B21A6" w:rsidRPr="001B21A6" w:rsidRDefault="001B21A6" w:rsidP="00740E40">
            <w:pPr>
              <w:rPr>
                <w:ins w:id="135" w:author="Palacherla, Susmitha C" w:date="2021-05-27T16:22:00Z"/>
                <w:rFonts w:eastAsia="Calibri"/>
                <w:b/>
              </w:rPr>
            </w:pPr>
            <w:ins w:id="136" w:author="Palacherla, Susmitha C" w:date="2021-05-27T16:22:00Z">
              <w:r w:rsidRPr="001B21A6">
                <w:rPr>
                  <w:rFonts w:eastAsia="Calibri"/>
                  <w:b/>
                </w:rPr>
                <w:t xml:space="preserve">Employee ID of the manager of the log recipient at time log is submitted </w:t>
              </w:r>
            </w:ins>
          </w:p>
        </w:tc>
      </w:tr>
      <w:tr w:rsidR="001B21A6" w:rsidRPr="00E32247" w14:paraId="2A26969A" w14:textId="77777777" w:rsidTr="001B21A6">
        <w:trPr>
          <w:ins w:id="137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B151D" w14:textId="77777777" w:rsidR="001B21A6" w:rsidRPr="001B21A6" w:rsidRDefault="001B21A6" w:rsidP="001B21A6">
            <w:pPr>
              <w:rPr>
                <w:ins w:id="138" w:author="Palacherla, Susmitha C" w:date="2021-05-27T16:22:00Z"/>
                <w:rFonts w:eastAsia="Calibri"/>
                <w:b/>
                <w:color w:val="000000"/>
              </w:rPr>
            </w:pPr>
            <w:ins w:id="139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14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85A538" w14:textId="77777777" w:rsidR="001B21A6" w:rsidRPr="001B21A6" w:rsidRDefault="001B21A6" w:rsidP="00740E40">
            <w:pPr>
              <w:rPr>
                <w:ins w:id="140" w:author="Palacherla, Susmitha C" w:date="2021-05-27T16:22:00Z"/>
                <w:rFonts w:eastAsia="Calibri"/>
                <w:b/>
                <w:color w:val="000000"/>
              </w:rPr>
            </w:pPr>
            <w:ins w:id="141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Manager name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202B36" w14:textId="77777777" w:rsidR="001B21A6" w:rsidRPr="001B21A6" w:rsidRDefault="001B21A6" w:rsidP="00740E40">
            <w:pPr>
              <w:rPr>
                <w:ins w:id="142" w:author="Palacherla, Susmitha C" w:date="2021-05-27T16:22:00Z"/>
                <w:rFonts w:eastAsia="Calibri"/>
                <w:b/>
              </w:rPr>
            </w:pPr>
            <w:ins w:id="143" w:author="Palacherla, Susmitha C" w:date="2021-05-27T16:22:00Z">
              <w:r w:rsidRPr="001B21A6">
                <w:rPr>
                  <w:rFonts w:eastAsia="Calibri"/>
                  <w:b/>
                </w:rPr>
                <w:t>The last, first mi name of manager of employee</w:t>
              </w:r>
            </w:ins>
          </w:p>
        </w:tc>
      </w:tr>
      <w:tr w:rsidR="001B21A6" w:rsidRPr="00E32247" w14:paraId="6E944D79" w14:textId="77777777" w:rsidTr="001B21A6">
        <w:trPr>
          <w:ins w:id="144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C5F93" w14:textId="77777777" w:rsidR="001B21A6" w:rsidRPr="001B21A6" w:rsidRDefault="001B21A6" w:rsidP="001B21A6">
            <w:pPr>
              <w:rPr>
                <w:ins w:id="145" w:author="Palacherla, Susmitha C" w:date="2021-05-27T16:22:00Z"/>
                <w:rFonts w:eastAsia="Calibri"/>
                <w:b/>
                <w:color w:val="000000"/>
              </w:rPr>
            </w:pPr>
            <w:ins w:id="146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15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9B44C5" w14:textId="77777777" w:rsidR="001B21A6" w:rsidRPr="001B21A6" w:rsidRDefault="001B21A6" w:rsidP="00740E40">
            <w:pPr>
              <w:rPr>
                <w:ins w:id="147" w:author="Palacherla, Susmitha C" w:date="2021-05-27T16:22:00Z"/>
                <w:rFonts w:eastAsia="Calibri"/>
                <w:b/>
                <w:color w:val="000000"/>
              </w:rPr>
            </w:pPr>
            <w:ins w:id="148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Current Supervisor employee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AA2683" w14:textId="77777777" w:rsidR="001B21A6" w:rsidRPr="001B21A6" w:rsidRDefault="001B21A6" w:rsidP="00740E40">
            <w:pPr>
              <w:rPr>
                <w:ins w:id="149" w:author="Palacherla, Susmitha C" w:date="2021-05-27T16:22:00Z"/>
                <w:rFonts w:eastAsia="Calibri"/>
                <w:b/>
              </w:rPr>
            </w:pPr>
            <w:ins w:id="150" w:author="Palacherla, Susmitha C" w:date="2021-05-27T16:22:00Z">
              <w:r w:rsidRPr="001B21A6">
                <w:rPr>
                  <w:rFonts w:eastAsia="Calibri"/>
                  <w:b/>
                </w:rPr>
                <w:t>Employee ID of the supervisor of the log recipient at time the report is run</w:t>
              </w:r>
            </w:ins>
          </w:p>
        </w:tc>
      </w:tr>
      <w:tr w:rsidR="001B21A6" w:rsidRPr="00E32247" w14:paraId="2B9CF16E" w14:textId="77777777" w:rsidTr="001B21A6">
        <w:trPr>
          <w:ins w:id="151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D0BA6" w14:textId="77777777" w:rsidR="001B21A6" w:rsidRPr="001B21A6" w:rsidRDefault="001B21A6" w:rsidP="001B21A6">
            <w:pPr>
              <w:rPr>
                <w:ins w:id="152" w:author="Palacherla, Susmitha C" w:date="2021-05-27T16:22:00Z"/>
                <w:rFonts w:eastAsia="Calibri"/>
                <w:b/>
                <w:color w:val="000000"/>
              </w:rPr>
            </w:pPr>
            <w:ins w:id="153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16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64C056" w14:textId="77777777" w:rsidR="001B21A6" w:rsidRPr="001B21A6" w:rsidRDefault="001B21A6" w:rsidP="00740E40">
            <w:pPr>
              <w:rPr>
                <w:ins w:id="154" w:author="Palacherla, Susmitha C" w:date="2021-05-27T16:22:00Z"/>
                <w:rFonts w:eastAsia="Calibri"/>
                <w:b/>
                <w:color w:val="000000"/>
              </w:rPr>
            </w:pPr>
            <w:ins w:id="155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Current Supervisor name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3385B3" w14:textId="77777777" w:rsidR="001B21A6" w:rsidRPr="001B21A6" w:rsidRDefault="001B21A6" w:rsidP="00740E40">
            <w:pPr>
              <w:rPr>
                <w:ins w:id="156" w:author="Palacherla, Susmitha C" w:date="2021-05-27T16:22:00Z"/>
                <w:rFonts w:eastAsia="Calibri"/>
                <w:b/>
              </w:rPr>
            </w:pPr>
            <w:ins w:id="157" w:author="Palacherla, Susmitha C" w:date="2021-05-27T16:22:00Z">
              <w:r w:rsidRPr="001B21A6">
                <w:rPr>
                  <w:rFonts w:eastAsia="Calibri"/>
                  <w:b/>
                </w:rPr>
                <w:t>The last, first mi name of supervisor of employee</w:t>
              </w:r>
            </w:ins>
          </w:p>
        </w:tc>
      </w:tr>
      <w:tr w:rsidR="001B21A6" w:rsidRPr="00E32247" w14:paraId="14183BB1" w14:textId="77777777" w:rsidTr="001B21A6">
        <w:trPr>
          <w:ins w:id="158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6D4CA" w14:textId="77777777" w:rsidR="001B21A6" w:rsidRPr="001B21A6" w:rsidRDefault="001B21A6" w:rsidP="001B21A6">
            <w:pPr>
              <w:rPr>
                <w:ins w:id="159" w:author="Palacherla, Susmitha C" w:date="2021-05-27T16:22:00Z"/>
                <w:rFonts w:eastAsia="Calibri"/>
                <w:b/>
                <w:color w:val="000000"/>
              </w:rPr>
            </w:pPr>
            <w:ins w:id="160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17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7E1C54" w14:textId="77777777" w:rsidR="001B21A6" w:rsidRPr="001B21A6" w:rsidRDefault="001B21A6" w:rsidP="00740E40">
            <w:pPr>
              <w:rPr>
                <w:ins w:id="161" w:author="Palacherla, Susmitha C" w:date="2021-05-27T16:22:00Z"/>
                <w:rFonts w:eastAsia="Calibri"/>
                <w:b/>
                <w:color w:val="000000"/>
              </w:rPr>
            </w:pPr>
            <w:ins w:id="162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Current Manager employee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119F47" w14:textId="77777777" w:rsidR="001B21A6" w:rsidRPr="001B21A6" w:rsidRDefault="001B21A6" w:rsidP="00740E40">
            <w:pPr>
              <w:rPr>
                <w:ins w:id="163" w:author="Palacherla, Susmitha C" w:date="2021-05-27T16:22:00Z"/>
                <w:rFonts w:eastAsia="Calibri"/>
                <w:b/>
              </w:rPr>
            </w:pPr>
            <w:ins w:id="164" w:author="Palacherla, Susmitha C" w:date="2021-05-27T16:22:00Z">
              <w:r w:rsidRPr="001B21A6">
                <w:rPr>
                  <w:rFonts w:eastAsia="Calibri"/>
                  <w:b/>
                </w:rPr>
                <w:t xml:space="preserve">Employee ID of the manager of the log recipient at time the report is </w:t>
              </w:r>
            </w:ins>
          </w:p>
        </w:tc>
      </w:tr>
      <w:tr w:rsidR="001B21A6" w:rsidRPr="00E32247" w14:paraId="29EAC624" w14:textId="77777777" w:rsidTr="001B21A6">
        <w:trPr>
          <w:ins w:id="165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6A110" w14:textId="77777777" w:rsidR="001B21A6" w:rsidRPr="001B21A6" w:rsidRDefault="001B21A6" w:rsidP="001B21A6">
            <w:pPr>
              <w:rPr>
                <w:ins w:id="166" w:author="Palacherla, Susmitha C" w:date="2021-05-27T16:22:00Z"/>
                <w:rFonts w:eastAsia="Calibri"/>
                <w:b/>
                <w:color w:val="000000"/>
              </w:rPr>
            </w:pPr>
            <w:ins w:id="167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18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4D9948" w14:textId="77777777" w:rsidR="001B21A6" w:rsidRPr="001B21A6" w:rsidRDefault="001B21A6" w:rsidP="00740E40">
            <w:pPr>
              <w:rPr>
                <w:ins w:id="168" w:author="Palacherla, Susmitha C" w:date="2021-05-27T16:22:00Z"/>
                <w:rFonts w:eastAsia="Calibri"/>
                <w:b/>
                <w:color w:val="000000"/>
              </w:rPr>
            </w:pPr>
            <w:ins w:id="169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Current Manager name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E6162" w14:textId="77777777" w:rsidR="001B21A6" w:rsidRPr="001B21A6" w:rsidRDefault="001B21A6" w:rsidP="00740E40">
            <w:pPr>
              <w:rPr>
                <w:ins w:id="170" w:author="Palacherla, Susmitha C" w:date="2021-05-27T16:22:00Z"/>
                <w:rFonts w:eastAsia="Calibri"/>
                <w:b/>
              </w:rPr>
            </w:pPr>
            <w:ins w:id="171" w:author="Palacherla, Susmitha C" w:date="2021-05-27T16:22:00Z">
              <w:r w:rsidRPr="001B21A6">
                <w:rPr>
                  <w:rFonts w:eastAsia="Calibri"/>
                  <w:b/>
                </w:rPr>
                <w:t>The last, first mi name of manager of employee</w:t>
              </w:r>
            </w:ins>
          </w:p>
        </w:tc>
      </w:tr>
      <w:tr w:rsidR="001B21A6" w:rsidRPr="00E32247" w14:paraId="52F46A7A" w14:textId="77777777" w:rsidTr="001B21A6">
        <w:trPr>
          <w:ins w:id="172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02F3E" w14:textId="77777777" w:rsidR="001B21A6" w:rsidRPr="001B21A6" w:rsidRDefault="001B21A6" w:rsidP="001B21A6">
            <w:pPr>
              <w:rPr>
                <w:ins w:id="173" w:author="Palacherla, Susmitha C" w:date="2021-05-27T16:22:00Z"/>
                <w:rFonts w:eastAsia="Calibri"/>
                <w:b/>
                <w:color w:val="000000"/>
              </w:rPr>
            </w:pPr>
            <w:ins w:id="174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19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E12109" w14:textId="77777777" w:rsidR="001B21A6" w:rsidRPr="001B21A6" w:rsidRDefault="001B21A6" w:rsidP="00740E40">
            <w:pPr>
              <w:rPr>
                <w:ins w:id="175" w:author="Palacherla, Susmitha C" w:date="2021-05-27T16:22:00Z"/>
                <w:rFonts w:eastAsia="Calibri"/>
                <w:b/>
                <w:color w:val="000000"/>
              </w:rPr>
            </w:pPr>
            <w:ins w:id="176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Review Supervisor employee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BD22FF" w14:textId="77777777" w:rsidR="001B21A6" w:rsidRPr="001B21A6" w:rsidRDefault="001B21A6" w:rsidP="00740E40">
            <w:pPr>
              <w:rPr>
                <w:ins w:id="177" w:author="Palacherla, Susmitha C" w:date="2021-05-27T16:22:00Z"/>
                <w:rFonts w:eastAsia="Calibri"/>
                <w:b/>
              </w:rPr>
            </w:pPr>
            <w:ins w:id="178" w:author="Palacherla, Susmitha C" w:date="2021-05-27T16:22:00Z">
              <w:r w:rsidRPr="001B21A6">
                <w:rPr>
                  <w:rFonts w:eastAsia="Calibri"/>
                  <w:b/>
                </w:rPr>
                <w:t xml:space="preserve">Employee ID of the supervisor who reviewed/coached the log recipient </w:t>
              </w:r>
            </w:ins>
          </w:p>
        </w:tc>
      </w:tr>
      <w:tr w:rsidR="001B21A6" w:rsidRPr="00E32247" w14:paraId="2CF6524D" w14:textId="77777777" w:rsidTr="001B21A6">
        <w:trPr>
          <w:ins w:id="179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59BFF" w14:textId="77777777" w:rsidR="001B21A6" w:rsidRPr="001B21A6" w:rsidRDefault="001B21A6" w:rsidP="001B21A6">
            <w:pPr>
              <w:rPr>
                <w:ins w:id="180" w:author="Palacherla, Susmitha C" w:date="2021-05-27T16:22:00Z"/>
                <w:rFonts w:eastAsia="Calibri"/>
                <w:b/>
                <w:color w:val="000000"/>
              </w:rPr>
            </w:pPr>
            <w:ins w:id="181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20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5E38AA" w14:textId="77777777" w:rsidR="001B21A6" w:rsidRPr="001B21A6" w:rsidRDefault="001B21A6" w:rsidP="00740E40">
            <w:pPr>
              <w:rPr>
                <w:ins w:id="182" w:author="Palacherla, Susmitha C" w:date="2021-05-27T16:22:00Z"/>
                <w:rFonts w:eastAsia="Calibri"/>
                <w:b/>
                <w:color w:val="000000"/>
              </w:rPr>
            </w:pPr>
            <w:ins w:id="183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Review Supervisor name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B09FFB" w14:textId="77777777" w:rsidR="001B21A6" w:rsidRPr="001B21A6" w:rsidRDefault="001B21A6" w:rsidP="00740E40">
            <w:pPr>
              <w:rPr>
                <w:ins w:id="184" w:author="Palacherla, Susmitha C" w:date="2021-05-27T16:22:00Z"/>
                <w:rFonts w:eastAsia="Calibri"/>
                <w:b/>
              </w:rPr>
            </w:pPr>
            <w:ins w:id="185" w:author="Palacherla, Susmitha C" w:date="2021-05-27T16:22:00Z">
              <w:r w:rsidRPr="001B21A6">
                <w:rPr>
                  <w:rFonts w:eastAsia="Calibri"/>
                  <w:b/>
                </w:rPr>
                <w:t>The last, first mi name of supervisor of employee</w:t>
              </w:r>
            </w:ins>
          </w:p>
        </w:tc>
      </w:tr>
      <w:tr w:rsidR="001B21A6" w:rsidRPr="00E32247" w14:paraId="1E02B69E" w14:textId="77777777" w:rsidTr="001B21A6">
        <w:trPr>
          <w:ins w:id="186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01FF4" w14:textId="77777777" w:rsidR="001B21A6" w:rsidRPr="001B21A6" w:rsidRDefault="001B21A6" w:rsidP="001B21A6">
            <w:pPr>
              <w:rPr>
                <w:ins w:id="187" w:author="Palacherla, Susmitha C" w:date="2021-05-27T16:22:00Z"/>
                <w:rFonts w:eastAsia="Calibri"/>
                <w:b/>
                <w:color w:val="000000"/>
              </w:rPr>
            </w:pPr>
            <w:ins w:id="188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lastRenderedPageBreak/>
                <w:t>21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968E28" w14:textId="77777777" w:rsidR="001B21A6" w:rsidRPr="001B21A6" w:rsidRDefault="001B21A6" w:rsidP="00740E40">
            <w:pPr>
              <w:rPr>
                <w:ins w:id="189" w:author="Palacherla, Susmitha C" w:date="2021-05-27T16:22:00Z"/>
                <w:rFonts w:eastAsia="Calibri"/>
                <w:b/>
                <w:color w:val="000000"/>
              </w:rPr>
            </w:pPr>
            <w:ins w:id="190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Review Manager employee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D88F6A" w14:textId="77777777" w:rsidR="001B21A6" w:rsidRPr="001B21A6" w:rsidRDefault="001B21A6" w:rsidP="00740E40">
            <w:pPr>
              <w:rPr>
                <w:ins w:id="191" w:author="Palacherla, Susmitha C" w:date="2021-05-27T16:22:00Z"/>
                <w:rFonts w:eastAsia="Calibri"/>
                <w:b/>
              </w:rPr>
            </w:pPr>
            <w:ins w:id="192" w:author="Palacherla, Susmitha C" w:date="2021-05-27T16:22:00Z">
              <w:r w:rsidRPr="001B21A6">
                <w:rPr>
                  <w:rFonts w:eastAsia="Calibri"/>
                  <w:b/>
                </w:rPr>
                <w:t xml:space="preserve">Employee ID of the manager who reviewed the log </w:t>
              </w:r>
            </w:ins>
          </w:p>
        </w:tc>
      </w:tr>
      <w:tr w:rsidR="001B21A6" w:rsidRPr="00E32247" w14:paraId="27A3E027" w14:textId="77777777" w:rsidTr="001B21A6">
        <w:trPr>
          <w:ins w:id="193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48E75" w14:textId="77777777" w:rsidR="001B21A6" w:rsidRPr="001B21A6" w:rsidRDefault="001B21A6" w:rsidP="001B21A6">
            <w:pPr>
              <w:rPr>
                <w:ins w:id="194" w:author="Palacherla, Susmitha C" w:date="2021-05-27T16:22:00Z"/>
                <w:rFonts w:eastAsia="Calibri"/>
                <w:b/>
                <w:color w:val="000000"/>
              </w:rPr>
            </w:pPr>
            <w:ins w:id="195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22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7A0E26" w14:textId="77777777" w:rsidR="001B21A6" w:rsidRPr="001B21A6" w:rsidRDefault="001B21A6" w:rsidP="00740E40">
            <w:pPr>
              <w:rPr>
                <w:ins w:id="196" w:author="Palacherla, Susmitha C" w:date="2021-05-27T16:22:00Z"/>
                <w:rFonts w:eastAsia="Calibri"/>
                <w:b/>
                <w:color w:val="000000"/>
              </w:rPr>
            </w:pPr>
            <w:ins w:id="197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Review Manager name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7D9401" w14:textId="77777777" w:rsidR="001B21A6" w:rsidRPr="001B21A6" w:rsidRDefault="001B21A6" w:rsidP="00740E40">
            <w:pPr>
              <w:rPr>
                <w:ins w:id="198" w:author="Palacherla, Susmitha C" w:date="2021-05-27T16:22:00Z"/>
                <w:rFonts w:eastAsia="Calibri"/>
                <w:b/>
              </w:rPr>
            </w:pPr>
            <w:ins w:id="199" w:author="Palacherla, Susmitha C" w:date="2021-05-27T16:22:00Z">
              <w:r w:rsidRPr="001B21A6">
                <w:rPr>
                  <w:rFonts w:eastAsia="Calibri"/>
                  <w:b/>
                </w:rPr>
                <w:t>The last, first mi name of manager of employee</w:t>
              </w:r>
            </w:ins>
          </w:p>
        </w:tc>
      </w:tr>
      <w:tr w:rsidR="001B21A6" w:rsidRPr="00E32247" w14:paraId="09D235DD" w14:textId="77777777" w:rsidTr="001B21A6">
        <w:trPr>
          <w:ins w:id="200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B0053" w14:textId="77777777" w:rsidR="001B21A6" w:rsidRPr="001B21A6" w:rsidRDefault="001B21A6" w:rsidP="001B21A6">
            <w:pPr>
              <w:rPr>
                <w:ins w:id="201" w:author="Palacherla, Susmitha C" w:date="2021-05-27T16:22:00Z"/>
                <w:rFonts w:eastAsia="Calibri"/>
                <w:b/>
                <w:color w:val="000000"/>
              </w:rPr>
            </w:pPr>
            <w:ins w:id="202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23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A846EB" w14:textId="77777777" w:rsidR="001B21A6" w:rsidRPr="001B21A6" w:rsidRDefault="001B21A6" w:rsidP="00740E40">
            <w:pPr>
              <w:rPr>
                <w:ins w:id="203" w:author="Palacherla, Susmitha C" w:date="2021-05-27T16:22:00Z"/>
                <w:rFonts w:eastAsia="Calibri"/>
                <w:b/>
                <w:color w:val="000000"/>
              </w:rPr>
            </w:pPr>
            <w:ins w:id="204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Description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B58C40" w14:textId="77777777" w:rsidR="001B21A6" w:rsidRPr="001B21A6" w:rsidRDefault="001B21A6" w:rsidP="00740E40">
            <w:pPr>
              <w:rPr>
                <w:ins w:id="205" w:author="Palacherla, Susmitha C" w:date="2021-05-27T16:22:00Z"/>
                <w:rFonts w:eastAsia="Calibri"/>
                <w:b/>
              </w:rPr>
            </w:pPr>
            <w:ins w:id="206" w:author="Palacherla, Susmitha C" w:date="2021-05-27T16:22:00Z">
              <w:r w:rsidRPr="001B21A6">
                <w:rPr>
                  <w:rFonts w:eastAsia="Calibri"/>
                  <w:b/>
                </w:rPr>
                <w:t>Description from the log (Summary of Caller’s Issues)</w:t>
              </w:r>
            </w:ins>
          </w:p>
        </w:tc>
      </w:tr>
      <w:tr w:rsidR="001B21A6" w:rsidRPr="00E32247" w14:paraId="424BCE55" w14:textId="77777777" w:rsidTr="001B21A6">
        <w:trPr>
          <w:ins w:id="207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9251E" w14:textId="77777777" w:rsidR="001B21A6" w:rsidRPr="001B21A6" w:rsidRDefault="001B21A6" w:rsidP="001B21A6">
            <w:pPr>
              <w:rPr>
                <w:ins w:id="208" w:author="Palacherla, Susmitha C" w:date="2021-05-27T16:22:00Z"/>
                <w:rFonts w:eastAsia="Calibri"/>
                <w:b/>
                <w:color w:val="000000"/>
              </w:rPr>
            </w:pPr>
            <w:ins w:id="209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24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C1EBD2" w14:textId="77777777" w:rsidR="001B21A6" w:rsidRPr="001B21A6" w:rsidRDefault="001B21A6" w:rsidP="00740E40">
            <w:pPr>
              <w:rPr>
                <w:ins w:id="210" w:author="Palacherla, Susmitha C" w:date="2021-05-27T16:22:00Z"/>
                <w:rFonts w:eastAsia="Calibri"/>
                <w:b/>
                <w:color w:val="000000"/>
              </w:rPr>
            </w:pPr>
            <w:ins w:id="211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Coaching notes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80B279" w14:textId="77777777" w:rsidR="001B21A6" w:rsidRPr="001B21A6" w:rsidRDefault="001B21A6" w:rsidP="00740E40">
            <w:pPr>
              <w:rPr>
                <w:ins w:id="212" w:author="Palacherla, Susmitha C" w:date="2021-05-27T16:22:00Z"/>
                <w:rFonts w:eastAsia="Calibri"/>
                <w:b/>
              </w:rPr>
            </w:pPr>
            <w:ins w:id="213" w:author="Palacherla, Susmitha C" w:date="2021-05-27T16:22:00Z">
              <w:r w:rsidRPr="001B21A6">
                <w:rPr>
                  <w:rFonts w:eastAsia="Calibri"/>
                  <w:b/>
                </w:rPr>
                <w:t>Coaching notes for log</w:t>
              </w:r>
            </w:ins>
          </w:p>
        </w:tc>
      </w:tr>
      <w:tr w:rsidR="001B21A6" w:rsidRPr="00E32247" w14:paraId="7138A0AF" w14:textId="77777777" w:rsidTr="001B21A6">
        <w:trPr>
          <w:ins w:id="214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76ED0" w14:textId="77777777" w:rsidR="001B21A6" w:rsidRPr="001B21A6" w:rsidRDefault="001B21A6" w:rsidP="001B21A6">
            <w:pPr>
              <w:rPr>
                <w:ins w:id="215" w:author="Palacherla, Susmitha C" w:date="2021-05-27T16:22:00Z"/>
                <w:rFonts w:eastAsia="Calibri"/>
                <w:b/>
                <w:color w:val="000000"/>
              </w:rPr>
            </w:pPr>
            <w:ins w:id="216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25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A31CE4" w14:textId="77777777" w:rsidR="001B21A6" w:rsidRPr="001B21A6" w:rsidRDefault="001B21A6" w:rsidP="00740E40">
            <w:pPr>
              <w:rPr>
                <w:ins w:id="217" w:author="Palacherla, Susmitha C" w:date="2021-05-27T16:22:00Z"/>
                <w:rFonts w:eastAsia="Calibri"/>
                <w:b/>
                <w:color w:val="000000"/>
              </w:rPr>
            </w:pPr>
            <w:ins w:id="218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Event date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98566E" w14:textId="77777777" w:rsidR="001B21A6" w:rsidRPr="001B21A6" w:rsidRDefault="001B21A6" w:rsidP="00740E40">
            <w:pPr>
              <w:rPr>
                <w:ins w:id="219" w:author="Palacherla, Susmitha C" w:date="2021-05-27T16:22:00Z"/>
                <w:rFonts w:eastAsia="Calibri"/>
                <w:b/>
              </w:rPr>
            </w:pPr>
            <w:ins w:id="220" w:author="Palacherla, Susmitha C" w:date="2021-05-27T16:22:00Z">
              <w:r w:rsidRPr="001B21A6">
                <w:rPr>
                  <w:rFonts w:eastAsia="Calibri"/>
                  <w:b/>
                </w:rPr>
                <w:t>Date of event associated with log</w:t>
              </w:r>
            </w:ins>
          </w:p>
        </w:tc>
      </w:tr>
      <w:tr w:rsidR="001B21A6" w:rsidRPr="00E32247" w14:paraId="3BB9FB4F" w14:textId="77777777" w:rsidTr="001B21A6">
        <w:trPr>
          <w:ins w:id="221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95AE7" w14:textId="77777777" w:rsidR="001B21A6" w:rsidRPr="001B21A6" w:rsidRDefault="001B21A6" w:rsidP="001B21A6">
            <w:pPr>
              <w:rPr>
                <w:ins w:id="222" w:author="Palacherla, Susmitha C" w:date="2021-05-27T16:22:00Z"/>
                <w:rFonts w:eastAsia="Calibri"/>
                <w:b/>
                <w:color w:val="000000"/>
              </w:rPr>
            </w:pPr>
            <w:ins w:id="223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26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A1172C" w14:textId="77777777" w:rsidR="001B21A6" w:rsidRPr="001B21A6" w:rsidRDefault="001B21A6" w:rsidP="00740E40">
            <w:pPr>
              <w:rPr>
                <w:ins w:id="224" w:author="Palacherla, Susmitha C" w:date="2021-05-27T16:22:00Z"/>
                <w:rFonts w:eastAsia="Calibri"/>
                <w:b/>
                <w:color w:val="000000"/>
              </w:rPr>
            </w:pPr>
            <w:ins w:id="225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Coaching date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02E938" w14:textId="77777777" w:rsidR="001B21A6" w:rsidRPr="001B21A6" w:rsidRDefault="001B21A6" w:rsidP="00740E40">
            <w:pPr>
              <w:rPr>
                <w:ins w:id="226" w:author="Palacherla, Susmitha C" w:date="2021-05-27T16:22:00Z"/>
                <w:rFonts w:eastAsia="Calibri"/>
                <w:b/>
              </w:rPr>
            </w:pPr>
            <w:ins w:id="227" w:author="Palacherla, Susmitha C" w:date="2021-05-27T16:22:00Z">
              <w:r w:rsidRPr="001B21A6">
                <w:rPr>
                  <w:rFonts w:eastAsia="Calibri"/>
                  <w:b/>
                </w:rPr>
                <w:t>Date of coaching associated with log</w:t>
              </w:r>
            </w:ins>
          </w:p>
        </w:tc>
      </w:tr>
      <w:tr w:rsidR="001B21A6" w:rsidRPr="00E32247" w14:paraId="692D95E2" w14:textId="77777777" w:rsidTr="001B21A6">
        <w:trPr>
          <w:ins w:id="228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AEA1A" w14:textId="77777777" w:rsidR="001B21A6" w:rsidRPr="001B21A6" w:rsidRDefault="001B21A6" w:rsidP="001B21A6">
            <w:pPr>
              <w:rPr>
                <w:ins w:id="229" w:author="Palacherla, Susmitha C" w:date="2021-05-27T16:22:00Z"/>
                <w:rFonts w:eastAsia="Calibri"/>
                <w:b/>
                <w:color w:val="000000"/>
              </w:rPr>
            </w:pPr>
            <w:ins w:id="230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27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23D093" w14:textId="77777777" w:rsidR="001B21A6" w:rsidRPr="001B21A6" w:rsidRDefault="001B21A6" w:rsidP="00740E40">
            <w:pPr>
              <w:rPr>
                <w:ins w:id="231" w:author="Palacherla, Susmitha C" w:date="2021-05-27T16:22:00Z"/>
                <w:rFonts w:eastAsia="Calibri"/>
                <w:b/>
                <w:color w:val="000000"/>
              </w:rPr>
            </w:pPr>
            <w:ins w:id="232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Submitted date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0544CF" w14:textId="77777777" w:rsidR="001B21A6" w:rsidRPr="001B21A6" w:rsidRDefault="001B21A6" w:rsidP="00740E40">
            <w:pPr>
              <w:rPr>
                <w:ins w:id="233" w:author="Palacherla, Susmitha C" w:date="2021-05-27T16:22:00Z"/>
                <w:rFonts w:eastAsia="Calibri"/>
                <w:b/>
              </w:rPr>
            </w:pPr>
            <w:ins w:id="234" w:author="Palacherla, Susmitha C" w:date="2021-05-27T16:22:00Z">
              <w:r w:rsidRPr="001B21A6">
                <w:rPr>
                  <w:rFonts w:eastAsia="Calibri"/>
                  <w:b/>
                </w:rPr>
                <w:t>Date the log was submitted</w:t>
              </w:r>
            </w:ins>
          </w:p>
        </w:tc>
      </w:tr>
      <w:tr w:rsidR="001B21A6" w:rsidRPr="00E32247" w14:paraId="26D257E3" w14:textId="77777777" w:rsidTr="001B21A6">
        <w:trPr>
          <w:ins w:id="235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BF365" w14:textId="77777777" w:rsidR="001B21A6" w:rsidRPr="001B21A6" w:rsidRDefault="001B21A6" w:rsidP="001B21A6">
            <w:pPr>
              <w:rPr>
                <w:ins w:id="236" w:author="Palacherla, Susmitha C" w:date="2021-05-27T16:22:00Z"/>
                <w:rFonts w:eastAsia="Calibri"/>
                <w:b/>
                <w:color w:val="000000"/>
              </w:rPr>
            </w:pPr>
            <w:ins w:id="237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28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151992" w14:textId="77777777" w:rsidR="001B21A6" w:rsidRPr="001B21A6" w:rsidRDefault="001B21A6" w:rsidP="00740E40">
            <w:pPr>
              <w:rPr>
                <w:ins w:id="238" w:author="Palacherla, Susmitha C" w:date="2021-05-27T16:22:00Z"/>
                <w:rFonts w:eastAsia="Calibri"/>
                <w:b/>
                <w:color w:val="000000"/>
              </w:rPr>
            </w:pPr>
            <w:ins w:id="239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Coaching source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82D281" w14:textId="77777777" w:rsidR="001B21A6" w:rsidRPr="001B21A6" w:rsidRDefault="001B21A6" w:rsidP="00740E40">
            <w:pPr>
              <w:rPr>
                <w:ins w:id="240" w:author="Palacherla, Susmitha C" w:date="2021-05-27T16:22:00Z"/>
                <w:rFonts w:eastAsia="Calibri"/>
                <w:b/>
              </w:rPr>
            </w:pPr>
            <w:ins w:id="241" w:author="Palacherla, Susmitha C" w:date="2021-05-27T16:22:00Z">
              <w:r w:rsidRPr="001B21A6">
                <w:rPr>
                  <w:rFonts w:eastAsia="Calibri"/>
                  <w:b/>
                </w:rPr>
                <w:t>Source of coaching (Direct, Indirect)</w:t>
              </w:r>
            </w:ins>
          </w:p>
        </w:tc>
      </w:tr>
      <w:tr w:rsidR="001B21A6" w:rsidRPr="00E32247" w14:paraId="7A0BA9E6" w14:textId="77777777" w:rsidTr="001B21A6">
        <w:trPr>
          <w:ins w:id="242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25BB4" w14:textId="77777777" w:rsidR="001B21A6" w:rsidRPr="001B21A6" w:rsidRDefault="001B21A6" w:rsidP="001B21A6">
            <w:pPr>
              <w:rPr>
                <w:ins w:id="243" w:author="Palacherla, Susmitha C" w:date="2021-05-27T16:22:00Z"/>
                <w:rFonts w:eastAsia="Calibri"/>
                <w:b/>
                <w:color w:val="000000"/>
              </w:rPr>
            </w:pPr>
            <w:ins w:id="244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29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050A18" w14:textId="77777777" w:rsidR="001B21A6" w:rsidRPr="001B21A6" w:rsidRDefault="001B21A6" w:rsidP="00740E40">
            <w:pPr>
              <w:rPr>
                <w:ins w:id="245" w:author="Palacherla, Susmitha C" w:date="2021-05-27T16:22:00Z"/>
                <w:rFonts w:eastAsia="Calibri"/>
                <w:b/>
                <w:color w:val="000000"/>
              </w:rPr>
            </w:pPr>
            <w:ins w:id="246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Sub-coaching source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60FE61" w14:textId="77777777" w:rsidR="001B21A6" w:rsidRPr="001B21A6" w:rsidRDefault="001B21A6" w:rsidP="00740E40">
            <w:pPr>
              <w:rPr>
                <w:ins w:id="247" w:author="Palacherla, Susmitha C" w:date="2021-05-27T16:22:00Z"/>
                <w:rFonts w:eastAsia="Calibri"/>
                <w:b/>
              </w:rPr>
            </w:pPr>
            <w:ins w:id="248" w:author="Palacherla, Susmitha C" w:date="2021-05-27T16:22:00Z">
              <w:r w:rsidRPr="001B21A6">
                <w:rPr>
                  <w:rFonts w:eastAsia="Calibri"/>
                  <w:b/>
                </w:rPr>
                <w:t>How the coaching was identified</w:t>
              </w:r>
            </w:ins>
          </w:p>
        </w:tc>
      </w:tr>
      <w:tr w:rsidR="001B21A6" w:rsidRPr="00E32247" w14:paraId="38900EFA" w14:textId="77777777" w:rsidTr="001B21A6">
        <w:trPr>
          <w:ins w:id="249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1D484" w14:textId="77777777" w:rsidR="001B21A6" w:rsidRPr="001B21A6" w:rsidRDefault="001B21A6" w:rsidP="001B21A6">
            <w:pPr>
              <w:rPr>
                <w:ins w:id="250" w:author="Palacherla, Susmitha C" w:date="2021-05-27T16:22:00Z"/>
                <w:rFonts w:eastAsia="Calibri"/>
                <w:b/>
                <w:color w:val="000000"/>
              </w:rPr>
            </w:pPr>
            <w:ins w:id="251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30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C29E74" w14:textId="77777777" w:rsidR="001B21A6" w:rsidRPr="001B21A6" w:rsidRDefault="001B21A6" w:rsidP="00740E40">
            <w:pPr>
              <w:rPr>
                <w:ins w:id="252" w:author="Palacherla, Susmitha C" w:date="2021-05-27T16:22:00Z"/>
                <w:rFonts w:eastAsia="Calibri"/>
                <w:b/>
                <w:color w:val="000000"/>
              </w:rPr>
            </w:pPr>
            <w:ins w:id="253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Coaching reason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457B18" w14:textId="77777777" w:rsidR="001B21A6" w:rsidRPr="001B21A6" w:rsidRDefault="001B21A6" w:rsidP="00740E40">
            <w:pPr>
              <w:rPr>
                <w:ins w:id="254" w:author="Palacherla, Susmitha C" w:date="2021-05-27T16:22:00Z"/>
                <w:rFonts w:eastAsia="Calibri"/>
                <w:b/>
              </w:rPr>
            </w:pPr>
            <w:ins w:id="255" w:author="Palacherla, Susmitha C" w:date="2021-05-27T16:22:00Z">
              <w:r w:rsidRPr="001B21A6">
                <w:rPr>
                  <w:rFonts w:eastAsia="Calibri"/>
                  <w:b/>
                </w:rPr>
                <w:t>Coaching reason of log</w:t>
              </w:r>
            </w:ins>
          </w:p>
        </w:tc>
      </w:tr>
      <w:tr w:rsidR="001B21A6" w:rsidRPr="00E32247" w14:paraId="410F99EF" w14:textId="77777777" w:rsidTr="001B21A6">
        <w:trPr>
          <w:ins w:id="256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B5CB3" w14:textId="77777777" w:rsidR="001B21A6" w:rsidRPr="001B21A6" w:rsidRDefault="001B21A6" w:rsidP="001B21A6">
            <w:pPr>
              <w:rPr>
                <w:ins w:id="257" w:author="Palacherla, Susmitha C" w:date="2021-05-27T16:22:00Z"/>
                <w:rFonts w:eastAsia="Calibri"/>
                <w:b/>
                <w:color w:val="000000"/>
              </w:rPr>
            </w:pPr>
            <w:ins w:id="258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31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3FE445" w14:textId="77777777" w:rsidR="001B21A6" w:rsidRPr="001B21A6" w:rsidRDefault="001B21A6" w:rsidP="00740E40">
            <w:pPr>
              <w:rPr>
                <w:ins w:id="259" w:author="Palacherla, Susmitha C" w:date="2021-05-27T16:22:00Z"/>
                <w:rFonts w:eastAsia="Calibri"/>
                <w:b/>
                <w:color w:val="000000"/>
              </w:rPr>
            </w:pPr>
            <w:ins w:id="260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Sub-coaching reason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24E91C" w14:textId="77777777" w:rsidR="001B21A6" w:rsidRPr="001B21A6" w:rsidRDefault="001B21A6" w:rsidP="00740E40">
            <w:pPr>
              <w:rPr>
                <w:ins w:id="261" w:author="Palacherla, Susmitha C" w:date="2021-05-27T16:22:00Z"/>
                <w:rFonts w:eastAsia="Calibri"/>
                <w:b/>
              </w:rPr>
            </w:pPr>
            <w:ins w:id="262" w:author="Palacherla, Susmitha C" w:date="2021-05-27T16:22:00Z">
              <w:r w:rsidRPr="001B21A6">
                <w:rPr>
                  <w:rFonts w:eastAsia="Calibri"/>
                  <w:b/>
                </w:rPr>
                <w:t>Sub-coaching reason of log</w:t>
              </w:r>
            </w:ins>
          </w:p>
        </w:tc>
      </w:tr>
      <w:tr w:rsidR="001B21A6" w:rsidRPr="00E32247" w14:paraId="7EB8E97E" w14:textId="77777777" w:rsidTr="001B21A6">
        <w:trPr>
          <w:ins w:id="263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13999" w14:textId="77777777" w:rsidR="001B21A6" w:rsidRPr="001B21A6" w:rsidRDefault="001B21A6" w:rsidP="001B21A6">
            <w:pPr>
              <w:rPr>
                <w:ins w:id="264" w:author="Palacherla, Susmitha C" w:date="2021-05-27T16:22:00Z"/>
                <w:rFonts w:eastAsia="Calibri"/>
                <w:b/>
                <w:color w:val="000000"/>
              </w:rPr>
            </w:pPr>
            <w:ins w:id="265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32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5B58E7" w14:textId="77777777" w:rsidR="001B21A6" w:rsidRPr="001B21A6" w:rsidRDefault="001B21A6" w:rsidP="00740E40">
            <w:pPr>
              <w:rPr>
                <w:ins w:id="266" w:author="Palacherla, Susmitha C" w:date="2021-05-27T16:22:00Z"/>
                <w:rFonts w:eastAsia="Calibri"/>
                <w:b/>
                <w:color w:val="000000"/>
              </w:rPr>
            </w:pPr>
            <w:ins w:id="267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 xml:space="preserve">Value 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6E8A34" w14:textId="77777777" w:rsidR="001B21A6" w:rsidRPr="001B21A6" w:rsidRDefault="001B21A6" w:rsidP="00740E40">
            <w:pPr>
              <w:rPr>
                <w:ins w:id="268" w:author="Palacherla, Susmitha C" w:date="2021-05-27T16:22:00Z"/>
                <w:rFonts w:eastAsia="Calibri"/>
                <w:b/>
              </w:rPr>
            </w:pPr>
            <w:ins w:id="269" w:author="Palacherla, Susmitha C" w:date="2021-05-27T16:22:00Z">
              <w:r w:rsidRPr="001B21A6">
                <w:rPr>
                  <w:rFonts w:eastAsia="Calibri"/>
                  <w:b/>
                </w:rPr>
                <w:t>Value of the log (shall be NA)</w:t>
              </w:r>
            </w:ins>
          </w:p>
        </w:tc>
      </w:tr>
      <w:tr w:rsidR="001B21A6" w:rsidRPr="00E32247" w14:paraId="1F1CDFAD" w14:textId="77777777" w:rsidTr="001B21A6">
        <w:trPr>
          <w:ins w:id="270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289AD" w14:textId="77777777" w:rsidR="001B21A6" w:rsidRPr="001B21A6" w:rsidRDefault="001B21A6" w:rsidP="001B21A6">
            <w:pPr>
              <w:rPr>
                <w:ins w:id="271" w:author="Palacherla, Susmitha C" w:date="2021-05-27T16:22:00Z"/>
                <w:rFonts w:eastAsia="Calibri"/>
                <w:b/>
                <w:color w:val="000000"/>
              </w:rPr>
            </w:pPr>
            <w:ins w:id="272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33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C871EA" w14:textId="77777777" w:rsidR="001B21A6" w:rsidRPr="001B21A6" w:rsidRDefault="001B21A6" w:rsidP="00740E40">
            <w:pPr>
              <w:rPr>
                <w:ins w:id="273" w:author="Palacherla, Susmitha C" w:date="2021-05-27T16:22:00Z"/>
                <w:rFonts w:eastAsia="Calibri"/>
                <w:b/>
                <w:color w:val="000000"/>
              </w:rPr>
            </w:pPr>
            <w:ins w:id="274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Submitter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C6DD19" w14:textId="77777777" w:rsidR="001B21A6" w:rsidRPr="001B21A6" w:rsidRDefault="001B21A6" w:rsidP="00740E40">
            <w:pPr>
              <w:rPr>
                <w:ins w:id="275" w:author="Palacherla, Susmitha C" w:date="2021-05-27T16:22:00Z"/>
                <w:rFonts w:eastAsia="Calibri"/>
                <w:b/>
              </w:rPr>
            </w:pPr>
            <w:ins w:id="276" w:author="Palacherla, Susmitha C" w:date="2021-05-27T16:22:00Z">
              <w:r w:rsidRPr="001B21A6">
                <w:rPr>
                  <w:rFonts w:eastAsia="Calibri"/>
                  <w:b/>
                </w:rPr>
                <w:t>Employee ID of the submitter of the log</w:t>
              </w:r>
            </w:ins>
          </w:p>
        </w:tc>
      </w:tr>
      <w:tr w:rsidR="001B21A6" w:rsidRPr="00E32247" w14:paraId="3275774D" w14:textId="77777777" w:rsidTr="001B21A6">
        <w:trPr>
          <w:ins w:id="277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DB04A" w14:textId="77777777" w:rsidR="001B21A6" w:rsidRPr="001B21A6" w:rsidRDefault="001B21A6" w:rsidP="001B21A6">
            <w:pPr>
              <w:rPr>
                <w:ins w:id="278" w:author="Palacherla, Susmitha C" w:date="2021-05-27T16:22:00Z"/>
                <w:rFonts w:eastAsia="Calibri"/>
                <w:b/>
                <w:color w:val="000000"/>
              </w:rPr>
            </w:pPr>
            <w:ins w:id="279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34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20C273" w14:textId="77777777" w:rsidR="001B21A6" w:rsidRPr="001B21A6" w:rsidRDefault="001B21A6" w:rsidP="00740E40">
            <w:pPr>
              <w:rPr>
                <w:ins w:id="280" w:author="Palacherla, Susmitha C" w:date="2021-05-27T16:22:00Z"/>
                <w:rFonts w:eastAsia="Calibri"/>
                <w:b/>
                <w:color w:val="000000"/>
              </w:rPr>
            </w:pPr>
            <w:ins w:id="281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Submitter name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09F20" w14:textId="77777777" w:rsidR="001B21A6" w:rsidRPr="001B21A6" w:rsidRDefault="001B21A6" w:rsidP="00740E40">
            <w:pPr>
              <w:rPr>
                <w:ins w:id="282" w:author="Palacherla, Susmitha C" w:date="2021-05-27T16:22:00Z"/>
                <w:rFonts w:eastAsia="Calibri"/>
                <w:b/>
              </w:rPr>
            </w:pPr>
            <w:ins w:id="283" w:author="Palacherla, Susmitha C" w:date="2021-05-27T16:22:00Z">
              <w:r w:rsidRPr="001B21A6">
                <w:rPr>
                  <w:rFonts w:eastAsia="Calibri"/>
                  <w:b/>
                </w:rPr>
                <w:t>Name of the submitter of the log</w:t>
              </w:r>
            </w:ins>
          </w:p>
        </w:tc>
      </w:tr>
      <w:tr w:rsidR="001B21A6" w:rsidRPr="00E32247" w14:paraId="21FD0BEA" w14:textId="77777777" w:rsidTr="001B21A6">
        <w:trPr>
          <w:ins w:id="284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E954B" w14:textId="77777777" w:rsidR="001B21A6" w:rsidRPr="001B21A6" w:rsidRDefault="001B21A6" w:rsidP="001B21A6">
            <w:pPr>
              <w:rPr>
                <w:ins w:id="285" w:author="Palacherla, Susmitha C" w:date="2021-05-27T16:22:00Z"/>
                <w:rFonts w:eastAsia="Calibri"/>
                <w:b/>
                <w:color w:val="000000"/>
              </w:rPr>
            </w:pPr>
            <w:ins w:id="286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35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6253A9" w14:textId="77777777" w:rsidR="001B21A6" w:rsidRPr="001B21A6" w:rsidRDefault="001B21A6" w:rsidP="00740E40">
            <w:pPr>
              <w:rPr>
                <w:ins w:id="287" w:author="Palacherla, Susmitha C" w:date="2021-05-27T16:22:00Z"/>
                <w:rFonts w:eastAsia="Calibri"/>
                <w:b/>
                <w:color w:val="000000"/>
              </w:rPr>
            </w:pPr>
            <w:ins w:id="288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Supervisor reviewed date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304612" w14:textId="77777777" w:rsidR="001B21A6" w:rsidRPr="001B21A6" w:rsidRDefault="001B21A6" w:rsidP="00740E40">
            <w:pPr>
              <w:rPr>
                <w:ins w:id="289" w:author="Palacherla, Susmitha C" w:date="2021-05-27T16:22:00Z"/>
                <w:rFonts w:eastAsia="Calibri"/>
                <w:b/>
              </w:rPr>
            </w:pPr>
            <w:ins w:id="290" w:author="Palacherla, Susmitha C" w:date="2021-05-27T16:22:00Z">
              <w:r w:rsidRPr="001B21A6">
                <w:rPr>
                  <w:rFonts w:eastAsia="Calibri"/>
                  <w:b/>
                </w:rPr>
                <w:t xml:space="preserve">Date/time supervisor reviewed and acknowledged the coaching log </w:t>
              </w:r>
            </w:ins>
          </w:p>
        </w:tc>
      </w:tr>
      <w:tr w:rsidR="001B21A6" w:rsidRPr="00E32247" w14:paraId="4C3E9B3C" w14:textId="77777777" w:rsidTr="001B21A6">
        <w:trPr>
          <w:ins w:id="291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ECEA7" w14:textId="77777777" w:rsidR="001B21A6" w:rsidRPr="001B21A6" w:rsidRDefault="001B21A6" w:rsidP="001B21A6">
            <w:pPr>
              <w:rPr>
                <w:ins w:id="292" w:author="Palacherla, Susmitha C" w:date="2021-05-27T16:22:00Z"/>
                <w:rFonts w:eastAsia="Calibri"/>
                <w:b/>
                <w:color w:val="000000"/>
              </w:rPr>
            </w:pPr>
            <w:ins w:id="293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36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0A8A73" w14:textId="77777777" w:rsidR="001B21A6" w:rsidRPr="001B21A6" w:rsidRDefault="001B21A6" w:rsidP="00740E40">
            <w:pPr>
              <w:rPr>
                <w:ins w:id="294" w:author="Palacherla, Susmitha C" w:date="2021-05-27T16:22:00Z"/>
                <w:rFonts w:eastAsia="Calibri"/>
                <w:b/>
                <w:color w:val="000000"/>
              </w:rPr>
            </w:pPr>
            <w:ins w:id="295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Manager reviewed manual date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6E36F2" w14:textId="77777777" w:rsidR="001B21A6" w:rsidRPr="001B21A6" w:rsidRDefault="001B21A6" w:rsidP="00740E40">
            <w:pPr>
              <w:rPr>
                <w:ins w:id="296" w:author="Palacherla, Susmitha C" w:date="2021-05-27T16:22:00Z"/>
                <w:rFonts w:eastAsia="Calibri"/>
                <w:b/>
              </w:rPr>
            </w:pPr>
            <w:ins w:id="297" w:author="Palacherla, Susmitha C" w:date="2021-05-27T16:22:00Z">
              <w:r w:rsidRPr="001B21A6">
                <w:rPr>
                  <w:rFonts w:eastAsia="Calibri"/>
                  <w:b/>
                </w:rPr>
                <w:t>Date/time manager entered when reviewed and acknowledged the coaching log</w:t>
              </w:r>
            </w:ins>
          </w:p>
        </w:tc>
      </w:tr>
      <w:tr w:rsidR="001B21A6" w:rsidRPr="00E32247" w14:paraId="5109201F" w14:textId="77777777" w:rsidTr="001B21A6">
        <w:trPr>
          <w:ins w:id="298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624EA" w14:textId="77777777" w:rsidR="001B21A6" w:rsidRPr="001B21A6" w:rsidRDefault="001B21A6" w:rsidP="001B21A6">
            <w:pPr>
              <w:rPr>
                <w:ins w:id="299" w:author="Palacherla, Susmitha C" w:date="2021-05-27T16:22:00Z"/>
                <w:rFonts w:eastAsia="Calibri"/>
                <w:b/>
                <w:color w:val="000000"/>
              </w:rPr>
            </w:pPr>
            <w:ins w:id="300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37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52EFDC" w14:textId="77777777" w:rsidR="001B21A6" w:rsidRPr="001B21A6" w:rsidRDefault="001B21A6" w:rsidP="00740E40">
            <w:pPr>
              <w:rPr>
                <w:ins w:id="301" w:author="Palacherla, Susmitha C" w:date="2021-05-27T16:22:00Z"/>
                <w:rFonts w:eastAsia="Calibri"/>
                <w:b/>
                <w:color w:val="000000"/>
              </w:rPr>
            </w:pPr>
            <w:ins w:id="302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Manager reviewed auto date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C8B65F" w14:textId="77777777" w:rsidR="001B21A6" w:rsidRPr="001B21A6" w:rsidRDefault="001B21A6" w:rsidP="00740E40">
            <w:pPr>
              <w:rPr>
                <w:ins w:id="303" w:author="Palacherla, Susmitha C" w:date="2021-05-27T16:22:00Z"/>
                <w:rFonts w:eastAsia="Calibri"/>
                <w:b/>
              </w:rPr>
            </w:pPr>
            <w:ins w:id="304" w:author="Palacherla, Susmitha C" w:date="2021-05-27T16:22:00Z">
              <w:r w:rsidRPr="001B21A6">
                <w:rPr>
                  <w:rFonts w:eastAsia="Calibri"/>
                  <w:b/>
                </w:rPr>
                <w:t>Date/time manager reviewed and acknowledged the coaching log</w:t>
              </w:r>
            </w:ins>
          </w:p>
        </w:tc>
      </w:tr>
      <w:tr w:rsidR="001B21A6" w:rsidRPr="00E32247" w14:paraId="27851C8C" w14:textId="77777777" w:rsidTr="001B21A6">
        <w:trPr>
          <w:ins w:id="305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21548" w14:textId="77777777" w:rsidR="001B21A6" w:rsidRPr="001B21A6" w:rsidRDefault="001B21A6" w:rsidP="001B21A6">
            <w:pPr>
              <w:rPr>
                <w:ins w:id="306" w:author="Palacherla, Susmitha C" w:date="2021-05-27T16:22:00Z"/>
                <w:rFonts w:eastAsia="Calibri"/>
                <w:b/>
                <w:color w:val="000000"/>
              </w:rPr>
            </w:pPr>
            <w:ins w:id="307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lastRenderedPageBreak/>
                <w:t>38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976B0F" w14:textId="77777777" w:rsidR="001B21A6" w:rsidRPr="001B21A6" w:rsidRDefault="001B21A6" w:rsidP="00740E40">
            <w:pPr>
              <w:rPr>
                <w:ins w:id="308" w:author="Palacherla, Susmitha C" w:date="2021-05-27T16:22:00Z"/>
                <w:rFonts w:eastAsia="Calibri"/>
                <w:b/>
                <w:color w:val="000000"/>
              </w:rPr>
            </w:pPr>
            <w:ins w:id="309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Manager notes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F2FA9C" w14:textId="77777777" w:rsidR="001B21A6" w:rsidRPr="001B21A6" w:rsidRDefault="001B21A6" w:rsidP="00740E40">
            <w:pPr>
              <w:rPr>
                <w:ins w:id="310" w:author="Palacherla, Susmitha C" w:date="2021-05-27T16:22:00Z"/>
                <w:rFonts w:eastAsia="Calibri"/>
                <w:b/>
              </w:rPr>
            </w:pPr>
            <w:ins w:id="311" w:author="Palacherla, Susmitha C" w:date="2021-05-27T16:22:00Z">
              <w:r w:rsidRPr="001B21A6">
                <w:rPr>
                  <w:rFonts w:eastAsia="Calibri"/>
                  <w:b/>
                </w:rPr>
                <w:t>Comments or notes entered by manager</w:t>
              </w:r>
            </w:ins>
          </w:p>
        </w:tc>
      </w:tr>
      <w:tr w:rsidR="001B21A6" w:rsidRPr="00E32247" w14:paraId="139C93D1" w14:textId="77777777" w:rsidTr="001B21A6">
        <w:trPr>
          <w:ins w:id="312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4F3A9" w14:textId="77777777" w:rsidR="001B21A6" w:rsidRPr="001B21A6" w:rsidRDefault="001B21A6" w:rsidP="001B21A6">
            <w:pPr>
              <w:rPr>
                <w:ins w:id="313" w:author="Palacherla, Susmitha C" w:date="2021-05-27T16:22:00Z"/>
                <w:rFonts w:eastAsia="Calibri"/>
                <w:b/>
                <w:color w:val="000000"/>
              </w:rPr>
            </w:pPr>
            <w:ins w:id="314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39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247B34" w14:textId="77777777" w:rsidR="001B21A6" w:rsidRPr="001B21A6" w:rsidRDefault="001B21A6" w:rsidP="00740E40">
            <w:pPr>
              <w:rPr>
                <w:ins w:id="315" w:author="Palacherla, Susmitha C" w:date="2021-05-27T16:22:00Z"/>
                <w:rFonts w:eastAsia="Calibri"/>
                <w:b/>
                <w:color w:val="000000"/>
              </w:rPr>
            </w:pPr>
            <w:ins w:id="316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Employee reviewed date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974771" w14:textId="77777777" w:rsidR="001B21A6" w:rsidRPr="001B21A6" w:rsidRDefault="001B21A6" w:rsidP="00740E40">
            <w:pPr>
              <w:rPr>
                <w:ins w:id="317" w:author="Palacherla, Susmitha C" w:date="2021-05-27T16:22:00Z"/>
                <w:rFonts w:eastAsia="Calibri"/>
                <w:b/>
              </w:rPr>
            </w:pPr>
            <w:ins w:id="318" w:author="Palacherla, Susmitha C" w:date="2021-05-27T16:22:00Z">
              <w:r w:rsidRPr="001B21A6">
                <w:rPr>
                  <w:rFonts w:eastAsia="Calibri"/>
                  <w:b/>
                </w:rPr>
                <w:t>Date when the recipient reviewed and acknowledged or entered comments.</w:t>
              </w:r>
            </w:ins>
          </w:p>
        </w:tc>
      </w:tr>
      <w:tr w:rsidR="001B21A6" w:rsidRPr="00E32247" w14:paraId="6A88F078" w14:textId="77777777" w:rsidTr="001B21A6">
        <w:trPr>
          <w:ins w:id="319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F83A0" w14:textId="77777777" w:rsidR="001B21A6" w:rsidRPr="001B21A6" w:rsidRDefault="001B21A6" w:rsidP="001B21A6">
            <w:pPr>
              <w:rPr>
                <w:ins w:id="320" w:author="Palacherla, Susmitha C" w:date="2021-05-27T16:22:00Z"/>
                <w:rFonts w:eastAsia="Calibri"/>
                <w:b/>
                <w:color w:val="000000"/>
              </w:rPr>
            </w:pPr>
            <w:ins w:id="321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40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C99500" w14:textId="77777777" w:rsidR="001B21A6" w:rsidRPr="001B21A6" w:rsidRDefault="001B21A6" w:rsidP="00740E40">
            <w:pPr>
              <w:rPr>
                <w:ins w:id="322" w:author="Palacherla, Susmitha C" w:date="2021-05-27T16:22:00Z"/>
                <w:rFonts w:eastAsia="Calibri"/>
                <w:b/>
                <w:color w:val="000000"/>
              </w:rPr>
            </w:pPr>
            <w:ins w:id="323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Employee comments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65EEDA" w14:textId="77777777" w:rsidR="001B21A6" w:rsidRPr="001B21A6" w:rsidRDefault="001B21A6" w:rsidP="00740E40">
            <w:pPr>
              <w:rPr>
                <w:ins w:id="324" w:author="Palacherla, Susmitha C" w:date="2021-05-27T16:22:00Z"/>
                <w:rFonts w:eastAsia="Calibri"/>
                <w:b/>
              </w:rPr>
            </w:pPr>
            <w:ins w:id="325" w:author="Palacherla, Susmitha C" w:date="2021-05-27T16:22:00Z">
              <w:r w:rsidRPr="001B21A6">
                <w:rPr>
                  <w:rFonts w:eastAsia="Calibri"/>
                  <w:b/>
                </w:rPr>
                <w:t>Comments entered by employee</w:t>
              </w:r>
            </w:ins>
          </w:p>
        </w:tc>
      </w:tr>
      <w:tr w:rsidR="001B21A6" w:rsidRPr="00E32247" w14:paraId="4E334104" w14:textId="77777777" w:rsidTr="001B21A6">
        <w:trPr>
          <w:ins w:id="326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E0C2E" w14:textId="77777777" w:rsidR="001B21A6" w:rsidRPr="001B21A6" w:rsidRDefault="001B21A6" w:rsidP="001B21A6">
            <w:pPr>
              <w:rPr>
                <w:ins w:id="327" w:author="Palacherla, Susmitha C" w:date="2021-05-27T16:22:00Z"/>
                <w:rFonts w:eastAsia="Calibri"/>
                <w:b/>
                <w:color w:val="000000"/>
              </w:rPr>
            </w:pPr>
            <w:ins w:id="328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41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A5F95B" w14:textId="77777777" w:rsidR="001B21A6" w:rsidRPr="001B21A6" w:rsidRDefault="001B21A6" w:rsidP="00740E40">
            <w:pPr>
              <w:rPr>
                <w:ins w:id="329" w:author="Palacherla, Susmitha C" w:date="2021-05-27T16:22:00Z"/>
                <w:rFonts w:eastAsia="Calibri"/>
                <w:b/>
                <w:color w:val="000000"/>
              </w:rPr>
            </w:pPr>
            <w:ins w:id="330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Program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5BFE2F" w14:textId="77777777" w:rsidR="001B21A6" w:rsidRPr="001B21A6" w:rsidRDefault="001B21A6" w:rsidP="00740E40">
            <w:pPr>
              <w:rPr>
                <w:ins w:id="331" w:author="Palacherla, Susmitha C" w:date="2021-05-27T16:22:00Z"/>
                <w:rFonts w:eastAsia="Calibri"/>
                <w:b/>
              </w:rPr>
            </w:pPr>
            <w:ins w:id="332" w:author="Palacherla, Susmitha C" w:date="2021-05-27T16:22:00Z">
              <w:r w:rsidRPr="001B21A6">
                <w:rPr>
                  <w:rFonts w:eastAsia="Calibri"/>
                  <w:b/>
                </w:rPr>
                <w:t>Program associated with log</w:t>
              </w:r>
            </w:ins>
          </w:p>
        </w:tc>
      </w:tr>
      <w:tr w:rsidR="001B21A6" w:rsidRPr="00E32247" w14:paraId="7A8F4BFE" w14:textId="77777777" w:rsidTr="001B21A6">
        <w:trPr>
          <w:ins w:id="333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21EAE" w14:textId="77777777" w:rsidR="001B21A6" w:rsidRPr="001B21A6" w:rsidRDefault="001B21A6" w:rsidP="001B21A6">
            <w:pPr>
              <w:rPr>
                <w:ins w:id="334" w:author="Palacherla, Susmitha C" w:date="2021-05-27T16:22:00Z"/>
                <w:rFonts w:eastAsia="Calibri"/>
                <w:b/>
                <w:color w:val="000000"/>
              </w:rPr>
            </w:pPr>
            <w:ins w:id="335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42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6FC617" w14:textId="77777777" w:rsidR="001B21A6" w:rsidRPr="001B21A6" w:rsidRDefault="001B21A6" w:rsidP="00740E40">
            <w:pPr>
              <w:rPr>
                <w:ins w:id="336" w:author="Palacherla, Susmitha C" w:date="2021-05-27T16:22:00Z"/>
                <w:rFonts w:eastAsia="Calibri"/>
                <w:b/>
                <w:color w:val="000000"/>
              </w:rPr>
            </w:pPr>
            <w:ins w:id="337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Verint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0F21C4" w14:textId="77777777" w:rsidR="001B21A6" w:rsidRPr="001B21A6" w:rsidRDefault="001B21A6" w:rsidP="00740E40">
            <w:pPr>
              <w:rPr>
                <w:ins w:id="338" w:author="Palacherla, Susmitha C" w:date="2021-05-27T16:22:00Z"/>
                <w:rFonts w:eastAsia="Calibri"/>
                <w:b/>
              </w:rPr>
            </w:pPr>
            <w:ins w:id="339" w:author="Palacherla, Susmitha C" w:date="2021-05-27T16:22:00Z">
              <w:r w:rsidRPr="001B21A6">
                <w:rPr>
                  <w:rFonts w:eastAsia="Calibri"/>
                  <w:b/>
                </w:rPr>
                <w:t>ID of the Verint call record scorecard associated with the coaching log</w:t>
              </w:r>
            </w:ins>
          </w:p>
        </w:tc>
      </w:tr>
      <w:tr w:rsidR="001B21A6" w:rsidRPr="00E32247" w14:paraId="213AC3B0" w14:textId="77777777" w:rsidTr="001B21A6">
        <w:trPr>
          <w:ins w:id="340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34FC6" w14:textId="77777777" w:rsidR="001B21A6" w:rsidRPr="001B21A6" w:rsidRDefault="001B21A6" w:rsidP="001B21A6">
            <w:pPr>
              <w:rPr>
                <w:ins w:id="341" w:author="Palacherla, Susmitha C" w:date="2021-05-27T16:22:00Z"/>
                <w:rFonts w:eastAsia="Calibri"/>
                <w:b/>
                <w:color w:val="000000"/>
              </w:rPr>
            </w:pPr>
            <w:ins w:id="342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43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F84C8E" w14:textId="77777777" w:rsidR="001B21A6" w:rsidRPr="001B21A6" w:rsidRDefault="001B21A6" w:rsidP="00740E40">
            <w:pPr>
              <w:rPr>
                <w:ins w:id="343" w:author="Palacherla, Susmitha C" w:date="2021-05-27T16:22:00Z"/>
                <w:rFonts w:eastAsia="Calibri"/>
                <w:b/>
                <w:color w:val="000000"/>
              </w:rPr>
            </w:pPr>
            <w:ins w:id="344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Verint Form name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9D8D18" w14:textId="77777777" w:rsidR="001B21A6" w:rsidRPr="001B21A6" w:rsidRDefault="001B21A6" w:rsidP="00740E40">
            <w:pPr>
              <w:rPr>
                <w:ins w:id="345" w:author="Palacherla, Susmitha C" w:date="2021-05-27T16:22:00Z"/>
                <w:rFonts w:eastAsia="Calibri"/>
                <w:b/>
              </w:rPr>
            </w:pPr>
            <w:ins w:id="346" w:author="Palacherla, Susmitha C" w:date="2021-05-27T16:22:00Z">
              <w:r w:rsidRPr="001B21A6">
                <w:rPr>
                  <w:rFonts w:eastAsia="Calibri"/>
                  <w:b/>
                </w:rPr>
                <w:t>Form name in Verint related to coaching log</w:t>
              </w:r>
            </w:ins>
          </w:p>
        </w:tc>
      </w:tr>
      <w:tr w:rsidR="001B21A6" w:rsidRPr="00E32247" w14:paraId="573C1C76" w14:textId="77777777" w:rsidTr="001B21A6">
        <w:trPr>
          <w:ins w:id="347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1F50D" w14:textId="77777777" w:rsidR="001B21A6" w:rsidRPr="001B21A6" w:rsidRDefault="001B21A6" w:rsidP="001B21A6">
            <w:pPr>
              <w:rPr>
                <w:ins w:id="348" w:author="Palacherla, Susmitha C" w:date="2021-05-27T16:22:00Z"/>
                <w:rFonts w:eastAsia="Calibri"/>
                <w:b/>
                <w:color w:val="000000"/>
              </w:rPr>
            </w:pPr>
            <w:ins w:id="349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44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D2E3D1" w14:textId="77777777" w:rsidR="001B21A6" w:rsidRPr="001B21A6" w:rsidRDefault="001B21A6" w:rsidP="00740E40">
            <w:pPr>
              <w:rPr>
                <w:ins w:id="350" w:author="Palacherla, Susmitha C" w:date="2021-05-27T16:22:00Z"/>
                <w:rFonts w:eastAsia="Calibri"/>
                <w:b/>
                <w:color w:val="000000"/>
              </w:rPr>
            </w:pPr>
            <w:ins w:id="351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Coaching Monitor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7A9894" w14:textId="77777777" w:rsidR="001B21A6" w:rsidRPr="001B21A6" w:rsidRDefault="001B21A6" w:rsidP="00740E40">
            <w:pPr>
              <w:rPr>
                <w:ins w:id="352" w:author="Palacherla, Susmitha C" w:date="2021-05-27T16:22:00Z"/>
                <w:rFonts w:eastAsia="Calibri"/>
                <w:b/>
              </w:rPr>
            </w:pPr>
            <w:ins w:id="353" w:author="Palacherla, Susmitha C" w:date="2021-05-27T16:22:00Z">
              <w:r w:rsidRPr="001B21A6">
                <w:rPr>
                  <w:rFonts w:eastAsia="Calibri"/>
                  <w:b/>
                </w:rPr>
                <w:t>Whether evaluation is a coaching monitor or not</w:t>
              </w:r>
            </w:ins>
          </w:p>
        </w:tc>
      </w:tr>
      <w:tr w:rsidR="001B21A6" w:rsidRPr="00E32247" w14:paraId="22665275" w14:textId="77777777" w:rsidTr="001B21A6">
        <w:trPr>
          <w:ins w:id="354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CCBA3" w14:textId="77777777" w:rsidR="001B21A6" w:rsidRPr="001B21A6" w:rsidRDefault="001B21A6" w:rsidP="001B21A6">
            <w:pPr>
              <w:rPr>
                <w:ins w:id="355" w:author="Palacherla, Susmitha C" w:date="2021-05-27T16:22:00Z"/>
                <w:rFonts w:eastAsia="Calibri"/>
                <w:b/>
                <w:color w:val="000000"/>
              </w:rPr>
            </w:pPr>
            <w:ins w:id="356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45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BCF951" w14:textId="77777777" w:rsidR="001B21A6" w:rsidRPr="001B21A6" w:rsidRDefault="001B21A6" w:rsidP="00740E40">
            <w:pPr>
              <w:rPr>
                <w:ins w:id="357" w:author="Palacherla, Susmitha C" w:date="2021-05-27T16:22:00Z"/>
                <w:rFonts w:eastAsia="Calibri"/>
                <w:b/>
                <w:color w:val="000000"/>
              </w:rPr>
            </w:pPr>
            <w:ins w:id="358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Evaluation Status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B56EBE" w14:textId="77777777" w:rsidR="001B21A6" w:rsidRPr="001B21A6" w:rsidRDefault="001B21A6" w:rsidP="00740E40">
            <w:pPr>
              <w:rPr>
                <w:ins w:id="359" w:author="Palacherla, Susmitha C" w:date="2021-05-27T16:22:00Z"/>
                <w:rFonts w:eastAsia="Calibri"/>
                <w:b/>
              </w:rPr>
            </w:pPr>
            <w:ins w:id="360" w:author="Palacherla, Susmitha C" w:date="2021-05-27T16:22:00Z">
              <w:r w:rsidRPr="001B21A6">
                <w:rPr>
                  <w:rFonts w:eastAsia="Calibri"/>
                  <w:b/>
                </w:rPr>
                <w:t>The status of the individual record within a Quality Now batch</w:t>
              </w:r>
            </w:ins>
          </w:p>
        </w:tc>
      </w:tr>
      <w:tr w:rsidR="001B21A6" w:rsidRPr="00E32247" w14:paraId="6FB2655A" w14:textId="77777777" w:rsidTr="001B21A6">
        <w:trPr>
          <w:ins w:id="361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60767" w14:textId="77777777" w:rsidR="001B21A6" w:rsidRPr="001B21A6" w:rsidRDefault="001B21A6" w:rsidP="001B21A6">
            <w:pPr>
              <w:rPr>
                <w:ins w:id="362" w:author="Palacherla, Susmitha C" w:date="2021-05-27T16:22:00Z"/>
                <w:rFonts w:eastAsia="Calibri"/>
                <w:b/>
                <w:color w:val="000000"/>
              </w:rPr>
            </w:pPr>
            <w:ins w:id="363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46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06DD66" w14:textId="77777777" w:rsidR="001B21A6" w:rsidRPr="001B21A6" w:rsidRDefault="001B21A6" w:rsidP="00740E40">
            <w:pPr>
              <w:rPr>
                <w:ins w:id="364" w:author="Palacherla, Susmitha C" w:date="2021-05-27T16:22:00Z"/>
                <w:rFonts w:eastAsia="Calibri"/>
                <w:b/>
                <w:color w:val="000000"/>
              </w:rPr>
            </w:pPr>
            <w:ins w:id="365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Business Process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6869DE" w14:textId="77777777" w:rsidR="001B21A6" w:rsidRPr="001B21A6" w:rsidRDefault="001B21A6" w:rsidP="00740E40">
            <w:pPr>
              <w:rPr>
                <w:ins w:id="366" w:author="Palacherla, Susmitha C" w:date="2021-05-27T16:22:00Z"/>
                <w:rFonts w:eastAsia="Calibri"/>
                <w:b/>
              </w:rPr>
            </w:pPr>
            <w:ins w:id="367" w:author="Palacherla, Susmitha C" w:date="2021-05-27T16:22:00Z">
              <w:r w:rsidRPr="001B21A6">
                <w:rPr>
                  <w:rFonts w:eastAsia="Calibri"/>
                  <w:b/>
                </w:rPr>
                <w:t>Rating for business process</w:t>
              </w:r>
            </w:ins>
          </w:p>
        </w:tc>
      </w:tr>
      <w:tr w:rsidR="001B21A6" w:rsidRPr="00E32247" w14:paraId="15B3AFA2" w14:textId="77777777" w:rsidTr="001B21A6">
        <w:trPr>
          <w:ins w:id="368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729B4" w14:textId="77777777" w:rsidR="001B21A6" w:rsidRPr="001B21A6" w:rsidRDefault="001B21A6" w:rsidP="001B21A6">
            <w:pPr>
              <w:rPr>
                <w:ins w:id="369" w:author="Palacherla, Susmitha C" w:date="2021-05-27T16:22:00Z"/>
                <w:rFonts w:eastAsia="Calibri"/>
                <w:b/>
                <w:color w:val="000000"/>
              </w:rPr>
            </w:pPr>
            <w:ins w:id="370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47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37A98C" w14:textId="77777777" w:rsidR="001B21A6" w:rsidRPr="001B21A6" w:rsidRDefault="001B21A6" w:rsidP="00740E40">
            <w:pPr>
              <w:rPr>
                <w:ins w:id="371" w:author="Palacherla, Susmitha C" w:date="2021-05-27T16:22:00Z"/>
                <w:rFonts w:eastAsia="Calibri"/>
                <w:b/>
                <w:color w:val="000000"/>
              </w:rPr>
            </w:pPr>
            <w:ins w:id="372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Business Process Reason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701A75" w14:textId="77777777" w:rsidR="001B21A6" w:rsidRPr="001B21A6" w:rsidRDefault="001B21A6" w:rsidP="00740E40">
            <w:pPr>
              <w:rPr>
                <w:ins w:id="373" w:author="Palacherla, Susmitha C" w:date="2021-05-27T16:22:00Z"/>
                <w:rFonts w:eastAsia="Calibri"/>
                <w:b/>
              </w:rPr>
            </w:pPr>
            <w:ins w:id="374" w:author="Palacherla, Susmitha C" w:date="2021-05-27T16:22:00Z">
              <w:r w:rsidRPr="001B21A6">
                <w:rPr>
                  <w:rFonts w:eastAsia="Calibri"/>
                  <w:b/>
                </w:rPr>
                <w:t>Selected reason for business process</w:t>
              </w:r>
            </w:ins>
          </w:p>
        </w:tc>
      </w:tr>
      <w:tr w:rsidR="001B21A6" w:rsidRPr="00E32247" w14:paraId="79B7D7BB" w14:textId="77777777" w:rsidTr="001B21A6">
        <w:trPr>
          <w:ins w:id="375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58503" w14:textId="77777777" w:rsidR="001B21A6" w:rsidRPr="001B21A6" w:rsidRDefault="001B21A6" w:rsidP="001B21A6">
            <w:pPr>
              <w:rPr>
                <w:ins w:id="376" w:author="Palacherla, Susmitha C" w:date="2021-05-27T16:22:00Z"/>
                <w:rFonts w:eastAsia="Calibri"/>
                <w:b/>
                <w:color w:val="000000"/>
              </w:rPr>
            </w:pPr>
            <w:ins w:id="377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48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AC8F8B" w14:textId="77777777" w:rsidR="001B21A6" w:rsidRPr="001B21A6" w:rsidRDefault="001B21A6" w:rsidP="00740E40">
            <w:pPr>
              <w:rPr>
                <w:ins w:id="378" w:author="Palacherla, Susmitha C" w:date="2021-05-27T16:22:00Z"/>
                <w:rFonts w:eastAsia="Calibri"/>
                <w:b/>
                <w:color w:val="000000"/>
              </w:rPr>
            </w:pPr>
            <w:ins w:id="379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Business Process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0B9DF7" w14:textId="77777777" w:rsidR="001B21A6" w:rsidRPr="001B21A6" w:rsidRDefault="001B21A6" w:rsidP="00740E40">
            <w:pPr>
              <w:rPr>
                <w:ins w:id="380" w:author="Palacherla, Susmitha C" w:date="2021-05-27T16:22:00Z"/>
                <w:rFonts w:eastAsia="Calibri"/>
                <w:b/>
              </w:rPr>
            </w:pPr>
            <w:ins w:id="381" w:author="Palacherla, Susmitha C" w:date="2021-05-27T16:22:00Z">
              <w:r w:rsidRPr="001B21A6">
                <w:rPr>
                  <w:rFonts w:eastAsia="Calibri"/>
                  <w:b/>
                </w:rPr>
                <w:t>Entered comments for business process</w:t>
              </w:r>
            </w:ins>
          </w:p>
        </w:tc>
      </w:tr>
      <w:tr w:rsidR="001B21A6" w:rsidRPr="00E32247" w14:paraId="2815B6D5" w14:textId="77777777" w:rsidTr="001B21A6">
        <w:trPr>
          <w:ins w:id="382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C1A52" w14:textId="77777777" w:rsidR="001B21A6" w:rsidRPr="001B21A6" w:rsidRDefault="001B21A6" w:rsidP="001B21A6">
            <w:pPr>
              <w:rPr>
                <w:ins w:id="383" w:author="Palacherla, Susmitha C" w:date="2021-05-27T16:22:00Z"/>
                <w:rFonts w:eastAsia="Calibri"/>
                <w:b/>
                <w:color w:val="000000"/>
              </w:rPr>
            </w:pPr>
            <w:ins w:id="384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49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EA7928" w14:textId="77777777" w:rsidR="001B21A6" w:rsidRPr="001B21A6" w:rsidRDefault="001B21A6" w:rsidP="00740E40">
            <w:pPr>
              <w:rPr>
                <w:ins w:id="385" w:author="Palacherla, Susmitha C" w:date="2021-05-27T16:22:00Z"/>
                <w:rFonts w:eastAsia="Calibri"/>
                <w:b/>
                <w:color w:val="000000"/>
              </w:rPr>
            </w:pPr>
            <w:ins w:id="386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Info Accuracy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36C44E" w14:textId="77777777" w:rsidR="001B21A6" w:rsidRPr="001B21A6" w:rsidRDefault="001B21A6" w:rsidP="00740E40">
            <w:pPr>
              <w:rPr>
                <w:ins w:id="387" w:author="Palacherla, Susmitha C" w:date="2021-05-27T16:22:00Z"/>
                <w:rFonts w:eastAsia="Calibri"/>
                <w:b/>
              </w:rPr>
            </w:pPr>
            <w:ins w:id="388" w:author="Palacherla, Susmitha C" w:date="2021-05-27T16:22:00Z">
              <w:r w:rsidRPr="001B21A6">
                <w:rPr>
                  <w:rFonts w:eastAsia="Calibri"/>
                  <w:b/>
                </w:rPr>
                <w:t xml:space="preserve">Rating for information accuracy </w:t>
              </w:r>
            </w:ins>
          </w:p>
        </w:tc>
      </w:tr>
      <w:tr w:rsidR="001B21A6" w:rsidRPr="00E32247" w14:paraId="24263A47" w14:textId="77777777" w:rsidTr="001B21A6">
        <w:trPr>
          <w:ins w:id="389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3E2B1" w14:textId="77777777" w:rsidR="001B21A6" w:rsidRPr="001B21A6" w:rsidRDefault="001B21A6" w:rsidP="001B21A6">
            <w:pPr>
              <w:rPr>
                <w:ins w:id="390" w:author="Palacherla, Susmitha C" w:date="2021-05-27T16:22:00Z"/>
                <w:rFonts w:eastAsia="Calibri"/>
                <w:b/>
                <w:color w:val="000000"/>
              </w:rPr>
            </w:pPr>
            <w:ins w:id="391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50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EC8DEB" w14:textId="77777777" w:rsidR="001B21A6" w:rsidRPr="001B21A6" w:rsidRDefault="001B21A6" w:rsidP="00740E40">
            <w:pPr>
              <w:rPr>
                <w:ins w:id="392" w:author="Palacherla, Susmitha C" w:date="2021-05-27T16:22:00Z"/>
                <w:rFonts w:eastAsia="Calibri"/>
                <w:b/>
                <w:color w:val="000000"/>
              </w:rPr>
            </w:pPr>
            <w:ins w:id="393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Info Accuracy Reason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0D669C" w14:textId="77777777" w:rsidR="001B21A6" w:rsidRPr="001B21A6" w:rsidRDefault="001B21A6" w:rsidP="00740E40">
            <w:pPr>
              <w:rPr>
                <w:ins w:id="394" w:author="Palacherla, Susmitha C" w:date="2021-05-27T16:22:00Z"/>
                <w:rFonts w:eastAsia="Calibri"/>
                <w:b/>
              </w:rPr>
            </w:pPr>
            <w:ins w:id="395" w:author="Palacherla, Susmitha C" w:date="2021-05-27T16:22:00Z">
              <w:r w:rsidRPr="001B21A6">
                <w:rPr>
                  <w:rFonts w:eastAsia="Calibri"/>
                  <w:b/>
                </w:rPr>
                <w:t>Selected reason for information accuracy</w:t>
              </w:r>
            </w:ins>
          </w:p>
        </w:tc>
      </w:tr>
      <w:tr w:rsidR="001B21A6" w:rsidRPr="00E32247" w14:paraId="39425E8A" w14:textId="77777777" w:rsidTr="001B21A6">
        <w:trPr>
          <w:ins w:id="396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673D5" w14:textId="77777777" w:rsidR="001B21A6" w:rsidRPr="001B21A6" w:rsidRDefault="001B21A6" w:rsidP="001B21A6">
            <w:pPr>
              <w:rPr>
                <w:ins w:id="397" w:author="Palacherla, Susmitha C" w:date="2021-05-27T16:22:00Z"/>
                <w:rFonts w:eastAsia="Calibri"/>
                <w:b/>
                <w:color w:val="000000"/>
              </w:rPr>
            </w:pPr>
            <w:ins w:id="398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51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E69B81" w14:textId="77777777" w:rsidR="001B21A6" w:rsidRPr="001B21A6" w:rsidRDefault="001B21A6" w:rsidP="00740E40">
            <w:pPr>
              <w:rPr>
                <w:ins w:id="399" w:author="Palacherla, Susmitha C" w:date="2021-05-27T16:22:00Z"/>
                <w:rFonts w:eastAsia="Calibri"/>
                <w:b/>
                <w:color w:val="000000"/>
              </w:rPr>
            </w:pPr>
            <w:ins w:id="400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Info Accuracy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E877A2" w14:textId="77777777" w:rsidR="001B21A6" w:rsidRPr="001B21A6" w:rsidRDefault="001B21A6" w:rsidP="00740E40">
            <w:pPr>
              <w:rPr>
                <w:ins w:id="401" w:author="Palacherla, Susmitha C" w:date="2021-05-27T16:22:00Z"/>
                <w:rFonts w:eastAsia="Calibri"/>
                <w:b/>
              </w:rPr>
            </w:pPr>
            <w:ins w:id="402" w:author="Palacherla, Susmitha C" w:date="2021-05-27T16:22:00Z">
              <w:r w:rsidRPr="001B21A6">
                <w:rPr>
                  <w:rFonts w:eastAsia="Calibri"/>
                  <w:b/>
                </w:rPr>
                <w:t>Entered comments for information accuracy</w:t>
              </w:r>
            </w:ins>
          </w:p>
        </w:tc>
      </w:tr>
      <w:tr w:rsidR="001B21A6" w:rsidRPr="00E32247" w14:paraId="74E55938" w14:textId="77777777" w:rsidTr="001B21A6">
        <w:trPr>
          <w:ins w:id="403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1A20F" w14:textId="77777777" w:rsidR="001B21A6" w:rsidRPr="001B21A6" w:rsidRDefault="001B21A6" w:rsidP="001B21A6">
            <w:pPr>
              <w:rPr>
                <w:ins w:id="404" w:author="Palacherla, Susmitha C" w:date="2021-05-27T16:22:00Z"/>
                <w:rFonts w:eastAsia="Calibri"/>
                <w:b/>
                <w:color w:val="000000"/>
              </w:rPr>
            </w:pPr>
            <w:ins w:id="405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52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22EFB2" w14:textId="77777777" w:rsidR="001B21A6" w:rsidRPr="001B21A6" w:rsidRDefault="001B21A6" w:rsidP="00740E40">
            <w:pPr>
              <w:rPr>
                <w:ins w:id="406" w:author="Palacherla, Susmitha C" w:date="2021-05-27T16:22:00Z"/>
                <w:rFonts w:eastAsia="Calibri"/>
                <w:b/>
                <w:color w:val="000000"/>
              </w:rPr>
            </w:pPr>
            <w:ins w:id="407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Privacy Disclaimers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5235C4" w14:textId="77777777" w:rsidR="001B21A6" w:rsidRPr="001B21A6" w:rsidRDefault="001B21A6" w:rsidP="00740E40">
            <w:pPr>
              <w:rPr>
                <w:ins w:id="408" w:author="Palacherla, Susmitha C" w:date="2021-05-27T16:22:00Z"/>
                <w:rFonts w:eastAsia="Calibri"/>
                <w:b/>
              </w:rPr>
            </w:pPr>
            <w:ins w:id="409" w:author="Palacherla, Susmitha C" w:date="2021-05-27T16:22:00Z">
              <w:r w:rsidRPr="001B21A6">
                <w:rPr>
                  <w:rFonts w:eastAsia="Calibri"/>
                  <w:b/>
                </w:rPr>
                <w:t>Rating for privacy disclaimer</w:t>
              </w:r>
            </w:ins>
          </w:p>
        </w:tc>
      </w:tr>
      <w:tr w:rsidR="001B21A6" w:rsidRPr="00E32247" w14:paraId="5B76E30F" w14:textId="77777777" w:rsidTr="001B21A6">
        <w:trPr>
          <w:ins w:id="410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CC251" w14:textId="77777777" w:rsidR="001B21A6" w:rsidRPr="001B21A6" w:rsidRDefault="001B21A6" w:rsidP="001B21A6">
            <w:pPr>
              <w:rPr>
                <w:ins w:id="411" w:author="Palacherla, Susmitha C" w:date="2021-05-27T16:22:00Z"/>
                <w:rFonts w:eastAsia="Calibri"/>
                <w:b/>
                <w:color w:val="000000"/>
              </w:rPr>
            </w:pPr>
            <w:ins w:id="412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lastRenderedPageBreak/>
                <w:t>53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D75267" w14:textId="77777777" w:rsidR="001B21A6" w:rsidRPr="001B21A6" w:rsidRDefault="001B21A6" w:rsidP="00740E40">
            <w:pPr>
              <w:rPr>
                <w:ins w:id="413" w:author="Palacherla, Susmitha C" w:date="2021-05-27T16:22:00Z"/>
                <w:rFonts w:eastAsia="Calibri"/>
                <w:b/>
                <w:color w:val="000000"/>
              </w:rPr>
            </w:pPr>
            <w:ins w:id="414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Privacy Disclaimers Reason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80FD00" w14:textId="77777777" w:rsidR="001B21A6" w:rsidRPr="001B21A6" w:rsidRDefault="001B21A6" w:rsidP="00740E40">
            <w:pPr>
              <w:rPr>
                <w:ins w:id="415" w:author="Palacherla, Susmitha C" w:date="2021-05-27T16:22:00Z"/>
                <w:rFonts w:eastAsia="Calibri"/>
                <w:b/>
              </w:rPr>
            </w:pPr>
            <w:ins w:id="416" w:author="Palacherla, Susmitha C" w:date="2021-05-27T16:22:00Z">
              <w:r w:rsidRPr="001B21A6">
                <w:rPr>
                  <w:rFonts w:eastAsia="Calibri"/>
                  <w:b/>
                </w:rPr>
                <w:t>Selected reason for privacy disclaimer</w:t>
              </w:r>
            </w:ins>
          </w:p>
        </w:tc>
      </w:tr>
      <w:tr w:rsidR="001B21A6" w:rsidRPr="00E32247" w14:paraId="253A81C4" w14:textId="77777777" w:rsidTr="001B21A6">
        <w:trPr>
          <w:ins w:id="417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18C2A" w14:textId="77777777" w:rsidR="001B21A6" w:rsidRPr="001B21A6" w:rsidRDefault="001B21A6" w:rsidP="001B21A6">
            <w:pPr>
              <w:rPr>
                <w:ins w:id="418" w:author="Palacherla, Susmitha C" w:date="2021-05-27T16:22:00Z"/>
                <w:rFonts w:eastAsia="Calibri"/>
                <w:b/>
                <w:color w:val="000000"/>
              </w:rPr>
            </w:pPr>
            <w:ins w:id="419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54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9B1FAB" w14:textId="77777777" w:rsidR="001B21A6" w:rsidRPr="001B21A6" w:rsidRDefault="001B21A6" w:rsidP="00740E40">
            <w:pPr>
              <w:rPr>
                <w:ins w:id="420" w:author="Palacherla, Susmitha C" w:date="2021-05-27T16:22:00Z"/>
                <w:rFonts w:eastAsia="Calibri"/>
                <w:b/>
                <w:color w:val="000000"/>
              </w:rPr>
            </w:pPr>
            <w:ins w:id="421" w:author="Palacherla, Susmitha C" w:date="2021-05-27T16:22:00Z">
              <w:r w:rsidRPr="001B21A6">
                <w:rPr>
                  <w:rFonts w:eastAsia="Calibri"/>
                  <w:b/>
                  <w:color w:val="000000"/>
                </w:rPr>
                <w:t>Privacy Disclaimers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AB911" w14:textId="77777777" w:rsidR="001B21A6" w:rsidRPr="001B21A6" w:rsidRDefault="001B21A6" w:rsidP="00740E40">
            <w:pPr>
              <w:rPr>
                <w:ins w:id="422" w:author="Palacherla, Susmitha C" w:date="2021-05-27T16:22:00Z"/>
                <w:rFonts w:eastAsia="Calibri"/>
                <w:b/>
              </w:rPr>
            </w:pPr>
            <w:ins w:id="423" w:author="Palacherla, Susmitha C" w:date="2021-05-27T16:22:00Z">
              <w:r w:rsidRPr="001B21A6">
                <w:rPr>
                  <w:rFonts w:eastAsia="Calibri"/>
                  <w:b/>
                </w:rPr>
                <w:t>Entered comments for privacy disclaimer</w:t>
              </w:r>
            </w:ins>
          </w:p>
        </w:tc>
      </w:tr>
      <w:tr w:rsidR="001B21A6" w:rsidRPr="00E32247" w14:paraId="6694D1DC" w14:textId="77777777" w:rsidTr="00740E40">
        <w:trPr>
          <w:ins w:id="424" w:author="Palacherla, Susmitha C" w:date="2021-05-27T16:22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105B5" w14:textId="77777777" w:rsidR="001B21A6" w:rsidRPr="00E32247" w:rsidRDefault="001B21A6" w:rsidP="00740E40">
            <w:pPr>
              <w:rPr>
                <w:ins w:id="425" w:author="Palacherla, Susmitha C" w:date="2021-05-27T16:22:00Z"/>
                <w:rFonts w:eastAsia="Calibri"/>
              </w:rPr>
            </w:pPr>
            <w:ins w:id="426" w:author="Palacherla, Susmitha C" w:date="2021-05-27T16:22:00Z">
              <w:r w:rsidRPr="00E32247">
                <w:t xml:space="preserve">If channel is not Written Correspondence </w:t>
              </w:r>
            </w:ins>
          </w:p>
        </w:tc>
      </w:tr>
      <w:tr w:rsidR="001B21A6" w:rsidRPr="00E32247" w14:paraId="1F483754" w14:textId="77777777" w:rsidTr="00740E40">
        <w:trPr>
          <w:ins w:id="427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3CE58" w14:textId="77777777" w:rsidR="001B21A6" w:rsidRPr="00E32247" w:rsidRDefault="001B21A6" w:rsidP="00740E40">
            <w:pPr>
              <w:jc w:val="center"/>
              <w:rPr>
                <w:ins w:id="428" w:author="Palacherla, Susmitha C" w:date="2021-05-27T16:22:00Z"/>
                <w:rFonts w:eastAsia="Calibri"/>
                <w:color w:val="000000"/>
              </w:rPr>
            </w:pPr>
            <w:ins w:id="429" w:author="Palacherla, Susmitha C" w:date="2021-05-27T16:22:00Z">
              <w:r w:rsidRPr="00E32247">
                <w:rPr>
                  <w:rFonts w:eastAsia="Calibri"/>
                  <w:color w:val="000000"/>
                </w:rPr>
                <w:t>55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4FF59D" w14:textId="77777777" w:rsidR="001B21A6" w:rsidRPr="00E32247" w:rsidRDefault="001B21A6" w:rsidP="00740E40">
            <w:pPr>
              <w:rPr>
                <w:ins w:id="430" w:author="Palacherla, Susmitha C" w:date="2021-05-27T16:22:00Z"/>
              </w:rPr>
            </w:pPr>
            <w:ins w:id="431" w:author="Palacherla, Susmitha C" w:date="2021-05-27T16:22:00Z">
              <w:r w:rsidRPr="00E32247">
                <w:t>Issue Resolution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8E5462" w14:textId="77777777" w:rsidR="001B21A6" w:rsidRPr="00E32247" w:rsidRDefault="001B21A6" w:rsidP="00740E40">
            <w:pPr>
              <w:rPr>
                <w:ins w:id="432" w:author="Palacherla, Susmitha C" w:date="2021-05-27T16:22:00Z"/>
                <w:rFonts w:eastAsia="Calibri"/>
              </w:rPr>
            </w:pPr>
            <w:ins w:id="433" w:author="Palacherla, Susmitha C" w:date="2021-05-27T16:22:00Z">
              <w:r w:rsidRPr="00E32247">
                <w:rPr>
                  <w:rFonts w:eastAsia="Calibri"/>
                </w:rPr>
                <w:t xml:space="preserve">Rating for issue resolution </w:t>
              </w:r>
            </w:ins>
          </w:p>
        </w:tc>
      </w:tr>
      <w:tr w:rsidR="001B21A6" w:rsidRPr="00E32247" w14:paraId="25FEA6A1" w14:textId="77777777" w:rsidTr="00740E40">
        <w:trPr>
          <w:ins w:id="434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F5195" w14:textId="77777777" w:rsidR="001B21A6" w:rsidRPr="00E32247" w:rsidRDefault="001B21A6" w:rsidP="00740E40">
            <w:pPr>
              <w:jc w:val="center"/>
              <w:rPr>
                <w:ins w:id="435" w:author="Palacherla, Susmitha C" w:date="2021-05-27T16:22:00Z"/>
                <w:rFonts w:eastAsia="Calibri"/>
                <w:color w:val="000000"/>
              </w:rPr>
            </w:pPr>
            <w:ins w:id="436" w:author="Palacherla, Susmitha C" w:date="2021-05-27T16:22:00Z">
              <w:r w:rsidRPr="00E32247">
                <w:rPr>
                  <w:rFonts w:eastAsia="Calibri"/>
                  <w:color w:val="000000"/>
                </w:rPr>
                <w:t>56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698039" w14:textId="77777777" w:rsidR="001B21A6" w:rsidRPr="00E32247" w:rsidRDefault="001B21A6" w:rsidP="00740E40">
            <w:pPr>
              <w:rPr>
                <w:ins w:id="437" w:author="Palacherla, Susmitha C" w:date="2021-05-27T16:22:00Z"/>
              </w:rPr>
            </w:pPr>
            <w:ins w:id="438" w:author="Palacherla, Susmitha C" w:date="2021-05-27T16:22:00Z">
              <w:r w:rsidRPr="00E32247">
                <w:t>Issue Resolution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68BBF0" w14:textId="77777777" w:rsidR="001B21A6" w:rsidRPr="00E32247" w:rsidRDefault="001B21A6" w:rsidP="00740E40">
            <w:pPr>
              <w:rPr>
                <w:ins w:id="439" w:author="Palacherla, Susmitha C" w:date="2021-05-27T16:22:00Z"/>
                <w:rFonts w:eastAsia="Calibri"/>
              </w:rPr>
            </w:pPr>
            <w:ins w:id="440" w:author="Palacherla, Susmitha C" w:date="2021-05-27T16:22:00Z">
              <w:r w:rsidRPr="00E32247">
                <w:rPr>
                  <w:rFonts w:eastAsia="Calibri"/>
                </w:rPr>
                <w:t xml:space="preserve">Entered comments for issue resolution </w:t>
              </w:r>
            </w:ins>
          </w:p>
        </w:tc>
      </w:tr>
      <w:tr w:rsidR="001B21A6" w:rsidRPr="00E32247" w14:paraId="1F994470" w14:textId="77777777" w:rsidTr="00740E40">
        <w:trPr>
          <w:ins w:id="441" w:author="Palacherla, Susmitha C" w:date="2021-05-27T16:22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B2A0F" w14:textId="77777777" w:rsidR="001B21A6" w:rsidRPr="00E32247" w:rsidRDefault="001B21A6" w:rsidP="00740E40">
            <w:pPr>
              <w:rPr>
                <w:ins w:id="442" w:author="Palacherla, Susmitha C" w:date="2021-05-27T16:22:00Z"/>
                <w:rFonts w:eastAsia="Calibri"/>
              </w:rPr>
            </w:pPr>
            <w:bookmarkStart w:id="443" w:name="_Hlk72483216"/>
            <w:ins w:id="444" w:author="Palacherla, Susmitha C" w:date="2021-05-27T16:22:00Z">
              <w:r w:rsidRPr="00E32247">
                <w:t>If channel is Written Correspondence</w:t>
              </w:r>
            </w:ins>
          </w:p>
        </w:tc>
      </w:tr>
      <w:bookmarkEnd w:id="443"/>
      <w:tr w:rsidR="001B21A6" w:rsidRPr="00E32247" w14:paraId="38E20492" w14:textId="77777777" w:rsidTr="00740E40">
        <w:trPr>
          <w:ins w:id="445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33EFF" w14:textId="77777777" w:rsidR="001B21A6" w:rsidRPr="00E32247" w:rsidRDefault="001B21A6" w:rsidP="00740E40">
            <w:pPr>
              <w:jc w:val="center"/>
              <w:rPr>
                <w:ins w:id="446" w:author="Palacherla, Susmitha C" w:date="2021-05-27T16:22:00Z"/>
                <w:rFonts w:eastAsia="Calibri"/>
                <w:color w:val="000000"/>
              </w:rPr>
            </w:pPr>
            <w:ins w:id="447" w:author="Palacherla, Susmitha C" w:date="2021-05-27T16:22:00Z">
              <w:r w:rsidRPr="00E32247">
                <w:rPr>
                  <w:rFonts w:eastAsia="Calibri"/>
                  <w:color w:val="000000"/>
                </w:rPr>
                <w:t>55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F4B354" w14:textId="77777777" w:rsidR="001B21A6" w:rsidRPr="00E32247" w:rsidRDefault="001B21A6" w:rsidP="00740E40">
            <w:pPr>
              <w:rPr>
                <w:ins w:id="448" w:author="Palacherla, Susmitha C" w:date="2021-05-27T16:22:00Z"/>
              </w:rPr>
            </w:pPr>
            <w:ins w:id="449" w:author="Palacherla, Susmitha C" w:date="2021-05-27T16:22:00Z">
              <w:r w:rsidRPr="00E32247">
                <w:t>Business Correspondence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904635" w14:textId="77777777" w:rsidR="001B21A6" w:rsidRPr="00E32247" w:rsidRDefault="001B21A6" w:rsidP="00740E40">
            <w:pPr>
              <w:rPr>
                <w:ins w:id="450" w:author="Palacherla, Susmitha C" w:date="2021-05-27T16:22:00Z"/>
                <w:rFonts w:eastAsia="Calibri"/>
              </w:rPr>
            </w:pPr>
            <w:ins w:id="451" w:author="Palacherla, Susmitha C" w:date="2021-05-27T16:22:00Z">
              <w:r w:rsidRPr="00E32247">
                <w:rPr>
                  <w:rFonts w:eastAsia="Calibri"/>
                </w:rPr>
                <w:t>Rating for business correspondence</w:t>
              </w:r>
            </w:ins>
          </w:p>
        </w:tc>
      </w:tr>
      <w:tr w:rsidR="001B21A6" w:rsidRPr="00E32247" w14:paraId="5E8FD5A0" w14:textId="77777777" w:rsidTr="00740E40">
        <w:trPr>
          <w:ins w:id="452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61A0C" w14:textId="77777777" w:rsidR="001B21A6" w:rsidRPr="00E32247" w:rsidRDefault="001B21A6" w:rsidP="00740E40">
            <w:pPr>
              <w:jc w:val="center"/>
              <w:rPr>
                <w:ins w:id="453" w:author="Palacherla, Susmitha C" w:date="2021-05-27T16:22:00Z"/>
                <w:rFonts w:eastAsia="Calibri"/>
                <w:color w:val="000000"/>
              </w:rPr>
            </w:pPr>
            <w:ins w:id="454" w:author="Palacherla, Susmitha C" w:date="2021-05-27T16:22:00Z">
              <w:r w:rsidRPr="00E32247">
                <w:rPr>
                  <w:rFonts w:eastAsia="Calibri"/>
                  <w:color w:val="000000"/>
                </w:rPr>
                <w:t>56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B2235D" w14:textId="77777777" w:rsidR="001B21A6" w:rsidRPr="00E32247" w:rsidRDefault="001B21A6" w:rsidP="00740E40">
            <w:pPr>
              <w:rPr>
                <w:ins w:id="455" w:author="Palacherla, Susmitha C" w:date="2021-05-27T16:22:00Z"/>
              </w:rPr>
            </w:pPr>
            <w:ins w:id="456" w:author="Palacherla, Susmitha C" w:date="2021-05-27T16:22:00Z">
              <w:r w:rsidRPr="00E32247">
                <w:t>Business Correspondence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037AEE" w14:textId="77777777" w:rsidR="001B21A6" w:rsidRPr="00E32247" w:rsidRDefault="001B21A6" w:rsidP="00740E40">
            <w:pPr>
              <w:rPr>
                <w:ins w:id="457" w:author="Palacherla, Susmitha C" w:date="2021-05-27T16:22:00Z"/>
                <w:rFonts w:eastAsia="Calibri"/>
              </w:rPr>
            </w:pPr>
            <w:ins w:id="458" w:author="Palacherla, Susmitha C" w:date="2021-05-27T16:22:00Z">
              <w:r w:rsidRPr="00E32247">
                <w:rPr>
                  <w:rFonts w:eastAsia="Calibri"/>
                </w:rPr>
                <w:t xml:space="preserve">Entered comments for business correspondence </w:t>
              </w:r>
            </w:ins>
          </w:p>
        </w:tc>
      </w:tr>
      <w:tr w:rsidR="001B21A6" w:rsidRPr="00E32247" w14:paraId="49F3EF51" w14:textId="77777777" w:rsidTr="00740E40">
        <w:trPr>
          <w:ins w:id="459" w:author="Palacherla, Susmitha C" w:date="2021-05-27T16:22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33ACF" w14:textId="77777777" w:rsidR="001B21A6" w:rsidRPr="00E32247" w:rsidRDefault="001B21A6" w:rsidP="00740E40">
            <w:pPr>
              <w:rPr>
                <w:ins w:id="460" w:author="Palacherla, Susmitha C" w:date="2021-05-27T16:22:00Z"/>
                <w:rFonts w:eastAsia="Calibri"/>
              </w:rPr>
            </w:pPr>
            <w:bookmarkStart w:id="461" w:name="_Hlk72483268"/>
            <w:ins w:id="462" w:author="Palacherla, Susmitha C" w:date="2021-05-27T16:22:00Z">
              <w:r w:rsidRPr="00E32247">
                <w:t>If channel is not Web Chat and not Written Correspondence</w:t>
              </w:r>
            </w:ins>
          </w:p>
        </w:tc>
      </w:tr>
      <w:bookmarkEnd w:id="461"/>
      <w:tr w:rsidR="001B21A6" w:rsidRPr="00E32247" w14:paraId="2443C461" w14:textId="77777777" w:rsidTr="00740E40">
        <w:trPr>
          <w:ins w:id="463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0C148" w14:textId="77777777" w:rsidR="001B21A6" w:rsidRPr="00E32247" w:rsidRDefault="001B21A6" w:rsidP="00740E40">
            <w:pPr>
              <w:jc w:val="center"/>
              <w:rPr>
                <w:ins w:id="464" w:author="Palacherla, Susmitha C" w:date="2021-05-27T16:22:00Z"/>
                <w:rFonts w:eastAsia="Calibri"/>
                <w:color w:val="000000"/>
              </w:rPr>
            </w:pPr>
            <w:ins w:id="465" w:author="Palacherla, Susmitha C" w:date="2021-05-27T16:22:00Z">
              <w:r w:rsidRPr="00E32247">
                <w:rPr>
                  <w:rFonts w:eastAsia="Calibri"/>
                  <w:color w:val="000000"/>
                </w:rPr>
                <w:t>57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73AC3E" w14:textId="77777777" w:rsidR="001B21A6" w:rsidRPr="00E32247" w:rsidRDefault="001B21A6" w:rsidP="00740E40">
            <w:pPr>
              <w:rPr>
                <w:ins w:id="466" w:author="Palacherla, Susmitha C" w:date="2021-05-27T16:22:00Z"/>
              </w:rPr>
            </w:pPr>
            <w:ins w:id="467" w:author="Palacherla, Susmitha C" w:date="2021-05-27T16:22:00Z">
              <w:r w:rsidRPr="00E32247">
                <w:t>Call Efficiency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A38C22" w14:textId="77777777" w:rsidR="001B21A6" w:rsidRPr="00E32247" w:rsidRDefault="001B21A6" w:rsidP="00740E40">
            <w:pPr>
              <w:rPr>
                <w:ins w:id="468" w:author="Palacherla, Susmitha C" w:date="2021-05-27T16:22:00Z"/>
                <w:rFonts w:eastAsia="Calibri"/>
              </w:rPr>
            </w:pPr>
            <w:ins w:id="469" w:author="Palacherla, Susmitha C" w:date="2021-05-27T16:22:00Z">
              <w:r w:rsidRPr="00E32247">
                <w:rPr>
                  <w:rFonts w:eastAsia="Calibri"/>
                </w:rPr>
                <w:t xml:space="preserve">Rating for call efficiency </w:t>
              </w:r>
            </w:ins>
          </w:p>
        </w:tc>
      </w:tr>
      <w:tr w:rsidR="001B21A6" w:rsidRPr="00E32247" w14:paraId="15F7265E" w14:textId="77777777" w:rsidTr="00740E40">
        <w:trPr>
          <w:ins w:id="470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1706A" w14:textId="77777777" w:rsidR="001B21A6" w:rsidRPr="00E32247" w:rsidRDefault="001B21A6" w:rsidP="00740E40">
            <w:pPr>
              <w:jc w:val="center"/>
              <w:rPr>
                <w:ins w:id="471" w:author="Palacherla, Susmitha C" w:date="2021-05-27T16:22:00Z"/>
                <w:rFonts w:eastAsia="Calibri"/>
                <w:color w:val="000000"/>
              </w:rPr>
            </w:pPr>
            <w:ins w:id="472" w:author="Palacherla, Susmitha C" w:date="2021-05-27T16:22:00Z">
              <w:r w:rsidRPr="00E32247">
                <w:rPr>
                  <w:rFonts w:eastAsia="Calibri"/>
                  <w:color w:val="000000"/>
                </w:rPr>
                <w:t>58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D26EAC" w14:textId="77777777" w:rsidR="001B21A6" w:rsidRPr="00E32247" w:rsidRDefault="001B21A6" w:rsidP="00740E40">
            <w:pPr>
              <w:rPr>
                <w:ins w:id="473" w:author="Palacherla, Susmitha C" w:date="2021-05-27T16:22:00Z"/>
              </w:rPr>
            </w:pPr>
            <w:ins w:id="474" w:author="Palacherla, Susmitha C" w:date="2021-05-27T16:22:00Z">
              <w:r w:rsidRPr="00E32247">
                <w:t>Call Efficiency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EC7FFF" w14:textId="77777777" w:rsidR="001B21A6" w:rsidRPr="00E32247" w:rsidRDefault="001B21A6" w:rsidP="00740E40">
            <w:pPr>
              <w:rPr>
                <w:ins w:id="475" w:author="Palacherla, Susmitha C" w:date="2021-05-27T16:22:00Z"/>
                <w:rFonts w:eastAsia="Calibri"/>
              </w:rPr>
            </w:pPr>
            <w:ins w:id="476" w:author="Palacherla, Susmitha C" w:date="2021-05-27T16:22:00Z">
              <w:r w:rsidRPr="00E32247">
                <w:rPr>
                  <w:rFonts w:eastAsia="Calibri"/>
                </w:rPr>
                <w:t>Entered comments for call efficiency</w:t>
              </w:r>
            </w:ins>
          </w:p>
        </w:tc>
      </w:tr>
      <w:tr w:rsidR="001B21A6" w:rsidRPr="00E32247" w14:paraId="7DD0A6CB" w14:textId="77777777" w:rsidTr="00740E40">
        <w:trPr>
          <w:ins w:id="477" w:author="Palacherla, Susmitha C" w:date="2021-05-27T16:22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797A0" w14:textId="77777777" w:rsidR="001B21A6" w:rsidRPr="00E32247" w:rsidRDefault="001B21A6" w:rsidP="00740E40">
            <w:pPr>
              <w:rPr>
                <w:ins w:id="478" w:author="Palacherla, Susmitha C" w:date="2021-05-27T16:22:00Z"/>
                <w:rFonts w:eastAsia="Calibri"/>
              </w:rPr>
            </w:pPr>
            <w:bookmarkStart w:id="479" w:name="_Hlk72483329"/>
            <w:ins w:id="480" w:author="Palacherla, Susmitha C" w:date="2021-05-27T16:22:00Z">
              <w:r w:rsidRPr="00E32247">
                <w:t xml:space="preserve">If channel is Web Chat </w:t>
              </w:r>
            </w:ins>
          </w:p>
        </w:tc>
      </w:tr>
      <w:bookmarkEnd w:id="479"/>
      <w:tr w:rsidR="001B21A6" w:rsidRPr="00E32247" w14:paraId="6C433E05" w14:textId="77777777" w:rsidTr="00740E40">
        <w:trPr>
          <w:ins w:id="481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BB980" w14:textId="77777777" w:rsidR="001B21A6" w:rsidRPr="00E32247" w:rsidRDefault="001B21A6" w:rsidP="00740E40">
            <w:pPr>
              <w:jc w:val="center"/>
              <w:rPr>
                <w:ins w:id="482" w:author="Palacherla, Susmitha C" w:date="2021-05-27T16:22:00Z"/>
                <w:rFonts w:eastAsia="Calibri"/>
                <w:color w:val="000000"/>
              </w:rPr>
            </w:pPr>
            <w:ins w:id="483" w:author="Palacherla, Susmitha C" w:date="2021-05-27T16:22:00Z">
              <w:r w:rsidRPr="00E32247">
                <w:rPr>
                  <w:rFonts w:eastAsia="Calibri"/>
                  <w:color w:val="000000"/>
                </w:rPr>
                <w:t>57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2831CE" w14:textId="77777777" w:rsidR="001B21A6" w:rsidRPr="00E32247" w:rsidRDefault="001B21A6" w:rsidP="00740E40">
            <w:pPr>
              <w:rPr>
                <w:ins w:id="484" w:author="Palacherla, Susmitha C" w:date="2021-05-27T16:22:00Z"/>
              </w:rPr>
            </w:pPr>
            <w:ins w:id="485" w:author="Palacherla, Susmitha C" w:date="2021-05-27T16:22:00Z">
              <w:r w:rsidRPr="00E32247">
                <w:t>Chat Efficiency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B5832" w14:textId="77777777" w:rsidR="001B21A6" w:rsidRPr="00E32247" w:rsidRDefault="001B21A6" w:rsidP="00740E40">
            <w:pPr>
              <w:rPr>
                <w:ins w:id="486" w:author="Palacherla, Susmitha C" w:date="2021-05-27T16:22:00Z"/>
                <w:rFonts w:eastAsia="Calibri"/>
              </w:rPr>
            </w:pPr>
            <w:ins w:id="487" w:author="Palacherla, Susmitha C" w:date="2021-05-27T16:22:00Z">
              <w:r w:rsidRPr="00E32247">
                <w:rPr>
                  <w:rFonts w:eastAsia="Calibri"/>
                </w:rPr>
                <w:t xml:space="preserve">Rating for call efficiency </w:t>
              </w:r>
            </w:ins>
          </w:p>
        </w:tc>
      </w:tr>
      <w:tr w:rsidR="001B21A6" w:rsidRPr="00E32247" w14:paraId="56DBF1BC" w14:textId="77777777" w:rsidTr="00740E40">
        <w:trPr>
          <w:ins w:id="488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F2712" w14:textId="77777777" w:rsidR="001B21A6" w:rsidRPr="00E32247" w:rsidRDefault="001B21A6" w:rsidP="00740E40">
            <w:pPr>
              <w:jc w:val="center"/>
              <w:rPr>
                <w:ins w:id="489" w:author="Palacherla, Susmitha C" w:date="2021-05-27T16:22:00Z"/>
                <w:rFonts w:eastAsia="Calibri"/>
                <w:color w:val="000000"/>
              </w:rPr>
            </w:pPr>
            <w:ins w:id="490" w:author="Palacherla, Susmitha C" w:date="2021-05-27T16:22:00Z">
              <w:r w:rsidRPr="00E32247">
                <w:rPr>
                  <w:rFonts w:eastAsia="Calibri"/>
                  <w:color w:val="000000"/>
                </w:rPr>
                <w:t>58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7AD50C" w14:textId="77777777" w:rsidR="001B21A6" w:rsidRPr="00E32247" w:rsidRDefault="001B21A6" w:rsidP="00740E40">
            <w:pPr>
              <w:rPr>
                <w:ins w:id="491" w:author="Palacherla, Susmitha C" w:date="2021-05-27T16:22:00Z"/>
              </w:rPr>
            </w:pPr>
            <w:ins w:id="492" w:author="Palacherla, Susmitha C" w:date="2021-05-27T16:22:00Z">
              <w:r w:rsidRPr="00E32247">
                <w:t>Chat Efficiency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4C22B2" w14:textId="77777777" w:rsidR="001B21A6" w:rsidRPr="00E32247" w:rsidRDefault="001B21A6" w:rsidP="00740E40">
            <w:pPr>
              <w:rPr>
                <w:ins w:id="493" w:author="Palacherla, Susmitha C" w:date="2021-05-27T16:22:00Z"/>
                <w:rFonts w:eastAsia="Calibri"/>
              </w:rPr>
            </w:pPr>
            <w:ins w:id="494" w:author="Palacherla, Susmitha C" w:date="2021-05-27T16:22:00Z">
              <w:r w:rsidRPr="00E32247">
                <w:rPr>
                  <w:rFonts w:eastAsia="Calibri"/>
                </w:rPr>
                <w:t>Entered comments for call efficiency</w:t>
              </w:r>
            </w:ins>
          </w:p>
        </w:tc>
      </w:tr>
      <w:tr w:rsidR="001B21A6" w:rsidRPr="00E32247" w14:paraId="75BC11E1" w14:textId="77777777" w:rsidTr="00740E40">
        <w:trPr>
          <w:ins w:id="495" w:author="Palacherla, Susmitha C" w:date="2021-05-27T16:22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5A8DD" w14:textId="77777777" w:rsidR="001B21A6" w:rsidRPr="00E32247" w:rsidRDefault="001B21A6" w:rsidP="00740E40">
            <w:pPr>
              <w:rPr>
                <w:ins w:id="496" w:author="Palacherla, Susmitha C" w:date="2021-05-27T16:22:00Z"/>
                <w:rFonts w:eastAsia="Calibri"/>
              </w:rPr>
            </w:pPr>
            <w:bookmarkStart w:id="497" w:name="_Hlk72483474"/>
            <w:ins w:id="498" w:author="Palacherla, Susmitha C" w:date="2021-05-27T16:22:00Z">
              <w:r w:rsidRPr="00E32247">
                <w:t>If channel is not Web Chat and not Written Correspondence</w:t>
              </w:r>
            </w:ins>
          </w:p>
        </w:tc>
      </w:tr>
      <w:bookmarkEnd w:id="497"/>
      <w:tr w:rsidR="001B21A6" w:rsidRPr="00E32247" w14:paraId="080B152B" w14:textId="77777777" w:rsidTr="00740E40">
        <w:trPr>
          <w:ins w:id="499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6DEA5" w14:textId="77777777" w:rsidR="001B21A6" w:rsidRPr="00E32247" w:rsidRDefault="001B21A6" w:rsidP="00740E40">
            <w:pPr>
              <w:jc w:val="center"/>
              <w:rPr>
                <w:ins w:id="500" w:author="Palacherla, Susmitha C" w:date="2021-05-27T16:22:00Z"/>
                <w:rFonts w:eastAsia="Calibri"/>
                <w:color w:val="000000"/>
              </w:rPr>
            </w:pPr>
            <w:ins w:id="501" w:author="Palacherla, Susmitha C" w:date="2021-05-27T16:22:00Z">
              <w:r w:rsidRPr="00E32247">
                <w:rPr>
                  <w:rFonts w:eastAsia="Calibri"/>
                  <w:color w:val="000000"/>
                </w:rPr>
                <w:t>59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984E29" w14:textId="77777777" w:rsidR="001B21A6" w:rsidRPr="00E32247" w:rsidRDefault="001B21A6" w:rsidP="00740E40">
            <w:pPr>
              <w:rPr>
                <w:ins w:id="502" w:author="Palacherla, Susmitha C" w:date="2021-05-27T16:22:00Z"/>
              </w:rPr>
            </w:pPr>
            <w:ins w:id="503" w:author="Palacherla, Susmitha C" w:date="2021-05-27T16:22:00Z">
              <w:r w:rsidRPr="00E32247">
                <w:t>Active Listening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FB5C27" w14:textId="77777777" w:rsidR="001B21A6" w:rsidRPr="00E32247" w:rsidRDefault="001B21A6" w:rsidP="00740E40">
            <w:pPr>
              <w:rPr>
                <w:ins w:id="504" w:author="Palacherla, Susmitha C" w:date="2021-05-27T16:22:00Z"/>
                <w:rFonts w:eastAsia="Calibri"/>
              </w:rPr>
            </w:pPr>
            <w:ins w:id="505" w:author="Palacherla, Susmitha C" w:date="2021-05-27T16:22:00Z">
              <w:r w:rsidRPr="00E32247">
                <w:rPr>
                  <w:rFonts w:eastAsia="Calibri"/>
                </w:rPr>
                <w:t xml:space="preserve">Rating for active listening </w:t>
              </w:r>
            </w:ins>
          </w:p>
        </w:tc>
      </w:tr>
      <w:tr w:rsidR="001B21A6" w:rsidRPr="00E32247" w14:paraId="0D9756F1" w14:textId="77777777" w:rsidTr="00740E40">
        <w:trPr>
          <w:ins w:id="506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7D3A9" w14:textId="77777777" w:rsidR="001B21A6" w:rsidRPr="00E32247" w:rsidRDefault="001B21A6" w:rsidP="00740E40">
            <w:pPr>
              <w:jc w:val="center"/>
              <w:rPr>
                <w:ins w:id="507" w:author="Palacherla, Susmitha C" w:date="2021-05-27T16:22:00Z"/>
                <w:rFonts w:eastAsia="Calibri"/>
                <w:color w:val="000000"/>
              </w:rPr>
            </w:pPr>
            <w:ins w:id="508" w:author="Palacherla, Susmitha C" w:date="2021-05-27T16:22:00Z">
              <w:r w:rsidRPr="00E32247">
                <w:rPr>
                  <w:rFonts w:eastAsia="Calibri"/>
                  <w:color w:val="000000"/>
                </w:rPr>
                <w:t>60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BFC758" w14:textId="77777777" w:rsidR="001B21A6" w:rsidRPr="00E32247" w:rsidRDefault="001B21A6" w:rsidP="00740E40">
            <w:pPr>
              <w:rPr>
                <w:ins w:id="509" w:author="Palacherla, Susmitha C" w:date="2021-05-27T16:22:00Z"/>
              </w:rPr>
            </w:pPr>
            <w:ins w:id="510" w:author="Palacherla, Susmitha C" w:date="2021-05-27T16:22:00Z">
              <w:r w:rsidRPr="00E32247">
                <w:t>Active Listening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4F69B6" w14:textId="77777777" w:rsidR="001B21A6" w:rsidRPr="00E32247" w:rsidRDefault="001B21A6" w:rsidP="00740E40">
            <w:pPr>
              <w:rPr>
                <w:ins w:id="511" w:author="Palacherla, Susmitha C" w:date="2021-05-27T16:22:00Z"/>
                <w:rFonts w:eastAsia="Calibri"/>
              </w:rPr>
            </w:pPr>
            <w:ins w:id="512" w:author="Palacherla, Susmitha C" w:date="2021-05-27T16:22:00Z">
              <w:r w:rsidRPr="00E32247">
                <w:rPr>
                  <w:rFonts w:eastAsia="Calibri"/>
                </w:rPr>
                <w:t xml:space="preserve">Entered comments for active listening </w:t>
              </w:r>
            </w:ins>
          </w:p>
        </w:tc>
      </w:tr>
      <w:tr w:rsidR="001B21A6" w:rsidRPr="00E32247" w14:paraId="4D53B7DE" w14:textId="77777777" w:rsidTr="00740E40">
        <w:trPr>
          <w:ins w:id="513" w:author="Palacherla, Susmitha C" w:date="2021-05-27T16:22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F1DB7" w14:textId="77777777" w:rsidR="001B21A6" w:rsidRPr="00E32247" w:rsidRDefault="001B21A6" w:rsidP="00740E40">
            <w:pPr>
              <w:rPr>
                <w:ins w:id="514" w:author="Palacherla, Susmitha C" w:date="2021-05-27T16:22:00Z"/>
                <w:rFonts w:eastAsia="Calibri"/>
              </w:rPr>
            </w:pPr>
            <w:bookmarkStart w:id="515" w:name="_Hlk72483495"/>
            <w:ins w:id="516" w:author="Palacherla, Susmitha C" w:date="2021-05-27T16:22:00Z">
              <w:r w:rsidRPr="00E32247">
                <w:t xml:space="preserve">If channel is Web Chat </w:t>
              </w:r>
            </w:ins>
          </w:p>
        </w:tc>
      </w:tr>
      <w:bookmarkEnd w:id="515"/>
      <w:tr w:rsidR="001B21A6" w:rsidRPr="00E32247" w14:paraId="61343894" w14:textId="77777777" w:rsidTr="00740E40">
        <w:trPr>
          <w:ins w:id="517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196F2" w14:textId="77777777" w:rsidR="001B21A6" w:rsidRPr="00E32247" w:rsidRDefault="001B21A6" w:rsidP="00740E40">
            <w:pPr>
              <w:jc w:val="center"/>
              <w:rPr>
                <w:ins w:id="518" w:author="Palacherla, Susmitha C" w:date="2021-05-27T16:22:00Z"/>
                <w:rFonts w:eastAsia="Calibri"/>
                <w:color w:val="000000"/>
              </w:rPr>
            </w:pPr>
            <w:ins w:id="519" w:author="Palacherla, Susmitha C" w:date="2021-05-27T16:22:00Z">
              <w:r w:rsidRPr="00E32247">
                <w:rPr>
                  <w:rFonts w:eastAsia="Calibri"/>
                  <w:color w:val="000000"/>
                </w:rPr>
                <w:t>59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C87D7B" w14:textId="77777777" w:rsidR="001B21A6" w:rsidRPr="00E32247" w:rsidRDefault="001B21A6" w:rsidP="00740E40">
            <w:pPr>
              <w:rPr>
                <w:ins w:id="520" w:author="Palacherla, Susmitha C" w:date="2021-05-27T16:22:00Z"/>
              </w:rPr>
            </w:pPr>
            <w:ins w:id="521" w:author="Palacherla, Susmitha C" w:date="2021-05-27T16:22:00Z">
              <w:r w:rsidRPr="00E32247">
                <w:t>Issue Diagnosis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82C109" w14:textId="77777777" w:rsidR="001B21A6" w:rsidRPr="00E32247" w:rsidRDefault="001B21A6" w:rsidP="00740E40">
            <w:pPr>
              <w:rPr>
                <w:ins w:id="522" w:author="Palacherla, Susmitha C" w:date="2021-05-27T16:22:00Z"/>
                <w:rFonts w:eastAsia="Calibri"/>
              </w:rPr>
            </w:pPr>
            <w:ins w:id="523" w:author="Palacherla, Susmitha C" w:date="2021-05-27T16:22:00Z">
              <w:r w:rsidRPr="00E32247">
                <w:rPr>
                  <w:rFonts w:eastAsia="Calibri"/>
                </w:rPr>
                <w:t xml:space="preserve">Rating for active listening </w:t>
              </w:r>
            </w:ins>
          </w:p>
        </w:tc>
      </w:tr>
      <w:tr w:rsidR="001B21A6" w:rsidRPr="00E32247" w14:paraId="187CCFB2" w14:textId="77777777" w:rsidTr="00740E40">
        <w:trPr>
          <w:ins w:id="524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B7C74" w14:textId="77777777" w:rsidR="001B21A6" w:rsidRPr="00E32247" w:rsidRDefault="001B21A6" w:rsidP="00740E40">
            <w:pPr>
              <w:jc w:val="center"/>
              <w:rPr>
                <w:ins w:id="525" w:author="Palacherla, Susmitha C" w:date="2021-05-27T16:22:00Z"/>
                <w:rFonts w:eastAsia="Calibri"/>
                <w:color w:val="000000"/>
              </w:rPr>
            </w:pPr>
            <w:ins w:id="526" w:author="Palacherla, Susmitha C" w:date="2021-05-27T16:22:00Z">
              <w:r w:rsidRPr="00E32247">
                <w:rPr>
                  <w:rFonts w:eastAsia="Calibri"/>
                  <w:color w:val="000000"/>
                </w:rPr>
                <w:lastRenderedPageBreak/>
                <w:t>60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923D30" w14:textId="77777777" w:rsidR="001B21A6" w:rsidRPr="00E32247" w:rsidRDefault="001B21A6" w:rsidP="00740E40">
            <w:pPr>
              <w:rPr>
                <w:ins w:id="527" w:author="Palacherla, Susmitha C" w:date="2021-05-27T16:22:00Z"/>
              </w:rPr>
            </w:pPr>
            <w:ins w:id="528" w:author="Palacherla, Susmitha C" w:date="2021-05-27T16:22:00Z">
              <w:r w:rsidRPr="00E32247">
                <w:t>Issue Diagnosis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424C7A" w14:textId="77777777" w:rsidR="001B21A6" w:rsidRPr="00E32247" w:rsidRDefault="001B21A6" w:rsidP="00740E40">
            <w:pPr>
              <w:rPr>
                <w:ins w:id="529" w:author="Palacherla, Susmitha C" w:date="2021-05-27T16:22:00Z"/>
                <w:rFonts w:eastAsia="Calibri"/>
              </w:rPr>
            </w:pPr>
            <w:ins w:id="530" w:author="Palacherla, Susmitha C" w:date="2021-05-27T16:22:00Z">
              <w:r w:rsidRPr="00E32247">
                <w:rPr>
                  <w:rFonts w:eastAsia="Calibri"/>
                </w:rPr>
                <w:t xml:space="preserve">Entered comments for active listening </w:t>
              </w:r>
            </w:ins>
          </w:p>
        </w:tc>
      </w:tr>
      <w:tr w:rsidR="001B21A6" w:rsidRPr="00E32247" w14:paraId="221DEA7C" w14:textId="77777777" w:rsidTr="00740E40">
        <w:trPr>
          <w:ins w:id="531" w:author="Palacherla, Susmitha C" w:date="2021-05-27T16:22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89E4F" w14:textId="77777777" w:rsidR="001B21A6" w:rsidRPr="00E32247" w:rsidRDefault="001B21A6" w:rsidP="00740E40">
            <w:pPr>
              <w:rPr>
                <w:ins w:id="532" w:author="Palacherla, Susmitha C" w:date="2021-05-27T16:22:00Z"/>
                <w:rFonts w:eastAsia="Calibri"/>
              </w:rPr>
            </w:pPr>
            <w:ins w:id="533" w:author="Palacherla, Susmitha C" w:date="2021-05-27T16:22:00Z">
              <w:r w:rsidRPr="00E32247">
                <w:t>If channel is not Web Chat and not Written Correspondence</w:t>
              </w:r>
            </w:ins>
          </w:p>
        </w:tc>
      </w:tr>
      <w:tr w:rsidR="001B21A6" w:rsidRPr="00E32247" w14:paraId="62CA6E43" w14:textId="77777777" w:rsidTr="00740E40">
        <w:trPr>
          <w:ins w:id="534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949D8" w14:textId="77777777" w:rsidR="001B21A6" w:rsidRPr="00E32247" w:rsidRDefault="001B21A6" w:rsidP="00740E40">
            <w:pPr>
              <w:jc w:val="center"/>
              <w:rPr>
                <w:ins w:id="535" w:author="Palacherla, Susmitha C" w:date="2021-05-27T16:22:00Z"/>
                <w:rFonts w:eastAsia="Calibri"/>
                <w:color w:val="000000"/>
              </w:rPr>
            </w:pPr>
            <w:ins w:id="536" w:author="Palacherla, Susmitha C" w:date="2021-05-27T16:22:00Z">
              <w:r w:rsidRPr="00E32247">
                <w:rPr>
                  <w:rFonts w:eastAsia="Calibri"/>
                  <w:color w:val="000000"/>
                </w:rPr>
                <w:t>61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52E985" w14:textId="77777777" w:rsidR="001B21A6" w:rsidRPr="00E32247" w:rsidRDefault="001B21A6" w:rsidP="00740E40">
            <w:pPr>
              <w:rPr>
                <w:ins w:id="537" w:author="Palacherla, Susmitha C" w:date="2021-05-27T16:22:00Z"/>
              </w:rPr>
            </w:pPr>
            <w:ins w:id="538" w:author="Palacherla, Susmitha C" w:date="2021-05-27T16:22:00Z">
              <w:r w:rsidRPr="00E32247">
                <w:t>Personality Flexing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D54524" w14:textId="77777777" w:rsidR="001B21A6" w:rsidRPr="00E32247" w:rsidRDefault="001B21A6" w:rsidP="00740E40">
            <w:pPr>
              <w:rPr>
                <w:ins w:id="539" w:author="Palacherla, Susmitha C" w:date="2021-05-27T16:22:00Z"/>
                <w:rFonts w:eastAsia="Calibri"/>
              </w:rPr>
            </w:pPr>
            <w:ins w:id="540" w:author="Palacherla, Susmitha C" w:date="2021-05-27T16:22:00Z">
              <w:r w:rsidRPr="00E32247">
                <w:rPr>
                  <w:rFonts w:eastAsia="Calibri"/>
                </w:rPr>
                <w:t xml:space="preserve">Rating for personality flexing </w:t>
              </w:r>
            </w:ins>
          </w:p>
        </w:tc>
      </w:tr>
      <w:tr w:rsidR="001B21A6" w:rsidRPr="00E32247" w14:paraId="24FBD313" w14:textId="77777777" w:rsidTr="00740E40">
        <w:trPr>
          <w:ins w:id="541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4E7AB" w14:textId="77777777" w:rsidR="001B21A6" w:rsidRPr="00E32247" w:rsidRDefault="001B21A6" w:rsidP="00740E40">
            <w:pPr>
              <w:jc w:val="center"/>
              <w:rPr>
                <w:ins w:id="542" w:author="Palacherla, Susmitha C" w:date="2021-05-27T16:22:00Z"/>
                <w:rFonts w:eastAsia="Calibri"/>
                <w:color w:val="000000"/>
              </w:rPr>
            </w:pPr>
            <w:ins w:id="543" w:author="Palacherla, Susmitha C" w:date="2021-05-27T16:22:00Z">
              <w:r w:rsidRPr="00E32247">
                <w:rPr>
                  <w:rFonts w:eastAsia="Calibri"/>
                  <w:color w:val="000000"/>
                </w:rPr>
                <w:t>62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68511A" w14:textId="77777777" w:rsidR="001B21A6" w:rsidRPr="00E32247" w:rsidRDefault="001B21A6" w:rsidP="00740E40">
            <w:pPr>
              <w:rPr>
                <w:ins w:id="544" w:author="Palacherla, Susmitha C" w:date="2021-05-27T16:22:00Z"/>
              </w:rPr>
            </w:pPr>
            <w:ins w:id="545" w:author="Palacherla, Susmitha C" w:date="2021-05-27T16:22:00Z">
              <w:r w:rsidRPr="00E32247">
                <w:t>Personality Flexing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C454F" w14:textId="77777777" w:rsidR="001B21A6" w:rsidRPr="00E32247" w:rsidRDefault="001B21A6" w:rsidP="00740E40">
            <w:pPr>
              <w:rPr>
                <w:ins w:id="546" w:author="Palacherla, Susmitha C" w:date="2021-05-27T16:22:00Z"/>
                <w:rFonts w:eastAsia="Calibri"/>
              </w:rPr>
            </w:pPr>
            <w:ins w:id="547" w:author="Palacherla, Susmitha C" w:date="2021-05-27T16:22:00Z">
              <w:r w:rsidRPr="00E32247">
                <w:rPr>
                  <w:rFonts w:eastAsia="Calibri"/>
                </w:rPr>
                <w:t xml:space="preserve">Entered comments for personality flexing </w:t>
              </w:r>
            </w:ins>
          </w:p>
        </w:tc>
      </w:tr>
      <w:tr w:rsidR="001B21A6" w:rsidRPr="00E32247" w14:paraId="21B80E83" w14:textId="77777777" w:rsidTr="00740E40">
        <w:trPr>
          <w:ins w:id="548" w:author="Palacherla, Susmitha C" w:date="2021-05-27T16:22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D3E9D" w14:textId="77777777" w:rsidR="001B21A6" w:rsidRPr="00E32247" w:rsidRDefault="001B21A6" w:rsidP="00740E40">
            <w:pPr>
              <w:rPr>
                <w:ins w:id="549" w:author="Palacherla, Susmitha C" w:date="2021-05-27T16:22:00Z"/>
                <w:rFonts w:eastAsia="Calibri"/>
              </w:rPr>
            </w:pPr>
            <w:ins w:id="550" w:author="Palacherla, Susmitha C" w:date="2021-05-27T16:22:00Z">
              <w:r w:rsidRPr="00E32247">
                <w:t xml:space="preserve">If channel is Web Chat </w:t>
              </w:r>
            </w:ins>
          </w:p>
        </w:tc>
      </w:tr>
      <w:tr w:rsidR="001B21A6" w:rsidRPr="00E32247" w14:paraId="23B8F5C6" w14:textId="77777777" w:rsidTr="00740E40">
        <w:trPr>
          <w:ins w:id="551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18CA3" w14:textId="77777777" w:rsidR="001B21A6" w:rsidRPr="00E32247" w:rsidRDefault="001B21A6" w:rsidP="00740E40">
            <w:pPr>
              <w:jc w:val="center"/>
              <w:rPr>
                <w:ins w:id="552" w:author="Palacherla, Susmitha C" w:date="2021-05-27T16:22:00Z"/>
                <w:rFonts w:eastAsia="Calibri"/>
                <w:color w:val="000000"/>
              </w:rPr>
            </w:pPr>
            <w:ins w:id="553" w:author="Palacherla, Susmitha C" w:date="2021-05-27T16:22:00Z">
              <w:r w:rsidRPr="00E32247">
                <w:rPr>
                  <w:rFonts w:eastAsia="Calibri"/>
                  <w:color w:val="000000"/>
                </w:rPr>
                <w:t>61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4D02EA" w14:textId="77777777" w:rsidR="001B21A6" w:rsidRPr="00E32247" w:rsidRDefault="001B21A6" w:rsidP="00740E40">
            <w:pPr>
              <w:rPr>
                <w:ins w:id="554" w:author="Palacherla, Susmitha C" w:date="2021-05-27T16:22:00Z"/>
              </w:rPr>
            </w:pPr>
            <w:ins w:id="555" w:author="Palacherla, Susmitha C" w:date="2021-05-27T16:22:00Z">
              <w:r w:rsidRPr="00E32247">
                <w:t xml:space="preserve">Professional Communication 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75793D" w14:textId="77777777" w:rsidR="001B21A6" w:rsidRPr="00E32247" w:rsidRDefault="001B21A6" w:rsidP="00740E40">
            <w:pPr>
              <w:rPr>
                <w:ins w:id="556" w:author="Palacherla, Susmitha C" w:date="2021-05-27T16:22:00Z"/>
                <w:rFonts w:eastAsia="Calibri"/>
              </w:rPr>
            </w:pPr>
            <w:ins w:id="557" w:author="Palacherla, Susmitha C" w:date="2021-05-27T16:22:00Z">
              <w:r w:rsidRPr="00E32247">
                <w:rPr>
                  <w:rFonts w:eastAsia="Calibri"/>
                </w:rPr>
                <w:t xml:space="preserve">Rating for personality flexing </w:t>
              </w:r>
            </w:ins>
          </w:p>
        </w:tc>
      </w:tr>
      <w:tr w:rsidR="001B21A6" w:rsidRPr="00E32247" w14:paraId="0956D25B" w14:textId="77777777" w:rsidTr="00740E40">
        <w:trPr>
          <w:ins w:id="558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973E4" w14:textId="77777777" w:rsidR="001B21A6" w:rsidRPr="00E32247" w:rsidRDefault="001B21A6" w:rsidP="00740E40">
            <w:pPr>
              <w:jc w:val="center"/>
              <w:rPr>
                <w:ins w:id="559" w:author="Palacherla, Susmitha C" w:date="2021-05-27T16:22:00Z"/>
                <w:rFonts w:eastAsia="Calibri"/>
                <w:color w:val="000000"/>
              </w:rPr>
            </w:pPr>
            <w:ins w:id="560" w:author="Palacherla, Susmitha C" w:date="2021-05-27T16:22:00Z">
              <w:r w:rsidRPr="00E32247">
                <w:rPr>
                  <w:rFonts w:eastAsia="Calibri"/>
                  <w:color w:val="000000"/>
                </w:rPr>
                <w:t>62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9FA5D4" w14:textId="77777777" w:rsidR="001B21A6" w:rsidRPr="00E32247" w:rsidRDefault="001B21A6" w:rsidP="00740E40">
            <w:pPr>
              <w:rPr>
                <w:ins w:id="561" w:author="Palacherla, Susmitha C" w:date="2021-05-27T16:22:00Z"/>
              </w:rPr>
            </w:pPr>
            <w:ins w:id="562" w:author="Palacherla, Susmitha C" w:date="2021-05-27T16:22:00Z">
              <w:r w:rsidRPr="00E32247">
                <w:t>Professional Communication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A9921A" w14:textId="77777777" w:rsidR="001B21A6" w:rsidRPr="00E32247" w:rsidRDefault="001B21A6" w:rsidP="00740E40">
            <w:pPr>
              <w:rPr>
                <w:ins w:id="563" w:author="Palacherla, Susmitha C" w:date="2021-05-27T16:22:00Z"/>
                <w:rFonts w:eastAsia="Calibri"/>
              </w:rPr>
            </w:pPr>
            <w:ins w:id="564" w:author="Palacherla, Susmitha C" w:date="2021-05-27T16:22:00Z">
              <w:r w:rsidRPr="00E32247">
                <w:rPr>
                  <w:rFonts w:eastAsia="Calibri"/>
                </w:rPr>
                <w:t xml:space="preserve">Entered comments for personality flexing </w:t>
              </w:r>
            </w:ins>
          </w:p>
        </w:tc>
      </w:tr>
      <w:tr w:rsidR="001B21A6" w:rsidRPr="00E32247" w14:paraId="775288F5" w14:textId="77777777" w:rsidTr="00740E40">
        <w:trPr>
          <w:ins w:id="565" w:author="Palacherla, Susmitha C" w:date="2021-05-27T16:22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0978B" w14:textId="77777777" w:rsidR="001B21A6" w:rsidRPr="00E32247" w:rsidRDefault="001B21A6" w:rsidP="00740E40">
            <w:pPr>
              <w:rPr>
                <w:ins w:id="566" w:author="Palacherla, Susmitha C" w:date="2021-05-27T16:22:00Z"/>
                <w:rFonts w:eastAsia="Calibri"/>
              </w:rPr>
            </w:pPr>
            <w:ins w:id="567" w:author="Palacherla, Susmitha C" w:date="2021-05-27T16:22:00Z">
              <w:r w:rsidRPr="00E32247">
                <w:t>If channel is not Written Correspondence</w:t>
              </w:r>
            </w:ins>
          </w:p>
        </w:tc>
      </w:tr>
      <w:tr w:rsidR="001B21A6" w:rsidRPr="00E32247" w14:paraId="72DA3CF4" w14:textId="77777777" w:rsidTr="00740E40">
        <w:trPr>
          <w:ins w:id="568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D1A90" w14:textId="77777777" w:rsidR="001B21A6" w:rsidRPr="00E32247" w:rsidRDefault="001B21A6" w:rsidP="00740E40">
            <w:pPr>
              <w:jc w:val="center"/>
              <w:rPr>
                <w:ins w:id="569" w:author="Palacherla, Susmitha C" w:date="2021-05-27T16:22:00Z"/>
                <w:rFonts w:eastAsia="Calibri"/>
                <w:color w:val="000000"/>
              </w:rPr>
            </w:pPr>
            <w:ins w:id="570" w:author="Palacherla, Susmitha C" w:date="2021-05-27T16:22:00Z">
              <w:r w:rsidRPr="00E32247">
                <w:rPr>
                  <w:rFonts w:eastAsia="Calibri"/>
                  <w:color w:val="000000"/>
                </w:rPr>
                <w:t>63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D0CE04" w14:textId="77777777" w:rsidR="001B21A6" w:rsidRPr="00E32247" w:rsidRDefault="001B21A6" w:rsidP="00740E40">
            <w:pPr>
              <w:rPr>
                <w:ins w:id="571" w:author="Palacherla, Susmitha C" w:date="2021-05-27T16:22:00Z"/>
              </w:rPr>
            </w:pPr>
            <w:ins w:id="572" w:author="Palacherla, Susmitha C" w:date="2021-05-27T16:22:00Z">
              <w:r w:rsidRPr="00E32247">
                <w:t>Customer Temp Start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7C6923" w14:textId="77777777" w:rsidR="001B21A6" w:rsidRPr="00E32247" w:rsidRDefault="001B21A6" w:rsidP="00740E40">
            <w:pPr>
              <w:rPr>
                <w:ins w:id="573" w:author="Palacherla, Susmitha C" w:date="2021-05-27T16:22:00Z"/>
                <w:rFonts w:eastAsia="Calibri"/>
              </w:rPr>
            </w:pPr>
            <w:ins w:id="574" w:author="Palacherla, Susmitha C" w:date="2021-05-27T16:22:00Z">
              <w:r w:rsidRPr="00E32247">
                <w:rPr>
                  <w:rFonts w:eastAsia="Calibri"/>
                </w:rPr>
                <w:t xml:space="preserve">Value for start temperature of caller </w:t>
              </w:r>
            </w:ins>
          </w:p>
        </w:tc>
      </w:tr>
      <w:tr w:rsidR="001B21A6" w:rsidRPr="00E32247" w14:paraId="238ACA75" w14:textId="77777777" w:rsidTr="00740E40">
        <w:trPr>
          <w:ins w:id="575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1434B" w14:textId="77777777" w:rsidR="001B21A6" w:rsidRPr="00E32247" w:rsidRDefault="001B21A6" w:rsidP="00740E40">
            <w:pPr>
              <w:jc w:val="center"/>
              <w:rPr>
                <w:ins w:id="576" w:author="Palacherla, Susmitha C" w:date="2021-05-27T16:22:00Z"/>
                <w:rFonts w:eastAsia="Calibri"/>
                <w:color w:val="000000"/>
              </w:rPr>
            </w:pPr>
            <w:ins w:id="577" w:author="Palacherla, Susmitha C" w:date="2021-05-27T16:22:00Z">
              <w:r w:rsidRPr="00E32247">
                <w:rPr>
                  <w:rFonts w:eastAsia="Calibri"/>
                  <w:color w:val="000000"/>
                </w:rPr>
                <w:t>64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5F6864" w14:textId="77777777" w:rsidR="001B21A6" w:rsidRPr="00E32247" w:rsidRDefault="001B21A6" w:rsidP="00740E40">
            <w:pPr>
              <w:rPr>
                <w:ins w:id="578" w:author="Palacherla, Susmitha C" w:date="2021-05-27T16:22:00Z"/>
              </w:rPr>
            </w:pPr>
            <w:ins w:id="579" w:author="Palacherla, Susmitha C" w:date="2021-05-27T16:22:00Z">
              <w:r w:rsidRPr="00E32247">
                <w:t>Customer Temp Start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349D7E" w14:textId="77777777" w:rsidR="001B21A6" w:rsidRPr="00E32247" w:rsidRDefault="001B21A6" w:rsidP="00740E40">
            <w:pPr>
              <w:rPr>
                <w:ins w:id="580" w:author="Palacherla, Susmitha C" w:date="2021-05-27T16:22:00Z"/>
                <w:rFonts w:eastAsia="Calibri"/>
              </w:rPr>
            </w:pPr>
            <w:ins w:id="581" w:author="Palacherla, Susmitha C" w:date="2021-05-27T16:22:00Z">
              <w:r w:rsidRPr="00E32247">
                <w:rPr>
                  <w:rFonts w:eastAsia="Calibri"/>
                </w:rPr>
                <w:t xml:space="preserve">Entered comments for start temperature </w:t>
              </w:r>
            </w:ins>
          </w:p>
        </w:tc>
      </w:tr>
      <w:tr w:rsidR="001B21A6" w:rsidRPr="00E32247" w14:paraId="18DB9CA8" w14:textId="77777777" w:rsidTr="00740E40">
        <w:trPr>
          <w:ins w:id="582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5C29F" w14:textId="77777777" w:rsidR="001B21A6" w:rsidRPr="00E32247" w:rsidRDefault="001B21A6" w:rsidP="00740E40">
            <w:pPr>
              <w:jc w:val="center"/>
              <w:rPr>
                <w:ins w:id="583" w:author="Palacherla, Susmitha C" w:date="2021-05-27T16:22:00Z"/>
                <w:rFonts w:eastAsia="Calibri"/>
                <w:color w:val="000000"/>
              </w:rPr>
            </w:pPr>
            <w:ins w:id="584" w:author="Palacherla, Susmitha C" w:date="2021-05-27T16:22:00Z">
              <w:r w:rsidRPr="00E32247">
                <w:rPr>
                  <w:rFonts w:eastAsia="Calibri"/>
                  <w:color w:val="000000"/>
                </w:rPr>
                <w:t>65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88189E" w14:textId="77777777" w:rsidR="001B21A6" w:rsidRPr="00E32247" w:rsidRDefault="001B21A6" w:rsidP="00740E40">
            <w:pPr>
              <w:rPr>
                <w:ins w:id="585" w:author="Palacherla, Susmitha C" w:date="2021-05-27T16:22:00Z"/>
              </w:rPr>
            </w:pPr>
            <w:ins w:id="586" w:author="Palacherla, Susmitha C" w:date="2021-05-27T16:22:00Z">
              <w:r w:rsidRPr="00E32247">
                <w:t>Customer Temp End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252A7B" w14:textId="77777777" w:rsidR="001B21A6" w:rsidRPr="00E32247" w:rsidRDefault="001B21A6" w:rsidP="00740E40">
            <w:pPr>
              <w:rPr>
                <w:ins w:id="587" w:author="Palacherla, Susmitha C" w:date="2021-05-27T16:22:00Z"/>
                <w:rFonts w:eastAsia="Calibri"/>
              </w:rPr>
            </w:pPr>
            <w:ins w:id="588" w:author="Palacherla, Susmitha C" w:date="2021-05-27T16:22:00Z">
              <w:r w:rsidRPr="00E32247">
                <w:rPr>
                  <w:rFonts w:eastAsia="Calibri"/>
                </w:rPr>
                <w:t xml:space="preserve">Value for end temperature of caller </w:t>
              </w:r>
            </w:ins>
          </w:p>
        </w:tc>
      </w:tr>
      <w:tr w:rsidR="001B21A6" w:rsidRPr="00E32247" w14:paraId="2817E765" w14:textId="77777777" w:rsidTr="00740E40">
        <w:trPr>
          <w:ins w:id="589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5A90E" w14:textId="77777777" w:rsidR="001B21A6" w:rsidRPr="00E32247" w:rsidRDefault="001B21A6" w:rsidP="00740E40">
            <w:pPr>
              <w:jc w:val="center"/>
              <w:rPr>
                <w:ins w:id="590" w:author="Palacherla, Susmitha C" w:date="2021-05-27T16:22:00Z"/>
                <w:rFonts w:eastAsia="Calibri"/>
                <w:color w:val="000000"/>
              </w:rPr>
            </w:pPr>
            <w:ins w:id="591" w:author="Palacherla, Susmitha C" w:date="2021-05-27T16:22:00Z">
              <w:r w:rsidRPr="00E32247">
                <w:rPr>
                  <w:rFonts w:eastAsia="Calibri"/>
                  <w:color w:val="000000"/>
                </w:rPr>
                <w:t>66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0357A1" w14:textId="77777777" w:rsidR="001B21A6" w:rsidRPr="00E32247" w:rsidRDefault="001B21A6" w:rsidP="00740E40">
            <w:pPr>
              <w:rPr>
                <w:ins w:id="592" w:author="Palacherla, Susmitha C" w:date="2021-05-27T16:22:00Z"/>
              </w:rPr>
            </w:pPr>
            <w:ins w:id="593" w:author="Palacherla, Susmitha C" w:date="2021-05-27T16:22:00Z">
              <w:r w:rsidRPr="00E32247">
                <w:t>Customer Temp End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457149" w14:textId="77777777" w:rsidR="001B21A6" w:rsidRPr="00E32247" w:rsidRDefault="001B21A6" w:rsidP="00740E40">
            <w:pPr>
              <w:rPr>
                <w:ins w:id="594" w:author="Palacherla, Susmitha C" w:date="2021-05-27T16:22:00Z"/>
                <w:rFonts w:eastAsia="Calibri"/>
              </w:rPr>
            </w:pPr>
            <w:ins w:id="595" w:author="Palacherla, Susmitha C" w:date="2021-05-27T16:22:00Z">
              <w:r w:rsidRPr="00E32247">
                <w:rPr>
                  <w:rFonts w:eastAsia="Calibri"/>
                </w:rPr>
                <w:t xml:space="preserve">Entered comments for end temperature </w:t>
              </w:r>
            </w:ins>
          </w:p>
        </w:tc>
      </w:tr>
      <w:tr w:rsidR="00457492" w:rsidRPr="00855B29" w:rsidDel="001B21A6" w14:paraId="3A381419" w14:textId="339D7E85" w:rsidTr="00906799">
        <w:trPr>
          <w:del w:id="596" w:author="Palacherla, Susmitha C" w:date="2021-05-27T16:22:00Z"/>
        </w:trPr>
        <w:tc>
          <w:tcPr>
            <w:tcW w:w="1098" w:type="dxa"/>
          </w:tcPr>
          <w:p w14:paraId="60C5D747" w14:textId="0F28CE51" w:rsidR="00457492" w:rsidRPr="00855B29" w:rsidDel="001B21A6" w:rsidRDefault="00457492" w:rsidP="00906799">
            <w:pPr>
              <w:jc w:val="center"/>
              <w:rPr>
                <w:del w:id="597" w:author="Palacherla, Susmitha C" w:date="2021-05-27T16:22:00Z"/>
                <w:rFonts w:eastAsia="Calibri"/>
                <w:b/>
                <w:color w:val="000000"/>
              </w:rPr>
            </w:pPr>
            <w:del w:id="598" w:author="Palacherla, Susmitha C" w:date="2021-05-27T16:22:00Z">
              <w:r w:rsidRPr="00855B29" w:rsidDel="001B21A6">
                <w:rPr>
                  <w:rFonts w:eastAsia="Calibri"/>
                  <w:b/>
                  <w:color w:val="000000"/>
                </w:rPr>
                <w:delText>Number</w:delText>
              </w:r>
            </w:del>
          </w:p>
        </w:tc>
        <w:tc>
          <w:tcPr>
            <w:tcW w:w="3358" w:type="dxa"/>
            <w:shd w:val="clear" w:color="auto" w:fill="auto"/>
            <w:vAlign w:val="bottom"/>
          </w:tcPr>
          <w:p w14:paraId="20E0B149" w14:textId="2B7FA110" w:rsidR="00457492" w:rsidRPr="00855B29" w:rsidDel="001B21A6" w:rsidRDefault="00457492" w:rsidP="00906799">
            <w:pPr>
              <w:jc w:val="center"/>
              <w:rPr>
                <w:del w:id="599" w:author="Palacherla, Susmitha C" w:date="2021-05-27T16:22:00Z"/>
                <w:rFonts w:eastAsia="Calibri"/>
                <w:b/>
                <w:color w:val="000000"/>
              </w:rPr>
            </w:pPr>
            <w:del w:id="600" w:author="Palacherla, Susmitha C" w:date="2021-05-27T16:22:00Z">
              <w:r w:rsidRPr="00855B29" w:rsidDel="001B21A6">
                <w:rPr>
                  <w:rFonts w:eastAsia="Calibri"/>
                  <w:b/>
                  <w:color w:val="000000"/>
                </w:rPr>
                <w:delText>Field</w:delText>
              </w:r>
            </w:del>
          </w:p>
        </w:tc>
        <w:tc>
          <w:tcPr>
            <w:tcW w:w="3609" w:type="dxa"/>
            <w:shd w:val="clear" w:color="auto" w:fill="auto"/>
          </w:tcPr>
          <w:p w14:paraId="66FE05F9" w14:textId="5A52C006" w:rsidR="00457492" w:rsidRPr="00855B29" w:rsidDel="001B21A6" w:rsidRDefault="00457492" w:rsidP="00906799">
            <w:pPr>
              <w:jc w:val="center"/>
              <w:rPr>
                <w:del w:id="601" w:author="Palacherla, Susmitha C" w:date="2021-05-27T16:22:00Z"/>
                <w:rFonts w:eastAsia="Calibri"/>
                <w:b/>
              </w:rPr>
            </w:pPr>
            <w:del w:id="602" w:author="Palacherla, Susmitha C" w:date="2021-05-27T16:22:00Z">
              <w:r w:rsidRPr="00855B29" w:rsidDel="001B21A6">
                <w:rPr>
                  <w:rFonts w:eastAsia="Calibri"/>
                  <w:b/>
                </w:rPr>
                <w:delText>Description</w:delText>
              </w:r>
            </w:del>
          </w:p>
        </w:tc>
      </w:tr>
      <w:tr w:rsidR="00457492" w:rsidRPr="00855B29" w:rsidDel="001B21A6" w14:paraId="6F9A82F4" w14:textId="18FB0267" w:rsidTr="00906799">
        <w:trPr>
          <w:del w:id="603" w:author="Palacherla, Susmitha C" w:date="2021-05-27T16:22:00Z"/>
        </w:trPr>
        <w:tc>
          <w:tcPr>
            <w:tcW w:w="1098" w:type="dxa"/>
          </w:tcPr>
          <w:p w14:paraId="1467D97A" w14:textId="3C0B9413" w:rsidR="00457492" w:rsidRPr="00855B29" w:rsidDel="001B21A6" w:rsidRDefault="00457492" w:rsidP="00906799">
            <w:pPr>
              <w:jc w:val="center"/>
              <w:rPr>
                <w:del w:id="604" w:author="Palacherla, Susmitha C" w:date="2021-05-27T16:22:00Z"/>
                <w:rFonts w:eastAsia="Calibri"/>
                <w:color w:val="000000"/>
              </w:rPr>
            </w:pPr>
            <w:del w:id="605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1</w:delText>
              </w:r>
            </w:del>
          </w:p>
        </w:tc>
        <w:tc>
          <w:tcPr>
            <w:tcW w:w="3358" w:type="dxa"/>
            <w:shd w:val="clear" w:color="auto" w:fill="auto"/>
          </w:tcPr>
          <w:p w14:paraId="6F0EE15A" w14:textId="233C7BFD" w:rsidR="00457492" w:rsidRPr="00855B29" w:rsidDel="001B21A6" w:rsidRDefault="00457492" w:rsidP="00906799">
            <w:pPr>
              <w:rPr>
                <w:del w:id="606" w:author="Palacherla, Susmitha C" w:date="2021-05-27T16:22:00Z"/>
                <w:rFonts w:eastAsia="Calibri"/>
                <w:b/>
                <w:color w:val="000000"/>
              </w:rPr>
            </w:pPr>
            <w:del w:id="607" w:author="Palacherla, Susmitha C" w:date="2021-05-27T16:22:00Z">
              <w:r w:rsidDel="001B21A6">
                <w:rPr>
                  <w:rFonts w:eastAsia="Calibri"/>
                  <w:color w:val="000000"/>
                </w:rPr>
                <w:delText>Employee Level</w:delText>
              </w:r>
              <w:r w:rsidRPr="00855B29" w:rsidDel="001B21A6">
                <w:rPr>
                  <w:rFonts w:eastAsia="Calibri"/>
                  <w:color w:val="000000"/>
                </w:rPr>
                <w:delText xml:space="preserve"> ID</w:delText>
              </w:r>
            </w:del>
          </w:p>
        </w:tc>
        <w:tc>
          <w:tcPr>
            <w:tcW w:w="3609" w:type="dxa"/>
            <w:shd w:val="clear" w:color="auto" w:fill="auto"/>
          </w:tcPr>
          <w:p w14:paraId="28E83734" w14:textId="626D5FA4" w:rsidR="00457492" w:rsidRPr="00855B29" w:rsidDel="001B21A6" w:rsidRDefault="00457492" w:rsidP="00906799">
            <w:pPr>
              <w:rPr>
                <w:del w:id="608" w:author="Palacherla, Susmitha C" w:date="2021-05-27T16:22:00Z"/>
                <w:rFonts w:eastAsia="Calibri"/>
              </w:rPr>
            </w:pPr>
            <w:del w:id="609" w:author="Palacherla, Susmitha C" w:date="2021-05-27T16:22:00Z">
              <w:r w:rsidRPr="00855B29" w:rsidDel="001B21A6">
                <w:rPr>
                  <w:rFonts w:eastAsia="Calibri"/>
                </w:rPr>
                <w:delText>Module the log was submitted in</w:delText>
              </w:r>
            </w:del>
          </w:p>
        </w:tc>
      </w:tr>
      <w:tr w:rsidR="00457492" w:rsidRPr="00855B29" w:rsidDel="001B21A6" w14:paraId="3BFEB974" w14:textId="7D9A6B7B" w:rsidTr="00906799">
        <w:trPr>
          <w:del w:id="610" w:author="Palacherla, Susmitha C" w:date="2021-05-27T16:22:00Z"/>
        </w:trPr>
        <w:tc>
          <w:tcPr>
            <w:tcW w:w="1098" w:type="dxa"/>
          </w:tcPr>
          <w:p w14:paraId="159ECC45" w14:textId="7097EB81" w:rsidR="00457492" w:rsidRPr="00855B29" w:rsidDel="001B21A6" w:rsidRDefault="00457492" w:rsidP="00906799">
            <w:pPr>
              <w:jc w:val="center"/>
              <w:rPr>
                <w:del w:id="611" w:author="Palacherla, Susmitha C" w:date="2021-05-27T16:22:00Z"/>
                <w:rFonts w:eastAsia="Calibri"/>
                <w:color w:val="000000"/>
              </w:rPr>
            </w:pPr>
            <w:del w:id="612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2</w:delText>
              </w:r>
            </w:del>
          </w:p>
        </w:tc>
        <w:tc>
          <w:tcPr>
            <w:tcW w:w="3358" w:type="dxa"/>
            <w:shd w:val="clear" w:color="auto" w:fill="auto"/>
          </w:tcPr>
          <w:p w14:paraId="080F2FD6" w14:textId="0F3295A6" w:rsidR="00457492" w:rsidRPr="00855B29" w:rsidDel="001B21A6" w:rsidRDefault="00457492" w:rsidP="00906799">
            <w:pPr>
              <w:rPr>
                <w:del w:id="613" w:author="Palacherla, Susmitha C" w:date="2021-05-27T16:22:00Z"/>
                <w:rFonts w:eastAsia="Calibri"/>
                <w:color w:val="000000"/>
              </w:rPr>
            </w:pPr>
            <w:del w:id="614" w:author="Palacherla, Susmitha C" w:date="2021-05-27T16:22:00Z">
              <w:r w:rsidDel="001B21A6">
                <w:rPr>
                  <w:rFonts w:eastAsia="Calibri"/>
                  <w:color w:val="000000"/>
                </w:rPr>
                <w:delText xml:space="preserve">Employee Level </w:delText>
              </w:r>
              <w:r w:rsidRPr="00855B29" w:rsidDel="001B21A6">
                <w:rPr>
                  <w:rFonts w:eastAsia="Calibri"/>
                  <w:color w:val="000000"/>
                </w:rPr>
                <w:delText>Name</w:delText>
              </w:r>
            </w:del>
          </w:p>
        </w:tc>
        <w:tc>
          <w:tcPr>
            <w:tcW w:w="3609" w:type="dxa"/>
            <w:shd w:val="clear" w:color="auto" w:fill="auto"/>
          </w:tcPr>
          <w:p w14:paraId="49AAE422" w14:textId="22A3B66E" w:rsidR="00457492" w:rsidRPr="00855B29" w:rsidDel="001B21A6" w:rsidRDefault="00457492" w:rsidP="00906799">
            <w:pPr>
              <w:rPr>
                <w:del w:id="615" w:author="Palacherla, Susmitha C" w:date="2021-05-27T16:22:00Z"/>
                <w:rFonts w:eastAsia="Calibri"/>
              </w:rPr>
            </w:pPr>
            <w:del w:id="616" w:author="Palacherla, Susmitha C" w:date="2021-05-27T16:22:00Z">
              <w:r w:rsidRPr="00855B29" w:rsidDel="001B21A6">
                <w:rPr>
                  <w:rFonts w:eastAsia="Calibri"/>
                </w:rPr>
                <w:delText>Name of the module</w:delText>
              </w:r>
            </w:del>
          </w:p>
        </w:tc>
      </w:tr>
      <w:tr w:rsidR="00457492" w:rsidRPr="00855B29" w:rsidDel="001B21A6" w14:paraId="2CE2CEF9" w14:textId="76AD5BFD" w:rsidTr="00906799">
        <w:trPr>
          <w:del w:id="617" w:author="Palacherla, Susmitha C" w:date="2021-05-27T16:22:00Z"/>
        </w:trPr>
        <w:tc>
          <w:tcPr>
            <w:tcW w:w="1098" w:type="dxa"/>
          </w:tcPr>
          <w:p w14:paraId="361D6D75" w14:textId="281A3F80" w:rsidR="00457492" w:rsidRPr="00855B29" w:rsidDel="001B21A6" w:rsidRDefault="00457492" w:rsidP="00906799">
            <w:pPr>
              <w:jc w:val="center"/>
              <w:rPr>
                <w:del w:id="618" w:author="Palacherla, Susmitha C" w:date="2021-05-27T16:22:00Z"/>
                <w:rFonts w:eastAsia="Calibri"/>
                <w:color w:val="000000"/>
              </w:rPr>
            </w:pPr>
            <w:del w:id="619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3</w:delText>
              </w:r>
            </w:del>
          </w:p>
        </w:tc>
        <w:tc>
          <w:tcPr>
            <w:tcW w:w="3358" w:type="dxa"/>
            <w:shd w:val="clear" w:color="auto" w:fill="auto"/>
          </w:tcPr>
          <w:p w14:paraId="21FD04F0" w14:textId="1202E80C" w:rsidR="00457492" w:rsidRPr="00855B29" w:rsidDel="001B21A6" w:rsidRDefault="00457492" w:rsidP="00906799">
            <w:pPr>
              <w:rPr>
                <w:del w:id="620" w:author="Palacherla, Susmitha C" w:date="2021-05-27T16:22:00Z"/>
                <w:rFonts w:eastAsia="Calibri"/>
                <w:color w:val="000000"/>
              </w:rPr>
            </w:pPr>
            <w:del w:id="621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Coaching ID</w:delText>
              </w:r>
            </w:del>
          </w:p>
        </w:tc>
        <w:tc>
          <w:tcPr>
            <w:tcW w:w="3609" w:type="dxa"/>
            <w:shd w:val="clear" w:color="auto" w:fill="auto"/>
          </w:tcPr>
          <w:p w14:paraId="02B32017" w14:textId="148CBFF8" w:rsidR="00457492" w:rsidRPr="00855B29" w:rsidDel="001B21A6" w:rsidRDefault="00457492" w:rsidP="00906799">
            <w:pPr>
              <w:rPr>
                <w:del w:id="622" w:author="Palacherla, Susmitha C" w:date="2021-05-27T16:22:00Z"/>
                <w:rFonts w:eastAsia="Calibri"/>
              </w:rPr>
            </w:pPr>
            <w:del w:id="623" w:author="Palacherla, Susmitha C" w:date="2021-05-27T16:22:00Z">
              <w:r w:rsidRPr="00855B29" w:rsidDel="001B21A6">
                <w:rPr>
                  <w:rFonts w:eastAsia="Calibri"/>
                </w:rPr>
                <w:delText>ID of the coaching log</w:delText>
              </w:r>
            </w:del>
          </w:p>
        </w:tc>
      </w:tr>
      <w:tr w:rsidR="00457492" w:rsidRPr="00855B29" w:rsidDel="001B21A6" w14:paraId="0748240C" w14:textId="3DF78CD1" w:rsidTr="00906799">
        <w:trPr>
          <w:del w:id="624" w:author="Palacherla, Susmitha C" w:date="2021-05-27T16:22:00Z"/>
        </w:trPr>
        <w:tc>
          <w:tcPr>
            <w:tcW w:w="1098" w:type="dxa"/>
          </w:tcPr>
          <w:p w14:paraId="142AFE47" w14:textId="73AF0360" w:rsidR="00457492" w:rsidRPr="00855B29" w:rsidDel="001B21A6" w:rsidRDefault="00457492" w:rsidP="00906799">
            <w:pPr>
              <w:jc w:val="center"/>
              <w:rPr>
                <w:del w:id="625" w:author="Palacherla, Susmitha C" w:date="2021-05-27T16:22:00Z"/>
                <w:rFonts w:eastAsia="Calibri"/>
                <w:color w:val="000000"/>
              </w:rPr>
            </w:pPr>
            <w:del w:id="626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4</w:delText>
              </w:r>
            </w:del>
          </w:p>
        </w:tc>
        <w:tc>
          <w:tcPr>
            <w:tcW w:w="3358" w:type="dxa"/>
            <w:shd w:val="clear" w:color="auto" w:fill="auto"/>
          </w:tcPr>
          <w:p w14:paraId="5069AFC6" w14:textId="1C216D7E" w:rsidR="00457492" w:rsidRPr="00855B29" w:rsidDel="001B21A6" w:rsidRDefault="00457492" w:rsidP="00906799">
            <w:pPr>
              <w:rPr>
                <w:del w:id="627" w:author="Palacherla, Susmitha C" w:date="2021-05-27T16:22:00Z"/>
                <w:rFonts w:eastAsia="Calibri"/>
                <w:color w:val="000000"/>
              </w:rPr>
            </w:pPr>
            <w:del w:id="628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Form name</w:delText>
              </w:r>
            </w:del>
          </w:p>
        </w:tc>
        <w:tc>
          <w:tcPr>
            <w:tcW w:w="3609" w:type="dxa"/>
            <w:shd w:val="clear" w:color="auto" w:fill="auto"/>
          </w:tcPr>
          <w:p w14:paraId="018931CD" w14:textId="497238BD" w:rsidR="00457492" w:rsidRPr="00855B29" w:rsidDel="001B21A6" w:rsidRDefault="00457492" w:rsidP="00906799">
            <w:pPr>
              <w:rPr>
                <w:del w:id="629" w:author="Palacherla, Susmitha C" w:date="2021-05-27T16:22:00Z"/>
                <w:rFonts w:eastAsia="Calibri"/>
              </w:rPr>
            </w:pPr>
            <w:del w:id="630" w:author="Palacherla, Susmitha C" w:date="2021-05-27T16:22:00Z">
              <w:r w:rsidRPr="00855B29" w:rsidDel="001B21A6">
                <w:rPr>
                  <w:rFonts w:eastAsia="Calibri"/>
                </w:rPr>
                <w:delText>Coaching log form name</w:delText>
              </w:r>
            </w:del>
          </w:p>
        </w:tc>
      </w:tr>
      <w:tr w:rsidR="00457492" w:rsidRPr="00855B29" w:rsidDel="001B21A6" w14:paraId="6703C85C" w14:textId="7D745D27" w:rsidTr="00906799">
        <w:trPr>
          <w:del w:id="631" w:author="Palacherla, Susmitha C" w:date="2021-05-27T16:22:00Z"/>
        </w:trPr>
        <w:tc>
          <w:tcPr>
            <w:tcW w:w="1098" w:type="dxa"/>
          </w:tcPr>
          <w:p w14:paraId="759B9808" w14:textId="5CE205D1" w:rsidR="00457492" w:rsidRPr="00855B29" w:rsidDel="001B21A6" w:rsidRDefault="00457492" w:rsidP="00906799">
            <w:pPr>
              <w:jc w:val="center"/>
              <w:rPr>
                <w:del w:id="632" w:author="Palacherla, Susmitha C" w:date="2021-05-27T16:22:00Z"/>
                <w:rFonts w:eastAsia="Calibri"/>
                <w:color w:val="000000"/>
              </w:rPr>
            </w:pPr>
            <w:del w:id="633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5</w:delText>
              </w:r>
            </w:del>
          </w:p>
        </w:tc>
        <w:tc>
          <w:tcPr>
            <w:tcW w:w="3358" w:type="dxa"/>
            <w:shd w:val="clear" w:color="auto" w:fill="auto"/>
          </w:tcPr>
          <w:p w14:paraId="6D244EAC" w14:textId="6605FF3C" w:rsidR="00457492" w:rsidRPr="00855B29" w:rsidDel="001B21A6" w:rsidRDefault="00457492" w:rsidP="00906799">
            <w:pPr>
              <w:rPr>
                <w:del w:id="634" w:author="Palacherla, Susmitha C" w:date="2021-05-27T16:22:00Z"/>
                <w:rFonts w:eastAsia="Calibri"/>
                <w:color w:val="000000"/>
              </w:rPr>
            </w:pPr>
            <w:del w:id="635" w:author="Palacherla, Susmitha C" w:date="2021-05-27T16:22:00Z">
              <w:r w:rsidDel="001B21A6">
                <w:rPr>
                  <w:rFonts w:eastAsia="Calibri"/>
                  <w:color w:val="000000"/>
                </w:rPr>
                <w:delText>Quality Now Batch ID</w:delText>
              </w:r>
            </w:del>
          </w:p>
        </w:tc>
        <w:tc>
          <w:tcPr>
            <w:tcW w:w="3609" w:type="dxa"/>
            <w:shd w:val="clear" w:color="auto" w:fill="auto"/>
          </w:tcPr>
          <w:p w14:paraId="24EB03F6" w14:textId="0F1D989C" w:rsidR="00457492" w:rsidRPr="00855B29" w:rsidDel="001B21A6" w:rsidRDefault="00457492" w:rsidP="00906799">
            <w:pPr>
              <w:rPr>
                <w:del w:id="636" w:author="Palacherla, Susmitha C" w:date="2021-05-27T16:22:00Z"/>
                <w:rFonts w:eastAsia="Calibri"/>
              </w:rPr>
            </w:pPr>
            <w:del w:id="637" w:author="Palacherla, Susmitha C" w:date="2021-05-27T16:22:00Z">
              <w:r w:rsidDel="001B21A6">
                <w:rPr>
                  <w:rFonts w:eastAsia="Calibri"/>
                </w:rPr>
                <w:delText>ID of the Quality Now Batch</w:delText>
              </w:r>
            </w:del>
          </w:p>
        </w:tc>
      </w:tr>
      <w:tr w:rsidR="00457492" w:rsidRPr="00855B29" w:rsidDel="001B21A6" w14:paraId="16855C30" w14:textId="4D92063E" w:rsidTr="00906799">
        <w:trPr>
          <w:del w:id="638" w:author="Palacherla, Susmitha C" w:date="2021-05-27T16:22:00Z"/>
        </w:trPr>
        <w:tc>
          <w:tcPr>
            <w:tcW w:w="1098" w:type="dxa"/>
          </w:tcPr>
          <w:p w14:paraId="172A6304" w14:textId="7426A21E" w:rsidR="00457492" w:rsidRPr="00855B29" w:rsidDel="001B21A6" w:rsidRDefault="00457492" w:rsidP="00906799">
            <w:pPr>
              <w:jc w:val="center"/>
              <w:rPr>
                <w:del w:id="639" w:author="Palacherla, Susmitha C" w:date="2021-05-27T16:22:00Z"/>
                <w:rFonts w:eastAsia="Calibri"/>
                <w:color w:val="000000"/>
              </w:rPr>
            </w:pPr>
            <w:del w:id="640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6</w:delText>
              </w:r>
            </w:del>
          </w:p>
        </w:tc>
        <w:tc>
          <w:tcPr>
            <w:tcW w:w="3358" w:type="dxa"/>
            <w:shd w:val="clear" w:color="auto" w:fill="auto"/>
          </w:tcPr>
          <w:p w14:paraId="50255204" w14:textId="092649F8" w:rsidR="00457492" w:rsidDel="001B21A6" w:rsidRDefault="00457492" w:rsidP="00906799">
            <w:pPr>
              <w:rPr>
                <w:del w:id="641" w:author="Palacherla, Susmitha C" w:date="2021-05-27T16:22:00Z"/>
                <w:rFonts w:eastAsia="Calibri"/>
                <w:color w:val="000000"/>
              </w:rPr>
            </w:pPr>
            <w:del w:id="642" w:author="Palacherla, Susmitha C" w:date="2021-05-27T16:22:00Z">
              <w:r w:rsidDel="001B21A6">
                <w:rPr>
                  <w:rFonts w:eastAsia="Calibri"/>
                  <w:color w:val="000000"/>
                </w:rPr>
                <w:delText>Quality Now Batch Status</w:delText>
              </w:r>
            </w:del>
          </w:p>
        </w:tc>
        <w:tc>
          <w:tcPr>
            <w:tcW w:w="3609" w:type="dxa"/>
            <w:shd w:val="clear" w:color="auto" w:fill="auto"/>
          </w:tcPr>
          <w:p w14:paraId="42C83AD2" w14:textId="1CF06652" w:rsidR="00457492" w:rsidRPr="00855B29" w:rsidDel="001B21A6" w:rsidRDefault="00457492" w:rsidP="00906799">
            <w:pPr>
              <w:rPr>
                <w:del w:id="643" w:author="Palacherla, Susmitha C" w:date="2021-05-27T16:22:00Z"/>
                <w:rFonts w:eastAsia="Calibri"/>
              </w:rPr>
            </w:pPr>
            <w:del w:id="644" w:author="Palacherla, Susmitha C" w:date="2021-05-27T16:22:00Z">
              <w:r w:rsidDel="001B21A6">
                <w:rPr>
                  <w:rFonts w:eastAsia="Calibri"/>
                </w:rPr>
                <w:delText>Status of the Quality Now Batch</w:delText>
              </w:r>
            </w:del>
          </w:p>
        </w:tc>
      </w:tr>
      <w:tr w:rsidR="00457492" w:rsidRPr="00855B29" w:rsidDel="001B21A6" w14:paraId="1C8B2787" w14:textId="65853F4E" w:rsidTr="00906799">
        <w:trPr>
          <w:del w:id="645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E655F" w14:textId="76066A09" w:rsidR="00457492" w:rsidRPr="00855B29" w:rsidDel="001B21A6" w:rsidRDefault="00457492" w:rsidP="00906799">
            <w:pPr>
              <w:jc w:val="center"/>
              <w:rPr>
                <w:del w:id="646" w:author="Palacherla, Susmitha C" w:date="2021-05-27T16:22:00Z"/>
                <w:rFonts w:eastAsia="Calibri"/>
                <w:color w:val="000000"/>
              </w:rPr>
            </w:pPr>
            <w:del w:id="647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7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3AF60" w14:textId="6F1EE296" w:rsidR="00457492" w:rsidRPr="00855B29" w:rsidDel="001B21A6" w:rsidRDefault="00457492" w:rsidP="00906799">
            <w:pPr>
              <w:rPr>
                <w:del w:id="648" w:author="Palacherla, Susmitha C" w:date="2021-05-27T16:22:00Z"/>
                <w:rFonts w:eastAsia="Calibri"/>
                <w:color w:val="000000"/>
              </w:rPr>
            </w:pPr>
            <w:del w:id="649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Status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9BC2C1" w14:textId="0EE7967F" w:rsidR="00457492" w:rsidRPr="00855B29" w:rsidDel="001B21A6" w:rsidRDefault="00457492" w:rsidP="00906799">
            <w:pPr>
              <w:rPr>
                <w:del w:id="650" w:author="Palacherla, Susmitha C" w:date="2021-05-27T16:22:00Z"/>
                <w:rFonts w:eastAsia="Calibri"/>
              </w:rPr>
            </w:pPr>
            <w:del w:id="651" w:author="Palacherla, Susmitha C" w:date="2021-05-27T16:22:00Z">
              <w:r w:rsidRPr="00855B29" w:rsidDel="001B21A6">
                <w:rPr>
                  <w:rFonts w:eastAsia="Calibri"/>
                </w:rPr>
                <w:delText>Current status of the coaching log</w:delText>
              </w:r>
            </w:del>
          </w:p>
        </w:tc>
      </w:tr>
      <w:tr w:rsidR="00457492" w:rsidRPr="00855B29" w:rsidDel="001B21A6" w14:paraId="5C6C6E9B" w14:textId="4E2672EB" w:rsidTr="00906799">
        <w:trPr>
          <w:del w:id="652" w:author="Palacherla, Susmitha C" w:date="2021-05-27T16:22:00Z"/>
        </w:trPr>
        <w:tc>
          <w:tcPr>
            <w:tcW w:w="1098" w:type="dxa"/>
          </w:tcPr>
          <w:p w14:paraId="21782F7A" w14:textId="43DA83E1" w:rsidR="00457492" w:rsidRPr="00855B29" w:rsidDel="001B21A6" w:rsidRDefault="00457492" w:rsidP="00906799">
            <w:pPr>
              <w:jc w:val="center"/>
              <w:rPr>
                <w:del w:id="653" w:author="Palacherla, Susmitha C" w:date="2021-05-27T16:22:00Z"/>
                <w:rFonts w:eastAsia="Calibri"/>
                <w:color w:val="000000"/>
              </w:rPr>
            </w:pPr>
            <w:del w:id="654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8</w:delText>
              </w:r>
            </w:del>
          </w:p>
        </w:tc>
        <w:tc>
          <w:tcPr>
            <w:tcW w:w="3358" w:type="dxa"/>
            <w:shd w:val="clear" w:color="auto" w:fill="auto"/>
          </w:tcPr>
          <w:p w14:paraId="1AC20F19" w14:textId="310221D6" w:rsidR="00457492" w:rsidRPr="00855B29" w:rsidDel="001B21A6" w:rsidRDefault="00457492" w:rsidP="00906799">
            <w:pPr>
              <w:rPr>
                <w:del w:id="655" w:author="Palacherla, Susmitha C" w:date="2021-05-27T16:22:00Z"/>
                <w:rFonts w:eastAsia="Calibri"/>
                <w:color w:val="000000"/>
              </w:rPr>
            </w:pPr>
            <w:del w:id="656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Employee ID</w:delText>
              </w:r>
            </w:del>
          </w:p>
        </w:tc>
        <w:tc>
          <w:tcPr>
            <w:tcW w:w="3609" w:type="dxa"/>
            <w:shd w:val="clear" w:color="auto" w:fill="auto"/>
          </w:tcPr>
          <w:p w14:paraId="21C9F944" w14:textId="39D8D314" w:rsidR="00457492" w:rsidRPr="00855B29" w:rsidDel="001B21A6" w:rsidRDefault="00457492" w:rsidP="00906799">
            <w:pPr>
              <w:rPr>
                <w:del w:id="657" w:author="Palacherla, Susmitha C" w:date="2021-05-27T16:22:00Z"/>
                <w:rFonts w:eastAsia="Calibri"/>
              </w:rPr>
            </w:pPr>
            <w:del w:id="658" w:author="Palacherla, Susmitha C" w:date="2021-05-27T16:22:00Z">
              <w:r w:rsidRPr="00855B29" w:rsidDel="001B21A6">
                <w:rPr>
                  <w:rFonts w:eastAsia="Calibri"/>
                </w:rPr>
                <w:delText>Employee ID of the log recipient</w:delText>
              </w:r>
            </w:del>
          </w:p>
        </w:tc>
      </w:tr>
      <w:tr w:rsidR="00457492" w:rsidRPr="00855B29" w:rsidDel="001B21A6" w14:paraId="211B3ACA" w14:textId="7599B0CB" w:rsidTr="00906799">
        <w:trPr>
          <w:del w:id="659" w:author="Palacherla, Susmitha C" w:date="2021-05-27T16:22:00Z"/>
        </w:trPr>
        <w:tc>
          <w:tcPr>
            <w:tcW w:w="1098" w:type="dxa"/>
          </w:tcPr>
          <w:p w14:paraId="46DC2665" w14:textId="3413743E" w:rsidR="00457492" w:rsidRPr="00855B29" w:rsidDel="001B21A6" w:rsidRDefault="00457492" w:rsidP="00906799">
            <w:pPr>
              <w:jc w:val="center"/>
              <w:rPr>
                <w:del w:id="660" w:author="Palacherla, Susmitha C" w:date="2021-05-27T16:22:00Z"/>
                <w:rFonts w:eastAsia="Calibri"/>
                <w:color w:val="000000"/>
              </w:rPr>
            </w:pPr>
            <w:del w:id="661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9</w:delText>
              </w:r>
            </w:del>
          </w:p>
        </w:tc>
        <w:tc>
          <w:tcPr>
            <w:tcW w:w="3358" w:type="dxa"/>
            <w:shd w:val="clear" w:color="auto" w:fill="auto"/>
          </w:tcPr>
          <w:p w14:paraId="06B9D4B9" w14:textId="695F4450" w:rsidR="00457492" w:rsidRPr="00855B29" w:rsidDel="001B21A6" w:rsidRDefault="00457492" w:rsidP="00906799">
            <w:pPr>
              <w:rPr>
                <w:del w:id="662" w:author="Palacherla, Susmitha C" w:date="2021-05-27T16:22:00Z"/>
                <w:rFonts w:eastAsia="Calibri"/>
                <w:color w:val="000000"/>
              </w:rPr>
            </w:pPr>
            <w:del w:id="663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Employee name</w:delText>
              </w:r>
            </w:del>
          </w:p>
        </w:tc>
        <w:tc>
          <w:tcPr>
            <w:tcW w:w="3609" w:type="dxa"/>
            <w:shd w:val="clear" w:color="auto" w:fill="auto"/>
          </w:tcPr>
          <w:p w14:paraId="2222837E" w14:textId="06CCB072" w:rsidR="00457492" w:rsidRPr="00855B29" w:rsidDel="001B21A6" w:rsidRDefault="00457492" w:rsidP="00906799">
            <w:pPr>
              <w:rPr>
                <w:del w:id="664" w:author="Palacherla, Susmitha C" w:date="2021-05-27T16:22:00Z"/>
                <w:rFonts w:eastAsia="Calibri"/>
              </w:rPr>
            </w:pPr>
            <w:del w:id="665" w:author="Palacherla, Susmitha C" w:date="2021-05-27T16:22:00Z">
              <w:r w:rsidRPr="00855B29" w:rsidDel="001B21A6">
                <w:rPr>
                  <w:rFonts w:eastAsia="Calibri"/>
                </w:rPr>
                <w:delText>The last, first mi name of employee</w:delText>
              </w:r>
            </w:del>
          </w:p>
        </w:tc>
      </w:tr>
      <w:tr w:rsidR="00457492" w:rsidRPr="00855B29" w:rsidDel="001B21A6" w14:paraId="44346488" w14:textId="7B69F4C4" w:rsidTr="00906799">
        <w:trPr>
          <w:del w:id="666" w:author="Palacherla, Susmitha C" w:date="2021-05-27T16:22:00Z"/>
        </w:trPr>
        <w:tc>
          <w:tcPr>
            <w:tcW w:w="1098" w:type="dxa"/>
          </w:tcPr>
          <w:p w14:paraId="2CAB0BD6" w14:textId="24206278" w:rsidR="00457492" w:rsidRPr="00855B29" w:rsidDel="001B21A6" w:rsidRDefault="00457492" w:rsidP="00906799">
            <w:pPr>
              <w:jc w:val="center"/>
              <w:rPr>
                <w:del w:id="667" w:author="Palacherla, Susmitha C" w:date="2021-05-27T16:22:00Z"/>
                <w:rFonts w:eastAsia="Calibri"/>
                <w:color w:val="000000"/>
              </w:rPr>
            </w:pPr>
            <w:del w:id="668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10</w:delText>
              </w:r>
            </w:del>
          </w:p>
        </w:tc>
        <w:tc>
          <w:tcPr>
            <w:tcW w:w="3358" w:type="dxa"/>
            <w:shd w:val="clear" w:color="auto" w:fill="auto"/>
          </w:tcPr>
          <w:p w14:paraId="38F1C9EA" w14:textId="096E5FDA" w:rsidR="00457492" w:rsidRPr="00855B29" w:rsidDel="001B21A6" w:rsidRDefault="00457492" w:rsidP="00906799">
            <w:pPr>
              <w:rPr>
                <w:del w:id="669" w:author="Palacherla, Susmitha C" w:date="2021-05-27T16:22:00Z"/>
                <w:rFonts w:eastAsia="Calibri"/>
                <w:color w:val="000000"/>
              </w:rPr>
            </w:pPr>
            <w:del w:id="670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City</w:delText>
              </w:r>
            </w:del>
          </w:p>
        </w:tc>
        <w:tc>
          <w:tcPr>
            <w:tcW w:w="3609" w:type="dxa"/>
            <w:shd w:val="clear" w:color="auto" w:fill="auto"/>
          </w:tcPr>
          <w:p w14:paraId="2EDBE030" w14:textId="6A5FE1E5" w:rsidR="00457492" w:rsidRPr="00855B29" w:rsidDel="001B21A6" w:rsidRDefault="00457492" w:rsidP="00906799">
            <w:pPr>
              <w:rPr>
                <w:del w:id="671" w:author="Palacherla, Susmitha C" w:date="2021-05-27T16:22:00Z"/>
                <w:rFonts w:eastAsia="Calibri"/>
              </w:rPr>
            </w:pPr>
            <w:del w:id="672" w:author="Palacherla, Susmitha C" w:date="2021-05-27T16:22:00Z">
              <w:r w:rsidRPr="00855B29" w:rsidDel="001B21A6">
                <w:rPr>
                  <w:rFonts w:eastAsia="Calibri"/>
                </w:rPr>
                <w:delText>Site of the employee</w:delText>
              </w:r>
            </w:del>
          </w:p>
        </w:tc>
      </w:tr>
      <w:tr w:rsidR="00457492" w:rsidRPr="00855B29" w:rsidDel="001B21A6" w14:paraId="461DBD74" w14:textId="29F4FA1C" w:rsidTr="00906799">
        <w:trPr>
          <w:del w:id="673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1A01B" w14:textId="2ADFF698" w:rsidR="00457492" w:rsidRPr="00855B29" w:rsidDel="001B21A6" w:rsidRDefault="00457492" w:rsidP="00906799">
            <w:pPr>
              <w:jc w:val="center"/>
              <w:rPr>
                <w:del w:id="674" w:author="Palacherla, Susmitha C" w:date="2021-05-27T16:22:00Z"/>
                <w:rFonts w:eastAsia="Calibri"/>
                <w:color w:val="000000"/>
              </w:rPr>
            </w:pPr>
            <w:del w:id="675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11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67F876" w14:textId="6D03F491" w:rsidR="00457492" w:rsidRPr="00855B29" w:rsidDel="001B21A6" w:rsidRDefault="00457492" w:rsidP="00906799">
            <w:pPr>
              <w:rPr>
                <w:del w:id="676" w:author="Palacherla, Susmitha C" w:date="2021-05-27T16:22:00Z"/>
                <w:rFonts w:eastAsia="Calibri"/>
                <w:color w:val="000000"/>
              </w:rPr>
            </w:pPr>
            <w:del w:id="677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Supervisor employee ID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B399BD" w14:textId="4BCA463A" w:rsidR="00457492" w:rsidRPr="00855B29" w:rsidDel="001B21A6" w:rsidRDefault="00457492" w:rsidP="00906799">
            <w:pPr>
              <w:rPr>
                <w:del w:id="678" w:author="Palacherla, Susmitha C" w:date="2021-05-27T16:22:00Z"/>
                <w:rFonts w:eastAsia="Calibri"/>
              </w:rPr>
            </w:pPr>
            <w:del w:id="679" w:author="Palacherla, Susmitha C" w:date="2021-05-27T16:22:00Z">
              <w:r w:rsidRPr="00855B29" w:rsidDel="001B21A6">
                <w:rPr>
                  <w:rFonts w:eastAsia="Calibri"/>
                </w:rPr>
                <w:delText>Employee ID of the supervisor of the log recipient at time the log is submitted</w:delText>
              </w:r>
            </w:del>
          </w:p>
        </w:tc>
      </w:tr>
      <w:tr w:rsidR="00457492" w:rsidRPr="00855B29" w:rsidDel="001B21A6" w14:paraId="618F3A37" w14:textId="4526B9D3" w:rsidTr="00906799">
        <w:trPr>
          <w:del w:id="680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9E427" w14:textId="362BD240" w:rsidR="00457492" w:rsidRPr="00855B29" w:rsidDel="001B21A6" w:rsidRDefault="00457492" w:rsidP="00906799">
            <w:pPr>
              <w:jc w:val="center"/>
              <w:rPr>
                <w:del w:id="681" w:author="Palacherla, Susmitha C" w:date="2021-05-27T16:22:00Z"/>
                <w:rFonts w:eastAsia="Calibri"/>
                <w:color w:val="000000"/>
              </w:rPr>
            </w:pPr>
            <w:del w:id="682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12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B2A446" w14:textId="4A2D9F11" w:rsidR="00457492" w:rsidRPr="00855B29" w:rsidDel="001B21A6" w:rsidRDefault="00457492" w:rsidP="00906799">
            <w:pPr>
              <w:rPr>
                <w:del w:id="683" w:author="Palacherla, Susmitha C" w:date="2021-05-27T16:22:00Z"/>
                <w:rFonts w:eastAsia="Calibri"/>
                <w:color w:val="000000"/>
              </w:rPr>
            </w:pPr>
            <w:del w:id="684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Supervisor name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55183A" w14:textId="533C2365" w:rsidR="00457492" w:rsidRPr="00855B29" w:rsidDel="001B21A6" w:rsidRDefault="00457492" w:rsidP="00906799">
            <w:pPr>
              <w:rPr>
                <w:del w:id="685" w:author="Palacherla, Susmitha C" w:date="2021-05-27T16:22:00Z"/>
                <w:rFonts w:eastAsia="Calibri"/>
              </w:rPr>
            </w:pPr>
            <w:del w:id="686" w:author="Palacherla, Susmitha C" w:date="2021-05-27T16:22:00Z">
              <w:r w:rsidRPr="00855B29" w:rsidDel="001B21A6">
                <w:rPr>
                  <w:rFonts w:eastAsia="Calibri"/>
                </w:rPr>
                <w:delText>The last, first mi name of supervisor of employee</w:delText>
              </w:r>
            </w:del>
          </w:p>
        </w:tc>
      </w:tr>
      <w:tr w:rsidR="00457492" w:rsidRPr="00855B29" w:rsidDel="001B21A6" w14:paraId="12F4171F" w14:textId="48F223AC" w:rsidTr="00906799">
        <w:trPr>
          <w:del w:id="687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94551" w14:textId="79B3AF36" w:rsidR="00457492" w:rsidRPr="00855B29" w:rsidDel="001B21A6" w:rsidRDefault="00457492" w:rsidP="00906799">
            <w:pPr>
              <w:jc w:val="center"/>
              <w:rPr>
                <w:del w:id="688" w:author="Palacherla, Susmitha C" w:date="2021-05-27T16:22:00Z"/>
                <w:rFonts w:eastAsia="Calibri"/>
                <w:color w:val="000000"/>
              </w:rPr>
            </w:pPr>
            <w:del w:id="689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13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A51F80" w14:textId="7D55A978" w:rsidR="00457492" w:rsidRPr="00855B29" w:rsidDel="001B21A6" w:rsidRDefault="00457492" w:rsidP="00906799">
            <w:pPr>
              <w:rPr>
                <w:del w:id="690" w:author="Palacherla, Susmitha C" w:date="2021-05-27T16:22:00Z"/>
                <w:rFonts w:eastAsia="Calibri"/>
                <w:color w:val="000000"/>
              </w:rPr>
            </w:pPr>
            <w:del w:id="691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Manager employee ID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B63AA1" w14:textId="5A534E5D" w:rsidR="00457492" w:rsidRPr="00855B29" w:rsidDel="001B21A6" w:rsidRDefault="00457492" w:rsidP="00906799">
            <w:pPr>
              <w:rPr>
                <w:del w:id="692" w:author="Palacherla, Susmitha C" w:date="2021-05-27T16:22:00Z"/>
                <w:rFonts w:eastAsia="Calibri"/>
              </w:rPr>
            </w:pPr>
            <w:del w:id="693" w:author="Palacherla, Susmitha C" w:date="2021-05-27T16:22:00Z">
              <w:r w:rsidRPr="00855B29" w:rsidDel="001B21A6">
                <w:rPr>
                  <w:rFonts w:eastAsia="Calibri"/>
                </w:rPr>
                <w:delText xml:space="preserve">Employee ID of the manager of the log recipient at time log is submitted </w:delText>
              </w:r>
            </w:del>
          </w:p>
        </w:tc>
      </w:tr>
      <w:tr w:rsidR="00457492" w:rsidRPr="00855B29" w:rsidDel="001B21A6" w14:paraId="1981506A" w14:textId="42A6EE40" w:rsidTr="00906799">
        <w:trPr>
          <w:del w:id="694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7B191" w14:textId="0C4F47D1" w:rsidR="00457492" w:rsidRPr="00855B29" w:rsidDel="001B21A6" w:rsidRDefault="00457492" w:rsidP="00906799">
            <w:pPr>
              <w:jc w:val="center"/>
              <w:rPr>
                <w:del w:id="695" w:author="Palacherla, Susmitha C" w:date="2021-05-27T16:22:00Z"/>
                <w:rFonts w:eastAsia="Calibri"/>
                <w:color w:val="000000"/>
              </w:rPr>
            </w:pPr>
            <w:del w:id="696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14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D3CF15" w14:textId="5882D798" w:rsidR="00457492" w:rsidRPr="00855B29" w:rsidDel="001B21A6" w:rsidRDefault="00457492" w:rsidP="00906799">
            <w:pPr>
              <w:rPr>
                <w:del w:id="697" w:author="Palacherla, Susmitha C" w:date="2021-05-27T16:22:00Z"/>
                <w:rFonts w:eastAsia="Calibri"/>
                <w:color w:val="000000"/>
              </w:rPr>
            </w:pPr>
            <w:del w:id="698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Manager name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BC3670" w14:textId="2E95C4AD" w:rsidR="00457492" w:rsidRPr="00855B29" w:rsidDel="001B21A6" w:rsidRDefault="00457492" w:rsidP="00906799">
            <w:pPr>
              <w:rPr>
                <w:del w:id="699" w:author="Palacherla, Susmitha C" w:date="2021-05-27T16:22:00Z"/>
                <w:rFonts w:eastAsia="Calibri"/>
              </w:rPr>
            </w:pPr>
            <w:del w:id="700" w:author="Palacherla, Susmitha C" w:date="2021-05-27T16:22:00Z">
              <w:r w:rsidRPr="00855B29" w:rsidDel="001B21A6">
                <w:rPr>
                  <w:rFonts w:eastAsia="Calibri"/>
                </w:rPr>
                <w:delText>The last, first mi name of manager of employee</w:delText>
              </w:r>
            </w:del>
          </w:p>
        </w:tc>
      </w:tr>
      <w:tr w:rsidR="00457492" w:rsidRPr="00855B29" w:rsidDel="001B21A6" w14:paraId="6D62A823" w14:textId="1B382122" w:rsidTr="00906799">
        <w:trPr>
          <w:del w:id="701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6B14D" w14:textId="190ED915" w:rsidR="00457492" w:rsidRPr="00855B29" w:rsidDel="001B21A6" w:rsidRDefault="00457492" w:rsidP="00906799">
            <w:pPr>
              <w:jc w:val="center"/>
              <w:rPr>
                <w:del w:id="702" w:author="Palacherla, Susmitha C" w:date="2021-05-27T16:22:00Z"/>
                <w:rFonts w:eastAsia="Calibri"/>
                <w:color w:val="000000"/>
              </w:rPr>
            </w:pPr>
            <w:del w:id="703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15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FC92B0" w14:textId="69AAA736" w:rsidR="00457492" w:rsidRPr="00855B29" w:rsidDel="001B21A6" w:rsidRDefault="00457492" w:rsidP="00906799">
            <w:pPr>
              <w:rPr>
                <w:del w:id="704" w:author="Palacherla, Susmitha C" w:date="2021-05-27T16:22:00Z"/>
                <w:rFonts w:eastAsia="Calibri"/>
                <w:color w:val="000000"/>
              </w:rPr>
            </w:pPr>
            <w:del w:id="705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Current Supervisor employee ID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94613A" w14:textId="52DD9F61" w:rsidR="00457492" w:rsidRPr="00855B29" w:rsidDel="001B21A6" w:rsidRDefault="00457492" w:rsidP="00906799">
            <w:pPr>
              <w:rPr>
                <w:del w:id="706" w:author="Palacherla, Susmitha C" w:date="2021-05-27T16:22:00Z"/>
                <w:rFonts w:eastAsia="Calibri"/>
              </w:rPr>
            </w:pPr>
            <w:del w:id="707" w:author="Palacherla, Susmitha C" w:date="2021-05-27T16:22:00Z">
              <w:r w:rsidRPr="00855B29" w:rsidDel="001B21A6">
                <w:rPr>
                  <w:rFonts w:eastAsia="Calibri"/>
                </w:rPr>
                <w:delText>Employee ID of the supervisor of the log recipient at time the report is run</w:delText>
              </w:r>
            </w:del>
          </w:p>
        </w:tc>
      </w:tr>
      <w:tr w:rsidR="00457492" w:rsidRPr="00855B29" w:rsidDel="001B21A6" w14:paraId="5833421E" w14:textId="6785EAAC" w:rsidTr="00906799">
        <w:trPr>
          <w:del w:id="708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93E26" w14:textId="535BE779" w:rsidR="00457492" w:rsidRPr="00855B29" w:rsidDel="001B21A6" w:rsidRDefault="00457492" w:rsidP="00906799">
            <w:pPr>
              <w:jc w:val="center"/>
              <w:rPr>
                <w:del w:id="709" w:author="Palacherla, Susmitha C" w:date="2021-05-27T16:22:00Z"/>
                <w:rFonts w:eastAsia="Calibri"/>
                <w:color w:val="000000"/>
              </w:rPr>
            </w:pPr>
            <w:del w:id="710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16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322653" w14:textId="07CBE9CC" w:rsidR="00457492" w:rsidRPr="00855B29" w:rsidDel="001B21A6" w:rsidRDefault="00457492" w:rsidP="00906799">
            <w:pPr>
              <w:rPr>
                <w:del w:id="711" w:author="Palacherla, Susmitha C" w:date="2021-05-27T16:22:00Z"/>
                <w:rFonts w:eastAsia="Calibri"/>
                <w:color w:val="000000"/>
              </w:rPr>
            </w:pPr>
            <w:del w:id="712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Current Supervisor name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F514FE" w14:textId="34D4EC9C" w:rsidR="00457492" w:rsidRPr="00855B29" w:rsidDel="001B21A6" w:rsidRDefault="00457492" w:rsidP="00906799">
            <w:pPr>
              <w:rPr>
                <w:del w:id="713" w:author="Palacherla, Susmitha C" w:date="2021-05-27T16:22:00Z"/>
                <w:rFonts w:eastAsia="Calibri"/>
              </w:rPr>
            </w:pPr>
            <w:del w:id="714" w:author="Palacherla, Susmitha C" w:date="2021-05-27T16:22:00Z">
              <w:r w:rsidRPr="00855B29" w:rsidDel="001B21A6">
                <w:rPr>
                  <w:rFonts w:eastAsia="Calibri"/>
                </w:rPr>
                <w:delText>The last, first mi name of supervisor of employee</w:delText>
              </w:r>
            </w:del>
          </w:p>
        </w:tc>
      </w:tr>
      <w:tr w:rsidR="00457492" w:rsidRPr="00855B29" w:rsidDel="001B21A6" w14:paraId="2D8B3EE6" w14:textId="4D7C587F" w:rsidTr="00906799">
        <w:trPr>
          <w:del w:id="715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C5DAD" w14:textId="1788A5B3" w:rsidR="00457492" w:rsidRPr="00855B29" w:rsidDel="001B21A6" w:rsidRDefault="00457492" w:rsidP="00906799">
            <w:pPr>
              <w:jc w:val="center"/>
              <w:rPr>
                <w:del w:id="716" w:author="Palacherla, Susmitha C" w:date="2021-05-27T16:22:00Z"/>
                <w:rFonts w:eastAsia="Calibri"/>
                <w:color w:val="000000"/>
              </w:rPr>
            </w:pPr>
            <w:del w:id="717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17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229B73" w14:textId="70497600" w:rsidR="00457492" w:rsidRPr="00855B29" w:rsidDel="001B21A6" w:rsidRDefault="00457492" w:rsidP="00906799">
            <w:pPr>
              <w:rPr>
                <w:del w:id="718" w:author="Palacherla, Susmitha C" w:date="2021-05-27T16:22:00Z"/>
                <w:rFonts w:eastAsia="Calibri"/>
                <w:color w:val="000000"/>
              </w:rPr>
            </w:pPr>
            <w:del w:id="719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Current Manager employee ID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2704E" w14:textId="4D40E41F" w:rsidR="00457492" w:rsidRPr="00855B29" w:rsidDel="001B21A6" w:rsidRDefault="00457492" w:rsidP="00906799">
            <w:pPr>
              <w:rPr>
                <w:del w:id="720" w:author="Palacherla, Susmitha C" w:date="2021-05-27T16:22:00Z"/>
                <w:rFonts w:eastAsia="Calibri"/>
              </w:rPr>
            </w:pPr>
            <w:del w:id="721" w:author="Palacherla, Susmitha C" w:date="2021-05-27T16:22:00Z">
              <w:r w:rsidRPr="00855B29" w:rsidDel="001B21A6">
                <w:rPr>
                  <w:rFonts w:eastAsia="Calibri"/>
                </w:rPr>
                <w:delText xml:space="preserve">Employee ID of the manager of the log recipient at time the report is </w:delText>
              </w:r>
            </w:del>
          </w:p>
        </w:tc>
      </w:tr>
      <w:tr w:rsidR="00457492" w:rsidRPr="00855B29" w:rsidDel="001B21A6" w14:paraId="091BE8B0" w14:textId="25C02F7E" w:rsidTr="00906799">
        <w:trPr>
          <w:del w:id="722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8B9DF" w14:textId="365BD4CE" w:rsidR="00457492" w:rsidRPr="00855B29" w:rsidDel="001B21A6" w:rsidRDefault="00457492" w:rsidP="00906799">
            <w:pPr>
              <w:jc w:val="center"/>
              <w:rPr>
                <w:del w:id="723" w:author="Palacherla, Susmitha C" w:date="2021-05-27T16:22:00Z"/>
                <w:rFonts w:eastAsia="Calibri"/>
                <w:color w:val="000000"/>
              </w:rPr>
            </w:pPr>
            <w:del w:id="724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18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FF8251" w14:textId="7BFFC66A" w:rsidR="00457492" w:rsidRPr="00855B29" w:rsidDel="001B21A6" w:rsidRDefault="00457492" w:rsidP="00906799">
            <w:pPr>
              <w:rPr>
                <w:del w:id="725" w:author="Palacherla, Susmitha C" w:date="2021-05-27T16:22:00Z"/>
                <w:rFonts w:eastAsia="Calibri"/>
                <w:color w:val="000000"/>
              </w:rPr>
            </w:pPr>
            <w:del w:id="726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Current Manager name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374340" w14:textId="1E6BB9B6" w:rsidR="00457492" w:rsidRPr="00855B29" w:rsidDel="001B21A6" w:rsidRDefault="00457492" w:rsidP="00906799">
            <w:pPr>
              <w:rPr>
                <w:del w:id="727" w:author="Palacherla, Susmitha C" w:date="2021-05-27T16:22:00Z"/>
                <w:rFonts w:eastAsia="Calibri"/>
              </w:rPr>
            </w:pPr>
            <w:del w:id="728" w:author="Palacherla, Susmitha C" w:date="2021-05-27T16:22:00Z">
              <w:r w:rsidRPr="00855B29" w:rsidDel="001B21A6">
                <w:rPr>
                  <w:rFonts w:eastAsia="Calibri"/>
                </w:rPr>
                <w:delText>The last, first mi name of manager of employee</w:delText>
              </w:r>
            </w:del>
          </w:p>
        </w:tc>
      </w:tr>
      <w:tr w:rsidR="00457492" w:rsidRPr="00855B29" w:rsidDel="001B21A6" w14:paraId="3731DFFD" w14:textId="73839937" w:rsidTr="00906799">
        <w:trPr>
          <w:del w:id="729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A53C6" w14:textId="58EACD56" w:rsidR="00457492" w:rsidRPr="00855B29" w:rsidDel="001B21A6" w:rsidRDefault="00457492" w:rsidP="00906799">
            <w:pPr>
              <w:jc w:val="center"/>
              <w:rPr>
                <w:del w:id="730" w:author="Palacherla, Susmitha C" w:date="2021-05-27T16:22:00Z"/>
                <w:rFonts w:eastAsia="Calibri"/>
                <w:color w:val="000000"/>
              </w:rPr>
            </w:pPr>
            <w:del w:id="731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19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2C9060" w14:textId="42D450E8" w:rsidR="00457492" w:rsidRPr="00855B29" w:rsidDel="001B21A6" w:rsidRDefault="00457492" w:rsidP="00906799">
            <w:pPr>
              <w:rPr>
                <w:del w:id="732" w:author="Palacherla, Susmitha C" w:date="2021-05-27T16:22:00Z"/>
                <w:rFonts w:eastAsia="Calibri"/>
                <w:color w:val="000000"/>
              </w:rPr>
            </w:pPr>
            <w:del w:id="733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Review Supervisor employee ID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AB6441" w14:textId="6630A700" w:rsidR="00457492" w:rsidRPr="00855B29" w:rsidDel="001B21A6" w:rsidRDefault="00457492" w:rsidP="00906799">
            <w:pPr>
              <w:rPr>
                <w:del w:id="734" w:author="Palacherla, Susmitha C" w:date="2021-05-27T16:22:00Z"/>
                <w:rFonts w:eastAsia="Calibri"/>
              </w:rPr>
            </w:pPr>
            <w:del w:id="735" w:author="Palacherla, Susmitha C" w:date="2021-05-27T16:22:00Z">
              <w:r w:rsidRPr="00855B29" w:rsidDel="001B21A6">
                <w:rPr>
                  <w:rFonts w:eastAsia="Calibri"/>
                </w:rPr>
                <w:delText xml:space="preserve">Employee ID of the supervisor who reviewed/coached the log recipient </w:delText>
              </w:r>
            </w:del>
          </w:p>
        </w:tc>
      </w:tr>
      <w:tr w:rsidR="00457492" w:rsidRPr="00855B29" w:rsidDel="001B21A6" w14:paraId="58307CF2" w14:textId="6EF7EB5F" w:rsidTr="00906799">
        <w:trPr>
          <w:del w:id="736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AC69A" w14:textId="1A99DA9A" w:rsidR="00457492" w:rsidRPr="00855B29" w:rsidDel="001B21A6" w:rsidRDefault="00457492" w:rsidP="00906799">
            <w:pPr>
              <w:jc w:val="center"/>
              <w:rPr>
                <w:del w:id="737" w:author="Palacherla, Susmitha C" w:date="2021-05-27T16:22:00Z"/>
                <w:rFonts w:eastAsia="Calibri"/>
                <w:color w:val="000000"/>
              </w:rPr>
            </w:pPr>
            <w:del w:id="738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20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51C5AF" w14:textId="1B641718" w:rsidR="00457492" w:rsidRPr="00855B29" w:rsidDel="001B21A6" w:rsidRDefault="00457492" w:rsidP="00906799">
            <w:pPr>
              <w:rPr>
                <w:del w:id="739" w:author="Palacherla, Susmitha C" w:date="2021-05-27T16:22:00Z"/>
                <w:rFonts w:eastAsia="Calibri"/>
                <w:color w:val="000000"/>
              </w:rPr>
            </w:pPr>
            <w:del w:id="740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Review Supervisor name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1985D7" w14:textId="69D6C2B1" w:rsidR="00457492" w:rsidRPr="00855B29" w:rsidDel="001B21A6" w:rsidRDefault="00457492" w:rsidP="00906799">
            <w:pPr>
              <w:rPr>
                <w:del w:id="741" w:author="Palacherla, Susmitha C" w:date="2021-05-27T16:22:00Z"/>
                <w:rFonts w:eastAsia="Calibri"/>
              </w:rPr>
            </w:pPr>
            <w:del w:id="742" w:author="Palacherla, Susmitha C" w:date="2021-05-27T16:22:00Z">
              <w:r w:rsidRPr="00855B29" w:rsidDel="001B21A6">
                <w:rPr>
                  <w:rFonts w:eastAsia="Calibri"/>
                </w:rPr>
                <w:delText>The last, first mi name of supervisor of employee</w:delText>
              </w:r>
            </w:del>
          </w:p>
        </w:tc>
      </w:tr>
      <w:tr w:rsidR="00457492" w:rsidRPr="00855B29" w:rsidDel="001B21A6" w14:paraId="218101B8" w14:textId="1C73611C" w:rsidTr="00906799">
        <w:trPr>
          <w:del w:id="743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622DC" w14:textId="380D8B01" w:rsidR="00457492" w:rsidRPr="00855B29" w:rsidDel="001B21A6" w:rsidRDefault="00457492" w:rsidP="00906799">
            <w:pPr>
              <w:jc w:val="center"/>
              <w:rPr>
                <w:del w:id="744" w:author="Palacherla, Susmitha C" w:date="2021-05-27T16:22:00Z"/>
                <w:rFonts w:eastAsia="Calibri"/>
                <w:color w:val="000000"/>
              </w:rPr>
            </w:pPr>
            <w:del w:id="745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21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E42EAF" w14:textId="7A9A89FD" w:rsidR="00457492" w:rsidRPr="00855B29" w:rsidDel="001B21A6" w:rsidRDefault="00457492" w:rsidP="00906799">
            <w:pPr>
              <w:rPr>
                <w:del w:id="746" w:author="Palacherla, Susmitha C" w:date="2021-05-27T16:22:00Z"/>
                <w:rFonts w:eastAsia="Calibri"/>
                <w:color w:val="000000"/>
              </w:rPr>
            </w:pPr>
            <w:del w:id="747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Review Manager employee ID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DFC479" w14:textId="15ACACF1" w:rsidR="00457492" w:rsidRPr="00855B29" w:rsidDel="001B21A6" w:rsidRDefault="00457492" w:rsidP="00906799">
            <w:pPr>
              <w:rPr>
                <w:del w:id="748" w:author="Palacherla, Susmitha C" w:date="2021-05-27T16:22:00Z"/>
                <w:rFonts w:eastAsia="Calibri"/>
              </w:rPr>
            </w:pPr>
            <w:del w:id="749" w:author="Palacherla, Susmitha C" w:date="2021-05-27T16:22:00Z">
              <w:r w:rsidRPr="00855B29" w:rsidDel="001B21A6">
                <w:rPr>
                  <w:rFonts w:eastAsia="Calibri"/>
                </w:rPr>
                <w:delText xml:space="preserve">Employee ID of the manager who reviewed the log </w:delText>
              </w:r>
            </w:del>
          </w:p>
        </w:tc>
      </w:tr>
      <w:tr w:rsidR="00457492" w:rsidRPr="00855B29" w:rsidDel="001B21A6" w14:paraId="0827C40F" w14:textId="7B35794D" w:rsidTr="00906799">
        <w:trPr>
          <w:del w:id="750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BA650" w14:textId="1161348F" w:rsidR="00457492" w:rsidRPr="00855B29" w:rsidDel="001B21A6" w:rsidRDefault="00457492" w:rsidP="00906799">
            <w:pPr>
              <w:jc w:val="center"/>
              <w:rPr>
                <w:del w:id="751" w:author="Palacherla, Susmitha C" w:date="2021-05-27T16:22:00Z"/>
                <w:rFonts w:eastAsia="Calibri"/>
                <w:color w:val="000000"/>
              </w:rPr>
            </w:pPr>
            <w:del w:id="752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22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984D4A" w14:textId="592A0D11" w:rsidR="00457492" w:rsidRPr="00855B29" w:rsidDel="001B21A6" w:rsidRDefault="00457492" w:rsidP="00906799">
            <w:pPr>
              <w:rPr>
                <w:del w:id="753" w:author="Palacherla, Susmitha C" w:date="2021-05-27T16:22:00Z"/>
                <w:rFonts w:eastAsia="Calibri"/>
                <w:color w:val="000000"/>
              </w:rPr>
            </w:pPr>
            <w:del w:id="754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Review Manager name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D9DE08" w14:textId="3D442B14" w:rsidR="00457492" w:rsidRPr="00855B29" w:rsidDel="001B21A6" w:rsidRDefault="00457492" w:rsidP="00906799">
            <w:pPr>
              <w:rPr>
                <w:del w:id="755" w:author="Palacherla, Susmitha C" w:date="2021-05-27T16:22:00Z"/>
                <w:rFonts w:eastAsia="Calibri"/>
              </w:rPr>
            </w:pPr>
            <w:del w:id="756" w:author="Palacherla, Susmitha C" w:date="2021-05-27T16:22:00Z">
              <w:r w:rsidRPr="00855B29" w:rsidDel="001B21A6">
                <w:rPr>
                  <w:rFonts w:eastAsia="Calibri"/>
                </w:rPr>
                <w:delText>The last, first mi name of manager of employee</w:delText>
              </w:r>
            </w:del>
          </w:p>
        </w:tc>
      </w:tr>
      <w:tr w:rsidR="00457492" w:rsidRPr="00855B29" w:rsidDel="001B21A6" w14:paraId="62C8CC04" w14:textId="19C8836E" w:rsidTr="00906799">
        <w:trPr>
          <w:del w:id="757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91D55" w14:textId="4D7B7369" w:rsidR="00457492" w:rsidRPr="00855B29" w:rsidDel="001B21A6" w:rsidRDefault="00457492" w:rsidP="00906799">
            <w:pPr>
              <w:jc w:val="center"/>
              <w:rPr>
                <w:del w:id="758" w:author="Palacherla, Susmitha C" w:date="2021-05-27T16:22:00Z"/>
                <w:rFonts w:eastAsia="Calibri"/>
                <w:color w:val="000000"/>
              </w:rPr>
            </w:pPr>
            <w:del w:id="759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2</w:delText>
              </w:r>
              <w:r w:rsidDel="001B21A6">
                <w:rPr>
                  <w:rFonts w:eastAsia="Calibri"/>
                  <w:color w:val="000000"/>
                </w:rPr>
                <w:delText>3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073453" w14:textId="1407677A" w:rsidR="00457492" w:rsidRPr="00855B29" w:rsidDel="001B21A6" w:rsidRDefault="00457492" w:rsidP="00906799">
            <w:pPr>
              <w:rPr>
                <w:del w:id="760" w:author="Palacherla, Susmitha C" w:date="2021-05-27T16:22:00Z"/>
                <w:rFonts w:eastAsia="Calibri"/>
                <w:color w:val="000000"/>
              </w:rPr>
            </w:pPr>
            <w:del w:id="761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Coaching notes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6F241A" w14:textId="7B196F1C" w:rsidR="00457492" w:rsidRPr="00855B29" w:rsidDel="001B21A6" w:rsidRDefault="00457492" w:rsidP="00906799">
            <w:pPr>
              <w:rPr>
                <w:del w:id="762" w:author="Palacherla, Susmitha C" w:date="2021-05-27T16:22:00Z"/>
                <w:rFonts w:eastAsia="Calibri"/>
              </w:rPr>
            </w:pPr>
            <w:del w:id="763" w:author="Palacherla, Susmitha C" w:date="2021-05-27T16:22:00Z">
              <w:r w:rsidRPr="00855B29" w:rsidDel="001B21A6">
                <w:rPr>
                  <w:rFonts w:eastAsia="Calibri"/>
                </w:rPr>
                <w:delText>Coaching notes for log</w:delText>
              </w:r>
            </w:del>
          </w:p>
        </w:tc>
      </w:tr>
      <w:tr w:rsidR="00457492" w:rsidRPr="00855B29" w:rsidDel="001B21A6" w14:paraId="75F99193" w14:textId="0DA942AF" w:rsidTr="00906799">
        <w:trPr>
          <w:del w:id="764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795BC" w14:textId="3C66C8FC" w:rsidR="00457492" w:rsidRPr="00855B29" w:rsidDel="001B21A6" w:rsidRDefault="00457492" w:rsidP="00906799">
            <w:pPr>
              <w:jc w:val="center"/>
              <w:rPr>
                <w:del w:id="765" w:author="Palacherla, Susmitha C" w:date="2021-05-27T16:22:00Z"/>
                <w:rFonts w:eastAsia="Calibri"/>
                <w:color w:val="000000"/>
              </w:rPr>
            </w:pPr>
            <w:del w:id="766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2</w:delText>
              </w:r>
              <w:r w:rsidDel="001B21A6">
                <w:rPr>
                  <w:rFonts w:eastAsia="Calibri"/>
                  <w:color w:val="000000"/>
                </w:rPr>
                <w:delText>4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4836CB" w14:textId="4E3943F6" w:rsidR="00457492" w:rsidRPr="00855B29" w:rsidDel="001B21A6" w:rsidRDefault="00457492" w:rsidP="00906799">
            <w:pPr>
              <w:rPr>
                <w:del w:id="767" w:author="Palacherla, Susmitha C" w:date="2021-05-27T16:22:00Z"/>
                <w:rFonts w:eastAsia="Calibri"/>
                <w:color w:val="000000"/>
              </w:rPr>
            </w:pPr>
            <w:del w:id="768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Coaching date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6B005B" w14:textId="05F11B19" w:rsidR="00457492" w:rsidRPr="00855B29" w:rsidDel="001B21A6" w:rsidRDefault="00457492" w:rsidP="00906799">
            <w:pPr>
              <w:rPr>
                <w:del w:id="769" w:author="Palacherla, Susmitha C" w:date="2021-05-27T16:22:00Z"/>
                <w:rFonts w:eastAsia="Calibri"/>
              </w:rPr>
            </w:pPr>
            <w:del w:id="770" w:author="Palacherla, Susmitha C" w:date="2021-05-27T16:22:00Z">
              <w:r w:rsidRPr="00855B29" w:rsidDel="001B21A6">
                <w:rPr>
                  <w:rFonts w:eastAsia="Calibri"/>
                </w:rPr>
                <w:delText>Date of coaching associated with log</w:delText>
              </w:r>
            </w:del>
          </w:p>
        </w:tc>
      </w:tr>
      <w:tr w:rsidR="00457492" w:rsidRPr="00855B29" w:rsidDel="001B21A6" w14:paraId="08FED36A" w14:textId="25AFFBFB" w:rsidTr="00906799">
        <w:trPr>
          <w:del w:id="771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2B19D" w14:textId="316FFAAF" w:rsidR="00457492" w:rsidRPr="00855B29" w:rsidDel="001B21A6" w:rsidRDefault="00457492" w:rsidP="00906799">
            <w:pPr>
              <w:jc w:val="center"/>
              <w:rPr>
                <w:del w:id="772" w:author="Palacherla, Susmitha C" w:date="2021-05-27T16:22:00Z"/>
                <w:rFonts w:eastAsia="Calibri"/>
                <w:color w:val="000000"/>
              </w:rPr>
            </w:pPr>
            <w:del w:id="773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2</w:delText>
              </w:r>
              <w:r w:rsidDel="001B21A6">
                <w:rPr>
                  <w:rFonts w:eastAsia="Calibri"/>
                  <w:color w:val="000000"/>
                </w:rPr>
                <w:delText>5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74753B" w14:textId="2FF0CD83" w:rsidR="00457492" w:rsidRPr="00855B29" w:rsidDel="001B21A6" w:rsidRDefault="00457492" w:rsidP="00906799">
            <w:pPr>
              <w:rPr>
                <w:del w:id="774" w:author="Palacherla, Susmitha C" w:date="2021-05-27T16:22:00Z"/>
                <w:rFonts w:eastAsia="Calibri"/>
                <w:color w:val="000000"/>
              </w:rPr>
            </w:pPr>
            <w:del w:id="775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Submitted date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C21DD2" w14:textId="4408EE6F" w:rsidR="00457492" w:rsidRPr="00855B29" w:rsidDel="001B21A6" w:rsidRDefault="00457492" w:rsidP="00906799">
            <w:pPr>
              <w:rPr>
                <w:del w:id="776" w:author="Palacherla, Susmitha C" w:date="2021-05-27T16:22:00Z"/>
                <w:rFonts w:eastAsia="Calibri"/>
              </w:rPr>
            </w:pPr>
            <w:del w:id="777" w:author="Palacherla, Susmitha C" w:date="2021-05-27T16:22:00Z">
              <w:r w:rsidRPr="00855B29" w:rsidDel="001B21A6">
                <w:rPr>
                  <w:rFonts w:eastAsia="Calibri"/>
                </w:rPr>
                <w:delText>Date the log was submitted</w:delText>
              </w:r>
            </w:del>
          </w:p>
        </w:tc>
      </w:tr>
      <w:tr w:rsidR="00457492" w:rsidRPr="00855B29" w:rsidDel="001B21A6" w14:paraId="6478D4A1" w14:textId="5DF61E53" w:rsidTr="00906799">
        <w:trPr>
          <w:del w:id="778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13FFB" w14:textId="6B6295FC" w:rsidR="00457492" w:rsidRPr="00855B29" w:rsidDel="001B21A6" w:rsidRDefault="00457492" w:rsidP="00906799">
            <w:pPr>
              <w:jc w:val="center"/>
              <w:rPr>
                <w:del w:id="779" w:author="Palacherla, Susmitha C" w:date="2021-05-27T16:22:00Z"/>
                <w:rFonts w:eastAsia="Calibri"/>
                <w:color w:val="000000"/>
              </w:rPr>
            </w:pPr>
            <w:del w:id="780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2</w:delText>
              </w:r>
              <w:r w:rsidDel="001B21A6">
                <w:rPr>
                  <w:rFonts w:eastAsia="Calibri"/>
                  <w:color w:val="000000"/>
                </w:rPr>
                <w:delText>6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005C0B" w14:textId="4020E187" w:rsidR="00457492" w:rsidRPr="00855B29" w:rsidDel="001B21A6" w:rsidRDefault="00457492" w:rsidP="00906799">
            <w:pPr>
              <w:rPr>
                <w:del w:id="781" w:author="Palacherla, Susmitha C" w:date="2021-05-27T16:22:00Z"/>
                <w:rFonts w:eastAsia="Calibri"/>
                <w:color w:val="000000"/>
              </w:rPr>
            </w:pPr>
            <w:del w:id="782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Coaching source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D8065B" w14:textId="4878D0FC" w:rsidR="00457492" w:rsidRPr="00855B29" w:rsidDel="001B21A6" w:rsidRDefault="00457492" w:rsidP="00906799">
            <w:pPr>
              <w:rPr>
                <w:del w:id="783" w:author="Palacherla, Susmitha C" w:date="2021-05-27T16:22:00Z"/>
                <w:rFonts w:eastAsia="Calibri"/>
              </w:rPr>
            </w:pPr>
            <w:del w:id="784" w:author="Palacherla, Susmitha C" w:date="2021-05-27T16:22:00Z">
              <w:r w:rsidRPr="00855B29" w:rsidDel="001B21A6">
                <w:rPr>
                  <w:rFonts w:eastAsia="Calibri"/>
                </w:rPr>
                <w:delText>Source of coaching (Direct, Indirect)</w:delText>
              </w:r>
            </w:del>
          </w:p>
        </w:tc>
      </w:tr>
      <w:tr w:rsidR="00457492" w:rsidRPr="00855B29" w:rsidDel="001B21A6" w14:paraId="7F4EF700" w14:textId="5429185A" w:rsidTr="00906799">
        <w:trPr>
          <w:del w:id="785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22332" w14:textId="45F63AA2" w:rsidR="00457492" w:rsidRPr="00855B29" w:rsidDel="001B21A6" w:rsidRDefault="00457492" w:rsidP="00906799">
            <w:pPr>
              <w:jc w:val="center"/>
              <w:rPr>
                <w:del w:id="786" w:author="Palacherla, Susmitha C" w:date="2021-05-27T16:22:00Z"/>
                <w:rFonts w:eastAsia="Calibri"/>
                <w:color w:val="000000"/>
              </w:rPr>
            </w:pPr>
            <w:del w:id="787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2</w:delText>
              </w:r>
              <w:r w:rsidDel="001B21A6">
                <w:rPr>
                  <w:rFonts w:eastAsia="Calibri"/>
                  <w:color w:val="000000"/>
                </w:rPr>
                <w:delText>7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8CEE8F" w14:textId="12342296" w:rsidR="00457492" w:rsidRPr="00855B29" w:rsidDel="001B21A6" w:rsidRDefault="00457492" w:rsidP="00906799">
            <w:pPr>
              <w:rPr>
                <w:del w:id="788" w:author="Palacherla, Susmitha C" w:date="2021-05-27T16:22:00Z"/>
                <w:rFonts w:eastAsia="Calibri"/>
                <w:color w:val="000000"/>
              </w:rPr>
            </w:pPr>
            <w:del w:id="789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Sub-coaching source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A8C308" w14:textId="751F7DC6" w:rsidR="00457492" w:rsidRPr="00855B29" w:rsidDel="001B21A6" w:rsidRDefault="00457492" w:rsidP="00906799">
            <w:pPr>
              <w:rPr>
                <w:del w:id="790" w:author="Palacherla, Susmitha C" w:date="2021-05-27T16:22:00Z"/>
                <w:rFonts w:eastAsia="Calibri"/>
              </w:rPr>
            </w:pPr>
            <w:del w:id="791" w:author="Palacherla, Susmitha C" w:date="2021-05-27T16:22:00Z">
              <w:r w:rsidRPr="00855B29" w:rsidDel="001B21A6">
                <w:rPr>
                  <w:rFonts w:eastAsia="Calibri"/>
                </w:rPr>
                <w:delText>How the coaching was identified</w:delText>
              </w:r>
            </w:del>
          </w:p>
        </w:tc>
      </w:tr>
      <w:tr w:rsidR="00457492" w:rsidRPr="00855B29" w:rsidDel="001B21A6" w14:paraId="227CB65B" w14:textId="663C0ABA" w:rsidTr="00906799">
        <w:trPr>
          <w:del w:id="792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6A6D3" w14:textId="4798259D" w:rsidR="00457492" w:rsidRPr="00855B29" w:rsidDel="001B21A6" w:rsidRDefault="00457492" w:rsidP="00906799">
            <w:pPr>
              <w:jc w:val="center"/>
              <w:rPr>
                <w:del w:id="793" w:author="Palacherla, Susmitha C" w:date="2021-05-27T16:22:00Z"/>
                <w:rFonts w:eastAsia="Calibri"/>
                <w:color w:val="000000"/>
              </w:rPr>
            </w:pPr>
            <w:del w:id="794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2</w:delText>
              </w:r>
              <w:r w:rsidDel="001B21A6">
                <w:rPr>
                  <w:rFonts w:eastAsia="Calibri"/>
                  <w:color w:val="000000"/>
                </w:rPr>
                <w:delText>8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1AAED0" w14:textId="32E7C79C" w:rsidR="00457492" w:rsidRPr="00855B29" w:rsidDel="001B21A6" w:rsidRDefault="00457492" w:rsidP="00906799">
            <w:pPr>
              <w:rPr>
                <w:del w:id="795" w:author="Palacherla, Susmitha C" w:date="2021-05-27T16:22:00Z"/>
                <w:rFonts w:eastAsia="Calibri"/>
                <w:color w:val="000000"/>
              </w:rPr>
            </w:pPr>
            <w:del w:id="796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Supervisor reviewed date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B14A4F" w14:textId="00E181C5" w:rsidR="00457492" w:rsidRPr="00855B29" w:rsidDel="001B21A6" w:rsidRDefault="00457492" w:rsidP="00906799">
            <w:pPr>
              <w:rPr>
                <w:del w:id="797" w:author="Palacherla, Susmitha C" w:date="2021-05-27T16:22:00Z"/>
                <w:rFonts w:eastAsia="Calibri"/>
              </w:rPr>
            </w:pPr>
            <w:del w:id="798" w:author="Palacherla, Susmitha C" w:date="2021-05-27T16:22:00Z">
              <w:r w:rsidRPr="00855B29" w:rsidDel="001B21A6">
                <w:rPr>
                  <w:rFonts w:eastAsia="Calibri"/>
                </w:rPr>
                <w:delText xml:space="preserve">Date/time supervisor reviewed and acknowledged the coaching log </w:delText>
              </w:r>
            </w:del>
          </w:p>
        </w:tc>
      </w:tr>
      <w:tr w:rsidR="00457492" w:rsidRPr="00855B29" w:rsidDel="001B21A6" w14:paraId="50DBE9F2" w14:textId="1256FB3C" w:rsidTr="00906799">
        <w:trPr>
          <w:del w:id="799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C8C10" w14:textId="28746933" w:rsidR="00457492" w:rsidRPr="00855B29" w:rsidDel="001B21A6" w:rsidRDefault="00457492" w:rsidP="00906799">
            <w:pPr>
              <w:jc w:val="center"/>
              <w:rPr>
                <w:del w:id="800" w:author="Palacherla, Susmitha C" w:date="2021-05-27T16:22:00Z"/>
                <w:rFonts w:eastAsia="Calibri"/>
                <w:color w:val="000000"/>
              </w:rPr>
            </w:pPr>
            <w:del w:id="801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2</w:delText>
              </w:r>
              <w:r w:rsidDel="001B21A6">
                <w:rPr>
                  <w:rFonts w:eastAsia="Calibri"/>
                  <w:color w:val="000000"/>
                </w:rPr>
                <w:delText>9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4614D5" w14:textId="14F4907D" w:rsidR="00457492" w:rsidRPr="00855B29" w:rsidDel="001B21A6" w:rsidRDefault="00457492" w:rsidP="00906799">
            <w:pPr>
              <w:rPr>
                <w:del w:id="802" w:author="Palacherla, Susmitha C" w:date="2021-05-27T16:22:00Z"/>
                <w:rFonts w:eastAsia="Calibri"/>
                <w:color w:val="000000"/>
              </w:rPr>
            </w:pPr>
            <w:del w:id="803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Manager reviewed manual date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9A131C" w14:textId="0557BF6A" w:rsidR="00457492" w:rsidRPr="00855B29" w:rsidDel="001B21A6" w:rsidRDefault="00457492" w:rsidP="00906799">
            <w:pPr>
              <w:rPr>
                <w:del w:id="804" w:author="Palacherla, Susmitha C" w:date="2021-05-27T16:22:00Z"/>
                <w:rFonts w:eastAsia="Calibri"/>
              </w:rPr>
            </w:pPr>
            <w:del w:id="805" w:author="Palacherla, Susmitha C" w:date="2021-05-27T16:22:00Z">
              <w:r w:rsidRPr="00855B29" w:rsidDel="001B21A6">
                <w:rPr>
                  <w:rFonts w:eastAsia="Calibri"/>
                </w:rPr>
                <w:delText>Date/time manager entered when reviewed and acknowledged the coaching log</w:delText>
              </w:r>
            </w:del>
          </w:p>
        </w:tc>
      </w:tr>
      <w:tr w:rsidR="00457492" w:rsidRPr="00855B29" w:rsidDel="001B21A6" w14:paraId="2A861D93" w14:textId="1BDC3581" w:rsidTr="00906799">
        <w:trPr>
          <w:del w:id="806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ABB6A" w14:textId="2DF0E957" w:rsidR="00457492" w:rsidRPr="00855B29" w:rsidDel="001B21A6" w:rsidRDefault="00457492" w:rsidP="00906799">
            <w:pPr>
              <w:jc w:val="center"/>
              <w:rPr>
                <w:del w:id="807" w:author="Palacherla, Susmitha C" w:date="2021-05-27T16:22:00Z"/>
                <w:rFonts w:eastAsia="Calibri"/>
                <w:color w:val="000000"/>
              </w:rPr>
            </w:pPr>
            <w:del w:id="808" w:author="Palacherla, Susmitha C" w:date="2021-05-27T16:22:00Z">
              <w:r w:rsidDel="001B21A6">
                <w:rPr>
                  <w:rFonts w:eastAsia="Calibri"/>
                  <w:color w:val="000000"/>
                </w:rPr>
                <w:delText>30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E48475" w14:textId="0E347F75" w:rsidR="00457492" w:rsidRPr="00855B29" w:rsidDel="001B21A6" w:rsidRDefault="00457492" w:rsidP="00906799">
            <w:pPr>
              <w:rPr>
                <w:del w:id="809" w:author="Palacherla, Susmitha C" w:date="2021-05-27T16:22:00Z"/>
                <w:rFonts w:eastAsia="Calibri"/>
                <w:color w:val="000000"/>
              </w:rPr>
            </w:pPr>
            <w:del w:id="810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Manager reviewed auto date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BA6A20" w14:textId="0F0A5E9C" w:rsidR="00457492" w:rsidRPr="00855B29" w:rsidDel="001B21A6" w:rsidRDefault="00457492" w:rsidP="00906799">
            <w:pPr>
              <w:rPr>
                <w:del w:id="811" w:author="Palacherla, Susmitha C" w:date="2021-05-27T16:22:00Z"/>
                <w:rFonts w:eastAsia="Calibri"/>
              </w:rPr>
            </w:pPr>
            <w:del w:id="812" w:author="Palacherla, Susmitha C" w:date="2021-05-27T16:22:00Z">
              <w:r w:rsidRPr="00855B29" w:rsidDel="001B21A6">
                <w:rPr>
                  <w:rFonts w:eastAsia="Calibri"/>
                </w:rPr>
                <w:delText>Date/time manager reviewed and acknowledged the coaching log</w:delText>
              </w:r>
            </w:del>
          </w:p>
        </w:tc>
      </w:tr>
      <w:tr w:rsidR="00457492" w:rsidRPr="00855B29" w:rsidDel="001B21A6" w14:paraId="392F3B04" w14:textId="4750E8D8" w:rsidTr="00906799">
        <w:trPr>
          <w:del w:id="813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962F8" w14:textId="69FD5D7E" w:rsidR="00457492" w:rsidRPr="00855B29" w:rsidDel="001B21A6" w:rsidRDefault="00457492" w:rsidP="00906799">
            <w:pPr>
              <w:jc w:val="center"/>
              <w:rPr>
                <w:del w:id="814" w:author="Palacherla, Susmitha C" w:date="2021-05-27T16:22:00Z"/>
                <w:rFonts w:eastAsia="Calibri"/>
                <w:color w:val="000000"/>
              </w:rPr>
            </w:pPr>
            <w:del w:id="815" w:author="Palacherla, Susmitha C" w:date="2021-05-27T16:22:00Z">
              <w:r w:rsidDel="001B21A6">
                <w:rPr>
                  <w:rFonts w:eastAsia="Calibri"/>
                  <w:color w:val="000000"/>
                </w:rPr>
                <w:delText>31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C6CABE" w14:textId="37F89D7D" w:rsidR="00457492" w:rsidRPr="00855B29" w:rsidDel="001B21A6" w:rsidRDefault="00457492" w:rsidP="00906799">
            <w:pPr>
              <w:rPr>
                <w:del w:id="816" w:author="Palacherla, Susmitha C" w:date="2021-05-27T16:22:00Z"/>
                <w:rFonts w:eastAsia="Calibri"/>
                <w:color w:val="000000"/>
              </w:rPr>
            </w:pPr>
            <w:del w:id="817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Manager notes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5C9E3B" w14:textId="57BEA1C5" w:rsidR="00457492" w:rsidRPr="00855B29" w:rsidDel="001B21A6" w:rsidRDefault="00457492" w:rsidP="00906799">
            <w:pPr>
              <w:rPr>
                <w:del w:id="818" w:author="Palacherla, Susmitha C" w:date="2021-05-27T16:22:00Z"/>
                <w:rFonts w:eastAsia="Calibri"/>
              </w:rPr>
            </w:pPr>
            <w:del w:id="819" w:author="Palacherla, Susmitha C" w:date="2021-05-27T16:22:00Z">
              <w:r w:rsidRPr="00855B29" w:rsidDel="001B21A6">
                <w:rPr>
                  <w:rFonts w:eastAsia="Calibri"/>
                </w:rPr>
                <w:delText>Comments or notes entered by manager</w:delText>
              </w:r>
            </w:del>
          </w:p>
        </w:tc>
      </w:tr>
      <w:tr w:rsidR="00457492" w:rsidRPr="00855B29" w:rsidDel="001B21A6" w14:paraId="3794C3DC" w14:textId="2F51BEDC" w:rsidTr="00906799">
        <w:trPr>
          <w:del w:id="820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7CC69" w14:textId="06017DFD" w:rsidR="00457492" w:rsidRPr="00855B29" w:rsidDel="001B21A6" w:rsidRDefault="00457492" w:rsidP="00906799">
            <w:pPr>
              <w:jc w:val="center"/>
              <w:rPr>
                <w:del w:id="821" w:author="Palacherla, Susmitha C" w:date="2021-05-27T16:22:00Z"/>
                <w:rFonts w:eastAsia="Calibri"/>
                <w:color w:val="000000"/>
              </w:rPr>
            </w:pPr>
            <w:del w:id="822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3</w:delText>
              </w:r>
              <w:r w:rsidDel="001B21A6">
                <w:rPr>
                  <w:rFonts w:eastAsia="Calibri"/>
                  <w:color w:val="000000"/>
                </w:rPr>
                <w:delText>2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69CEAF" w14:textId="024B0C62" w:rsidR="00457492" w:rsidRPr="00855B29" w:rsidDel="001B21A6" w:rsidRDefault="00457492" w:rsidP="00906799">
            <w:pPr>
              <w:rPr>
                <w:del w:id="823" w:author="Palacherla, Susmitha C" w:date="2021-05-27T16:22:00Z"/>
                <w:rFonts w:eastAsia="Calibri"/>
                <w:color w:val="000000"/>
              </w:rPr>
            </w:pPr>
            <w:del w:id="824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Employee reviewed date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2AD0B0" w14:textId="1426CB4B" w:rsidR="00457492" w:rsidRPr="00855B29" w:rsidDel="001B21A6" w:rsidRDefault="00457492" w:rsidP="00906799">
            <w:pPr>
              <w:rPr>
                <w:del w:id="825" w:author="Palacherla, Susmitha C" w:date="2021-05-27T16:22:00Z"/>
                <w:rFonts w:eastAsia="Calibri"/>
              </w:rPr>
            </w:pPr>
            <w:del w:id="826" w:author="Palacherla, Susmitha C" w:date="2021-05-27T16:22:00Z">
              <w:r w:rsidRPr="00855B29" w:rsidDel="001B21A6">
                <w:rPr>
                  <w:rFonts w:eastAsia="Calibri"/>
                </w:rPr>
                <w:delText>Date when the recipient reviewed and acknowledged or entered comments.</w:delText>
              </w:r>
            </w:del>
          </w:p>
        </w:tc>
      </w:tr>
      <w:tr w:rsidR="00457492" w:rsidRPr="00855B29" w:rsidDel="001B21A6" w14:paraId="16B9A504" w14:textId="7ACC1242" w:rsidTr="00906799">
        <w:trPr>
          <w:del w:id="827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A932E" w14:textId="6E13DAC1" w:rsidR="00457492" w:rsidRPr="00855B29" w:rsidDel="001B21A6" w:rsidRDefault="00457492" w:rsidP="00906799">
            <w:pPr>
              <w:jc w:val="center"/>
              <w:rPr>
                <w:del w:id="828" w:author="Palacherla, Susmitha C" w:date="2021-05-27T16:22:00Z"/>
                <w:rFonts w:eastAsia="Calibri"/>
                <w:color w:val="000000"/>
              </w:rPr>
            </w:pPr>
            <w:del w:id="829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3</w:delText>
              </w:r>
              <w:r w:rsidDel="001B21A6">
                <w:rPr>
                  <w:rFonts w:eastAsia="Calibri"/>
                  <w:color w:val="000000"/>
                </w:rPr>
                <w:delText>3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5D37C2" w14:textId="0ABC2058" w:rsidR="00457492" w:rsidRPr="00855B29" w:rsidDel="001B21A6" w:rsidRDefault="00457492" w:rsidP="00906799">
            <w:pPr>
              <w:rPr>
                <w:del w:id="830" w:author="Palacherla, Susmitha C" w:date="2021-05-27T16:22:00Z"/>
                <w:rFonts w:eastAsia="Calibri"/>
                <w:color w:val="000000"/>
              </w:rPr>
            </w:pPr>
            <w:del w:id="831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Employee comments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30E478" w14:textId="6E3177C1" w:rsidR="00457492" w:rsidRPr="00855B29" w:rsidDel="001B21A6" w:rsidRDefault="00457492" w:rsidP="00906799">
            <w:pPr>
              <w:rPr>
                <w:del w:id="832" w:author="Palacherla, Susmitha C" w:date="2021-05-27T16:22:00Z"/>
                <w:rFonts w:eastAsia="Calibri"/>
              </w:rPr>
            </w:pPr>
            <w:del w:id="833" w:author="Palacherla, Susmitha C" w:date="2021-05-27T16:22:00Z">
              <w:r w:rsidRPr="00855B29" w:rsidDel="001B21A6">
                <w:rPr>
                  <w:rFonts w:eastAsia="Calibri"/>
                </w:rPr>
                <w:delText>Comments entered by employee</w:delText>
              </w:r>
            </w:del>
          </w:p>
        </w:tc>
      </w:tr>
      <w:tr w:rsidR="00457492" w:rsidRPr="00855B29" w:rsidDel="001B21A6" w14:paraId="6A48207A" w14:textId="5850BD03" w:rsidTr="00906799">
        <w:trPr>
          <w:del w:id="834" w:author="Palacherla, Susmitha C" w:date="2021-05-27T16:22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C40A0" w14:textId="01E56498" w:rsidR="00457492" w:rsidRPr="00855B29" w:rsidDel="001B21A6" w:rsidRDefault="00457492" w:rsidP="00906799">
            <w:pPr>
              <w:rPr>
                <w:del w:id="835" w:author="Palacherla, Susmitha C" w:date="2021-05-27T16:22:00Z"/>
                <w:rFonts w:eastAsia="Calibri"/>
              </w:rPr>
            </w:pPr>
            <w:del w:id="836" w:author="Palacherla, Susmitha C" w:date="2021-05-27T16:22:00Z">
              <w:r w:rsidRPr="00855B29" w:rsidDel="001B21A6">
                <w:rPr>
                  <w:rFonts w:eastAsia="Calibri"/>
                </w:rPr>
                <w:delText xml:space="preserve">For each evaluation associated with batch, report the following </w:delText>
              </w:r>
            </w:del>
          </w:p>
        </w:tc>
      </w:tr>
      <w:tr w:rsidR="00457492" w:rsidRPr="00855B29" w:rsidDel="001B21A6" w14:paraId="611FDB1E" w14:textId="3EE11D5E" w:rsidTr="00906799">
        <w:trPr>
          <w:del w:id="837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2C6F4" w14:textId="2C6FF2DC" w:rsidR="00457492" w:rsidRPr="00855B29" w:rsidDel="001B21A6" w:rsidRDefault="00457492" w:rsidP="00906799">
            <w:pPr>
              <w:jc w:val="center"/>
              <w:rPr>
                <w:del w:id="838" w:author="Palacherla, Susmitha C" w:date="2021-05-27T16:22:00Z"/>
                <w:rFonts w:eastAsia="Calibri"/>
                <w:color w:val="000000"/>
              </w:rPr>
            </w:pPr>
            <w:del w:id="839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3</w:delText>
              </w:r>
              <w:r w:rsidDel="001B21A6">
                <w:rPr>
                  <w:rFonts w:eastAsia="Calibri"/>
                  <w:color w:val="000000"/>
                </w:rPr>
                <w:delText>4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67684B" w14:textId="5DC4B970" w:rsidR="00457492" w:rsidRPr="00855B29" w:rsidDel="001B21A6" w:rsidRDefault="00457492" w:rsidP="00906799">
            <w:pPr>
              <w:rPr>
                <w:del w:id="840" w:author="Palacherla, Susmitha C" w:date="2021-05-27T16:22:00Z"/>
                <w:rFonts w:eastAsia="Calibri"/>
                <w:color w:val="000000"/>
              </w:rPr>
            </w:pPr>
            <w:del w:id="841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Event date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18BD38" w14:textId="5F0ADD85" w:rsidR="00457492" w:rsidRPr="00855B29" w:rsidDel="001B21A6" w:rsidRDefault="00457492" w:rsidP="00906799">
            <w:pPr>
              <w:rPr>
                <w:del w:id="842" w:author="Palacherla, Susmitha C" w:date="2021-05-27T16:22:00Z"/>
                <w:rFonts w:eastAsia="Calibri"/>
              </w:rPr>
            </w:pPr>
            <w:del w:id="843" w:author="Palacherla, Susmitha C" w:date="2021-05-27T16:22:00Z">
              <w:r w:rsidRPr="00855B29" w:rsidDel="001B21A6">
                <w:rPr>
                  <w:rFonts w:eastAsia="Calibri"/>
                </w:rPr>
                <w:delText>Date of event associated with log</w:delText>
              </w:r>
            </w:del>
          </w:p>
        </w:tc>
      </w:tr>
      <w:tr w:rsidR="00457492" w:rsidRPr="00855B29" w:rsidDel="001B21A6" w14:paraId="7B9C82A8" w14:textId="35638980" w:rsidTr="00906799">
        <w:trPr>
          <w:del w:id="844" w:author="Palacherla, Susmitha C" w:date="2021-05-27T16:22:00Z"/>
        </w:trPr>
        <w:tc>
          <w:tcPr>
            <w:tcW w:w="1098" w:type="dxa"/>
          </w:tcPr>
          <w:p w14:paraId="1E25FC92" w14:textId="5D30881F" w:rsidR="00457492" w:rsidRPr="00855B29" w:rsidDel="001B21A6" w:rsidRDefault="00457492" w:rsidP="00906799">
            <w:pPr>
              <w:jc w:val="center"/>
              <w:rPr>
                <w:del w:id="845" w:author="Palacherla, Susmitha C" w:date="2021-05-27T16:22:00Z"/>
                <w:rFonts w:eastAsia="Calibri"/>
                <w:color w:val="000000"/>
              </w:rPr>
            </w:pPr>
            <w:del w:id="846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3</w:delText>
              </w:r>
              <w:r w:rsidDel="001B21A6">
                <w:rPr>
                  <w:rFonts w:eastAsia="Calibri"/>
                  <w:color w:val="000000"/>
                </w:rPr>
                <w:delText>5</w:delText>
              </w:r>
            </w:del>
          </w:p>
        </w:tc>
        <w:tc>
          <w:tcPr>
            <w:tcW w:w="3358" w:type="dxa"/>
            <w:shd w:val="clear" w:color="auto" w:fill="auto"/>
          </w:tcPr>
          <w:p w14:paraId="32572B61" w14:textId="29E2F976" w:rsidR="00457492" w:rsidRPr="00855B29" w:rsidDel="001B21A6" w:rsidRDefault="00457492" w:rsidP="00906799">
            <w:pPr>
              <w:rPr>
                <w:del w:id="847" w:author="Palacherla, Susmitha C" w:date="2021-05-27T16:22:00Z"/>
                <w:rFonts w:eastAsia="Calibri"/>
                <w:color w:val="000000"/>
              </w:rPr>
            </w:pPr>
            <w:del w:id="848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Description</w:delText>
              </w:r>
            </w:del>
          </w:p>
        </w:tc>
        <w:tc>
          <w:tcPr>
            <w:tcW w:w="3609" w:type="dxa"/>
            <w:shd w:val="clear" w:color="auto" w:fill="auto"/>
          </w:tcPr>
          <w:p w14:paraId="552806DF" w14:textId="0388E270" w:rsidR="00457492" w:rsidRPr="00855B29" w:rsidDel="001B21A6" w:rsidRDefault="00457492" w:rsidP="00906799">
            <w:pPr>
              <w:rPr>
                <w:del w:id="849" w:author="Palacherla, Susmitha C" w:date="2021-05-27T16:22:00Z"/>
                <w:rFonts w:eastAsia="Calibri"/>
              </w:rPr>
            </w:pPr>
            <w:del w:id="850" w:author="Palacherla, Susmitha C" w:date="2021-05-27T16:22:00Z">
              <w:r w:rsidRPr="00855B29" w:rsidDel="001B21A6">
                <w:rPr>
                  <w:rFonts w:eastAsia="Calibri"/>
                </w:rPr>
                <w:delText>Description or behavior subject to coaching</w:delText>
              </w:r>
            </w:del>
          </w:p>
        </w:tc>
      </w:tr>
      <w:tr w:rsidR="00457492" w:rsidRPr="00855B29" w:rsidDel="001B21A6" w14:paraId="1A5BB56D" w14:textId="321E9FA1" w:rsidTr="00906799">
        <w:trPr>
          <w:del w:id="851" w:author="Palacherla, Susmitha C" w:date="2021-05-27T16:22:00Z"/>
        </w:trPr>
        <w:tc>
          <w:tcPr>
            <w:tcW w:w="1098" w:type="dxa"/>
          </w:tcPr>
          <w:p w14:paraId="3E4D6B94" w14:textId="469ED0C9" w:rsidR="00457492" w:rsidRPr="00855B29" w:rsidDel="001B21A6" w:rsidRDefault="00457492" w:rsidP="00906799">
            <w:pPr>
              <w:jc w:val="center"/>
              <w:rPr>
                <w:del w:id="852" w:author="Palacherla, Susmitha C" w:date="2021-05-27T16:22:00Z"/>
                <w:rFonts w:eastAsia="Calibri"/>
                <w:color w:val="000000"/>
              </w:rPr>
            </w:pPr>
            <w:del w:id="853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3</w:delText>
              </w:r>
              <w:r w:rsidDel="001B21A6">
                <w:rPr>
                  <w:rFonts w:eastAsia="Calibri"/>
                  <w:color w:val="000000"/>
                </w:rPr>
                <w:delText>6</w:delText>
              </w:r>
            </w:del>
          </w:p>
        </w:tc>
        <w:tc>
          <w:tcPr>
            <w:tcW w:w="3358" w:type="dxa"/>
            <w:shd w:val="clear" w:color="auto" w:fill="auto"/>
          </w:tcPr>
          <w:p w14:paraId="3B24F30B" w14:textId="55BC8E54" w:rsidR="00457492" w:rsidRPr="00855B29" w:rsidDel="001B21A6" w:rsidRDefault="00457492" w:rsidP="00906799">
            <w:pPr>
              <w:rPr>
                <w:del w:id="854" w:author="Palacherla, Susmitha C" w:date="2021-05-27T16:22:00Z"/>
                <w:rFonts w:eastAsia="Calibri"/>
                <w:color w:val="000000"/>
              </w:rPr>
            </w:pPr>
            <w:del w:id="855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Coaching reason</w:delText>
              </w:r>
            </w:del>
          </w:p>
        </w:tc>
        <w:tc>
          <w:tcPr>
            <w:tcW w:w="3609" w:type="dxa"/>
            <w:shd w:val="clear" w:color="auto" w:fill="auto"/>
          </w:tcPr>
          <w:p w14:paraId="138CC484" w14:textId="3DAD0827" w:rsidR="00457492" w:rsidRPr="00855B29" w:rsidDel="001B21A6" w:rsidRDefault="00457492" w:rsidP="00906799">
            <w:pPr>
              <w:rPr>
                <w:del w:id="856" w:author="Palacherla, Susmitha C" w:date="2021-05-27T16:22:00Z"/>
                <w:rFonts w:eastAsia="Calibri"/>
              </w:rPr>
            </w:pPr>
            <w:del w:id="857" w:author="Palacherla, Susmitha C" w:date="2021-05-27T16:22:00Z">
              <w:r w:rsidRPr="00855B29" w:rsidDel="001B21A6">
                <w:rPr>
                  <w:rFonts w:eastAsia="Calibri"/>
                </w:rPr>
                <w:delText>Coaching reason of log</w:delText>
              </w:r>
            </w:del>
          </w:p>
        </w:tc>
      </w:tr>
      <w:tr w:rsidR="00457492" w:rsidRPr="00855B29" w:rsidDel="001B21A6" w14:paraId="0FC71707" w14:textId="3DA5F101" w:rsidTr="00906799">
        <w:trPr>
          <w:del w:id="858" w:author="Palacherla, Susmitha C" w:date="2021-05-27T16:22:00Z"/>
        </w:trPr>
        <w:tc>
          <w:tcPr>
            <w:tcW w:w="1098" w:type="dxa"/>
          </w:tcPr>
          <w:p w14:paraId="4B4BD649" w14:textId="5BDEA6B3" w:rsidR="00457492" w:rsidRPr="00855B29" w:rsidDel="001B21A6" w:rsidRDefault="00457492" w:rsidP="00906799">
            <w:pPr>
              <w:jc w:val="center"/>
              <w:rPr>
                <w:del w:id="859" w:author="Palacherla, Susmitha C" w:date="2021-05-27T16:22:00Z"/>
                <w:rFonts w:eastAsia="Calibri"/>
                <w:color w:val="000000"/>
              </w:rPr>
            </w:pPr>
            <w:del w:id="860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3</w:delText>
              </w:r>
              <w:r w:rsidDel="001B21A6">
                <w:rPr>
                  <w:rFonts w:eastAsia="Calibri"/>
                  <w:color w:val="000000"/>
                </w:rPr>
                <w:delText>7</w:delText>
              </w:r>
            </w:del>
          </w:p>
        </w:tc>
        <w:tc>
          <w:tcPr>
            <w:tcW w:w="3358" w:type="dxa"/>
            <w:shd w:val="clear" w:color="auto" w:fill="auto"/>
          </w:tcPr>
          <w:p w14:paraId="3768977F" w14:textId="07ADF83F" w:rsidR="00457492" w:rsidRPr="00855B29" w:rsidDel="001B21A6" w:rsidRDefault="00457492" w:rsidP="00906799">
            <w:pPr>
              <w:rPr>
                <w:del w:id="861" w:author="Palacherla, Susmitha C" w:date="2021-05-27T16:22:00Z"/>
                <w:rFonts w:eastAsia="Calibri"/>
                <w:color w:val="000000"/>
              </w:rPr>
            </w:pPr>
            <w:del w:id="862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Coaching sub-reason</w:delText>
              </w:r>
            </w:del>
          </w:p>
        </w:tc>
        <w:tc>
          <w:tcPr>
            <w:tcW w:w="3609" w:type="dxa"/>
            <w:shd w:val="clear" w:color="auto" w:fill="auto"/>
          </w:tcPr>
          <w:p w14:paraId="4288A8F8" w14:textId="38194CD9" w:rsidR="00457492" w:rsidRPr="00855B29" w:rsidDel="001B21A6" w:rsidRDefault="00457492" w:rsidP="00906799">
            <w:pPr>
              <w:rPr>
                <w:del w:id="863" w:author="Palacherla, Susmitha C" w:date="2021-05-27T16:22:00Z"/>
                <w:rFonts w:eastAsia="Calibri"/>
              </w:rPr>
            </w:pPr>
            <w:del w:id="864" w:author="Palacherla, Susmitha C" w:date="2021-05-27T16:22:00Z">
              <w:r w:rsidRPr="00855B29" w:rsidDel="001B21A6">
                <w:rPr>
                  <w:rFonts w:eastAsia="Calibri"/>
                </w:rPr>
                <w:delText>Coaching sub-reason of log</w:delText>
              </w:r>
            </w:del>
          </w:p>
        </w:tc>
      </w:tr>
      <w:tr w:rsidR="00457492" w:rsidRPr="00855B29" w:rsidDel="001B21A6" w14:paraId="49FEB86E" w14:textId="3124A285" w:rsidTr="00906799">
        <w:trPr>
          <w:del w:id="865" w:author="Palacherla, Susmitha C" w:date="2021-05-27T16:22:00Z"/>
        </w:trPr>
        <w:tc>
          <w:tcPr>
            <w:tcW w:w="1098" w:type="dxa"/>
          </w:tcPr>
          <w:p w14:paraId="63CB0E5B" w14:textId="221B9AD7" w:rsidR="00457492" w:rsidRPr="00855B29" w:rsidDel="001B21A6" w:rsidRDefault="00457492" w:rsidP="00906799">
            <w:pPr>
              <w:jc w:val="center"/>
              <w:rPr>
                <w:del w:id="866" w:author="Palacherla, Susmitha C" w:date="2021-05-27T16:22:00Z"/>
                <w:rFonts w:eastAsia="Calibri"/>
                <w:color w:val="000000"/>
              </w:rPr>
            </w:pPr>
            <w:del w:id="867" w:author="Palacherla, Susmitha C" w:date="2021-05-27T16:22:00Z">
              <w:r w:rsidDel="001B21A6">
                <w:rPr>
                  <w:rFonts w:eastAsia="Calibri"/>
                  <w:color w:val="000000"/>
                </w:rPr>
                <w:delText>38</w:delText>
              </w:r>
            </w:del>
          </w:p>
        </w:tc>
        <w:tc>
          <w:tcPr>
            <w:tcW w:w="3358" w:type="dxa"/>
            <w:shd w:val="clear" w:color="auto" w:fill="auto"/>
          </w:tcPr>
          <w:p w14:paraId="7FF29657" w14:textId="180FFE07" w:rsidR="00457492" w:rsidRPr="00855B29" w:rsidDel="001B21A6" w:rsidRDefault="00457492" w:rsidP="00906799">
            <w:pPr>
              <w:rPr>
                <w:del w:id="868" w:author="Palacherla, Susmitha C" w:date="2021-05-27T16:22:00Z"/>
                <w:rFonts w:eastAsia="Calibri"/>
                <w:color w:val="000000"/>
              </w:rPr>
            </w:pPr>
            <w:del w:id="869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Value</w:delText>
              </w:r>
            </w:del>
          </w:p>
        </w:tc>
        <w:tc>
          <w:tcPr>
            <w:tcW w:w="3609" w:type="dxa"/>
            <w:shd w:val="clear" w:color="auto" w:fill="auto"/>
          </w:tcPr>
          <w:p w14:paraId="187E8D48" w14:textId="389116CE" w:rsidR="00457492" w:rsidRPr="00855B29" w:rsidDel="001B21A6" w:rsidRDefault="00457492" w:rsidP="00906799">
            <w:pPr>
              <w:rPr>
                <w:del w:id="870" w:author="Palacherla, Susmitha C" w:date="2021-05-27T16:22:00Z"/>
                <w:rFonts w:eastAsia="Calibri"/>
              </w:rPr>
            </w:pPr>
            <w:del w:id="871" w:author="Palacherla, Susmitha C" w:date="2021-05-27T16:22:00Z">
              <w:r w:rsidDel="001B21A6">
                <w:rPr>
                  <w:rFonts w:eastAsia="Calibri"/>
                </w:rPr>
                <w:delText>Shall be N/A</w:delText>
              </w:r>
            </w:del>
          </w:p>
        </w:tc>
      </w:tr>
      <w:tr w:rsidR="00457492" w:rsidRPr="00855B29" w:rsidDel="001B21A6" w14:paraId="7916C7CF" w14:textId="71EABEAC" w:rsidTr="00906799">
        <w:trPr>
          <w:del w:id="872" w:author="Palacherla, Susmitha C" w:date="2021-05-27T16:22:00Z"/>
        </w:trPr>
        <w:tc>
          <w:tcPr>
            <w:tcW w:w="1098" w:type="dxa"/>
          </w:tcPr>
          <w:p w14:paraId="4BF6336B" w14:textId="657B9F4E" w:rsidR="00457492" w:rsidRPr="00855B29" w:rsidDel="001B21A6" w:rsidRDefault="00457492" w:rsidP="00906799">
            <w:pPr>
              <w:jc w:val="center"/>
              <w:rPr>
                <w:del w:id="873" w:author="Palacherla, Susmitha C" w:date="2021-05-27T16:22:00Z"/>
                <w:rFonts w:eastAsia="Calibri"/>
                <w:color w:val="000000"/>
              </w:rPr>
            </w:pPr>
            <w:del w:id="874" w:author="Palacherla, Susmitha C" w:date="2021-05-27T16:22:00Z">
              <w:r w:rsidDel="001B21A6">
                <w:rPr>
                  <w:rFonts w:eastAsia="Calibri"/>
                  <w:color w:val="000000"/>
                </w:rPr>
                <w:delText>39</w:delText>
              </w:r>
            </w:del>
          </w:p>
        </w:tc>
        <w:tc>
          <w:tcPr>
            <w:tcW w:w="3358" w:type="dxa"/>
            <w:shd w:val="clear" w:color="auto" w:fill="auto"/>
          </w:tcPr>
          <w:p w14:paraId="3F1F7972" w14:textId="529B6F1E" w:rsidR="00457492" w:rsidRPr="00855B29" w:rsidDel="001B21A6" w:rsidRDefault="00457492" w:rsidP="00906799">
            <w:pPr>
              <w:rPr>
                <w:del w:id="875" w:author="Palacherla, Susmitha C" w:date="2021-05-27T16:22:00Z"/>
                <w:rFonts w:eastAsia="Calibri"/>
                <w:color w:val="000000"/>
              </w:rPr>
            </w:pPr>
            <w:del w:id="876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Submitter ID</w:delText>
              </w:r>
            </w:del>
          </w:p>
        </w:tc>
        <w:tc>
          <w:tcPr>
            <w:tcW w:w="3609" w:type="dxa"/>
            <w:shd w:val="clear" w:color="auto" w:fill="auto"/>
          </w:tcPr>
          <w:p w14:paraId="3582E1A2" w14:textId="3002AE70" w:rsidR="00457492" w:rsidRPr="00855B29" w:rsidDel="001B21A6" w:rsidRDefault="00457492" w:rsidP="00906799">
            <w:pPr>
              <w:rPr>
                <w:del w:id="877" w:author="Palacherla, Susmitha C" w:date="2021-05-27T16:22:00Z"/>
                <w:rFonts w:eastAsia="Calibri"/>
              </w:rPr>
            </w:pPr>
            <w:del w:id="878" w:author="Palacherla, Susmitha C" w:date="2021-05-27T16:22:00Z">
              <w:r w:rsidRPr="00855B29" w:rsidDel="001B21A6">
                <w:rPr>
                  <w:rFonts w:eastAsia="Calibri"/>
                </w:rPr>
                <w:delText>Employee ID of the submitter of the log</w:delText>
              </w:r>
            </w:del>
          </w:p>
        </w:tc>
      </w:tr>
      <w:tr w:rsidR="00457492" w:rsidRPr="00855B29" w:rsidDel="001B21A6" w14:paraId="22EB8F1C" w14:textId="1A119181" w:rsidTr="00906799">
        <w:trPr>
          <w:del w:id="879" w:author="Palacherla, Susmitha C" w:date="2021-05-27T16:22:00Z"/>
        </w:trPr>
        <w:tc>
          <w:tcPr>
            <w:tcW w:w="1098" w:type="dxa"/>
          </w:tcPr>
          <w:p w14:paraId="79FC46BC" w14:textId="55A1D155" w:rsidR="00457492" w:rsidRPr="00855B29" w:rsidDel="001B21A6" w:rsidRDefault="00457492" w:rsidP="00906799">
            <w:pPr>
              <w:jc w:val="center"/>
              <w:rPr>
                <w:del w:id="880" w:author="Palacherla, Susmitha C" w:date="2021-05-27T16:22:00Z"/>
                <w:rFonts w:eastAsia="Calibri"/>
                <w:color w:val="000000"/>
              </w:rPr>
            </w:pPr>
            <w:del w:id="881" w:author="Palacherla, Susmitha C" w:date="2021-05-27T16:22:00Z">
              <w:r w:rsidDel="001B21A6">
                <w:rPr>
                  <w:rFonts w:eastAsia="Calibri"/>
                  <w:color w:val="000000"/>
                </w:rPr>
                <w:delText>40</w:delText>
              </w:r>
            </w:del>
          </w:p>
        </w:tc>
        <w:tc>
          <w:tcPr>
            <w:tcW w:w="3358" w:type="dxa"/>
            <w:shd w:val="clear" w:color="auto" w:fill="auto"/>
          </w:tcPr>
          <w:p w14:paraId="5E3281EC" w14:textId="3BE885AB" w:rsidR="00457492" w:rsidRPr="00855B29" w:rsidDel="001B21A6" w:rsidRDefault="00457492" w:rsidP="00906799">
            <w:pPr>
              <w:rPr>
                <w:del w:id="882" w:author="Palacherla, Susmitha C" w:date="2021-05-27T16:22:00Z"/>
                <w:rFonts w:eastAsia="Calibri"/>
                <w:color w:val="000000"/>
              </w:rPr>
            </w:pPr>
            <w:del w:id="883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Submitter name</w:delText>
              </w:r>
            </w:del>
          </w:p>
        </w:tc>
        <w:tc>
          <w:tcPr>
            <w:tcW w:w="3609" w:type="dxa"/>
            <w:shd w:val="clear" w:color="auto" w:fill="auto"/>
          </w:tcPr>
          <w:p w14:paraId="52AF1CAA" w14:textId="625CB827" w:rsidR="00457492" w:rsidRPr="00855B29" w:rsidDel="001B21A6" w:rsidRDefault="00457492" w:rsidP="00906799">
            <w:pPr>
              <w:rPr>
                <w:del w:id="884" w:author="Palacherla, Susmitha C" w:date="2021-05-27T16:22:00Z"/>
                <w:rFonts w:eastAsia="Calibri"/>
              </w:rPr>
            </w:pPr>
            <w:del w:id="885" w:author="Palacherla, Susmitha C" w:date="2021-05-27T16:22:00Z">
              <w:r w:rsidRPr="00855B29" w:rsidDel="001B21A6">
                <w:rPr>
                  <w:rFonts w:eastAsia="Calibri"/>
                </w:rPr>
                <w:delText>Name of the submitter of the log</w:delText>
              </w:r>
            </w:del>
          </w:p>
        </w:tc>
      </w:tr>
      <w:tr w:rsidR="00457492" w:rsidRPr="00855B29" w:rsidDel="001B21A6" w14:paraId="569C2F10" w14:textId="7F40E93A" w:rsidTr="00906799">
        <w:trPr>
          <w:del w:id="886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DE77C" w14:textId="2F07B378" w:rsidR="00457492" w:rsidRPr="00855B29" w:rsidDel="001B21A6" w:rsidRDefault="00457492" w:rsidP="00906799">
            <w:pPr>
              <w:jc w:val="center"/>
              <w:rPr>
                <w:del w:id="887" w:author="Palacherla, Susmitha C" w:date="2021-05-27T16:22:00Z"/>
                <w:rFonts w:eastAsia="Calibri"/>
                <w:color w:val="000000"/>
              </w:rPr>
            </w:pPr>
            <w:del w:id="888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4</w:delText>
              </w:r>
              <w:r w:rsidDel="001B21A6">
                <w:rPr>
                  <w:rFonts w:eastAsia="Calibri"/>
                  <w:color w:val="000000"/>
                </w:rPr>
                <w:delText>1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06505E" w14:textId="557CBF82" w:rsidR="00457492" w:rsidRPr="00855B29" w:rsidDel="001B21A6" w:rsidRDefault="00457492" w:rsidP="00906799">
            <w:pPr>
              <w:rPr>
                <w:del w:id="889" w:author="Palacherla, Susmitha C" w:date="2021-05-27T16:22:00Z"/>
                <w:rFonts w:eastAsia="Calibri"/>
                <w:color w:val="000000"/>
              </w:rPr>
            </w:pPr>
            <w:del w:id="890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Program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461B91" w14:textId="2DCBD1EB" w:rsidR="00457492" w:rsidRPr="00855B29" w:rsidDel="001B21A6" w:rsidRDefault="00457492" w:rsidP="00906799">
            <w:pPr>
              <w:rPr>
                <w:del w:id="891" w:author="Palacherla, Susmitha C" w:date="2021-05-27T16:22:00Z"/>
                <w:rFonts w:eastAsia="Calibri"/>
              </w:rPr>
            </w:pPr>
            <w:del w:id="892" w:author="Palacherla, Susmitha C" w:date="2021-05-27T16:22:00Z">
              <w:r w:rsidRPr="00855B29" w:rsidDel="001B21A6">
                <w:rPr>
                  <w:rFonts w:eastAsia="Calibri"/>
                </w:rPr>
                <w:delText xml:space="preserve">Program associated with the log (Medicare, Marketplace, </w:delText>
              </w:r>
              <w:r w:rsidDel="001B21A6">
                <w:rPr>
                  <w:rFonts w:eastAsia="Calibri"/>
                </w:rPr>
                <w:delText xml:space="preserve">Dual, </w:delText>
              </w:r>
              <w:r w:rsidRPr="00855B29" w:rsidDel="001B21A6">
                <w:rPr>
                  <w:rFonts w:eastAsia="Calibri"/>
                </w:rPr>
                <w:delText>NA)</w:delText>
              </w:r>
            </w:del>
          </w:p>
        </w:tc>
      </w:tr>
      <w:tr w:rsidR="00457492" w:rsidRPr="00855B29" w:rsidDel="001B21A6" w14:paraId="732FBF99" w14:textId="390FB71E" w:rsidTr="00906799">
        <w:trPr>
          <w:del w:id="893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66B28" w14:textId="7840537F" w:rsidR="00457492" w:rsidRPr="00855B29" w:rsidDel="001B21A6" w:rsidRDefault="00457492" w:rsidP="00906799">
            <w:pPr>
              <w:jc w:val="center"/>
              <w:rPr>
                <w:del w:id="894" w:author="Palacherla, Susmitha C" w:date="2021-05-27T16:22:00Z"/>
                <w:rFonts w:eastAsia="Calibri"/>
                <w:color w:val="000000"/>
              </w:rPr>
            </w:pPr>
            <w:del w:id="895" w:author="Palacherla, Susmitha C" w:date="2021-05-27T16:22:00Z">
              <w:r w:rsidDel="001B21A6">
                <w:rPr>
                  <w:rFonts w:eastAsia="Calibri"/>
                  <w:color w:val="000000"/>
                </w:rPr>
                <w:delText>42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09AF0E" w14:textId="56D03209" w:rsidR="00457492" w:rsidRPr="00855B29" w:rsidDel="001B21A6" w:rsidRDefault="00457492" w:rsidP="00906799">
            <w:pPr>
              <w:rPr>
                <w:del w:id="896" w:author="Palacherla, Susmitha C" w:date="2021-05-27T16:22:00Z"/>
                <w:rFonts w:eastAsia="Calibri"/>
                <w:color w:val="000000"/>
              </w:rPr>
            </w:pPr>
            <w:del w:id="897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Verint ID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8D7789" w14:textId="0C1C69B3" w:rsidR="00457492" w:rsidRPr="00855B29" w:rsidDel="001B21A6" w:rsidRDefault="00457492" w:rsidP="00906799">
            <w:pPr>
              <w:rPr>
                <w:del w:id="898" w:author="Palacherla, Susmitha C" w:date="2021-05-27T16:22:00Z"/>
                <w:rFonts w:eastAsia="Calibri"/>
              </w:rPr>
            </w:pPr>
            <w:del w:id="899" w:author="Palacherla, Susmitha C" w:date="2021-05-27T16:22:00Z">
              <w:r w:rsidRPr="00855B29" w:rsidDel="001B21A6">
                <w:rPr>
                  <w:rFonts w:eastAsia="Calibri"/>
                </w:rPr>
                <w:delText>ID of the Verint call record scorecard associated with the coaching log</w:delText>
              </w:r>
            </w:del>
          </w:p>
        </w:tc>
      </w:tr>
      <w:tr w:rsidR="00457492" w:rsidRPr="00855B29" w:rsidDel="001B21A6" w14:paraId="59653945" w14:textId="5022A048" w:rsidTr="00906799">
        <w:trPr>
          <w:del w:id="900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641F4" w14:textId="2AF0D17E" w:rsidR="00457492" w:rsidRPr="00855B29" w:rsidDel="001B21A6" w:rsidRDefault="00457492" w:rsidP="00906799">
            <w:pPr>
              <w:jc w:val="center"/>
              <w:rPr>
                <w:del w:id="901" w:author="Palacherla, Susmitha C" w:date="2021-05-27T16:22:00Z"/>
                <w:rFonts w:eastAsia="Calibri"/>
                <w:color w:val="000000"/>
              </w:rPr>
            </w:pPr>
            <w:del w:id="902" w:author="Palacherla, Susmitha C" w:date="2021-05-27T16:22:00Z">
              <w:r w:rsidDel="001B21A6">
                <w:rPr>
                  <w:rFonts w:eastAsia="Calibri"/>
                  <w:color w:val="000000"/>
                </w:rPr>
                <w:delText>43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ACDA5F" w14:textId="73A18F35" w:rsidR="00457492" w:rsidRPr="00855B29" w:rsidDel="001B21A6" w:rsidRDefault="00457492" w:rsidP="00906799">
            <w:pPr>
              <w:rPr>
                <w:del w:id="903" w:author="Palacherla, Susmitha C" w:date="2021-05-27T16:22:00Z"/>
                <w:rFonts w:eastAsia="Calibri"/>
                <w:color w:val="000000"/>
              </w:rPr>
            </w:pPr>
            <w:del w:id="904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Verint Form name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425936" w14:textId="17FFEC8D" w:rsidR="00457492" w:rsidRPr="00855B29" w:rsidDel="001B21A6" w:rsidRDefault="00457492" w:rsidP="00906799">
            <w:pPr>
              <w:rPr>
                <w:del w:id="905" w:author="Palacherla, Susmitha C" w:date="2021-05-27T16:22:00Z"/>
                <w:rFonts w:eastAsia="Calibri"/>
              </w:rPr>
            </w:pPr>
            <w:del w:id="906" w:author="Palacherla, Susmitha C" w:date="2021-05-27T16:22:00Z">
              <w:r w:rsidRPr="00855B29" w:rsidDel="001B21A6">
                <w:rPr>
                  <w:rFonts w:eastAsia="Calibri"/>
                </w:rPr>
                <w:delText>Form name in Verint related to coaching log</w:delText>
              </w:r>
            </w:del>
          </w:p>
        </w:tc>
      </w:tr>
      <w:tr w:rsidR="00457492" w:rsidRPr="00855B29" w:rsidDel="001B21A6" w14:paraId="4DE7D646" w14:textId="0F537297" w:rsidTr="00906799">
        <w:trPr>
          <w:del w:id="907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2DEF1" w14:textId="5B6BD9CC" w:rsidR="00457492" w:rsidDel="001B21A6" w:rsidRDefault="00457492" w:rsidP="00906799">
            <w:pPr>
              <w:jc w:val="center"/>
              <w:rPr>
                <w:del w:id="908" w:author="Palacherla, Susmitha C" w:date="2021-05-27T16:22:00Z"/>
                <w:rFonts w:eastAsia="Calibri"/>
                <w:color w:val="000000"/>
              </w:rPr>
            </w:pPr>
            <w:del w:id="909" w:author="Palacherla, Susmitha C" w:date="2021-05-27T16:22:00Z">
              <w:r w:rsidDel="001B21A6">
                <w:rPr>
                  <w:rFonts w:eastAsia="Calibri"/>
                  <w:color w:val="000000"/>
                </w:rPr>
                <w:delText>44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3F72FB" w14:textId="538F59AD" w:rsidR="00457492" w:rsidRPr="00855B29" w:rsidDel="001B21A6" w:rsidRDefault="00457492" w:rsidP="00906799">
            <w:pPr>
              <w:rPr>
                <w:del w:id="910" w:author="Palacherla, Susmitha C" w:date="2021-05-27T16:22:00Z"/>
                <w:rFonts w:eastAsia="Calibri"/>
                <w:color w:val="000000"/>
              </w:rPr>
            </w:pPr>
            <w:del w:id="911" w:author="Palacherla, Susmitha C" w:date="2021-05-27T16:22:00Z">
              <w:r w:rsidDel="001B21A6">
                <w:rPr>
                  <w:rFonts w:eastAsia="Calibri"/>
                  <w:color w:val="000000"/>
                </w:rPr>
                <w:delText>Coaching Monitor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2AE032" w14:textId="3D701146" w:rsidR="00457492" w:rsidRPr="00855B29" w:rsidDel="001B21A6" w:rsidRDefault="00457492" w:rsidP="00906799">
            <w:pPr>
              <w:rPr>
                <w:del w:id="912" w:author="Palacherla, Susmitha C" w:date="2021-05-27T16:22:00Z"/>
                <w:rFonts w:eastAsia="Calibri"/>
              </w:rPr>
            </w:pPr>
            <w:del w:id="913" w:author="Palacherla, Susmitha C" w:date="2021-05-27T16:22:00Z">
              <w:r w:rsidDel="001B21A6">
                <w:rPr>
                  <w:rFonts w:eastAsia="Calibri"/>
                </w:rPr>
                <w:delText>Whether evaluation is a coaching monitor or not</w:delText>
              </w:r>
            </w:del>
          </w:p>
        </w:tc>
      </w:tr>
      <w:tr w:rsidR="00457492" w:rsidRPr="00855B29" w:rsidDel="001B21A6" w14:paraId="074A1FCC" w14:textId="449482F2" w:rsidTr="00906799">
        <w:trPr>
          <w:del w:id="914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41BDD" w14:textId="0F5FBB43" w:rsidR="00457492" w:rsidRPr="00855B29" w:rsidDel="001B21A6" w:rsidRDefault="00457492" w:rsidP="00906799">
            <w:pPr>
              <w:jc w:val="center"/>
              <w:rPr>
                <w:del w:id="915" w:author="Palacherla, Susmitha C" w:date="2021-05-27T16:22:00Z"/>
                <w:rFonts w:eastAsia="Calibri"/>
                <w:color w:val="000000"/>
              </w:rPr>
            </w:pPr>
            <w:del w:id="916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4</w:delText>
              </w:r>
              <w:r w:rsidDel="001B21A6">
                <w:rPr>
                  <w:rFonts w:eastAsia="Calibri"/>
                  <w:color w:val="000000"/>
                </w:rPr>
                <w:delText>5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7DBE5B" w14:textId="669FB9DA" w:rsidR="00457492" w:rsidRPr="00855B29" w:rsidDel="001B21A6" w:rsidRDefault="00457492" w:rsidP="00906799">
            <w:pPr>
              <w:rPr>
                <w:del w:id="917" w:author="Palacherla, Susmitha C" w:date="2021-05-27T16:22:00Z"/>
              </w:rPr>
            </w:pPr>
            <w:del w:id="918" w:author="Palacherla, Susmitha C" w:date="2021-05-27T16:22:00Z">
              <w:r w:rsidDel="001B21A6">
                <w:delText>Evaluation Status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FC976E" w14:textId="18A9C919" w:rsidR="00457492" w:rsidRPr="00855B29" w:rsidDel="001B21A6" w:rsidRDefault="00457492" w:rsidP="00906799">
            <w:pPr>
              <w:rPr>
                <w:del w:id="919" w:author="Palacherla, Susmitha C" w:date="2021-05-27T16:22:00Z"/>
                <w:rFonts w:eastAsia="Calibri"/>
              </w:rPr>
            </w:pPr>
            <w:del w:id="920" w:author="Palacherla, Susmitha C" w:date="2021-05-27T16:22:00Z">
              <w:r w:rsidDel="001B21A6">
                <w:rPr>
                  <w:rFonts w:eastAsia="Calibri"/>
                </w:rPr>
                <w:delText>The status of the individual record within a Quality Now batch</w:delText>
              </w:r>
            </w:del>
          </w:p>
        </w:tc>
      </w:tr>
      <w:tr w:rsidR="00457492" w:rsidRPr="00855B29" w:rsidDel="001B21A6" w14:paraId="4509A860" w14:textId="6A845387" w:rsidTr="00906799">
        <w:trPr>
          <w:del w:id="921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27780" w14:textId="107066F7" w:rsidR="00457492" w:rsidRPr="00855B29" w:rsidDel="001B21A6" w:rsidRDefault="00457492" w:rsidP="00906799">
            <w:pPr>
              <w:jc w:val="center"/>
              <w:rPr>
                <w:del w:id="922" w:author="Palacherla, Susmitha C" w:date="2021-05-27T16:22:00Z"/>
                <w:rFonts w:eastAsia="Calibri"/>
                <w:color w:val="000000"/>
              </w:rPr>
            </w:pPr>
            <w:del w:id="923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4</w:delText>
              </w:r>
              <w:r w:rsidDel="001B21A6">
                <w:rPr>
                  <w:rFonts w:eastAsia="Calibri"/>
                  <w:color w:val="000000"/>
                </w:rPr>
                <w:delText>6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9F51A6" w14:textId="432ADE88" w:rsidR="00457492" w:rsidRPr="00855B29" w:rsidDel="001B21A6" w:rsidRDefault="00457492" w:rsidP="00906799">
            <w:pPr>
              <w:rPr>
                <w:del w:id="924" w:author="Palacherla, Susmitha C" w:date="2021-05-27T16:22:00Z"/>
              </w:rPr>
            </w:pPr>
            <w:del w:id="925" w:author="Palacherla, Susmitha C" w:date="2021-05-27T16:22:00Z">
              <w:r w:rsidRPr="00855B29" w:rsidDel="001B21A6">
                <w:delText>Business Process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0C3993" w14:textId="5EA7E836" w:rsidR="00457492" w:rsidRPr="00855B29" w:rsidDel="001B21A6" w:rsidRDefault="00457492" w:rsidP="00906799">
            <w:pPr>
              <w:rPr>
                <w:del w:id="926" w:author="Palacherla, Susmitha C" w:date="2021-05-27T16:22:00Z"/>
                <w:rFonts w:eastAsia="Calibri"/>
              </w:rPr>
            </w:pPr>
            <w:del w:id="927" w:author="Palacherla, Susmitha C" w:date="2021-05-27T16:22:00Z">
              <w:r w:rsidRPr="00855B29" w:rsidDel="001B21A6">
                <w:rPr>
                  <w:rFonts w:eastAsia="Calibri"/>
                </w:rPr>
                <w:delText>Rating for business process</w:delText>
              </w:r>
            </w:del>
          </w:p>
        </w:tc>
      </w:tr>
      <w:tr w:rsidR="00457492" w:rsidRPr="00855B29" w:rsidDel="001B21A6" w14:paraId="5366809C" w14:textId="2D2CEE80" w:rsidTr="00906799">
        <w:trPr>
          <w:del w:id="928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D3AE7" w14:textId="7185622B" w:rsidR="00457492" w:rsidRPr="00855B29" w:rsidDel="001B21A6" w:rsidRDefault="00457492" w:rsidP="00906799">
            <w:pPr>
              <w:jc w:val="center"/>
              <w:rPr>
                <w:del w:id="929" w:author="Palacherla, Susmitha C" w:date="2021-05-27T16:22:00Z"/>
                <w:rFonts w:eastAsia="Calibri"/>
                <w:color w:val="000000"/>
              </w:rPr>
            </w:pPr>
            <w:del w:id="930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4</w:delText>
              </w:r>
              <w:r w:rsidDel="001B21A6">
                <w:rPr>
                  <w:rFonts w:eastAsia="Calibri"/>
                  <w:color w:val="000000"/>
                </w:rPr>
                <w:delText>7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196318" w14:textId="2513FCB1" w:rsidR="00457492" w:rsidRPr="00855B29" w:rsidDel="001B21A6" w:rsidRDefault="00457492" w:rsidP="00906799">
            <w:pPr>
              <w:rPr>
                <w:del w:id="931" w:author="Palacherla, Susmitha C" w:date="2021-05-27T16:22:00Z"/>
              </w:rPr>
            </w:pPr>
            <w:del w:id="932" w:author="Palacherla, Susmitha C" w:date="2021-05-27T16:22:00Z">
              <w:r w:rsidRPr="00855B29" w:rsidDel="001B21A6">
                <w:delText>Business Process Reason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FB6BE2" w14:textId="0AD1C987" w:rsidR="00457492" w:rsidRPr="00855B29" w:rsidDel="001B21A6" w:rsidRDefault="00457492" w:rsidP="00906799">
            <w:pPr>
              <w:rPr>
                <w:del w:id="933" w:author="Palacherla, Susmitha C" w:date="2021-05-27T16:22:00Z"/>
                <w:rFonts w:eastAsia="Calibri"/>
              </w:rPr>
            </w:pPr>
            <w:del w:id="934" w:author="Palacherla, Susmitha C" w:date="2021-05-27T16:22:00Z">
              <w:r w:rsidRPr="00855B29" w:rsidDel="001B21A6">
                <w:rPr>
                  <w:rFonts w:eastAsia="Calibri"/>
                </w:rPr>
                <w:delText>Selected reason for business process</w:delText>
              </w:r>
            </w:del>
          </w:p>
        </w:tc>
      </w:tr>
      <w:tr w:rsidR="00457492" w:rsidRPr="00855B29" w:rsidDel="001B21A6" w14:paraId="3535CC7E" w14:textId="07094390" w:rsidTr="00906799">
        <w:trPr>
          <w:del w:id="935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0D3C4" w14:textId="2FC66FA8" w:rsidR="00457492" w:rsidRPr="00855B29" w:rsidDel="001B21A6" w:rsidRDefault="00457492" w:rsidP="00906799">
            <w:pPr>
              <w:jc w:val="center"/>
              <w:rPr>
                <w:del w:id="936" w:author="Palacherla, Susmitha C" w:date="2021-05-27T16:22:00Z"/>
                <w:rFonts w:eastAsia="Calibri"/>
                <w:color w:val="000000"/>
              </w:rPr>
            </w:pPr>
            <w:del w:id="937" w:author="Palacherla, Susmitha C" w:date="2021-05-27T16:22:00Z">
              <w:r w:rsidDel="001B21A6">
                <w:rPr>
                  <w:rFonts w:eastAsia="Calibri"/>
                  <w:color w:val="000000"/>
                </w:rPr>
                <w:delText>48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A8B9AF" w14:textId="6AB63A9F" w:rsidR="00457492" w:rsidRPr="00855B29" w:rsidDel="001B21A6" w:rsidRDefault="00457492" w:rsidP="00906799">
            <w:pPr>
              <w:rPr>
                <w:del w:id="938" w:author="Palacherla, Susmitha C" w:date="2021-05-27T16:22:00Z"/>
              </w:rPr>
            </w:pPr>
            <w:del w:id="939" w:author="Palacherla, Susmitha C" w:date="2021-05-27T16:22:00Z">
              <w:r w:rsidRPr="00855B29" w:rsidDel="001B21A6">
                <w:delText>Business Process Comment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E819E1" w14:textId="6BF3E79C" w:rsidR="00457492" w:rsidRPr="00855B29" w:rsidDel="001B21A6" w:rsidRDefault="00457492" w:rsidP="00906799">
            <w:pPr>
              <w:rPr>
                <w:del w:id="940" w:author="Palacherla, Susmitha C" w:date="2021-05-27T16:22:00Z"/>
                <w:rFonts w:eastAsia="Calibri"/>
              </w:rPr>
            </w:pPr>
            <w:del w:id="941" w:author="Palacherla, Susmitha C" w:date="2021-05-27T16:22:00Z">
              <w:r w:rsidRPr="00855B29" w:rsidDel="001B21A6">
                <w:rPr>
                  <w:rFonts w:eastAsia="Calibri"/>
                </w:rPr>
                <w:delText>Entered comments for business process</w:delText>
              </w:r>
            </w:del>
          </w:p>
        </w:tc>
      </w:tr>
      <w:tr w:rsidR="00457492" w:rsidRPr="00855B29" w:rsidDel="001B21A6" w14:paraId="40DCDA71" w14:textId="28B4FE9E" w:rsidTr="00906799">
        <w:trPr>
          <w:del w:id="942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2CC12" w14:textId="09719068" w:rsidR="00457492" w:rsidRPr="00855B29" w:rsidDel="001B21A6" w:rsidRDefault="00457492" w:rsidP="00906799">
            <w:pPr>
              <w:jc w:val="center"/>
              <w:rPr>
                <w:del w:id="943" w:author="Palacherla, Susmitha C" w:date="2021-05-27T16:22:00Z"/>
                <w:rFonts w:eastAsia="Calibri"/>
                <w:color w:val="000000"/>
              </w:rPr>
            </w:pPr>
            <w:del w:id="944" w:author="Palacherla, Susmitha C" w:date="2021-05-27T16:22:00Z">
              <w:r w:rsidDel="001B21A6">
                <w:rPr>
                  <w:rFonts w:eastAsia="Calibri"/>
                  <w:color w:val="000000"/>
                </w:rPr>
                <w:delText>49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8BC79F" w14:textId="64BD95E2" w:rsidR="00457492" w:rsidRPr="00855B29" w:rsidDel="001B21A6" w:rsidRDefault="00457492" w:rsidP="00906799">
            <w:pPr>
              <w:rPr>
                <w:del w:id="945" w:author="Palacherla, Susmitha C" w:date="2021-05-27T16:22:00Z"/>
              </w:rPr>
            </w:pPr>
            <w:del w:id="946" w:author="Palacherla, Susmitha C" w:date="2021-05-27T16:22:00Z">
              <w:r w:rsidRPr="00855B29" w:rsidDel="001B21A6">
                <w:delText>Info Accuracy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760CFA" w14:textId="582BF078" w:rsidR="00457492" w:rsidRPr="00855B29" w:rsidDel="001B21A6" w:rsidRDefault="00457492" w:rsidP="00906799">
            <w:pPr>
              <w:rPr>
                <w:del w:id="947" w:author="Palacherla, Susmitha C" w:date="2021-05-27T16:22:00Z"/>
                <w:rFonts w:eastAsia="Calibri"/>
              </w:rPr>
            </w:pPr>
            <w:del w:id="948" w:author="Palacherla, Susmitha C" w:date="2021-05-27T16:22:00Z">
              <w:r w:rsidRPr="00855B29" w:rsidDel="001B21A6">
                <w:rPr>
                  <w:rFonts w:eastAsia="Calibri"/>
                </w:rPr>
                <w:delText xml:space="preserve">Rating for information accuracy </w:delText>
              </w:r>
            </w:del>
          </w:p>
        </w:tc>
      </w:tr>
      <w:tr w:rsidR="00457492" w:rsidRPr="00855B29" w:rsidDel="001B21A6" w14:paraId="7815AA58" w14:textId="2380D8D1" w:rsidTr="00906799">
        <w:trPr>
          <w:del w:id="949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4F232" w14:textId="4298B0C4" w:rsidR="00457492" w:rsidRPr="00855B29" w:rsidDel="001B21A6" w:rsidRDefault="00457492" w:rsidP="00906799">
            <w:pPr>
              <w:jc w:val="center"/>
              <w:rPr>
                <w:del w:id="950" w:author="Palacherla, Susmitha C" w:date="2021-05-27T16:22:00Z"/>
                <w:rFonts w:eastAsia="Calibri"/>
                <w:color w:val="000000"/>
              </w:rPr>
            </w:pPr>
            <w:del w:id="951" w:author="Palacherla, Susmitha C" w:date="2021-05-27T16:22:00Z">
              <w:r w:rsidDel="001B21A6">
                <w:rPr>
                  <w:rFonts w:eastAsia="Calibri"/>
                  <w:color w:val="000000"/>
                </w:rPr>
                <w:delText>50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BC5D80" w14:textId="76C21FF9" w:rsidR="00457492" w:rsidRPr="00855B29" w:rsidDel="001B21A6" w:rsidRDefault="00457492" w:rsidP="00906799">
            <w:pPr>
              <w:rPr>
                <w:del w:id="952" w:author="Palacherla, Susmitha C" w:date="2021-05-27T16:22:00Z"/>
              </w:rPr>
            </w:pPr>
            <w:del w:id="953" w:author="Palacherla, Susmitha C" w:date="2021-05-27T16:22:00Z">
              <w:r w:rsidRPr="00855B29" w:rsidDel="001B21A6">
                <w:delText>Info Accuracy Reason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5BE2B8" w14:textId="10518C52" w:rsidR="00457492" w:rsidRPr="00855B29" w:rsidDel="001B21A6" w:rsidRDefault="00457492" w:rsidP="00906799">
            <w:pPr>
              <w:rPr>
                <w:del w:id="954" w:author="Palacherla, Susmitha C" w:date="2021-05-27T16:22:00Z"/>
                <w:rFonts w:eastAsia="Calibri"/>
              </w:rPr>
            </w:pPr>
            <w:del w:id="955" w:author="Palacherla, Susmitha C" w:date="2021-05-27T16:22:00Z">
              <w:r w:rsidRPr="00855B29" w:rsidDel="001B21A6">
                <w:rPr>
                  <w:rFonts w:eastAsia="Calibri"/>
                </w:rPr>
                <w:delText>Selected reason for information accuracy</w:delText>
              </w:r>
            </w:del>
          </w:p>
        </w:tc>
      </w:tr>
      <w:tr w:rsidR="00457492" w:rsidRPr="00855B29" w:rsidDel="001B21A6" w14:paraId="2D1DBA40" w14:textId="76AAFEFF" w:rsidTr="00906799">
        <w:trPr>
          <w:del w:id="956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4FBC2" w14:textId="210A9827" w:rsidR="00457492" w:rsidRPr="00855B29" w:rsidDel="001B21A6" w:rsidRDefault="00457492" w:rsidP="00906799">
            <w:pPr>
              <w:jc w:val="center"/>
              <w:rPr>
                <w:del w:id="957" w:author="Palacherla, Susmitha C" w:date="2021-05-27T16:22:00Z"/>
                <w:rFonts w:eastAsia="Calibri"/>
                <w:color w:val="000000"/>
              </w:rPr>
            </w:pPr>
            <w:del w:id="958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5</w:delText>
              </w:r>
              <w:r w:rsidDel="001B21A6">
                <w:rPr>
                  <w:rFonts w:eastAsia="Calibri"/>
                  <w:color w:val="000000"/>
                </w:rPr>
                <w:delText>1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AB432D" w14:textId="2E7BDBEC" w:rsidR="00457492" w:rsidRPr="00855B29" w:rsidDel="001B21A6" w:rsidRDefault="00457492" w:rsidP="00906799">
            <w:pPr>
              <w:rPr>
                <w:del w:id="959" w:author="Palacherla, Susmitha C" w:date="2021-05-27T16:22:00Z"/>
              </w:rPr>
            </w:pPr>
            <w:del w:id="960" w:author="Palacherla, Susmitha C" w:date="2021-05-27T16:22:00Z">
              <w:r w:rsidRPr="00855B29" w:rsidDel="001B21A6">
                <w:delText>Info Accuracy Comment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3CFF5F" w14:textId="60B0B8B6" w:rsidR="00457492" w:rsidRPr="00855B29" w:rsidDel="001B21A6" w:rsidRDefault="00457492" w:rsidP="00906799">
            <w:pPr>
              <w:rPr>
                <w:del w:id="961" w:author="Palacherla, Susmitha C" w:date="2021-05-27T16:22:00Z"/>
                <w:rFonts w:eastAsia="Calibri"/>
              </w:rPr>
            </w:pPr>
            <w:del w:id="962" w:author="Palacherla, Susmitha C" w:date="2021-05-27T16:22:00Z">
              <w:r w:rsidRPr="00855B29" w:rsidDel="001B21A6">
                <w:rPr>
                  <w:rFonts w:eastAsia="Calibri"/>
                </w:rPr>
                <w:delText>Entered comments for information accuracy</w:delText>
              </w:r>
            </w:del>
          </w:p>
        </w:tc>
      </w:tr>
      <w:tr w:rsidR="00457492" w:rsidRPr="00855B29" w:rsidDel="001B21A6" w14:paraId="02F5EF9B" w14:textId="2BDB6568" w:rsidTr="00906799">
        <w:trPr>
          <w:del w:id="963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F01D0" w14:textId="19057786" w:rsidR="00457492" w:rsidRPr="00855B29" w:rsidDel="001B21A6" w:rsidRDefault="00457492" w:rsidP="00906799">
            <w:pPr>
              <w:jc w:val="center"/>
              <w:rPr>
                <w:del w:id="964" w:author="Palacherla, Susmitha C" w:date="2021-05-27T16:22:00Z"/>
                <w:rFonts w:eastAsia="Calibri"/>
                <w:color w:val="000000"/>
              </w:rPr>
            </w:pPr>
            <w:del w:id="965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5</w:delText>
              </w:r>
              <w:r w:rsidDel="001B21A6">
                <w:rPr>
                  <w:rFonts w:eastAsia="Calibri"/>
                  <w:color w:val="000000"/>
                </w:rPr>
                <w:delText>2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757D39" w14:textId="01C6FEF7" w:rsidR="00457492" w:rsidRPr="00855B29" w:rsidDel="001B21A6" w:rsidRDefault="00457492" w:rsidP="00906799">
            <w:pPr>
              <w:rPr>
                <w:del w:id="966" w:author="Palacherla, Susmitha C" w:date="2021-05-27T16:22:00Z"/>
              </w:rPr>
            </w:pPr>
            <w:del w:id="967" w:author="Palacherla, Susmitha C" w:date="2021-05-27T16:22:00Z">
              <w:r w:rsidRPr="00855B29" w:rsidDel="001B21A6">
                <w:delText>Privacy Disclaimers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51ECCB" w14:textId="4A2FEE72" w:rsidR="00457492" w:rsidRPr="00855B29" w:rsidDel="001B21A6" w:rsidRDefault="00457492" w:rsidP="00906799">
            <w:pPr>
              <w:rPr>
                <w:del w:id="968" w:author="Palacherla, Susmitha C" w:date="2021-05-27T16:22:00Z"/>
                <w:rFonts w:eastAsia="Calibri"/>
              </w:rPr>
            </w:pPr>
            <w:del w:id="969" w:author="Palacherla, Susmitha C" w:date="2021-05-27T16:22:00Z">
              <w:r w:rsidRPr="00855B29" w:rsidDel="001B21A6">
                <w:rPr>
                  <w:rFonts w:eastAsia="Calibri"/>
                </w:rPr>
                <w:delText>Rating for privacy disclaimer</w:delText>
              </w:r>
            </w:del>
          </w:p>
        </w:tc>
      </w:tr>
      <w:tr w:rsidR="00457492" w:rsidRPr="00855B29" w:rsidDel="001B21A6" w14:paraId="603783E6" w14:textId="1694FCD4" w:rsidTr="00906799">
        <w:trPr>
          <w:del w:id="970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5C834" w14:textId="1ACE1708" w:rsidR="00457492" w:rsidRPr="00855B29" w:rsidDel="001B21A6" w:rsidRDefault="00457492" w:rsidP="00906799">
            <w:pPr>
              <w:jc w:val="center"/>
              <w:rPr>
                <w:del w:id="971" w:author="Palacherla, Susmitha C" w:date="2021-05-27T16:22:00Z"/>
                <w:rFonts w:eastAsia="Calibri"/>
                <w:color w:val="000000"/>
              </w:rPr>
            </w:pPr>
            <w:del w:id="972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5</w:delText>
              </w:r>
              <w:r w:rsidDel="001B21A6">
                <w:rPr>
                  <w:rFonts w:eastAsia="Calibri"/>
                  <w:color w:val="000000"/>
                </w:rPr>
                <w:delText>3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0E43E5" w14:textId="6F5655FC" w:rsidR="00457492" w:rsidRPr="00855B29" w:rsidDel="001B21A6" w:rsidRDefault="00457492" w:rsidP="00906799">
            <w:pPr>
              <w:rPr>
                <w:del w:id="973" w:author="Palacherla, Susmitha C" w:date="2021-05-27T16:22:00Z"/>
              </w:rPr>
            </w:pPr>
            <w:del w:id="974" w:author="Palacherla, Susmitha C" w:date="2021-05-27T16:22:00Z">
              <w:r w:rsidRPr="00855B29" w:rsidDel="001B21A6">
                <w:delText>Privacy Disclaimers Reason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4F59DE" w14:textId="5E2D9AB5" w:rsidR="00457492" w:rsidRPr="00855B29" w:rsidDel="001B21A6" w:rsidRDefault="00457492" w:rsidP="00906799">
            <w:pPr>
              <w:rPr>
                <w:del w:id="975" w:author="Palacherla, Susmitha C" w:date="2021-05-27T16:22:00Z"/>
                <w:rFonts w:eastAsia="Calibri"/>
              </w:rPr>
            </w:pPr>
            <w:del w:id="976" w:author="Palacherla, Susmitha C" w:date="2021-05-27T16:22:00Z">
              <w:r w:rsidRPr="00855B29" w:rsidDel="001B21A6">
                <w:rPr>
                  <w:rFonts w:eastAsia="Calibri"/>
                </w:rPr>
                <w:delText>Selected reason for privacy disclaimer</w:delText>
              </w:r>
            </w:del>
          </w:p>
        </w:tc>
      </w:tr>
      <w:tr w:rsidR="00457492" w:rsidRPr="00855B29" w:rsidDel="001B21A6" w14:paraId="034D4ED0" w14:textId="6E372C87" w:rsidTr="00906799">
        <w:trPr>
          <w:del w:id="977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BEEC3" w14:textId="6CB41A25" w:rsidR="00457492" w:rsidRPr="00855B29" w:rsidDel="001B21A6" w:rsidRDefault="00457492" w:rsidP="00906799">
            <w:pPr>
              <w:jc w:val="center"/>
              <w:rPr>
                <w:del w:id="978" w:author="Palacherla, Susmitha C" w:date="2021-05-27T16:22:00Z"/>
                <w:rFonts w:eastAsia="Calibri"/>
                <w:color w:val="000000"/>
              </w:rPr>
            </w:pPr>
            <w:del w:id="979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5</w:delText>
              </w:r>
              <w:r w:rsidDel="001B21A6">
                <w:rPr>
                  <w:rFonts w:eastAsia="Calibri"/>
                  <w:color w:val="000000"/>
                </w:rPr>
                <w:delText>4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93915F" w14:textId="545BE212" w:rsidR="00457492" w:rsidRPr="00855B29" w:rsidDel="001B21A6" w:rsidRDefault="00457492" w:rsidP="00906799">
            <w:pPr>
              <w:rPr>
                <w:del w:id="980" w:author="Palacherla, Susmitha C" w:date="2021-05-27T16:22:00Z"/>
              </w:rPr>
            </w:pPr>
            <w:del w:id="981" w:author="Palacherla, Susmitha C" w:date="2021-05-27T16:22:00Z">
              <w:r w:rsidRPr="00855B29" w:rsidDel="001B21A6">
                <w:delText>Privacy Disclaimers Comment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3CBDE2" w14:textId="63FCA447" w:rsidR="00457492" w:rsidRPr="00855B29" w:rsidDel="001B21A6" w:rsidRDefault="00457492" w:rsidP="00906799">
            <w:pPr>
              <w:rPr>
                <w:del w:id="982" w:author="Palacherla, Susmitha C" w:date="2021-05-27T16:22:00Z"/>
                <w:rFonts w:eastAsia="Calibri"/>
              </w:rPr>
            </w:pPr>
            <w:del w:id="983" w:author="Palacherla, Susmitha C" w:date="2021-05-27T16:22:00Z">
              <w:r w:rsidRPr="00855B29" w:rsidDel="001B21A6">
                <w:rPr>
                  <w:rFonts w:eastAsia="Calibri"/>
                </w:rPr>
                <w:delText>Entered comments for privacy disclaimer</w:delText>
              </w:r>
            </w:del>
          </w:p>
        </w:tc>
      </w:tr>
      <w:tr w:rsidR="00457492" w:rsidRPr="00855B29" w:rsidDel="001B21A6" w14:paraId="62884B73" w14:textId="32765151" w:rsidTr="00906799">
        <w:trPr>
          <w:del w:id="984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52E85" w14:textId="55B43718" w:rsidR="00457492" w:rsidRPr="00855B29" w:rsidDel="001B21A6" w:rsidRDefault="00457492" w:rsidP="00906799">
            <w:pPr>
              <w:jc w:val="center"/>
              <w:rPr>
                <w:del w:id="985" w:author="Palacherla, Susmitha C" w:date="2021-05-27T16:22:00Z"/>
                <w:rFonts w:eastAsia="Calibri"/>
                <w:color w:val="000000"/>
              </w:rPr>
            </w:pPr>
            <w:del w:id="986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5</w:delText>
              </w:r>
              <w:r w:rsidDel="001B21A6">
                <w:rPr>
                  <w:rFonts w:eastAsia="Calibri"/>
                  <w:color w:val="000000"/>
                </w:rPr>
                <w:delText>5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667D8F" w14:textId="7DB27DE4" w:rsidR="00457492" w:rsidRPr="00855B29" w:rsidDel="001B21A6" w:rsidRDefault="00457492" w:rsidP="00906799">
            <w:pPr>
              <w:rPr>
                <w:del w:id="987" w:author="Palacherla, Susmitha C" w:date="2021-05-27T16:22:00Z"/>
              </w:rPr>
            </w:pPr>
            <w:del w:id="988" w:author="Palacherla, Susmitha C" w:date="2021-05-27T16:22:00Z">
              <w:r w:rsidRPr="00855B29" w:rsidDel="001B21A6">
                <w:delText>Issue Resolution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EBAE3D" w14:textId="43947C6E" w:rsidR="00457492" w:rsidRPr="00855B29" w:rsidDel="001B21A6" w:rsidRDefault="00457492" w:rsidP="00906799">
            <w:pPr>
              <w:rPr>
                <w:del w:id="989" w:author="Palacherla, Susmitha C" w:date="2021-05-27T16:22:00Z"/>
                <w:rFonts w:eastAsia="Calibri"/>
              </w:rPr>
            </w:pPr>
            <w:del w:id="990" w:author="Palacherla, Susmitha C" w:date="2021-05-27T16:22:00Z">
              <w:r w:rsidRPr="00855B29" w:rsidDel="001B21A6">
                <w:rPr>
                  <w:rFonts w:eastAsia="Calibri"/>
                </w:rPr>
                <w:delText xml:space="preserve">Rating for issue resolution </w:delText>
              </w:r>
            </w:del>
          </w:p>
        </w:tc>
      </w:tr>
      <w:tr w:rsidR="00457492" w:rsidRPr="00855B29" w:rsidDel="001B21A6" w14:paraId="791A1531" w14:textId="1A3A9B41" w:rsidTr="00906799">
        <w:trPr>
          <w:del w:id="991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36D32" w14:textId="001A639A" w:rsidR="00457492" w:rsidRPr="00855B29" w:rsidDel="001B21A6" w:rsidRDefault="00457492" w:rsidP="00906799">
            <w:pPr>
              <w:jc w:val="center"/>
              <w:rPr>
                <w:del w:id="992" w:author="Palacherla, Susmitha C" w:date="2021-05-27T16:22:00Z"/>
                <w:rFonts w:eastAsia="Calibri"/>
                <w:color w:val="000000"/>
              </w:rPr>
            </w:pPr>
            <w:del w:id="993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5</w:delText>
              </w:r>
              <w:r w:rsidDel="001B21A6">
                <w:rPr>
                  <w:rFonts w:eastAsia="Calibri"/>
                  <w:color w:val="000000"/>
                </w:rPr>
                <w:delText>6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40D8A6" w14:textId="0F6BAFE3" w:rsidR="00457492" w:rsidRPr="00855B29" w:rsidDel="001B21A6" w:rsidRDefault="00457492" w:rsidP="00906799">
            <w:pPr>
              <w:rPr>
                <w:del w:id="994" w:author="Palacherla, Susmitha C" w:date="2021-05-27T16:22:00Z"/>
              </w:rPr>
            </w:pPr>
            <w:del w:id="995" w:author="Palacherla, Susmitha C" w:date="2021-05-27T16:22:00Z">
              <w:r w:rsidRPr="00855B29" w:rsidDel="001B21A6">
                <w:delText>Issue Resolution Comment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C44F12" w14:textId="31476000" w:rsidR="00457492" w:rsidRPr="00855B29" w:rsidDel="001B21A6" w:rsidRDefault="00457492" w:rsidP="00906799">
            <w:pPr>
              <w:rPr>
                <w:del w:id="996" w:author="Palacherla, Susmitha C" w:date="2021-05-27T16:22:00Z"/>
                <w:rFonts w:eastAsia="Calibri"/>
              </w:rPr>
            </w:pPr>
            <w:del w:id="997" w:author="Palacherla, Susmitha C" w:date="2021-05-27T16:22:00Z">
              <w:r w:rsidRPr="00855B29" w:rsidDel="001B21A6">
                <w:rPr>
                  <w:rFonts w:eastAsia="Calibri"/>
                </w:rPr>
                <w:delText xml:space="preserve">Entered comments for issue resolution </w:delText>
              </w:r>
            </w:del>
          </w:p>
        </w:tc>
      </w:tr>
      <w:tr w:rsidR="00457492" w:rsidRPr="00855B29" w:rsidDel="001B21A6" w14:paraId="1D71B8FC" w14:textId="483F27E2" w:rsidTr="00906799">
        <w:trPr>
          <w:del w:id="998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BE6B8" w14:textId="5562BB98" w:rsidR="00457492" w:rsidRPr="00855B29" w:rsidDel="001B21A6" w:rsidRDefault="00457492" w:rsidP="00906799">
            <w:pPr>
              <w:jc w:val="center"/>
              <w:rPr>
                <w:del w:id="999" w:author="Palacherla, Susmitha C" w:date="2021-05-27T16:22:00Z"/>
                <w:rFonts w:eastAsia="Calibri"/>
                <w:color w:val="000000"/>
              </w:rPr>
            </w:pPr>
            <w:del w:id="1000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5</w:delText>
              </w:r>
              <w:r w:rsidDel="001B21A6">
                <w:rPr>
                  <w:rFonts w:eastAsia="Calibri"/>
                  <w:color w:val="000000"/>
                </w:rPr>
                <w:delText>7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BF0CAA" w14:textId="47C38BC9" w:rsidR="00457492" w:rsidRPr="00855B29" w:rsidDel="001B21A6" w:rsidRDefault="00457492" w:rsidP="00906799">
            <w:pPr>
              <w:rPr>
                <w:del w:id="1001" w:author="Palacherla, Susmitha C" w:date="2021-05-27T16:22:00Z"/>
              </w:rPr>
            </w:pPr>
            <w:del w:id="1002" w:author="Palacherla, Susmitha C" w:date="2021-05-27T16:22:00Z">
              <w:r w:rsidRPr="00855B29" w:rsidDel="001B21A6">
                <w:delText>Call Efficiency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55BE49" w14:textId="33D6887E" w:rsidR="00457492" w:rsidRPr="00855B29" w:rsidDel="001B21A6" w:rsidRDefault="00457492" w:rsidP="00906799">
            <w:pPr>
              <w:rPr>
                <w:del w:id="1003" w:author="Palacherla, Susmitha C" w:date="2021-05-27T16:22:00Z"/>
                <w:rFonts w:eastAsia="Calibri"/>
              </w:rPr>
            </w:pPr>
            <w:del w:id="1004" w:author="Palacherla, Susmitha C" w:date="2021-05-27T16:22:00Z">
              <w:r w:rsidRPr="00855B29" w:rsidDel="001B21A6">
                <w:rPr>
                  <w:rFonts w:eastAsia="Calibri"/>
                </w:rPr>
                <w:delText xml:space="preserve">Rating for call efficiency </w:delText>
              </w:r>
            </w:del>
          </w:p>
        </w:tc>
      </w:tr>
      <w:tr w:rsidR="00457492" w:rsidRPr="00855B29" w:rsidDel="001B21A6" w14:paraId="3A8DF2AE" w14:textId="772480E7" w:rsidTr="00906799">
        <w:trPr>
          <w:del w:id="1005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25372" w14:textId="39E9E856" w:rsidR="00457492" w:rsidRPr="00855B29" w:rsidDel="001B21A6" w:rsidRDefault="00457492" w:rsidP="00906799">
            <w:pPr>
              <w:jc w:val="center"/>
              <w:rPr>
                <w:del w:id="1006" w:author="Palacherla, Susmitha C" w:date="2021-05-27T16:22:00Z"/>
                <w:rFonts w:eastAsia="Calibri"/>
                <w:color w:val="000000"/>
              </w:rPr>
            </w:pPr>
            <w:del w:id="1007" w:author="Palacherla, Susmitha C" w:date="2021-05-27T16:22:00Z">
              <w:r w:rsidDel="001B21A6">
                <w:rPr>
                  <w:rFonts w:eastAsia="Calibri"/>
                  <w:color w:val="000000"/>
                </w:rPr>
                <w:delText>58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D80338" w14:textId="5D82FFE9" w:rsidR="00457492" w:rsidRPr="00855B29" w:rsidDel="001B21A6" w:rsidRDefault="00457492" w:rsidP="00906799">
            <w:pPr>
              <w:rPr>
                <w:del w:id="1008" w:author="Palacherla, Susmitha C" w:date="2021-05-27T16:22:00Z"/>
              </w:rPr>
            </w:pPr>
            <w:del w:id="1009" w:author="Palacherla, Susmitha C" w:date="2021-05-27T16:22:00Z">
              <w:r w:rsidRPr="00855B29" w:rsidDel="001B21A6">
                <w:delText>Call Efficiency Comment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006E22" w14:textId="05A0713A" w:rsidR="00457492" w:rsidRPr="00855B29" w:rsidDel="001B21A6" w:rsidRDefault="00457492" w:rsidP="00906799">
            <w:pPr>
              <w:rPr>
                <w:del w:id="1010" w:author="Palacherla, Susmitha C" w:date="2021-05-27T16:22:00Z"/>
                <w:rFonts w:eastAsia="Calibri"/>
              </w:rPr>
            </w:pPr>
            <w:del w:id="1011" w:author="Palacherla, Susmitha C" w:date="2021-05-27T16:22:00Z">
              <w:r w:rsidRPr="00855B29" w:rsidDel="001B21A6">
                <w:rPr>
                  <w:rFonts w:eastAsia="Calibri"/>
                </w:rPr>
                <w:delText>Entered comments for call efficiency</w:delText>
              </w:r>
            </w:del>
          </w:p>
        </w:tc>
      </w:tr>
      <w:tr w:rsidR="00457492" w:rsidRPr="00855B29" w:rsidDel="001B21A6" w14:paraId="5D333D3B" w14:textId="63573687" w:rsidTr="00906799">
        <w:trPr>
          <w:del w:id="1012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3DF5D" w14:textId="4E721F05" w:rsidR="00457492" w:rsidRPr="00855B29" w:rsidDel="001B21A6" w:rsidRDefault="00457492" w:rsidP="00906799">
            <w:pPr>
              <w:jc w:val="center"/>
              <w:rPr>
                <w:del w:id="1013" w:author="Palacherla, Susmitha C" w:date="2021-05-27T16:22:00Z"/>
                <w:rFonts w:eastAsia="Calibri"/>
                <w:color w:val="000000"/>
              </w:rPr>
            </w:pPr>
            <w:del w:id="1014" w:author="Palacherla, Susmitha C" w:date="2021-05-27T16:22:00Z">
              <w:r w:rsidDel="001B21A6">
                <w:rPr>
                  <w:rFonts w:eastAsia="Calibri"/>
                  <w:color w:val="000000"/>
                </w:rPr>
                <w:delText>59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BCF10B" w14:textId="0B1CDB76" w:rsidR="00457492" w:rsidRPr="00855B29" w:rsidDel="001B21A6" w:rsidRDefault="00457492" w:rsidP="00906799">
            <w:pPr>
              <w:rPr>
                <w:del w:id="1015" w:author="Palacherla, Susmitha C" w:date="2021-05-27T16:22:00Z"/>
              </w:rPr>
            </w:pPr>
            <w:del w:id="1016" w:author="Palacherla, Susmitha C" w:date="2021-05-27T16:22:00Z">
              <w:r w:rsidRPr="00855B29" w:rsidDel="001B21A6">
                <w:delText>Active Listening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77E905" w14:textId="6D1BECC5" w:rsidR="00457492" w:rsidRPr="00855B29" w:rsidDel="001B21A6" w:rsidRDefault="00457492" w:rsidP="00906799">
            <w:pPr>
              <w:rPr>
                <w:del w:id="1017" w:author="Palacherla, Susmitha C" w:date="2021-05-27T16:22:00Z"/>
                <w:rFonts w:eastAsia="Calibri"/>
              </w:rPr>
            </w:pPr>
            <w:del w:id="1018" w:author="Palacherla, Susmitha C" w:date="2021-05-27T16:22:00Z">
              <w:r w:rsidRPr="00855B29" w:rsidDel="001B21A6">
                <w:rPr>
                  <w:rFonts w:eastAsia="Calibri"/>
                </w:rPr>
                <w:delText xml:space="preserve">Rating for active listening </w:delText>
              </w:r>
            </w:del>
          </w:p>
        </w:tc>
      </w:tr>
      <w:tr w:rsidR="00457492" w:rsidRPr="00855B29" w:rsidDel="001B21A6" w14:paraId="407011D8" w14:textId="0A356263" w:rsidTr="00906799">
        <w:trPr>
          <w:del w:id="1019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0E72A" w14:textId="23D3C7B7" w:rsidR="00457492" w:rsidRPr="00855B29" w:rsidDel="001B21A6" w:rsidRDefault="00457492" w:rsidP="00906799">
            <w:pPr>
              <w:jc w:val="center"/>
              <w:rPr>
                <w:del w:id="1020" w:author="Palacherla, Susmitha C" w:date="2021-05-27T16:22:00Z"/>
                <w:rFonts w:eastAsia="Calibri"/>
                <w:color w:val="000000"/>
              </w:rPr>
            </w:pPr>
            <w:del w:id="1021" w:author="Palacherla, Susmitha C" w:date="2021-05-27T16:22:00Z">
              <w:r w:rsidDel="001B21A6">
                <w:rPr>
                  <w:rFonts w:eastAsia="Calibri"/>
                  <w:color w:val="000000"/>
                </w:rPr>
                <w:delText>60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70EADC" w14:textId="0EA175D3" w:rsidR="00457492" w:rsidRPr="00855B29" w:rsidDel="001B21A6" w:rsidRDefault="00457492" w:rsidP="00906799">
            <w:pPr>
              <w:rPr>
                <w:del w:id="1022" w:author="Palacherla, Susmitha C" w:date="2021-05-27T16:22:00Z"/>
              </w:rPr>
            </w:pPr>
            <w:del w:id="1023" w:author="Palacherla, Susmitha C" w:date="2021-05-27T16:22:00Z">
              <w:r w:rsidRPr="00855B29" w:rsidDel="001B21A6">
                <w:delText>Active Listening Comment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EEC107" w14:textId="6331D7EC" w:rsidR="00457492" w:rsidRPr="00855B29" w:rsidDel="001B21A6" w:rsidRDefault="00457492" w:rsidP="00906799">
            <w:pPr>
              <w:rPr>
                <w:del w:id="1024" w:author="Palacherla, Susmitha C" w:date="2021-05-27T16:22:00Z"/>
                <w:rFonts w:eastAsia="Calibri"/>
              </w:rPr>
            </w:pPr>
            <w:del w:id="1025" w:author="Palacherla, Susmitha C" w:date="2021-05-27T16:22:00Z">
              <w:r w:rsidRPr="00855B29" w:rsidDel="001B21A6">
                <w:rPr>
                  <w:rFonts w:eastAsia="Calibri"/>
                </w:rPr>
                <w:delText xml:space="preserve">Entered comments for active listening </w:delText>
              </w:r>
            </w:del>
          </w:p>
        </w:tc>
      </w:tr>
      <w:tr w:rsidR="00457492" w:rsidRPr="00855B29" w:rsidDel="001B21A6" w14:paraId="19A5DDED" w14:textId="44876091" w:rsidTr="00906799">
        <w:trPr>
          <w:del w:id="1026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95F51" w14:textId="3D0C27C9" w:rsidR="00457492" w:rsidRPr="00855B29" w:rsidDel="001B21A6" w:rsidRDefault="00457492" w:rsidP="00906799">
            <w:pPr>
              <w:jc w:val="center"/>
              <w:rPr>
                <w:del w:id="1027" w:author="Palacherla, Susmitha C" w:date="2021-05-27T16:22:00Z"/>
                <w:rFonts w:eastAsia="Calibri"/>
                <w:color w:val="000000"/>
              </w:rPr>
            </w:pPr>
            <w:del w:id="1028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6</w:delText>
              </w:r>
              <w:r w:rsidDel="001B21A6">
                <w:rPr>
                  <w:rFonts w:eastAsia="Calibri"/>
                  <w:color w:val="000000"/>
                </w:rPr>
                <w:delText>1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7A63B8" w14:textId="165F3039" w:rsidR="00457492" w:rsidRPr="00855B29" w:rsidDel="001B21A6" w:rsidRDefault="00457492" w:rsidP="00906799">
            <w:pPr>
              <w:rPr>
                <w:del w:id="1029" w:author="Palacherla, Susmitha C" w:date="2021-05-27T16:22:00Z"/>
              </w:rPr>
            </w:pPr>
            <w:del w:id="1030" w:author="Palacherla, Susmitha C" w:date="2021-05-27T16:22:00Z">
              <w:r w:rsidRPr="00855B29" w:rsidDel="001B21A6">
                <w:delText>Personality Flexing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5053A5" w14:textId="5CC9CB41" w:rsidR="00457492" w:rsidRPr="00855B29" w:rsidDel="001B21A6" w:rsidRDefault="00457492" w:rsidP="00906799">
            <w:pPr>
              <w:rPr>
                <w:del w:id="1031" w:author="Palacherla, Susmitha C" w:date="2021-05-27T16:22:00Z"/>
                <w:rFonts w:eastAsia="Calibri"/>
              </w:rPr>
            </w:pPr>
            <w:del w:id="1032" w:author="Palacherla, Susmitha C" w:date="2021-05-27T16:22:00Z">
              <w:r w:rsidRPr="00855B29" w:rsidDel="001B21A6">
                <w:rPr>
                  <w:rFonts w:eastAsia="Calibri"/>
                </w:rPr>
                <w:delText xml:space="preserve">Rating for personality flexing </w:delText>
              </w:r>
            </w:del>
          </w:p>
        </w:tc>
      </w:tr>
      <w:tr w:rsidR="00457492" w:rsidRPr="00855B29" w:rsidDel="001B21A6" w14:paraId="6072D409" w14:textId="6DEC224A" w:rsidTr="00906799">
        <w:trPr>
          <w:del w:id="1033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F7FAE" w14:textId="1890805B" w:rsidR="00457492" w:rsidRPr="00855B29" w:rsidDel="001B21A6" w:rsidRDefault="00457492" w:rsidP="00906799">
            <w:pPr>
              <w:jc w:val="center"/>
              <w:rPr>
                <w:del w:id="1034" w:author="Palacherla, Susmitha C" w:date="2021-05-27T16:22:00Z"/>
                <w:rFonts w:eastAsia="Calibri"/>
                <w:color w:val="000000"/>
              </w:rPr>
            </w:pPr>
            <w:del w:id="1035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6</w:delText>
              </w:r>
              <w:r w:rsidDel="001B21A6">
                <w:rPr>
                  <w:rFonts w:eastAsia="Calibri"/>
                  <w:color w:val="000000"/>
                </w:rPr>
                <w:delText>2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11DAA1" w14:textId="7A98E930" w:rsidR="00457492" w:rsidRPr="00855B29" w:rsidDel="001B21A6" w:rsidRDefault="00457492" w:rsidP="00906799">
            <w:pPr>
              <w:rPr>
                <w:del w:id="1036" w:author="Palacherla, Susmitha C" w:date="2021-05-27T16:22:00Z"/>
              </w:rPr>
            </w:pPr>
            <w:del w:id="1037" w:author="Palacherla, Susmitha C" w:date="2021-05-27T16:22:00Z">
              <w:r w:rsidRPr="00855B29" w:rsidDel="001B21A6">
                <w:delText>Personality Flexing Comment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FD109B" w14:textId="5736D73D" w:rsidR="00457492" w:rsidRPr="00855B29" w:rsidDel="001B21A6" w:rsidRDefault="00457492" w:rsidP="00906799">
            <w:pPr>
              <w:rPr>
                <w:del w:id="1038" w:author="Palacherla, Susmitha C" w:date="2021-05-27T16:22:00Z"/>
                <w:rFonts w:eastAsia="Calibri"/>
              </w:rPr>
            </w:pPr>
            <w:del w:id="1039" w:author="Palacherla, Susmitha C" w:date="2021-05-27T16:22:00Z">
              <w:r w:rsidRPr="00855B29" w:rsidDel="001B21A6">
                <w:rPr>
                  <w:rFonts w:eastAsia="Calibri"/>
                </w:rPr>
                <w:delText xml:space="preserve">Entered comments for personality flexing </w:delText>
              </w:r>
            </w:del>
          </w:p>
        </w:tc>
      </w:tr>
      <w:tr w:rsidR="00457492" w:rsidRPr="00855B29" w:rsidDel="001B21A6" w14:paraId="2E96FB63" w14:textId="0E98DD3D" w:rsidTr="00906799">
        <w:trPr>
          <w:del w:id="1040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D5348" w14:textId="16EC56A3" w:rsidR="00457492" w:rsidRPr="00855B29" w:rsidDel="001B21A6" w:rsidRDefault="00457492" w:rsidP="00906799">
            <w:pPr>
              <w:jc w:val="center"/>
              <w:rPr>
                <w:del w:id="1041" w:author="Palacherla, Susmitha C" w:date="2021-05-27T16:22:00Z"/>
                <w:rFonts w:eastAsia="Calibri"/>
                <w:color w:val="000000"/>
              </w:rPr>
            </w:pPr>
            <w:del w:id="1042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6</w:delText>
              </w:r>
              <w:r w:rsidDel="001B21A6">
                <w:rPr>
                  <w:rFonts w:eastAsia="Calibri"/>
                  <w:color w:val="000000"/>
                </w:rPr>
                <w:delText>3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B0CE38" w14:textId="03C47878" w:rsidR="00457492" w:rsidRPr="00855B29" w:rsidDel="001B21A6" w:rsidRDefault="00457492" w:rsidP="00906799">
            <w:pPr>
              <w:rPr>
                <w:del w:id="1043" w:author="Palacherla, Susmitha C" w:date="2021-05-27T16:22:00Z"/>
              </w:rPr>
            </w:pPr>
            <w:del w:id="1044" w:author="Palacherla, Susmitha C" w:date="2021-05-27T16:22:00Z">
              <w:r w:rsidRPr="00855B29" w:rsidDel="001B21A6">
                <w:delText>Customer Temp Start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E404C0" w14:textId="234E517D" w:rsidR="00457492" w:rsidRPr="00855B29" w:rsidDel="001B21A6" w:rsidRDefault="00457492" w:rsidP="00906799">
            <w:pPr>
              <w:rPr>
                <w:del w:id="1045" w:author="Palacherla, Susmitha C" w:date="2021-05-27T16:22:00Z"/>
                <w:rFonts w:eastAsia="Calibri"/>
              </w:rPr>
            </w:pPr>
            <w:del w:id="1046" w:author="Palacherla, Susmitha C" w:date="2021-05-27T16:22:00Z">
              <w:r w:rsidRPr="00855B29" w:rsidDel="001B21A6">
                <w:rPr>
                  <w:rFonts w:eastAsia="Calibri"/>
                </w:rPr>
                <w:delText xml:space="preserve">Value for start temperature of caller </w:delText>
              </w:r>
            </w:del>
          </w:p>
        </w:tc>
      </w:tr>
      <w:tr w:rsidR="00457492" w:rsidRPr="00855B29" w:rsidDel="001B21A6" w14:paraId="7C031187" w14:textId="38C74CAA" w:rsidTr="00906799">
        <w:trPr>
          <w:del w:id="1047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6E34C" w14:textId="196C22D0" w:rsidR="00457492" w:rsidRPr="00855B29" w:rsidDel="001B21A6" w:rsidRDefault="00457492" w:rsidP="00906799">
            <w:pPr>
              <w:jc w:val="center"/>
              <w:rPr>
                <w:del w:id="1048" w:author="Palacherla, Susmitha C" w:date="2021-05-27T16:22:00Z"/>
                <w:rFonts w:eastAsia="Calibri"/>
                <w:color w:val="000000"/>
              </w:rPr>
            </w:pPr>
            <w:del w:id="1049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6</w:delText>
              </w:r>
              <w:r w:rsidDel="001B21A6">
                <w:rPr>
                  <w:rFonts w:eastAsia="Calibri"/>
                  <w:color w:val="000000"/>
                </w:rPr>
                <w:delText>4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BACEBF" w14:textId="64803B22" w:rsidR="00457492" w:rsidRPr="00855B29" w:rsidDel="001B21A6" w:rsidRDefault="00457492" w:rsidP="00906799">
            <w:pPr>
              <w:rPr>
                <w:del w:id="1050" w:author="Palacherla, Susmitha C" w:date="2021-05-27T16:22:00Z"/>
              </w:rPr>
            </w:pPr>
            <w:del w:id="1051" w:author="Palacherla, Susmitha C" w:date="2021-05-27T16:22:00Z">
              <w:r w:rsidRPr="00855B29" w:rsidDel="001B21A6">
                <w:delText>Customer Temp Start Comment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9A6434" w14:textId="266982AF" w:rsidR="00457492" w:rsidRPr="00855B29" w:rsidDel="001B21A6" w:rsidRDefault="00457492" w:rsidP="00906799">
            <w:pPr>
              <w:rPr>
                <w:del w:id="1052" w:author="Palacherla, Susmitha C" w:date="2021-05-27T16:22:00Z"/>
                <w:rFonts w:eastAsia="Calibri"/>
              </w:rPr>
            </w:pPr>
            <w:del w:id="1053" w:author="Palacherla, Susmitha C" w:date="2021-05-27T16:22:00Z">
              <w:r w:rsidRPr="00855B29" w:rsidDel="001B21A6">
                <w:rPr>
                  <w:rFonts w:eastAsia="Calibri"/>
                </w:rPr>
                <w:delText xml:space="preserve">Entered comments for start temperature </w:delText>
              </w:r>
            </w:del>
          </w:p>
        </w:tc>
      </w:tr>
      <w:tr w:rsidR="00457492" w:rsidRPr="00855B29" w:rsidDel="001B21A6" w14:paraId="0DF17D66" w14:textId="3B27BE8C" w:rsidTr="00906799">
        <w:trPr>
          <w:del w:id="1054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464CD" w14:textId="50D4EE79" w:rsidR="00457492" w:rsidRPr="00855B29" w:rsidDel="001B21A6" w:rsidRDefault="00457492" w:rsidP="00906799">
            <w:pPr>
              <w:jc w:val="center"/>
              <w:rPr>
                <w:del w:id="1055" w:author="Palacherla, Susmitha C" w:date="2021-05-27T16:22:00Z"/>
                <w:rFonts w:eastAsia="Calibri"/>
                <w:color w:val="000000"/>
              </w:rPr>
            </w:pPr>
            <w:del w:id="1056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6</w:delText>
              </w:r>
              <w:r w:rsidDel="001B21A6">
                <w:rPr>
                  <w:rFonts w:eastAsia="Calibri"/>
                  <w:color w:val="000000"/>
                </w:rPr>
                <w:delText>5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5BD095" w14:textId="13CD7432" w:rsidR="00457492" w:rsidRPr="00855B29" w:rsidDel="001B21A6" w:rsidRDefault="00457492" w:rsidP="00906799">
            <w:pPr>
              <w:rPr>
                <w:del w:id="1057" w:author="Palacherla, Susmitha C" w:date="2021-05-27T16:22:00Z"/>
              </w:rPr>
            </w:pPr>
            <w:del w:id="1058" w:author="Palacherla, Susmitha C" w:date="2021-05-27T16:22:00Z">
              <w:r w:rsidRPr="00855B29" w:rsidDel="001B21A6">
                <w:delText>Customer Temp End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5DC23E" w14:textId="4BEF6CA4" w:rsidR="00457492" w:rsidRPr="00855B29" w:rsidDel="001B21A6" w:rsidRDefault="00457492" w:rsidP="00906799">
            <w:pPr>
              <w:rPr>
                <w:del w:id="1059" w:author="Palacherla, Susmitha C" w:date="2021-05-27T16:22:00Z"/>
                <w:rFonts w:eastAsia="Calibri"/>
              </w:rPr>
            </w:pPr>
            <w:del w:id="1060" w:author="Palacherla, Susmitha C" w:date="2021-05-27T16:22:00Z">
              <w:r w:rsidRPr="00855B29" w:rsidDel="001B21A6">
                <w:rPr>
                  <w:rFonts w:eastAsia="Calibri"/>
                </w:rPr>
                <w:delText xml:space="preserve">Value for end temperature of caller </w:delText>
              </w:r>
            </w:del>
          </w:p>
        </w:tc>
      </w:tr>
      <w:tr w:rsidR="00457492" w:rsidRPr="00855B29" w:rsidDel="001B21A6" w14:paraId="06FBD945" w14:textId="18EFC9FC" w:rsidTr="00906799">
        <w:trPr>
          <w:del w:id="1061" w:author="Palacherla, Susmitha C" w:date="2021-05-27T16:22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4605D" w14:textId="7EC5DB12" w:rsidR="00457492" w:rsidRPr="00855B29" w:rsidDel="001B21A6" w:rsidRDefault="00457492" w:rsidP="00906799">
            <w:pPr>
              <w:jc w:val="center"/>
              <w:rPr>
                <w:del w:id="1062" w:author="Palacherla, Susmitha C" w:date="2021-05-27T16:22:00Z"/>
                <w:rFonts w:eastAsia="Calibri"/>
                <w:color w:val="000000"/>
              </w:rPr>
            </w:pPr>
            <w:del w:id="1063" w:author="Palacherla, Susmitha C" w:date="2021-05-27T16:22:00Z">
              <w:r w:rsidRPr="00855B29" w:rsidDel="001B21A6">
                <w:rPr>
                  <w:rFonts w:eastAsia="Calibri"/>
                  <w:color w:val="000000"/>
                </w:rPr>
                <w:delText>6</w:delText>
              </w:r>
              <w:r w:rsidDel="001B21A6">
                <w:rPr>
                  <w:rFonts w:eastAsia="Calibri"/>
                  <w:color w:val="000000"/>
                </w:rPr>
                <w:delText>6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D18D01" w14:textId="0772360E" w:rsidR="00457492" w:rsidRPr="00855B29" w:rsidDel="001B21A6" w:rsidRDefault="00457492" w:rsidP="00906799">
            <w:pPr>
              <w:rPr>
                <w:del w:id="1064" w:author="Palacherla, Susmitha C" w:date="2021-05-27T16:22:00Z"/>
              </w:rPr>
            </w:pPr>
            <w:del w:id="1065" w:author="Palacherla, Susmitha C" w:date="2021-05-27T16:22:00Z">
              <w:r w:rsidRPr="00855B29" w:rsidDel="001B21A6">
                <w:delText>Customer Temp End Comment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1B2234" w14:textId="43907BF2" w:rsidR="00457492" w:rsidRPr="00855B29" w:rsidDel="001B21A6" w:rsidRDefault="00457492" w:rsidP="00906799">
            <w:pPr>
              <w:rPr>
                <w:del w:id="1066" w:author="Palacherla, Susmitha C" w:date="2021-05-27T16:22:00Z"/>
                <w:rFonts w:eastAsia="Calibri"/>
              </w:rPr>
            </w:pPr>
            <w:del w:id="1067" w:author="Palacherla, Susmitha C" w:date="2021-05-27T16:22:00Z">
              <w:r w:rsidRPr="00855B29" w:rsidDel="001B21A6">
                <w:rPr>
                  <w:rFonts w:eastAsia="Calibri"/>
                </w:rPr>
                <w:delText xml:space="preserve">Entered comments for end temperature </w:delText>
              </w:r>
            </w:del>
          </w:p>
        </w:tc>
      </w:tr>
    </w:tbl>
    <w:p w14:paraId="06CADE46" w14:textId="77777777" w:rsidR="00457492" w:rsidRDefault="00457492" w:rsidP="006F6E8A">
      <w:pPr>
        <w:rPr>
          <w:b/>
        </w:rPr>
      </w:pPr>
    </w:p>
    <w:p w14:paraId="2FBDCB5E" w14:textId="77777777" w:rsidR="00457492" w:rsidRDefault="00457492" w:rsidP="006F6E8A">
      <w:pPr>
        <w:rPr>
          <w:b/>
        </w:rPr>
      </w:pPr>
    </w:p>
    <w:p w14:paraId="1F2FA7DF" w14:textId="77777777" w:rsidR="00457492" w:rsidRDefault="00457492" w:rsidP="006F6E8A">
      <w:pPr>
        <w:rPr>
          <w:b/>
        </w:rPr>
      </w:pPr>
    </w:p>
    <w:p w14:paraId="0247DDDF" w14:textId="77777777" w:rsidR="00457492" w:rsidRDefault="00457492" w:rsidP="006F6E8A">
      <w:pPr>
        <w:rPr>
          <w:b/>
        </w:rPr>
      </w:pPr>
    </w:p>
    <w:p w14:paraId="1A176EE8" w14:textId="77777777" w:rsidR="00457492" w:rsidRDefault="00457492" w:rsidP="006F6E8A">
      <w:pPr>
        <w:rPr>
          <w:b/>
        </w:rPr>
      </w:pPr>
    </w:p>
    <w:p w14:paraId="10068B49" w14:textId="77777777" w:rsidR="00457492" w:rsidRDefault="00457492" w:rsidP="006F6E8A">
      <w:pPr>
        <w:rPr>
          <w:b/>
        </w:rPr>
      </w:pPr>
    </w:p>
    <w:p w14:paraId="661A2132" w14:textId="77777777" w:rsidR="00457492" w:rsidRDefault="00457492" w:rsidP="006F6E8A">
      <w:pPr>
        <w:rPr>
          <w:b/>
        </w:rPr>
      </w:pPr>
    </w:p>
    <w:p w14:paraId="1378656A" w14:textId="77777777" w:rsidR="00457492" w:rsidRDefault="00457492" w:rsidP="006F6E8A">
      <w:pPr>
        <w:rPr>
          <w:b/>
        </w:rPr>
      </w:pPr>
    </w:p>
    <w:p w14:paraId="0CD75CB7" w14:textId="77777777" w:rsidR="00457492" w:rsidRDefault="00457492" w:rsidP="006F6E8A">
      <w:pPr>
        <w:rPr>
          <w:b/>
        </w:rPr>
      </w:pPr>
    </w:p>
    <w:p w14:paraId="3D0C9DB7" w14:textId="77777777" w:rsidR="00457492" w:rsidRDefault="00457492" w:rsidP="006F6E8A">
      <w:pPr>
        <w:rPr>
          <w:b/>
        </w:rPr>
      </w:pPr>
    </w:p>
    <w:p w14:paraId="280B4907" w14:textId="77777777" w:rsidR="00457492" w:rsidRDefault="00457492" w:rsidP="006F6E8A">
      <w:pPr>
        <w:rPr>
          <w:b/>
        </w:rPr>
      </w:pPr>
    </w:p>
    <w:p w14:paraId="53FD5953" w14:textId="77777777" w:rsidR="00457492" w:rsidRDefault="00457492" w:rsidP="006F6E8A">
      <w:pPr>
        <w:rPr>
          <w:b/>
        </w:rPr>
      </w:pPr>
    </w:p>
    <w:p w14:paraId="39589F71" w14:textId="77777777" w:rsidR="00457492" w:rsidRDefault="00457492" w:rsidP="006F6E8A">
      <w:pPr>
        <w:rPr>
          <w:b/>
        </w:rPr>
      </w:pPr>
    </w:p>
    <w:p w14:paraId="17E9872C" w14:textId="77777777" w:rsidR="00457492" w:rsidRDefault="00457492" w:rsidP="006F6E8A">
      <w:pPr>
        <w:rPr>
          <w:b/>
        </w:rPr>
      </w:pPr>
    </w:p>
    <w:p w14:paraId="74F363A5" w14:textId="77777777" w:rsidR="00457492" w:rsidRDefault="00457492" w:rsidP="006F6E8A">
      <w:pPr>
        <w:rPr>
          <w:b/>
        </w:rPr>
      </w:pPr>
    </w:p>
    <w:p w14:paraId="3842A7C7" w14:textId="77777777" w:rsidR="00457492" w:rsidRPr="004F31D4" w:rsidRDefault="00457492" w:rsidP="006F6E8A">
      <w:pPr>
        <w:rPr>
          <w:b/>
        </w:rPr>
      </w:pPr>
    </w:p>
    <w:p w14:paraId="702B5A6D" w14:textId="77777777"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4A38FF55" w14:textId="77777777" w:rsidR="00E33641" w:rsidRDefault="00E33641" w:rsidP="004F31D4">
      <w:pPr>
        <w:rPr>
          <w:b/>
        </w:rPr>
      </w:pPr>
      <w:r>
        <w:rPr>
          <w:b/>
        </w:rPr>
        <w:t>Tablix Properties:</w:t>
      </w:r>
      <w:r w:rsidRPr="00E33641">
        <w:rPr>
          <w:b/>
        </w:rPr>
        <w:t xml:space="preserve"> </w:t>
      </w:r>
    </w:p>
    <w:p w14:paraId="07A843E9" w14:textId="77777777"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AAD3312" wp14:editId="418D127B">
            <wp:extent cx="5943600" cy="5135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07ED" w14:textId="77777777"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C0AC376" wp14:editId="23F96A59">
            <wp:extent cx="5943600" cy="6099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F779" w14:textId="77777777"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271A210" wp14:editId="4C630F76">
            <wp:extent cx="5943600" cy="53047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B7C5" w14:textId="77777777" w:rsidR="00E33641" w:rsidRDefault="00E33641" w:rsidP="004F31D4">
      <w:pPr>
        <w:rPr>
          <w:b/>
        </w:rPr>
      </w:pPr>
    </w:p>
    <w:p w14:paraId="6856E019" w14:textId="77777777" w:rsidR="00E33641" w:rsidRDefault="00E33641" w:rsidP="004F31D4">
      <w:pPr>
        <w:rPr>
          <w:b/>
        </w:rPr>
      </w:pPr>
    </w:p>
    <w:p w14:paraId="67E00F9F" w14:textId="77777777" w:rsidR="00E33641" w:rsidRDefault="00E33641" w:rsidP="004F31D4">
      <w:pPr>
        <w:rPr>
          <w:b/>
        </w:rPr>
      </w:pPr>
    </w:p>
    <w:p w14:paraId="19C44039" w14:textId="77777777" w:rsidR="00E33641" w:rsidRDefault="00E33641" w:rsidP="004F31D4">
      <w:pPr>
        <w:rPr>
          <w:b/>
        </w:rPr>
      </w:pPr>
    </w:p>
    <w:p w14:paraId="18E08F0B" w14:textId="77777777" w:rsidR="00E33641" w:rsidRDefault="00E33641" w:rsidP="004F31D4">
      <w:pPr>
        <w:rPr>
          <w:b/>
        </w:rPr>
      </w:pPr>
    </w:p>
    <w:p w14:paraId="79DC65A5" w14:textId="77777777" w:rsidR="00E33641" w:rsidRPr="00E33641" w:rsidRDefault="00E33641" w:rsidP="004F31D4">
      <w:pPr>
        <w:rPr>
          <w:b/>
        </w:rPr>
      </w:pPr>
    </w:p>
    <w:p w14:paraId="1734642E" w14:textId="77777777"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068" w:name="_Toc523134594"/>
      <w:r>
        <w:rPr>
          <w:rFonts w:ascii="Arial" w:hAnsi="Arial" w:cs="Arial"/>
          <w:sz w:val="24"/>
          <w:szCs w:val="24"/>
        </w:rPr>
        <w:lastRenderedPageBreak/>
        <w:t>Preview Sample</w:t>
      </w:r>
      <w:bookmarkEnd w:id="1068"/>
    </w:p>
    <w:p w14:paraId="4FF3E84A" w14:textId="77777777"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5B2345D5" w14:textId="77777777"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t xml:space="preserve"> </w:t>
      </w:r>
      <w:r w:rsidR="00E250E0" w:rsidRPr="00E250E0">
        <w:rPr>
          <w:noProof/>
        </w:rPr>
        <w:t xml:space="preserve"> </w:t>
      </w:r>
    </w:p>
    <w:p w14:paraId="733AEC3E" w14:textId="77777777" w:rsidR="006F6E8A" w:rsidRDefault="000653EE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0F54FEEE" wp14:editId="4AC4BADD">
            <wp:extent cx="5605272" cy="251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527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0DFF" w14:textId="77777777"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4FD3B2B2" w14:textId="77777777" w:rsidR="001667EA" w:rsidRDefault="001667EA" w:rsidP="001667EA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1069" w:name="_Toc523134595"/>
      <w:bookmarkStart w:id="1070" w:name="_Toc523134596"/>
      <w:bookmarkStart w:id="1071" w:name="_Toc523134624"/>
      <w:bookmarkStart w:id="1072" w:name="_Toc523134627"/>
      <w:bookmarkStart w:id="1073" w:name="_Toc523134628"/>
      <w:bookmarkStart w:id="1074" w:name="_Toc523134656"/>
      <w:bookmarkStart w:id="1075" w:name="_Toc523134659"/>
      <w:bookmarkStart w:id="1076" w:name="_Toc523134660"/>
      <w:bookmarkStart w:id="1077" w:name="_Toc523134661"/>
      <w:bookmarkStart w:id="1078" w:name="_Toc523134689"/>
      <w:bookmarkStart w:id="1079" w:name="_Toc523134692"/>
      <w:bookmarkStart w:id="1080" w:name="_Toc523134693"/>
      <w:bookmarkStart w:id="1081" w:name="_Toc523134721"/>
      <w:bookmarkStart w:id="1082" w:name="_Toc523134724"/>
      <w:bookmarkStart w:id="1083" w:name="_Toc523133392"/>
      <w:bookmarkStart w:id="1084" w:name="_Toc523134725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r>
        <w:rPr>
          <w:rFonts w:ascii="Arial" w:hAnsi="Arial" w:cs="Arial"/>
          <w:sz w:val="24"/>
          <w:szCs w:val="24"/>
        </w:rPr>
        <w:t>Deployment Properties</w:t>
      </w:r>
      <w:bookmarkEnd w:id="1083"/>
      <w:bookmarkEnd w:id="1084"/>
    </w:p>
    <w:p w14:paraId="6BDA469B" w14:textId="77777777" w:rsidR="004B2AC0" w:rsidRPr="00925970" w:rsidRDefault="00773567" w:rsidP="004B2AC0">
      <w:pPr>
        <w:pStyle w:val="Heading1"/>
        <w:numPr>
          <w:ilvl w:val="1"/>
          <w:numId w:val="3"/>
        </w:numPr>
        <w:spacing w:before="0"/>
        <w:rPr>
          <w:rFonts w:ascii="Arial" w:hAnsi="Arial" w:cs="Arial"/>
          <w:color w:val="auto"/>
          <w:sz w:val="20"/>
          <w:szCs w:val="20"/>
        </w:rPr>
      </w:pPr>
      <w:r w:rsidRPr="00773567">
        <w:rPr>
          <w:rFonts w:ascii="Arial" w:hAnsi="Arial" w:cs="Arial"/>
          <w:sz w:val="24"/>
          <w:szCs w:val="24"/>
        </w:rPr>
        <w:t xml:space="preserve">Report </w:t>
      </w:r>
      <w:bookmarkStart w:id="1085" w:name="_Toc490553373"/>
      <w:bookmarkStart w:id="1086" w:name="_Toc523133393"/>
      <w:r w:rsidR="004B2AC0" w:rsidRPr="00925970">
        <w:rPr>
          <w:rFonts w:ascii="Arial" w:hAnsi="Arial" w:cs="Arial"/>
          <w:color w:val="auto"/>
          <w:sz w:val="20"/>
          <w:szCs w:val="20"/>
        </w:rPr>
        <w:t>Dev</w:t>
      </w:r>
      <w:bookmarkEnd w:id="1085"/>
      <w:bookmarkEnd w:id="108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4B2AC0" w14:paraId="7985D2CB" w14:textId="77777777" w:rsidTr="00FD126E">
        <w:trPr>
          <w:trHeight w:hRule="exact" w:val="288"/>
        </w:trPr>
        <w:tc>
          <w:tcPr>
            <w:tcW w:w="2695" w:type="dxa"/>
          </w:tcPr>
          <w:p w14:paraId="2FD393E8" w14:textId="77777777" w:rsidR="004B2AC0" w:rsidRPr="005745A6" w:rsidRDefault="004B2AC0" w:rsidP="00FD126E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14:paraId="62DDFED3" w14:textId="77777777" w:rsidR="004B2AC0" w:rsidRDefault="004B2AC0" w:rsidP="00FD126E">
            <w:r>
              <w:t>True</w:t>
            </w:r>
          </w:p>
        </w:tc>
      </w:tr>
      <w:tr w:rsidR="004B2AC0" w14:paraId="1A422AE2" w14:textId="77777777" w:rsidTr="00FD126E">
        <w:trPr>
          <w:trHeight w:hRule="exact" w:val="288"/>
        </w:trPr>
        <w:tc>
          <w:tcPr>
            <w:tcW w:w="2695" w:type="dxa"/>
          </w:tcPr>
          <w:p w14:paraId="1DF4B666" w14:textId="77777777" w:rsidR="004B2AC0" w:rsidRPr="005745A6" w:rsidRDefault="004B2AC0" w:rsidP="00FD126E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5940" w:type="dxa"/>
          </w:tcPr>
          <w:p w14:paraId="50063C3F" w14:textId="77777777" w:rsidR="004B2AC0" w:rsidRDefault="004B2AC0" w:rsidP="00FD126E">
            <w:r>
              <w:t>False</w:t>
            </w:r>
          </w:p>
        </w:tc>
      </w:tr>
      <w:tr w:rsidR="004B2AC0" w14:paraId="65B743ED" w14:textId="77777777" w:rsidTr="00FD126E">
        <w:trPr>
          <w:trHeight w:hRule="exact" w:val="288"/>
        </w:trPr>
        <w:tc>
          <w:tcPr>
            <w:tcW w:w="2695" w:type="dxa"/>
          </w:tcPr>
          <w:p w14:paraId="7773EC73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5940" w:type="dxa"/>
          </w:tcPr>
          <w:p w14:paraId="3542FB81" w14:textId="77777777" w:rsidR="004B2AC0" w:rsidRDefault="004B2AC0" w:rsidP="00FD126E">
            <w:r w:rsidRPr="00F74047">
              <w:t>/eCoaching/Datasets</w:t>
            </w:r>
          </w:p>
        </w:tc>
      </w:tr>
      <w:tr w:rsidR="004B2AC0" w14:paraId="50C6EA5D" w14:textId="77777777" w:rsidTr="00FD126E">
        <w:trPr>
          <w:trHeight w:hRule="exact" w:val="288"/>
        </w:trPr>
        <w:tc>
          <w:tcPr>
            <w:tcW w:w="2695" w:type="dxa"/>
          </w:tcPr>
          <w:p w14:paraId="42B5C08D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5940" w:type="dxa"/>
          </w:tcPr>
          <w:p w14:paraId="51A8B8D0" w14:textId="77777777" w:rsidR="004B2AC0" w:rsidRDefault="004B2AC0" w:rsidP="00FD126E">
            <w:r w:rsidRPr="00F74047">
              <w:t>/eCoaching/</w:t>
            </w:r>
            <w:proofErr w:type="spellStart"/>
            <w:r w:rsidRPr="00F74047">
              <w:t>DataSources</w:t>
            </w:r>
            <w:proofErr w:type="spellEnd"/>
          </w:p>
        </w:tc>
      </w:tr>
      <w:tr w:rsidR="004B2AC0" w14:paraId="517F39D7" w14:textId="77777777" w:rsidTr="00FD126E">
        <w:trPr>
          <w:trHeight w:hRule="exact" w:val="288"/>
        </w:trPr>
        <w:tc>
          <w:tcPr>
            <w:tcW w:w="2695" w:type="dxa"/>
          </w:tcPr>
          <w:p w14:paraId="7A19D3B7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5940" w:type="dxa"/>
          </w:tcPr>
          <w:p w14:paraId="4BDBFCD4" w14:textId="77777777" w:rsidR="004B2AC0" w:rsidRDefault="004B2AC0" w:rsidP="00FD126E">
            <w:r w:rsidRPr="00F74047">
              <w:t>/eCoaching/Reports</w:t>
            </w:r>
          </w:p>
        </w:tc>
      </w:tr>
      <w:tr w:rsidR="004B2AC0" w14:paraId="7143D26E" w14:textId="77777777" w:rsidTr="00FD126E">
        <w:trPr>
          <w:trHeight w:hRule="exact" w:val="288"/>
        </w:trPr>
        <w:tc>
          <w:tcPr>
            <w:tcW w:w="2695" w:type="dxa"/>
          </w:tcPr>
          <w:p w14:paraId="18DACB5E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5940" w:type="dxa"/>
          </w:tcPr>
          <w:p w14:paraId="1CB89BF5" w14:textId="77777777" w:rsidR="004B2AC0" w:rsidRDefault="004B2AC0" w:rsidP="00FD126E">
            <w:r w:rsidRPr="00F74047">
              <w:t>Report Parts</w:t>
            </w:r>
          </w:p>
        </w:tc>
      </w:tr>
      <w:tr w:rsidR="004B2AC0" w14:paraId="64102664" w14:textId="77777777" w:rsidTr="00FD126E">
        <w:trPr>
          <w:trHeight w:hRule="exact" w:val="288"/>
        </w:trPr>
        <w:tc>
          <w:tcPr>
            <w:tcW w:w="2695" w:type="dxa"/>
          </w:tcPr>
          <w:p w14:paraId="51ECAA4A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TargetServerURL</w:t>
            </w:r>
            <w:proofErr w:type="spellEnd"/>
          </w:p>
        </w:tc>
        <w:tc>
          <w:tcPr>
            <w:tcW w:w="5940" w:type="dxa"/>
          </w:tcPr>
          <w:p w14:paraId="7F4DBB1C" w14:textId="77777777" w:rsidR="004B2AC0" w:rsidRDefault="004B2AC0" w:rsidP="00FD126E">
            <w:r w:rsidRPr="00F74047">
              <w:t>http</w:t>
            </w:r>
            <w:r>
              <w:t>s</w:t>
            </w:r>
            <w:r w:rsidRPr="00F74047">
              <w:t>://</w:t>
            </w:r>
            <w:r>
              <w:t>UVAADADSQL50CCO</w:t>
            </w:r>
            <w:r w:rsidRPr="00F74047">
              <w:t>/ReportServer</w:t>
            </w:r>
          </w:p>
        </w:tc>
      </w:tr>
      <w:tr w:rsidR="004B2AC0" w14:paraId="2036B3D8" w14:textId="77777777" w:rsidTr="00FD126E">
        <w:trPr>
          <w:trHeight w:hRule="exact" w:val="288"/>
        </w:trPr>
        <w:tc>
          <w:tcPr>
            <w:tcW w:w="2695" w:type="dxa"/>
          </w:tcPr>
          <w:p w14:paraId="5A9DC908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5940" w:type="dxa"/>
          </w:tcPr>
          <w:p w14:paraId="723617A9" w14:textId="77777777" w:rsidR="004B2AC0" w:rsidRDefault="004B2AC0" w:rsidP="00FD126E">
            <w:r w:rsidRPr="00B459BC">
              <w:t>SQL Server 2016 or later</w:t>
            </w:r>
          </w:p>
        </w:tc>
      </w:tr>
      <w:tr w:rsidR="004B2AC0" w14:paraId="18E584AD" w14:textId="77777777" w:rsidTr="00FD126E">
        <w:trPr>
          <w:trHeight w:hRule="exact" w:val="288"/>
        </w:trPr>
        <w:tc>
          <w:tcPr>
            <w:tcW w:w="2695" w:type="dxa"/>
          </w:tcPr>
          <w:p w14:paraId="6D9E2C46" w14:textId="77777777" w:rsidR="004B2AC0" w:rsidRPr="005745A6" w:rsidRDefault="004B2AC0" w:rsidP="00FD126E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14:paraId="68156C38" w14:textId="77777777" w:rsidR="004B2AC0" w:rsidRPr="00F74047" w:rsidRDefault="004B2AC0" w:rsidP="00FD126E">
            <w:r w:rsidRPr="001515E0">
              <w:t>http</w:t>
            </w:r>
            <w:r>
              <w:t>s</w:t>
            </w:r>
            <w:r w:rsidRPr="001515E0">
              <w:t>://</w:t>
            </w:r>
            <w:r>
              <w:t>UVAADADSQL50CCO</w:t>
            </w:r>
            <w:r w:rsidRPr="001515E0">
              <w:t>/Reports_ECLD01</w:t>
            </w:r>
          </w:p>
        </w:tc>
      </w:tr>
    </w:tbl>
    <w:p w14:paraId="381F9CA4" w14:textId="77777777" w:rsidR="004B2AC0" w:rsidRPr="005745A6" w:rsidRDefault="004B2AC0" w:rsidP="004B2AC0"/>
    <w:p w14:paraId="2FC91778" w14:textId="77777777" w:rsidR="004B2AC0" w:rsidRPr="00925970" w:rsidRDefault="004B2AC0" w:rsidP="004B2AC0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1087" w:name="_Toc490553374"/>
      <w:bookmarkStart w:id="1088" w:name="_Toc523133394"/>
      <w:r w:rsidRPr="00925970">
        <w:rPr>
          <w:rFonts w:ascii="Arial" w:hAnsi="Arial" w:cs="Arial"/>
          <w:color w:val="auto"/>
          <w:sz w:val="20"/>
          <w:szCs w:val="20"/>
        </w:rPr>
        <w:t>SysTest</w:t>
      </w:r>
      <w:bookmarkEnd w:id="1087"/>
      <w:bookmarkEnd w:id="108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4B2AC0" w14:paraId="02672D6C" w14:textId="77777777" w:rsidTr="00FD126E">
        <w:trPr>
          <w:trHeight w:hRule="exact" w:val="288"/>
        </w:trPr>
        <w:tc>
          <w:tcPr>
            <w:tcW w:w="2695" w:type="dxa"/>
          </w:tcPr>
          <w:p w14:paraId="509632E8" w14:textId="77777777" w:rsidR="004B2AC0" w:rsidRPr="005745A6" w:rsidRDefault="004B2AC0" w:rsidP="00FD126E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14:paraId="2D2BBFBB" w14:textId="77777777" w:rsidR="004B2AC0" w:rsidRDefault="004B2AC0" w:rsidP="00FD126E">
            <w:r>
              <w:t>True</w:t>
            </w:r>
          </w:p>
        </w:tc>
      </w:tr>
      <w:tr w:rsidR="004B2AC0" w14:paraId="339906AF" w14:textId="77777777" w:rsidTr="00FD126E">
        <w:trPr>
          <w:trHeight w:hRule="exact" w:val="288"/>
        </w:trPr>
        <w:tc>
          <w:tcPr>
            <w:tcW w:w="2695" w:type="dxa"/>
          </w:tcPr>
          <w:p w14:paraId="4B463C76" w14:textId="77777777" w:rsidR="004B2AC0" w:rsidRPr="005745A6" w:rsidRDefault="004B2AC0" w:rsidP="00FD126E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5940" w:type="dxa"/>
          </w:tcPr>
          <w:p w14:paraId="608A457F" w14:textId="77777777" w:rsidR="004B2AC0" w:rsidRDefault="004B2AC0" w:rsidP="00FD126E">
            <w:r>
              <w:t>False</w:t>
            </w:r>
          </w:p>
        </w:tc>
      </w:tr>
      <w:tr w:rsidR="004B2AC0" w14:paraId="3571AFD0" w14:textId="77777777" w:rsidTr="00FD126E">
        <w:trPr>
          <w:trHeight w:hRule="exact" w:val="288"/>
        </w:trPr>
        <w:tc>
          <w:tcPr>
            <w:tcW w:w="2695" w:type="dxa"/>
          </w:tcPr>
          <w:p w14:paraId="10A2307C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5940" w:type="dxa"/>
          </w:tcPr>
          <w:p w14:paraId="392AAE68" w14:textId="77777777" w:rsidR="004B2AC0" w:rsidRDefault="004B2AC0" w:rsidP="00FD126E">
            <w:r w:rsidRPr="00F74047">
              <w:t>/eCoaching/Datasets</w:t>
            </w:r>
          </w:p>
        </w:tc>
      </w:tr>
      <w:tr w:rsidR="004B2AC0" w14:paraId="61614B48" w14:textId="77777777" w:rsidTr="00FD126E">
        <w:trPr>
          <w:trHeight w:hRule="exact" w:val="288"/>
        </w:trPr>
        <w:tc>
          <w:tcPr>
            <w:tcW w:w="2695" w:type="dxa"/>
          </w:tcPr>
          <w:p w14:paraId="657284D8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5940" w:type="dxa"/>
          </w:tcPr>
          <w:p w14:paraId="755F3AD7" w14:textId="77777777" w:rsidR="004B2AC0" w:rsidRDefault="004B2AC0" w:rsidP="00FD126E">
            <w:r w:rsidRPr="00F74047">
              <w:t>/eCoaching/</w:t>
            </w:r>
            <w:proofErr w:type="spellStart"/>
            <w:r w:rsidRPr="00F74047">
              <w:t>DataSources</w:t>
            </w:r>
            <w:proofErr w:type="spellEnd"/>
          </w:p>
        </w:tc>
      </w:tr>
      <w:tr w:rsidR="004B2AC0" w14:paraId="5D1E79ED" w14:textId="77777777" w:rsidTr="00FD126E">
        <w:trPr>
          <w:trHeight w:hRule="exact" w:val="288"/>
        </w:trPr>
        <w:tc>
          <w:tcPr>
            <w:tcW w:w="2695" w:type="dxa"/>
          </w:tcPr>
          <w:p w14:paraId="6C91E8B0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5940" w:type="dxa"/>
          </w:tcPr>
          <w:p w14:paraId="3498987B" w14:textId="77777777" w:rsidR="004B2AC0" w:rsidRDefault="004B2AC0" w:rsidP="00FD126E">
            <w:r w:rsidRPr="00F74047">
              <w:t>/eCoaching/Reports</w:t>
            </w:r>
          </w:p>
        </w:tc>
      </w:tr>
      <w:tr w:rsidR="004B2AC0" w14:paraId="1064DC74" w14:textId="77777777" w:rsidTr="00FD126E">
        <w:trPr>
          <w:trHeight w:hRule="exact" w:val="288"/>
        </w:trPr>
        <w:tc>
          <w:tcPr>
            <w:tcW w:w="2695" w:type="dxa"/>
          </w:tcPr>
          <w:p w14:paraId="753871BB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5940" w:type="dxa"/>
          </w:tcPr>
          <w:p w14:paraId="116FFDB6" w14:textId="77777777" w:rsidR="004B2AC0" w:rsidRDefault="004B2AC0" w:rsidP="00FD126E">
            <w:r w:rsidRPr="00F74047">
              <w:t>Report Parts</w:t>
            </w:r>
          </w:p>
        </w:tc>
      </w:tr>
      <w:tr w:rsidR="004B2AC0" w14:paraId="4E02B7F1" w14:textId="77777777" w:rsidTr="00FD126E">
        <w:trPr>
          <w:trHeight w:hRule="exact" w:val="288"/>
        </w:trPr>
        <w:tc>
          <w:tcPr>
            <w:tcW w:w="2695" w:type="dxa"/>
          </w:tcPr>
          <w:p w14:paraId="0869FD80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lastRenderedPageBreak/>
              <w:t>TargetServerURL</w:t>
            </w:r>
            <w:proofErr w:type="spellEnd"/>
          </w:p>
        </w:tc>
        <w:tc>
          <w:tcPr>
            <w:tcW w:w="5940" w:type="dxa"/>
          </w:tcPr>
          <w:p w14:paraId="652EC32E" w14:textId="77777777" w:rsidR="004B2AC0" w:rsidRDefault="004B2AC0" w:rsidP="00FD126E">
            <w:r w:rsidRPr="00F74047">
              <w:t>http</w:t>
            </w:r>
            <w:r>
              <w:t>s</w:t>
            </w:r>
            <w:r w:rsidRPr="00F74047">
              <w:t>://</w:t>
            </w:r>
            <w:r>
              <w:t>UVAADADSQL52CCO</w:t>
            </w:r>
            <w:r w:rsidRPr="00F74047">
              <w:t>/ReportServer</w:t>
            </w:r>
          </w:p>
        </w:tc>
      </w:tr>
      <w:tr w:rsidR="004B2AC0" w14:paraId="2A1B1C6D" w14:textId="77777777" w:rsidTr="00FD126E">
        <w:trPr>
          <w:trHeight w:hRule="exact" w:val="288"/>
        </w:trPr>
        <w:tc>
          <w:tcPr>
            <w:tcW w:w="2695" w:type="dxa"/>
          </w:tcPr>
          <w:p w14:paraId="59577888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5940" w:type="dxa"/>
          </w:tcPr>
          <w:p w14:paraId="0BB7ED66" w14:textId="77777777" w:rsidR="004B2AC0" w:rsidRDefault="004B2AC0" w:rsidP="00FD126E">
            <w:r w:rsidRPr="00B459BC">
              <w:t>SQL Server 2016 or later</w:t>
            </w:r>
          </w:p>
        </w:tc>
      </w:tr>
      <w:tr w:rsidR="004B2AC0" w14:paraId="200BB9FD" w14:textId="77777777" w:rsidTr="00FD126E">
        <w:trPr>
          <w:trHeight w:hRule="exact" w:val="288"/>
        </w:trPr>
        <w:tc>
          <w:tcPr>
            <w:tcW w:w="2695" w:type="dxa"/>
          </w:tcPr>
          <w:p w14:paraId="6D1E482D" w14:textId="77777777" w:rsidR="004B2AC0" w:rsidRPr="005745A6" w:rsidRDefault="004B2AC0" w:rsidP="00FD126E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14:paraId="3DC3EA99" w14:textId="77777777" w:rsidR="004B2AC0" w:rsidRPr="00F74047" w:rsidRDefault="004B2AC0" w:rsidP="00FD126E">
            <w:r w:rsidRPr="001515E0">
              <w:t>http</w:t>
            </w:r>
            <w:r>
              <w:t>s</w:t>
            </w:r>
            <w:r w:rsidRPr="001515E0">
              <w:t>://</w:t>
            </w:r>
            <w:r>
              <w:t>UVAADADSQL52CCO</w:t>
            </w:r>
            <w:r w:rsidRPr="001515E0">
              <w:t>/Reports_ECL</w:t>
            </w:r>
            <w:r>
              <w:t>T</w:t>
            </w:r>
            <w:r w:rsidRPr="001515E0">
              <w:t>01</w:t>
            </w:r>
          </w:p>
        </w:tc>
      </w:tr>
    </w:tbl>
    <w:p w14:paraId="7CEAE08B" w14:textId="77777777" w:rsidR="004B2AC0" w:rsidRPr="00FD126E" w:rsidRDefault="004B2AC0" w:rsidP="004B2AC0"/>
    <w:p w14:paraId="59B53931" w14:textId="77777777" w:rsidR="004B2AC0" w:rsidRPr="00925970" w:rsidRDefault="004B2AC0" w:rsidP="004B2AC0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1089" w:name="_Toc490553376"/>
      <w:bookmarkStart w:id="1090" w:name="_Toc523133395"/>
      <w:r w:rsidRPr="00925970">
        <w:rPr>
          <w:rFonts w:ascii="Arial" w:hAnsi="Arial" w:cs="Arial"/>
          <w:color w:val="auto"/>
          <w:sz w:val="20"/>
          <w:szCs w:val="20"/>
        </w:rPr>
        <w:t>Production</w:t>
      </w:r>
      <w:bookmarkEnd w:id="1089"/>
      <w:bookmarkEnd w:id="109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210"/>
      </w:tblGrid>
      <w:tr w:rsidR="004B2AC0" w14:paraId="2F955127" w14:textId="77777777" w:rsidTr="00FD126E">
        <w:trPr>
          <w:trHeight w:hRule="exact" w:val="288"/>
        </w:trPr>
        <w:tc>
          <w:tcPr>
            <w:tcW w:w="2695" w:type="dxa"/>
          </w:tcPr>
          <w:p w14:paraId="18600104" w14:textId="77777777" w:rsidR="004B2AC0" w:rsidRPr="005745A6" w:rsidRDefault="004B2AC0" w:rsidP="00FD126E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6210" w:type="dxa"/>
          </w:tcPr>
          <w:p w14:paraId="3613C5BA" w14:textId="77777777" w:rsidR="004B2AC0" w:rsidRDefault="004B2AC0" w:rsidP="00FD126E">
            <w:r>
              <w:t>True</w:t>
            </w:r>
          </w:p>
        </w:tc>
      </w:tr>
      <w:tr w:rsidR="004B2AC0" w14:paraId="4F98E9E6" w14:textId="77777777" w:rsidTr="00FD126E">
        <w:trPr>
          <w:trHeight w:hRule="exact" w:val="288"/>
        </w:trPr>
        <w:tc>
          <w:tcPr>
            <w:tcW w:w="2695" w:type="dxa"/>
          </w:tcPr>
          <w:p w14:paraId="0E57242E" w14:textId="77777777" w:rsidR="004B2AC0" w:rsidRPr="005745A6" w:rsidRDefault="004B2AC0" w:rsidP="00FD126E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6210" w:type="dxa"/>
          </w:tcPr>
          <w:p w14:paraId="4013B87A" w14:textId="77777777" w:rsidR="004B2AC0" w:rsidRDefault="004B2AC0" w:rsidP="00FD126E">
            <w:r>
              <w:t>False</w:t>
            </w:r>
          </w:p>
        </w:tc>
      </w:tr>
      <w:tr w:rsidR="004B2AC0" w14:paraId="37B52A67" w14:textId="77777777" w:rsidTr="00FD126E">
        <w:trPr>
          <w:trHeight w:hRule="exact" w:val="288"/>
        </w:trPr>
        <w:tc>
          <w:tcPr>
            <w:tcW w:w="2695" w:type="dxa"/>
          </w:tcPr>
          <w:p w14:paraId="385204A2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6210" w:type="dxa"/>
          </w:tcPr>
          <w:p w14:paraId="3D8879CB" w14:textId="77777777" w:rsidR="004B2AC0" w:rsidRDefault="004B2AC0" w:rsidP="00FD126E">
            <w:r w:rsidRPr="00BB09B3">
              <w:t>/eCoaching/Production/Datasets</w:t>
            </w:r>
          </w:p>
        </w:tc>
      </w:tr>
      <w:tr w:rsidR="004B2AC0" w14:paraId="0BBAE4BC" w14:textId="77777777" w:rsidTr="00FD126E">
        <w:trPr>
          <w:trHeight w:hRule="exact" w:val="288"/>
        </w:trPr>
        <w:tc>
          <w:tcPr>
            <w:tcW w:w="2695" w:type="dxa"/>
          </w:tcPr>
          <w:p w14:paraId="3C287A19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6210" w:type="dxa"/>
          </w:tcPr>
          <w:p w14:paraId="77E0F243" w14:textId="77777777" w:rsidR="004B2AC0" w:rsidRDefault="004B2AC0" w:rsidP="00FD126E">
            <w:r w:rsidRPr="00BB09B3">
              <w:t>/eCoaching/Production/</w:t>
            </w:r>
            <w:proofErr w:type="spellStart"/>
            <w:r w:rsidRPr="00BB09B3">
              <w:t>DataSources</w:t>
            </w:r>
            <w:proofErr w:type="spellEnd"/>
          </w:p>
        </w:tc>
      </w:tr>
      <w:tr w:rsidR="004B2AC0" w14:paraId="7A8B7F87" w14:textId="77777777" w:rsidTr="00FD126E">
        <w:trPr>
          <w:trHeight w:hRule="exact" w:val="288"/>
        </w:trPr>
        <w:tc>
          <w:tcPr>
            <w:tcW w:w="2695" w:type="dxa"/>
          </w:tcPr>
          <w:p w14:paraId="1BE5C575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6210" w:type="dxa"/>
          </w:tcPr>
          <w:p w14:paraId="58D4E614" w14:textId="77777777" w:rsidR="004B2AC0" w:rsidRDefault="004B2AC0" w:rsidP="00FD126E">
            <w:r w:rsidRPr="00BB09B3">
              <w:t>/eCoaching/Production/Reports</w:t>
            </w:r>
          </w:p>
        </w:tc>
      </w:tr>
      <w:tr w:rsidR="004B2AC0" w14:paraId="15E2793B" w14:textId="77777777" w:rsidTr="00FD126E">
        <w:trPr>
          <w:trHeight w:hRule="exact" w:val="288"/>
        </w:trPr>
        <w:tc>
          <w:tcPr>
            <w:tcW w:w="2695" w:type="dxa"/>
          </w:tcPr>
          <w:p w14:paraId="54A85E52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6210" w:type="dxa"/>
          </w:tcPr>
          <w:p w14:paraId="5A37486E" w14:textId="77777777" w:rsidR="004B2AC0" w:rsidRDefault="004B2AC0" w:rsidP="00FD126E">
            <w:r w:rsidRPr="00F74047">
              <w:t>Report Parts</w:t>
            </w:r>
          </w:p>
        </w:tc>
      </w:tr>
      <w:tr w:rsidR="004B2AC0" w14:paraId="38A9BC3C" w14:textId="77777777" w:rsidTr="00FD126E">
        <w:trPr>
          <w:trHeight w:hRule="exact" w:val="288"/>
        </w:trPr>
        <w:tc>
          <w:tcPr>
            <w:tcW w:w="2695" w:type="dxa"/>
          </w:tcPr>
          <w:p w14:paraId="2C519B09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TargetServerURL</w:t>
            </w:r>
            <w:proofErr w:type="spellEnd"/>
          </w:p>
        </w:tc>
        <w:tc>
          <w:tcPr>
            <w:tcW w:w="6210" w:type="dxa"/>
          </w:tcPr>
          <w:p w14:paraId="51B57080" w14:textId="77777777" w:rsidR="004B2AC0" w:rsidRDefault="004B2AC0" w:rsidP="00FD126E">
            <w:r w:rsidRPr="00F74047">
              <w:t>http</w:t>
            </w:r>
            <w:r>
              <w:t>s</w:t>
            </w:r>
            <w:r w:rsidRPr="00F74047">
              <w:t>://</w:t>
            </w:r>
            <w:r>
              <w:t>UVAAPADSQL50CCO</w:t>
            </w:r>
            <w:r w:rsidRPr="00F74047">
              <w:t>/ReportServer</w:t>
            </w:r>
          </w:p>
        </w:tc>
      </w:tr>
      <w:tr w:rsidR="004B2AC0" w14:paraId="38B717D8" w14:textId="77777777" w:rsidTr="00FD126E">
        <w:trPr>
          <w:trHeight w:hRule="exact" w:val="288"/>
        </w:trPr>
        <w:tc>
          <w:tcPr>
            <w:tcW w:w="2695" w:type="dxa"/>
          </w:tcPr>
          <w:p w14:paraId="62A72C8D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6210" w:type="dxa"/>
          </w:tcPr>
          <w:p w14:paraId="4265067F" w14:textId="77777777" w:rsidR="004B2AC0" w:rsidRDefault="004B2AC0" w:rsidP="00FD126E">
            <w:r w:rsidRPr="00B459BC">
              <w:t>SQL Server 2016 or later</w:t>
            </w:r>
          </w:p>
        </w:tc>
      </w:tr>
      <w:tr w:rsidR="004B2AC0" w14:paraId="3396C0C6" w14:textId="77777777" w:rsidTr="00FD126E">
        <w:trPr>
          <w:trHeight w:hRule="exact" w:val="288"/>
        </w:trPr>
        <w:tc>
          <w:tcPr>
            <w:tcW w:w="2695" w:type="dxa"/>
          </w:tcPr>
          <w:p w14:paraId="631A8DE9" w14:textId="77777777" w:rsidR="004B2AC0" w:rsidRPr="005745A6" w:rsidRDefault="004B2AC0" w:rsidP="00FD126E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6210" w:type="dxa"/>
          </w:tcPr>
          <w:p w14:paraId="0CC318B0" w14:textId="77777777" w:rsidR="004B2AC0" w:rsidRPr="00F74047" w:rsidRDefault="004B2AC0" w:rsidP="00FD126E">
            <w:r w:rsidRPr="001515E0">
              <w:t>http</w:t>
            </w:r>
            <w:r>
              <w:t>s</w:t>
            </w:r>
            <w:r w:rsidRPr="001515E0">
              <w:t>://</w:t>
            </w:r>
            <w:r>
              <w:t>UVAAPADSQL50CCO</w:t>
            </w:r>
            <w:r w:rsidRPr="001515E0">
              <w:t>/Reports_ECL</w:t>
            </w:r>
            <w:r>
              <w:t>P</w:t>
            </w:r>
            <w:r w:rsidRPr="001515E0">
              <w:t>01</w:t>
            </w:r>
          </w:p>
        </w:tc>
      </w:tr>
    </w:tbl>
    <w:p w14:paraId="396E458B" w14:textId="77777777" w:rsidR="004B2AC0" w:rsidRDefault="004B2AC0" w:rsidP="004B2AC0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1091" w:name="_Toc523133396"/>
      <w:r>
        <w:rPr>
          <w:rFonts w:ascii="Arial" w:hAnsi="Arial" w:cs="Arial"/>
          <w:sz w:val="24"/>
          <w:szCs w:val="24"/>
        </w:rPr>
        <w:t>Data Source(s)</w:t>
      </w:r>
      <w:bookmarkEnd w:id="109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3222"/>
        <w:gridCol w:w="4319"/>
      </w:tblGrid>
      <w:tr w:rsidR="004B2AC0" w14:paraId="60AB017F" w14:textId="77777777" w:rsidTr="00FD126E">
        <w:trPr>
          <w:trHeight w:hRule="exact" w:val="352"/>
        </w:trPr>
        <w:tc>
          <w:tcPr>
            <w:tcW w:w="1809" w:type="dxa"/>
          </w:tcPr>
          <w:p w14:paraId="566EC8A0" w14:textId="77777777" w:rsidR="004B2AC0" w:rsidRPr="005745A6" w:rsidRDefault="004B2AC0" w:rsidP="00FD126E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3222" w:type="dxa"/>
          </w:tcPr>
          <w:p w14:paraId="731387E0" w14:textId="77777777" w:rsidR="004B2AC0" w:rsidRDefault="004B2AC0" w:rsidP="00FD126E"/>
        </w:tc>
        <w:tc>
          <w:tcPr>
            <w:tcW w:w="4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08FD7" w14:textId="77777777" w:rsidR="004B2AC0" w:rsidRDefault="004B2AC0" w:rsidP="00FD126E">
            <w:r>
              <w:t>eCoaching</w:t>
            </w:r>
          </w:p>
        </w:tc>
      </w:tr>
      <w:tr w:rsidR="004B2AC0" w14:paraId="714A034B" w14:textId="77777777" w:rsidTr="00FD126E">
        <w:trPr>
          <w:trHeight w:hRule="exact" w:val="288"/>
        </w:trPr>
        <w:tc>
          <w:tcPr>
            <w:tcW w:w="1809" w:type="dxa"/>
          </w:tcPr>
          <w:p w14:paraId="1B654F8A" w14:textId="77777777" w:rsidR="004B2AC0" w:rsidRPr="005745A6" w:rsidRDefault="004B2AC0" w:rsidP="00FD126E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3222" w:type="dxa"/>
          </w:tcPr>
          <w:p w14:paraId="18A911EA" w14:textId="77777777" w:rsidR="004B2AC0" w:rsidRDefault="004B2AC0" w:rsidP="00FD126E"/>
        </w:tc>
        <w:tc>
          <w:tcPr>
            <w:tcW w:w="4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0FB00" w14:textId="77777777" w:rsidR="004B2AC0" w:rsidRDefault="004B2AC0" w:rsidP="00FD126E">
            <w:r>
              <w:t>Microsoft SQL Server</w:t>
            </w:r>
          </w:p>
        </w:tc>
      </w:tr>
      <w:tr w:rsidR="004B2AC0" w14:paraId="3AF009D0" w14:textId="77777777" w:rsidTr="00FD126E">
        <w:trPr>
          <w:trHeight w:hRule="exact" w:val="3205"/>
        </w:trPr>
        <w:tc>
          <w:tcPr>
            <w:tcW w:w="1809" w:type="dxa"/>
          </w:tcPr>
          <w:p w14:paraId="3F6D3B59" w14:textId="77777777" w:rsidR="004B2AC0" w:rsidRPr="005745A6" w:rsidRDefault="004B2AC0" w:rsidP="00FD126E">
            <w:pPr>
              <w:rPr>
                <w:b/>
              </w:rPr>
            </w:pPr>
            <w:r>
              <w:rPr>
                <w:b/>
              </w:rPr>
              <w:t>Connection String(s)</w:t>
            </w:r>
          </w:p>
        </w:tc>
        <w:tc>
          <w:tcPr>
            <w:tcW w:w="3222" w:type="dxa"/>
          </w:tcPr>
          <w:p w14:paraId="5C8A9CC6" w14:textId="77777777" w:rsidR="004B2AC0" w:rsidRDefault="004B2AC0" w:rsidP="00FD126E"/>
        </w:tc>
        <w:tc>
          <w:tcPr>
            <w:tcW w:w="4319" w:type="dxa"/>
          </w:tcPr>
          <w:p w14:paraId="4CAD30CB" w14:textId="77777777" w:rsidR="004B2AC0" w:rsidRDefault="004B2AC0" w:rsidP="00FD126E">
            <w:r>
              <w:t xml:space="preserve">Dev: </w:t>
            </w:r>
            <w:r w:rsidRPr="009C448F">
              <w:t>Data Source=</w:t>
            </w:r>
            <w:r>
              <w:t>UVAADADSQL50CCO</w:t>
            </w:r>
            <w:r w:rsidRPr="009C448F">
              <w:t>;Initial Catalog=eCoachingDev</w:t>
            </w:r>
          </w:p>
          <w:p w14:paraId="2B35C5EC" w14:textId="77777777" w:rsidR="004B2AC0" w:rsidRDefault="004B2AC0" w:rsidP="00FD126E">
            <w:r>
              <w:t xml:space="preserve">Sys Test: </w:t>
            </w:r>
            <w:r w:rsidRPr="009C448F">
              <w:t>Data Source=</w:t>
            </w:r>
            <w:r>
              <w:t>UVAADADSQL52CCO;Initial Catalog=eCoachingTest</w:t>
            </w:r>
          </w:p>
          <w:p w14:paraId="48F6B0F9" w14:textId="77777777" w:rsidR="004B2AC0" w:rsidRDefault="004B2AC0" w:rsidP="00FD126E">
            <w:r>
              <w:t xml:space="preserve">Production: </w:t>
            </w:r>
            <w:r w:rsidRPr="009C448F">
              <w:t>Data Source=</w:t>
            </w:r>
            <w:r>
              <w:t>UVAAPADSQL50CCO;Initial Catalog=eCoaching</w:t>
            </w:r>
          </w:p>
        </w:tc>
      </w:tr>
      <w:tr w:rsidR="004B2AC0" w14:paraId="36354591" w14:textId="77777777" w:rsidTr="00FD126E">
        <w:trPr>
          <w:trHeight w:hRule="exact" w:val="288"/>
        </w:trPr>
        <w:tc>
          <w:tcPr>
            <w:tcW w:w="1809" w:type="dxa"/>
          </w:tcPr>
          <w:p w14:paraId="25B543BC" w14:textId="77777777" w:rsidR="004B2AC0" w:rsidRPr="005745A6" w:rsidRDefault="004B2AC0" w:rsidP="00FD126E">
            <w:pPr>
              <w:rPr>
                <w:b/>
              </w:rPr>
            </w:pPr>
            <w:r>
              <w:rPr>
                <w:b/>
              </w:rPr>
              <w:t>Connect Using</w:t>
            </w:r>
          </w:p>
        </w:tc>
        <w:tc>
          <w:tcPr>
            <w:tcW w:w="3222" w:type="dxa"/>
          </w:tcPr>
          <w:p w14:paraId="35F44E9A" w14:textId="77777777" w:rsidR="004B2AC0" w:rsidRDefault="004B2AC0" w:rsidP="00FD126E"/>
        </w:tc>
        <w:tc>
          <w:tcPr>
            <w:tcW w:w="4319" w:type="dxa"/>
          </w:tcPr>
          <w:p w14:paraId="78783279" w14:textId="77777777" w:rsidR="004B2AC0" w:rsidRDefault="004B2AC0" w:rsidP="00FD126E">
            <w:r>
              <w:t>Windows Integrated Security</w:t>
            </w:r>
          </w:p>
        </w:tc>
      </w:tr>
    </w:tbl>
    <w:p w14:paraId="35680A7B" w14:textId="34BA9E06" w:rsidR="00773567" w:rsidRPr="00773567" w:rsidRDefault="00773567" w:rsidP="00773567">
      <w:pPr>
        <w:keepNext/>
        <w:keepLines/>
        <w:numPr>
          <w:ilvl w:val="0"/>
          <w:numId w:val="3"/>
        </w:numPr>
        <w:spacing w:before="480" w:after="0"/>
        <w:outlineLvl w:val="0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 w:rsidRPr="00773567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  <w:lastRenderedPageBreak/>
        <w:t>Properties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09"/>
        <w:gridCol w:w="7056"/>
      </w:tblGrid>
      <w:tr w:rsidR="00773567" w:rsidRPr="00773567" w14:paraId="0689651F" w14:textId="77777777" w:rsidTr="000653EE">
        <w:trPr>
          <w:trHeight w:hRule="exact" w:val="3133"/>
        </w:trPr>
        <w:tc>
          <w:tcPr>
            <w:tcW w:w="1809" w:type="dxa"/>
          </w:tcPr>
          <w:p w14:paraId="7366F216" w14:textId="77777777"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t>Parameters</w:t>
            </w:r>
          </w:p>
        </w:tc>
        <w:tc>
          <w:tcPr>
            <w:tcW w:w="7056" w:type="dxa"/>
          </w:tcPr>
          <w:p w14:paraId="4F623B4A" w14:textId="77777777" w:rsidR="00773567" w:rsidRPr="00773567" w:rsidRDefault="00773567" w:rsidP="00773567">
            <w:r>
              <w:rPr>
                <w:noProof/>
              </w:rPr>
              <w:drawing>
                <wp:inline distT="0" distB="0" distL="0" distR="0" wp14:anchorId="78419848" wp14:editId="077C06DC">
                  <wp:extent cx="4151376" cy="1600200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376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567" w:rsidRPr="00773567" w14:paraId="489630D0" w14:textId="77777777" w:rsidTr="001E7067">
        <w:trPr>
          <w:trHeight w:hRule="exact" w:val="288"/>
        </w:trPr>
        <w:tc>
          <w:tcPr>
            <w:tcW w:w="1809" w:type="dxa"/>
          </w:tcPr>
          <w:p w14:paraId="5FF90491" w14:textId="77777777"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t>Data Source</w:t>
            </w:r>
          </w:p>
        </w:tc>
        <w:tc>
          <w:tcPr>
            <w:tcW w:w="7056" w:type="dxa"/>
          </w:tcPr>
          <w:p w14:paraId="6F311241" w14:textId="77777777" w:rsidR="00773567" w:rsidRPr="00773567" w:rsidRDefault="00773567" w:rsidP="00773567">
            <w:r w:rsidRPr="00773567">
              <w:rPr>
                <w:rFonts w:ascii="Arial" w:hAnsi="Arial" w:cs="Arial"/>
                <w:color w:val="000000"/>
                <w:sz w:val="20"/>
                <w:szCs w:val="20"/>
              </w:rPr>
              <w:t>/eCoaching/</w:t>
            </w:r>
            <w:proofErr w:type="spellStart"/>
            <w:r w:rsidRPr="00773567">
              <w:rPr>
                <w:rFonts w:ascii="Arial" w:hAnsi="Arial" w:cs="Arial"/>
                <w:color w:val="000000"/>
                <w:sz w:val="20"/>
                <w:szCs w:val="20"/>
              </w:rPr>
              <w:t>DataSources</w:t>
            </w:r>
            <w:proofErr w:type="spellEnd"/>
            <w:r w:rsidRPr="00773567">
              <w:rPr>
                <w:rFonts w:ascii="Arial" w:hAnsi="Arial" w:cs="Arial"/>
                <w:color w:val="000000"/>
                <w:sz w:val="20"/>
                <w:szCs w:val="20"/>
              </w:rPr>
              <w:t>/eCoaching</w:t>
            </w:r>
          </w:p>
        </w:tc>
      </w:tr>
      <w:tr w:rsidR="00773567" w:rsidRPr="00773567" w14:paraId="706D72AC" w14:textId="77777777" w:rsidTr="001E7067">
        <w:trPr>
          <w:trHeight w:hRule="exact" w:val="1576"/>
        </w:trPr>
        <w:tc>
          <w:tcPr>
            <w:tcW w:w="1809" w:type="dxa"/>
          </w:tcPr>
          <w:p w14:paraId="44DB764D" w14:textId="77777777"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t>Shared Datasets</w:t>
            </w:r>
          </w:p>
        </w:tc>
        <w:tc>
          <w:tcPr>
            <w:tcW w:w="7056" w:type="dxa"/>
          </w:tcPr>
          <w:p w14:paraId="3256408A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CoachingEmployeeRef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CoachingEmployeeList</w:t>
            </w:r>
            <w:proofErr w:type="spellEnd"/>
          </w:p>
          <w:p w14:paraId="31F6BC6F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CoachingReasonRef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CoachingReasonList</w:t>
            </w:r>
            <w:proofErr w:type="spellEnd"/>
          </w:p>
          <w:p w14:paraId="61A7C10B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CoachingSiteRef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CoachingSiteList</w:t>
            </w:r>
            <w:proofErr w:type="spellEnd"/>
          </w:p>
          <w:p w14:paraId="7BA5B136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CoachingStatusRef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CoachingStatusList</w:t>
            </w:r>
            <w:proofErr w:type="spellEnd"/>
          </w:p>
          <w:p w14:paraId="1E8C6C3D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CoachingSubReasonRef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CoachingSubReasonList</w:t>
            </w:r>
            <w:proofErr w:type="spellEnd"/>
          </w:p>
          <w:p w14:paraId="0C213150" w14:textId="77777777" w:rsidR="00773567" w:rsidRPr="00773567" w:rsidRDefault="00A3182B" w:rsidP="00773567">
            <w:pPr>
              <w:spacing w:after="0" w:line="240" w:lineRule="auto"/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ModuleRef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ModuleList</w:t>
            </w:r>
            <w:proofErr w:type="spellEnd"/>
          </w:p>
        </w:tc>
      </w:tr>
    </w:tbl>
    <w:p w14:paraId="31D51B8F" w14:textId="77777777" w:rsidR="00373EBA" w:rsidRPr="008F746F" w:rsidRDefault="00373EBA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</w:pPr>
    </w:p>
    <w:sectPr w:rsidR="00373EBA" w:rsidRPr="008F746F" w:rsidSect="00D47089">
      <w:headerReference w:type="default" r:id="rId41"/>
      <w:footerReference w:type="default" r:id="rId42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3F3A8" w14:textId="77777777" w:rsidR="00742362" w:rsidRDefault="00742362" w:rsidP="009F2A51">
      <w:pPr>
        <w:spacing w:after="0" w:line="240" w:lineRule="auto"/>
      </w:pPr>
      <w:r>
        <w:separator/>
      </w:r>
    </w:p>
  </w:endnote>
  <w:endnote w:type="continuationSeparator" w:id="0">
    <w:p w14:paraId="5D15C4AF" w14:textId="77777777" w:rsidR="00742362" w:rsidRDefault="00742362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altName w:val="Palatino Linotyp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29436" w14:textId="77777777" w:rsidR="00856824" w:rsidRDefault="00856824" w:rsidP="00856824">
    <w:pPr>
      <w:pStyle w:val="Footertext1"/>
      <w:rPr>
        <w:color w:val="FFFFFF"/>
      </w:rPr>
    </w:pPr>
    <w:r>
      <w:t>This document contains confidential and proprietary information,</w:t>
    </w:r>
  </w:p>
  <w:p w14:paraId="085CA786" w14:textId="77777777" w:rsidR="00856824" w:rsidRDefault="00856824" w:rsidP="00856824">
    <w:pPr>
      <w:pStyle w:val="Footertext2"/>
      <w:rPr>
        <w:color w:val="FFFFFF"/>
      </w:rPr>
    </w:pPr>
    <w:r>
      <w:t>Which shall not be used, disclosed, or reproduced for any purpose other than the conduct of company business affairs.</w:t>
    </w:r>
  </w:p>
  <w:p w14:paraId="6593733A" w14:textId="1E87CB4F" w:rsidR="00856824" w:rsidRPr="000C47F2" w:rsidRDefault="00856824" w:rsidP="00856824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r w:rsidR="004638A6">
      <w:rPr>
        <w:noProof/>
      </w:rPr>
      <w:t>5/27/2021</w:t>
    </w:r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>
      <w:rPr>
        <w:rStyle w:val="PageNumber"/>
        <w:noProof/>
      </w:rPr>
      <w:t>22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>
      <w:rPr>
        <w:rStyle w:val="PageNumber"/>
        <w:noProof/>
      </w:rPr>
      <w:t>34</w:t>
    </w:r>
    <w:r w:rsidRPr="000C47F2">
      <w:rPr>
        <w:rStyle w:val="PageNumber"/>
      </w:rPr>
      <w:fldChar w:fldCharType="end"/>
    </w:r>
  </w:p>
  <w:p w14:paraId="64B87712" w14:textId="77777777" w:rsidR="001E7067" w:rsidRPr="00856824" w:rsidRDefault="001E7067" w:rsidP="008568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20A56" w14:textId="77777777" w:rsidR="00742362" w:rsidRDefault="00742362" w:rsidP="009F2A51">
      <w:pPr>
        <w:spacing w:after="0" w:line="240" w:lineRule="auto"/>
      </w:pPr>
      <w:r>
        <w:separator/>
      </w:r>
    </w:p>
  </w:footnote>
  <w:footnote w:type="continuationSeparator" w:id="0">
    <w:p w14:paraId="19A2818C" w14:textId="77777777" w:rsidR="00742362" w:rsidRDefault="00742362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23F6B" w14:textId="77777777" w:rsidR="00856824" w:rsidRDefault="00856824" w:rsidP="00856824">
    <w:pPr>
      <w:pStyle w:val="Header"/>
    </w:pPr>
    <w:r>
      <w:t>eCoaching Log System</w:t>
    </w:r>
  </w:p>
  <w:p w14:paraId="3F87A6B1" w14:textId="77777777" w:rsidR="001E7067" w:rsidRDefault="001E7067" w:rsidP="00BF6056">
    <w:pPr>
      <w:pStyle w:val="headingstuff"/>
      <w:ind w:left="4320" w:firstLine="720"/>
      <w:jc w:val="right"/>
    </w:pPr>
  </w:p>
  <w:p w14:paraId="52129E54" w14:textId="77777777" w:rsidR="001E7067" w:rsidRDefault="001E70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11B17"/>
    <w:multiLevelType w:val="hybridMultilevel"/>
    <w:tmpl w:val="5F5604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4" w15:restartNumberingAfterBreak="0">
    <w:nsid w:val="443611B0"/>
    <w:multiLevelType w:val="multilevel"/>
    <w:tmpl w:val="F16EA496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5" w15:restartNumberingAfterBreak="0">
    <w:nsid w:val="6E7011F1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977"/>
    <w:rsid w:val="000143C1"/>
    <w:rsid w:val="0001727F"/>
    <w:rsid w:val="00020810"/>
    <w:rsid w:val="00022646"/>
    <w:rsid w:val="00024AB2"/>
    <w:rsid w:val="000360DC"/>
    <w:rsid w:val="0004360A"/>
    <w:rsid w:val="000450EA"/>
    <w:rsid w:val="000569F1"/>
    <w:rsid w:val="00060E62"/>
    <w:rsid w:val="00061754"/>
    <w:rsid w:val="000653EE"/>
    <w:rsid w:val="000A4CCB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02962"/>
    <w:rsid w:val="00111815"/>
    <w:rsid w:val="00115144"/>
    <w:rsid w:val="0011577F"/>
    <w:rsid w:val="0012383B"/>
    <w:rsid w:val="0013673F"/>
    <w:rsid w:val="00142AA2"/>
    <w:rsid w:val="0015615D"/>
    <w:rsid w:val="0016044C"/>
    <w:rsid w:val="00165AEF"/>
    <w:rsid w:val="001667EA"/>
    <w:rsid w:val="00183870"/>
    <w:rsid w:val="001932CE"/>
    <w:rsid w:val="001956D0"/>
    <w:rsid w:val="001B21A6"/>
    <w:rsid w:val="001B35F6"/>
    <w:rsid w:val="001B4679"/>
    <w:rsid w:val="001C7159"/>
    <w:rsid w:val="001D4172"/>
    <w:rsid w:val="001E1C24"/>
    <w:rsid w:val="001E7067"/>
    <w:rsid w:val="001E7F6B"/>
    <w:rsid w:val="001F4587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315F"/>
    <w:rsid w:val="002B0F92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21343"/>
    <w:rsid w:val="003263FF"/>
    <w:rsid w:val="003376CE"/>
    <w:rsid w:val="00373EBA"/>
    <w:rsid w:val="00377ADE"/>
    <w:rsid w:val="003933FA"/>
    <w:rsid w:val="003A12B2"/>
    <w:rsid w:val="003A31E0"/>
    <w:rsid w:val="003A6C58"/>
    <w:rsid w:val="003B2299"/>
    <w:rsid w:val="003B583A"/>
    <w:rsid w:val="003D00C8"/>
    <w:rsid w:val="003D2977"/>
    <w:rsid w:val="003E1F08"/>
    <w:rsid w:val="00420A40"/>
    <w:rsid w:val="0042551C"/>
    <w:rsid w:val="00425565"/>
    <w:rsid w:val="00432150"/>
    <w:rsid w:val="004323CF"/>
    <w:rsid w:val="004564E1"/>
    <w:rsid w:val="00457492"/>
    <w:rsid w:val="004638A6"/>
    <w:rsid w:val="00480072"/>
    <w:rsid w:val="0049254A"/>
    <w:rsid w:val="004954C4"/>
    <w:rsid w:val="004A701C"/>
    <w:rsid w:val="004B2AC0"/>
    <w:rsid w:val="004D09FF"/>
    <w:rsid w:val="004D324A"/>
    <w:rsid w:val="004E4265"/>
    <w:rsid w:val="004F31D4"/>
    <w:rsid w:val="004F390F"/>
    <w:rsid w:val="004F7B11"/>
    <w:rsid w:val="005006E5"/>
    <w:rsid w:val="00500C55"/>
    <w:rsid w:val="00540EA3"/>
    <w:rsid w:val="00544A27"/>
    <w:rsid w:val="00546DF0"/>
    <w:rsid w:val="0054760A"/>
    <w:rsid w:val="00556F1C"/>
    <w:rsid w:val="00572F34"/>
    <w:rsid w:val="00591671"/>
    <w:rsid w:val="005A0F29"/>
    <w:rsid w:val="005A7B8E"/>
    <w:rsid w:val="005B4919"/>
    <w:rsid w:val="005D5D20"/>
    <w:rsid w:val="005E4DED"/>
    <w:rsid w:val="00601D0A"/>
    <w:rsid w:val="00623B88"/>
    <w:rsid w:val="00630A4E"/>
    <w:rsid w:val="00644CBA"/>
    <w:rsid w:val="00646DDB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21D54"/>
    <w:rsid w:val="00732F3C"/>
    <w:rsid w:val="00737DE7"/>
    <w:rsid w:val="00742362"/>
    <w:rsid w:val="00742C76"/>
    <w:rsid w:val="00743479"/>
    <w:rsid w:val="00750891"/>
    <w:rsid w:val="00750EAC"/>
    <w:rsid w:val="007511C3"/>
    <w:rsid w:val="0076278D"/>
    <w:rsid w:val="00763A6D"/>
    <w:rsid w:val="00767C89"/>
    <w:rsid w:val="00773567"/>
    <w:rsid w:val="00774DD0"/>
    <w:rsid w:val="007776F9"/>
    <w:rsid w:val="007829B2"/>
    <w:rsid w:val="007935E3"/>
    <w:rsid w:val="007A7B19"/>
    <w:rsid w:val="007B16D7"/>
    <w:rsid w:val="007D2A5C"/>
    <w:rsid w:val="007E4ABC"/>
    <w:rsid w:val="007F1814"/>
    <w:rsid w:val="007F250E"/>
    <w:rsid w:val="007F36E6"/>
    <w:rsid w:val="008018A3"/>
    <w:rsid w:val="00814ED8"/>
    <w:rsid w:val="008169E7"/>
    <w:rsid w:val="008212C1"/>
    <w:rsid w:val="00856824"/>
    <w:rsid w:val="0086220A"/>
    <w:rsid w:val="00881025"/>
    <w:rsid w:val="008A38F0"/>
    <w:rsid w:val="008A428D"/>
    <w:rsid w:val="008A5F8C"/>
    <w:rsid w:val="008A6175"/>
    <w:rsid w:val="008C1852"/>
    <w:rsid w:val="008D2EC0"/>
    <w:rsid w:val="008D562D"/>
    <w:rsid w:val="008E1F6F"/>
    <w:rsid w:val="008F746F"/>
    <w:rsid w:val="00905D50"/>
    <w:rsid w:val="009330C3"/>
    <w:rsid w:val="00933E43"/>
    <w:rsid w:val="00950B2C"/>
    <w:rsid w:val="00963D81"/>
    <w:rsid w:val="00965759"/>
    <w:rsid w:val="009856F2"/>
    <w:rsid w:val="009B0B83"/>
    <w:rsid w:val="009B6F24"/>
    <w:rsid w:val="009C0EBF"/>
    <w:rsid w:val="009C3204"/>
    <w:rsid w:val="009C3E14"/>
    <w:rsid w:val="009C71DF"/>
    <w:rsid w:val="009D3AAF"/>
    <w:rsid w:val="009E49BA"/>
    <w:rsid w:val="009E6009"/>
    <w:rsid w:val="009F2A51"/>
    <w:rsid w:val="009F77F3"/>
    <w:rsid w:val="009F7BC0"/>
    <w:rsid w:val="00A05698"/>
    <w:rsid w:val="00A1321B"/>
    <w:rsid w:val="00A3182B"/>
    <w:rsid w:val="00A31EC2"/>
    <w:rsid w:val="00A361EC"/>
    <w:rsid w:val="00A41103"/>
    <w:rsid w:val="00A45C57"/>
    <w:rsid w:val="00A51166"/>
    <w:rsid w:val="00A55E7D"/>
    <w:rsid w:val="00A65295"/>
    <w:rsid w:val="00AA6CAB"/>
    <w:rsid w:val="00AC2890"/>
    <w:rsid w:val="00AC3ED8"/>
    <w:rsid w:val="00AC6E0C"/>
    <w:rsid w:val="00AC7D88"/>
    <w:rsid w:val="00AD0C30"/>
    <w:rsid w:val="00AE2F98"/>
    <w:rsid w:val="00AF390C"/>
    <w:rsid w:val="00B00F1A"/>
    <w:rsid w:val="00B11DF5"/>
    <w:rsid w:val="00B13830"/>
    <w:rsid w:val="00B146DE"/>
    <w:rsid w:val="00B15619"/>
    <w:rsid w:val="00B17323"/>
    <w:rsid w:val="00B22A0F"/>
    <w:rsid w:val="00B4117A"/>
    <w:rsid w:val="00B541F7"/>
    <w:rsid w:val="00B6739B"/>
    <w:rsid w:val="00B929AC"/>
    <w:rsid w:val="00B94B3A"/>
    <w:rsid w:val="00BD2C9B"/>
    <w:rsid w:val="00BD7627"/>
    <w:rsid w:val="00BD7ED6"/>
    <w:rsid w:val="00BE537A"/>
    <w:rsid w:val="00BF6056"/>
    <w:rsid w:val="00C103E4"/>
    <w:rsid w:val="00C12D20"/>
    <w:rsid w:val="00C12E3D"/>
    <w:rsid w:val="00C17305"/>
    <w:rsid w:val="00C20D15"/>
    <w:rsid w:val="00C33CDA"/>
    <w:rsid w:val="00C35E45"/>
    <w:rsid w:val="00C37C38"/>
    <w:rsid w:val="00C41DB9"/>
    <w:rsid w:val="00C42AE3"/>
    <w:rsid w:val="00C46AC2"/>
    <w:rsid w:val="00C50FFE"/>
    <w:rsid w:val="00C53166"/>
    <w:rsid w:val="00C57C3E"/>
    <w:rsid w:val="00C83D7D"/>
    <w:rsid w:val="00C84D7D"/>
    <w:rsid w:val="00C84DC7"/>
    <w:rsid w:val="00C96079"/>
    <w:rsid w:val="00CA0761"/>
    <w:rsid w:val="00CA2E1F"/>
    <w:rsid w:val="00CB046C"/>
    <w:rsid w:val="00CB1C69"/>
    <w:rsid w:val="00CE0901"/>
    <w:rsid w:val="00CE5087"/>
    <w:rsid w:val="00D04BC1"/>
    <w:rsid w:val="00D2025F"/>
    <w:rsid w:val="00D2382E"/>
    <w:rsid w:val="00D3182E"/>
    <w:rsid w:val="00D32094"/>
    <w:rsid w:val="00D37C04"/>
    <w:rsid w:val="00D43FD1"/>
    <w:rsid w:val="00D47089"/>
    <w:rsid w:val="00D63E6E"/>
    <w:rsid w:val="00D678F6"/>
    <w:rsid w:val="00D721EB"/>
    <w:rsid w:val="00D77877"/>
    <w:rsid w:val="00D80FA8"/>
    <w:rsid w:val="00D91811"/>
    <w:rsid w:val="00DA164B"/>
    <w:rsid w:val="00DA4871"/>
    <w:rsid w:val="00E012D4"/>
    <w:rsid w:val="00E03889"/>
    <w:rsid w:val="00E1489E"/>
    <w:rsid w:val="00E17182"/>
    <w:rsid w:val="00E173C1"/>
    <w:rsid w:val="00E24F22"/>
    <w:rsid w:val="00E250E0"/>
    <w:rsid w:val="00E33641"/>
    <w:rsid w:val="00E36F9D"/>
    <w:rsid w:val="00E430C0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16CB7"/>
    <w:rsid w:val="00F259DD"/>
    <w:rsid w:val="00F6022E"/>
    <w:rsid w:val="00F92A3C"/>
    <w:rsid w:val="00FB17B2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50533F1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78F6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678F6"/>
    <w:pPr>
      <w:spacing w:after="100"/>
    </w:pPr>
  </w:style>
  <w:style w:type="table" w:customStyle="1" w:styleId="TableGrid1">
    <w:name w:val="Table Grid1"/>
    <w:basedOn w:val="TableNormal"/>
    <w:next w:val="TableGrid"/>
    <w:uiPriority w:val="59"/>
    <w:rsid w:val="007735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ertext1">
    <w:name w:val="Footer text 1"/>
    <w:basedOn w:val="Footer"/>
    <w:rsid w:val="00856824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856824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09046-5425-4C63-A40B-F2E22CA43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36</Pages>
  <Words>2710</Words>
  <Characters>15453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18127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</cp:lastModifiedBy>
  <cp:revision>36</cp:revision>
  <dcterms:created xsi:type="dcterms:W3CDTF">2017-04-18T18:53:00Z</dcterms:created>
  <dcterms:modified xsi:type="dcterms:W3CDTF">2021-05-27T20:23:00Z</dcterms:modified>
</cp:coreProperties>
</file>