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AEA2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1A5961A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72034317" w14:textId="55BA4329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0231AEE3" w14:textId="77777777" w:rsidR="00BB7195" w:rsidRPr="002431EB" w:rsidRDefault="00BB7195" w:rsidP="00BB7195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2382FFF3" w14:textId="755E6454"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 Report</w:t>
      </w:r>
    </w:p>
    <w:p w14:paraId="73A1DC19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2385AE95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14:paraId="74F0D8BB" w14:textId="77777777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A875B93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5D10141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E29CED7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863310" w:rsidRPr="001667EA" w14:paraId="5A4FAB40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6B77AD7" w14:textId="394F0403" w:rsidR="00863310" w:rsidRPr="001667EA" w:rsidRDefault="00863310" w:rsidP="0086331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" w:date="2021-04-19T16:28:00Z">
              <w:r>
                <w:rPr>
                  <w:rFonts w:ascii="Times New Roman" w:hAnsi="Times New Roman"/>
                </w:rPr>
                <w:t>4/19/2021</w:t>
              </w:r>
            </w:ins>
            <w:del w:id="2" w:author="Palacherla, Susmitha C" w:date="2021-04-19T16:28:00Z">
              <w:r w:rsidDel="00D27BE7">
                <w:rPr>
                  <w:rFonts w:ascii="Times New Roman" w:hAnsi="Times New Roman"/>
                </w:rPr>
                <w:delText xml:space="preserve">     8/3</w:delText>
              </w:r>
              <w:r w:rsidRPr="009C69BB" w:rsidDel="00D27BE7">
                <w:rPr>
                  <w:rFonts w:ascii="Times New Roman" w:hAnsi="Times New Roman"/>
                </w:rPr>
                <w:delText>/2020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7F05C27" w14:textId="77777777" w:rsidR="00863310" w:rsidRPr="001667EA" w:rsidRDefault="00863310" w:rsidP="0086331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B0C1A09" w14:textId="399BB883" w:rsidR="00863310" w:rsidRPr="001667EA" w:rsidRDefault="00863310" w:rsidP="0086331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" w:date="2021-04-19T16:28:00Z">
              <w:r w:rsidRPr="00B459BC">
                <w:t>TFS 20677 -  AD island to AD AWS environment changes</w:t>
              </w:r>
            </w:ins>
            <w:del w:id="4" w:author="Palacherla, Susmitha C" w:date="2021-04-19T16:28:00Z">
              <w:r w:rsidRPr="009C69BB" w:rsidDel="00D27BE7">
                <w:rPr>
                  <w:rFonts w:ascii="Times New Roman" w:hAnsi="Times New Roman"/>
                  <w:sz w:val="24"/>
                </w:rPr>
                <w:delText xml:space="preserve">TFS 17716 - Removed company specific references </w:delText>
              </w:r>
            </w:del>
          </w:p>
        </w:tc>
      </w:tr>
      <w:tr w:rsidR="00651AB3" w:rsidRPr="001667EA" w14:paraId="19CBD823" w14:textId="77777777" w:rsidTr="000653EE">
        <w:trPr>
          <w:cantSplit/>
          <w:trHeight w:val="348"/>
          <w:ins w:id="5" w:author="Palacherla, Susmitha C" w:date="2021-04-19T16:25:00Z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A4DCA03" w14:textId="77777777" w:rsidR="00651AB3" w:rsidRDefault="00651AB3" w:rsidP="00BB7195">
            <w:pPr>
              <w:ind w:left="-12" w:right="-270"/>
              <w:jc w:val="center"/>
              <w:rPr>
                <w:ins w:id="6" w:author="Palacherla, Susmitha C" w:date="2021-04-19T16:25:00Z"/>
                <w:rFonts w:ascii="Times New Roman" w:hAnsi="Times New Roman"/>
              </w:rPr>
            </w:pP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54BD24C" w14:textId="77777777" w:rsidR="00651AB3" w:rsidRPr="001667EA" w:rsidRDefault="00651AB3" w:rsidP="00BB7195">
            <w:pPr>
              <w:ind w:left="-12" w:right="-270"/>
              <w:jc w:val="center"/>
              <w:rPr>
                <w:ins w:id="7" w:author="Palacherla, Susmitha C" w:date="2021-04-19T16:25:00Z"/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8CF7518" w14:textId="77777777" w:rsidR="00651AB3" w:rsidRPr="009C69BB" w:rsidRDefault="00651AB3" w:rsidP="00BB7195">
            <w:pPr>
              <w:ind w:right="-270"/>
              <w:rPr>
                <w:ins w:id="8" w:author="Palacherla, Susmitha C" w:date="2021-04-19T16:25:00Z"/>
                <w:rFonts w:ascii="Times New Roman" w:hAnsi="Times New Roman"/>
                <w:sz w:val="24"/>
              </w:rPr>
            </w:pPr>
          </w:p>
        </w:tc>
      </w:tr>
    </w:tbl>
    <w:p w14:paraId="3D69AA3D" w14:textId="77777777" w:rsidR="009F2A51" w:rsidRDefault="009F2A51" w:rsidP="009F2A51">
      <w:pPr>
        <w:ind w:right="-270"/>
      </w:pPr>
    </w:p>
    <w:p w14:paraId="19B4C6E5" w14:textId="77777777" w:rsidR="001667EA" w:rsidRDefault="001667EA" w:rsidP="009F2A51">
      <w:pPr>
        <w:ind w:right="-270"/>
      </w:pPr>
    </w:p>
    <w:p w14:paraId="473F05C6" w14:textId="77777777" w:rsidR="001667EA" w:rsidRPr="002431EB" w:rsidRDefault="001667EA" w:rsidP="009F2A51">
      <w:pPr>
        <w:ind w:right="-270"/>
      </w:pPr>
    </w:p>
    <w:p w14:paraId="57CD5AD0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C21CE4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3BCB1933" wp14:editId="7992996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08152459" wp14:editId="2E2028E6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 xml:space="preserve">Prepared </w:t>
      </w:r>
      <w:proofErr w:type="gramStart"/>
      <w:r w:rsidR="009F2A51" w:rsidRPr="002431EB">
        <w:rPr>
          <w:rFonts w:ascii="Times New Roman (PCL6)" w:hAnsi="Times New Roman (PCL6)"/>
          <w:b w:val="0"/>
          <w:sz w:val="22"/>
        </w:rPr>
        <w:t>by:</w:t>
      </w:r>
      <w:proofErr w:type="gram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651AB3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37F274A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6B71C078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05F1B655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22CDCCBC" wp14:editId="4C33FF38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4EC7C6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1D2E6A8" wp14:editId="12E770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3CC3FCC" wp14:editId="5DB84F5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1F6C29C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138B3B91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5F78EAB6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4313D253" w14:textId="77777777" w:rsidTr="00D678F6">
        <w:trPr>
          <w:tblHeader/>
        </w:trPr>
        <w:tc>
          <w:tcPr>
            <w:tcW w:w="1440" w:type="dxa"/>
            <w:shd w:val="solid" w:color="auto" w:fill="000000"/>
          </w:tcPr>
          <w:p w14:paraId="3CD13B6F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41E1D9B5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069BA11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48E43B5C" w14:textId="77777777" w:rsidTr="00D678F6">
        <w:tc>
          <w:tcPr>
            <w:tcW w:w="1440" w:type="dxa"/>
          </w:tcPr>
          <w:p w14:paraId="6A78A42C" w14:textId="77777777"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14:paraId="313F2D03" w14:textId="77777777"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14:paraId="5FAE9DAF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14:paraId="4DBF5A5F" w14:textId="77777777" w:rsidTr="00D678F6">
        <w:tc>
          <w:tcPr>
            <w:tcW w:w="1440" w:type="dxa"/>
          </w:tcPr>
          <w:p w14:paraId="76C60AC4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14:paraId="2697F2F2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14:paraId="2E4FFD90" w14:textId="77777777"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52FF537B" w14:textId="77777777" w:rsidTr="00D678F6">
        <w:tc>
          <w:tcPr>
            <w:tcW w:w="1440" w:type="dxa"/>
          </w:tcPr>
          <w:p w14:paraId="40FADF47" w14:textId="77777777" w:rsidR="009F2A51" w:rsidRPr="00D37C04" w:rsidRDefault="002B0F92" w:rsidP="00C57C3E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14:paraId="73548ECA" w14:textId="77777777" w:rsidR="009F2A51" w:rsidRPr="00D37C04" w:rsidRDefault="002B0F92" w:rsidP="00C57C3E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CoachingEmployeeList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14:paraId="0DF6E016" w14:textId="77777777" w:rsidR="008F746F" w:rsidRPr="00D37C04" w:rsidRDefault="002B0F92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14:paraId="5989A611" w14:textId="77777777" w:rsidTr="001D4172">
        <w:tc>
          <w:tcPr>
            <w:tcW w:w="1440" w:type="dxa"/>
          </w:tcPr>
          <w:p w14:paraId="283264F6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14:paraId="3057EB96" w14:textId="77777777" w:rsidR="001667EA" w:rsidRDefault="001667EA" w:rsidP="001667EA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14:paraId="37F5B881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14:paraId="68B3ECA0" w14:textId="77777777" w:rsidR="001667EA" w:rsidRPr="00D37C04" w:rsidRDefault="001667EA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14:paraId="4628C593" w14:textId="77777777" w:rsidTr="000653EE">
        <w:tc>
          <w:tcPr>
            <w:tcW w:w="1440" w:type="dxa"/>
          </w:tcPr>
          <w:p w14:paraId="10B4C241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14:paraId="018CF68F" w14:textId="77777777" w:rsidR="001D4172" w:rsidRDefault="001D4172" w:rsidP="001D4172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14:paraId="17DB6F3E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14:paraId="58476634" w14:textId="77777777" w:rsidR="001D4172" w:rsidRPr="00D37C04" w:rsidRDefault="001D4172" w:rsidP="001D417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490133C5" w14:textId="77777777" w:rsidTr="00D678F6">
        <w:tc>
          <w:tcPr>
            <w:tcW w:w="1440" w:type="dxa"/>
          </w:tcPr>
          <w:p w14:paraId="2530711F" w14:textId="77777777" w:rsidR="009F2A51" w:rsidRPr="00D37C04" w:rsidRDefault="000653EE" w:rsidP="00C57C3E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14:paraId="4E706822" w14:textId="77777777" w:rsidR="009F2A51" w:rsidRPr="00D37C04" w:rsidRDefault="000653EE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14:paraId="4957D131" w14:textId="77777777" w:rsidR="009F2A51" w:rsidRPr="00D37C04" w:rsidRDefault="000653EE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B7195" w:rsidRPr="00D37C04" w14:paraId="013F8CA6" w14:textId="77777777" w:rsidTr="00D678F6">
        <w:tc>
          <w:tcPr>
            <w:tcW w:w="1440" w:type="dxa"/>
          </w:tcPr>
          <w:p w14:paraId="4E2BE6C8" w14:textId="77777777" w:rsidR="00BB7195" w:rsidRPr="00D37C04" w:rsidRDefault="00BB7195" w:rsidP="00BB7195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054154CF" w14:textId="77777777" w:rsidR="00BB7195" w:rsidRPr="00D37C04" w:rsidRDefault="00BB7195" w:rsidP="00BB7195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365F4DFC" w14:textId="77777777" w:rsidR="00BB7195" w:rsidRPr="00D37C04" w:rsidRDefault="00BB7195" w:rsidP="00BB719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63310" w:rsidRPr="00D37C04" w14:paraId="24B01882" w14:textId="77777777" w:rsidTr="00D678F6">
        <w:tc>
          <w:tcPr>
            <w:tcW w:w="1440" w:type="dxa"/>
          </w:tcPr>
          <w:p w14:paraId="7E037672" w14:textId="16A1D6D7" w:rsidR="00863310" w:rsidRPr="00D37C04" w:rsidRDefault="00863310" w:rsidP="00863310">
            <w:pPr>
              <w:pStyle w:val="hdr1"/>
              <w:ind w:left="0"/>
              <w:jc w:val="left"/>
            </w:pPr>
            <w:ins w:id="9" w:author="Palacherla, Susmitha C" w:date="2021-04-19T16:26:00Z">
              <w:r>
                <w:t>4/19/2021</w:t>
              </w:r>
            </w:ins>
          </w:p>
        </w:tc>
        <w:tc>
          <w:tcPr>
            <w:tcW w:w="5238" w:type="dxa"/>
          </w:tcPr>
          <w:p w14:paraId="65E3F1D1" w14:textId="59BBC3A8" w:rsidR="00863310" w:rsidRPr="00D37C04" w:rsidRDefault="00863310" w:rsidP="00863310">
            <w:pPr>
              <w:pStyle w:val="hdr1"/>
              <w:ind w:left="0"/>
              <w:jc w:val="left"/>
            </w:pPr>
            <w:ins w:id="10" w:author="Palacherla, Susmitha C" w:date="2021-04-19T16:26:00Z">
              <w:r w:rsidRPr="00B459BC"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74C0D4C9" w14:textId="134DDDCC" w:rsidR="00863310" w:rsidRPr="00D37C04" w:rsidRDefault="00863310" w:rsidP="00863310">
            <w:pPr>
              <w:pStyle w:val="hdr1"/>
              <w:ind w:left="0"/>
              <w:jc w:val="left"/>
            </w:pPr>
            <w:ins w:id="11" w:author="Palacherla, Susmitha C" w:date="2021-04-19T16:26:00Z">
              <w:r>
                <w:t>Susmitha Palacherla</w:t>
              </w:r>
            </w:ins>
          </w:p>
        </w:tc>
      </w:tr>
      <w:tr w:rsidR="00425565" w:rsidRPr="00D37C04" w14:paraId="1A14B18B" w14:textId="77777777" w:rsidTr="00D678F6">
        <w:tc>
          <w:tcPr>
            <w:tcW w:w="1440" w:type="dxa"/>
          </w:tcPr>
          <w:p w14:paraId="12A905E0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9532342" w14:textId="77777777"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14:paraId="057CA6B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F167D8E" w14:textId="77777777" w:rsidTr="00D678F6">
        <w:tc>
          <w:tcPr>
            <w:tcW w:w="1440" w:type="dxa"/>
          </w:tcPr>
          <w:p w14:paraId="26EBED07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43F0DC9E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0A4C604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4E295126" w14:textId="77777777" w:rsidTr="00D678F6">
        <w:tc>
          <w:tcPr>
            <w:tcW w:w="1440" w:type="dxa"/>
          </w:tcPr>
          <w:p w14:paraId="0CDB6A6F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588EE07E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7C471624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3510D76" w14:textId="77777777" w:rsidTr="00D678F6">
        <w:tc>
          <w:tcPr>
            <w:tcW w:w="1440" w:type="dxa"/>
          </w:tcPr>
          <w:p w14:paraId="221AF23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ECA6EBB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70704D4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777E368A" w14:textId="77777777" w:rsidR="009F2A51" w:rsidRPr="002431EB" w:rsidRDefault="009F2A51" w:rsidP="009F2A51">
      <w:pPr>
        <w:pStyle w:val="BodyText"/>
      </w:pPr>
    </w:p>
    <w:p w14:paraId="3FFF41B2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2" w:name="_Toc434743870"/>
    </w:p>
    <w:p w14:paraId="3E88235B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7C11DC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6A0D661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34D14B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F20834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D59099F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BD2CF89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1708C2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5BD24F5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43FA9B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95E9BB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A23FE7" w14:textId="77777777" w:rsidR="00D678F6" w:rsidRDefault="00D678F6">
          <w:pPr>
            <w:pStyle w:val="TOCHeading"/>
          </w:pPr>
          <w:r>
            <w:t>Contents</w:t>
          </w:r>
        </w:p>
        <w:p w14:paraId="507A3B49" w14:textId="77777777"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C414C76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01F4F1D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C2AFC4D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181DFE0D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1A7F7BD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3D7DE49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B775B13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CEDEFD3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F16384F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27B138D" w14:textId="77777777" w:rsidR="001667EA" w:rsidRDefault="00651AB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6A9F4CB" w14:textId="77777777"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14:paraId="5120F127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2"/>
    </w:p>
    <w:p w14:paraId="77D04419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3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13"/>
    </w:p>
    <w:p w14:paraId="0BD1789C" w14:textId="77777777"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14:paraId="7E0CA028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4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4"/>
    </w:p>
    <w:p w14:paraId="4569142B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6B37965A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4E8FE7A4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14:paraId="01B65C9E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4C0BCB4D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7B8321C3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5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5"/>
    </w:p>
    <w:p w14:paraId="70B3300C" w14:textId="77777777"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2C7F14E" wp14:editId="4B81021F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2017" w14:textId="77777777" w:rsidR="006F6E8A" w:rsidRDefault="006F6E8A" w:rsidP="006F6E8A"/>
    <w:p w14:paraId="34A6E334" w14:textId="77777777" w:rsidR="000D0353" w:rsidRDefault="000D0353" w:rsidP="006F6E8A"/>
    <w:p w14:paraId="01671B5C" w14:textId="77777777" w:rsidR="000D0353" w:rsidRDefault="000D0353" w:rsidP="006F6E8A"/>
    <w:p w14:paraId="6B914740" w14:textId="77777777"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1EEA36D4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3F67503F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797E58C6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7F20A69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2A459C2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16142C0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45DDB1E4" w14:textId="77777777" w:rsidTr="000D0353">
        <w:tc>
          <w:tcPr>
            <w:tcW w:w="1621" w:type="dxa"/>
          </w:tcPr>
          <w:p w14:paraId="1A462987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10B3D09A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5D564C08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2AFAF90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38EF0D4A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1951BC27" w14:textId="77777777" w:rsidTr="000D0353">
        <w:tc>
          <w:tcPr>
            <w:tcW w:w="1621" w:type="dxa"/>
          </w:tcPr>
          <w:p w14:paraId="64FE41C8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092E7A37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57133A50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17B100F5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C7E6E13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2E007106" w14:textId="77777777" w:rsidTr="000D0353">
        <w:tc>
          <w:tcPr>
            <w:tcW w:w="1621" w:type="dxa"/>
          </w:tcPr>
          <w:p w14:paraId="6FABD159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2D8B317A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4FF5EFC2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28FBC889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E48E830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2495D780" w14:textId="77777777" w:rsidTr="000D0353">
        <w:tc>
          <w:tcPr>
            <w:tcW w:w="1621" w:type="dxa"/>
          </w:tcPr>
          <w:p w14:paraId="61FCC91F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39BC9137" w14:textId="77777777"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121BB47D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BE7DA27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8A8F398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3C2A6977" w14:textId="77777777" w:rsidTr="000D0353">
        <w:tc>
          <w:tcPr>
            <w:tcW w:w="1621" w:type="dxa"/>
          </w:tcPr>
          <w:p w14:paraId="237915B4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74269D0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49E23F15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079ADF79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B7BEC70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5ABC89FB" w14:textId="77777777" w:rsidTr="000D0353">
        <w:tc>
          <w:tcPr>
            <w:tcW w:w="1621" w:type="dxa"/>
          </w:tcPr>
          <w:p w14:paraId="421CDFD5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68C3D3E8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3BA549D7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F0E9FC9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F14C452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40EE11AC" w14:textId="77777777" w:rsidTr="000D0353">
        <w:tc>
          <w:tcPr>
            <w:tcW w:w="1621" w:type="dxa"/>
          </w:tcPr>
          <w:p w14:paraId="0E063655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1F5F0DAF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1C9CABE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417B484F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3191C98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277A6E1B" w14:textId="77777777" w:rsidTr="000D0353">
        <w:tc>
          <w:tcPr>
            <w:tcW w:w="1621" w:type="dxa"/>
          </w:tcPr>
          <w:p w14:paraId="0828B919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14:paraId="1D519DBF" w14:textId="77777777"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14:paraId="5F1D5B90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044E7F7A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27D2ED4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0BCF35B0" w14:textId="77777777" w:rsidTr="000D0353">
        <w:tc>
          <w:tcPr>
            <w:tcW w:w="1621" w:type="dxa"/>
          </w:tcPr>
          <w:p w14:paraId="1EDEDBA6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14:paraId="669D40F9" w14:textId="77777777"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39D2903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DF335D7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6656B38" w14:textId="77777777"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274B5B75" w14:textId="77777777" w:rsidR="006F6E8A" w:rsidRDefault="006F6E8A" w:rsidP="006F6E8A"/>
    <w:p w14:paraId="11006C07" w14:textId="77777777" w:rsidR="000653EE" w:rsidRDefault="000653EE" w:rsidP="006F6E8A"/>
    <w:p w14:paraId="583CF7D2" w14:textId="77777777" w:rsidR="000653EE" w:rsidRDefault="000653EE" w:rsidP="006F6E8A"/>
    <w:p w14:paraId="35FC24BB" w14:textId="77777777" w:rsidR="000653EE" w:rsidRDefault="000653EE" w:rsidP="006F6E8A"/>
    <w:p w14:paraId="2519F3ED" w14:textId="77777777" w:rsidR="000653EE" w:rsidRDefault="000653EE" w:rsidP="006F6E8A"/>
    <w:p w14:paraId="6FAF8457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6" w:name="_Toc523134592"/>
      <w:r>
        <w:rPr>
          <w:rFonts w:ascii="Arial" w:hAnsi="Arial" w:cs="Arial"/>
          <w:sz w:val="24"/>
          <w:szCs w:val="24"/>
        </w:rPr>
        <w:lastRenderedPageBreak/>
        <w:t>Report Datasets</w:t>
      </w:r>
      <w:bookmarkEnd w:id="16"/>
    </w:p>
    <w:p w14:paraId="3B74F51E" w14:textId="77777777"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proofErr w:type="spellEnd"/>
    </w:p>
    <w:p w14:paraId="10EC4EF3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14:paraId="549D8BF4" w14:textId="77777777" w:rsidR="007B16D7" w:rsidRDefault="007B16D7" w:rsidP="006F6E8A">
      <w:r>
        <w:t>Query:</w:t>
      </w:r>
    </w:p>
    <w:p w14:paraId="3B0EFB03" w14:textId="77777777" w:rsidR="007B16D7" w:rsidRDefault="007B16D7" w:rsidP="006F6E8A">
      <w:r>
        <w:rPr>
          <w:noProof/>
        </w:rPr>
        <w:drawing>
          <wp:inline distT="0" distB="0" distL="0" distR="0" wp14:anchorId="2F3B2F5D" wp14:editId="0C94D3F0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8718" w14:textId="77777777" w:rsidR="007B16D7" w:rsidRDefault="007B16D7" w:rsidP="006F6E8A"/>
    <w:p w14:paraId="1D0B77DE" w14:textId="77777777" w:rsidR="007B16D7" w:rsidRDefault="007B16D7" w:rsidP="006F6E8A"/>
    <w:p w14:paraId="5C023273" w14:textId="77777777" w:rsidR="007B16D7" w:rsidRDefault="007B16D7" w:rsidP="006F6E8A">
      <w:r>
        <w:t>Fields:</w:t>
      </w:r>
    </w:p>
    <w:p w14:paraId="5B564576" w14:textId="77777777" w:rsidR="007B16D7" w:rsidRDefault="007B16D7" w:rsidP="006F6E8A"/>
    <w:p w14:paraId="17B397FC" w14:textId="77777777" w:rsidR="007B16D7" w:rsidRDefault="007B16D7" w:rsidP="006F6E8A"/>
    <w:p w14:paraId="5FDA6966" w14:textId="77777777" w:rsidR="007B16D7" w:rsidRDefault="007B16D7" w:rsidP="006F6E8A"/>
    <w:p w14:paraId="590A5980" w14:textId="77777777" w:rsidR="007B16D7" w:rsidRDefault="007B16D7" w:rsidP="006F6E8A">
      <w:r>
        <w:rPr>
          <w:noProof/>
        </w:rPr>
        <w:drawing>
          <wp:inline distT="0" distB="0" distL="0" distR="0" wp14:anchorId="449346CC" wp14:editId="610FEB2E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F78" w14:textId="77777777" w:rsidR="007B16D7" w:rsidRDefault="007B16D7" w:rsidP="006F6E8A">
      <w:r>
        <w:rPr>
          <w:noProof/>
        </w:rPr>
        <w:lastRenderedPageBreak/>
        <w:drawing>
          <wp:inline distT="0" distB="0" distL="0" distR="0" wp14:anchorId="3ABE3334" wp14:editId="2DBF3685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44FB" w14:textId="77777777" w:rsidR="007B16D7" w:rsidRDefault="007B16D7" w:rsidP="006F6E8A"/>
    <w:p w14:paraId="20582ABA" w14:textId="77777777" w:rsidR="007B16D7" w:rsidRDefault="007B16D7" w:rsidP="006F6E8A"/>
    <w:p w14:paraId="716BD75E" w14:textId="77777777" w:rsidR="007B16D7" w:rsidRDefault="007B16D7" w:rsidP="006F6E8A">
      <w:r>
        <w:rPr>
          <w:noProof/>
        </w:rPr>
        <w:lastRenderedPageBreak/>
        <w:drawing>
          <wp:inline distT="0" distB="0" distL="0" distR="0" wp14:anchorId="1B9B63FC" wp14:editId="335781F4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B05" w14:textId="77777777" w:rsidR="007B16D7" w:rsidRDefault="007B16D7" w:rsidP="006F6E8A"/>
    <w:p w14:paraId="0A4381FC" w14:textId="77777777" w:rsidR="006F6E8A" w:rsidRDefault="006F6E8A" w:rsidP="006F6E8A">
      <w:r>
        <w:t>Parameters:</w:t>
      </w:r>
    </w:p>
    <w:p w14:paraId="5ADE5AFD" w14:textId="77777777"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214B74" wp14:editId="7B58647F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8FD4" w14:textId="77777777"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07B6B6B" w14:textId="77777777" w:rsidR="00233EA6" w:rsidRDefault="007B16D7" w:rsidP="00233EA6">
      <w:r>
        <w:t>Query:</w:t>
      </w:r>
    </w:p>
    <w:p w14:paraId="09D4B294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FD38EEA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21E74DC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575EB3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27CCBDC0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74982765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0C2C33D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16CCC8F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4945B498" w14:textId="77777777"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122E0C67" w14:textId="77777777" w:rsidR="007B16D7" w:rsidRDefault="007B16D7" w:rsidP="00233EA6">
      <w:r>
        <w:t>Fields:</w:t>
      </w:r>
    </w:p>
    <w:p w14:paraId="0B9E9573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091467A8" wp14:editId="6ED953E5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1EF" w14:textId="77777777" w:rsidR="007B16D7" w:rsidRDefault="007B16D7" w:rsidP="00233EA6"/>
    <w:p w14:paraId="479AC0C4" w14:textId="77777777" w:rsidR="00233EA6" w:rsidRDefault="00233EA6" w:rsidP="00233EA6">
      <w:r>
        <w:t>Parameters:</w:t>
      </w:r>
    </w:p>
    <w:p w14:paraId="16E1EB1C" w14:textId="77777777" w:rsidR="007B16D7" w:rsidRDefault="007B16D7" w:rsidP="00233EA6"/>
    <w:p w14:paraId="740544B8" w14:textId="77777777" w:rsidR="007B16D7" w:rsidRDefault="007B16D7" w:rsidP="00233EA6">
      <w:r>
        <w:rPr>
          <w:noProof/>
        </w:rPr>
        <w:drawing>
          <wp:inline distT="0" distB="0" distL="0" distR="0" wp14:anchorId="22747D6B" wp14:editId="69FC23D9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5DA" w14:textId="77777777" w:rsidR="00F06D56" w:rsidRDefault="00F06D56" w:rsidP="00233EA6"/>
    <w:p w14:paraId="35C66B2D" w14:textId="77777777" w:rsidR="00F06D56" w:rsidRDefault="00F06D56" w:rsidP="00233EA6"/>
    <w:p w14:paraId="180A72EB" w14:textId="77777777" w:rsidR="00F06D56" w:rsidRDefault="00F06D56" w:rsidP="00233EA6"/>
    <w:p w14:paraId="63E7657B" w14:textId="77777777" w:rsidR="00F06D56" w:rsidRDefault="00F06D56" w:rsidP="00233EA6"/>
    <w:p w14:paraId="3F2CFDCB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3C1133FB" w14:textId="77777777"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B03F8D9" w14:textId="77777777" w:rsidR="00F06D56" w:rsidRDefault="00F06D56" w:rsidP="00F06D56">
      <w:r>
        <w:t>Query:</w:t>
      </w:r>
    </w:p>
    <w:p w14:paraId="626EA6C6" w14:textId="77777777"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08F81B98" wp14:editId="31474EF1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14:paraId="4A00E334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F192399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2777907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C6AD037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8C2C38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2D4851D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E03664E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3787DBB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07C15A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3583DCD" w14:textId="77777777" w:rsidR="00F06D56" w:rsidRDefault="00F06D56" w:rsidP="00F06D56">
      <w:r>
        <w:lastRenderedPageBreak/>
        <w:t>Fields:</w:t>
      </w:r>
    </w:p>
    <w:p w14:paraId="1B47C4E8" w14:textId="77777777" w:rsidR="00F06D56" w:rsidRDefault="00F06D56" w:rsidP="00F06D56">
      <w:r>
        <w:rPr>
          <w:noProof/>
        </w:rPr>
        <w:drawing>
          <wp:inline distT="0" distB="0" distL="0" distR="0" wp14:anchorId="17AC3A49" wp14:editId="4544C7FA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D42" w14:textId="77777777" w:rsidR="00F06D56" w:rsidRDefault="00F06D56" w:rsidP="00F06D56"/>
    <w:p w14:paraId="2A588090" w14:textId="77777777" w:rsidR="00F06D56" w:rsidRDefault="00F06D56" w:rsidP="00F06D56">
      <w:r>
        <w:t>Parameters:</w:t>
      </w:r>
    </w:p>
    <w:p w14:paraId="2048E802" w14:textId="77777777" w:rsidR="00F06D56" w:rsidRDefault="00F06D56" w:rsidP="00F06D56"/>
    <w:p w14:paraId="27F96A72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7AB8AA44" wp14:editId="1968FADA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976" w14:textId="77777777" w:rsidR="00F06D56" w:rsidRDefault="00F06D56" w:rsidP="00F06D56"/>
    <w:p w14:paraId="015BA9BD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48B7148" w14:textId="77777777" w:rsidR="007935E3" w:rsidRDefault="007935E3" w:rsidP="007935E3">
      <w:r>
        <w:t>Query:</w:t>
      </w:r>
    </w:p>
    <w:p w14:paraId="6485A4C8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B6C3251" wp14:editId="30D34550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760F78E3" w14:textId="77777777" w:rsidR="007935E3" w:rsidRDefault="007935E3" w:rsidP="007935E3">
      <w:r>
        <w:rPr>
          <w:noProof/>
        </w:rPr>
        <w:drawing>
          <wp:inline distT="0" distB="0" distL="0" distR="0" wp14:anchorId="3416D984" wp14:editId="6BA3736B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819" w14:textId="77777777" w:rsidR="007935E3" w:rsidRDefault="007935E3" w:rsidP="007935E3"/>
    <w:p w14:paraId="1AE0C5D6" w14:textId="77777777" w:rsidR="007935E3" w:rsidRDefault="007935E3" w:rsidP="007935E3">
      <w:r>
        <w:t>Parameters:</w:t>
      </w:r>
    </w:p>
    <w:p w14:paraId="3C12528C" w14:textId="77777777" w:rsidR="007935E3" w:rsidRDefault="007935E3" w:rsidP="007935E3"/>
    <w:p w14:paraId="25F59A5B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788FC13C" wp14:editId="3DF51442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5233" w14:textId="77777777" w:rsidR="00F06D56" w:rsidRDefault="00F06D56" w:rsidP="00233EA6"/>
    <w:p w14:paraId="647150C2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6A340155" w14:textId="77777777" w:rsidR="007935E3" w:rsidRDefault="007935E3" w:rsidP="007935E3">
      <w:r>
        <w:t>Query:</w:t>
      </w:r>
    </w:p>
    <w:p w14:paraId="6824186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4BCA2C2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260C6EC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4602418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F998AB9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206BC68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61AB20E6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7D19EFD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712241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3DFEF68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945262F" w14:textId="77777777"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6CD6C44B" w14:textId="77777777" w:rsidR="007935E3" w:rsidRDefault="007935E3" w:rsidP="007935E3">
      <w:r>
        <w:t>Fields:</w:t>
      </w:r>
    </w:p>
    <w:p w14:paraId="06356EC1" w14:textId="77777777" w:rsidR="007935E3" w:rsidRDefault="007935E3" w:rsidP="007935E3">
      <w:r>
        <w:rPr>
          <w:noProof/>
        </w:rPr>
        <w:drawing>
          <wp:inline distT="0" distB="0" distL="0" distR="0" wp14:anchorId="7E16EC62" wp14:editId="50776596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9F2E" w14:textId="77777777" w:rsidR="007935E3" w:rsidRDefault="007935E3" w:rsidP="007935E3"/>
    <w:p w14:paraId="0C7582FA" w14:textId="77777777" w:rsidR="007935E3" w:rsidRDefault="007935E3" w:rsidP="007935E3">
      <w:r>
        <w:t>Parameters:</w:t>
      </w:r>
    </w:p>
    <w:p w14:paraId="132E6D71" w14:textId="77777777" w:rsidR="007935E3" w:rsidRDefault="007935E3" w:rsidP="007935E3"/>
    <w:p w14:paraId="77293980" w14:textId="77777777" w:rsidR="007935E3" w:rsidRDefault="007935E3" w:rsidP="007935E3">
      <w:r>
        <w:rPr>
          <w:noProof/>
        </w:rPr>
        <w:drawing>
          <wp:inline distT="0" distB="0" distL="0" distR="0" wp14:anchorId="0F80FA3F" wp14:editId="620CF2B0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DF36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4172C9E6" w14:textId="77777777" w:rsidR="007935E3" w:rsidRDefault="007935E3" w:rsidP="007935E3">
      <w:r>
        <w:t>Query:</w:t>
      </w:r>
    </w:p>
    <w:p w14:paraId="6BB847A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17A0EBD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138476CB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BCDFB7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0836285B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20B6F02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2527810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78E9FB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35933BED" w14:textId="77777777"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6C6ECF55" w14:textId="77777777" w:rsidR="007935E3" w:rsidRDefault="007935E3" w:rsidP="007935E3">
      <w:r>
        <w:t>Fields:</w:t>
      </w:r>
    </w:p>
    <w:p w14:paraId="7214E0B8" w14:textId="77777777" w:rsidR="007935E3" w:rsidRDefault="007935E3" w:rsidP="007935E3">
      <w:r>
        <w:rPr>
          <w:noProof/>
        </w:rPr>
        <w:drawing>
          <wp:inline distT="0" distB="0" distL="0" distR="0" wp14:anchorId="25C745CC" wp14:editId="68CD6040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1F7" w14:textId="77777777" w:rsidR="007935E3" w:rsidRDefault="007935E3" w:rsidP="007935E3"/>
    <w:p w14:paraId="17D28298" w14:textId="77777777" w:rsidR="007935E3" w:rsidRDefault="007935E3" w:rsidP="007935E3">
      <w:r>
        <w:t>Parameters:</w:t>
      </w:r>
    </w:p>
    <w:p w14:paraId="01E8CE19" w14:textId="77777777" w:rsidR="007935E3" w:rsidRDefault="007935E3" w:rsidP="007935E3"/>
    <w:p w14:paraId="5B37567E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29F2597C" wp14:editId="515FA28B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F91" w14:textId="77777777" w:rsidR="007935E3" w:rsidRDefault="007935E3" w:rsidP="00233EA6"/>
    <w:p w14:paraId="51A81ED1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9B31C8E" w14:textId="77777777" w:rsidR="007935E3" w:rsidRDefault="007935E3" w:rsidP="007935E3">
      <w:r>
        <w:t>Query:</w:t>
      </w:r>
    </w:p>
    <w:p w14:paraId="275B4B4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7462C40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C06D1A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7CA4D0D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59ECF9F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733F1AC6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14:paraId="56F3232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14:paraId="4898678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19C7C5F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200333A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35E09496" w14:textId="77777777"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14:paraId="03B103F4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5CEB86AF" wp14:editId="529ADFC2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9BA" w14:textId="77777777" w:rsidR="007935E3" w:rsidRDefault="007935E3" w:rsidP="007935E3"/>
    <w:p w14:paraId="2071E65B" w14:textId="77777777" w:rsidR="007935E3" w:rsidRDefault="007935E3" w:rsidP="007935E3">
      <w:r>
        <w:t>Parameters:</w:t>
      </w:r>
    </w:p>
    <w:p w14:paraId="4C9EE61B" w14:textId="77777777" w:rsidR="007935E3" w:rsidRDefault="007935E3" w:rsidP="007935E3"/>
    <w:p w14:paraId="06EE8ABB" w14:textId="77777777" w:rsidR="007935E3" w:rsidRDefault="007935E3" w:rsidP="007935E3">
      <w:r>
        <w:rPr>
          <w:noProof/>
        </w:rPr>
        <w:drawing>
          <wp:inline distT="0" distB="0" distL="0" distR="0" wp14:anchorId="1A86FCCE" wp14:editId="479D30D2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D126" w14:textId="77777777" w:rsidR="007935E3" w:rsidRDefault="007935E3" w:rsidP="00233EA6"/>
    <w:p w14:paraId="06004E8A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7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17"/>
    </w:p>
    <w:p w14:paraId="54D1AC4B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0ACBA0E0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40E76CDE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09486308" w14:textId="77777777"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14:paraId="0A8E61D1" w14:textId="77777777" w:rsidTr="004F31D4">
        <w:tc>
          <w:tcPr>
            <w:tcW w:w="1548" w:type="dxa"/>
          </w:tcPr>
          <w:p w14:paraId="390BF057" w14:textId="77777777"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14:paraId="1A10098E" w14:textId="77777777"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14:paraId="744B5F27" w14:textId="77777777"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14:paraId="4604CA31" w14:textId="77777777" w:rsidTr="004F31D4">
        <w:tc>
          <w:tcPr>
            <w:tcW w:w="1548" w:type="dxa"/>
          </w:tcPr>
          <w:p w14:paraId="134B5224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14:paraId="4B9ADFEE" w14:textId="77777777" w:rsidR="00E250E0" w:rsidRPr="004F4A0E" w:rsidRDefault="000653EE" w:rsidP="002B0F9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4541" w:type="dxa"/>
          </w:tcPr>
          <w:p w14:paraId="0F8D97CA" w14:textId="77777777" w:rsidR="00E250E0" w:rsidRPr="004F4A0E" w:rsidRDefault="000653EE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</w:t>
            </w:r>
            <w:r w:rsidR="00E250E0" w:rsidRPr="004F4A0E">
              <w:rPr>
                <w:rFonts w:eastAsia="Calibri"/>
              </w:rPr>
              <w:t>the log was submitted in</w:t>
            </w:r>
          </w:p>
        </w:tc>
      </w:tr>
      <w:tr w:rsidR="00E250E0" w:rsidRPr="00CD4169" w14:paraId="6DF642B4" w14:textId="77777777" w:rsidTr="004F31D4">
        <w:tc>
          <w:tcPr>
            <w:tcW w:w="1548" w:type="dxa"/>
          </w:tcPr>
          <w:p w14:paraId="40CDA147" w14:textId="77777777"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14:paraId="2BB0F4B7" w14:textId="77777777" w:rsidR="00E250E0" w:rsidRPr="004F4A0E" w:rsidRDefault="000653EE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4541" w:type="dxa"/>
          </w:tcPr>
          <w:p w14:paraId="3EA8D4BE" w14:textId="77777777"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Name of the </w:t>
            </w:r>
            <w:r w:rsidR="000653EE">
              <w:rPr>
                <w:rFonts w:eastAsia="Calibri"/>
              </w:rPr>
              <w:t>Employee Level(Module)</w:t>
            </w:r>
          </w:p>
        </w:tc>
      </w:tr>
      <w:tr w:rsidR="00E250E0" w:rsidRPr="00CD4169" w14:paraId="7CC83FC0" w14:textId="77777777" w:rsidTr="004F31D4">
        <w:tc>
          <w:tcPr>
            <w:tcW w:w="1548" w:type="dxa"/>
          </w:tcPr>
          <w:p w14:paraId="1B69F0C0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14:paraId="4A45A4E1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14:paraId="6CD32F3E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14:paraId="3820E032" w14:textId="77777777" w:rsidTr="004F31D4">
        <w:tc>
          <w:tcPr>
            <w:tcW w:w="1548" w:type="dxa"/>
          </w:tcPr>
          <w:p w14:paraId="2942AE0D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14:paraId="7E1BE197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14:paraId="0EAA58E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14:paraId="550BB315" w14:textId="77777777" w:rsidTr="004F31D4">
        <w:tc>
          <w:tcPr>
            <w:tcW w:w="1548" w:type="dxa"/>
          </w:tcPr>
          <w:p w14:paraId="6045AEEF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14:paraId="6C54FFAE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14:paraId="13E1B5E4" w14:textId="77777777" w:rsidR="00E250E0" w:rsidRPr="004F4A0E" w:rsidRDefault="00E250E0" w:rsidP="002B0F92">
            <w:pPr>
              <w:rPr>
                <w:rFonts w:eastAsia="Calibri"/>
              </w:rPr>
            </w:pPr>
            <w:proofErr w:type="gramStart"/>
            <w:r w:rsidRPr="004F4A0E">
              <w:rPr>
                <w:rFonts w:eastAsia="Calibri"/>
              </w:rPr>
              <w:t>Current status</w:t>
            </w:r>
            <w:proofErr w:type="gramEnd"/>
            <w:r w:rsidRPr="004F4A0E">
              <w:rPr>
                <w:rFonts w:eastAsia="Calibri"/>
              </w:rPr>
              <w:t xml:space="preserve"> of the coaching log</w:t>
            </w:r>
          </w:p>
        </w:tc>
      </w:tr>
      <w:tr w:rsidR="00E250E0" w:rsidRPr="00CD4169" w14:paraId="7287D8CA" w14:textId="77777777" w:rsidTr="004F31D4">
        <w:tc>
          <w:tcPr>
            <w:tcW w:w="1548" w:type="dxa"/>
          </w:tcPr>
          <w:p w14:paraId="3CE222DE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14:paraId="4A606A40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14:paraId="6FD8FDA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14:paraId="1E417934" w14:textId="77777777" w:rsidTr="004F31D4">
        <w:tc>
          <w:tcPr>
            <w:tcW w:w="1548" w:type="dxa"/>
          </w:tcPr>
          <w:p w14:paraId="6094B79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14:paraId="4453FF96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14:paraId="6580EE43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14:paraId="03D3BB05" w14:textId="77777777" w:rsidTr="004F31D4">
        <w:tc>
          <w:tcPr>
            <w:tcW w:w="1548" w:type="dxa"/>
          </w:tcPr>
          <w:p w14:paraId="50D372D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14:paraId="5AE98FB9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14:paraId="4D3BA272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14:paraId="6B77CB86" w14:textId="77777777" w:rsidTr="004F31D4">
        <w:tc>
          <w:tcPr>
            <w:tcW w:w="1548" w:type="dxa"/>
          </w:tcPr>
          <w:p w14:paraId="6CBA6CDB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14:paraId="46EEF6AF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14:paraId="587A6B6B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14:paraId="00612D63" w14:textId="77777777" w:rsidTr="004F31D4">
        <w:tc>
          <w:tcPr>
            <w:tcW w:w="1548" w:type="dxa"/>
          </w:tcPr>
          <w:p w14:paraId="6DC7C3D8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14:paraId="23B13287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14:paraId="5FEC1EA9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14:paraId="2F3FA9A2" w14:textId="77777777" w:rsidTr="004F31D4">
        <w:tc>
          <w:tcPr>
            <w:tcW w:w="1548" w:type="dxa"/>
          </w:tcPr>
          <w:p w14:paraId="2B16E956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14:paraId="29024ED4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14:paraId="5896E0EC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14:paraId="0A85F2A4" w14:textId="77777777" w:rsidTr="004F31D4">
        <w:tc>
          <w:tcPr>
            <w:tcW w:w="1548" w:type="dxa"/>
          </w:tcPr>
          <w:p w14:paraId="385B74E8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14:paraId="27A0C5F2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14:paraId="5DD68A56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14:paraId="3B7C7527" w14:textId="77777777" w:rsidTr="004F31D4">
        <w:tc>
          <w:tcPr>
            <w:tcW w:w="1548" w:type="dxa"/>
          </w:tcPr>
          <w:p w14:paraId="4FBA388C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14:paraId="36182AD3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14:paraId="582FC3EE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14:paraId="707911DD" w14:textId="77777777" w:rsidTr="004F31D4">
        <w:tc>
          <w:tcPr>
            <w:tcW w:w="1548" w:type="dxa"/>
          </w:tcPr>
          <w:p w14:paraId="30A71E0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14:paraId="1637C99D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14:paraId="753E420E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14:paraId="188921DD" w14:textId="77777777" w:rsidTr="004F31D4">
        <w:tc>
          <w:tcPr>
            <w:tcW w:w="1548" w:type="dxa"/>
          </w:tcPr>
          <w:p w14:paraId="6FAF3202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14:paraId="2F1E7821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14:paraId="3EF3582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14:paraId="71C64AF0" w14:textId="77777777" w:rsidTr="004F31D4">
        <w:tc>
          <w:tcPr>
            <w:tcW w:w="1548" w:type="dxa"/>
          </w:tcPr>
          <w:p w14:paraId="5FE4EB62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14:paraId="6C26EF1B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14:paraId="2CAFDD3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14:paraId="5495042D" w14:textId="77777777" w:rsidTr="004F31D4">
        <w:tc>
          <w:tcPr>
            <w:tcW w:w="1548" w:type="dxa"/>
          </w:tcPr>
          <w:p w14:paraId="5F35CFB9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14:paraId="2E6ED3D6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14:paraId="6CC1743C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14:paraId="24008C0B" w14:textId="77777777" w:rsidTr="004F31D4">
        <w:tc>
          <w:tcPr>
            <w:tcW w:w="1548" w:type="dxa"/>
          </w:tcPr>
          <w:p w14:paraId="73CE1F3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14:paraId="45907E43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14:paraId="53489ECA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14:paraId="31278FD0" w14:textId="77777777" w:rsidTr="004F31D4">
        <w:tc>
          <w:tcPr>
            <w:tcW w:w="1548" w:type="dxa"/>
          </w:tcPr>
          <w:p w14:paraId="4409419C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14:paraId="3226DFAE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14:paraId="185FE02B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14:paraId="639D54F3" w14:textId="77777777" w:rsidTr="004F31D4">
        <w:tc>
          <w:tcPr>
            <w:tcW w:w="1548" w:type="dxa"/>
          </w:tcPr>
          <w:p w14:paraId="55C4EF42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14:paraId="7F1BA8DD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14:paraId="632A2A15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14:paraId="1F68C59C" w14:textId="77777777" w:rsidTr="004F31D4">
        <w:tc>
          <w:tcPr>
            <w:tcW w:w="1548" w:type="dxa"/>
          </w:tcPr>
          <w:p w14:paraId="25D0C8A5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14:paraId="55AE17AA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14:paraId="12CEB7AB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14:paraId="4C3F9454" w14:textId="77777777" w:rsidTr="004F31D4">
        <w:tc>
          <w:tcPr>
            <w:tcW w:w="1548" w:type="dxa"/>
          </w:tcPr>
          <w:p w14:paraId="1171A4C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14:paraId="4FCB151F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14:paraId="3CF63442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14:paraId="0BEB12E9" w14:textId="77777777" w:rsidTr="004F31D4">
        <w:tc>
          <w:tcPr>
            <w:tcW w:w="1548" w:type="dxa"/>
          </w:tcPr>
          <w:p w14:paraId="3E2A37E0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14:paraId="74AE72A6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14:paraId="6371482F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14:paraId="01EF4D43" w14:textId="77777777" w:rsidTr="004F31D4">
        <w:tc>
          <w:tcPr>
            <w:tcW w:w="1548" w:type="dxa"/>
          </w:tcPr>
          <w:p w14:paraId="54413455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14:paraId="648189DA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14:paraId="58925C6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14:paraId="33979BCA" w14:textId="77777777" w:rsidTr="004F31D4">
        <w:tc>
          <w:tcPr>
            <w:tcW w:w="1548" w:type="dxa"/>
          </w:tcPr>
          <w:p w14:paraId="5473AA2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14:paraId="74537774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14:paraId="411A937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14:paraId="2A429732" w14:textId="77777777" w:rsidTr="004F31D4">
        <w:tc>
          <w:tcPr>
            <w:tcW w:w="1548" w:type="dxa"/>
          </w:tcPr>
          <w:p w14:paraId="5A405545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14:paraId="71141D71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14:paraId="2BBA6F0A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14:paraId="3D58DFB0" w14:textId="77777777" w:rsidTr="004F31D4">
        <w:tc>
          <w:tcPr>
            <w:tcW w:w="1548" w:type="dxa"/>
          </w:tcPr>
          <w:p w14:paraId="57AF145B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14:paraId="72ACD3ED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14:paraId="6B4B2860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14:paraId="5CCDB637" w14:textId="77777777" w:rsidTr="004F31D4">
        <w:tc>
          <w:tcPr>
            <w:tcW w:w="1548" w:type="dxa"/>
          </w:tcPr>
          <w:p w14:paraId="158A43AC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14:paraId="7452E410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14:paraId="2B043E10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14:paraId="09CB8F07" w14:textId="77777777" w:rsidTr="004F31D4">
        <w:tc>
          <w:tcPr>
            <w:tcW w:w="1548" w:type="dxa"/>
          </w:tcPr>
          <w:p w14:paraId="5AD443FB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14:paraId="1C40D285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14:paraId="7DD9061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14:paraId="42D3604D" w14:textId="77777777" w:rsidTr="004F31D4">
        <w:tc>
          <w:tcPr>
            <w:tcW w:w="1548" w:type="dxa"/>
          </w:tcPr>
          <w:p w14:paraId="613ABDF5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14:paraId="2596459C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14:paraId="10F930D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14:paraId="0F700698" w14:textId="77777777" w:rsidTr="004F31D4">
        <w:tc>
          <w:tcPr>
            <w:tcW w:w="1548" w:type="dxa"/>
          </w:tcPr>
          <w:p w14:paraId="42224CA7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14:paraId="38E384FA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14:paraId="0B712A4A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14:paraId="2AE6A265" w14:textId="77777777" w:rsidTr="004F31D4">
        <w:tc>
          <w:tcPr>
            <w:tcW w:w="1548" w:type="dxa"/>
          </w:tcPr>
          <w:p w14:paraId="57B9A10D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14:paraId="07645388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14:paraId="2EE539C9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14:paraId="49FB0BED" w14:textId="77777777" w:rsidTr="004F31D4">
        <w:tc>
          <w:tcPr>
            <w:tcW w:w="1548" w:type="dxa"/>
          </w:tcPr>
          <w:p w14:paraId="6CF0D661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14:paraId="6E5D3156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14:paraId="083A91E1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14:paraId="18673C16" w14:textId="77777777" w:rsidTr="004F31D4">
        <w:tc>
          <w:tcPr>
            <w:tcW w:w="1548" w:type="dxa"/>
          </w:tcPr>
          <w:p w14:paraId="3F055CDD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14:paraId="4BC854FD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14:paraId="5F714B6B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14:paraId="49FF302C" w14:textId="77777777" w:rsidTr="004F31D4">
        <w:tc>
          <w:tcPr>
            <w:tcW w:w="1548" w:type="dxa"/>
          </w:tcPr>
          <w:p w14:paraId="4B78E744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14:paraId="784CFC48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14:paraId="3C775B87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14:paraId="0D5A80B9" w14:textId="77777777" w:rsidTr="004F31D4">
        <w:tc>
          <w:tcPr>
            <w:tcW w:w="1548" w:type="dxa"/>
          </w:tcPr>
          <w:p w14:paraId="5DE7D190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14:paraId="215F6964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14:paraId="645AE044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14:paraId="30DC3C67" w14:textId="77777777" w:rsidTr="004F31D4">
        <w:tc>
          <w:tcPr>
            <w:tcW w:w="1548" w:type="dxa"/>
          </w:tcPr>
          <w:p w14:paraId="640901E3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14:paraId="489A42A6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14:paraId="60FBA455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14:paraId="2889C200" w14:textId="77777777" w:rsidTr="004F31D4">
        <w:tc>
          <w:tcPr>
            <w:tcW w:w="1548" w:type="dxa"/>
          </w:tcPr>
          <w:p w14:paraId="0C060800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14:paraId="5E6D8D8A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14:paraId="2BDBC10C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14:paraId="0428BA6F" w14:textId="77777777" w:rsidTr="004F31D4">
        <w:tc>
          <w:tcPr>
            <w:tcW w:w="1548" w:type="dxa"/>
          </w:tcPr>
          <w:p w14:paraId="47E44F45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14:paraId="1CC1D8AB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14:paraId="53A1E05A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14:paraId="2D4E32BC" w14:textId="77777777" w:rsidTr="004F31D4">
        <w:tc>
          <w:tcPr>
            <w:tcW w:w="1548" w:type="dxa"/>
          </w:tcPr>
          <w:p w14:paraId="2984F0B8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14:paraId="6C1385C1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14:paraId="43FF1ED2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14:paraId="6528D612" w14:textId="77777777" w:rsidTr="004F31D4">
        <w:tc>
          <w:tcPr>
            <w:tcW w:w="1548" w:type="dxa"/>
          </w:tcPr>
          <w:p w14:paraId="2BFD24F9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14:paraId="298033A8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14:paraId="364A8DA5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14:paraId="13F047BD" w14:textId="77777777" w:rsidTr="004F31D4">
        <w:tc>
          <w:tcPr>
            <w:tcW w:w="1548" w:type="dxa"/>
          </w:tcPr>
          <w:p w14:paraId="6AA9564A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14:paraId="7D604858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14:paraId="71C454A6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14:paraId="334FED57" w14:textId="77777777" w:rsidTr="004F31D4">
        <w:tc>
          <w:tcPr>
            <w:tcW w:w="1548" w:type="dxa"/>
          </w:tcPr>
          <w:p w14:paraId="03FCD2A3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14:paraId="15297ACE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14:paraId="7358DE2A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14:paraId="3BF0A4BD" w14:textId="77777777" w:rsidTr="004F31D4">
        <w:tc>
          <w:tcPr>
            <w:tcW w:w="1548" w:type="dxa"/>
          </w:tcPr>
          <w:p w14:paraId="1C50F4A8" w14:textId="77777777"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14:paraId="68C68089" w14:textId="77777777"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14:paraId="223DE7C1" w14:textId="77777777"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14:paraId="19ECC765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BAA3447" w14:textId="77777777"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3BA43F51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66B4CA" wp14:editId="233294A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D0C2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7EB53E" wp14:editId="25FC0A2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D25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1E52F5" wp14:editId="13616436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36E6" w14:textId="77777777" w:rsidR="00E33641" w:rsidRDefault="00E33641" w:rsidP="004F31D4">
      <w:pPr>
        <w:rPr>
          <w:b/>
        </w:rPr>
      </w:pPr>
    </w:p>
    <w:p w14:paraId="4E4EE2F4" w14:textId="77777777" w:rsidR="00E33641" w:rsidRDefault="00E33641" w:rsidP="004F31D4">
      <w:pPr>
        <w:rPr>
          <w:b/>
        </w:rPr>
      </w:pPr>
    </w:p>
    <w:p w14:paraId="43659CD5" w14:textId="77777777" w:rsidR="00E33641" w:rsidRDefault="00E33641" w:rsidP="004F31D4">
      <w:pPr>
        <w:rPr>
          <w:b/>
        </w:rPr>
      </w:pPr>
    </w:p>
    <w:p w14:paraId="2C3E6A53" w14:textId="77777777" w:rsidR="00E33641" w:rsidRDefault="00E33641" w:rsidP="004F31D4">
      <w:pPr>
        <w:rPr>
          <w:b/>
        </w:rPr>
      </w:pPr>
    </w:p>
    <w:p w14:paraId="7181CEE9" w14:textId="77777777" w:rsidR="00E33641" w:rsidRDefault="00E33641" w:rsidP="004F31D4">
      <w:pPr>
        <w:rPr>
          <w:b/>
        </w:rPr>
      </w:pPr>
    </w:p>
    <w:p w14:paraId="1BEBBBE7" w14:textId="77777777" w:rsidR="00E33641" w:rsidRPr="00E33641" w:rsidRDefault="00E33641" w:rsidP="004F31D4">
      <w:pPr>
        <w:rPr>
          <w:b/>
        </w:rPr>
      </w:pPr>
    </w:p>
    <w:p w14:paraId="3D945F1D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8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8"/>
    </w:p>
    <w:p w14:paraId="0011BF58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3E64459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3D8D8B5" w14:textId="77777777"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A4E31FA" wp14:editId="44E00CCD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F14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E5E0EB0" w14:textId="77777777"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9" w:name="_Toc523134595"/>
      <w:bookmarkStart w:id="20" w:name="_Toc523134596"/>
      <w:bookmarkStart w:id="21" w:name="_Toc523134624"/>
      <w:bookmarkStart w:id="22" w:name="_Toc523134627"/>
      <w:bookmarkStart w:id="23" w:name="_Toc523134628"/>
      <w:bookmarkStart w:id="24" w:name="_Toc523134656"/>
      <w:bookmarkStart w:id="25" w:name="_Toc523134659"/>
      <w:bookmarkStart w:id="26" w:name="_Toc523134660"/>
      <w:bookmarkStart w:id="27" w:name="_Toc523134661"/>
      <w:bookmarkStart w:id="28" w:name="_Toc523134689"/>
      <w:bookmarkStart w:id="29" w:name="_Toc523134692"/>
      <w:bookmarkStart w:id="30" w:name="_Toc523134693"/>
      <w:bookmarkStart w:id="31" w:name="_Toc523134721"/>
      <w:bookmarkStart w:id="32" w:name="_Toc523134724"/>
      <w:bookmarkStart w:id="33" w:name="_Toc523133392"/>
      <w:bookmarkStart w:id="34" w:name="_Toc523134725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ascii="Arial" w:hAnsi="Arial" w:cs="Arial"/>
          <w:sz w:val="24"/>
          <w:szCs w:val="24"/>
        </w:rPr>
        <w:t>Deployment Properties</w:t>
      </w:r>
      <w:bookmarkEnd w:id="33"/>
      <w:bookmarkEnd w:id="34"/>
    </w:p>
    <w:p w14:paraId="19664969" w14:textId="26E3053E" w:rsidR="001667EA" w:rsidRPr="00925970" w:rsidDel="00863310" w:rsidRDefault="001667EA" w:rsidP="001667EA">
      <w:pPr>
        <w:pStyle w:val="Heading1"/>
        <w:numPr>
          <w:ilvl w:val="1"/>
          <w:numId w:val="3"/>
        </w:numPr>
        <w:spacing w:before="0"/>
        <w:rPr>
          <w:del w:id="35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36" w:name="_Toc523133393"/>
      <w:bookmarkStart w:id="37" w:name="_Toc523134726"/>
      <w:del w:id="38" w:author="Palacherla, Susmitha C" w:date="2021-04-19T16:29:00Z">
        <w:r w:rsidRPr="00925970" w:rsidDel="00863310">
          <w:rPr>
            <w:rFonts w:ascii="Arial" w:hAnsi="Arial" w:cs="Arial"/>
            <w:color w:val="auto"/>
            <w:sz w:val="20"/>
            <w:szCs w:val="20"/>
          </w:rPr>
          <w:delText>Dev</w:delText>
        </w:r>
        <w:bookmarkEnd w:id="36"/>
        <w:bookmarkEnd w:id="37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Del="00863310" w14:paraId="402EA141" w14:textId="658A5261" w:rsidTr="00651AB3">
        <w:trPr>
          <w:trHeight w:hRule="exact" w:val="288"/>
          <w:del w:id="39" w:author="Palacherla, Susmitha C" w:date="2021-04-19T16:29:00Z"/>
        </w:trPr>
        <w:tc>
          <w:tcPr>
            <w:tcW w:w="2695" w:type="dxa"/>
          </w:tcPr>
          <w:p w14:paraId="041B01F6" w14:textId="14C4D821" w:rsidR="001667EA" w:rsidRPr="005745A6" w:rsidDel="00863310" w:rsidRDefault="001667EA" w:rsidP="00651AB3">
            <w:pPr>
              <w:rPr>
                <w:del w:id="40" w:author="Palacherla, Susmitha C" w:date="2021-04-19T16:29:00Z"/>
                <w:b/>
              </w:rPr>
            </w:pPr>
            <w:del w:id="41" w:author="Palacherla, Susmitha C" w:date="2021-04-19T16:29:00Z">
              <w:r w:rsidRPr="005745A6" w:rsidDel="00863310">
                <w:rPr>
                  <w:b/>
                </w:rPr>
                <w:delText>Overwrite  Datasets</w:delText>
              </w:r>
            </w:del>
          </w:p>
        </w:tc>
        <w:tc>
          <w:tcPr>
            <w:tcW w:w="5940" w:type="dxa"/>
          </w:tcPr>
          <w:p w14:paraId="1B26F26B" w14:textId="5C528A23" w:rsidR="001667EA" w:rsidDel="00863310" w:rsidRDefault="001667EA" w:rsidP="00651AB3">
            <w:pPr>
              <w:rPr>
                <w:del w:id="42" w:author="Palacherla, Susmitha C" w:date="2021-04-19T16:29:00Z"/>
              </w:rPr>
            </w:pPr>
            <w:del w:id="43" w:author="Palacherla, Susmitha C" w:date="2021-04-19T16:29:00Z">
              <w:r w:rsidDel="00863310">
                <w:delText>True</w:delText>
              </w:r>
            </w:del>
          </w:p>
        </w:tc>
      </w:tr>
      <w:tr w:rsidR="001667EA" w:rsidDel="00863310" w14:paraId="7021B58C" w14:textId="2ADF8EB7" w:rsidTr="00651AB3">
        <w:trPr>
          <w:trHeight w:hRule="exact" w:val="288"/>
          <w:del w:id="44" w:author="Palacherla, Susmitha C" w:date="2021-04-19T16:29:00Z"/>
        </w:trPr>
        <w:tc>
          <w:tcPr>
            <w:tcW w:w="2695" w:type="dxa"/>
          </w:tcPr>
          <w:p w14:paraId="57ECFECC" w14:textId="0E00E59A" w:rsidR="001667EA" w:rsidRPr="005745A6" w:rsidDel="00863310" w:rsidRDefault="001667EA" w:rsidP="00651AB3">
            <w:pPr>
              <w:rPr>
                <w:del w:id="45" w:author="Palacherla, Susmitha C" w:date="2021-04-19T16:29:00Z"/>
                <w:b/>
              </w:rPr>
            </w:pPr>
            <w:del w:id="46" w:author="Palacherla, Susmitha C" w:date="2021-04-19T16:29:00Z">
              <w:r w:rsidRPr="005745A6" w:rsidDel="00863310">
                <w:rPr>
                  <w:b/>
                </w:rPr>
                <w:delText>Overwrite DataSources</w:delText>
              </w:r>
            </w:del>
          </w:p>
        </w:tc>
        <w:tc>
          <w:tcPr>
            <w:tcW w:w="5940" w:type="dxa"/>
          </w:tcPr>
          <w:p w14:paraId="39F7BD30" w14:textId="4848C5F8" w:rsidR="001667EA" w:rsidDel="00863310" w:rsidRDefault="001667EA" w:rsidP="00651AB3">
            <w:pPr>
              <w:rPr>
                <w:del w:id="47" w:author="Palacherla, Susmitha C" w:date="2021-04-19T16:29:00Z"/>
              </w:rPr>
            </w:pPr>
            <w:del w:id="48" w:author="Palacherla, Susmitha C" w:date="2021-04-19T16:29:00Z">
              <w:r w:rsidDel="00863310">
                <w:delText>False</w:delText>
              </w:r>
            </w:del>
          </w:p>
        </w:tc>
      </w:tr>
      <w:tr w:rsidR="001667EA" w:rsidDel="00863310" w14:paraId="7E466C4D" w14:textId="711B76D6" w:rsidTr="00651AB3">
        <w:trPr>
          <w:trHeight w:hRule="exact" w:val="288"/>
          <w:del w:id="49" w:author="Palacherla, Susmitha C" w:date="2021-04-19T16:29:00Z"/>
        </w:trPr>
        <w:tc>
          <w:tcPr>
            <w:tcW w:w="2695" w:type="dxa"/>
          </w:tcPr>
          <w:p w14:paraId="583EB744" w14:textId="3C24DB70" w:rsidR="001667EA" w:rsidRPr="005745A6" w:rsidDel="00863310" w:rsidRDefault="001667EA" w:rsidP="00651AB3">
            <w:pPr>
              <w:rPr>
                <w:del w:id="50" w:author="Palacherla, Susmitha C" w:date="2021-04-19T16:29:00Z"/>
                <w:b/>
              </w:rPr>
            </w:pPr>
            <w:del w:id="51" w:author="Palacherla, Susmitha C" w:date="2021-04-19T16:29:00Z">
              <w:r w:rsidRPr="005745A6" w:rsidDel="00863310">
                <w:rPr>
                  <w:b/>
                </w:rPr>
                <w:delText>TargetDatasetFolder</w:delText>
              </w:r>
            </w:del>
          </w:p>
        </w:tc>
        <w:tc>
          <w:tcPr>
            <w:tcW w:w="5940" w:type="dxa"/>
          </w:tcPr>
          <w:p w14:paraId="79098BD5" w14:textId="3002A908" w:rsidR="001667EA" w:rsidDel="00863310" w:rsidRDefault="001667EA" w:rsidP="00651AB3">
            <w:pPr>
              <w:rPr>
                <w:del w:id="52" w:author="Palacherla, Susmitha C" w:date="2021-04-19T16:29:00Z"/>
              </w:rPr>
            </w:pPr>
            <w:del w:id="53" w:author="Palacherla, Susmitha C" w:date="2021-04-19T16:29:00Z">
              <w:r w:rsidRPr="00F74047" w:rsidDel="00863310">
                <w:delText>/eCoaching/Datasets</w:delText>
              </w:r>
            </w:del>
          </w:p>
        </w:tc>
      </w:tr>
      <w:tr w:rsidR="001667EA" w:rsidDel="00863310" w14:paraId="4E0BA0E6" w14:textId="4BE0ECDF" w:rsidTr="00651AB3">
        <w:trPr>
          <w:trHeight w:hRule="exact" w:val="288"/>
          <w:del w:id="54" w:author="Palacherla, Susmitha C" w:date="2021-04-19T16:29:00Z"/>
        </w:trPr>
        <w:tc>
          <w:tcPr>
            <w:tcW w:w="2695" w:type="dxa"/>
          </w:tcPr>
          <w:p w14:paraId="6EB5C4F9" w14:textId="4A8FFF8E" w:rsidR="001667EA" w:rsidRPr="005745A6" w:rsidDel="00863310" w:rsidRDefault="001667EA" w:rsidP="00651AB3">
            <w:pPr>
              <w:rPr>
                <w:del w:id="55" w:author="Palacherla, Susmitha C" w:date="2021-04-19T16:29:00Z"/>
                <w:b/>
              </w:rPr>
            </w:pPr>
            <w:del w:id="56" w:author="Palacherla, Susmitha C" w:date="2021-04-19T16:29:00Z">
              <w:r w:rsidRPr="005745A6" w:rsidDel="00863310">
                <w:rPr>
                  <w:b/>
                </w:rPr>
                <w:delText>TargetDataSourceFolder</w:delText>
              </w:r>
            </w:del>
          </w:p>
        </w:tc>
        <w:tc>
          <w:tcPr>
            <w:tcW w:w="5940" w:type="dxa"/>
          </w:tcPr>
          <w:p w14:paraId="4E52802A" w14:textId="21260D82" w:rsidR="001667EA" w:rsidDel="00863310" w:rsidRDefault="001667EA" w:rsidP="00651AB3">
            <w:pPr>
              <w:rPr>
                <w:del w:id="57" w:author="Palacherla, Susmitha C" w:date="2021-04-19T16:29:00Z"/>
              </w:rPr>
            </w:pPr>
            <w:del w:id="58" w:author="Palacherla, Susmitha C" w:date="2021-04-19T16:29:00Z">
              <w:r w:rsidRPr="00F74047" w:rsidDel="00863310">
                <w:delText>/eCoaching/DataSources</w:delText>
              </w:r>
            </w:del>
          </w:p>
        </w:tc>
      </w:tr>
      <w:tr w:rsidR="001667EA" w:rsidDel="00863310" w14:paraId="7C4C71BB" w14:textId="7AA2AF30" w:rsidTr="00651AB3">
        <w:trPr>
          <w:trHeight w:hRule="exact" w:val="288"/>
          <w:del w:id="59" w:author="Palacherla, Susmitha C" w:date="2021-04-19T16:29:00Z"/>
        </w:trPr>
        <w:tc>
          <w:tcPr>
            <w:tcW w:w="2695" w:type="dxa"/>
          </w:tcPr>
          <w:p w14:paraId="2F2888FF" w14:textId="10C0E7A9" w:rsidR="001667EA" w:rsidRPr="005745A6" w:rsidDel="00863310" w:rsidRDefault="001667EA" w:rsidP="00651AB3">
            <w:pPr>
              <w:rPr>
                <w:del w:id="60" w:author="Palacherla, Susmitha C" w:date="2021-04-19T16:29:00Z"/>
                <w:b/>
              </w:rPr>
            </w:pPr>
            <w:del w:id="61" w:author="Palacherla, Susmitha C" w:date="2021-04-19T16:29:00Z">
              <w:r w:rsidRPr="005745A6" w:rsidDel="00863310">
                <w:rPr>
                  <w:b/>
                </w:rPr>
                <w:delText>TargetReportFolder</w:delText>
              </w:r>
            </w:del>
          </w:p>
        </w:tc>
        <w:tc>
          <w:tcPr>
            <w:tcW w:w="5940" w:type="dxa"/>
          </w:tcPr>
          <w:p w14:paraId="411C78A0" w14:textId="0A04F11E" w:rsidR="001667EA" w:rsidDel="00863310" w:rsidRDefault="001667EA" w:rsidP="00651AB3">
            <w:pPr>
              <w:rPr>
                <w:del w:id="62" w:author="Palacherla, Susmitha C" w:date="2021-04-19T16:29:00Z"/>
              </w:rPr>
            </w:pPr>
            <w:del w:id="63" w:author="Palacherla, Susmitha C" w:date="2021-04-19T16:29:00Z">
              <w:r w:rsidRPr="00F74047" w:rsidDel="00863310">
                <w:delText>/eCoaching/Reports</w:delText>
              </w:r>
            </w:del>
          </w:p>
        </w:tc>
      </w:tr>
      <w:tr w:rsidR="001667EA" w:rsidDel="00863310" w14:paraId="06904EE9" w14:textId="4E21CD7E" w:rsidTr="00651AB3">
        <w:trPr>
          <w:trHeight w:hRule="exact" w:val="288"/>
          <w:del w:id="64" w:author="Palacherla, Susmitha C" w:date="2021-04-19T16:29:00Z"/>
        </w:trPr>
        <w:tc>
          <w:tcPr>
            <w:tcW w:w="2695" w:type="dxa"/>
          </w:tcPr>
          <w:p w14:paraId="1BB40A72" w14:textId="641D5703" w:rsidR="001667EA" w:rsidRPr="005745A6" w:rsidDel="00863310" w:rsidRDefault="001667EA" w:rsidP="00651AB3">
            <w:pPr>
              <w:rPr>
                <w:del w:id="65" w:author="Palacherla, Susmitha C" w:date="2021-04-19T16:29:00Z"/>
                <w:b/>
              </w:rPr>
            </w:pPr>
            <w:del w:id="66" w:author="Palacherla, Susmitha C" w:date="2021-04-19T16:29:00Z">
              <w:r w:rsidRPr="005745A6" w:rsidDel="00863310">
                <w:rPr>
                  <w:b/>
                </w:rPr>
                <w:delText>TargetReportPartFolder</w:delText>
              </w:r>
            </w:del>
          </w:p>
        </w:tc>
        <w:tc>
          <w:tcPr>
            <w:tcW w:w="5940" w:type="dxa"/>
          </w:tcPr>
          <w:p w14:paraId="65018676" w14:textId="1B094827" w:rsidR="001667EA" w:rsidDel="00863310" w:rsidRDefault="001667EA" w:rsidP="00651AB3">
            <w:pPr>
              <w:rPr>
                <w:del w:id="67" w:author="Palacherla, Susmitha C" w:date="2021-04-19T16:29:00Z"/>
              </w:rPr>
            </w:pPr>
            <w:del w:id="68" w:author="Palacherla, Susmitha C" w:date="2021-04-19T16:29:00Z">
              <w:r w:rsidRPr="00F74047" w:rsidDel="00863310">
                <w:delText>Report Parts</w:delText>
              </w:r>
            </w:del>
          </w:p>
        </w:tc>
      </w:tr>
      <w:tr w:rsidR="001667EA" w:rsidDel="00863310" w14:paraId="5E33E6A1" w14:textId="738E778C" w:rsidTr="00651AB3">
        <w:trPr>
          <w:trHeight w:hRule="exact" w:val="288"/>
          <w:del w:id="69" w:author="Palacherla, Susmitha C" w:date="2021-04-19T16:29:00Z"/>
        </w:trPr>
        <w:tc>
          <w:tcPr>
            <w:tcW w:w="2695" w:type="dxa"/>
          </w:tcPr>
          <w:p w14:paraId="693005A7" w14:textId="6DEB1EB3" w:rsidR="001667EA" w:rsidRPr="005745A6" w:rsidDel="00863310" w:rsidRDefault="001667EA" w:rsidP="00651AB3">
            <w:pPr>
              <w:rPr>
                <w:del w:id="70" w:author="Palacherla, Susmitha C" w:date="2021-04-19T16:29:00Z"/>
                <w:b/>
              </w:rPr>
            </w:pPr>
            <w:del w:id="71" w:author="Palacherla, Susmitha C" w:date="2021-04-19T16:29:00Z">
              <w:r w:rsidRPr="005745A6" w:rsidDel="00863310">
                <w:rPr>
                  <w:b/>
                </w:rPr>
                <w:delText>TargetServerURL</w:delText>
              </w:r>
            </w:del>
          </w:p>
        </w:tc>
        <w:tc>
          <w:tcPr>
            <w:tcW w:w="5940" w:type="dxa"/>
          </w:tcPr>
          <w:p w14:paraId="7255BCAB" w14:textId="1D3774F4" w:rsidR="001667EA" w:rsidDel="00863310" w:rsidRDefault="001667EA">
            <w:pPr>
              <w:rPr>
                <w:del w:id="72" w:author="Palacherla, Susmitha C" w:date="2021-04-19T16:29:00Z"/>
              </w:rPr>
            </w:pPr>
            <w:del w:id="73" w:author="Palacherla, Susmitha C" w:date="2021-04-19T16:29:00Z">
              <w:r w:rsidRPr="00F74047" w:rsidDel="00863310">
                <w:delText>http</w:delText>
              </w:r>
              <w:r w:rsidDel="00863310">
                <w:delText>s</w:delText>
              </w:r>
              <w:r w:rsidRPr="00F74047" w:rsidDel="00863310">
                <w:delText>://f3420-ecldbd01/ReportServer</w:delText>
              </w:r>
            </w:del>
          </w:p>
        </w:tc>
      </w:tr>
      <w:tr w:rsidR="001667EA" w:rsidDel="00863310" w14:paraId="5DD94BB3" w14:textId="11563782" w:rsidTr="00651AB3">
        <w:trPr>
          <w:trHeight w:hRule="exact" w:val="288"/>
          <w:del w:id="74" w:author="Palacherla, Susmitha C" w:date="2021-04-19T16:29:00Z"/>
        </w:trPr>
        <w:tc>
          <w:tcPr>
            <w:tcW w:w="2695" w:type="dxa"/>
          </w:tcPr>
          <w:p w14:paraId="082387BB" w14:textId="348DA7E8" w:rsidR="001667EA" w:rsidRPr="005745A6" w:rsidDel="00863310" w:rsidRDefault="001667EA" w:rsidP="00651AB3">
            <w:pPr>
              <w:rPr>
                <w:del w:id="75" w:author="Palacherla, Susmitha C" w:date="2021-04-19T16:29:00Z"/>
                <w:b/>
              </w:rPr>
            </w:pPr>
            <w:del w:id="76" w:author="Palacherla, Susmitha C" w:date="2021-04-19T16:29:00Z">
              <w:r w:rsidRPr="005745A6" w:rsidDel="00863310">
                <w:rPr>
                  <w:b/>
                </w:rPr>
                <w:delText>TargetServerVersion</w:delText>
              </w:r>
            </w:del>
          </w:p>
        </w:tc>
        <w:tc>
          <w:tcPr>
            <w:tcW w:w="5940" w:type="dxa"/>
          </w:tcPr>
          <w:p w14:paraId="561AD139" w14:textId="7BA8AF33" w:rsidR="001667EA" w:rsidDel="00863310" w:rsidRDefault="001667EA" w:rsidP="00651AB3">
            <w:pPr>
              <w:rPr>
                <w:del w:id="77" w:author="Palacherla, Susmitha C" w:date="2021-04-19T16:29:00Z"/>
              </w:rPr>
            </w:pPr>
            <w:del w:id="78" w:author="Palacherla, Susmitha C" w:date="2021-04-19T16:29:00Z">
              <w:r w:rsidRPr="00F74047" w:rsidDel="00863310">
                <w:delText>SQL Server 2008 R2, 2012 or 2014</w:delText>
              </w:r>
            </w:del>
          </w:p>
        </w:tc>
      </w:tr>
      <w:tr w:rsidR="001667EA" w:rsidDel="00863310" w14:paraId="3844C398" w14:textId="50866DFA" w:rsidTr="00651AB3">
        <w:trPr>
          <w:trHeight w:hRule="exact" w:val="288"/>
          <w:del w:id="79" w:author="Palacherla, Susmitha C" w:date="2021-04-19T16:29:00Z"/>
        </w:trPr>
        <w:tc>
          <w:tcPr>
            <w:tcW w:w="2695" w:type="dxa"/>
          </w:tcPr>
          <w:p w14:paraId="743A039E" w14:textId="0A5D2008" w:rsidR="001667EA" w:rsidRPr="005745A6" w:rsidDel="00863310" w:rsidRDefault="001667EA" w:rsidP="00651AB3">
            <w:pPr>
              <w:rPr>
                <w:del w:id="80" w:author="Palacherla, Susmitha C" w:date="2021-04-19T16:29:00Z"/>
                <w:b/>
              </w:rPr>
            </w:pPr>
            <w:del w:id="81" w:author="Palacherla, Susmitha C" w:date="2021-04-19T16:29:00Z">
              <w:r w:rsidDel="00863310">
                <w:rPr>
                  <w:b/>
                </w:rPr>
                <w:delText>Report Portal</w:delText>
              </w:r>
            </w:del>
          </w:p>
        </w:tc>
        <w:tc>
          <w:tcPr>
            <w:tcW w:w="5940" w:type="dxa"/>
          </w:tcPr>
          <w:p w14:paraId="70A9AC52" w14:textId="716F290B" w:rsidR="001667EA" w:rsidRPr="00F74047" w:rsidDel="00863310" w:rsidRDefault="001667EA">
            <w:pPr>
              <w:rPr>
                <w:del w:id="82" w:author="Palacherla, Susmitha C" w:date="2021-04-19T16:29:00Z"/>
              </w:rPr>
            </w:pPr>
            <w:del w:id="83" w:author="Palacherla, Susmitha C" w:date="2021-04-19T16:29:00Z">
              <w:r w:rsidRPr="001515E0" w:rsidDel="00863310">
                <w:delText>http</w:delText>
              </w:r>
              <w:r w:rsidDel="00863310">
                <w:delText>s</w:delText>
              </w:r>
              <w:r w:rsidRPr="001515E0" w:rsidDel="00863310">
                <w:delText>://f3420-ecldbd01/Reports_ECLD01</w:delText>
              </w:r>
            </w:del>
          </w:p>
        </w:tc>
      </w:tr>
    </w:tbl>
    <w:p w14:paraId="41107729" w14:textId="5035E7B6" w:rsidR="001667EA" w:rsidRPr="005745A6" w:rsidDel="00863310" w:rsidRDefault="001667EA" w:rsidP="001667EA">
      <w:pPr>
        <w:rPr>
          <w:del w:id="84" w:author="Palacherla, Susmitha C" w:date="2021-04-19T16:29:00Z"/>
        </w:rPr>
      </w:pPr>
    </w:p>
    <w:p w14:paraId="2FB82AAD" w14:textId="5FA1A5BC" w:rsidR="001667EA" w:rsidRPr="00925970" w:rsidDel="0086331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del w:id="85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86" w:name="_Toc523133394"/>
      <w:bookmarkStart w:id="87" w:name="_Toc523134727"/>
      <w:del w:id="88" w:author="Palacherla, Susmitha C" w:date="2021-04-19T16:29:00Z">
        <w:r w:rsidRPr="00925970" w:rsidDel="00863310">
          <w:rPr>
            <w:rFonts w:ascii="Arial" w:hAnsi="Arial" w:cs="Arial"/>
            <w:color w:val="auto"/>
            <w:sz w:val="20"/>
            <w:szCs w:val="20"/>
          </w:rPr>
          <w:delText>SysTest</w:delText>
        </w:r>
        <w:bookmarkEnd w:id="86"/>
        <w:bookmarkEnd w:id="87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Del="00863310" w14:paraId="00EA4385" w14:textId="0AE617D0" w:rsidTr="00651AB3">
        <w:trPr>
          <w:trHeight w:hRule="exact" w:val="288"/>
          <w:del w:id="89" w:author="Palacherla, Susmitha C" w:date="2021-04-19T16:29:00Z"/>
        </w:trPr>
        <w:tc>
          <w:tcPr>
            <w:tcW w:w="2695" w:type="dxa"/>
          </w:tcPr>
          <w:p w14:paraId="4749ECF7" w14:textId="19DD7144" w:rsidR="001667EA" w:rsidRPr="005745A6" w:rsidDel="00863310" w:rsidRDefault="001667EA" w:rsidP="00651AB3">
            <w:pPr>
              <w:rPr>
                <w:del w:id="90" w:author="Palacherla, Susmitha C" w:date="2021-04-19T16:29:00Z"/>
                <w:b/>
              </w:rPr>
            </w:pPr>
            <w:del w:id="91" w:author="Palacherla, Susmitha C" w:date="2021-04-19T16:29:00Z">
              <w:r w:rsidRPr="005745A6" w:rsidDel="00863310">
                <w:rPr>
                  <w:b/>
                </w:rPr>
                <w:delText>Overwrite  Datasets</w:delText>
              </w:r>
            </w:del>
          </w:p>
        </w:tc>
        <w:tc>
          <w:tcPr>
            <w:tcW w:w="5940" w:type="dxa"/>
          </w:tcPr>
          <w:p w14:paraId="7A148975" w14:textId="7430B03D" w:rsidR="001667EA" w:rsidDel="00863310" w:rsidRDefault="001667EA" w:rsidP="00651AB3">
            <w:pPr>
              <w:rPr>
                <w:del w:id="92" w:author="Palacherla, Susmitha C" w:date="2021-04-19T16:29:00Z"/>
              </w:rPr>
            </w:pPr>
            <w:del w:id="93" w:author="Palacherla, Susmitha C" w:date="2021-04-19T16:29:00Z">
              <w:r w:rsidDel="00863310">
                <w:delText>True</w:delText>
              </w:r>
            </w:del>
          </w:p>
        </w:tc>
      </w:tr>
      <w:tr w:rsidR="001667EA" w:rsidDel="00863310" w14:paraId="1D6101EB" w14:textId="6887F851" w:rsidTr="00651AB3">
        <w:trPr>
          <w:trHeight w:hRule="exact" w:val="288"/>
          <w:del w:id="94" w:author="Palacherla, Susmitha C" w:date="2021-04-19T16:29:00Z"/>
        </w:trPr>
        <w:tc>
          <w:tcPr>
            <w:tcW w:w="2695" w:type="dxa"/>
          </w:tcPr>
          <w:p w14:paraId="362CFC17" w14:textId="149019BD" w:rsidR="001667EA" w:rsidRPr="005745A6" w:rsidDel="00863310" w:rsidRDefault="001667EA" w:rsidP="00651AB3">
            <w:pPr>
              <w:rPr>
                <w:del w:id="95" w:author="Palacherla, Susmitha C" w:date="2021-04-19T16:29:00Z"/>
                <w:b/>
              </w:rPr>
            </w:pPr>
            <w:del w:id="96" w:author="Palacherla, Susmitha C" w:date="2021-04-19T16:29:00Z">
              <w:r w:rsidRPr="005745A6" w:rsidDel="00863310">
                <w:rPr>
                  <w:b/>
                </w:rPr>
                <w:delText>Overwrite DataSources</w:delText>
              </w:r>
            </w:del>
          </w:p>
        </w:tc>
        <w:tc>
          <w:tcPr>
            <w:tcW w:w="5940" w:type="dxa"/>
          </w:tcPr>
          <w:p w14:paraId="76CFCFBA" w14:textId="3EAF5CCD" w:rsidR="001667EA" w:rsidDel="00863310" w:rsidRDefault="001667EA" w:rsidP="00651AB3">
            <w:pPr>
              <w:rPr>
                <w:del w:id="97" w:author="Palacherla, Susmitha C" w:date="2021-04-19T16:29:00Z"/>
              </w:rPr>
            </w:pPr>
            <w:del w:id="98" w:author="Palacherla, Susmitha C" w:date="2021-04-19T16:29:00Z">
              <w:r w:rsidDel="00863310">
                <w:delText>False</w:delText>
              </w:r>
            </w:del>
          </w:p>
        </w:tc>
      </w:tr>
      <w:tr w:rsidR="001667EA" w:rsidDel="00863310" w14:paraId="77699FA0" w14:textId="0C703CA1" w:rsidTr="00651AB3">
        <w:trPr>
          <w:trHeight w:hRule="exact" w:val="288"/>
          <w:del w:id="99" w:author="Palacherla, Susmitha C" w:date="2021-04-19T16:29:00Z"/>
        </w:trPr>
        <w:tc>
          <w:tcPr>
            <w:tcW w:w="2695" w:type="dxa"/>
          </w:tcPr>
          <w:p w14:paraId="2D9344DA" w14:textId="270B326F" w:rsidR="001667EA" w:rsidRPr="005745A6" w:rsidDel="00863310" w:rsidRDefault="001667EA" w:rsidP="00651AB3">
            <w:pPr>
              <w:rPr>
                <w:del w:id="100" w:author="Palacherla, Susmitha C" w:date="2021-04-19T16:29:00Z"/>
                <w:b/>
              </w:rPr>
            </w:pPr>
            <w:del w:id="101" w:author="Palacherla, Susmitha C" w:date="2021-04-19T16:29:00Z">
              <w:r w:rsidRPr="005745A6" w:rsidDel="00863310">
                <w:rPr>
                  <w:b/>
                </w:rPr>
                <w:delText>TargetDatasetFolder</w:delText>
              </w:r>
            </w:del>
          </w:p>
        </w:tc>
        <w:tc>
          <w:tcPr>
            <w:tcW w:w="5940" w:type="dxa"/>
          </w:tcPr>
          <w:p w14:paraId="05C526AE" w14:textId="0E69D07E" w:rsidR="001667EA" w:rsidDel="00863310" w:rsidRDefault="001667EA" w:rsidP="00651AB3">
            <w:pPr>
              <w:rPr>
                <w:del w:id="102" w:author="Palacherla, Susmitha C" w:date="2021-04-19T16:29:00Z"/>
              </w:rPr>
            </w:pPr>
            <w:del w:id="103" w:author="Palacherla, Susmitha C" w:date="2021-04-19T16:29:00Z">
              <w:r w:rsidRPr="00F74047" w:rsidDel="00863310">
                <w:delText>/eCoaching/Datasets</w:delText>
              </w:r>
            </w:del>
          </w:p>
        </w:tc>
      </w:tr>
      <w:tr w:rsidR="001667EA" w:rsidDel="00863310" w14:paraId="55FC60A4" w14:textId="0AAAFC11" w:rsidTr="00651AB3">
        <w:trPr>
          <w:trHeight w:hRule="exact" w:val="288"/>
          <w:del w:id="104" w:author="Palacherla, Susmitha C" w:date="2021-04-19T16:29:00Z"/>
        </w:trPr>
        <w:tc>
          <w:tcPr>
            <w:tcW w:w="2695" w:type="dxa"/>
          </w:tcPr>
          <w:p w14:paraId="2A1DA2BB" w14:textId="55F31A02" w:rsidR="001667EA" w:rsidRPr="005745A6" w:rsidDel="00863310" w:rsidRDefault="001667EA" w:rsidP="00651AB3">
            <w:pPr>
              <w:rPr>
                <w:del w:id="105" w:author="Palacherla, Susmitha C" w:date="2021-04-19T16:29:00Z"/>
                <w:b/>
              </w:rPr>
            </w:pPr>
            <w:del w:id="106" w:author="Palacherla, Susmitha C" w:date="2021-04-19T16:29:00Z">
              <w:r w:rsidRPr="005745A6" w:rsidDel="00863310">
                <w:rPr>
                  <w:b/>
                </w:rPr>
                <w:delText>TargetDataSourceFolder</w:delText>
              </w:r>
            </w:del>
          </w:p>
        </w:tc>
        <w:tc>
          <w:tcPr>
            <w:tcW w:w="5940" w:type="dxa"/>
          </w:tcPr>
          <w:p w14:paraId="4DF89F19" w14:textId="42E5F313" w:rsidR="001667EA" w:rsidDel="00863310" w:rsidRDefault="001667EA" w:rsidP="00651AB3">
            <w:pPr>
              <w:rPr>
                <w:del w:id="107" w:author="Palacherla, Susmitha C" w:date="2021-04-19T16:29:00Z"/>
              </w:rPr>
            </w:pPr>
            <w:del w:id="108" w:author="Palacherla, Susmitha C" w:date="2021-04-19T16:29:00Z">
              <w:r w:rsidRPr="00F74047" w:rsidDel="00863310">
                <w:delText>/eCoaching/DataSources</w:delText>
              </w:r>
            </w:del>
          </w:p>
        </w:tc>
      </w:tr>
      <w:tr w:rsidR="001667EA" w:rsidDel="00863310" w14:paraId="4F3723FC" w14:textId="0E92CC02" w:rsidTr="00651AB3">
        <w:trPr>
          <w:trHeight w:hRule="exact" w:val="288"/>
          <w:del w:id="109" w:author="Palacherla, Susmitha C" w:date="2021-04-19T16:29:00Z"/>
        </w:trPr>
        <w:tc>
          <w:tcPr>
            <w:tcW w:w="2695" w:type="dxa"/>
          </w:tcPr>
          <w:p w14:paraId="4E145642" w14:textId="55BCBBAA" w:rsidR="001667EA" w:rsidRPr="005745A6" w:rsidDel="00863310" w:rsidRDefault="001667EA" w:rsidP="00651AB3">
            <w:pPr>
              <w:rPr>
                <w:del w:id="110" w:author="Palacherla, Susmitha C" w:date="2021-04-19T16:29:00Z"/>
                <w:b/>
              </w:rPr>
            </w:pPr>
            <w:del w:id="111" w:author="Palacherla, Susmitha C" w:date="2021-04-19T16:29:00Z">
              <w:r w:rsidRPr="005745A6" w:rsidDel="00863310">
                <w:rPr>
                  <w:b/>
                </w:rPr>
                <w:delText>TargetReportFolder</w:delText>
              </w:r>
            </w:del>
          </w:p>
        </w:tc>
        <w:tc>
          <w:tcPr>
            <w:tcW w:w="5940" w:type="dxa"/>
          </w:tcPr>
          <w:p w14:paraId="7D3E0447" w14:textId="549FB941" w:rsidR="001667EA" w:rsidDel="00863310" w:rsidRDefault="001667EA" w:rsidP="00651AB3">
            <w:pPr>
              <w:rPr>
                <w:del w:id="112" w:author="Palacherla, Susmitha C" w:date="2021-04-19T16:29:00Z"/>
              </w:rPr>
            </w:pPr>
            <w:del w:id="113" w:author="Palacherla, Susmitha C" w:date="2021-04-19T16:29:00Z">
              <w:r w:rsidRPr="00F74047" w:rsidDel="00863310">
                <w:delText>/eCoaching/Reports</w:delText>
              </w:r>
            </w:del>
          </w:p>
        </w:tc>
      </w:tr>
      <w:tr w:rsidR="001667EA" w:rsidDel="00863310" w14:paraId="262575EA" w14:textId="240EBEA6" w:rsidTr="00651AB3">
        <w:trPr>
          <w:trHeight w:hRule="exact" w:val="288"/>
          <w:del w:id="114" w:author="Palacherla, Susmitha C" w:date="2021-04-19T16:29:00Z"/>
        </w:trPr>
        <w:tc>
          <w:tcPr>
            <w:tcW w:w="2695" w:type="dxa"/>
          </w:tcPr>
          <w:p w14:paraId="116C4EB2" w14:textId="2E97F8A7" w:rsidR="001667EA" w:rsidRPr="005745A6" w:rsidDel="00863310" w:rsidRDefault="001667EA" w:rsidP="00651AB3">
            <w:pPr>
              <w:rPr>
                <w:del w:id="115" w:author="Palacherla, Susmitha C" w:date="2021-04-19T16:29:00Z"/>
                <w:b/>
              </w:rPr>
            </w:pPr>
            <w:del w:id="116" w:author="Palacherla, Susmitha C" w:date="2021-04-19T16:29:00Z">
              <w:r w:rsidRPr="005745A6" w:rsidDel="00863310">
                <w:rPr>
                  <w:b/>
                </w:rPr>
                <w:delText>TargetReportPartFolder</w:delText>
              </w:r>
            </w:del>
          </w:p>
        </w:tc>
        <w:tc>
          <w:tcPr>
            <w:tcW w:w="5940" w:type="dxa"/>
          </w:tcPr>
          <w:p w14:paraId="0313B578" w14:textId="61DADAF4" w:rsidR="001667EA" w:rsidDel="00863310" w:rsidRDefault="001667EA" w:rsidP="00651AB3">
            <w:pPr>
              <w:rPr>
                <w:del w:id="117" w:author="Palacherla, Susmitha C" w:date="2021-04-19T16:29:00Z"/>
              </w:rPr>
            </w:pPr>
            <w:del w:id="118" w:author="Palacherla, Susmitha C" w:date="2021-04-19T16:29:00Z">
              <w:r w:rsidRPr="00F74047" w:rsidDel="00863310">
                <w:delText>Report Parts</w:delText>
              </w:r>
            </w:del>
          </w:p>
        </w:tc>
      </w:tr>
      <w:tr w:rsidR="001667EA" w:rsidDel="00863310" w14:paraId="0FFF6411" w14:textId="411943CE" w:rsidTr="00651AB3">
        <w:trPr>
          <w:trHeight w:hRule="exact" w:val="288"/>
          <w:del w:id="119" w:author="Palacherla, Susmitha C" w:date="2021-04-19T16:29:00Z"/>
        </w:trPr>
        <w:tc>
          <w:tcPr>
            <w:tcW w:w="2695" w:type="dxa"/>
          </w:tcPr>
          <w:p w14:paraId="06296A21" w14:textId="0305D698" w:rsidR="001667EA" w:rsidRPr="005745A6" w:rsidDel="00863310" w:rsidRDefault="001667EA" w:rsidP="00651AB3">
            <w:pPr>
              <w:rPr>
                <w:del w:id="120" w:author="Palacherla, Susmitha C" w:date="2021-04-19T16:29:00Z"/>
                <w:b/>
              </w:rPr>
            </w:pPr>
            <w:del w:id="121" w:author="Palacherla, Susmitha C" w:date="2021-04-19T16:29:00Z">
              <w:r w:rsidRPr="005745A6" w:rsidDel="00863310">
                <w:rPr>
                  <w:b/>
                </w:rPr>
                <w:delText>TargetServerURL</w:delText>
              </w:r>
            </w:del>
          </w:p>
        </w:tc>
        <w:tc>
          <w:tcPr>
            <w:tcW w:w="5940" w:type="dxa"/>
          </w:tcPr>
          <w:p w14:paraId="7DD92F7A" w14:textId="150377D8" w:rsidR="001667EA" w:rsidDel="00863310" w:rsidRDefault="001667EA">
            <w:pPr>
              <w:rPr>
                <w:del w:id="122" w:author="Palacherla, Susmitha C" w:date="2021-04-19T16:29:00Z"/>
              </w:rPr>
            </w:pPr>
            <w:del w:id="123" w:author="Palacherla, Susmitha C" w:date="2021-04-19T16:29:00Z">
              <w:r w:rsidRPr="00F74047" w:rsidDel="00863310">
                <w:delText>http</w:delText>
              </w:r>
              <w:r w:rsidDel="00863310">
                <w:delText>s</w:delText>
              </w:r>
              <w:r w:rsidRPr="00F74047" w:rsidDel="00863310">
                <w:delText>://f3420-ecldb</w:delText>
              </w:r>
              <w:r w:rsidDel="00863310">
                <w:delText>t</w:delText>
              </w:r>
              <w:r w:rsidRPr="00F74047" w:rsidDel="00863310">
                <w:delText>01/ReportServer</w:delText>
              </w:r>
            </w:del>
          </w:p>
        </w:tc>
      </w:tr>
      <w:tr w:rsidR="001667EA" w:rsidDel="00863310" w14:paraId="435ED639" w14:textId="75C1D2AB" w:rsidTr="00651AB3">
        <w:trPr>
          <w:trHeight w:hRule="exact" w:val="288"/>
          <w:del w:id="124" w:author="Palacherla, Susmitha C" w:date="2021-04-19T16:29:00Z"/>
        </w:trPr>
        <w:tc>
          <w:tcPr>
            <w:tcW w:w="2695" w:type="dxa"/>
          </w:tcPr>
          <w:p w14:paraId="53AEA6AF" w14:textId="35802A39" w:rsidR="001667EA" w:rsidRPr="005745A6" w:rsidDel="00863310" w:rsidRDefault="001667EA" w:rsidP="00651AB3">
            <w:pPr>
              <w:rPr>
                <w:del w:id="125" w:author="Palacherla, Susmitha C" w:date="2021-04-19T16:29:00Z"/>
                <w:b/>
              </w:rPr>
            </w:pPr>
            <w:del w:id="126" w:author="Palacherla, Susmitha C" w:date="2021-04-19T16:29:00Z">
              <w:r w:rsidRPr="005745A6" w:rsidDel="00863310">
                <w:rPr>
                  <w:b/>
                </w:rPr>
                <w:delText>TargetServerVersion</w:delText>
              </w:r>
            </w:del>
          </w:p>
        </w:tc>
        <w:tc>
          <w:tcPr>
            <w:tcW w:w="5940" w:type="dxa"/>
          </w:tcPr>
          <w:p w14:paraId="6E3D5E7D" w14:textId="128AE6B8" w:rsidR="001667EA" w:rsidDel="00863310" w:rsidRDefault="001667EA" w:rsidP="00651AB3">
            <w:pPr>
              <w:rPr>
                <w:del w:id="127" w:author="Palacherla, Susmitha C" w:date="2021-04-19T16:29:00Z"/>
              </w:rPr>
            </w:pPr>
            <w:del w:id="128" w:author="Palacherla, Susmitha C" w:date="2021-04-19T16:29:00Z">
              <w:r w:rsidRPr="00F74047" w:rsidDel="00863310">
                <w:delText>SQL Server 2008 R2, 2012 or 2014</w:delText>
              </w:r>
            </w:del>
          </w:p>
        </w:tc>
      </w:tr>
      <w:tr w:rsidR="001667EA" w:rsidDel="00863310" w14:paraId="10A816BD" w14:textId="32145612" w:rsidTr="00651AB3">
        <w:trPr>
          <w:trHeight w:hRule="exact" w:val="288"/>
          <w:del w:id="129" w:author="Palacherla, Susmitha C" w:date="2021-04-19T16:29:00Z"/>
        </w:trPr>
        <w:tc>
          <w:tcPr>
            <w:tcW w:w="2695" w:type="dxa"/>
          </w:tcPr>
          <w:p w14:paraId="284D2971" w14:textId="6DE5B1A9" w:rsidR="001667EA" w:rsidRPr="005745A6" w:rsidDel="00863310" w:rsidRDefault="001667EA" w:rsidP="00651AB3">
            <w:pPr>
              <w:rPr>
                <w:del w:id="130" w:author="Palacherla, Susmitha C" w:date="2021-04-19T16:29:00Z"/>
                <w:b/>
              </w:rPr>
            </w:pPr>
            <w:del w:id="131" w:author="Palacherla, Susmitha C" w:date="2021-04-19T16:29:00Z">
              <w:r w:rsidDel="00863310">
                <w:rPr>
                  <w:b/>
                </w:rPr>
                <w:delText>Report Portal</w:delText>
              </w:r>
            </w:del>
          </w:p>
        </w:tc>
        <w:tc>
          <w:tcPr>
            <w:tcW w:w="5940" w:type="dxa"/>
          </w:tcPr>
          <w:p w14:paraId="333B9AA2" w14:textId="6C1D10A4" w:rsidR="001667EA" w:rsidRPr="00F74047" w:rsidDel="00863310" w:rsidRDefault="001667EA">
            <w:pPr>
              <w:rPr>
                <w:del w:id="132" w:author="Palacherla, Susmitha C" w:date="2021-04-19T16:29:00Z"/>
              </w:rPr>
            </w:pPr>
            <w:del w:id="133" w:author="Palacherla, Susmitha C" w:date="2021-04-19T16:29:00Z">
              <w:r w:rsidRPr="001515E0" w:rsidDel="00863310">
                <w:delText>http</w:delText>
              </w:r>
              <w:r w:rsidDel="00863310">
                <w:delText>s</w:delText>
              </w:r>
              <w:r w:rsidRPr="001515E0" w:rsidDel="00863310">
                <w:delText>://f3420-ecldb</w:delText>
              </w:r>
              <w:r w:rsidDel="00863310">
                <w:delText>t</w:delText>
              </w:r>
              <w:r w:rsidRPr="001515E0" w:rsidDel="00863310">
                <w:delText>01/Reports_ECL</w:delText>
              </w:r>
              <w:r w:rsidDel="00863310">
                <w:delText>T</w:delText>
              </w:r>
              <w:r w:rsidRPr="001515E0" w:rsidDel="00863310">
                <w:delText>01</w:delText>
              </w:r>
            </w:del>
          </w:p>
        </w:tc>
      </w:tr>
    </w:tbl>
    <w:p w14:paraId="1B7D1AFE" w14:textId="5136B8FE" w:rsidR="001667EA" w:rsidDel="00863310" w:rsidRDefault="001667EA" w:rsidP="001667EA">
      <w:pPr>
        <w:pStyle w:val="Heading1"/>
        <w:spacing w:before="0"/>
        <w:ind w:left="720"/>
        <w:rPr>
          <w:del w:id="134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29813CF2" w14:textId="3B63DAEA" w:rsidR="001667EA" w:rsidDel="00863310" w:rsidRDefault="001667EA" w:rsidP="001667EA">
      <w:pPr>
        <w:pStyle w:val="Heading1"/>
        <w:spacing w:before="0"/>
        <w:ind w:left="720"/>
        <w:rPr>
          <w:del w:id="135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5E0BCC01" w14:textId="00D21968" w:rsidR="001667EA" w:rsidDel="00863310" w:rsidRDefault="001667EA" w:rsidP="001667EA">
      <w:pPr>
        <w:pStyle w:val="Heading1"/>
        <w:spacing w:before="0"/>
        <w:ind w:left="720"/>
        <w:rPr>
          <w:del w:id="136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059E3622" w14:textId="7D0E2963" w:rsidR="001667EA" w:rsidRPr="00925970" w:rsidDel="0086331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del w:id="137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138" w:name="_Toc523133395"/>
      <w:bookmarkStart w:id="139" w:name="_Toc523134728"/>
      <w:del w:id="140" w:author="Palacherla, Susmitha C" w:date="2021-04-19T16:29:00Z">
        <w:r w:rsidRPr="00925970" w:rsidDel="00863310">
          <w:rPr>
            <w:rFonts w:ascii="Arial" w:hAnsi="Arial" w:cs="Arial"/>
            <w:color w:val="auto"/>
            <w:sz w:val="20"/>
            <w:szCs w:val="20"/>
          </w:rPr>
          <w:delText>Production</w:delText>
        </w:r>
        <w:bookmarkEnd w:id="138"/>
        <w:bookmarkEnd w:id="139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Del="00863310" w14:paraId="1C4CCEC7" w14:textId="427F972A" w:rsidTr="00651AB3">
        <w:trPr>
          <w:trHeight w:hRule="exact" w:val="288"/>
          <w:del w:id="141" w:author="Palacherla, Susmitha C" w:date="2021-04-19T16:29:00Z"/>
        </w:trPr>
        <w:tc>
          <w:tcPr>
            <w:tcW w:w="2695" w:type="dxa"/>
          </w:tcPr>
          <w:p w14:paraId="218F5BD1" w14:textId="533CFC70" w:rsidR="001667EA" w:rsidRPr="005745A6" w:rsidDel="00863310" w:rsidRDefault="001667EA" w:rsidP="00651AB3">
            <w:pPr>
              <w:rPr>
                <w:del w:id="142" w:author="Palacherla, Susmitha C" w:date="2021-04-19T16:29:00Z"/>
                <w:b/>
              </w:rPr>
            </w:pPr>
            <w:del w:id="143" w:author="Palacherla, Susmitha C" w:date="2021-04-19T16:29:00Z">
              <w:r w:rsidRPr="005745A6" w:rsidDel="00863310">
                <w:rPr>
                  <w:b/>
                </w:rPr>
                <w:delText>Overwrite  Datasets</w:delText>
              </w:r>
            </w:del>
          </w:p>
        </w:tc>
        <w:tc>
          <w:tcPr>
            <w:tcW w:w="6210" w:type="dxa"/>
          </w:tcPr>
          <w:p w14:paraId="13C233E0" w14:textId="3EEA6DB5" w:rsidR="001667EA" w:rsidDel="00863310" w:rsidRDefault="001667EA" w:rsidP="00651AB3">
            <w:pPr>
              <w:rPr>
                <w:del w:id="144" w:author="Palacherla, Susmitha C" w:date="2021-04-19T16:29:00Z"/>
              </w:rPr>
            </w:pPr>
            <w:del w:id="145" w:author="Palacherla, Susmitha C" w:date="2021-04-19T16:29:00Z">
              <w:r w:rsidDel="00863310">
                <w:delText>True</w:delText>
              </w:r>
            </w:del>
          </w:p>
        </w:tc>
      </w:tr>
      <w:tr w:rsidR="001667EA" w:rsidDel="00863310" w14:paraId="203DBEC5" w14:textId="6E4DA282" w:rsidTr="00651AB3">
        <w:trPr>
          <w:trHeight w:hRule="exact" w:val="288"/>
          <w:del w:id="146" w:author="Palacherla, Susmitha C" w:date="2021-04-19T16:29:00Z"/>
        </w:trPr>
        <w:tc>
          <w:tcPr>
            <w:tcW w:w="2695" w:type="dxa"/>
          </w:tcPr>
          <w:p w14:paraId="49A556D3" w14:textId="09A8F4F1" w:rsidR="001667EA" w:rsidRPr="005745A6" w:rsidDel="00863310" w:rsidRDefault="001667EA" w:rsidP="00651AB3">
            <w:pPr>
              <w:rPr>
                <w:del w:id="147" w:author="Palacherla, Susmitha C" w:date="2021-04-19T16:29:00Z"/>
                <w:b/>
              </w:rPr>
            </w:pPr>
            <w:del w:id="148" w:author="Palacherla, Susmitha C" w:date="2021-04-19T16:29:00Z">
              <w:r w:rsidRPr="005745A6" w:rsidDel="00863310">
                <w:rPr>
                  <w:b/>
                </w:rPr>
                <w:delText>Overwrite DataSources</w:delText>
              </w:r>
            </w:del>
          </w:p>
        </w:tc>
        <w:tc>
          <w:tcPr>
            <w:tcW w:w="6210" w:type="dxa"/>
          </w:tcPr>
          <w:p w14:paraId="6700AEC6" w14:textId="18CC3D05" w:rsidR="001667EA" w:rsidDel="00863310" w:rsidRDefault="001667EA" w:rsidP="00651AB3">
            <w:pPr>
              <w:rPr>
                <w:del w:id="149" w:author="Palacherla, Susmitha C" w:date="2021-04-19T16:29:00Z"/>
              </w:rPr>
            </w:pPr>
            <w:del w:id="150" w:author="Palacherla, Susmitha C" w:date="2021-04-19T16:29:00Z">
              <w:r w:rsidDel="00863310">
                <w:delText>False</w:delText>
              </w:r>
            </w:del>
          </w:p>
        </w:tc>
      </w:tr>
      <w:tr w:rsidR="001667EA" w:rsidDel="00863310" w14:paraId="355F56A2" w14:textId="3C6ABBE0" w:rsidTr="00651AB3">
        <w:trPr>
          <w:trHeight w:hRule="exact" w:val="288"/>
          <w:del w:id="151" w:author="Palacherla, Susmitha C" w:date="2021-04-19T16:29:00Z"/>
        </w:trPr>
        <w:tc>
          <w:tcPr>
            <w:tcW w:w="2695" w:type="dxa"/>
          </w:tcPr>
          <w:p w14:paraId="7BCC4110" w14:textId="10F0F7C4" w:rsidR="001667EA" w:rsidRPr="005745A6" w:rsidDel="00863310" w:rsidRDefault="001667EA" w:rsidP="00651AB3">
            <w:pPr>
              <w:rPr>
                <w:del w:id="152" w:author="Palacherla, Susmitha C" w:date="2021-04-19T16:29:00Z"/>
                <w:b/>
              </w:rPr>
            </w:pPr>
            <w:del w:id="153" w:author="Palacherla, Susmitha C" w:date="2021-04-19T16:29:00Z">
              <w:r w:rsidRPr="005745A6" w:rsidDel="00863310">
                <w:rPr>
                  <w:b/>
                </w:rPr>
                <w:delText>TargetDatasetFolder</w:delText>
              </w:r>
            </w:del>
          </w:p>
        </w:tc>
        <w:tc>
          <w:tcPr>
            <w:tcW w:w="6210" w:type="dxa"/>
          </w:tcPr>
          <w:p w14:paraId="65E8F72D" w14:textId="32DF5272" w:rsidR="001667EA" w:rsidDel="00863310" w:rsidRDefault="001667EA" w:rsidP="00651AB3">
            <w:pPr>
              <w:rPr>
                <w:del w:id="154" w:author="Palacherla, Susmitha C" w:date="2021-04-19T16:29:00Z"/>
              </w:rPr>
            </w:pPr>
            <w:del w:id="155" w:author="Palacherla, Susmitha C" w:date="2021-04-19T16:29:00Z">
              <w:r w:rsidRPr="00BB09B3" w:rsidDel="00863310">
                <w:delText>/eCoaching/Production/Datasets</w:delText>
              </w:r>
            </w:del>
          </w:p>
        </w:tc>
      </w:tr>
      <w:tr w:rsidR="001667EA" w:rsidDel="00863310" w14:paraId="424DC4DD" w14:textId="7D5E57E7" w:rsidTr="00651AB3">
        <w:trPr>
          <w:trHeight w:hRule="exact" w:val="288"/>
          <w:del w:id="156" w:author="Palacherla, Susmitha C" w:date="2021-04-19T16:29:00Z"/>
        </w:trPr>
        <w:tc>
          <w:tcPr>
            <w:tcW w:w="2695" w:type="dxa"/>
          </w:tcPr>
          <w:p w14:paraId="258B642A" w14:textId="20847816" w:rsidR="001667EA" w:rsidRPr="005745A6" w:rsidDel="00863310" w:rsidRDefault="001667EA" w:rsidP="00651AB3">
            <w:pPr>
              <w:rPr>
                <w:del w:id="157" w:author="Palacherla, Susmitha C" w:date="2021-04-19T16:29:00Z"/>
                <w:b/>
              </w:rPr>
            </w:pPr>
            <w:del w:id="158" w:author="Palacherla, Susmitha C" w:date="2021-04-19T16:29:00Z">
              <w:r w:rsidRPr="005745A6" w:rsidDel="00863310">
                <w:rPr>
                  <w:b/>
                </w:rPr>
                <w:delText>TargetDataSourceFolder</w:delText>
              </w:r>
            </w:del>
          </w:p>
        </w:tc>
        <w:tc>
          <w:tcPr>
            <w:tcW w:w="6210" w:type="dxa"/>
          </w:tcPr>
          <w:p w14:paraId="6F8E5487" w14:textId="2C9C25AE" w:rsidR="001667EA" w:rsidDel="00863310" w:rsidRDefault="001667EA" w:rsidP="00651AB3">
            <w:pPr>
              <w:rPr>
                <w:del w:id="159" w:author="Palacherla, Susmitha C" w:date="2021-04-19T16:29:00Z"/>
              </w:rPr>
            </w:pPr>
            <w:del w:id="160" w:author="Palacherla, Susmitha C" w:date="2021-04-19T16:29:00Z">
              <w:r w:rsidRPr="00BB09B3" w:rsidDel="00863310">
                <w:delText>/eCoaching/Production/DataSources</w:delText>
              </w:r>
            </w:del>
          </w:p>
        </w:tc>
      </w:tr>
      <w:tr w:rsidR="001667EA" w:rsidDel="00863310" w14:paraId="47F082D2" w14:textId="43DF24B6" w:rsidTr="00651AB3">
        <w:trPr>
          <w:trHeight w:hRule="exact" w:val="288"/>
          <w:del w:id="161" w:author="Palacherla, Susmitha C" w:date="2021-04-19T16:29:00Z"/>
        </w:trPr>
        <w:tc>
          <w:tcPr>
            <w:tcW w:w="2695" w:type="dxa"/>
          </w:tcPr>
          <w:p w14:paraId="3C863C02" w14:textId="0A81130D" w:rsidR="001667EA" w:rsidRPr="005745A6" w:rsidDel="00863310" w:rsidRDefault="001667EA" w:rsidP="00651AB3">
            <w:pPr>
              <w:rPr>
                <w:del w:id="162" w:author="Palacherla, Susmitha C" w:date="2021-04-19T16:29:00Z"/>
                <w:b/>
              </w:rPr>
            </w:pPr>
            <w:del w:id="163" w:author="Palacherla, Susmitha C" w:date="2021-04-19T16:29:00Z">
              <w:r w:rsidRPr="005745A6" w:rsidDel="00863310">
                <w:rPr>
                  <w:b/>
                </w:rPr>
                <w:delText>TargetReportFolder</w:delText>
              </w:r>
            </w:del>
          </w:p>
        </w:tc>
        <w:tc>
          <w:tcPr>
            <w:tcW w:w="6210" w:type="dxa"/>
          </w:tcPr>
          <w:p w14:paraId="04B8FDE2" w14:textId="52D1560D" w:rsidR="001667EA" w:rsidDel="00863310" w:rsidRDefault="001667EA" w:rsidP="00651AB3">
            <w:pPr>
              <w:rPr>
                <w:del w:id="164" w:author="Palacherla, Susmitha C" w:date="2021-04-19T16:29:00Z"/>
              </w:rPr>
            </w:pPr>
            <w:del w:id="165" w:author="Palacherla, Susmitha C" w:date="2021-04-19T16:29:00Z">
              <w:r w:rsidRPr="00BB09B3" w:rsidDel="00863310">
                <w:delText>/eCoaching/Production/Reports</w:delText>
              </w:r>
            </w:del>
          </w:p>
        </w:tc>
      </w:tr>
      <w:tr w:rsidR="001667EA" w:rsidDel="00863310" w14:paraId="0069B6E0" w14:textId="6FE3B2AA" w:rsidTr="00651AB3">
        <w:trPr>
          <w:trHeight w:hRule="exact" w:val="288"/>
          <w:del w:id="166" w:author="Palacherla, Susmitha C" w:date="2021-04-19T16:29:00Z"/>
        </w:trPr>
        <w:tc>
          <w:tcPr>
            <w:tcW w:w="2695" w:type="dxa"/>
          </w:tcPr>
          <w:p w14:paraId="70D78335" w14:textId="522E83C7" w:rsidR="001667EA" w:rsidRPr="005745A6" w:rsidDel="00863310" w:rsidRDefault="001667EA" w:rsidP="00651AB3">
            <w:pPr>
              <w:rPr>
                <w:del w:id="167" w:author="Palacherla, Susmitha C" w:date="2021-04-19T16:29:00Z"/>
                <w:b/>
              </w:rPr>
            </w:pPr>
            <w:del w:id="168" w:author="Palacherla, Susmitha C" w:date="2021-04-19T16:29:00Z">
              <w:r w:rsidRPr="005745A6" w:rsidDel="00863310">
                <w:rPr>
                  <w:b/>
                </w:rPr>
                <w:delText>TargetReportPartFolder</w:delText>
              </w:r>
            </w:del>
          </w:p>
        </w:tc>
        <w:tc>
          <w:tcPr>
            <w:tcW w:w="6210" w:type="dxa"/>
          </w:tcPr>
          <w:p w14:paraId="16D18F0E" w14:textId="69F17A0A" w:rsidR="001667EA" w:rsidDel="00863310" w:rsidRDefault="001667EA" w:rsidP="00651AB3">
            <w:pPr>
              <w:rPr>
                <w:del w:id="169" w:author="Palacherla, Susmitha C" w:date="2021-04-19T16:29:00Z"/>
              </w:rPr>
            </w:pPr>
            <w:del w:id="170" w:author="Palacherla, Susmitha C" w:date="2021-04-19T16:29:00Z">
              <w:r w:rsidRPr="00F74047" w:rsidDel="00863310">
                <w:delText>Report Parts</w:delText>
              </w:r>
            </w:del>
          </w:p>
        </w:tc>
      </w:tr>
      <w:tr w:rsidR="001667EA" w:rsidDel="00863310" w14:paraId="1B02305B" w14:textId="1306D5B3" w:rsidTr="00651AB3">
        <w:trPr>
          <w:trHeight w:hRule="exact" w:val="288"/>
          <w:del w:id="171" w:author="Palacherla, Susmitha C" w:date="2021-04-19T16:29:00Z"/>
        </w:trPr>
        <w:tc>
          <w:tcPr>
            <w:tcW w:w="2695" w:type="dxa"/>
          </w:tcPr>
          <w:p w14:paraId="729957FC" w14:textId="6BDD3987" w:rsidR="001667EA" w:rsidRPr="005745A6" w:rsidDel="00863310" w:rsidRDefault="001667EA" w:rsidP="00651AB3">
            <w:pPr>
              <w:rPr>
                <w:del w:id="172" w:author="Palacherla, Susmitha C" w:date="2021-04-19T16:29:00Z"/>
                <w:b/>
              </w:rPr>
            </w:pPr>
            <w:del w:id="173" w:author="Palacherla, Susmitha C" w:date="2021-04-19T16:29:00Z">
              <w:r w:rsidRPr="005745A6" w:rsidDel="00863310">
                <w:rPr>
                  <w:b/>
                </w:rPr>
                <w:delText>TargetServerURL</w:delText>
              </w:r>
            </w:del>
          </w:p>
        </w:tc>
        <w:tc>
          <w:tcPr>
            <w:tcW w:w="6210" w:type="dxa"/>
          </w:tcPr>
          <w:p w14:paraId="7FD1499E" w14:textId="07FD1477" w:rsidR="001667EA" w:rsidDel="00863310" w:rsidRDefault="001667EA">
            <w:pPr>
              <w:rPr>
                <w:del w:id="174" w:author="Palacherla, Susmitha C" w:date="2021-04-19T16:29:00Z"/>
              </w:rPr>
            </w:pPr>
            <w:del w:id="175" w:author="Palacherla, Susmitha C" w:date="2021-04-19T16:29:00Z">
              <w:r w:rsidRPr="00F74047" w:rsidDel="00863310">
                <w:delText>http</w:delText>
              </w:r>
              <w:r w:rsidDel="00863310">
                <w:delText>s</w:delText>
              </w:r>
              <w:r w:rsidRPr="00F74047" w:rsidDel="00863310">
                <w:delText>://f3420-ecldb</w:delText>
              </w:r>
              <w:r w:rsidDel="00863310">
                <w:delText>p</w:delText>
              </w:r>
              <w:r w:rsidRPr="00F74047" w:rsidDel="00863310">
                <w:delText>01/ReportServer</w:delText>
              </w:r>
            </w:del>
          </w:p>
        </w:tc>
      </w:tr>
      <w:tr w:rsidR="001667EA" w:rsidDel="00863310" w14:paraId="0D038C6B" w14:textId="55932875" w:rsidTr="00651AB3">
        <w:trPr>
          <w:trHeight w:hRule="exact" w:val="288"/>
          <w:del w:id="176" w:author="Palacherla, Susmitha C" w:date="2021-04-19T16:29:00Z"/>
        </w:trPr>
        <w:tc>
          <w:tcPr>
            <w:tcW w:w="2695" w:type="dxa"/>
          </w:tcPr>
          <w:p w14:paraId="3E05D393" w14:textId="46313B78" w:rsidR="001667EA" w:rsidRPr="005745A6" w:rsidDel="00863310" w:rsidRDefault="001667EA" w:rsidP="00651AB3">
            <w:pPr>
              <w:rPr>
                <w:del w:id="177" w:author="Palacherla, Susmitha C" w:date="2021-04-19T16:29:00Z"/>
                <w:b/>
              </w:rPr>
            </w:pPr>
            <w:del w:id="178" w:author="Palacherla, Susmitha C" w:date="2021-04-19T16:29:00Z">
              <w:r w:rsidRPr="005745A6" w:rsidDel="00863310">
                <w:rPr>
                  <w:b/>
                </w:rPr>
                <w:delText>TargetServerVersion</w:delText>
              </w:r>
            </w:del>
          </w:p>
        </w:tc>
        <w:tc>
          <w:tcPr>
            <w:tcW w:w="6210" w:type="dxa"/>
          </w:tcPr>
          <w:p w14:paraId="009270F1" w14:textId="00F1C159" w:rsidR="001667EA" w:rsidDel="00863310" w:rsidRDefault="001667EA" w:rsidP="00651AB3">
            <w:pPr>
              <w:rPr>
                <w:del w:id="179" w:author="Palacherla, Susmitha C" w:date="2021-04-19T16:29:00Z"/>
              </w:rPr>
            </w:pPr>
            <w:del w:id="180" w:author="Palacherla, Susmitha C" w:date="2021-04-19T16:29:00Z">
              <w:r w:rsidRPr="00F74047" w:rsidDel="00863310">
                <w:delText>SQL Server 2008 R2, 2012 or 2014</w:delText>
              </w:r>
            </w:del>
          </w:p>
        </w:tc>
      </w:tr>
      <w:tr w:rsidR="001667EA" w:rsidDel="00863310" w14:paraId="77DA13BD" w14:textId="6CB30E4B" w:rsidTr="00651AB3">
        <w:trPr>
          <w:trHeight w:hRule="exact" w:val="288"/>
          <w:del w:id="181" w:author="Palacherla, Susmitha C" w:date="2021-04-19T16:29:00Z"/>
        </w:trPr>
        <w:tc>
          <w:tcPr>
            <w:tcW w:w="2695" w:type="dxa"/>
          </w:tcPr>
          <w:p w14:paraId="5C2EA78F" w14:textId="2382FD76" w:rsidR="001667EA" w:rsidRPr="005745A6" w:rsidDel="00863310" w:rsidRDefault="001667EA" w:rsidP="00651AB3">
            <w:pPr>
              <w:rPr>
                <w:del w:id="182" w:author="Palacherla, Susmitha C" w:date="2021-04-19T16:29:00Z"/>
                <w:b/>
              </w:rPr>
            </w:pPr>
            <w:del w:id="183" w:author="Palacherla, Susmitha C" w:date="2021-04-19T16:29:00Z">
              <w:r w:rsidDel="00863310">
                <w:rPr>
                  <w:b/>
                </w:rPr>
                <w:delText>Report Portal</w:delText>
              </w:r>
            </w:del>
          </w:p>
        </w:tc>
        <w:tc>
          <w:tcPr>
            <w:tcW w:w="6210" w:type="dxa"/>
          </w:tcPr>
          <w:p w14:paraId="04DEF142" w14:textId="267835C2" w:rsidR="001667EA" w:rsidRPr="00F74047" w:rsidDel="00863310" w:rsidRDefault="001667EA">
            <w:pPr>
              <w:rPr>
                <w:del w:id="184" w:author="Palacherla, Susmitha C" w:date="2021-04-19T16:29:00Z"/>
              </w:rPr>
            </w:pPr>
            <w:del w:id="185" w:author="Palacherla, Susmitha C" w:date="2021-04-19T16:29:00Z">
              <w:r w:rsidRPr="001515E0" w:rsidDel="00863310">
                <w:delText>http</w:delText>
              </w:r>
              <w:r w:rsidDel="00863310">
                <w:delText>s</w:delText>
              </w:r>
              <w:r w:rsidRPr="001515E0" w:rsidDel="00863310">
                <w:delText>://f3420-ecldb</w:delText>
              </w:r>
              <w:r w:rsidDel="00863310">
                <w:delText>p</w:delText>
              </w:r>
              <w:r w:rsidRPr="001515E0" w:rsidDel="00863310">
                <w:delText>01/Reports_ECL</w:delText>
              </w:r>
              <w:r w:rsidDel="00863310">
                <w:delText>P</w:delText>
              </w:r>
              <w:r w:rsidRPr="001515E0" w:rsidDel="00863310">
                <w:delText>01</w:delText>
              </w:r>
            </w:del>
          </w:p>
        </w:tc>
      </w:tr>
    </w:tbl>
    <w:p w14:paraId="043444A8" w14:textId="69AA8535" w:rsidR="001667EA" w:rsidDel="00863310" w:rsidRDefault="001667EA" w:rsidP="001667EA">
      <w:pPr>
        <w:pStyle w:val="Heading1"/>
        <w:numPr>
          <w:ilvl w:val="0"/>
          <w:numId w:val="3"/>
        </w:numPr>
        <w:rPr>
          <w:del w:id="186" w:author="Palacherla, Susmitha C" w:date="2021-04-19T16:29:00Z"/>
          <w:rFonts w:ascii="Arial" w:hAnsi="Arial" w:cs="Arial"/>
          <w:sz w:val="24"/>
          <w:szCs w:val="24"/>
        </w:rPr>
      </w:pPr>
      <w:bookmarkStart w:id="187" w:name="_Toc523133396"/>
      <w:bookmarkStart w:id="188" w:name="_Toc523134729"/>
      <w:del w:id="189" w:author="Palacherla, Susmitha C" w:date="2021-04-19T16:29:00Z">
        <w:r w:rsidDel="00863310">
          <w:rPr>
            <w:rFonts w:ascii="Arial" w:hAnsi="Arial" w:cs="Arial"/>
            <w:sz w:val="24"/>
            <w:szCs w:val="24"/>
          </w:rPr>
          <w:delText>Data Source(s)</w:delText>
        </w:r>
        <w:bookmarkEnd w:id="187"/>
        <w:bookmarkEnd w:id="188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Del="00863310" w14:paraId="0EC18C02" w14:textId="68E951B5" w:rsidTr="001D4172">
        <w:trPr>
          <w:trHeight w:hRule="exact" w:val="288"/>
          <w:del w:id="190" w:author="Palacherla, Susmitha C" w:date="2021-04-19T16:29:00Z"/>
        </w:trPr>
        <w:tc>
          <w:tcPr>
            <w:tcW w:w="2425" w:type="dxa"/>
          </w:tcPr>
          <w:p w14:paraId="643A9268" w14:textId="22E3FC11" w:rsidR="00546DF0" w:rsidRPr="005745A6" w:rsidDel="00863310" w:rsidRDefault="00546DF0" w:rsidP="00546DF0">
            <w:pPr>
              <w:rPr>
                <w:del w:id="191" w:author="Palacherla, Susmitha C" w:date="2021-04-19T16:29:00Z"/>
                <w:b/>
              </w:rPr>
            </w:pPr>
            <w:del w:id="192" w:author="Palacherla, Susmitha C" w:date="2021-04-19T16:29:00Z">
              <w:r w:rsidDel="00863310">
                <w:rPr>
                  <w:b/>
                </w:rPr>
                <w:delText>Name</w:delText>
              </w:r>
            </w:del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9485" w14:textId="7032D384" w:rsidR="00546DF0" w:rsidDel="00863310" w:rsidRDefault="00546DF0" w:rsidP="00546DF0">
            <w:pPr>
              <w:rPr>
                <w:del w:id="193" w:author="Palacherla, Susmitha C" w:date="2021-04-19T16:29:00Z"/>
              </w:rPr>
            </w:pPr>
            <w:del w:id="194" w:author="Palacherla, Susmitha C" w:date="2021-04-19T16:29:00Z">
              <w:r w:rsidDel="00863310">
                <w:delText>eCoaching</w:delText>
              </w:r>
            </w:del>
          </w:p>
        </w:tc>
      </w:tr>
      <w:tr w:rsidR="00546DF0" w:rsidDel="00863310" w14:paraId="33D397FA" w14:textId="0891156B" w:rsidTr="001D4172">
        <w:trPr>
          <w:trHeight w:hRule="exact" w:val="288"/>
          <w:del w:id="195" w:author="Palacherla, Susmitha C" w:date="2021-04-19T16:29:00Z"/>
        </w:trPr>
        <w:tc>
          <w:tcPr>
            <w:tcW w:w="2425" w:type="dxa"/>
          </w:tcPr>
          <w:p w14:paraId="3224EC77" w14:textId="78F28BFD" w:rsidR="00546DF0" w:rsidRPr="005745A6" w:rsidDel="00863310" w:rsidRDefault="00546DF0" w:rsidP="00546DF0">
            <w:pPr>
              <w:rPr>
                <w:del w:id="196" w:author="Palacherla, Susmitha C" w:date="2021-04-19T16:29:00Z"/>
                <w:b/>
              </w:rPr>
            </w:pPr>
            <w:del w:id="197" w:author="Palacherla, Susmitha C" w:date="2021-04-19T16:29:00Z">
              <w:r w:rsidDel="00863310">
                <w:rPr>
                  <w:b/>
                </w:rPr>
                <w:delText>Type</w:delText>
              </w:r>
            </w:del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04C80" w14:textId="454F26D2" w:rsidR="00546DF0" w:rsidDel="00863310" w:rsidRDefault="00546DF0" w:rsidP="00546DF0">
            <w:pPr>
              <w:rPr>
                <w:del w:id="198" w:author="Palacherla, Susmitha C" w:date="2021-04-19T16:29:00Z"/>
              </w:rPr>
            </w:pPr>
            <w:del w:id="199" w:author="Palacherla, Susmitha C" w:date="2021-04-19T16:29:00Z">
              <w:r w:rsidDel="00863310">
                <w:delText>Microsoft SQL Server</w:delText>
              </w:r>
            </w:del>
          </w:p>
        </w:tc>
      </w:tr>
      <w:tr w:rsidR="001667EA" w:rsidDel="00863310" w14:paraId="6533DDFC" w14:textId="411C0AD0" w:rsidTr="00651AB3">
        <w:trPr>
          <w:trHeight w:hRule="exact" w:val="1576"/>
          <w:del w:id="200" w:author="Palacherla, Susmitha C" w:date="2021-04-19T16:29:00Z"/>
        </w:trPr>
        <w:tc>
          <w:tcPr>
            <w:tcW w:w="2425" w:type="dxa"/>
          </w:tcPr>
          <w:p w14:paraId="577A249D" w14:textId="38C8FD6B" w:rsidR="001667EA" w:rsidRPr="005745A6" w:rsidDel="00863310" w:rsidRDefault="001667EA" w:rsidP="00651AB3">
            <w:pPr>
              <w:rPr>
                <w:del w:id="201" w:author="Palacherla, Susmitha C" w:date="2021-04-19T16:29:00Z"/>
                <w:b/>
              </w:rPr>
            </w:pPr>
            <w:del w:id="202" w:author="Palacherla, Susmitha C" w:date="2021-04-19T16:29:00Z">
              <w:r w:rsidDel="00863310">
                <w:rPr>
                  <w:b/>
                </w:rPr>
                <w:delText>Connection String(s)</w:delText>
              </w:r>
            </w:del>
          </w:p>
        </w:tc>
        <w:tc>
          <w:tcPr>
            <w:tcW w:w="6570" w:type="dxa"/>
          </w:tcPr>
          <w:p w14:paraId="03DB903A" w14:textId="28A7A575" w:rsidR="001667EA" w:rsidDel="00863310" w:rsidRDefault="001667EA" w:rsidP="00651AB3">
            <w:pPr>
              <w:rPr>
                <w:del w:id="203" w:author="Palacherla, Susmitha C" w:date="2021-04-19T16:29:00Z"/>
              </w:rPr>
            </w:pPr>
            <w:del w:id="204" w:author="Palacherla, Susmitha C" w:date="2021-04-19T16:29:00Z">
              <w:r w:rsidDel="00863310">
                <w:delText xml:space="preserve">Dev: </w:delText>
              </w:r>
              <w:r w:rsidRPr="009C448F" w:rsidDel="00863310">
                <w:delText>Data Source=F3420-ECLDBD01;Initial Catalog=eCoachingDev</w:delText>
              </w:r>
            </w:del>
          </w:p>
          <w:p w14:paraId="1938B7D8" w14:textId="5568F1A8" w:rsidR="001667EA" w:rsidDel="00863310" w:rsidRDefault="001667EA" w:rsidP="00651AB3">
            <w:pPr>
              <w:rPr>
                <w:del w:id="205" w:author="Palacherla, Susmitha C" w:date="2021-04-19T16:29:00Z"/>
              </w:rPr>
            </w:pPr>
            <w:del w:id="206" w:author="Palacherla, Susmitha C" w:date="2021-04-19T16:29:00Z">
              <w:r w:rsidDel="00863310">
                <w:delText xml:space="preserve">Sys Test: </w:delText>
              </w:r>
              <w:r w:rsidRPr="009C448F" w:rsidDel="00863310">
                <w:delText>Data Source=F3420-ECLDB</w:delText>
              </w:r>
              <w:r w:rsidDel="00863310">
                <w:delText>T01;Initial Catalog=eCoachingTest</w:delText>
              </w:r>
            </w:del>
          </w:p>
          <w:p w14:paraId="2FF1AAD8" w14:textId="0544F29C" w:rsidR="001667EA" w:rsidDel="00863310" w:rsidRDefault="001667EA" w:rsidP="00651AB3">
            <w:pPr>
              <w:rPr>
                <w:del w:id="207" w:author="Palacherla, Susmitha C" w:date="2021-04-19T16:29:00Z"/>
              </w:rPr>
            </w:pPr>
            <w:del w:id="208" w:author="Palacherla, Susmitha C" w:date="2021-04-19T16:29:00Z">
              <w:r w:rsidDel="00863310">
                <w:delText xml:space="preserve">Production: </w:delText>
              </w:r>
              <w:r w:rsidRPr="009C448F" w:rsidDel="00863310">
                <w:delText>Data Source=F3420-ECLDB</w:delText>
              </w:r>
              <w:r w:rsidDel="00863310">
                <w:delText>P01;Initial Catalog=eCoaching</w:delText>
              </w:r>
            </w:del>
          </w:p>
        </w:tc>
      </w:tr>
      <w:tr w:rsidR="001667EA" w:rsidDel="00863310" w14:paraId="102D6A80" w14:textId="3ECD2528" w:rsidTr="00651AB3">
        <w:trPr>
          <w:trHeight w:hRule="exact" w:val="288"/>
          <w:del w:id="209" w:author="Palacherla, Susmitha C" w:date="2021-04-19T16:29:00Z"/>
        </w:trPr>
        <w:tc>
          <w:tcPr>
            <w:tcW w:w="2425" w:type="dxa"/>
          </w:tcPr>
          <w:p w14:paraId="11D7EB42" w14:textId="48470E3B" w:rsidR="001667EA" w:rsidRPr="005745A6" w:rsidDel="00863310" w:rsidRDefault="001667EA" w:rsidP="00651AB3">
            <w:pPr>
              <w:rPr>
                <w:del w:id="210" w:author="Palacherla, Susmitha C" w:date="2021-04-19T16:29:00Z"/>
                <w:b/>
              </w:rPr>
            </w:pPr>
            <w:del w:id="211" w:author="Palacherla, Susmitha C" w:date="2021-04-19T16:29:00Z">
              <w:r w:rsidDel="00863310">
                <w:rPr>
                  <w:b/>
                </w:rPr>
                <w:delText>Connect Using</w:delText>
              </w:r>
            </w:del>
          </w:p>
        </w:tc>
        <w:tc>
          <w:tcPr>
            <w:tcW w:w="6570" w:type="dxa"/>
          </w:tcPr>
          <w:p w14:paraId="23690D3C" w14:textId="536402D2" w:rsidR="001667EA" w:rsidDel="00863310" w:rsidRDefault="001667EA" w:rsidP="00651AB3">
            <w:pPr>
              <w:rPr>
                <w:del w:id="212" w:author="Palacherla, Susmitha C" w:date="2021-04-19T16:29:00Z"/>
              </w:rPr>
            </w:pPr>
            <w:del w:id="213" w:author="Palacherla, Susmitha C" w:date="2021-04-19T16:29:00Z">
              <w:r w:rsidDel="00863310">
                <w:delText>Windows Integrated Security</w:delText>
              </w:r>
            </w:del>
          </w:p>
        </w:tc>
      </w:tr>
    </w:tbl>
    <w:p w14:paraId="5F173477" w14:textId="77777777" w:rsidR="00863310" w:rsidRPr="00925970" w:rsidRDefault="00863310" w:rsidP="00863310">
      <w:pPr>
        <w:pStyle w:val="Heading1"/>
        <w:numPr>
          <w:ilvl w:val="1"/>
          <w:numId w:val="3"/>
        </w:numPr>
        <w:spacing w:before="0"/>
        <w:rPr>
          <w:ins w:id="214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215" w:name="_Toc490553373"/>
      <w:ins w:id="216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t>Dev</w:t>
        </w:r>
        <w:bookmarkEnd w:id="215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863310" w14:paraId="381579E2" w14:textId="77777777" w:rsidTr="00FD126E">
        <w:trPr>
          <w:trHeight w:hRule="exact" w:val="288"/>
          <w:ins w:id="217" w:author="Palacherla, Susmitha C" w:date="2021-04-19T16:29:00Z"/>
        </w:trPr>
        <w:tc>
          <w:tcPr>
            <w:tcW w:w="2695" w:type="dxa"/>
          </w:tcPr>
          <w:p w14:paraId="18449745" w14:textId="77777777" w:rsidR="00863310" w:rsidRPr="005745A6" w:rsidRDefault="00863310" w:rsidP="00FD126E">
            <w:pPr>
              <w:rPr>
                <w:ins w:id="218" w:author="Palacherla, Susmitha C" w:date="2021-04-19T16:29:00Z"/>
                <w:b/>
              </w:rPr>
            </w:pPr>
            <w:ins w:id="219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1A6BE3F9" w14:textId="77777777" w:rsidR="00863310" w:rsidRDefault="00863310" w:rsidP="00FD126E">
            <w:pPr>
              <w:rPr>
                <w:ins w:id="220" w:author="Palacherla, Susmitha C" w:date="2021-04-19T16:29:00Z"/>
              </w:rPr>
            </w:pPr>
            <w:ins w:id="221" w:author="Palacherla, Susmitha C" w:date="2021-04-19T16:29:00Z">
              <w:r>
                <w:t>True</w:t>
              </w:r>
            </w:ins>
          </w:p>
        </w:tc>
      </w:tr>
      <w:tr w:rsidR="00863310" w14:paraId="0F73F76F" w14:textId="77777777" w:rsidTr="00FD126E">
        <w:trPr>
          <w:trHeight w:hRule="exact" w:val="288"/>
          <w:ins w:id="222" w:author="Palacherla, Susmitha C" w:date="2021-04-19T16:29:00Z"/>
        </w:trPr>
        <w:tc>
          <w:tcPr>
            <w:tcW w:w="2695" w:type="dxa"/>
          </w:tcPr>
          <w:p w14:paraId="2AF1B64F" w14:textId="77777777" w:rsidR="00863310" w:rsidRPr="005745A6" w:rsidRDefault="00863310" w:rsidP="00FD126E">
            <w:pPr>
              <w:rPr>
                <w:ins w:id="223" w:author="Palacherla, Susmitha C" w:date="2021-04-19T16:29:00Z"/>
                <w:b/>
              </w:rPr>
            </w:pPr>
            <w:ins w:id="224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15EBBB0F" w14:textId="77777777" w:rsidR="00863310" w:rsidRDefault="00863310" w:rsidP="00FD126E">
            <w:pPr>
              <w:rPr>
                <w:ins w:id="225" w:author="Palacherla, Susmitha C" w:date="2021-04-19T16:29:00Z"/>
              </w:rPr>
            </w:pPr>
            <w:ins w:id="226" w:author="Palacherla, Susmitha C" w:date="2021-04-19T16:29:00Z">
              <w:r>
                <w:t>False</w:t>
              </w:r>
            </w:ins>
          </w:p>
        </w:tc>
      </w:tr>
      <w:tr w:rsidR="00863310" w14:paraId="30D6B76D" w14:textId="77777777" w:rsidTr="00FD126E">
        <w:trPr>
          <w:trHeight w:hRule="exact" w:val="288"/>
          <w:ins w:id="227" w:author="Palacherla, Susmitha C" w:date="2021-04-19T16:29:00Z"/>
        </w:trPr>
        <w:tc>
          <w:tcPr>
            <w:tcW w:w="2695" w:type="dxa"/>
          </w:tcPr>
          <w:p w14:paraId="6EE80DA7" w14:textId="77777777" w:rsidR="00863310" w:rsidRPr="005745A6" w:rsidRDefault="00863310" w:rsidP="00FD126E">
            <w:pPr>
              <w:rPr>
                <w:ins w:id="228" w:author="Palacherla, Susmitha C" w:date="2021-04-19T16:29:00Z"/>
                <w:b/>
              </w:rPr>
            </w:pPr>
            <w:proofErr w:type="spellStart"/>
            <w:ins w:id="229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57609F93" w14:textId="77777777" w:rsidR="00863310" w:rsidRDefault="00863310" w:rsidP="00FD126E">
            <w:pPr>
              <w:rPr>
                <w:ins w:id="230" w:author="Palacherla, Susmitha C" w:date="2021-04-19T16:29:00Z"/>
              </w:rPr>
            </w:pPr>
            <w:ins w:id="231" w:author="Palacherla, Susmitha C" w:date="2021-04-19T16:29:00Z">
              <w:r w:rsidRPr="00F74047">
                <w:t>/eCoaching/Datasets</w:t>
              </w:r>
            </w:ins>
          </w:p>
        </w:tc>
      </w:tr>
      <w:tr w:rsidR="00863310" w14:paraId="0E1914B9" w14:textId="77777777" w:rsidTr="00FD126E">
        <w:trPr>
          <w:trHeight w:hRule="exact" w:val="288"/>
          <w:ins w:id="232" w:author="Palacherla, Susmitha C" w:date="2021-04-19T16:29:00Z"/>
        </w:trPr>
        <w:tc>
          <w:tcPr>
            <w:tcW w:w="2695" w:type="dxa"/>
          </w:tcPr>
          <w:p w14:paraId="38478F17" w14:textId="77777777" w:rsidR="00863310" w:rsidRPr="005745A6" w:rsidRDefault="00863310" w:rsidP="00FD126E">
            <w:pPr>
              <w:rPr>
                <w:ins w:id="233" w:author="Palacherla, Susmitha C" w:date="2021-04-19T16:29:00Z"/>
                <w:b/>
              </w:rPr>
            </w:pPr>
            <w:proofErr w:type="spellStart"/>
            <w:ins w:id="234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2C492B91" w14:textId="77777777" w:rsidR="00863310" w:rsidRDefault="00863310" w:rsidP="00FD126E">
            <w:pPr>
              <w:rPr>
                <w:ins w:id="235" w:author="Palacherla, Susmitha C" w:date="2021-04-19T16:29:00Z"/>
              </w:rPr>
            </w:pPr>
            <w:ins w:id="236" w:author="Palacherla, Susmitha C" w:date="2021-04-19T16:2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863310" w14:paraId="273199FE" w14:textId="77777777" w:rsidTr="00FD126E">
        <w:trPr>
          <w:trHeight w:hRule="exact" w:val="288"/>
          <w:ins w:id="237" w:author="Palacherla, Susmitha C" w:date="2021-04-19T16:29:00Z"/>
        </w:trPr>
        <w:tc>
          <w:tcPr>
            <w:tcW w:w="2695" w:type="dxa"/>
          </w:tcPr>
          <w:p w14:paraId="733CB5C6" w14:textId="77777777" w:rsidR="00863310" w:rsidRPr="005745A6" w:rsidRDefault="00863310" w:rsidP="00FD126E">
            <w:pPr>
              <w:rPr>
                <w:ins w:id="238" w:author="Palacherla, Susmitha C" w:date="2021-04-19T16:29:00Z"/>
                <w:b/>
              </w:rPr>
            </w:pPr>
            <w:proofErr w:type="spellStart"/>
            <w:ins w:id="239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7B167273" w14:textId="77777777" w:rsidR="00863310" w:rsidRDefault="00863310" w:rsidP="00FD126E">
            <w:pPr>
              <w:rPr>
                <w:ins w:id="240" w:author="Palacherla, Susmitha C" w:date="2021-04-19T16:29:00Z"/>
              </w:rPr>
            </w:pPr>
            <w:ins w:id="241" w:author="Palacherla, Susmitha C" w:date="2021-04-19T16:29:00Z">
              <w:r w:rsidRPr="00F74047">
                <w:t>/eCoaching/Reports</w:t>
              </w:r>
            </w:ins>
          </w:p>
        </w:tc>
      </w:tr>
      <w:tr w:rsidR="00863310" w14:paraId="5446DAF3" w14:textId="77777777" w:rsidTr="00FD126E">
        <w:trPr>
          <w:trHeight w:hRule="exact" w:val="288"/>
          <w:ins w:id="242" w:author="Palacherla, Susmitha C" w:date="2021-04-19T16:29:00Z"/>
        </w:trPr>
        <w:tc>
          <w:tcPr>
            <w:tcW w:w="2695" w:type="dxa"/>
          </w:tcPr>
          <w:p w14:paraId="34ED74A0" w14:textId="77777777" w:rsidR="00863310" w:rsidRPr="005745A6" w:rsidRDefault="00863310" w:rsidP="00FD126E">
            <w:pPr>
              <w:rPr>
                <w:ins w:id="243" w:author="Palacherla, Susmitha C" w:date="2021-04-19T16:29:00Z"/>
                <w:b/>
              </w:rPr>
            </w:pPr>
            <w:proofErr w:type="spellStart"/>
            <w:ins w:id="244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149FDF51" w14:textId="77777777" w:rsidR="00863310" w:rsidRDefault="00863310" w:rsidP="00FD126E">
            <w:pPr>
              <w:rPr>
                <w:ins w:id="245" w:author="Palacherla, Susmitha C" w:date="2021-04-19T16:29:00Z"/>
              </w:rPr>
            </w:pPr>
            <w:ins w:id="246" w:author="Palacherla, Susmitha C" w:date="2021-04-19T16:29:00Z">
              <w:r w:rsidRPr="00F74047">
                <w:t>Report Parts</w:t>
              </w:r>
            </w:ins>
          </w:p>
        </w:tc>
      </w:tr>
      <w:tr w:rsidR="00863310" w14:paraId="715D57F3" w14:textId="77777777" w:rsidTr="00FD126E">
        <w:trPr>
          <w:trHeight w:hRule="exact" w:val="288"/>
          <w:ins w:id="247" w:author="Palacherla, Susmitha C" w:date="2021-04-19T16:29:00Z"/>
        </w:trPr>
        <w:tc>
          <w:tcPr>
            <w:tcW w:w="2695" w:type="dxa"/>
          </w:tcPr>
          <w:p w14:paraId="3D4A82C8" w14:textId="77777777" w:rsidR="00863310" w:rsidRPr="005745A6" w:rsidRDefault="00863310" w:rsidP="00FD126E">
            <w:pPr>
              <w:rPr>
                <w:ins w:id="248" w:author="Palacherla, Susmitha C" w:date="2021-04-19T16:29:00Z"/>
                <w:b/>
              </w:rPr>
            </w:pPr>
            <w:proofErr w:type="spellStart"/>
            <w:ins w:id="249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6E87F8B6" w14:textId="77777777" w:rsidR="00863310" w:rsidRDefault="00863310" w:rsidP="00FD126E">
            <w:pPr>
              <w:rPr>
                <w:ins w:id="250" w:author="Palacherla, Susmitha C" w:date="2021-04-19T16:29:00Z"/>
              </w:rPr>
            </w:pPr>
            <w:ins w:id="251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UVAADADSQL50CCO</w:t>
              </w:r>
              <w:r w:rsidRPr="00F74047">
                <w:t>/ReportServer</w:t>
              </w:r>
            </w:ins>
          </w:p>
        </w:tc>
      </w:tr>
      <w:tr w:rsidR="00863310" w14:paraId="587F359E" w14:textId="77777777" w:rsidTr="00FD126E">
        <w:trPr>
          <w:trHeight w:hRule="exact" w:val="288"/>
          <w:ins w:id="252" w:author="Palacherla, Susmitha C" w:date="2021-04-19T16:29:00Z"/>
        </w:trPr>
        <w:tc>
          <w:tcPr>
            <w:tcW w:w="2695" w:type="dxa"/>
          </w:tcPr>
          <w:p w14:paraId="2503EC9B" w14:textId="77777777" w:rsidR="00863310" w:rsidRPr="005745A6" w:rsidRDefault="00863310" w:rsidP="00FD126E">
            <w:pPr>
              <w:rPr>
                <w:ins w:id="253" w:author="Palacherla, Susmitha C" w:date="2021-04-19T16:29:00Z"/>
                <w:b/>
              </w:rPr>
            </w:pPr>
            <w:proofErr w:type="spellStart"/>
            <w:ins w:id="254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2298BC5E" w14:textId="77777777" w:rsidR="00863310" w:rsidRDefault="00863310" w:rsidP="00FD126E">
            <w:pPr>
              <w:rPr>
                <w:ins w:id="255" w:author="Palacherla, Susmitha C" w:date="2021-04-19T16:29:00Z"/>
              </w:rPr>
            </w:pPr>
            <w:ins w:id="256" w:author="Palacherla, Susmitha C" w:date="2021-04-19T16:29:00Z">
              <w:r w:rsidRPr="00B459BC">
                <w:t>SQL Server 2016 or later</w:t>
              </w:r>
            </w:ins>
          </w:p>
        </w:tc>
      </w:tr>
      <w:tr w:rsidR="00863310" w14:paraId="2CB76E4F" w14:textId="77777777" w:rsidTr="00FD126E">
        <w:trPr>
          <w:trHeight w:hRule="exact" w:val="288"/>
          <w:ins w:id="257" w:author="Palacherla, Susmitha C" w:date="2021-04-19T16:29:00Z"/>
        </w:trPr>
        <w:tc>
          <w:tcPr>
            <w:tcW w:w="2695" w:type="dxa"/>
          </w:tcPr>
          <w:p w14:paraId="2338D594" w14:textId="77777777" w:rsidR="00863310" w:rsidRPr="005745A6" w:rsidRDefault="00863310" w:rsidP="00FD126E">
            <w:pPr>
              <w:rPr>
                <w:ins w:id="258" w:author="Palacherla, Susmitha C" w:date="2021-04-19T16:29:00Z"/>
                <w:b/>
              </w:rPr>
            </w:pPr>
            <w:ins w:id="259" w:author="Palacherla, Susmitha C" w:date="2021-04-19T16:29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14:paraId="566646D0" w14:textId="77777777" w:rsidR="00863310" w:rsidRPr="00F74047" w:rsidRDefault="00863310" w:rsidP="00FD126E">
            <w:pPr>
              <w:rPr>
                <w:ins w:id="260" w:author="Palacherla, Susmitha C" w:date="2021-04-19T16:29:00Z"/>
              </w:rPr>
            </w:pPr>
            <w:ins w:id="261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UVAADADSQL50CCO</w:t>
              </w:r>
              <w:r w:rsidRPr="001515E0">
                <w:t>/Reports_ECLD01</w:t>
              </w:r>
            </w:ins>
          </w:p>
        </w:tc>
      </w:tr>
    </w:tbl>
    <w:p w14:paraId="140F90E3" w14:textId="77777777" w:rsidR="00863310" w:rsidRPr="005745A6" w:rsidRDefault="00863310" w:rsidP="00863310">
      <w:pPr>
        <w:rPr>
          <w:ins w:id="262" w:author="Palacherla, Susmitha C" w:date="2021-04-19T16:29:00Z"/>
        </w:rPr>
      </w:pPr>
    </w:p>
    <w:p w14:paraId="3436132E" w14:textId="77777777" w:rsidR="00863310" w:rsidRPr="00925970" w:rsidRDefault="00863310" w:rsidP="00863310">
      <w:pPr>
        <w:pStyle w:val="Heading1"/>
        <w:numPr>
          <w:ilvl w:val="1"/>
          <w:numId w:val="3"/>
        </w:numPr>
        <w:spacing w:before="0"/>
        <w:ind w:left="1138" w:hanging="418"/>
        <w:rPr>
          <w:ins w:id="263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264" w:name="_Toc490553374"/>
      <w:ins w:id="265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t>SysTest</w:t>
        </w:r>
        <w:bookmarkEnd w:id="264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863310" w14:paraId="57C9A9B9" w14:textId="77777777" w:rsidTr="00FD126E">
        <w:trPr>
          <w:trHeight w:hRule="exact" w:val="288"/>
          <w:ins w:id="266" w:author="Palacherla, Susmitha C" w:date="2021-04-19T16:29:00Z"/>
        </w:trPr>
        <w:tc>
          <w:tcPr>
            <w:tcW w:w="2695" w:type="dxa"/>
          </w:tcPr>
          <w:p w14:paraId="198AA6D4" w14:textId="77777777" w:rsidR="00863310" w:rsidRPr="005745A6" w:rsidRDefault="00863310" w:rsidP="00FD126E">
            <w:pPr>
              <w:rPr>
                <w:ins w:id="267" w:author="Palacherla, Susmitha C" w:date="2021-04-19T16:29:00Z"/>
                <w:b/>
              </w:rPr>
            </w:pPr>
            <w:ins w:id="268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772EC1B1" w14:textId="77777777" w:rsidR="00863310" w:rsidRDefault="00863310" w:rsidP="00FD126E">
            <w:pPr>
              <w:rPr>
                <w:ins w:id="269" w:author="Palacherla, Susmitha C" w:date="2021-04-19T16:29:00Z"/>
              </w:rPr>
            </w:pPr>
            <w:ins w:id="270" w:author="Palacherla, Susmitha C" w:date="2021-04-19T16:29:00Z">
              <w:r>
                <w:t>True</w:t>
              </w:r>
            </w:ins>
          </w:p>
        </w:tc>
      </w:tr>
      <w:tr w:rsidR="00863310" w14:paraId="527809E1" w14:textId="77777777" w:rsidTr="00FD126E">
        <w:trPr>
          <w:trHeight w:hRule="exact" w:val="288"/>
          <w:ins w:id="271" w:author="Palacherla, Susmitha C" w:date="2021-04-19T16:29:00Z"/>
        </w:trPr>
        <w:tc>
          <w:tcPr>
            <w:tcW w:w="2695" w:type="dxa"/>
          </w:tcPr>
          <w:p w14:paraId="6E80F2F3" w14:textId="77777777" w:rsidR="00863310" w:rsidRPr="005745A6" w:rsidRDefault="00863310" w:rsidP="00FD126E">
            <w:pPr>
              <w:rPr>
                <w:ins w:id="272" w:author="Palacherla, Susmitha C" w:date="2021-04-19T16:29:00Z"/>
                <w:b/>
              </w:rPr>
            </w:pPr>
            <w:ins w:id="273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63F53ED3" w14:textId="77777777" w:rsidR="00863310" w:rsidRDefault="00863310" w:rsidP="00FD126E">
            <w:pPr>
              <w:rPr>
                <w:ins w:id="274" w:author="Palacherla, Susmitha C" w:date="2021-04-19T16:29:00Z"/>
              </w:rPr>
            </w:pPr>
            <w:ins w:id="275" w:author="Palacherla, Susmitha C" w:date="2021-04-19T16:29:00Z">
              <w:r>
                <w:t>False</w:t>
              </w:r>
            </w:ins>
          </w:p>
        </w:tc>
      </w:tr>
      <w:tr w:rsidR="00863310" w14:paraId="508142E2" w14:textId="77777777" w:rsidTr="00FD126E">
        <w:trPr>
          <w:trHeight w:hRule="exact" w:val="288"/>
          <w:ins w:id="276" w:author="Palacherla, Susmitha C" w:date="2021-04-19T16:29:00Z"/>
        </w:trPr>
        <w:tc>
          <w:tcPr>
            <w:tcW w:w="2695" w:type="dxa"/>
          </w:tcPr>
          <w:p w14:paraId="621FE5C9" w14:textId="77777777" w:rsidR="00863310" w:rsidRPr="005745A6" w:rsidRDefault="00863310" w:rsidP="00FD126E">
            <w:pPr>
              <w:rPr>
                <w:ins w:id="277" w:author="Palacherla, Susmitha C" w:date="2021-04-19T16:29:00Z"/>
                <w:b/>
              </w:rPr>
            </w:pPr>
            <w:proofErr w:type="spellStart"/>
            <w:ins w:id="278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7CBF432E" w14:textId="77777777" w:rsidR="00863310" w:rsidRDefault="00863310" w:rsidP="00FD126E">
            <w:pPr>
              <w:rPr>
                <w:ins w:id="279" w:author="Palacherla, Susmitha C" w:date="2021-04-19T16:29:00Z"/>
              </w:rPr>
            </w:pPr>
            <w:ins w:id="280" w:author="Palacherla, Susmitha C" w:date="2021-04-19T16:29:00Z">
              <w:r w:rsidRPr="00F74047">
                <w:t>/eCoaching/Datasets</w:t>
              </w:r>
            </w:ins>
          </w:p>
        </w:tc>
      </w:tr>
      <w:tr w:rsidR="00863310" w14:paraId="6C195A06" w14:textId="77777777" w:rsidTr="00FD126E">
        <w:trPr>
          <w:trHeight w:hRule="exact" w:val="288"/>
          <w:ins w:id="281" w:author="Palacherla, Susmitha C" w:date="2021-04-19T16:29:00Z"/>
        </w:trPr>
        <w:tc>
          <w:tcPr>
            <w:tcW w:w="2695" w:type="dxa"/>
          </w:tcPr>
          <w:p w14:paraId="09EFA5A8" w14:textId="77777777" w:rsidR="00863310" w:rsidRPr="005745A6" w:rsidRDefault="00863310" w:rsidP="00FD126E">
            <w:pPr>
              <w:rPr>
                <w:ins w:id="282" w:author="Palacherla, Susmitha C" w:date="2021-04-19T16:29:00Z"/>
                <w:b/>
              </w:rPr>
            </w:pPr>
            <w:proofErr w:type="spellStart"/>
            <w:ins w:id="283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49B2D16F" w14:textId="77777777" w:rsidR="00863310" w:rsidRDefault="00863310" w:rsidP="00FD126E">
            <w:pPr>
              <w:rPr>
                <w:ins w:id="284" w:author="Palacherla, Susmitha C" w:date="2021-04-19T16:29:00Z"/>
              </w:rPr>
            </w:pPr>
            <w:ins w:id="285" w:author="Palacherla, Susmitha C" w:date="2021-04-19T16:2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863310" w14:paraId="583BD076" w14:textId="77777777" w:rsidTr="00FD126E">
        <w:trPr>
          <w:trHeight w:hRule="exact" w:val="288"/>
          <w:ins w:id="286" w:author="Palacherla, Susmitha C" w:date="2021-04-19T16:29:00Z"/>
        </w:trPr>
        <w:tc>
          <w:tcPr>
            <w:tcW w:w="2695" w:type="dxa"/>
          </w:tcPr>
          <w:p w14:paraId="239F9C0E" w14:textId="77777777" w:rsidR="00863310" w:rsidRPr="005745A6" w:rsidRDefault="00863310" w:rsidP="00FD126E">
            <w:pPr>
              <w:rPr>
                <w:ins w:id="287" w:author="Palacherla, Susmitha C" w:date="2021-04-19T16:29:00Z"/>
                <w:b/>
              </w:rPr>
            </w:pPr>
            <w:proofErr w:type="spellStart"/>
            <w:ins w:id="288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3D3292F0" w14:textId="77777777" w:rsidR="00863310" w:rsidRDefault="00863310" w:rsidP="00FD126E">
            <w:pPr>
              <w:rPr>
                <w:ins w:id="289" w:author="Palacherla, Susmitha C" w:date="2021-04-19T16:29:00Z"/>
              </w:rPr>
            </w:pPr>
            <w:ins w:id="290" w:author="Palacherla, Susmitha C" w:date="2021-04-19T16:29:00Z">
              <w:r w:rsidRPr="00F74047">
                <w:t>/eCoaching/Reports</w:t>
              </w:r>
            </w:ins>
          </w:p>
        </w:tc>
      </w:tr>
      <w:tr w:rsidR="00863310" w14:paraId="5C32CE25" w14:textId="77777777" w:rsidTr="00FD126E">
        <w:trPr>
          <w:trHeight w:hRule="exact" w:val="288"/>
          <w:ins w:id="291" w:author="Palacherla, Susmitha C" w:date="2021-04-19T16:29:00Z"/>
        </w:trPr>
        <w:tc>
          <w:tcPr>
            <w:tcW w:w="2695" w:type="dxa"/>
          </w:tcPr>
          <w:p w14:paraId="09B91F74" w14:textId="77777777" w:rsidR="00863310" w:rsidRPr="005745A6" w:rsidRDefault="00863310" w:rsidP="00FD126E">
            <w:pPr>
              <w:rPr>
                <w:ins w:id="292" w:author="Palacherla, Susmitha C" w:date="2021-04-19T16:29:00Z"/>
                <w:b/>
              </w:rPr>
            </w:pPr>
            <w:proofErr w:type="spellStart"/>
            <w:ins w:id="293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1DF85DCA" w14:textId="77777777" w:rsidR="00863310" w:rsidRDefault="00863310" w:rsidP="00FD126E">
            <w:pPr>
              <w:rPr>
                <w:ins w:id="294" w:author="Palacherla, Susmitha C" w:date="2021-04-19T16:29:00Z"/>
              </w:rPr>
            </w:pPr>
            <w:ins w:id="295" w:author="Palacherla, Susmitha C" w:date="2021-04-19T16:29:00Z">
              <w:r w:rsidRPr="00F74047">
                <w:t>Report Parts</w:t>
              </w:r>
            </w:ins>
          </w:p>
        </w:tc>
      </w:tr>
      <w:tr w:rsidR="00863310" w14:paraId="7FD64626" w14:textId="77777777" w:rsidTr="00FD126E">
        <w:trPr>
          <w:trHeight w:hRule="exact" w:val="288"/>
          <w:ins w:id="296" w:author="Palacherla, Susmitha C" w:date="2021-04-19T16:29:00Z"/>
        </w:trPr>
        <w:tc>
          <w:tcPr>
            <w:tcW w:w="2695" w:type="dxa"/>
          </w:tcPr>
          <w:p w14:paraId="241B5163" w14:textId="77777777" w:rsidR="00863310" w:rsidRPr="005745A6" w:rsidRDefault="00863310" w:rsidP="00FD126E">
            <w:pPr>
              <w:rPr>
                <w:ins w:id="297" w:author="Palacherla, Susmitha C" w:date="2021-04-19T16:29:00Z"/>
                <w:b/>
              </w:rPr>
            </w:pPr>
            <w:proofErr w:type="spellStart"/>
            <w:ins w:id="298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470E04AD" w14:textId="77777777" w:rsidR="00863310" w:rsidRDefault="00863310" w:rsidP="00FD126E">
            <w:pPr>
              <w:rPr>
                <w:ins w:id="299" w:author="Palacherla, Susmitha C" w:date="2021-04-19T16:29:00Z"/>
              </w:rPr>
            </w:pPr>
            <w:ins w:id="300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UVAADADSQL52CCO</w:t>
              </w:r>
              <w:r w:rsidRPr="00F74047">
                <w:t>/ReportServer</w:t>
              </w:r>
            </w:ins>
          </w:p>
        </w:tc>
      </w:tr>
      <w:tr w:rsidR="00863310" w14:paraId="4AE4AFEE" w14:textId="77777777" w:rsidTr="00FD126E">
        <w:trPr>
          <w:trHeight w:hRule="exact" w:val="288"/>
          <w:ins w:id="301" w:author="Palacherla, Susmitha C" w:date="2021-04-19T16:29:00Z"/>
        </w:trPr>
        <w:tc>
          <w:tcPr>
            <w:tcW w:w="2695" w:type="dxa"/>
          </w:tcPr>
          <w:p w14:paraId="5A4E0FD2" w14:textId="77777777" w:rsidR="00863310" w:rsidRPr="005745A6" w:rsidRDefault="00863310" w:rsidP="00FD126E">
            <w:pPr>
              <w:rPr>
                <w:ins w:id="302" w:author="Palacherla, Susmitha C" w:date="2021-04-19T16:29:00Z"/>
                <w:b/>
              </w:rPr>
            </w:pPr>
            <w:proofErr w:type="spellStart"/>
            <w:ins w:id="303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7FC1DA67" w14:textId="77777777" w:rsidR="00863310" w:rsidRDefault="00863310" w:rsidP="00FD126E">
            <w:pPr>
              <w:rPr>
                <w:ins w:id="304" w:author="Palacherla, Susmitha C" w:date="2021-04-19T16:29:00Z"/>
              </w:rPr>
            </w:pPr>
            <w:ins w:id="305" w:author="Palacherla, Susmitha C" w:date="2021-04-19T16:29:00Z">
              <w:r w:rsidRPr="00B459BC">
                <w:t>SQL Server 2016 or later</w:t>
              </w:r>
            </w:ins>
          </w:p>
        </w:tc>
      </w:tr>
      <w:tr w:rsidR="00863310" w14:paraId="67724637" w14:textId="77777777" w:rsidTr="00FD126E">
        <w:trPr>
          <w:trHeight w:hRule="exact" w:val="288"/>
          <w:ins w:id="306" w:author="Palacherla, Susmitha C" w:date="2021-04-19T16:29:00Z"/>
        </w:trPr>
        <w:tc>
          <w:tcPr>
            <w:tcW w:w="2695" w:type="dxa"/>
          </w:tcPr>
          <w:p w14:paraId="423E29E2" w14:textId="77777777" w:rsidR="00863310" w:rsidRPr="005745A6" w:rsidRDefault="00863310" w:rsidP="00FD126E">
            <w:pPr>
              <w:rPr>
                <w:ins w:id="307" w:author="Palacherla, Susmitha C" w:date="2021-04-19T16:29:00Z"/>
                <w:b/>
              </w:rPr>
            </w:pPr>
            <w:ins w:id="308" w:author="Palacherla, Susmitha C" w:date="2021-04-19T16:29:00Z">
              <w:r>
                <w:rPr>
                  <w:b/>
                </w:rPr>
                <w:lastRenderedPageBreak/>
                <w:t>Report Portal</w:t>
              </w:r>
            </w:ins>
          </w:p>
        </w:tc>
        <w:tc>
          <w:tcPr>
            <w:tcW w:w="5940" w:type="dxa"/>
          </w:tcPr>
          <w:p w14:paraId="65D99692" w14:textId="77777777" w:rsidR="00863310" w:rsidRPr="00F74047" w:rsidRDefault="00863310" w:rsidP="00FD126E">
            <w:pPr>
              <w:rPr>
                <w:ins w:id="309" w:author="Palacherla, Susmitha C" w:date="2021-04-19T16:29:00Z"/>
              </w:rPr>
            </w:pPr>
            <w:ins w:id="310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UVAADADSQL52CCO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14:paraId="25FC8A64" w14:textId="77777777" w:rsidR="00863310" w:rsidRPr="00FD126E" w:rsidRDefault="00863310" w:rsidP="00863310">
      <w:pPr>
        <w:rPr>
          <w:ins w:id="311" w:author="Palacherla, Susmitha C" w:date="2021-04-19T16:29:00Z"/>
        </w:rPr>
      </w:pPr>
    </w:p>
    <w:p w14:paraId="6455F312" w14:textId="77777777" w:rsidR="00863310" w:rsidRPr="00925970" w:rsidRDefault="00863310" w:rsidP="00863310">
      <w:pPr>
        <w:pStyle w:val="Heading1"/>
        <w:numPr>
          <w:ilvl w:val="1"/>
          <w:numId w:val="3"/>
        </w:numPr>
        <w:spacing w:before="0"/>
        <w:ind w:left="1138" w:hanging="418"/>
        <w:rPr>
          <w:ins w:id="312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313" w:name="_Toc490553376"/>
      <w:ins w:id="314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t>Production</w:t>
        </w:r>
        <w:bookmarkEnd w:id="313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863310" w14:paraId="24E85EA7" w14:textId="77777777" w:rsidTr="00FD126E">
        <w:trPr>
          <w:trHeight w:hRule="exact" w:val="288"/>
          <w:ins w:id="315" w:author="Palacherla, Susmitha C" w:date="2021-04-19T16:29:00Z"/>
        </w:trPr>
        <w:tc>
          <w:tcPr>
            <w:tcW w:w="2695" w:type="dxa"/>
          </w:tcPr>
          <w:p w14:paraId="505AE416" w14:textId="77777777" w:rsidR="00863310" w:rsidRPr="005745A6" w:rsidRDefault="00863310" w:rsidP="00FD126E">
            <w:pPr>
              <w:rPr>
                <w:ins w:id="316" w:author="Palacherla, Susmitha C" w:date="2021-04-19T16:29:00Z"/>
                <w:b/>
              </w:rPr>
            </w:pPr>
            <w:ins w:id="317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6210" w:type="dxa"/>
          </w:tcPr>
          <w:p w14:paraId="49ED0512" w14:textId="77777777" w:rsidR="00863310" w:rsidRDefault="00863310" w:rsidP="00FD126E">
            <w:pPr>
              <w:rPr>
                <w:ins w:id="318" w:author="Palacherla, Susmitha C" w:date="2021-04-19T16:29:00Z"/>
              </w:rPr>
            </w:pPr>
            <w:ins w:id="319" w:author="Palacherla, Susmitha C" w:date="2021-04-19T16:29:00Z">
              <w:r>
                <w:t>True</w:t>
              </w:r>
            </w:ins>
          </w:p>
        </w:tc>
      </w:tr>
      <w:tr w:rsidR="00863310" w14:paraId="52AF29F1" w14:textId="77777777" w:rsidTr="00FD126E">
        <w:trPr>
          <w:trHeight w:hRule="exact" w:val="288"/>
          <w:ins w:id="320" w:author="Palacherla, Susmitha C" w:date="2021-04-19T16:29:00Z"/>
        </w:trPr>
        <w:tc>
          <w:tcPr>
            <w:tcW w:w="2695" w:type="dxa"/>
          </w:tcPr>
          <w:p w14:paraId="018401B7" w14:textId="77777777" w:rsidR="00863310" w:rsidRPr="005745A6" w:rsidRDefault="00863310" w:rsidP="00FD126E">
            <w:pPr>
              <w:rPr>
                <w:ins w:id="321" w:author="Palacherla, Susmitha C" w:date="2021-04-19T16:29:00Z"/>
                <w:b/>
              </w:rPr>
            </w:pPr>
            <w:ins w:id="322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6210" w:type="dxa"/>
          </w:tcPr>
          <w:p w14:paraId="4042832D" w14:textId="77777777" w:rsidR="00863310" w:rsidRDefault="00863310" w:rsidP="00FD126E">
            <w:pPr>
              <w:rPr>
                <w:ins w:id="323" w:author="Palacherla, Susmitha C" w:date="2021-04-19T16:29:00Z"/>
              </w:rPr>
            </w:pPr>
            <w:ins w:id="324" w:author="Palacherla, Susmitha C" w:date="2021-04-19T16:29:00Z">
              <w:r>
                <w:t>False</w:t>
              </w:r>
            </w:ins>
          </w:p>
        </w:tc>
      </w:tr>
      <w:tr w:rsidR="00863310" w14:paraId="763E029D" w14:textId="77777777" w:rsidTr="00FD126E">
        <w:trPr>
          <w:trHeight w:hRule="exact" w:val="288"/>
          <w:ins w:id="325" w:author="Palacherla, Susmitha C" w:date="2021-04-19T16:29:00Z"/>
        </w:trPr>
        <w:tc>
          <w:tcPr>
            <w:tcW w:w="2695" w:type="dxa"/>
          </w:tcPr>
          <w:p w14:paraId="24E8EAA1" w14:textId="77777777" w:rsidR="00863310" w:rsidRPr="005745A6" w:rsidRDefault="00863310" w:rsidP="00FD126E">
            <w:pPr>
              <w:rPr>
                <w:ins w:id="326" w:author="Palacherla, Susmitha C" w:date="2021-04-19T16:29:00Z"/>
                <w:b/>
              </w:rPr>
            </w:pPr>
            <w:proofErr w:type="spellStart"/>
            <w:ins w:id="327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6210" w:type="dxa"/>
          </w:tcPr>
          <w:p w14:paraId="167DE16E" w14:textId="77777777" w:rsidR="00863310" w:rsidRDefault="00863310" w:rsidP="00FD126E">
            <w:pPr>
              <w:rPr>
                <w:ins w:id="328" w:author="Palacherla, Susmitha C" w:date="2021-04-19T16:29:00Z"/>
              </w:rPr>
            </w:pPr>
            <w:ins w:id="329" w:author="Palacherla, Susmitha C" w:date="2021-04-19T16:29:00Z">
              <w:r w:rsidRPr="00BB09B3">
                <w:t>/eCoaching/Production/Datasets</w:t>
              </w:r>
            </w:ins>
          </w:p>
        </w:tc>
      </w:tr>
      <w:tr w:rsidR="00863310" w14:paraId="76ACD58B" w14:textId="77777777" w:rsidTr="00FD126E">
        <w:trPr>
          <w:trHeight w:hRule="exact" w:val="288"/>
          <w:ins w:id="330" w:author="Palacherla, Susmitha C" w:date="2021-04-19T16:29:00Z"/>
        </w:trPr>
        <w:tc>
          <w:tcPr>
            <w:tcW w:w="2695" w:type="dxa"/>
          </w:tcPr>
          <w:p w14:paraId="43F73014" w14:textId="77777777" w:rsidR="00863310" w:rsidRPr="005745A6" w:rsidRDefault="00863310" w:rsidP="00FD126E">
            <w:pPr>
              <w:rPr>
                <w:ins w:id="331" w:author="Palacherla, Susmitha C" w:date="2021-04-19T16:29:00Z"/>
                <w:b/>
              </w:rPr>
            </w:pPr>
            <w:proofErr w:type="spellStart"/>
            <w:ins w:id="332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6210" w:type="dxa"/>
          </w:tcPr>
          <w:p w14:paraId="7CFC5098" w14:textId="77777777" w:rsidR="00863310" w:rsidRDefault="00863310" w:rsidP="00FD126E">
            <w:pPr>
              <w:rPr>
                <w:ins w:id="333" w:author="Palacherla, Susmitha C" w:date="2021-04-19T16:29:00Z"/>
              </w:rPr>
            </w:pPr>
            <w:ins w:id="334" w:author="Palacherla, Susmitha C" w:date="2021-04-19T16:29:00Z">
              <w:r w:rsidRPr="00BB09B3">
                <w:t>/eCoaching/Production/</w:t>
              </w:r>
              <w:proofErr w:type="spellStart"/>
              <w:r w:rsidRPr="00BB09B3">
                <w:t>DataSources</w:t>
              </w:r>
              <w:proofErr w:type="spellEnd"/>
            </w:ins>
          </w:p>
        </w:tc>
      </w:tr>
      <w:tr w:rsidR="00863310" w14:paraId="57F9AF4B" w14:textId="77777777" w:rsidTr="00FD126E">
        <w:trPr>
          <w:trHeight w:hRule="exact" w:val="288"/>
          <w:ins w:id="335" w:author="Palacherla, Susmitha C" w:date="2021-04-19T16:29:00Z"/>
        </w:trPr>
        <w:tc>
          <w:tcPr>
            <w:tcW w:w="2695" w:type="dxa"/>
          </w:tcPr>
          <w:p w14:paraId="5F893F4A" w14:textId="77777777" w:rsidR="00863310" w:rsidRPr="005745A6" w:rsidRDefault="00863310" w:rsidP="00FD126E">
            <w:pPr>
              <w:rPr>
                <w:ins w:id="336" w:author="Palacherla, Susmitha C" w:date="2021-04-19T16:29:00Z"/>
                <w:b/>
              </w:rPr>
            </w:pPr>
            <w:proofErr w:type="spellStart"/>
            <w:ins w:id="337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6210" w:type="dxa"/>
          </w:tcPr>
          <w:p w14:paraId="2F4DD539" w14:textId="77777777" w:rsidR="00863310" w:rsidRDefault="00863310" w:rsidP="00FD126E">
            <w:pPr>
              <w:rPr>
                <w:ins w:id="338" w:author="Palacherla, Susmitha C" w:date="2021-04-19T16:29:00Z"/>
              </w:rPr>
            </w:pPr>
            <w:ins w:id="339" w:author="Palacherla, Susmitha C" w:date="2021-04-19T16:29:00Z">
              <w:r w:rsidRPr="00BB09B3">
                <w:t>/eCoaching/Production/Reports</w:t>
              </w:r>
            </w:ins>
          </w:p>
        </w:tc>
      </w:tr>
      <w:tr w:rsidR="00863310" w14:paraId="3F3E6B1D" w14:textId="77777777" w:rsidTr="00FD126E">
        <w:trPr>
          <w:trHeight w:hRule="exact" w:val="288"/>
          <w:ins w:id="340" w:author="Palacherla, Susmitha C" w:date="2021-04-19T16:29:00Z"/>
        </w:trPr>
        <w:tc>
          <w:tcPr>
            <w:tcW w:w="2695" w:type="dxa"/>
          </w:tcPr>
          <w:p w14:paraId="20C6A3F1" w14:textId="77777777" w:rsidR="00863310" w:rsidRPr="005745A6" w:rsidRDefault="00863310" w:rsidP="00FD126E">
            <w:pPr>
              <w:rPr>
                <w:ins w:id="341" w:author="Palacherla, Susmitha C" w:date="2021-04-19T16:29:00Z"/>
                <w:b/>
              </w:rPr>
            </w:pPr>
            <w:proofErr w:type="spellStart"/>
            <w:ins w:id="342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6210" w:type="dxa"/>
          </w:tcPr>
          <w:p w14:paraId="7F8C2A44" w14:textId="77777777" w:rsidR="00863310" w:rsidRDefault="00863310" w:rsidP="00FD126E">
            <w:pPr>
              <w:rPr>
                <w:ins w:id="343" w:author="Palacherla, Susmitha C" w:date="2021-04-19T16:29:00Z"/>
              </w:rPr>
            </w:pPr>
            <w:ins w:id="344" w:author="Palacherla, Susmitha C" w:date="2021-04-19T16:29:00Z">
              <w:r w:rsidRPr="00F74047">
                <w:t>Report Parts</w:t>
              </w:r>
            </w:ins>
          </w:p>
        </w:tc>
      </w:tr>
      <w:tr w:rsidR="00863310" w14:paraId="08A88EF0" w14:textId="77777777" w:rsidTr="00FD126E">
        <w:trPr>
          <w:trHeight w:hRule="exact" w:val="288"/>
          <w:ins w:id="345" w:author="Palacherla, Susmitha C" w:date="2021-04-19T16:29:00Z"/>
        </w:trPr>
        <w:tc>
          <w:tcPr>
            <w:tcW w:w="2695" w:type="dxa"/>
          </w:tcPr>
          <w:p w14:paraId="58A00D7A" w14:textId="77777777" w:rsidR="00863310" w:rsidRPr="005745A6" w:rsidRDefault="00863310" w:rsidP="00FD126E">
            <w:pPr>
              <w:rPr>
                <w:ins w:id="346" w:author="Palacherla, Susmitha C" w:date="2021-04-19T16:29:00Z"/>
                <w:b/>
              </w:rPr>
            </w:pPr>
            <w:proofErr w:type="spellStart"/>
            <w:ins w:id="347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6210" w:type="dxa"/>
          </w:tcPr>
          <w:p w14:paraId="0F31E846" w14:textId="77777777" w:rsidR="00863310" w:rsidRDefault="00863310" w:rsidP="00FD126E">
            <w:pPr>
              <w:rPr>
                <w:ins w:id="348" w:author="Palacherla, Susmitha C" w:date="2021-04-19T16:29:00Z"/>
              </w:rPr>
            </w:pPr>
            <w:ins w:id="349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UVAAPADSQL50CCO</w:t>
              </w:r>
              <w:r w:rsidRPr="00F74047">
                <w:t>/ReportServer</w:t>
              </w:r>
            </w:ins>
          </w:p>
        </w:tc>
      </w:tr>
      <w:tr w:rsidR="00863310" w14:paraId="70C8F3BE" w14:textId="77777777" w:rsidTr="00FD126E">
        <w:trPr>
          <w:trHeight w:hRule="exact" w:val="288"/>
          <w:ins w:id="350" w:author="Palacherla, Susmitha C" w:date="2021-04-19T16:29:00Z"/>
        </w:trPr>
        <w:tc>
          <w:tcPr>
            <w:tcW w:w="2695" w:type="dxa"/>
          </w:tcPr>
          <w:p w14:paraId="458047EE" w14:textId="77777777" w:rsidR="00863310" w:rsidRPr="005745A6" w:rsidRDefault="00863310" w:rsidP="00FD126E">
            <w:pPr>
              <w:rPr>
                <w:ins w:id="351" w:author="Palacherla, Susmitha C" w:date="2021-04-19T16:29:00Z"/>
                <w:b/>
              </w:rPr>
            </w:pPr>
            <w:proofErr w:type="spellStart"/>
            <w:ins w:id="352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6210" w:type="dxa"/>
          </w:tcPr>
          <w:p w14:paraId="65545EE2" w14:textId="77777777" w:rsidR="00863310" w:rsidRDefault="00863310" w:rsidP="00FD126E">
            <w:pPr>
              <w:rPr>
                <w:ins w:id="353" w:author="Palacherla, Susmitha C" w:date="2021-04-19T16:29:00Z"/>
              </w:rPr>
            </w:pPr>
            <w:ins w:id="354" w:author="Palacherla, Susmitha C" w:date="2021-04-19T16:29:00Z">
              <w:r w:rsidRPr="00B459BC">
                <w:t>SQL Server 2016 or later</w:t>
              </w:r>
            </w:ins>
          </w:p>
        </w:tc>
      </w:tr>
      <w:tr w:rsidR="00863310" w14:paraId="70E2E42E" w14:textId="77777777" w:rsidTr="00FD126E">
        <w:trPr>
          <w:trHeight w:hRule="exact" w:val="288"/>
          <w:ins w:id="355" w:author="Palacherla, Susmitha C" w:date="2021-04-19T16:29:00Z"/>
        </w:trPr>
        <w:tc>
          <w:tcPr>
            <w:tcW w:w="2695" w:type="dxa"/>
          </w:tcPr>
          <w:p w14:paraId="683BB296" w14:textId="77777777" w:rsidR="00863310" w:rsidRPr="005745A6" w:rsidRDefault="00863310" w:rsidP="00FD126E">
            <w:pPr>
              <w:rPr>
                <w:ins w:id="356" w:author="Palacherla, Susmitha C" w:date="2021-04-19T16:29:00Z"/>
                <w:b/>
              </w:rPr>
            </w:pPr>
            <w:ins w:id="357" w:author="Palacherla, Susmitha C" w:date="2021-04-19T16:29:00Z">
              <w:r>
                <w:rPr>
                  <w:b/>
                </w:rPr>
                <w:t>Report Portal</w:t>
              </w:r>
            </w:ins>
          </w:p>
        </w:tc>
        <w:tc>
          <w:tcPr>
            <w:tcW w:w="6210" w:type="dxa"/>
          </w:tcPr>
          <w:p w14:paraId="553F1A5A" w14:textId="77777777" w:rsidR="00863310" w:rsidRPr="00F74047" w:rsidRDefault="00863310" w:rsidP="00FD126E">
            <w:pPr>
              <w:rPr>
                <w:ins w:id="358" w:author="Palacherla, Susmitha C" w:date="2021-04-19T16:29:00Z"/>
              </w:rPr>
            </w:pPr>
            <w:ins w:id="359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UVAAPADSQL50CCO</w:t>
              </w:r>
              <w:r w:rsidRPr="001515E0">
                <w:t>/Reports_ECL</w:t>
              </w:r>
              <w:r>
                <w:t>P</w:t>
              </w:r>
              <w:r w:rsidRPr="001515E0">
                <w:t>01</w:t>
              </w:r>
            </w:ins>
          </w:p>
        </w:tc>
      </w:tr>
    </w:tbl>
    <w:p w14:paraId="4B58B1B8" w14:textId="77777777" w:rsidR="00863310" w:rsidRDefault="00863310" w:rsidP="00863310">
      <w:pPr>
        <w:pStyle w:val="Heading1"/>
        <w:numPr>
          <w:ilvl w:val="0"/>
          <w:numId w:val="3"/>
        </w:numPr>
        <w:rPr>
          <w:ins w:id="360" w:author="Palacherla, Susmitha C" w:date="2021-04-19T16:29:00Z"/>
          <w:rFonts w:ascii="Arial" w:hAnsi="Arial" w:cs="Arial"/>
          <w:sz w:val="24"/>
          <w:szCs w:val="24"/>
        </w:rPr>
      </w:pPr>
      <w:ins w:id="361" w:author="Palacherla, Susmitha C" w:date="2021-04-19T16:29:00Z">
        <w:r>
          <w:rPr>
            <w:rFonts w:ascii="Arial" w:hAnsi="Arial" w:cs="Arial"/>
            <w:sz w:val="24"/>
            <w:szCs w:val="24"/>
          </w:rPr>
          <w:t>Data Source(s)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863310" w14:paraId="5F64F884" w14:textId="77777777" w:rsidTr="00FD126E">
        <w:trPr>
          <w:trHeight w:hRule="exact" w:val="352"/>
          <w:ins w:id="362" w:author="Palacherla, Susmitha C" w:date="2021-04-19T16:29:00Z"/>
        </w:trPr>
        <w:tc>
          <w:tcPr>
            <w:tcW w:w="1809" w:type="dxa"/>
          </w:tcPr>
          <w:p w14:paraId="24A6C72C" w14:textId="77777777" w:rsidR="00863310" w:rsidRPr="005745A6" w:rsidRDefault="00863310" w:rsidP="00FD126E">
            <w:pPr>
              <w:rPr>
                <w:ins w:id="363" w:author="Palacherla, Susmitha C" w:date="2021-04-19T16:29:00Z"/>
                <w:b/>
              </w:rPr>
            </w:pPr>
            <w:ins w:id="364" w:author="Palacherla, Susmitha C" w:date="2021-04-19T16:29:00Z">
              <w:r>
                <w:rPr>
                  <w:b/>
                </w:rPr>
                <w:t>Name</w:t>
              </w:r>
            </w:ins>
          </w:p>
        </w:tc>
        <w:tc>
          <w:tcPr>
            <w:tcW w:w="3222" w:type="dxa"/>
          </w:tcPr>
          <w:p w14:paraId="2D33A8F8" w14:textId="77777777" w:rsidR="00863310" w:rsidRDefault="00863310" w:rsidP="00FD126E">
            <w:pPr>
              <w:rPr>
                <w:ins w:id="365" w:author="Palacherla, Susmitha C" w:date="2021-04-19T16:29:00Z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5FE99" w14:textId="77777777" w:rsidR="00863310" w:rsidRDefault="00863310" w:rsidP="00FD126E">
            <w:pPr>
              <w:rPr>
                <w:ins w:id="366" w:author="Palacherla, Susmitha C" w:date="2021-04-19T16:29:00Z"/>
              </w:rPr>
            </w:pPr>
            <w:ins w:id="367" w:author="Palacherla, Susmitha C" w:date="2021-04-19T16:29:00Z">
              <w:r>
                <w:t>eCoaching</w:t>
              </w:r>
            </w:ins>
          </w:p>
        </w:tc>
      </w:tr>
      <w:tr w:rsidR="00863310" w14:paraId="746FFFEB" w14:textId="77777777" w:rsidTr="00FD126E">
        <w:trPr>
          <w:trHeight w:hRule="exact" w:val="288"/>
          <w:ins w:id="368" w:author="Palacherla, Susmitha C" w:date="2021-04-19T16:29:00Z"/>
        </w:trPr>
        <w:tc>
          <w:tcPr>
            <w:tcW w:w="1809" w:type="dxa"/>
          </w:tcPr>
          <w:p w14:paraId="3F9EBDFD" w14:textId="77777777" w:rsidR="00863310" w:rsidRPr="005745A6" w:rsidRDefault="00863310" w:rsidP="00FD126E">
            <w:pPr>
              <w:rPr>
                <w:ins w:id="369" w:author="Palacherla, Susmitha C" w:date="2021-04-19T16:29:00Z"/>
                <w:b/>
              </w:rPr>
            </w:pPr>
            <w:ins w:id="370" w:author="Palacherla, Susmitha C" w:date="2021-04-19T16:29:00Z">
              <w:r>
                <w:rPr>
                  <w:b/>
                </w:rPr>
                <w:t>Type</w:t>
              </w:r>
            </w:ins>
          </w:p>
        </w:tc>
        <w:tc>
          <w:tcPr>
            <w:tcW w:w="3222" w:type="dxa"/>
          </w:tcPr>
          <w:p w14:paraId="47EB6B2D" w14:textId="77777777" w:rsidR="00863310" w:rsidRDefault="00863310" w:rsidP="00FD126E">
            <w:pPr>
              <w:rPr>
                <w:ins w:id="371" w:author="Palacherla, Susmitha C" w:date="2021-04-19T16:29:00Z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7624" w14:textId="77777777" w:rsidR="00863310" w:rsidRDefault="00863310" w:rsidP="00FD126E">
            <w:pPr>
              <w:rPr>
                <w:ins w:id="372" w:author="Palacherla, Susmitha C" w:date="2021-04-19T16:29:00Z"/>
              </w:rPr>
            </w:pPr>
            <w:ins w:id="373" w:author="Palacherla, Susmitha C" w:date="2021-04-19T16:29:00Z">
              <w:r>
                <w:t>Microsoft SQL Server</w:t>
              </w:r>
            </w:ins>
          </w:p>
        </w:tc>
      </w:tr>
      <w:tr w:rsidR="00863310" w14:paraId="3F2AFA92" w14:textId="77777777" w:rsidTr="00FD126E">
        <w:trPr>
          <w:trHeight w:hRule="exact" w:val="3205"/>
          <w:ins w:id="374" w:author="Palacherla, Susmitha C" w:date="2021-04-19T16:29:00Z"/>
        </w:trPr>
        <w:tc>
          <w:tcPr>
            <w:tcW w:w="1809" w:type="dxa"/>
          </w:tcPr>
          <w:p w14:paraId="07B9C719" w14:textId="77777777" w:rsidR="00863310" w:rsidRPr="005745A6" w:rsidRDefault="00863310" w:rsidP="00FD126E">
            <w:pPr>
              <w:rPr>
                <w:ins w:id="375" w:author="Palacherla, Susmitha C" w:date="2021-04-19T16:29:00Z"/>
                <w:b/>
              </w:rPr>
            </w:pPr>
            <w:ins w:id="376" w:author="Palacherla, Susmitha C" w:date="2021-04-19T16:29:00Z">
              <w:r>
                <w:rPr>
                  <w:b/>
                </w:rPr>
                <w:t>Connection String(s)</w:t>
              </w:r>
            </w:ins>
          </w:p>
        </w:tc>
        <w:tc>
          <w:tcPr>
            <w:tcW w:w="3222" w:type="dxa"/>
          </w:tcPr>
          <w:p w14:paraId="7D17ACC5" w14:textId="77777777" w:rsidR="00863310" w:rsidRDefault="00863310" w:rsidP="00FD126E">
            <w:pPr>
              <w:rPr>
                <w:ins w:id="377" w:author="Palacherla, Susmitha C" w:date="2021-04-19T16:29:00Z"/>
              </w:rPr>
            </w:pPr>
          </w:p>
        </w:tc>
        <w:tc>
          <w:tcPr>
            <w:tcW w:w="4319" w:type="dxa"/>
          </w:tcPr>
          <w:p w14:paraId="104C0598" w14:textId="77777777" w:rsidR="00863310" w:rsidRDefault="00863310" w:rsidP="00FD126E">
            <w:pPr>
              <w:rPr>
                <w:ins w:id="378" w:author="Palacherla, Susmitha C" w:date="2021-04-19T16:29:00Z"/>
              </w:rPr>
            </w:pPr>
            <w:ins w:id="379" w:author="Palacherla, Susmitha C" w:date="2021-04-19T16:29:00Z">
              <w:r>
                <w:t xml:space="preserve">Dev: </w:t>
              </w:r>
              <w:r w:rsidRPr="009C448F">
                <w:t>Data Source=</w:t>
              </w:r>
              <w:r>
                <w:t>UVAADADSQL50CCO</w:t>
              </w:r>
              <w:r w:rsidRPr="009C448F">
                <w:t>;Initial Catalog=eCoachingDev</w:t>
              </w:r>
            </w:ins>
          </w:p>
          <w:p w14:paraId="4F7F4DCB" w14:textId="77777777" w:rsidR="00863310" w:rsidRDefault="00863310" w:rsidP="00FD126E">
            <w:pPr>
              <w:rPr>
                <w:ins w:id="380" w:author="Palacherla, Susmitha C" w:date="2021-04-19T16:29:00Z"/>
              </w:rPr>
            </w:pPr>
            <w:ins w:id="381" w:author="Palacherla, Susmitha C" w:date="2021-04-19T16:29:00Z">
              <w:r>
                <w:t xml:space="preserve">Sys Test: </w:t>
              </w:r>
              <w:r w:rsidRPr="009C448F">
                <w:t>Data Source=</w:t>
              </w:r>
              <w:r>
                <w:t>UVAADADSQL52CCO;Initial Catalog=eCoachingTest</w:t>
              </w:r>
            </w:ins>
          </w:p>
          <w:p w14:paraId="61D839B7" w14:textId="77777777" w:rsidR="00863310" w:rsidRDefault="00863310" w:rsidP="00FD126E">
            <w:pPr>
              <w:rPr>
                <w:ins w:id="382" w:author="Palacherla, Susmitha C" w:date="2021-04-19T16:29:00Z"/>
              </w:rPr>
            </w:pPr>
            <w:ins w:id="383" w:author="Palacherla, Susmitha C" w:date="2021-04-19T16:29:00Z">
              <w:r>
                <w:t xml:space="preserve">Production: </w:t>
              </w:r>
              <w:r w:rsidRPr="009C448F">
                <w:t>Data Source=</w:t>
              </w:r>
              <w:r>
                <w:t>UVAAPADSQL50CCO;Initial Catalog=eCoaching</w:t>
              </w:r>
            </w:ins>
          </w:p>
        </w:tc>
      </w:tr>
      <w:tr w:rsidR="00863310" w14:paraId="7E83F0E5" w14:textId="77777777" w:rsidTr="00FD126E">
        <w:trPr>
          <w:trHeight w:hRule="exact" w:val="288"/>
          <w:ins w:id="384" w:author="Palacherla, Susmitha C" w:date="2021-04-19T16:29:00Z"/>
        </w:trPr>
        <w:tc>
          <w:tcPr>
            <w:tcW w:w="1809" w:type="dxa"/>
          </w:tcPr>
          <w:p w14:paraId="6EDB8BC0" w14:textId="77777777" w:rsidR="00863310" w:rsidRPr="005745A6" w:rsidRDefault="00863310" w:rsidP="00FD126E">
            <w:pPr>
              <w:rPr>
                <w:ins w:id="385" w:author="Palacherla, Susmitha C" w:date="2021-04-19T16:29:00Z"/>
                <w:b/>
              </w:rPr>
            </w:pPr>
            <w:ins w:id="386" w:author="Palacherla, Susmitha C" w:date="2021-04-19T16:29:00Z">
              <w:r>
                <w:rPr>
                  <w:b/>
                </w:rPr>
                <w:t>Connect Using</w:t>
              </w:r>
            </w:ins>
          </w:p>
        </w:tc>
        <w:tc>
          <w:tcPr>
            <w:tcW w:w="3222" w:type="dxa"/>
          </w:tcPr>
          <w:p w14:paraId="778D4759" w14:textId="77777777" w:rsidR="00863310" w:rsidRDefault="00863310" w:rsidP="00FD126E">
            <w:pPr>
              <w:rPr>
                <w:ins w:id="387" w:author="Palacherla, Susmitha C" w:date="2021-04-19T16:29:00Z"/>
              </w:rPr>
            </w:pPr>
          </w:p>
        </w:tc>
        <w:tc>
          <w:tcPr>
            <w:tcW w:w="4319" w:type="dxa"/>
          </w:tcPr>
          <w:p w14:paraId="01F71241" w14:textId="77777777" w:rsidR="00863310" w:rsidRDefault="00863310" w:rsidP="00FD126E">
            <w:pPr>
              <w:rPr>
                <w:ins w:id="388" w:author="Palacherla, Susmitha C" w:date="2021-04-19T16:29:00Z"/>
              </w:rPr>
            </w:pPr>
            <w:ins w:id="389" w:author="Palacherla, Susmitha C" w:date="2021-04-19T16:29:00Z">
              <w:r>
                <w:t>Windows Integrated Security</w:t>
              </w:r>
            </w:ins>
          </w:p>
        </w:tc>
      </w:tr>
    </w:tbl>
    <w:p w14:paraId="395B70B7" w14:textId="77777777"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14:paraId="2ACCC1F4" w14:textId="77777777" w:rsidTr="000653EE">
        <w:trPr>
          <w:trHeight w:hRule="exact" w:val="3133"/>
        </w:trPr>
        <w:tc>
          <w:tcPr>
            <w:tcW w:w="1809" w:type="dxa"/>
          </w:tcPr>
          <w:p w14:paraId="03FFE983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0BADEF94" w14:textId="77777777"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6257EB2A" wp14:editId="61E58A2A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14:paraId="6BA485EA" w14:textId="77777777" w:rsidTr="00651AB3">
        <w:trPr>
          <w:trHeight w:hRule="exact" w:val="288"/>
        </w:trPr>
        <w:tc>
          <w:tcPr>
            <w:tcW w:w="1809" w:type="dxa"/>
          </w:tcPr>
          <w:p w14:paraId="0C398888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1637898C" w14:textId="77777777"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14:paraId="74D5FBAE" w14:textId="77777777" w:rsidTr="00651AB3">
        <w:trPr>
          <w:trHeight w:hRule="exact" w:val="1576"/>
        </w:trPr>
        <w:tc>
          <w:tcPr>
            <w:tcW w:w="1809" w:type="dxa"/>
          </w:tcPr>
          <w:p w14:paraId="21B25BD8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527A2E6E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14:paraId="34541E4F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14:paraId="1A1B8934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14:paraId="2D6B54D3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14:paraId="09A200B1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14:paraId="27013834" w14:textId="77777777"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14:paraId="5025256A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E00AF" w14:textId="77777777" w:rsidR="00731285" w:rsidRDefault="00731285" w:rsidP="009F2A51">
      <w:pPr>
        <w:spacing w:after="0" w:line="240" w:lineRule="auto"/>
      </w:pPr>
      <w:r>
        <w:separator/>
      </w:r>
    </w:p>
  </w:endnote>
  <w:endnote w:type="continuationSeparator" w:id="0">
    <w:p w14:paraId="215EC6B1" w14:textId="77777777" w:rsidR="00731285" w:rsidRDefault="0073128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B90B9" w14:textId="0650D025" w:rsidR="00651AB3" w:rsidRDefault="00651AB3" w:rsidP="00BB7195">
    <w:pPr>
      <w:pStyle w:val="Footertext1"/>
      <w:rPr>
        <w:color w:val="FFFFFF"/>
      </w:rPr>
    </w:pPr>
    <w:r w:rsidRPr="00D62F04">
      <w:rPr>
        <w:b/>
        <w:noProof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491FE16D" wp14:editId="6717F4D4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</w:rPr>
      <w:t xml:space="preserve"> </w:t>
    </w:r>
    <w:r w:rsidRPr="00BB7195">
      <w:t xml:space="preserve"> </w:t>
    </w:r>
    <w:r>
      <w:t>This document contains confidential and proprietary information,</w:t>
    </w:r>
  </w:p>
  <w:p w14:paraId="4ACBF7CD" w14:textId="77777777" w:rsidR="00651AB3" w:rsidRDefault="00651AB3" w:rsidP="00BB7195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0DEE5136" w14:textId="654DD8E2" w:rsidR="00651AB3" w:rsidRPr="000C47F2" w:rsidRDefault="00651AB3" w:rsidP="00651AB3">
    <w:pPr>
      <w:pStyle w:val="Footer"/>
      <w:tabs>
        <w:tab w:val="left" w:pos="2270"/>
      </w:tabs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>
      <w:rPr>
        <w:noProof/>
      </w:rPr>
      <w:t>4/19/2021</w:t>
    </w:r>
    <w:r>
      <w:fldChar w:fldCharType="end"/>
    </w:r>
    <w:r>
      <w:tab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4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29</w:t>
    </w:r>
    <w:r w:rsidRPr="000C47F2">
      <w:rPr>
        <w:rStyle w:val="PageNumber"/>
      </w:rPr>
      <w:fldChar w:fldCharType="end"/>
    </w:r>
  </w:p>
  <w:p w14:paraId="0AAE4103" w14:textId="77777777" w:rsidR="00651AB3" w:rsidRDefault="00651AB3" w:rsidP="00651AB3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06C75" w14:textId="77777777" w:rsidR="00731285" w:rsidRDefault="00731285" w:rsidP="009F2A51">
      <w:pPr>
        <w:spacing w:after="0" w:line="240" w:lineRule="auto"/>
      </w:pPr>
      <w:r>
        <w:separator/>
      </w:r>
    </w:p>
  </w:footnote>
  <w:footnote w:type="continuationSeparator" w:id="0">
    <w:p w14:paraId="69DB0952" w14:textId="77777777" w:rsidR="00731285" w:rsidRDefault="00731285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498" w14:textId="77777777" w:rsidR="00651AB3" w:rsidRDefault="00651AB3" w:rsidP="00BB7195">
    <w:pPr>
      <w:pStyle w:val="Header"/>
    </w:pPr>
    <w:r>
      <w:t>eCoaching Log System</w:t>
    </w:r>
  </w:p>
  <w:p w14:paraId="4BBB927D" w14:textId="77777777" w:rsidR="00651AB3" w:rsidRDefault="00651A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51AB3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1285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63310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B7195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66DD7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B8C9FB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BB7195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BB7195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168C3-C447-4EA6-9F5B-630E1EDF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29</Pages>
  <Words>2041</Words>
  <Characters>11635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13649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32</cp:revision>
  <dcterms:created xsi:type="dcterms:W3CDTF">2017-04-18T18:53:00Z</dcterms:created>
  <dcterms:modified xsi:type="dcterms:W3CDTF">2021-04-19T20:29:00Z</dcterms:modified>
</cp:coreProperties>
</file>