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AEA2" w14:textId="77777777"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14:paraId="1A5961A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72034317" w14:textId="55BA4329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0231AEE3" w14:textId="77777777" w:rsidR="00BB7195" w:rsidRPr="002431EB" w:rsidRDefault="00BB7195" w:rsidP="00BB7195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2382FFF3" w14:textId="755E6454"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Coaching Summary Report</w:t>
      </w:r>
    </w:p>
    <w:p w14:paraId="73A1DC19" w14:textId="77777777"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14:paraId="2385AE95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14:paraId="74F0D8BB" w14:textId="77777777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A875B93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5D10141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E29CED7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863310" w:rsidRPr="001667EA" w14:paraId="5A4FAB40" w14:textId="77777777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6B77AD7" w14:textId="7C33B966" w:rsidR="00863310" w:rsidRPr="001667EA" w:rsidRDefault="00863310" w:rsidP="0086331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" w:date="2022-07-22T13:46:00Z">
              <w:r w:rsidDel="00BA4C04">
                <w:rPr>
                  <w:rFonts w:ascii="Times New Roman" w:hAnsi="Times New Roman"/>
                </w:rPr>
                <w:delText>4/19/2021</w:delText>
              </w:r>
            </w:del>
            <w:ins w:id="2" w:author="Palacherla, Susmitha C" w:date="2022-07-22T13:46:00Z">
              <w:r w:rsidR="00BA4C04">
                <w:rPr>
                  <w:rFonts w:ascii="Times New Roman" w:hAnsi="Times New Roman"/>
                </w:rPr>
                <w:t>7/22/2022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7F05C27" w14:textId="77777777" w:rsidR="00863310" w:rsidRPr="001667EA" w:rsidRDefault="00863310" w:rsidP="0086331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B0C1A09" w14:textId="3E8F674D" w:rsidR="00863310" w:rsidRPr="001667EA" w:rsidRDefault="00BA4C04" w:rsidP="00863310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" w:date="2022-07-22T13:46:00Z">
              <w:r w:rsidRPr="00BA4C04">
                <w:t xml:space="preserve">TFS 24924- Report access for Early </w:t>
              </w:r>
              <w:proofErr w:type="spellStart"/>
              <w:r w:rsidRPr="00BA4C04">
                <w:t>Worklife</w:t>
              </w:r>
              <w:proofErr w:type="spellEnd"/>
              <w:r w:rsidRPr="00BA4C04">
                <w:t xml:space="preserve"> Supervisors</w:t>
              </w:r>
            </w:ins>
            <w:del w:id="4" w:author="Palacherla, Susmitha C" w:date="2022-07-22T13:46:00Z">
              <w:r w:rsidR="00863310" w:rsidRPr="00B459BC" w:rsidDel="00BA4C04">
                <w:delText>TFS 20677 -  AD island to AD AWS environment changes</w:delText>
              </w:r>
            </w:del>
          </w:p>
        </w:tc>
      </w:tr>
      <w:tr w:rsidR="00651AB3" w:rsidRPr="001667EA" w14:paraId="19CBD823" w14:textId="77777777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A4DCA03" w14:textId="77777777" w:rsidR="00651AB3" w:rsidRDefault="00651AB3" w:rsidP="00BB7195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54BD24C" w14:textId="77777777" w:rsidR="00651AB3" w:rsidRPr="001667EA" w:rsidRDefault="00651AB3" w:rsidP="00BB7195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8CF7518" w14:textId="77777777" w:rsidR="00651AB3" w:rsidRPr="009C69BB" w:rsidRDefault="00651AB3" w:rsidP="00BB7195">
            <w:pPr>
              <w:ind w:right="-270"/>
              <w:rPr>
                <w:rFonts w:ascii="Times New Roman" w:hAnsi="Times New Roman"/>
                <w:sz w:val="24"/>
              </w:rPr>
            </w:pPr>
          </w:p>
        </w:tc>
      </w:tr>
    </w:tbl>
    <w:p w14:paraId="3D69AA3D" w14:textId="77777777" w:rsidR="009F2A51" w:rsidRDefault="009F2A51" w:rsidP="009F2A51">
      <w:pPr>
        <w:ind w:right="-270"/>
      </w:pPr>
    </w:p>
    <w:p w14:paraId="19B4C6E5" w14:textId="77777777" w:rsidR="001667EA" w:rsidRDefault="001667EA" w:rsidP="009F2A51">
      <w:pPr>
        <w:ind w:right="-270"/>
      </w:pPr>
    </w:p>
    <w:p w14:paraId="473F05C6" w14:textId="77777777" w:rsidR="001667EA" w:rsidRPr="002431EB" w:rsidRDefault="001667EA" w:rsidP="009F2A51">
      <w:pPr>
        <w:ind w:right="-270"/>
      </w:pPr>
    </w:p>
    <w:p w14:paraId="57CD5AD0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7C21CE40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3BCB1933" wp14:editId="7992996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08152459" wp14:editId="2E2028E6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651AB3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14:paraId="37F274A5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6B71C078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14:paraId="05F1B655" w14:textId="77777777"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22CDCCBC" wp14:editId="4C33FF38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4EC7C60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01D2E6A8" wp14:editId="12E770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3CC3FCC" wp14:editId="5DB84F5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1F6C29C5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138B3B91" w14:textId="77777777"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14:paraId="5F78EAB6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4313D253" w14:textId="77777777" w:rsidTr="00D678F6">
        <w:trPr>
          <w:tblHeader/>
        </w:trPr>
        <w:tc>
          <w:tcPr>
            <w:tcW w:w="1440" w:type="dxa"/>
            <w:shd w:val="solid" w:color="auto" w:fill="000000"/>
          </w:tcPr>
          <w:p w14:paraId="3CD13B6F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41E1D9B5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069BA11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48E43B5C" w14:textId="77777777" w:rsidTr="00D678F6">
        <w:tc>
          <w:tcPr>
            <w:tcW w:w="1440" w:type="dxa"/>
          </w:tcPr>
          <w:p w14:paraId="6A78A42C" w14:textId="77777777"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14:paraId="313F2D03" w14:textId="77777777"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14:paraId="5FAE9DAF" w14:textId="77777777"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14:paraId="4DBF5A5F" w14:textId="77777777" w:rsidTr="00D678F6">
        <w:tc>
          <w:tcPr>
            <w:tcW w:w="1440" w:type="dxa"/>
          </w:tcPr>
          <w:p w14:paraId="76C60AC4" w14:textId="77777777" w:rsidR="00D678F6" w:rsidRPr="00D37C04" w:rsidRDefault="00D678F6" w:rsidP="00D678F6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14:paraId="2697F2F2" w14:textId="77777777" w:rsidR="00D678F6" w:rsidRPr="00D37C04" w:rsidRDefault="00D678F6" w:rsidP="00D678F6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14:paraId="2E4FFD90" w14:textId="77777777" w:rsidR="00D678F6" w:rsidRPr="00D37C04" w:rsidRDefault="00D678F6" w:rsidP="00D678F6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52FF537B" w14:textId="77777777" w:rsidTr="00D678F6">
        <w:tc>
          <w:tcPr>
            <w:tcW w:w="1440" w:type="dxa"/>
          </w:tcPr>
          <w:p w14:paraId="40FADF47" w14:textId="77777777" w:rsidR="009F2A51" w:rsidRPr="00D37C04" w:rsidRDefault="002B0F92" w:rsidP="00C57C3E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14:paraId="73548ECA" w14:textId="77777777" w:rsidR="009F2A51" w:rsidRPr="00D37C04" w:rsidRDefault="002B0F92" w:rsidP="00C57C3E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 xml:space="preserve">. Updated </w:t>
            </w:r>
            <w:proofErr w:type="spellStart"/>
            <w:r>
              <w:t>CoachingEmployeeList</w:t>
            </w:r>
            <w:proofErr w:type="spellEnd"/>
            <w:r>
              <w:t xml:space="preserve">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14:paraId="0DF6E016" w14:textId="77777777" w:rsidR="008F746F" w:rsidRPr="00D37C04" w:rsidRDefault="002B0F92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14:paraId="5989A611" w14:textId="77777777" w:rsidTr="001D4172">
        <w:tc>
          <w:tcPr>
            <w:tcW w:w="1440" w:type="dxa"/>
          </w:tcPr>
          <w:p w14:paraId="283264F6" w14:textId="77777777" w:rsidR="001667EA" w:rsidRPr="00D37C04" w:rsidRDefault="001667EA" w:rsidP="001667EA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14:paraId="3057EB96" w14:textId="77777777" w:rsidR="001667EA" w:rsidRDefault="001667EA" w:rsidP="001667EA">
            <w:pPr>
              <w:pStyle w:val="hdr1"/>
              <w:ind w:left="0"/>
              <w:jc w:val="left"/>
            </w:pPr>
            <w:r w:rsidRPr="00582759">
              <w:t xml:space="preserve">TFS 11663 -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14:paraId="37F5B881" w14:textId="77777777" w:rsidR="001667EA" w:rsidRPr="00D37C04" w:rsidRDefault="001667EA" w:rsidP="001667EA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14:paraId="68B3ECA0" w14:textId="77777777" w:rsidR="001667EA" w:rsidRPr="00D37C04" w:rsidRDefault="001667EA" w:rsidP="001667EA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D4172" w:rsidRPr="00D37C04" w14:paraId="4628C593" w14:textId="77777777" w:rsidTr="000653EE">
        <w:tc>
          <w:tcPr>
            <w:tcW w:w="1440" w:type="dxa"/>
          </w:tcPr>
          <w:p w14:paraId="10B4C241" w14:textId="77777777" w:rsidR="001D4172" w:rsidRPr="00D37C04" w:rsidRDefault="001D4172" w:rsidP="001D4172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14:paraId="018CF68F" w14:textId="77777777" w:rsidR="001D4172" w:rsidRDefault="001D4172" w:rsidP="001D4172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14:paraId="17DB6F3E" w14:textId="77777777" w:rsidR="001D4172" w:rsidRPr="00D37C04" w:rsidRDefault="001D4172" w:rsidP="001D4172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14:paraId="58476634" w14:textId="77777777" w:rsidR="001D4172" w:rsidRPr="00D37C04" w:rsidRDefault="001D4172" w:rsidP="001D417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490133C5" w14:textId="77777777" w:rsidTr="00D678F6">
        <w:tc>
          <w:tcPr>
            <w:tcW w:w="1440" w:type="dxa"/>
          </w:tcPr>
          <w:p w14:paraId="2530711F" w14:textId="77777777" w:rsidR="009F2A51" w:rsidRPr="00D37C04" w:rsidRDefault="000653EE" w:rsidP="00C57C3E">
            <w:pPr>
              <w:pStyle w:val="hdr1"/>
              <w:ind w:left="0"/>
              <w:jc w:val="left"/>
            </w:pPr>
            <w:r>
              <w:t>03/08/2019</w:t>
            </w:r>
          </w:p>
        </w:tc>
        <w:tc>
          <w:tcPr>
            <w:tcW w:w="5238" w:type="dxa"/>
          </w:tcPr>
          <w:p w14:paraId="4E706822" w14:textId="77777777" w:rsidR="009F2A51" w:rsidRPr="00D37C04" w:rsidRDefault="000653EE" w:rsidP="00A45C57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>TFS 1</w:t>
            </w:r>
            <w:r>
              <w:rPr>
                <w:rFonts w:ascii="Times New Roman (PCL6)" w:hAnsi="Times New Roman (PCL6)"/>
              </w:rPr>
              <w:t>3643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Change label for Module to Employee Level</w:t>
            </w:r>
          </w:p>
        </w:tc>
        <w:tc>
          <w:tcPr>
            <w:tcW w:w="2790" w:type="dxa"/>
          </w:tcPr>
          <w:p w14:paraId="4957D131" w14:textId="77777777" w:rsidR="009F2A51" w:rsidRPr="00D37C04" w:rsidRDefault="000653EE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B7195" w:rsidRPr="00D37C04" w14:paraId="013F8CA6" w14:textId="77777777" w:rsidTr="00D678F6">
        <w:tc>
          <w:tcPr>
            <w:tcW w:w="1440" w:type="dxa"/>
          </w:tcPr>
          <w:p w14:paraId="4E2BE6C8" w14:textId="77777777" w:rsidR="00BB7195" w:rsidRPr="00D37C04" w:rsidRDefault="00BB7195" w:rsidP="00BB7195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14:paraId="054154CF" w14:textId="77777777" w:rsidR="00BB7195" w:rsidRPr="00D37C04" w:rsidRDefault="00BB7195" w:rsidP="00BB7195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14:paraId="365F4DFC" w14:textId="77777777" w:rsidR="00BB7195" w:rsidRPr="00D37C04" w:rsidRDefault="00BB7195" w:rsidP="00BB719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863310" w:rsidRPr="00D37C04" w14:paraId="24B01882" w14:textId="77777777" w:rsidTr="00D678F6">
        <w:tc>
          <w:tcPr>
            <w:tcW w:w="1440" w:type="dxa"/>
          </w:tcPr>
          <w:p w14:paraId="7E037672" w14:textId="16A1D6D7" w:rsidR="00863310" w:rsidRPr="00D37C04" w:rsidRDefault="00863310" w:rsidP="00863310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65E3F1D1" w14:textId="59BBC3A8" w:rsidR="00863310" w:rsidRPr="00D37C04" w:rsidRDefault="00863310" w:rsidP="00863310">
            <w:pPr>
              <w:pStyle w:val="hdr1"/>
              <w:ind w:left="0"/>
              <w:jc w:val="left"/>
            </w:pPr>
            <w:r w:rsidRPr="00B459BC">
              <w:t>TFS 20677 -  AD island to AD AWS environment changes</w:t>
            </w:r>
          </w:p>
        </w:tc>
        <w:tc>
          <w:tcPr>
            <w:tcW w:w="2790" w:type="dxa"/>
          </w:tcPr>
          <w:p w14:paraId="74C0D4C9" w14:textId="134DDDCC" w:rsidR="00863310" w:rsidRPr="00D37C04" w:rsidRDefault="00863310" w:rsidP="0086331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25565" w:rsidRPr="00D37C04" w14:paraId="1A14B18B" w14:textId="77777777" w:rsidTr="00D678F6">
        <w:tc>
          <w:tcPr>
            <w:tcW w:w="1440" w:type="dxa"/>
          </w:tcPr>
          <w:p w14:paraId="12A905E0" w14:textId="154DA31D" w:rsidR="00425565" w:rsidRDefault="00BA4C04" w:rsidP="00A45C57">
            <w:pPr>
              <w:pStyle w:val="hdr1"/>
              <w:ind w:left="0"/>
              <w:jc w:val="left"/>
            </w:pPr>
            <w:ins w:id="5" w:author="Palacherla, Susmitha C" w:date="2022-07-22T13:46:00Z">
              <w:r>
                <w:t>7/22/2022</w:t>
              </w:r>
            </w:ins>
          </w:p>
        </w:tc>
        <w:tc>
          <w:tcPr>
            <w:tcW w:w="5238" w:type="dxa"/>
          </w:tcPr>
          <w:p w14:paraId="79532342" w14:textId="560762D2" w:rsidR="007829B2" w:rsidRPr="0076278D" w:rsidRDefault="00BA4C04" w:rsidP="0076278D">
            <w:pPr>
              <w:ind w:right="-270"/>
              <w:rPr>
                <w:rFonts w:ascii="Times New Roman (PCL6)" w:hAnsi="Times New Roman (PCL6)"/>
              </w:rPr>
            </w:pPr>
            <w:ins w:id="6" w:author="Palacherla, Susmitha C" w:date="2022-07-22T13:46:00Z">
              <w:r w:rsidRPr="00BA4C04">
                <w:rPr>
                  <w:rFonts w:ascii="Times New Roman (PCL6)" w:hAnsi="Times New Roman (PCL6)"/>
                </w:rPr>
                <w:t xml:space="preserve">TFS 24924- Report access for Early </w:t>
              </w:r>
              <w:proofErr w:type="spellStart"/>
              <w:r w:rsidRPr="00BA4C04">
                <w:rPr>
                  <w:rFonts w:ascii="Times New Roman (PCL6)" w:hAnsi="Times New Roman (PCL6)"/>
                </w:rPr>
                <w:t>Worklife</w:t>
              </w:r>
              <w:proofErr w:type="spellEnd"/>
              <w:r w:rsidRPr="00BA4C04">
                <w:rPr>
                  <w:rFonts w:ascii="Times New Roman (PCL6)" w:hAnsi="Times New Roman (PCL6)"/>
                </w:rPr>
                <w:t xml:space="preserve"> Supervisors</w:t>
              </w:r>
            </w:ins>
          </w:p>
        </w:tc>
        <w:tc>
          <w:tcPr>
            <w:tcW w:w="2790" w:type="dxa"/>
          </w:tcPr>
          <w:p w14:paraId="057CA6B9" w14:textId="237602E5" w:rsidR="00425565" w:rsidRDefault="00BA4C04" w:rsidP="00A45C57">
            <w:pPr>
              <w:pStyle w:val="hdr1"/>
              <w:ind w:left="0"/>
              <w:jc w:val="left"/>
            </w:pPr>
            <w:ins w:id="7" w:author="Palacherla, Susmitha C" w:date="2022-07-22T13:46:00Z">
              <w:r>
                <w:t>Susmitha Palacherla</w:t>
              </w:r>
            </w:ins>
          </w:p>
        </w:tc>
      </w:tr>
      <w:tr w:rsidR="00425565" w:rsidRPr="00D37C04" w14:paraId="2F167D8E" w14:textId="77777777" w:rsidTr="00D678F6">
        <w:tc>
          <w:tcPr>
            <w:tcW w:w="1440" w:type="dxa"/>
          </w:tcPr>
          <w:p w14:paraId="26EBED07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43F0DC9E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0A4C6049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4E295126" w14:textId="77777777" w:rsidTr="00D678F6">
        <w:tc>
          <w:tcPr>
            <w:tcW w:w="1440" w:type="dxa"/>
          </w:tcPr>
          <w:p w14:paraId="0CDB6A6F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588EE07E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7C471624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23510D76" w14:textId="77777777" w:rsidTr="00D678F6">
        <w:tc>
          <w:tcPr>
            <w:tcW w:w="1440" w:type="dxa"/>
          </w:tcPr>
          <w:p w14:paraId="221AF234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ECA6EBB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370704D4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14:paraId="777E368A" w14:textId="77777777" w:rsidR="009F2A51" w:rsidRPr="002431EB" w:rsidRDefault="009F2A51" w:rsidP="009F2A51">
      <w:pPr>
        <w:pStyle w:val="BodyText"/>
      </w:pPr>
    </w:p>
    <w:p w14:paraId="3FFF41B2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</w:p>
    <w:p w14:paraId="3E88235B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7C11DC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6A0D661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34D14B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F20834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D59099F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BD2CF89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1708C2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5BD24F5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43FA9B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95E9BB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A23FE7" w14:textId="77777777" w:rsidR="00D678F6" w:rsidRDefault="00D678F6">
          <w:pPr>
            <w:pStyle w:val="TOCHeading"/>
          </w:pPr>
          <w:r>
            <w:t>Contents</w:t>
          </w:r>
        </w:p>
        <w:p w14:paraId="507A3B49" w14:textId="77777777"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C414C76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01F4F1D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C2AFC4D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181DFE0D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1A7F7BD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3D7DE49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B775B13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CEDEFD3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F16384F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27B138D" w14:textId="77777777" w:rsidR="001667EA" w:rsidRDefault="00F4177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6A9F4CB" w14:textId="77777777"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14:paraId="5120F127" w14:textId="77777777"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8"/>
    </w:p>
    <w:p w14:paraId="77D04419" w14:textId="77777777"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9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9"/>
    </w:p>
    <w:p w14:paraId="0BD1789C" w14:textId="77777777"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14:paraId="7E0CA028" w14:textId="77777777"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10"/>
    </w:p>
    <w:p w14:paraId="4569142B" w14:textId="77777777"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14:paraId="6B37965A" w14:textId="77777777"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14:paraId="4E8FE7A4" w14:textId="77777777"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14:paraId="01B65C9E" w14:textId="77777777"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14:paraId="4C0BCB4D" w14:textId="77777777"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14:paraId="7B8321C3" w14:textId="77777777"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1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11"/>
    </w:p>
    <w:p w14:paraId="70B3300C" w14:textId="715B4F04"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del w:id="12" w:author="Palacherla, Susmitha C" w:date="2022-07-22T13:47:00Z">
        <w:r w:rsidDel="00BA4C04">
          <w:rPr>
            <w:noProof/>
          </w:rPr>
          <w:drawing>
            <wp:inline distT="0" distB="0" distL="0" distR="0" wp14:anchorId="02C7F14E" wp14:editId="17A5EA77">
              <wp:extent cx="2581275" cy="3867150"/>
              <wp:effectExtent l="0" t="0" r="952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1275" cy="3867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" w:author="Palacherla, Susmitha C" w:date="2022-07-22T13:47:00Z">
        <w:r w:rsidR="00BA4C04" w:rsidRPr="00BA4C04">
          <w:rPr>
            <w:noProof/>
          </w:rPr>
          <w:t xml:space="preserve"> </w:t>
        </w:r>
        <w:r w:rsidR="00BA4C04">
          <w:rPr>
            <w:noProof/>
          </w:rPr>
          <w:drawing>
            <wp:inline distT="0" distB="0" distL="0" distR="0" wp14:anchorId="26ED9437" wp14:editId="7B578124">
              <wp:extent cx="2898648" cy="365760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98648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472017" w14:textId="77777777" w:rsidR="006F6E8A" w:rsidRDefault="006F6E8A" w:rsidP="006F6E8A"/>
    <w:p w14:paraId="34A6E334" w14:textId="77777777" w:rsidR="000D0353" w:rsidRDefault="000D0353" w:rsidP="006F6E8A"/>
    <w:p w14:paraId="01671B5C" w14:textId="77777777" w:rsidR="000D0353" w:rsidRDefault="000D0353" w:rsidP="006F6E8A"/>
    <w:p w14:paraId="6B914740" w14:textId="77777777" w:rsidR="006F6E8A" w:rsidRDefault="006F6E8A" w:rsidP="006F6E8A">
      <w:r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14:paraId="1EEA36D4" w14:textId="77777777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14:paraId="3F67503F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lastRenderedPageBreak/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14:paraId="797E58C6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7F20A69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22A459C2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14:paraId="16142C0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14:paraId="45DDB1E4" w14:textId="77777777" w:rsidTr="000D0353">
        <w:tc>
          <w:tcPr>
            <w:tcW w:w="1621" w:type="dxa"/>
          </w:tcPr>
          <w:p w14:paraId="1A462987" w14:textId="77777777"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14:paraId="10B3D09A" w14:textId="77777777"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14:paraId="5D564C08" w14:textId="77777777"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2AFAF90" w14:textId="77777777"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14:paraId="38EF0D4A" w14:textId="77777777"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14:paraId="1951BC27" w14:textId="77777777" w:rsidTr="000D0353">
        <w:tc>
          <w:tcPr>
            <w:tcW w:w="1621" w:type="dxa"/>
          </w:tcPr>
          <w:p w14:paraId="64FE41C8" w14:textId="77777777"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14:paraId="092E7A37" w14:textId="77777777"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14:paraId="57133A50" w14:textId="77777777"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17B100F5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C7E6E13" w14:textId="77777777"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14:paraId="2E007106" w14:textId="77777777" w:rsidTr="000D0353">
        <w:tc>
          <w:tcPr>
            <w:tcW w:w="1621" w:type="dxa"/>
          </w:tcPr>
          <w:p w14:paraId="6FABD159" w14:textId="77777777"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14:paraId="2D8B317A" w14:textId="77777777"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14:paraId="4FF5EFC2" w14:textId="77777777"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28FBC889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E48E830" w14:textId="77777777"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14:paraId="2495D780" w14:textId="77777777" w:rsidTr="000D0353">
        <w:tc>
          <w:tcPr>
            <w:tcW w:w="1621" w:type="dxa"/>
          </w:tcPr>
          <w:p w14:paraId="61FCC91F" w14:textId="77777777"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14:paraId="39BC9137" w14:textId="77777777"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14:paraId="121BB47D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4BE7DA27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18A8F398" w14:textId="77777777"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14:paraId="3C2A6977" w14:textId="77777777" w:rsidTr="000D0353">
        <w:tc>
          <w:tcPr>
            <w:tcW w:w="1621" w:type="dxa"/>
          </w:tcPr>
          <w:p w14:paraId="237915B4" w14:textId="77777777"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14:paraId="774269D0" w14:textId="77777777"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14:paraId="49E23F15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079ADF79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B7BEC70" w14:textId="77777777"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14:paraId="5ABC89FB" w14:textId="77777777" w:rsidTr="000D0353">
        <w:tc>
          <w:tcPr>
            <w:tcW w:w="1621" w:type="dxa"/>
          </w:tcPr>
          <w:p w14:paraId="421CDFD5" w14:textId="77777777"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14:paraId="68C3D3E8" w14:textId="77777777"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14:paraId="3BA549D7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4F0E9FC9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F14C452" w14:textId="67023EE8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del w:id="14" w:author="Palacherla, Susmitha C" w:date="2022-07-22T13:49:00Z">
              <w:r w:rsidDel="00BA4C04">
                <w:delText>Coaching</w:delText>
              </w:r>
            </w:del>
            <w:proofErr w:type="spellStart"/>
            <w:r>
              <w:t>SiteRef</w:t>
            </w:r>
            <w:proofErr w:type="spellEnd"/>
            <w:r>
              <w:t xml:space="preserve"> (value field: SiteID label field: Site)</w:t>
            </w:r>
          </w:p>
        </w:tc>
      </w:tr>
      <w:tr w:rsidR="00BA4C04" w14:paraId="2B19667E" w14:textId="77777777" w:rsidTr="000D0353">
        <w:trPr>
          <w:ins w:id="15" w:author="Palacherla, Susmitha C" w:date="2022-07-22T13:52:00Z"/>
        </w:trPr>
        <w:tc>
          <w:tcPr>
            <w:tcW w:w="1621" w:type="dxa"/>
          </w:tcPr>
          <w:p w14:paraId="4E74C023" w14:textId="0097337D" w:rsidR="00BA4C04" w:rsidRDefault="00BA4C04" w:rsidP="00BA4C04">
            <w:pPr>
              <w:spacing w:after="0" w:line="240" w:lineRule="auto"/>
              <w:rPr>
                <w:ins w:id="16" w:author="Palacherla, Susmitha C" w:date="2022-07-22T13:52:00Z"/>
              </w:rPr>
            </w:pPr>
            <w:proofErr w:type="spellStart"/>
            <w:ins w:id="17" w:author="Palacherla, Susmitha C" w:date="2022-07-22T13:52:00Z">
              <w:r>
                <w:t>strHDatein</w:t>
              </w:r>
              <w:proofErr w:type="spellEnd"/>
            </w:ins>
          </w:p>
        </w:tc>
        <w:tc>
          <w:tcPr>
            <w:tcW w:w="1732" w:type="dxa"/>
          </w:tcPr>
          <w:p w14:paraId="6FFBF014" w14:textId="0C45B74E" w:rsidR="00BA4C04" w:rsidRDefault="00BA4C04" w:rsidP="00BA4C04">
            <w:pPr>
              <w:spacing w:after="0" w:line="240" w:lineRule="auto"/>
              <w:rPr>
                <w:ins w:id="18" w:author="Palacherla, Susmitha C" w:date="2022-07-22T13:52:00Z"/>
              </w:rPr>
            </w:pPr>
            <w:ins w:id="19" w:author="Palacherla, Susmitha C" w:date="2022-07-22T13:52:00Z">
              <w:r>
                <w:t>End Date</w:t>
              </w:r>
            </w:ins>
          </w:p>
        </w:tc>
        <w:tc>
          <w:tcPr>
            <w:tcW w:w="1345" w:type="dxa"/>
          </w:tcPr>
          <w:p w14:paraId="2F3628A7" w14:textId="6995DA64" w:rsidR="00BA4C04" w:rsidRDefault="00BA4C04" w:rsidP="00BA4C04">
            <w:pPr>
              <w:spacing w:after="0" w:line="240" w:lineRule="auto"/>
              <w:rPr>
                <w:ins w:id="20" w:author="Palacherla, Susmitha C" w:date="2022-07-22T13:52:00Z"/>
              </w:rPr>
            </w:pPr>
            <w:ins w:id="21" w:author="Palacherla, Susmitha C" w:date="2022-07-22T13:52:00Z">
              <w:r>
                <w:t>Date/Time</w:t>
              </w:r>
            </w:ins>
          </w:p>
        </w:tc>
        <w:tc>
          <w:tcPr>
            <w:tcW w:w="1170" w:type="dxa"/>
          </w:tcPr>
          <w:p w14:paraId="4BC24C09" w14:textId="75376E12" w:rsidR="00BA4C04" w:rsidRDefault="00BA4C04" w:rsidP="00BA4C04">
            <w:pPr>
              <w:spacing w:after="0" w:line="240" w:lineRule="auto"/>
              <w:rPr>
                <w:ins w:id="22" w:author="Palacherla, Susmitha C" w:date="2022-07-22T13:52:00Z"/>
              </w:rPr>
            </w:pPr>
            <w:ins w:id="23" w:author="Palacherla, Susmitha C" w:date="2022-07-22T13:52:00Z">
              <w:r>
                <w:t>No (allows NULL)</w:t>
              </w:r>
            </w:ins>
          </w:p>
        </w:tc>
        <w:tc>
          <w:tcPr>
            <w:tcW w:w="3708" w:type="dxa"/>
          </w:tcPr>
          <w:p w14:paraId="77EBC60A" w14:textId="6DDC1077" w:rsidR="00BA4C04" w:rsidRDefault="00BA4C04" w:rsidP="00BA4C04">
            <w:pPr>
              <w:spacing w:after="0" w:line="240" w:lineRule="auto"/>
              <w:rPr>
                <w:ins w:id="24" w:author="Palacherla, Susmitha C" w:date="2022-07-22T13:52:00Z"/>
              </w:rPr>
            </w:pPr>
            <w:ins w:id="25" w:author="Palacherla, Susmitha C" w:date="2022-07-22T13:52:00Z">
              <w:r>
                <w:t xml:space="preserve">Optional </w:t>
              </w:r>
              <w:proofErr w:type="spellStart"/>
              <w:r>
                <w:t>HireDate</w:t>
              </w:r>
              <w:proofErr w:type="spellEnd"/>
              <w:r>
                <w:t xml:space="preserve"> parameter</w:t>
              </w:r>
            </w:ins>
            <w:ins w:id="26" w:author="Palacherla, Susmitha C" w:date="2022-07-22T13:53:00Z">
              <w:r>
                <w:t xml:space="preserve"> </w:t>
              </w:r>
              <w:r>
                <w:t xml:space="preserve">(value field: </w:t>
              </w:r>
              <w:proofErr w:type="spellStart"/>
              <w:r>
                <w:t>strHDatein</w:t>
              </w:r>
              <w:proofErr w:type="spellEnd"/>
              <w:r>
                <w:t xml:space="preserve"> label field: </w:t>
              </w:r>
              <w:r>
                <w:t>Hire Date</w:t>
              </w:r>
              <w:r>
                <w:t>)</w:t>
              </w:r>
            </w:ins>
          </w:p>
        </w:tc>
      </w:tr>
      <w:tr w:rsidR="00286D7F" w14:paraId="40EE11AC" w14:textId="77777777" w:rsidTr="000D0353">
        <w:tc>
          <w:tcPr>
            <w:tcW w:w="1621" w:type="dxa"/>
          </w:tcPr>
          <w:p w14:paraId="0E063655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14:paraId="1F5F0DAF" w14:textId="77777777"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14:paraId="1C9CABE6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417B484F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3191C98E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14:paraId="277A6E1B" w14:textId="77777777" w:rsidTr="000D0353">
        <w:tc>
          <w:tcPr>
            <w:tcW w:w="1621" w:type="dxa"/>
          </w:tcPr>
          <w:p w14:paraId="0828B919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intCoachReasonin</w:t>
            </w:r>
            <w:proofErr w:type="spellEnd"/>
          </w:p>
        </w:tc>
        <w:tc>
          <w:tcPr>
            <w:tcW w:w="1732" w:type="dxa"/>
          </w:tcPr>
          <w:p w14:paraId="1D519DBF" w14:textId="77777777"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14:paraId="5F1D5B90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044E7F7A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27D2ED4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14:paraId="0BCF35B0" w14:textId="77777777" w:rsidTr="000D0353">
        <w:tc>
          <w:tcPr>
            <w:tcW w:w="1621" w:type="dxa"/>
          </w:tcPr>
          <w:p w14:paraId="1EDEDBA6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intsubCoachReasonin</w:t>
            </w:r>
            <w:proofErr w:type="spellEnd"/>
          </w:p>
        </w:tc>
        <w:tc>
          <w:tcPr>
            <w:tcW w:w="1732" w:type="dxa"/>
          </w:tcPr>
          <w:p w14:paraId="669D40F9" w14:textId="77777777" w:rsidR="00286D7F" w:rsidRDefault="00C41DB9" w:rsidP="00286D7F">
            <w:pPr>
              <w:spacing w:after="0" w:line="240" w:lineRule="auto"/>
            </w:pPr>
            <w:r>
              <w:t xml:space="preserve">Coaching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14:paraId="39D29036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DF335D7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6656B38" w14:textId="77777777" w:rsidR="00286D7F" w:rsidRDefault="00286D7F" w:rsidP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14:paraId="274B5B75" w14:textId="77777777" w:rsidR="006F6E8A" w:rsidRDefault="006F6E8A" w:rsidP="006F6E8A"/>
    <w:p w14:paraId="11006C07" w14:textId="77777777" w:rsidR="000653EE" w:rsidRDefault="000653EE" w:rsidP="006F6E8A"/>
    <w:p w14:paraId="583CF7D2" w14:textId="77777777" w:rsidR="000653EE" w:rsidRDefault="000653EE" w:rsidP="006F6E8A"/>
    <w:p w14:paraId="35FC24BB" w14:textId="77777777" w:rsidR="000653EE" w:rsidRDefault="000653EE" w:rsidP="006F6E8A"/>
    <w:p w14:paraId="2519F3ED" w14:textId="77777777" w:rsidR="000653EE" w:rsidRDefault="000653EE" w:rsidP="006F6E8A"/>
    <w:p w14:paraId="6FAF8457" w14:textId="77777777"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7" w:name="_Toc523134592"/>
      <w:r>
        <w:rPr>
          <w:rFonts w:ascii="Arial" w:hAnsi="Arial" w:cs="Arial"/>
          <w:sz w:val="24"/>
          <w:szCs w:val="24"/>
        </w:rPr>
        <w:lastRenderedPageBreak/>
        <w:t>Report Datasets</w:t>
      </w:r>
      <w:bookmarkEnd w:id="27"/>
    </w:p>
    <w:p w14:paraId="3B74F51E" w14:textId="77777777"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CoachingSummary</w:t>
      </w:r>
      <w:proofErr w:type="spellEnd"/>
    </w:p>
    <w:p w14:paraId="10EC4EF3" w14:textId="77777777"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14:paraId="549D8BF4" w14:textId="77777777" w:rsidR="007B16D7" w:rsidRDefault="007B16D7" w:rsidP="006F6E8A">
      <w:r>
        <w:t>Query:</w:t>
      </w:r>
    </w:p>
    <w:p w14:paraId="3B0EFB03" w14:textId="77777777" w:rsidR="007B16D7" w:rsidRDefault="007B16D7" w:rsidP="006F6E8A">
      <w:r>
        <w:rPr>
          <w:noProof/>
        </w:rPr>
        <w:drawing>
          <wp:inline distT="0" distB="0" distL="0" distR="0" wp14:anchorId="2F3B2F5D" wp14:editId="0C94D3F0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8718" w14:textId="77777777" w:rsidR="007B16D7" w:rsidRDefault="007B16D7" w:rsidP="006F6E8A"/>
    <w:p w14:paraId="1D0B77DE" w14:textId="77777777" w:rsidR="007B16D7" w:rsidRDefault="007B16D7" w:rsidP="006F6E8A"/>
    <w:p w14:paraId="5C023273" w14:textId="77777777" w:rsidR="007B16D7" w:rsidRDefault="007B16D7" w:rsidP="006F6E8A">
      <w:r>
        <w:t>Fields:</w:t>
      </w:r>
    </w:p>
    <w:p w14:paraId="5B564576" w14:textId="77777777" w:rsidR="007B16D7" w:rsidRDefault="007B16D7" w:rsidP="006F6E8A"/>
    <w:p w14:paraId="17B397FC" w14:textId="77777777" w:rsidR="007B16D7" w:rsidRDefault="007B16D7" w:rsidP="006F6E8A"/>
    <w:p w14:paraId="5FDA6966" w14:textId="77777777" w:rsidR="007B16D7" w:rsidRDefault="007B16D7" w:rsidP="006F6E8A"/>
    <w:p w14:paraId="590A5980" w14:textId="319324FB" w:rsidR="007B16D7" w:rsidRDefault="007B16D7" w:rsidP="006F6E8A">
      <w:del w:id="28" w:author="Palacherla, Susmitha C" w:date="2022-07-22T13:55:00Z">
        <w:r w:rsidDel="00BA4C04">
          <w:rPr>
            <w:noProof/>
          </w:rPr>
          <w:drawing>
            <wp:inline distT="0" distB="0" distL="0" distR="0" wp14:anchorId="449346CC" wp14:editId="72177588">
              <wp:extent cx="5943600" cy="6658610"/>
              <wp:effectExtent l="0" t="0" r="0" b="889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6586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9" w:author="Palacherla, Susmitha C" w:date="2022-07-22T13:57:00Z">
        <w:r w:rsidR="00BA4C04">
          <w:rPr>
            <w:noProof/>
          </w:rPr>
          <w:drawing>
            <wp:inline distT="0" distB="0" distL="0" distR="0" wp14:anchorId="74FE7FC8" wp14:editId="1F950740">
              <wp:extent cx="3849624" cy="5486400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9624" cy="5486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186F78" w14:textId="77777777" w:rsidR="007B16D7" w:rsidRDefault="007B16D7" w:rsidP="006F6E8A">
      <w:r>
        <w:rPr>
          <w:noProof/>
        </w:rPr>
        <w:lastRenderedPageBreak/>
        <w:drawing>
          <wp:inline distT="0" distB="0" distL="0" distR="0" wp14:anchorId="3ABE3334" wp14:editId="7C5E13E5">
            <wp:extent cx="4242816" cy="45720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44FB" w14:textId="77777777" w:rsidR="007B16D7" w:rsidRDefault="007B16D7" w:rsidP="006F6E8A"/>
    <w:p w14:paraId="20582ABA" w14:textId="77777777" w:rsidR="007B16D7" w:rsidRDefault="007B16D7" w:rsidP="006F6E8A"/>
    <w:p w14:paraId="716BD75E" w14:textId="77777777" w:rsidR="007B16D7" w:rsidRDefault="007B16D7" w:rsidP="006F6E8A">
      <w:r>
        <w:rPr>
          <w:noProof/>
        </w:rPr>
        <w:lastRenderedPageBreak/>
        <w:drawing>
          <wp:inline distT="0" distB="0" distL="0" distR="0" wp14:anchorId="1B9B63FC" wp14:editId="402E4009">
            <wp:extent cx="4608576" cy="45720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2F8" w14:textId="6AAB3B5B" w:rsidR="00BA4C04" w:rsidDel="00BA4C04" w:rsidRDefault="00BA4C04" w:rsidP="006F6E8A">
      <w:pPr>
        <w:rPr>
          <w:del w:id="30" w:author="Palacherla, Susmitha C" w:date="2022-07-22T13:56:00Z"/>
        </w:rPr>
      </w:pPr>
    </w:p>
    <w:p w14:paraId="0A4381FC" w14:textId="77777777" w:rsidR="006F6E8A" w:rsidRDefault="006F6E8A" w:rsidP="006F6E8A">
      <w:r>
        <w:t>Parameters:</w:t>
      </w:r>
    </w:p>
    <w:p w14:paraId="5ADE5AFD" w14:textId="3A835ABD"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del w:id="31" w:author="Palacherla, Susmitha C" w:date="2022-07-22T13:56:00Z">
        <w:r w:rsidDel="00BA4C04">
          <w:rPr>
            <w:noProof/>
          </w:rPr>
          <w:lastRenderedPageBreak/>
          <w:drawing>
            <wp:inline distT="0" distB="0" distL="0" distR="0" wp14:anchorId="3F214B74" wp14:editId="133F1C55">
              <wp:extent cx="5943600" cy="4476115"/>
              <wp:effectExtent l="0" t="0" r="0" b="63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76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2" w:author="Palacherla, Susmitha C" w:date="2022-07-22T13:56:00Z">
        <w:r w:rsidR="00BA4C04">
          <w:rPr>
            <w:noProof/>
          </w:rPr>
          <w:drawing>
            <wp:inline distT="0" distB="0" distL="0" distR="0" wp14:anchorId="5C3CD6C8" wp14:editId="35B372D6">
              <wp:extent cx="5943600" cy="4739005"/>
              <wp:effectExtent l="0" t="0" r="0" b="444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39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558FD4" w14:textId="77777777"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07B6B6B" w14:textId="77777777" w:rsidR="00233EA6" w:rsidRDefault="007B16D7" w:rsidP="00233EA6">
      <w:r>
        <w:t>Query:</w:t>
      </w:r>
    </w:p>
    <w:p w14:paraId="09D4B294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3FD38EEA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321E74DC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5575EB3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14:paraId="27CCBDC0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74982765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0C2C33D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14:paraId="16CCC8F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4945B498" w14:textId="77777777"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122E0C67" w14:textId="77777777" w:rsidR="007B16D7" w:rsidRDefault="007B16D7" w:rsidP="00233EA6">
      <w:r>
        <w:t>Fields:</w:t>
      </w:r>
    </w:p>
    <w:p w14:paraId="0B9E9573" w14:textId="77777777" w:rsidR="007B16D7" w:rsidRDefault="007B16D7" w:rsidP="00233EA6">
      <w:r>
        <w:rPr>
          <w:noProof/>
        </w:rPr>
        <w:lastRenderedPageBreak/>
        <w:drawing>
          <wp:inline distT="0" distB="0" distL="0" distR="0" wp14:anchorId="091467A8" wp14:editId="6ED953E5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21EF" w14:textId="77777777" w:rsidR="007B16D7" w:rsidRDefault="007B16D7" w:rsidP="00233EA6"/>
    <w:p w14:paraId="479AC0C4" w14:textId="77777777" w:rsidR="00233EA6" w:rsidRDefault="00233EA6" w:rsidP="00233EA6">
      <w:r>
        <w:t>Parameters:</w:t>
      </w:r>
    </w:p>
    <w:p w14:paraId="16E1EB1C" w14:textId="77777777" w:rsidR="007B16D7" w:rsidRDefault="007B16D7" w:rsidP="00233EA6"/>
    <w:p w14:paraId="740544B8" w14:textId="77777777" w:rsidR="007B16D7" w:rsidRDefault="007B16D7" w:rsidP="00233EA6">
      <w:r>
        <w:rPr>
          <w:noProof/>
        </w:rPr>
        <w:drawing>
          <wp:inline distT="0" distB="0" distL="0" distR="0" wp14:anchorId="22747D6B" wp14:editId="69FC23D9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45DA" w14:textId="77777777" w:rsidR="00F06D56" w:rsidRDefault="00F06D56" w:rsidP="00233EA6"/>
    <w:p w14:paraId="35C66B2D" w14:textId="77777777" w:rsidR="00F06D56" w:rsidRDefault="00F06D56" w:rsidP="00233EA6"/>
    <w:p w14:paraId="180A72EB" w14:textId="77777777" w:rsidR="00F06D56" w:rsidRDefault="00F06D56" w:rsidP="00233EA6"/>
    <w:p w14:paraId="63E7657B" w14:textId="77777777" w:rsidR="00F06D56" w:rsidRDefault="00F06D56" w:rsidP="00233EA6"/>
    <w:p w14:paraId="3F2CFDCB" w14:textId="77777777"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14:paraId="3C1133FB" w14:textId="77777777"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CoachingEmployeeRef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CoachingEmployeeList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B03F8D9" w14:textId="77777777" w:rsidR="00F06D56" w:rsidRDefault="00F06D56" w:rsidP="00F06D56">
      <w:r>
        <w:t>Query:</w:t>
      </w:r>
    </w:p>
    <w:p w14:paraId="626EA6C6" w14:textId="77777777"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08F81B98" wp14:editId="31474EF1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14:paraId="4A00E334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F192399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2777907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C6AD037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8C2C38C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2D4851D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E03664E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3787DBB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07C15AC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3583DCD" w14:textId="77777777" w:rsidR="00F06D56" w:rsidRDefault="00F06D56" w:rsidP="00F06D56">
      <w:r>
        <w:lastRenderedPageBreak/>
        <w:t>Fields:</w:t>
      </w:r>
    </w:p>
    <w:p w14:paraId="1B47C4E8" w14:textId="77777777" w:rsidR="00F06D56" w:rsidRDefault="00F06D56" w:rsidP="00F06D56">
      <w:r>
        <w:rPr>
          <w:noProof/>
        </w:rPr>
        <w:drawing>
          <wp:inline distT="0" distB="0" distL="0" distR="0" wp14:anchorId="17AC3A49" wp14:editId="4544C7FA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AD42" w14:textId="77777777" w:rsidR="00F06D56" w:rsidRDefault="00F06D56" w:rsidP="00F06D56"/>
    <w:p w14:paraId="2A588090" w14:textId="77777777" w:rsidR="00F06D56" w:rsidRDefault="00F06D56" w:rsidP="00F06D56">
      <w:r>
        <w:t>Parameters:</w:t>
      </w:r>
    </w:p>
    <w:p w14:paraId="2048E802" w14:textId="77777777" w:rsidR="00F06D56" w:rsidRDefault="00F06D56" w:rsidP="00F06D56"/>
    <w:p w14:paraId="27F96A72" w14:textId="78DC1333" w:rsidR="00F06D56" w:rsidRDefault="00F06D56" w:rsidP="00F06D56">
      <w:del w:id="33" w:author="Palacherla, Susmitha C" w:date="2022-07-22T14:01:00Z">
        <w:r w:rsidDel="00CE1360">
          <w:rPr>
            <w:noProof/>
          </w:rPr>
          <w:lastRenderedPageBreak/>
          <w:drawing>
            <wp:inline distT="0" distB="0" distL="0" distR="0" wp14:anchorId="7AB8AA44" wp14:editId="1CE6DE07">
              <wp:extent cx="5943600" cy="397129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71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4" w:author="Palacherla, Susmitha C" w:date="2022-07-22T14:01:00Z">
        <w:r w:rsidR="00CE1360">
          <w:rPr>
            <w:noProof/>
          </w:rPr>
          <w:drawing>
            <wp:inline distT="0" distB="0" distL="0" distR="0" wp14:anchorId="2DD9728E" wp14:editId="40EAAC84">
              <wp:extent cx="5943600" cy="6085840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085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756976" w14:textId="77777777" w:rsidR="00F06D56" w:rsidRDefault="00F06D56" w:rsidP="00F06D56"/>
    <w:p w14:paraId="015BA9BD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ModuleRef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ModuleList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48B7148" w14:textId="77777777" w:rsidR="007935E3" w:rsidRDefault="007935E3" w:rsidP="007935E3">
      <w:r>
        <w:t>Query:</w:t>
      </w:r>
    </w:p>
    <w:p w14:paraId="6485A4C8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B6C3251" wp14:editId="30D34550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14:paraId="760F78E3" w14:textId="77777777" w:rsidR="007935E3" w:rsidRDefault="007935E3" w:rsidP="007935E3">
      <w:r>
        <w:rPr>
          <w:noProof/>
        </w:rPr>
        <w:drawing>
          <wp:inline distT="0" distB="0" distL="0" distR="0" wp14:anchorId="3416D984" wp14:editId="6BA3736B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9819" w14:textId="77777777" w:rsidR="007935E3" w:rsidRDefault="007935E3" w:rsidP="007935E3"/>
    <w:p w14:paraId="1AE0C5D6" w14:textId="77777777" w:rsidR="007935E3" w:rsidRDefault="007935E3" w:rsidP="007935E3">
      <w:r>
        <w:t>Parameters:</w:t>
      </w:r>
    </w:p>
    <w:p w14:paraId="3C12528C" w14:textId="77777777" w:rsidR="007935E3" w:rsidRDefault="007935E3" w:rsidP="007935E3"/>
    <w:p w14:paraId="25F59A5B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788FC13C" wp14:editId="3DF51442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5233" w14:textId="77777777" w:rsidR="00F06D56" w:rsidRDefault="00F06D56" w:rsidP="00233EA6"/>
    <w:p w14:paraId="647150C2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CoachingStatusRef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CoachingStatusList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6A340155" w14:textId="77777777" w:rsidR="007935E3" w:rsidRDefault="007935E3" w:rsidP="007935E3">
      <w:r>
        <w:t>Query:</w:t>
      </w:r>
    </w:p>
    <w:p w14:paraId="6824186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4BCA2C2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260C6EC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4602418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5F998AB9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206BC682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14:paraId="61AB20E6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14:paraId="7D19EFD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6712241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14:paraId="3DFEF68C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945262F" w14:textId="77777777"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6CD6C44B" w14:textId="77777777" w:rsidR="007935E3" w:rsidRDefault="007935E3" w:rsidP="007935E3">
      <w:r>
        <w:t>Fields:</w:t>
      </w:r>
    </w:p>
    <w:p w14:paraId="06356EC1" w14:textId="77777777" w:rsidR="007935E3" w:rsidRDefault="007935E3" w:rsidP="007935E3">
      <w:r>
        <w:rPr>
          <w:noProof/>
        </w:rPr>
        <w:drawing>
          <wp:inline distT="0" distB="0" distL="0" distR="0" wp14:anchorId="7E16EC62" wp14:editId="50776596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9F2E" w14:textId="77777777" w:rsidR="007935E3" w:rsidRDefault="007935E3" w:rsidP="007935E3"/>
    <w:p w14:paraId="0C7582FA" w14:textId="77777777" w:rsidR="007935E3" w:rsidRDefault="007935E3" w:rsidP="007935E3">
      <w:r>
        <w:t>Parameters:</w:t>
      </w:r>
    </w:p>
    <w:p w14:paraId="132E6D71" w14:textId="77777777" w:rsidR="007935E3" w:rsidRDefault="007935E3" w:rsidP="007935E3"/>
    <w:p w14:paraId="77293980" w14:textId="77777777" w:rsidR="007935E3" w:rsidRDefault="007935E3" w:rsidP="007935E3">
      <w:r>
        <w:rPr>
          <w:noProof/>
        </w:rPr>
        <w:drawing>
          <wp:inline distT="0" distB="0" distL="0" distR="0" wp14:anchorId="0F80FA3F" wp14:editId="620CF2B0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DF36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CoachingSubReasonRef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CoachingSubReasonList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4172C9E6" w14:textId="77777777" w:rsidR="007935E3" w:rsidRDefault="007935E3" w:rsidP="007935E3">
      <w:r>
        <w:t>Query:</w:t>
      </w:r>
    </w:p>
    <w:p w14:paraId="6BB847A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17A0EBD8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138476CB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5BCDFB7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14:paraId="0836285B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20B6F02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14:paraId="2527810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78E9FB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35933BED" w14:textId="77777777"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6C6ECF55" w14:textId="77777777" w:rsidR="007935E3" w:rsidRDefault="007935E3" w:rsidP="007935E3">
      <w:r>
        <w:t>Fields:</w:t>
      </w:r>
    </w:p>
    <w:p w14:paraId="7214E0B8" w14:textId="77777777" w:rsidR="007935E3" w:rsidRDefault="007935E3" w:rsidP="007935E3">
      <w:r>
        <w:rPr>
          <w:noProof/>
        </w:rPr>
        <w:drawing>
          <wp:inline distT="0" distB="0" distL="0" distR="0" wp14:anchorId="25C745CC" wp14:editId="68CD6040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E1F7" w14:textId="77777777" w:rsidR="007935E3" w:rsidRDefault="007935E3" w:rsidP="007935E3"/>
    <w:p w14:paraId="17D28298" w14:textId="77777777" w:rsidR="007935E3" w:rsidRDefault="007935E3" w:rsidP="007935E3">
      <w:r>
        <w:t>Parameters:</w:t>
      </w:r>
    </w:p>
    <w:p w14:paraId="01E8CE19" w14:textId="77777777" w:rsidR="007935E3" w:rsidRDefault="007935E3" w:rsidP="007935E3"/>
    <w:p w14:paraId="5B37567E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29F2597C" wp14:editId="515FA28B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F91" w14:textId="77777777" w:rsidR="007935E3" w:rsidRDefault="007935E3" w:rsidP="00233EA6"/>
    <w:p w14:paraId="51A81ED1" w14:textId="05E922BE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del w:id="35" w:author="Palacherla, Susmitha C" w:date="2022-07-22T14:02:00Z">
        <w:r w:rsidDel="00CE1360">
          <w:rPr>
            <w:rFonts w:ascii="Arial" w:hAnsi="Arial" w:cs="Arial"/>
            <w:b/>
            <w:sz w:val="20"/>
            <w:szCs w:val="20"/>
          </w:rPr>
          <w:delText>Coaching</w:delText>
        </w:r>
      </w:del>
      <w:proofErr w:type="spellStart"/>
      <w:r>
        <w:rPr>
          <w:rFonts w:ascii="Arial" w:hAnsi="Arial" w:cs="Arial"/>
          <w:b/>
          <w:sz w:val="20"/>
          <w:szCs w:val="20"/>
        </w:rPr>
        <w:t>SiteRef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del w:id="36" w:author="Palacherla, Susmitha C" w:date="2022-07-22T14:03:00Z">
        <w:r w:rsidDel="00CE1360">
          <w:rPr>
            <w:rFonts w:ascii="Arial" w:hAnsi="Arial" w:cs="Arial"/>
            <w:b/>
            <w:sz w:val="20"/>
            <w:szCs w:val="20"/>
          </w:rPr>
          <w:delText>Coaching</w:delText>
        </w:r>
      </w:del>
      <w:proofErr w:type="spellStart"/>
      <w:r>
        <w:rPr>
          <w:rFonts w:ascii="Arial" w:hAnsi="Arial" w:cs="Arial"/>
          <w:b/>
          <w:sz w:val="20"/>
          <w:szCs w:val="20"/>
        </w:rPr>
        <w:t>SiteList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9B31C8E" w14:textId="77777777" w:rsidR="007935E3" w:rsidRDefault="007935E3" w:rsidP="007935E3">
      <w:r>
        <w:t>Query:</w:t>
      </w:r>
    </w:p>
    <w:p w14:paraId="275B4B41" w14:textId="7D9E0EB3" w:rsidR="007935E3" w:rsidDel="00CE1360" w:rsidRDefault="00CE1360" w:rsidP="007935E3">
      <w:pPr>
        <w:autoSpaceDE w:val="0"/>
        <w:autoSpaceDN w:val="0"/>
        <w:adjustRightInd w:val="0"/>
        <w:spacing w:after="0" w:line="240" w:lineRule="auto"/>
        <w:rPr>
          <w:del w:id="37" w:author="Palacherla, Susmitha C" w:date="2022-07-22T14:03:00Z"/>
          <w:rFonts w:ascii="Courier New" w:hAnsi="Courier New" w:cs="Courier New"/>
          <w:noProof/>
          <w:color w:val="0000FF"/>
          <w:sz w:val="20"/>
          <w:szCs w:val="20"/>
        </w:rPr>
      </w:pPr>
      <w:ins w:id="38" w:author="Palacherla, Susmitha C" w:date="2022-07-22T14:03:00Z">
        <w:r>
          <w:rPr>
            <w:noProof/>
          </w:rPr>
          <w:drawing>
            <wp:inline distT="0" distB="0" distL="0" distR="0" wp14:anchorId="33A6E20A" wp14:editId="6FE125DF">
              <wp:extent cx="3767328" cy="3657600"/>
              <wp:effectExtent l="0" t="0" r="508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67328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39" w:author="Palacherla, Susmitha C" w:date="2022-07-22T14:03:00Z">
        <w:r w:rsidR="007935E3"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R="007935E3" w:rsidDel="00CE1360">
          <w:rPr>
            <w:rFonts w:ascii="Courier New" w:hAnsi="Courier New" w:cs="Courier New"/>
            <w:noProof/>
            <w:sz w:val="20"/>
            <w:szCs w:val="20"/>
          </w:rPr>
          <w:delText xml:space="preserve"> SiteID</w:delText>
        </w:r>
        <w:r w:rsidR="007935E3"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R="007935E3"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R="007935E3"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7462C404" w14:textId="07F5B3DB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40" w:author="Palacherla, Susmitha C" w:date="2022-07-22T14:03:00Z"/>
          <w:rFonts w:ascii="Courier New" w:hAnsi="Courier New" w:cs="Courier New"/>
          <w:noProof/>
          <w:color w:val="808080"/>
          <w:sz w:val="20"/>
          <w:szCs w:val="20"/>
        </w:rPr>
      </w:pPr>
      <w:del w:id="41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FROM 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</w:del>
    </w:p>
    <w:p w14:paraId="0C06D1A1" w14:textId="71963E5D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42" w:author="Palacherla, Susmitha C" w:date="2022-07-22T14:03:00Z"/>
          <w:rFonts w:ascii="Courier New" w:hAnsi="Courier New" w:cs="Courier New"/>
          <w:noProof/>
          <w:color w:val="0000FF"/>
          <w:sz w:val="20"/>
          <w:szCs w:val="20"/>
        </w:rPr>
      </w:pPr>
      <w:del w:id="43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1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SiteID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FF0000"/>
            <w:sz w:val="20"/>
            <w:szCs w:val="20"/>
          </w:rPr>
          <w:delText>'All'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7CA4D0D8" w14:textId="4C35CA7E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44" w:author="Palacherla, Susmitha C" w:date="2022-07-22T14:03:00Z"/>
          <w:rFonts w:ascii="Courier New" w:hAnsi="Courier New" w:cs="Courier New"/>
          <w:noProof/>
          <w:color w:val="0000FF"/>
          <w:sz w:val="20"/>
          <w:szCs w:val="20"/>
        </w:rPr>
      </w:pPr>
      <w:del w:id="45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UNION</w:delText>
        </w:r>
      </w:del>
    </w:p>
    <w:p w14:paraId="59ECF9FC" w14:textId="55A657EF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46" w:author="Palacherla, Susmitha C" w:date="2022-07-22T14:03:00Z"/>
          <w:rFonts w:ascii="Courier New" w:hAnsi="Courier New" w:cs="Courier New"/>
          <w:noProof/>
          <w:color w:val="0000FF"/>
          <w:sz w:val="20"/>
          <w:szCs w:val="20"/>
        </w:rPr>
      </w:pPr>
      <w:del w:id="47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DISTINCT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cl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>SiteID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cs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City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733F1AC6" w14:textId="76BC99B7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48" w:author="Palacherla, Susmitha C" w:date="2022-07-22T14:03:00Z"/>
          <w:rFonts w:ascii="Courier New" w:hAnsi="Courier New" w:cs="Courier New"/>
          <w:noProof/>
          <w:sz w:val="20"/>
          <w:szCs w:val="20"/>
        </w:rPr>
      </w:pPr>
      <w:del w:id="49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FROM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    EC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Coaching_Log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cl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INNER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JOIN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EC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>DIM_Site cs</w:delText>
        </w:r>
      </w:del>
    </w:p>
    <w:p w14:paraId="56F32327" w14:textId="4EDCA8A7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50" w:author="Palacherla, Susmitha C" w:date="2022-07-22T14:03:00Z"/>
          <w:rFonts w:ascii="Courier New" w:hAnsi="Courier New" w:cs="Courier New"/>
          <w:noProof/>
          <w:sz w:val="20"/>
          <w:szCs w:val="20"/>
        </w:rPr>
      </w:pPr>
      <w:del w:id="51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ON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cl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SiteID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cs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>SiteID</w:delText>
        </w:r>
      </w:del>
    </w:p>
    <w:p w14:paraId="48986782" w14:textId="14113C7F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52" w:author="Palacherla, Susmitha C" w:date="2022-07-22T14:03:00Z"/>
          <w:rFonts w:ascii="Courier New" w:hAnsi="Courier New" w:cs="Courier New"/>
          <w:noProof/>
          <w:color w:val="808080"/>
          <w:sz w:val="20"/>
          <w:szCs w:val="20"/>
        </w:rPr>
      </w:pPr>
      <w:del w:id="53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WHERE 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>cl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ModuleID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>@intModulein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@intModulein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</w:del>
    </w:p>
    <w:p w14:paraId="19C7C5FD" w14:textId="2B4936CE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54" w:author="Palacherla, Susmitha C" w:date="2022-07-22T14:03:00Z"/>
          <w:rFonts w:ascii="Courier New" w:hAnsi="Courier New" w:cs="Courier New"/>
          <w:noProof/>
          <w:color w:val="FF0000"/>
          <w:sz w:val="20"/>
          <w:szCs w:val="20"/>
        </w:rPr>
      </w:pPr>
      <w:del w:id="55" w:author="Palacherla, Susmitha C" w:date="2022-07-22T14:03:00Z"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and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cs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City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&lt;&gt;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FF0000"/>
            <w:sz w:val="20"/>
            <w:szCs w:val="20"/>
          </w:rPr>
          <w:delText>'Unknown'</w:delText>
        </w:r>
      </w:del>
    </w:p>
    <w:p w14:paraId="200333A2" w14:textId="0516706E" w:rsidR="007935E3" w:rsidDel="00CE1360" w:rsidRDefault="007935E3" w:rsidP="007935E3">
      <w:pPr>
        <w:autoSpaceDE w:val="0"/>
        <w:autoSpaceDN w:val="0"/>
        <w:adjustRightInd w:val="0"/>
        <w:spacing w:after="0" w:line="240" w:lineRule="auto"/>
        <w:rPr>
          <w:del w:id="56" w:author="Palacherla, Susmitha C" w:date="2022-07-22T14:03:00Z"/>
          <w:rFonts w:ascii="Courier New" w:hAnsi="Courier New" w:cs="Courier New"/>
          <w:noProof/>
          <w:sz w:val="20"/>
          <w:szCs w:val="20"/>
        </w:rPr>
      </w:pPr>
      <w:del w:id="57" w:author="Palacherla, Susmitha C" w:date="2022-07-22T14:03:00Z"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</w:del>
    </w:p>
    <w:p w14:paraId="1AF9D4C9" w14:textId="039B8FBD" w:rsidR="00CE1360" w:rsidRDefault="007935E3" w:rsidP="007935E3">
      <w:pPr>
        <w:rPr>
          <w:ins w:id="58" w:author="Palacherla, Susmitha C" w:date="2022-07-22T14:03:00Z"/>
          <w:rFonts w:ascii="Courier New" w:hAnsi="Courier New" w:cs="Courier New"/>
          <w:noProof/>
          <w:color w:val="0000FF"/>
          <w:sz w:val="20"/>
          <w:szCs w:val="20"/>
        </w:rPr>
      </w:pPr>
      <w:del w:id="59" w:author="Palacherla, Susmitha C" w:date="2022-07-22T14:03:00Z"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ORDER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BY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CASE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WHEN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SiteID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THEN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0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ELSE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END</w:delText>
        </w:r>
        <w:r w:rsidDel="00CE1360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E1360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E1360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219F4B23" w14:textId="77777777" w:rsidR="00CE1360" w:rsidRDefault="00CE1360" w:rsidP="007935E3">
      <w:pPr>
        <w:rPr>
          <w:ins w:id="60" w:author="Palacherla, Susmitha C" w:date="2022-07-22T14:03:00Z"/>
          <w:rFonts w:ascii="Courier New" w:hAnsi="Courier New" w:cs="Courier New"/>
          <w:noProof/>
          <w:color w:val="0000FF"/>
          <w:sz w:val="20"/>
          <w:szCs w:val="20"/>
        </w:rPr>
      </w:pPr>
    </w:p>
    <w:p w14:paraId="129C57F4" w14:textId="77777777" w:rsidR="00CE1360" w:rsidRDefault="00CE1360" w:rsidP="007935E3">
      <w:pPr>
        <w:rPr>
          <w:ins w:id="61" w:author="Palacherla, Susmitha C" w:date="2022-07-22T14:03:00Z"/>
          <w:rFonts w:ascii="Courier New" w:hAnsi="Courier New" w:cs="Courier New"/>
          <w:noProof/>
          <w:color w:val="0000FF"/>
          <w:sz w:val="20"/>
          <w:szCs w:val="20"/>
        </w:rPr>
      </w:pPr>
    </w:p>
    <w:p w14:paraId="35E09496" w14:textId="771242DF" w:rsidR="007935E3" w:rsidRDefault="007935E3" w:rsidP="007935E3">
      <w:r>
        <w:t>Fields:</w:t>
      </w:r>
    </w:p>
    <w:p w14:paraId="03B103F4" w14:textId="77777777" w:rsidR="007935E3" w:rsidRDefault="007935E3" w:rsidP="007935E3">
      <w:r>
        <w:rPr>
          <w:noProof/>
        </w:rPr>
        <w:drawing>
          <wp:inline distT="0" distB="0" distL="0" distR="0" wp14:anchorId="5CEB86AF" wp14:editId="529ADFC2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69BA" w14:textId="77777777" w:rsidR="007935E3" w:rsidRDefault="007935E3" w:rsidP="007935E3"/>
    <w:p w14:paraId="2071E65B" w14:textId="77777777" w:rsidR="007935E3" w:rsidRDefault="007935E3" w:rsidP="007935E3">
      <w:r>
        <w:t>Parameters:</w:t>
      </w:r>
    </w:p>
    <w:p w14:paraId="4C9EE61B" w14:textId="77777777" w:rsidR="007935E3" w:rsidRDefault="007935E3" w:rsidP="007935E3"/>
    <w:p w14:paraId="06EE8ABB" w14:textId="127146DC" w:rsidR="007935E3" w:rsidRDefault="007935E3" w:rsidP="007935E3">
      <w:del w:id="62" w:author="Palacherla, Susmitha C" w:date="2022-07-22T14:04:00Z">
        <w:r w:rsidDel="00CE1360">
          <w:rPr>
            <w:noProof/>
          </w:rPr>
          <w:lastRenderedPageBreak/>
          <w:drawing>
            <wp:inline distT="0" distB="0" distL="0" distR="0" wp14:anchorId="1A86FCCE" wp14:editId="0AD99112">
              <wp:extent cx="5943600" cy="3154045"/>
              <wp:effectExtent l="0" t="0" r="0" b="8255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4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3" w:author="Palacherla, Susmitha C" w:date="2022-07-22T14:04:00Z">
        <w:r w:rsidR="00CE1360">
          <w:rPr>
            <w:noProof/>
          </w:rPr>
          <w:drawing>
            <wp:inline distT="0" distB="0" distL="0" distR="0" wp14:anchorId="1EB81BA6" wp14:editId="26DCE7D8">
              <wp:extent cx="5943600" cy="5725160"/>
              <wp:effectExtent l="0" t="0" r="0" b="889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25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4CD126" w14:textId="77777777" w:rsidR="007935E3" w:rsidRDefault="007935E3" w:rsidP="00233EA6"/>
    <w:p w14:paraId="06004E8A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64" w:name="_Toc523134593"/>
      <w:r>
        <w:rPr>
          <w:rFonts w:ascii="Arial" w:hAnsi="Arial" w:cs="Arial"/>
          <w:sz w:val="24"/>
          <w:szCs w:val="24"/>
        </w:rPr>
        <w:t>Report Display</w:t>
      </w:r>
      <w:bookmarkEnd w:id="64"/>
    </w:p>
    <w:p w14:paraId="54D1AC4B" w14:textId="77777777"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0ACBA0E0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14:paraId="40E76CDE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14:paraId="09486308" w14:textId="77777777"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14:paraId="0A8E61D1" w14:textId="77777777" w:rsidTr="004F31D4">
        <w:tc>
          <w:tcPr>
            <w:tcW w:w="1548" w:type="dxa"/>
          </w:tcPr>
          <w:p w14:paraId="390BF057" w14:textId="77777777"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lastRenderedPageBreak/>
              <w:t>Number</w:t>
            </w:r>
          </w:p>
        </w:tc>
        <w:tc>
          <w:tcPr>
            <w:tcW w:w="3487" w:type="dxa"/>
          </w:tcPr>
          <w:p w14:paraId="1A10098E" w14:textId="77777777"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14:paraId="744B5F27" w14:textId="77777777" w:rsidR="00E250E0" w:rsidRPr="004F4A0E" w:rsidRDefault="00E250E0" w:rsidP="002B0F92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14:paraId="4604CA31" w14:textId="77777777" w:rsidTr="004F31D4">
        <w:tc>
          <w:tcPr>
            <w:tcW w:w="1548" w:type="dxa"/>
          </w:tcPr>
          <w:p w14:paraId="134B5224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14:paraId="4B9ADFEE" w14:textId="77777777" w:rsidR="00E250E0" w:rsidRPr="004F4A0E" w:rsidRDefault="000653EE" w:rsidP="002B0F92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 ID</w:t>
            </w:r>
          </w:p>
        </w:tc>
        <w:tc>
          <w:tcPr>
            <w:tcW w:w="4541" w:type="dxa"/>
          </w:tcPr>
          <w:p w14:paraId="0F8D97CA" w14:textId="77777777" w:rsidR="00E250E0" w:rsidRPr="004F4A0E" w:rsidRDefault="000653EE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>ID of the Employee Level(Module)</w:t>
            </w:r>
            <w:r w:rsidRPr="004F4A0E">
              <w:rPr>
                <w:rFonts w:eastAsia="Calibri"/>
              </w:rPr>
              <w:t xml:space="preserve"> </w:t>
            </w:r>
            <w:r w:rsidR="00E250E0" w:rsidRPr="004F4A0E">
              <w:rPr>
                <w:rFonts w:eastAsia="Calibri"/>
              </w:rPr>
              <w:t>the log was submitted in</w:t>
            </w:r>
          </w:p>
        </w:tc>
      </w:tr>
      <w:tr w:rsidR="00E250E0" w:rsidRPr="00CD4169" w14:paraId="6DF642B4" w14:textId="77777777" w:rsidTr="004F31D4">
        <w:tc>
          <w:tcPr>
            <w:tcW w:w="1548" w:type="dxa"/>
          </w:tcPr>
          <w:p w14:paraId="40CDA147" w14:textId="77777777" w:rsidR="00E250E0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14:paraId="2BB0F4B7" w14:textId="77777777" w:rsidR="00E250E0" w:rsidRPr="004F4A0E" w:rsidRDefault="000653EE" w:rsidP="002B0F9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</w:p>
        </w:tc>
        <w:tc>
          <w:tcPr>
            <w:tcW w:w="4541" w:type="dxa"/>
          </w:tcPr>
          <w:p w14:paraId="3EA8D4BE" w14:textId="77777777" w:rsidR="00E250E0" w:rsidRPr="004F4A0E" w:rsidRDefault="00E250E0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Name of the </w:t>
            </w:r>
            <w:r w:rsidR="000653EE">
              <w:rPr>
                <w:rFonts w:eastAsia="Calibri"/>
              </w:rPr>
              <w:t>Employee Level(Module)</w:t>
            </w:r>
          </w:p>
        </w:tc>
      </w:tr>
      <w:tr w:rsidR="00E250E0" w:rsidRPr="00CD4169" w14:paraId="7CC83FC0" w14:textId="77777777" w:rsidTr="004F31D4">
        <w:tc>
          <w:tcPr>
            <w:tcW w:w="1548" w:type="dxa"/>
          </w:tcPr>
          <w:p w14:paraId="1B69F0C0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14:paraId="4A45A4E1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14:paraId="6CD32F3E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14:paraId="3820E032" w14:textId="77777777" w:rsidTr="004F31D4">
        <w:tc>
          <w:tcPr>
            <w:tcW w:w="1548" w:type="dxa"/>
          </w:tcPr>
          <w:p w14:paraId="2942AE0D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14:paraId="7E1BE197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14:paraId="0EAA58E4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14:paraId="550BB315" w14:textId="77777777" w:rsidTr="004F31D4">
        <w:tc>
          <w:tcPr>
            <w:tcW w:w="1548" w:type="dxa"/>
          </w:tcPr>
          <w:p w14:paraId="6045AEEF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14:paraId="6C54FFAE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14:paraId="13E1B5E4" w14:textId="77777777" w:rsidR="00E250E0" w:rsidRPr="004F4A0E" w:rsidRDefault="00E250E0" w:rsidP="002B0F92">
            <w:pPr>
              <w:rPr>
                <w:rFonts w:eastAsia="Calibri"/>
              </w:rPr>
            </w:pPr>
            <w:proofErr w:type="gramStart"/>
            <w:r w:rsidRPr="004F4A0E">
              <w:rPr>
                <w:rFonts w:eastAsia="Calibri"/>
              </w:rPr>
              <w:t>Current status</w:t>
            </w:r>
            <w:proofErr w:type="gramEnd"/>
            <w:r w:rsidRPr="004F4A0E">
              <w:rPr>
                <w:rFonts w:eastAsia="Calibri"/>
              </w:rPr>
              <w:t xml:space="preserve"> of the coaching log</w:t>
            </w:r>
          </w:p>
        </w:tc>
      </w:tr>
      <w:tr w:rsidR="00E250E0" w:rsidRPr="00CD4169" w14:paraId="7287D8CA" w14:textId="77777777" w:rsidTr="004F31D4">
        <w:tc>
          <w:tcPr>
            <w:tcW w:w="1548" w:type="dxa"/>
          </w:tcPr>
          <w:p w14:paraId="3CE222DE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14:paraId="4A606A40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14:paraId="6FD8FDA7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14:paraId="1E417934" w14:textId="77777777" w:rsidTr="004F31D4">
        <w:tc>
          <w:tcPr>
            <w:tcW w:w="1548" w:type="dxa"/>
          </w:tcPr>
          <w:p w14:paraId="6094B79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14:paraId="4453FF96" w14:textId="1D6D0943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 xml:space="preserve">Employee </w:t>
            </w:r>
            <w:ins w:id="65" w:author="Palacherla, Susmitha C" w:date="2022-07-22T14:05:00Z">
              <w:r w:rsidR="00CE1360">
                <w:rPr>
                  <w:rFonts w:eastAsia="Calibri"/>
                  <w:color w:val="000000"/>
                </w:rPr>
                <w:t>N</w:t>
              </w:r>
            </w:ins>
            <w:del w:id="66" w:author="Palacherla, Susmitha C" w:date="2022-07-22T14:05:00Z">
              <w:r w:rsidRPr="004F4A0E" w:rsidDel="00CE1360">
                <w:rPr>
                  <w:rFonts w:eastAsia="Calibri"/>
                  <w:color w:val="000000"/>
                </w:rPr>
                <w:delText>n</w:delText>
              </w:r>
            </w:del>
            <w:r w:rsidRPr="004F4A0E">
              <w:rPr>
                <w:rFonts w:eastAsia="Calibri"/>
                <w:color w:val="000000"/>
              </w:rPr>
              <w:t>ame</w:t>
            </w:r>
          </w:p>
        </w:tc>
        <w:tc>
          <w:tcPr>
            <w:tcW w:w="4541" w:type="dxa"/>
          </w:tcPr>
          <w:p w14:paraId="6580EE43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CE1360" w:rsidRPr="00CD4169" w14:paraId="10BFA324" w14:textId="77777777" w:rsidTr="004F31D4">
        <w:trPr>
          <w:ins w:id="67" w:author="Palacherla, Susmitha C" w:date="2022-07-22T14:04:00Z"/>
        </w:trPr>
        <w:tc>
          <w:tcPr>
            <w:tcW w:w="1548" w:type="dxa"/>
          </w:tcPr>
          <w:p w14:paraId="4CD5F5DB" w14:textId="22E25AA5" w:rsidR="00CE1360" w:rsidRDefault="00CE1360" w:rsidP="002B0F92">
            <w:pPr>
              <w:jc w:val="center"/>
              <w:rPr>
                <w:ins w:id="68" w:author="Palacherla, Susmitha C" w:date="2022-07-22T14:04:00Z"/>
                <w:rFonts w:eastAsia="Calibri"/>
                <w:color w:val="000000"/>
              </w:rPr>
            </w:pPr>
            <w:ins w:id="69" w:author="Palacherla, Susmitha C" w:date="2022-07-22T14:04:00Z"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487" w:type="dxa"/>
          </w:tcPr>
          <w:p w14:paraId="4745B89C" w14:textId="3BE9826E" w:rsidR="00CE1360" w:rsidRPr="004F4A0E" w:rsidRDefault="00CE1360" w:rsidP="002B0F92">
            <w:pPr>
              <w:rPr>
                <w:ins w:id="70" w:author="Palacherla, Susmitha C" w:date="2022-07-22T14:04:00Z"/>
                <w:rFonts w:eastAsia="Calibri"/>
                <w:color w:val="000000"/>
              </w:rPr>
            </w:pPr>
            <w:ins w:id="71" w:author="Palacherla, Susmitha C" w:date="2022-07-22T14:05:00Z">
              <w:r>
                <w:rPr>
                  <w:rFonts w:eastAsia="Calibri"/>
                  <w:color w:val="000000"/>
                </w:rPr>
                <w:t>Employee Hire Date</w:t>
              </w:r>
            </w:ins>
          </w:p>
        </w:tc>
        <w:tc>
          <w:tcPr>
            <w:tcW w:w="4541" w:type="dxa"/>
          </w:tcPr>
          <w:p w14:paraId="58C821A5" w14:textId="6CC7FED4" w:rsidR="00CE1360" w:rsidRPr="004F4A0E" w:rsidRDefault="00CE1360" w:rsidP="002B0F92">
            <w:pPr>
              <w:rPr>
                <w:ins w:id="72" w:author="Palacherla, Susmitha C" w:date="2022-07-22T14:04:00Z"/>
                <w:rFonts w:eastAsia="Calibri"/>
              </w:rPr>
            </w:pPr>
            <w:ins w:id="73" w:author="Palacherla, Susmitha C" w:date="2022-07-22T14:05:00Z">
              <w:r>
                <w:rPr>
                  <w:rFonts w:eastAsia="Calibri"/>
                </w:rPr>
                <w:t>Hire Date of the Employee (</w:t>
              </w:r>
              <w:r>
                <w:rPr>
                  <w:rFonts w:eastAsia="Calibri"/>
                </w:rPr>
                <w:t>Log owner</w:t>
              </w:r>
              <w:r>
                <w:rPr>
                  <w:rFonts w:eastAsia="Calibri"/>
                </w:rPr>
                <w:t>)</w:t>
              </w:r>
            </w:ins>
          </w:p>
        </w:tc>
      </w:tr>
      <w:tr w:rsidR="00A63BE6" w:rsidRPr="00CD4169" w14:paraId="03D3BB05" w14:textId="77777777" w:rsidTr="004F31D4">
        <w:tc>
          <w:tcPr>
            <w:tcW w:w="1548" w:type="dxa"/>
          </w:tcPr>
          <w:p w14:paraId="50D372D7" w14:textId="6DBD8612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74" w:author="Palacherla, Susmitha C" w:date="2022-07-22T14:06:00Z">
              <w:r>
                <w:rPr>
                  <w:rFonts w:eastAsia="Calibri"/>
                  <w:color w:val="000000"/>
                </w:rPr>
                <w:t>9</w:t>
              </w:r>
            </w:ins>
            <w:del w:id="7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8</w:delText>
              </w:r>
            </w:del>
          </w:p>
        </w:tc>
        <w:tc>
          <w:tcPr>
            <w:tcW w:w="3487" w:type="dxa"/>
          </w:tcPr>
          <w:p w14:paraId="5AE98FB9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14:paraId="4D3BA272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A63BE6" w:rsidRPr="00CD4169" w14:paraId="6B77CB86" w14:textId="77777777" w:rsidTr="004F31D4">
        <w:tc>
          <w:tcPr>
            <w:tcW w:w="1548" w:type="dxa"/>
          </w:tcPr>
          <w:p w14:paraId="6CBA6CDB" w14:textId="4FC69BA8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76" w:author="Palacherla, Susmitha C" w:date="2022-07-22T14:06:00Z">
              <w:r>
                <w:rPr>
                  <w:rFonts w:eastAsia="Calibri"/>
                  <w:color w:val="000000"/>
                </w:rPr>
                <w:t>10</w:t>
              </w:r>
            </w:ins>
            <w:del w:id="7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9</w:delText>
              </w:r>
            </w:del>
          </w:p>
        </w:tc>
        <w:tc>
          <w:tcPr>
            <w:tcW w:w="3487" w:type="dxa"/>
          </w:tcPr>
          <w:p w14:paraId="46EEF6AF" w14:textId="3B5B2D50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 xml:space="preserve">Supervisor </w:t>
            </w:r>
            <w:ins w:id="78" w:author="Palacherla, Susmitha C" w:date="2022-07-22T14:05:00Z">
              <w:r>
                <w:rPr>
                  <w:rFonts w:eastAsia="Calibri"/>
                  <w:color w:val="000000"/>
                </w:rPr>
                <w:t>E</w:t>
              </w:r>
            </w:ins>
            <w:del w:id="79" w:author="Palacherla, Susmitha C" w:date="2022-07-22T14:05:00Z">
              <w:r w:rsidRPr="004F4A0E" w:rsidDel="00CE1360">
                <w:rPr>
                  <w:rFonts w:eastAsia="Calibri"/>
                  <w:color w:val="000000"/>
                </w:rPr>
                <w:delText>e</w:delText>
              </w:r>
            </w:del>
            <w:r w:rsidRPr="004F4A0E">
              <w:rPr>
                <w:rFonts w:eastAsia="Calibri"/>
                <w:color w:val="000000"/>
              </w:rPr>
              <w:t>mployee ID</w:t>
            </w:r>
          </w:p>
        </w:tc>
        <w:tc>
          <w:tcPr>
            <w:tcW w:w="4541" w:type="dxa"/>
          </w:tcPr>
          <w:p w14:paraId="587A6B6B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A63BE6" w:rsidRPr="00CD4169" w14:paraId="00612D63" w14:textId="77777777" w:rsidTr="004F31D4">
        <w:tc>
          <w:tcPr>
            <w:tcW w:w="1548" w:type="dxa"/>
          </w:tcPr>
          <w:p w14:paraId="6DC7C3D8" w14:textId="03F68C8F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80" w:author="Palacherla, Susmitha C" w:date="2022-07-22T14:06:00Z">
              <w:r>
                <w:rPr>
                  <w:rFonts w:eastAsia="Calibri"/>
                  <w:color w:val="000000"/>
                </w:rPr>
                <w:t>11</w:t>
              </w:r>
            </w:ins>
            <w:del w:id="81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10</w:delText>
              </w:r>
            </w:del>
          </w:p>
        </w:tc>
        <w:tc>
          <w:tcPr>
            <w:tcW w:w="3487" w:type="dxa"/>
          </w:tcPr>
          <w:p w14:paraId="23B13287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14:paraId="5FEC1EA9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A63BE6" w:rsidRPr="00CD4169" w14:paraId="2F3FA9A2" w14:textId="77777777" w:rsidTr="004F31D4">
        <w:tc>
          <w:tcPr>
            <w:tcW w:w="1548" w:type="dxa"/>
          </w:tcPr>
          <w:p w14:paraId="2B16E956" w14:textId="1F5019A4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82" w:author="Palacherla, Susmitha C" w:date="2022-07-22T14:06:00Z">
              <w:r>
                <w:rPr>
                  <w:rFonts w:eastAsia="Calibri"/>
                  <w:color w:val="000000"/>
                </w:rPr>
                <w:t>12</w:t>
              </w:r>
            </w:ins>
            <w:del w:id="83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11</w:delText>
              </w:r>
            </w:del>
          </w:p>
        </w:tc>
        <w:tc>
          <w:tcPr>
            <w:tcW w:w="3487" w:type="dxa"/>
          </w:tcPr>
          <w:p w14:paraId="29024ED4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14:paraId="5896E0EC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A63BE6" w:rsidRPr="00CD4169" w14:paraId="0A85F2A4" w14:textId="77777777" w:rsidTr="004F31D4">
        <w:tc>
          <w:tcPr>
            <w:tcW w:w="1548" w:type="dxa"/>
          </w:tcPr>
          <w:p w14:paraId="385B74E8" w14:textId="60932A36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84" w:author="Palacherla, Susmitha C" w:date="2022-07-22T14:06:00Z">
              <w:r>
                <w:rPr>
                  <w:rFonts w:eastAsia="Calibri"/>
                  <w:color w:val="000000"/>
                </w:rPr>
                <w:t>13</w:t>
              </w:r>
            </w:ins>
            <w:del w:id="8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12</w:delText>
              </w:r>
            </w:del>
          </w:p>
        </w:tc>
        <w:tc>
          <w:tcPr>
            <w:tcW w:w="3487" w:type="dxa"/>
          </w:tcPr>
          <w:p w14:paraId="27A0C5F2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14:paraId="5DD68A56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A63BE6" w:rsidRPr="00CD4169" w14:paraId="3B7C7527" w14:textId="77777777" w:rsidTr="004F31D4">
        <w:tc>
          <w:tcPr>
            <w:tcW w:w="1548" w:type="dxa"/>
          </w:tcPr>
          <w:p w14:paraId="4FBA388C" w14:textId="60525B8A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86" w:author="Palacherla, Susmitha C" w:date="2022-07-22T14:06:00Z">
              <w:r>
                <w:rPr>
                  <w:rFonts w:eastAsia="Calibri"/>
                  <w:color w:val="000000"/>
                </w:rPr>
                <w:t>14</w:t>
              </w:r>
            </w:ins>
            <w:del w:id="8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13</w:delText>
              </w:r>
            </w:del>
          </w:p>
        </w:tc>
        <w:tc>
          <w:tcPr>
            <w:tcW w:w="3487" w:type="dxa"/>
          </w:tcPr>
          <w:p w14:paraId="36182AD3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14:paraId="582FC3EE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A63BE6" w:rsidRPr="00CD4169" w14:paraId="707911DD" w14:textId="77777777" w:rsidTr="004F31D4">
        <w:tc>
          <w:tcPr>
            <w:tcW w:w="1548" w:type="dxa"/>
          </w:tcPr>
          <w:p w14:paraId="30A71E07" w14:textId="4772CFE4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88" w:author="Palacherla, Susmitha C" w:date="2022-07-22T14:06:00Z">
              <w:r>
                <w:rPr>
                  <w:rFonts w:eastAsia="Calibri"/>
                  <w:color w:val="000000"/>
                </w:rPr>
                <w:t>15</w:t>
              </w:r>
            </w:ins>
            <w:del w:id="89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14</w:delText>
              </w:r>
            </w:del>
          </w:p>
        </w:tc>
        <w:tc>
          <w:tcPr>
            <w:tcW w:w="3487" w:type="dxa"/>
          </w:tcPr>
          <w:p w14:paraId="1637C99D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14:paraId="753E420E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A63BE6" w:rsidRPr="00CD4169" w14:paraId="188921DD" w14:textId="77777777" w:rsidTr="004F31D4">
        <w:tc>
          <w:tcPr>
            <w:tcW w:w="1548" w:type="dxa"/>
          </w:tcPr>
          <w:p w14:paraId="6FAF3202" w14:textId="42549218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90" w:author="Palacherla, Susmitha C" w:date="2022-07-22T14:06:00Z">
              <w:r>
                <w:rPr>
                  <w:rFonts w:eastAsia="Calibri"/>
                  <w:color w:val="000000"/>
                </w:rPr>
                <w:t>16</w:t>
              </w:r>
            </w:ins>
            <w:del w:id="91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15</w:delText>
              </w:r>
            </w:del>
          </w:p>
        </w:tc>
        <w:tc>
          <w:tcPr>
            <w:tcW w:w="3487" w:type="dxa"/>
          </w:tcPr>
          <w:p w14:paraId="2F1E7821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14:paraId="3EF35824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A63BE6" w:rsidRPr="00CD4169" w14:paraId="71C64AF0" w14:textId="77777777" w:rsidTr="004F31D4">
        <w:tc>
          <w:tcPr>
            <w:tcW w:w="1548" w:type="dxa"/>
          </w:tcPr>
          <w:p w14:paraId="5FE4EB62" w14:textId="557A11A0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92" w:author="Palacherla, Susmitha C" w:date="2022-07-22T14:06:00Z">
              <w:r>
                <w:rPr>
                  <w:rFonts w:eastAsia="Calibri"/>
                  <w:color w:val="000000"/>
                </w:rPr>
                <w:t>17</w:t>
              </w:r>
            </w:ins>
            <w:del w:id="93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16</w:delText>
              </w:r>
            </w:del>
          </w:p>
        </w:tc>
        <w:tc>
          <w:tcPr>
            <w:tcW w:w="3487" w:type="dxa"/>
          </w:tcPr>
          <w:p w14:paraId="6C26EF1B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14:paraId="2CAFDD37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A63BE6" w:rsidRPr="00CD4169" w14:paraId="5495042D" w14:textId="77777777" w:rsidTr="004F31D4">
        <w:tc>
          <w:tcPr>
            <w:tcW w:w="1548" w:type="dxa"/>
          </w:tcPr>
          <w:p w14:paraId="5F35CFB9" w14:textId="5B905B26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94" w:author="Palacherla, Susmitha C" w:date="2022-07-22T14:06:00Z">
              <w:r>
                <w:rPr>
                  <w:rFonts w:eastAsia="Calibri"/>
                  <w:color w:val="000000"/>
                </w:rPr>
                <w:lastRenderedPageBreak/>
                <w:t>18</w:t>
              </w:r>
            </w:ins>
            <w:del w:id="9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17</w:delText>
              </w:r>
            </w:del>
          </w:p>
        </w:tc>
        <w:tc>
          <w:tcPr>
            <w:tcW w:w="3487" w:type="dxa"/>
          </w:tcPr>
          <w:p w14:paraId="2E6ED3D6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14:paraId="6CC1743C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A63BE6" w:rsidRPr="00CD4169" w14:paraId="24008C0B" w14:textId="77777777" w:rsidTr="004F31D4">
        <w:tc>
          <w:tcPr>
            <w:tcW w:w="1548" w:type="dxa"/>
          </w:tcPr>
          <w:p w14:paraId="73CE1F37" w14:textId="0F15D197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96" w:author="Palacherla, Susmitha C" w:date="2022-07-22T14:06:00Z">
              <w:r>
                <w:rPr>
                  <w:rFonts w:eastAsia="Calibri"/>
                  <w:color w:val="000000"/>
                </w:rPr>
                <w:t>19</w:t>
              </w:r>
            </w:ins>
            <w:del w:id="9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18</w:delText>
              </w:r>
            </w:del>
          </w:p>
        </w:tc>
        <w:tc>
          <w:tcPr>
            <w:tcW w:w="3487" w:type="dxa"/>
          </w:tcPr>
          <w:p w14:paraId="45907E43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14:paraId="53489ECA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A63BE6" w:rsidRPr="00CD4169" w14:paraId="31278FD0" w14:textId="77777777" w:rsidTr="004F31D4">
        <w:tc>
          <w:tcPr>
            <w:tcW w:w="1548" w:type="dxa"/>
          </w:tcPr>
          <w:p w14:paraId="4409419C" w14:textId="17D24BAF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98" w:author="Palacherla, Susmitha C" w:date="2022-07-22T14:06:00Z">
              <w:r>
                <w:rPr>
                  <w:rFonts w:eastAsia="Calibri"/>
                  <w:color w:val="000000"/>
                </w:rPr>
                <w:t>20</w:t>
              </w:r>
            </w:ins>
            <w:del w:id="99" w:author="Palacherla, Susmitha C" w:date="2022-07-22T14:06:00Z">
              <w:r w:rsidDel="0037484E">
                <w:rPr>
                  <w:rFonts w:eastAsia="Calibri"/>
                  <w:color w:val="000000"/>
                </w:rPr>
                <w:delText>19</w:delText>
              </w:r>
            </w:del>
          </w:p>
        </w:tc>
        <w:tc>
          <w:tcPr>
            <w:tcW w:w="3487" w:type="dxa"/>
          </w:tcPr>
          <w:p w14:paraId="3226DFAE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14:paraId="185FE02B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A63BE6" w:rsidRPr="00CD4169" w14:paraId="639D54F3" w14:textId="77777777" w:rsidTr="004F31D4">
        <w:tc>
          <w:tcPr>
            <w:tcW w:w="1548" w:type="dxa"/>
          </w:tcPr>
          <w:p w14:paraId="55C4EF42" w14:textId="2A699A0F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00" w:author="Palacherla, Susmitha C" w:date="2022-07-22T14:06:00Z">
              <w:r>
                <w:rPr>
                  <w:rFonts w:eastAsia="Calibri"/>
                  <w:color w:val="000000"/>
                </w:rPr>
                <w:t>21</w:t>
              </w:r>
            </w:ins>
            <w:del w:id="101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20</w:delText>
              </w:r>
            </w:del>
          </w:p>
        </w:tc>
        <w:tc>
          <w:tcPr>
            <w:tcW w:w="3487" w:type="dxa"/>
          </w:tcPr>
          <w:p w14:paraId="7F1BA8DD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14:paraId="632A2A15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A63BE6" w:rsidRPr="00CD4169" w14:paraId="1F68C59C" w14:textId="77777777" w:rsidTr="004F31D4">
        <w:tc>
          <w:tcPr>
            <w:tcW w:w="1548" w:type="dxa"/>
          </w:tcPr>
          <w:p w14:paraId="25D0C8A5" w14:textId="555379A9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02" w:author="Palacherla, Susmitha C" w:date="2022-07-22T14:06:00Z">
              <w:r>
                <w:rPr>
                  <w:rFonts w:eastAsia="Calibri"/>
                  <w:color w:val="000000"/>
                </w:rPr>
                <w:t>22</w:t>
              </w:r>
            </w:ins>
            <w:del w:id="103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21</w:delText>
              </w:r>
            </w:del>
          </w:p>
        </w:tc>
        <w:tc>
          <w:tcPr>
            <w:tcW w:w="3487" w:type="dxa"/>
          </w:tcPr>
          <w:p w14:paraId="55AE17AA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14:paraId="12CEB7AB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A63BE6" w:rsidRPr="00CD4169" w14:paraId="4C3F9454" w14:textId="77777777" w:rsidTr="004F31D4">
        <w:tc>
          <w:tcPr>
            <w:tcW w:w="1548" w:type="dxa"/>
          </w:tcPr>
          <w:p w14:paraId="1171A4C7" w14:textId="08A967A9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04" w:author="Palacherla, Susmitha C" w:date="2022-07-22T14:06:00Z">
              <w:r>
                <w:rPr>
                  <w:rFonts w:eastAsia="Calibri"/>
                  <w:color w:val="000000"/>
                </w:rPr>
                <w:t>23</w:t>
              </w:r>
            </w:ins>
            <w:del w:id="10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22</w:delText>
              </w:r>
            </w:del>
          </w:p>
        </w:tc>
        <w:tc>
          <w:tcPr>
            <w:tcW w:w="3487" w:type="dxa"/>
          </w:tcPr>
          <w:p w14:paraId="4FCB151F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14:paraId="3CF63442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A63BE6" w:rsidRPr="00CD4169" w14:paraId="0BEB12E9" w14:textId="77777777" w:rsidTr="004F31D4">
        <w:tc>
          <w:tcPr>
            <w:tcW w:w="1548" w:type="dxa"/>
          </w:tcPr>
          <w:p w14:paraId="3E2A37E0" w14:textId="56B8299C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06" w:author="Palacherla, Susmitha C" w:date="2022-07-22T14:06:00Z">
              <w:r>
                <w:rPr>
                  <w:rFonts w:eastAsia="Calibri"/>
                  <w:color w:val="000000"/>
                </w:rPr>
                <w:t>24</w:t>
              </w:r>
            </w:ins>
            <w:del w:id="10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23</w:delText>
              </w:r>
            </w:del>
          </w:p>
        </w:tc>
        <w:tc>
          <w:tcPr>
            <w:tcW w:w="3487" w:type="dxa"/>
          </w:tcPr>
          <w:p w14:paraId="74AE72A6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14:paraId="6371482F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A63BE6" w:rsidRPr="00CD4169" w14:paraId="01EF4D43" w14:textId="77777777" w:rsidTr="004F31D4">
        <w:tc>
          <w:tcPr>
            <w:tcW w:w="1548" w:type="dxa"/>
          </w:tcPr>
          <w:p w14:paraId="54413455" w14:textId="7DC25F3D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08" w:author="Palacherla, Susmitha C" w:date="2022-07-22T14:06:00Z">
              <w:r>
                <w:rPr>
                  <w:rFonts w:eastAsia="Calibri"/>
                  <w:color w:val="000000"/>
                </w:rPr>
                <w:t>25</w:t>
              </w:r>
            </w:ins>
            <w:del w:id="109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24</w:delText>
              </w:r>
            </w:del>
          </w:p>
        </w:tc>
        <w:tc>
          <w:tcPr>
            <w:tcW w:w="3487" w:type="dxa"/>
          </w:tcPr>
          <w:p w14:paraId="648189DA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14:paraId="58925C64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A63BE6" w:rsidRPr="00CD4169" w14:paraId="33979BCA" w14:textId="77777777" w:rsidTr="004F31D4">
        <w:tc>
          <w:tcPr>
            <w:tcW w:w="1548" w:type="dxa"/>
          </w:tcPr>
          <w:p w14:paraId="5473AA27" w14:textId="5979F553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10" w:author="Palacherla, Susmitha C" w:date="2022-07-22T14:06:00Z">
              <w:r>
                <w:rPr>
                  <w:rFonts w:eastAsia="Calibri"/>
                  <w:color w:val="000000"/>
                </w:rPr>
                <w:t>26</w:t>
              </w:r>
            </w:ins>
            <w:del w:id="111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25</w:delText>
              </w:r>
            </w:del>
          </w:p>
        </w:tc>
        <w:tc>
          <w:tcPr>
            <w:tcW w:w="3487" w:type="dxa"/>
          </w:tcPr>
          <w:p w14:paraId="74537774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14:paraId="411A9374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A63BE6" w:rsidRPr="00CD4169" w14:paraId="2A429732" w14:textId="77777777" w:rsidTr="004F31D4">
        <w:tc>
          <w:tcPr>
            <w:tcW w:w="1548" w:type="dxa"/>
          </w:tcPr>
          <w:p w14:paraId="5A405545" w14:textId="4C954485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12" w:author="Palacherla, Susmitha C" w:date="2022-07-22T14:06:00Z">
              <w:r>
                <w:rPr>
                  <w:rFonts w:eastAsia="Calibri"/>
                  <w:color w:val="000000"/>
                </w:rPr>
                <w:t>27</w:t>
              </w:r>
            </w:ins>
            <w:del w:id="113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26</w:delText>
              </w:r>
            </w:del>
          </w:p>
        </w:tc>
        <w:tc>
          <w:tcPr>
            <w:tcW w:w="3487" w:type="dxa"/>
          </w:tcPr>
          <w:p w14:paraId="71141D71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14:paraId="2BBA6F0A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A63BE6" w:rsidRPr="00CD4169" w14:paraId="3D58DFB0" w14:textId="77777777" w:rsidTr="004F31D4">
        <w:tc>
          <w:tcPr>
            <w:tcW w:w="1548" w:type="dxa"/>
          </w:tcPr>
          <w:p w14:paraId="57AF145B" w14:textId="636843D5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14" w:author="Palacherla, Susmitha C" w:date="2022-07-22T14:06:00Z">
              <w:r>
                <w:rPr>
                  <w:rFonts w:eastAsia="Calibri"/>
                  <w:color w:val="000000"/>
                </w:rPr>
                <w:t>28</w:t>
              </w:r>
            </w:ins>
            <w:del w:id="11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27</w:delText>
              </w:r>
            </w:del>
          </w:p>
        </w:tc>
        <w:tc>
          <w:tcPr>
            <w:tcW w:w="3487" w:type="dxa"/>
          </w:tcPr>
          <w:p w14:paraId="72ACD3ED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14:paraId="6B4B2860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A63BE6" w:rsidRPr="00CD4169" w14:paraId="5CCDB637" w14:textId="77777777" w:rsidTr="004F31D4">
        <w:tc>
          <w:tcPr>
            <w:tcW w:w="1548" w:type="dxa"/>
          </w:tcPr>
          <w:p w14:paraId="158A43AC" w14:textId="24CA6C6C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16" w:author="Palacherla, Susmitha C" w:date="2022-07-22T14:06:00Z">
              <w:r>
                <w:rPr>
                  <w:rFonts w:eastAsia="Calibri"/>
                  <w:color w:val="000000"/>
                </w:rPr>
                <w:t>29</w:t>
              </w:r>
            </w:ins>
            <w:del w:id="11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28</w:delText>
              </w:r>
            </w:del>
          </w:p>
        </w:tc>
        <w:tc>
          <w:tcPr>
            <w:tcW w:w="3487" w:type="dxa"/>
          </w:tcPr>
          <w:p w14:paraId="7452E410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14:paraId="2B043E10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A63BE6" w:rsidRPr="00CD4169" w14:paraId="09CB8F07" w14:textId="77777777" w:rsidTr="004F31D4">
        <w:tc>
          <w:tcPr>
            <w:tcW w:w="1548" w:type="dxa"/>
          </w:tcPr>
          <w:p w14:paraId="5AD443FB" w14:textId="2724DA8F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18" w:author="Palacherla, Susmitha C" w:date="2022-07-22T14:06:00Z">
              <w:r>
                <w:rPr>
                  <w:rFonts w:eastAsia="Calibri"/>
                  <w:color w:val="000000"/>
                </w:rPr>
                <w:t>30</w:t>
              </w:r>
            </w:ins>
            <w:del w:id="119" w:author="Palacherla, Susmitha C" w:date="2022-07-22T14:06:00Z">
              <w:r w:rsidDel="0037484E">
                <w:rPr>
                  <w:rFonts w:eastAsia="Calibri"/>
                  <w:color w:val="000000"/>
                </w:rPr>
                <w:delText>29</w:delText>
              </w:r>
            </w:del>
          </w:p>
        </w:tc>
        <w:tc>
          <w:tcPr>
            <w:tcW w:w="3487" w:type="dxa"/>
          </w:tcPr>
          <w:p w14:paraId="1C40D285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14:paraId="7DD90617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A63BE6" w:rsidRPr="00CD4169" w14:paraId="42D3604D" w14:textId="77777777" w:rsidTr="004F31D4">
        <w:tc>
          <w:tcPr>
            <w:tcW w:w="1548" w:type="dxa"/>
          </w:tcPr>
          <w:p w14:paraId="613ABDF5" w14:textId="2007DA3A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20" w:author="Palacherla, Susmitha C" w:date="2022-07-22T14:06:00Z">
              <w:r>
                <w:rPr>
                  <w:rFonts w:eastAsia="Calibri"/>
                  <w:color w:val="000000"/>
                </w:rPr>
                <w:t>31</w:t>
              </w:r>
            </w:ins>
            <w:del w:id="121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30</w:delText>
              </w:r>
            </w:del>
          </w:p>
        </w:tc>
        <w:tc>
          <w:tcPr>
            <w:tcW w:w="3487" w:type="dxa"/>
          </w:tcPr>
          <w:p w14:paraId="2596459C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14:paraId="10F930D7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Reinforcement…)</w:t>
            </w:r>
          </w:p>
        </w:tc>
      </w:tr>
      <w:tr w:rsidR="00A63BE6" w:rsidRPr="00CD4169" w14:paraId="0F700698" w14:textId="77777777" w:rsidTr="004F31D4">
        <w:tc>
          <w:tcPr>
            <w:tcW w:w="1548" w:type="dxa"/>
          </w:tcPr>
          <w:p w14:paraId="42224CA7" w14:textId="38CC9429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22" w:author="Palacherla, Susmitha C" w:date="2022-07-22T14:06:00Z">
              <w:r>
                <w:rPr>
                  <w:rFonts w:eastAsia="Calibri"/>
                  <w:color w:val="000000"/>
                </w:rPr>
                <w:t>32</w:t>
              </w:r>
            </w:ins>
            <w:del w:id="123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31</w:delText>
              </w:r>
            </w:del>
          </w:p>
        </w:tc>
        <w:tc>
          <w:tcPr>
            <w:tcW w:w="3487" w:type="dxa"/>
          </w:tcPr>
          <w:p w14:paraId="38E384FA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14:paraId="0B712A4A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A63BE6" w:rsidRPr="00CD4169" w14:paraId="2AE6A265" w14:textId="77777777" w:rsidTr="004F31D4">
        <w:tc>
          <w:tcPr>
            <w:tcW w:w="1548" w:type="dxa"/>
          </w:tcPr>
          <w:p w14:paraId="57B9A10D" w14:textId="4D3ABF6A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24" w:author="Palacherla, Susmitha C" w:date="2022-07-22T14:06:00Z">
              <w:r>
                <w:rPr>
                  <w:rFonts w:eastAsia="Calibri"/>
                  <w:color w:val="000000"/>
                </w:rPr>
                <w:t>33</w:t>
              </w:r>
            </w:ins>
            <w:del w:id="12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32</w:delText>
              </w:r>
            </w:del>
          </w:p>
        </w:tc>
        <w:tc>
          <w:tcPr>
            <w:tcW w:w="3487" w:type="dxa"/>
          </w:tcPr>
          <w:p w14:paraId="07645388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14:paraId="2EE539C9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A63BE6" w:rsidRPr="00CD4169" w14:paraId="49FB0BED" w14:textId="77777777" w:rsidTr="004F31D4">
        <w:tc>
          <w:tcPr>
            <w:tcW w:w="1548" w:type="dxa"/>
          </w:tcPr>
          <w:p w14:paraId="6CF0D661" w14:textId="3A285B6E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26" w:author="Palacherla, Susmitha C" w:date="2022-07-22T14:06:00Z">
              <w:r>
                <w:rPr>
                  <w:rFonts w:eastAsia="Calibri"/>
                  <w:color w:val="000000"/>
                </w:rPr>
                <w:t>34</w:t>
              </w:r>
            </w:ins>
            <w:del w:id="12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33</w:delText>
              </w:r>
            </w:del>
          </w:p>
        </w:tc>
        <w:tc>
          <w:tcPr>
            <w:tcW w:w="3487" w:type="dxa"/>
          </w:tcPr>
          <w:p w14:paraId="6E5D3156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14:paraId="083A91E1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A63BE6" w:rsidRPr="00CD4169" w14:paraId="18673C16" w14:textId="77777777" w:rsidTr="004F31D4">
        <w:tc>
          <w:tcPr>
            <w:tcW w:w="1548" w:type="dxa"/>
          </w:tcPr>
          <w:p w14:paraId="3F055CDD" w14:textId="27309697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28" w:author="Palacherla, Susmitha C" w:date="2022-07-22T14:06:00Z">
              <w:r>
                <w:rPr>
                  <w:rFonts w:eastAsia="Calibri"/>
                  <w:color w:val="000000"/>
                </w:rPr>
                <w:t>35</w:t>
              </w:r>
            </w:ins>
            <w:del w:id="129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34</w:delText>
              </w:r>
            </w:del>
          </w:p>
        </w:tc>
        <w:tc>
          <w:tcPr>
            <w:tcW w:w="3487" w:type="dxa"/>
          </w:tcPr>
          <w:p w14:paraId="4BC854FD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14:paraId="5F714B6B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A63BE6" w:rsidRPr="00CD4169" w14:paraId="49FF302C" w14:textId="77777777" w:rsidTr="004F31D4">
        <w:tc>
          <w:tcPr>
            <w:tcW w:w="1548" w:type="dxa"/>
          </w:tcPr>
          <w:p w14:paraId="4B78E744" w14:textId="44F72548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30" w:author="Palacherla, Susmitha C" w:date="2022-07-22T14:06:00Z">
              <w:r>
                <w:rPr>
                  <w:rFonts w:eastAsia="Calibri"/>
                  <w:color w:val="000000"/>
                </w:rPr>
                <w:t>36</w:t>
              </w:r>
            </w:ins>
            <w:del w:id="131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35</w:delText>
              </w:r>
            </w:del>
          </w:p>
        </w:tc>
        <w:tc>
          <w:tcPr>
            <w:tcW w:w="3487" w:type="dxa"/>
          </w:tcPr>
          <w:p w14:paraId="784CFC48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14:paraId="3C775B87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A63BE6" w:rsidRPr="00CD4169" w14:paraId="0D5A80B9" w14:textId="77777777" w:rsidTr="004F31D4">
        <w:tc>
          <w:tcPr>
            <w:tcW w:w="1548" w:type="dxa"/>
          </w:tcPr>
          <w:p w14:paraId="5DE7D190" w14:textId="2C3E6D79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32" w:author="Palacherla, Susmitha C" w:date="2022-07-22T14:06:00Z">
              <w:r>
                <w:rPr>
                  <w:rFonts w:eastAsia="Calibri"/>
                  <w:color w:val="000000"/>
                </w:rPr>
                <w:lastRenderedPageBreak/>
                <w:t>37</w:t>
              </w:r>
            </w:ins>
            <w:del w:id="133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36</w:delText>
              </w:r>
            </w:del>
          </w:p>
        </w:tc>
        <w:tc>
          <w:tcPr>
            <w:tcW w:w="3487" w:type="dxa"/>
          </w:tcPr>
          <w:p w14:paraId="215F6964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14:paraId="645AE044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A63BE6" w:rsidRPr="00CD4169" w14:paraId="30DC3C67" w14:textId="77777777" w:rsidTr="004F31D4">
        <w:tc>
          <w:tcPr>
            <w:tcW w:w="1548" w:type="dxa"/>
          </w:tcPr>
          <w:p w14:paraId="640901E3" w14:textId="34E90AC2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34" w:author="Palacherla, Susmitha C" w:date="2022-07-22T14:06:00Z">
              <w:r>
                <w:rPr>
                  <w:rFonts w:eastAsia="Calibri"/>
                  <w:color w:val="000000"/>
                </w:rPr>
                <w:t>38</w:t>
              </w:r>
            </w:ins>
            <w:del w:id="13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37</w:delText>
              </w:r>
            </w:del>
          </w:p>
        </w:tc>
        <w:tc>
          <w:tcPr>
            <w:tcW w:w="3487" w:type="dxa"/>
          </w:tcPr>
          <w:p w14:paraId="489A42A6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14:paraId="60FBA455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A63BE6" w:rsidRPr="00CD4169" w14:paraId="2889C200" w14:textId="77777777" w:rsidTr="004F31D4">
        <w:tc>
          <w:tcPr>
            <w:tcW w:w="1548" w:type="dxa"/>
          </w:tcPr>
          <w:p w14:paraId="0C060800" w14:textId="3C9D2ECB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36" w:author="Palacherla, Susmitha C" w:date="2022-07-22T14:06:00Z">
              <w:r>
                <w:rPr>
                  <w:rFonts w:eastAsia="Calibri"/>
                  <w:color w:val="000000"/>
                </w:rPr>
                <w:t>39</w:t>
              </w:r>
            </w:ins>
            <w:del w:id="13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38</w:delText>
              </w:r>
            </w:del>
          </w:p>
        </w:tc>
        <w:tc>
          <w:tcPr>
            <w:tcW w:w="3487" w:type="dxa"/>
          </w:tcPr>
          <w:p w14:paraId="5E6D8D8A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14:paraId="2BDBC10C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A63BE6" w:rsidRPr="00CD4169" w14:paraId="0428BA6F" w14:textId="77777777" w:rsidTr="004F31D4">
        <w:tc>
          <w:tcPr>
            <w:tcW w:w="1548" w:type="dxa"/>
          </w:tcPr>
          <w:p w14:paraId="47E44F45" w14:textId="586792F5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38" w:author="Palacherla, Susmitha C" w:date="2022-07-22T14:06:00Z">
              <w:r>
                <w:rPr>
                  <w:rFonts w:eastAsia="Calibri"/>
                  <w:color w:val="000000"/>
                </w:rPr>
                <w:t>40</w:t>
              </w:r>
            </w:ins>
            <w:del w:id="139" w:author="Palacherla, Susmitha C" w:date="2022-07-22T14:06:00Z">
              <w:r w:rsidDel="0037484E">
                <w:rPr>
                  <w:rFonts w:eastAsia="Calibri"/>
                  <w:color w:val="000000"/>
                </w:rPr>
                <w:delText>39</w:delText>
              </w:r>
            </w:del>
          </w:p>
        </w:tc>
        <w:tc>
          <w:tcPr>
            <w:tcW w:w="3487" w:type="dxa"/>
          </w:tcPr>
          <w:p w14:paraId="1CC1D8AB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14:paraId="53A1E05A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A63BE6" w:rsidRPr="00CD4169" w14:paraId="2D4E32BC" w14:textId="77777777" w:rsidTr="004F31D4">
        <w:tc>
          <w:tcPr>
            <w:tcW w:w="1548" w:type="dxa"/>
          </w:tcPr>
          <w:p w14:paraId="2984F0B8" w14:textId="2A056FF7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40" w:author="Palacherla, Susmitha C" w:date="2022-07-22T14:06:00Z">
              <w:r>
                <w:rPr>
                  <w:rFonts w:eastAsia="Calibri"/>
                  <w:color w:val="000000"/>
                </w:rPr>
                <w:t>41</w:t>
              </w:r>
            </w:ins>
            <w:del w:id="141" w:author="Palacherla, Susmitha C" w:date="2022-07-22T14:06:00Z">
              <w:r w:rsidDel="0037484E">
                <w:rPr>
                  <w:rFonts w:eastAsia="Calibri"/>
                  <w:color w:val="000000"/>
                </w:rPr>
                <w:delText>40</w:delText>
              </w:r>
            </w:del>
          </w:p>
        </w:tc>
        <w:tc>
          <w:tcPr>
            <w:tcW w:w="3487" w:type="dxa"/>
          </w:tcPr>
          <w:p w14:paraId="6C1385C1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14:paraId="43FF1ED2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A63BE6" w:rsidRPr="00CD4169" w14:paraId="6528D612" w14:textId="77777777" w:rsidTr="004F31D4">
        <w:tc>
          <w:tcPr>
            <w:tcW w:w="1548" w:type="dxa"/>
          </w:tcPr>
          <w:p w14:paraId="2BFD24F9" w14:textId="314B907E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42" w:author="Palacherla, Susmitha C" w:date="2022-07-22T14:06:00Z">
              <w:r>
                <w:rPr>
                  <w:rFonts w:eastAsia="Calibri"/>
                  <w:color w:val="000000"/>
                </w:rPr>
                <w:t>42</w:t>
              </w:r>
            </w:ins>
            <w:del w:id="143" w:author="Palacherla, Susmitha C" w:date="2022-07-22T14:06:00Z">
              <w:r w:rsidDel="0037484E">
                <w:rPr>
                  <w:rFonts w:eastAsia="Calibri"/>
                  <w:color w:val="000000"/>
                </w:rPr>
                <w:delText>41</w:delText>
              </w:r>
            </w:del>
          </w:p>
        </w:tc>
        <w:tc>
          <w:tcPr>
            <w:tcW w:w="3487" w:type="dxa"/>
          </w:tcPr>
          <w:p w14:paraId="298033A8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14:paraId="364A8DA5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A63BE6" w:rsidRPr="00CD4169" w14:paraId="13F047BD" w14:textId="77777777" w:rsidTr="004F31D4">
        <w:tc>
          <w:tcPr>
            <w:tcW w:w="1548" w:type="dxa"/>
          </w:tcPr>
          <w:p w14:paraId="6AA9564A" w14:textId="192856AD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44" w:author="Palacherla, Susmitha C" w:date="2022-07-22T14:06:00Z">
              <w:r>
                <w:rPr>
                  <w:rFonts w:eastAsia="Calibri"/>
                  <w:color w:val="000000"/>
                </w:rPr>
                <w:t>43</w:t>
              </w:r>
            </w:ins>
            <w:del w:id="145" w:author="Palacherla, Susmitha C" w:date="2022-07-22T14:06:00Z">
              <w:r w:rsidDel="0037484E">
                <w:rPr>
                  <w:rFonts w:eastAsia="Calibri"/>
                  <w:color w:val="000000"/>
                </w:rPr>
                <w:delText>42</w:delText>
              </w:r>
            </w:del>
          </w:p>
        </w:tc>
        <w:tc>
          <w:tcPr>
            <w:tcW w:w="3487" w:type="dxa"/>
          </w:tcPr>
          <w:p w14:paraId="7D604858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14:paraId="71C454A6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A63BE6" w:rsidRPr="00CD4169" w14:paraId="334FED57" w14:textId="77777777" w:rsidTr="004F31D4">
        <w:tc>
          <w:tcPr>
            <w:tcW w:w="1548" w:type="dxa"/>
          </w:tcPr>
          <w:p w14:paraId="03FCD2A3" w14:textId="66C89F49" w:rsidR="00A63BE6" w:rsidRPr="004F4A0E" w:rsidRDefault="00A63BE6" w:rsidP="00A63BE6">
            <w:pPr>
              <w:jc w:val="center"/>
              <w:rPr>
                <w:rFonts w:eastAsia="Calibri"/>
                <w:color w:val="000000"/>
              </w:rPr>
            </w:pPr>
            <w:ins w:id="146" w:author="Palacherla, Susmitha C" w:date="2022-07-22T14:06:00Z">
              <w:r>
                <w:rPr>
                  <w:rFonts w:eastAsia="Calibri"/>
                  <w:color w:val="000000"/>
                </w:rPr>
                <w:t>44</w:t>
              </w:r>
            </w:ins>
            <w:del w:id="147" w:author="Palacherla, Susmitha C" w:date="2022-07-22T14:06:00Z">
              <w:r w:rsidDel="0037484E">
                <w:rPr>
                  <w:rFonts w:eastAsia="Calibri"/>
                  <w:color w:val="000000"/>
                </w:rPr>
                <w:delText>43</w:delText>
              </w:r>
            </w:del>
          </w:p>
        </w:tc>
        <w:tc>
          <w:tcPr>
            <w:tcW w:w="3487" w:type="dxa"/>
          </w:tcPr>
          <w:p w14:paraId="15297ACE" w14:textId="77777777" w:rsidR="00A63BE6" w:rsidRPr="004F4A0E" w:rsidRDefault="00A63BE6" w:rsidP="00A63BE6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14:paraId="7358DE2A" w14:textId="77777777" w:rsidR="00A63BE6" w:rsidRPr="004F4A0E" w:rsidRDefault="00A63BE6" w:rsidP="00A63BE6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14:paraId="3BF0A4BD" w14:textId="77777777" w:rsidTr="004F31D4">
        <w:tc>
          <w:tcPr>
            <w:tcW w:w="1548" w:type="dxa"/>
          </w:tcPr>
          <w:p w14:paraId="1C50F4A8" w14:textId="3993AFD4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  <w:ins w:id="148" w:author="Palacherla, Susmitha C" w:date="2022-07-22T14:06:00Z">
              <w:r w:rsidR="00A63BE6">
                <w:rPr>
                  <w:rFonts w:eastAsia="Calibri"/>
                  <w:color w:val="000000"/>
                </w:rPr>
                <w:t>5</w:t>
              </w:r>
            </w:ins>
            <w:del w:id="149" w:author="Palacherla, Susmitha C" w:date="2022-07-22T14:06:00Z">
              <w:r w:rsidDel="00A63BE6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487" w:type="dxa"/>
          </w:tcPr>
          <w:p w14:paraId="68C68089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14:paraId="223DE7C1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14:paraId="19ECC765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BAA3447" w14:textId="77777777"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14:paraId="3BA43F51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66B4CA" wp14:editId="233294A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D0C2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7EB53E" wp14:editId="25FC0A2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5D25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11E52F5" wp14:editId="13616436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36E6" w14:textId="77777777" w:rsidR="00E33641" w:rsidRDefault="00E33641" w:rsidP="004F31D4">
      <w:pPr>
        <w:rPr>
          <w:b/>
        </w:rPr>
      </w:pPr>
    </w:p>
    <w:p w14:paraId="4E4EE2F4" w14:textId="77777777" w:rsidR="00E33641" w:rsidRDefault="00E33641" w:rsidP="004F31D4">
      <w:pPr>
        <w:rPr>
          <w:b/>
        </w:rPr>
      </w:pPr>
    </w:p>
    <w:p w14:paraId="43659CD5" w14:textId="77777777" w:rsidR="00E33641" w:rsidRDefault="00E33641" w:rsidP="004F31D4">
      <w:pPr>
        <w:rPr>
          <w:b/>
        </w:rPr>
      </w:pPr>
    </w:p>
    <w:p w14:paraId="2C3E6A53" w14:textId="77777777" w:rsidR="00E33641" w:rsidRDefault="00E33641" w:rsidP="004F31D4">
      <w:pPr>
        <w:rPr>
          <w:b/>
        </w:rPr>
      </w:pPr>
    </w:p>
    <w:p w14:paraId="7181CEE9" w14:textId="77777777" w:rsidR="00E33641" w:rsidRDefault="00E33641" w:rsidP="004F31D4">
      <w:pPr>
        <w:rPr>
          <w:b/>
        </w:rPr>
      </w:pPr>
    </w:p>
    <w:p w14:paraId="1BEBBBE7" w14:textId="77777777" w:rsidR="00E33641" w:rsidRPr="00E33641" w:rsidRDefault="00E33641" w:rsidP="004F31D4">
      <w:pPr>
        <w:rPr>
          <w:b/>
        </w:rPr>
      </w:pPr>
    </w:p>
    <w:p w14:paraId="3D945F1D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0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50"/>
    </w:p>
    <w:p w14:paraId="0011BF58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3E64459" w14:textId="77777777"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14:paraId="73D8D8B5" w14:textId="77777777"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A4E31FA" wp14:editId="44E00CCD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F14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1E5E0EB0" w14:textId="77777777"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51" w:name="_Toc523134595"/>
      <w:bookmarkStart w:id="152" w:name="_Toc523134596"/>
      <w:bookmarkStart w:id="153" w:name="_Toc523134624"/>
      <w:bookmarkStart w:id="154" w:name="_Toc523134627"/>
      <w:bookmarkStart w:id="155" w:name="_Toc523134628"/>
      <w:bookmarkStart w:id="156" w:name="_Toc523134656"/>
      <w:bookmarkStart w:id="157" w:name="_Toc523134659"/>
      <w:bookmarkStart w:id="158" w:name="_Toc523134660"/>
      <w:bookmarkStart w:id="159" w:name="_Toc523134661"/>
      <w:bookmarkStart w:id="160" w:name="_Toc523134689"/>
      <w:bookmarkStart w:id="161" w:name="_Toc523134692"/>
      <w:bookmarkStart w:id="162" w:name="_Toc523134693"/>
      <w:bookmarkStart w:id="163" w:name="_Toc523134721"/>
      <w:bookmarkStart w:id="164" w:name="_Toc523134724"/>
      <w:bookmarkStart w:id="165" w:name="_Toc523133392"/>
      <w:bookmarkStart w:id="166" w:name="_Toc523134725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>
        <w:rPr>
          <w:rFonts w:ascii="Arial" w:hAnsi="Arial" w:cs="Arial"/>
          <w:sz w:val="24"/>
          <w:szCs w:val="24"/>
        </w:rPr>
        <w:t>Deployment Properties</w:t>
      </w:r>
      <w:bookmarkEnd w:id="165"/>
      <w:bookmarkEnd w:id="166"/>
    </w:p>
    <w:p w14:paraId="5F173477" w14:textId="77777777" w:rsidR="00863310" w:rsidRPr="00925970" w:rsidRDefault="00863310" w:rsidP="00863310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167" w:name="_Toc490553373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863310" w14:paraId="381579E2" w14:textId="77777777" w:rsidTr="00FD126E">
        <w:trPr>
          <w:trHeight w:hRule="exact" w:val="288"/>
        </w:trPr>
        <w:tc>
          <w:tcPr>
            <w:tcW w:w="2695" w:type="dxa"/>
          </w:tcPr>
          <w:p w14:paraId="18449745" w14:textId="77777777" w:rsidR="00863310" w:rsidRPr="005745A6" w:rsidRDefault="0086331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1A6BE3F9" w14:textId="77777777" w:rsidR="00863310" w:rsidRDefault="00863310" w:rsidP="00FD126E">
            <w:r>
              <w:t>True</w:t>
            </w:r>
          </w:p>
        </w:tc>
      </w:tr>
      <w:tr w:rsidR="00863310" w14:paraId="0F73F76F" w14:textId="77777777" w:rsidTr="00FD126E">
        <w:trPr>
          <w:trHeight w:hRule="exact" w:val="288"/>
        </w:trPr>
        <w:tc>
          <w:tcPr>
            <w:tcW w:w="2695" w:type="dxa"/>
          </w:tcPr>
          <w:p w14:paraId="2AF1B64F" w14:textId="77777777" w:rsidR="00863310" w:rsidRPr="005745A6" w:rsidRDefault="0086331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15EBBB0F" w14:textId="77777777" w:rsidR="00863310" w:rsidRDefault="00863310" w:rsidP="00FD126E">
            <w:r>
              <w:t>False</w:t>
            </w:r>
          </w:p>
        </w:tc>
      </w:tr>
      <w:tr w:rsidR="00863310" w14:paraId="30D6B76D" w14:textId="77777777" w:rsidTr="00FD126E">
        <w:trPr>
          <w:trHeight w:hRule="exact" w:val="288"/>
        </w:trPr>
        <w:tc>
          <w:tcPr>
            <w:tcW w:w="2695" w:type="dxa"/>
          </w:tcPr>
          <w:p w14:paraId="6EE80DA7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57609F93" w14:textId="77777777" w:rsidR="00863310" w:rsidRDefault="00863310" w:rsidP="00FD126E">
            <w:r w:rsidRPr="00F74047">
              <w:t>/eCoaching/Datasets</w:t>
            </w:r>
          </w:p>
        </w:tc>
      </w:tr>
      <w:tr w:rsidR="00863310" w14:paraId="0E1914B9" w14:textId="77777777" w:rsidTr="00FD126E">
        <w:trPr>
          <w:trHeight w:hRule="exact" w:val="288"/>
        </w:trPr>
        <w:tc>
          <w:tcPr>
            <w:tcW w:w="2695" w:type="dxa"/>
          </w:tcPr>
          <w:p w14:paraId="38478F17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2C492B91" w14:textId="77777777" w:rsidR="00863310" w:rsidRDefault="0086331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863310" w14:paraId="273199FE" w14:textId="77777777" w:rsidTr="00FD126E">
        <w:trPr>
          <w:trHeight w:hRule="exact" w:val="288"/>
        </w:trPr>
        <w:tc>
          <w:tcPr>
            <w:tcW w:w="2695" w:type="dxa"/>
          </w:tcPr>
          <w:p w14:paraId="733CB5C6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7B167273" w14:textId="77777777" w:rsidR="00863310" w:rsidRDefault="00863310" w:rsidP="00FD126E">
            <w:r w:rsidRPr="00F74047">
              <w:t>/eCoaching/Reports</w:t>
            </w:r>
          </w:p>
        </w:tc>
      </w:tr>
      <w:tr w:rsidR="00863310" w14:paraId="5446DAF3" w14:textId="77777777" w:rsidTr="00FD126E">
        <w:trPr>
          <w:trHeight w:hRule="exact" w:val="288"/>
        </w:trPr>
        <w:tc>
          <w:tcPr>
            <w:tcW w:w="2695" w:type="dxa"/>
          </w:tcPr>
          <w:p w14:paraId="34ED74A0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49FDF51" w14:textId="77777777" w:rsidR="00863310" w:rsidRDefault="00863310" w:rsidP="00FD126E">
            <w:r w:rsidRPr="00F74047">
              <w:t>Report Parts</w:t>
            </w:r>
          </w:p>
        </w:tc>
      </w:tr>
      <w:tr w:rsidR="00863310" w14:paraId="715D57F3" w14:textId="77777777" w:rsidTr="00FD126E">
        <w:trPr>
          <w:trHeight w:hRule="exact" w:val="288"/>
        </w:trPr>
        <w:tc>
          <w:tcPr>
            <w:tcW w:w="2695" w:type="dxa"/>
          </w:tcPr>
          <w:p w14:paraId="3D4A82C8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14:paraId="6E87F8B6" w14:textId="77777777" w:rsidR="00863310" w:rsidRDefault="0086331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UVAADADSQL50CCO</w:t>
            </w:r>
            <w:r w:rsidRPr="00F74047">
              <w:t>/ReportServer</w:t>
            </w:r>
          </w:p>
        </w:tc>
      </w:tr>
      <w:tr w:rsidR="00863310" w14:paraId="587F359E" w14:textId="77777777" w:rsidTr="00FD126E">
        <w:trPr>
          <w:trHeight w:hRule="exact" w:val="288"/>
        </w:trPr>
        <w:tc>
          <w:tcPr>
            <w:tcW w:w="2695" w:type="dxa"/>
          </w:tcPr>
          <w:p w14:paraId="2503EC9B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2298BC5E" w14:textId="77777777" w:rsidR="00863310" w:rsidRDefault="00863310" w:rsidP="00FD126E">
            <w:r w:rsidRPr="00B459BC">
              <w:t>SQL Server 2016 or later</w:t>
            </w:r>
          </w:p>
        </w:tc>
      </w:tr>
      <w:tr w:rsidR="00863310" w14:paraId="2CB76E4F" w14:textId="77777777" w:rsidTr="00FD126E">
        <w:trPr>
          <w:trHeight w:hRule="exact" w:val="288"/>
        </w:trPr>
        <w:tc>
          <w:tcPr>
            <w:tcW w:w="2695" w:type="dxa"/>
          </w:tcPr>
          <w:p w14:paraId="2338D594" w14:textId="77777777" w:rsidR="00863310" w:rsidRPr="005745A6" w:rsidRDefault="0086331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566646D0" w14:textId="77777777" w:rsidR="00863310" w:rsidRPr="00F74047" w:rsidRDefault="0086331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UVAADADSQL50CCO</w:t>
            </w:r>
            <w:r w:rsidRPr="001515E0">
              <w:t>/Reports_ECLD01</w:t>
            </w:r>
          </w:p>
        </w:tc>
      </w:tr>
    </w:tbl>
    <w:p w14:paraId="140F90E3" w14:textId="77777777" w:rsidR="00863310" w:rsidRPr="005745A6" w:rsidRDefault="00863310" w:rsidP="00863310"/>
    <w:p w14:paraId="3436132E" w14:textId="77777777" w:rsidR="00863310" w:rsidRPr="00925970" w:rsidRDefault="00863310" w:rsidP="00863310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168" w:name="_Toc490553374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863310" w14:paraId="57C9A9B9" w14:textId="77777777" w:rsidTr="00FD126E">
        <w:trPr>
          <w:trHeight w:hRule="exact" w:val="288"/>
        </w:trPr>
        <w:tc>
          <w:tcPr>
            <w:tcW w:w="2695" w:type="dxa"/>
          </w:tcPr>
          <w:p w14:paraId="198AA6D4" w14:textId="77777777" w:rsidR="00863310" w:rsidRPr="005745A6" w:rsidRDefault="0086331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772EC1B1" w14:textId="77777777" w:rsidR="00863310" w:rsidRDefault="00863310" w:rsidP="00FD126E">
            <w:r>
              <w:t>True</w:t>
            </w:r>
          </w:p>
        </w:tc>
      </w:tr>
      <w:tr w:rsidR="00863310" w14:paraId="527809E1" w14:textId="77777777" w:rsidTr="00FD126E">
        <w:trPr>
          <w:trHeight w:hRule="exact" w:val="288"/>
        </w:trPr>
        <w:tc>
          <w:tcPr>
            <w:tcW w:w="2695" w:type="dxa"/>
          </w:tcPr>
          <w:p w14:paraId="6E80F2F3" w14:textId="77777777" w:rsidR="00863310" w:rsidRPr="005745A6" w:rsidRDefault="0086331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63F53ED3" w14:textId="77777777" w:rsidR="00863310" w:rsidRDefault="00863310" w:rsidP="00FD126E">
            <w:r>
              <w:t>False</w:t>
            </w:r>
          </w:p>
        </w:tc>
      </w:tr>
      <w:tr w:rsidR="00863310" w14:paraId="508142E2" w14:textId="77777777" w:rsidTr="00FD126E">
        <w:trPr>
          <w:trHeight w:hRule="exact" w:val="288"/>
        </w:trPr>
        <w:tc>
          <w:tcPr>
            <w:tcW w:w="2695" w:type="dxa"/>
          </w:tcPr>
          <w:p w14:paraId="621FE5C9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7CBF432E" w14:textId="77777777" w:rsidR="00863310" w:rsidRDefault="00863310" w:rsidP="00FD126E">
            <w:r w:rsidRPr="00F74047">
              <w:t>/eCoaching/Datasets</w:t>
            </w:r>
          </w:p>
        </w:tc>
      </w:tr>
      <w:tr w:rsidR="00863310" w14:paraId="6C195A06" w14:textId="77777777" w:rsidTr="00FD126E">
        <w:trPr>
          <w:trHeight w:hRule="exact" w:val="288"/>
        </w:trPr>
        <w:tc>
          <w:tcPr>
            <w:tcW w:w="2695" w:type="dxa"/>
          </w:tcPr>
          <w:p w14:paraId="09EFA5A8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49B2D16F" w14:textId="77777777" w:rsidR="00863310" w:rsidRDefault="0086331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863310" w14:paraId="583BD076" w14:textId="77777777" w:rsidTr="00FD126E">
        <w:trPr>
          <w:trHeight w:hRule="exact" w:val="288"/>
        </w:trPr>
        <w:tc>
          <w:tcPr>
            <w:tcW w:w="2695" w:type="dxa"/>
          </w:tcPr>
          <w:p w14:paraId="239F9C0E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3D3292F0" w14:textId="77777777" w:rsidR="00863310" w:rsidRDefault="00863310" w:rsidP="00FD126E">
            <w:r w:rsidRPr="00F74047">
              <w:t>/eCoaching/Reports</w:t>
            </w:r>
          </w:p>
        </w:tc>
      </w:tr>
      <w:tr w:rsidR="00863310" w14:paraId="5C32CE25" w14:textId="77777777" w:rsidTr="00FD126E">
        <w:trPr>
          <w:trHeight w:hRule="exact" w:val="288"/>
        </w:trPr>
        <w:tc>
          <w:tcPr>
            <w:tcW w:w="2695" w:type="dxa"/>
          </w:tcPr>
          <w:p w14:paraId="09B91F74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DF85DCA" w14:textId="77777777" w:rsidR="00863310" w:rsidRDefault="00863310" w:rsidP="00FD126E">
            <w:r w:rsidRPr="00F74047">
              <w:t>Report Parts</w:t>
            </w:r>
          </w:p>
        </w:tc>
      </w:tr>
      <w:tr w:rsidR="00863310" w14:paraId="7FD64626" w14:textId="77777777" w:rsidTr="00FD126E">
        <w:trPr>
          <w:trHeight w:hRule="exact" w:val="288"/>
        </w:trPr>
        <w:tc>
          <w:tcPr>
            <w:tcW w:w="2695" w:type="dxa"/>
          </w:tcPr>
          <w:p w14:paraId="241B5163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14:paraId="470E04AD" w14:textId="77777777" w:rsidR="00863310" w:rsidRDefault="0086331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UVAADADSQL52CCO</w:t>
            </w:r>
            <w:r w:rsidRPr="00F74047">
              <w:t>/ReportServer</w:t>
            </w:r>
          </w:p>
        </w:tc>
      </w:tr>
      <w:tr w:rsidR="00863310" w14:paraId="4AE4AFEE" w14:textId="77777777" w:rsidTr="00FD126E">
        <w:trPr>
          <w:trHeight w:hRule="exact" w:val="288"/>
        </w:trPr>
        <w:tc>
          <w:tcPr>
            <w:tcW w:w="2695" w:type="dxa"/>
          </w:tcPr>
          <w:p w14:paraId="5A4E0FD2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7FC1DA67" w14:textId="77777777" w:rsidR="00863310" w:rsidRDefault="00863310" w:rsidP="00FD126E">
            <w:r w:rsidRPr="00B459BC">
              <w:t>SQL Server 2016 or later</w:t>
            </w:r>
          </w:p>
        </w:tc>
      </w:tr>
      <w:tr w:rsidR="00863310" w14:paraId="67724637" w14:textId="77777777" w:rsidTr="00FD126E">
        <w:trPr>
          <w:trHeight w:hRule="exact" w:val="288"/>
        </w:trPr>
        <w:tc>
          <w:tcPr>
            <w:tcW w:w="2695" w:type="dxa"/>
          </w:tcPr>
          <w:p w14:paraId="423E29E2" w14:textId="77777777" w:rsidR="00863310" w:rsidRPr="005745A6" w:rsidRDefault="00863310" w:rsidP="00FD126E">
            <w:pPr>
              <w:rPr>
                <w:b/>
              </w:rPr>
            </w:pPr>
            <w:r>
              <w:rPr>
                <w:b/>
              </w:rPr>
              <w:lastRenderedPageBreak/>
              <w:t>Report Portal</w:t>
            </w:r>
          </w:p>
        </w:tc>
        <w:tc>
          <w:tcPr>
            <w:tcW w:w="5940" w:type="dxa"/>
          </w:tcPr>
          <w:p w14:paraId="65D99692" w14:textId="77777777" w:rsidR="00863310" w:rsidRPr="00F74047" w:rsidRDefault="0086331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UVAADADSQL52CCO</w:t>
            </w:r>
            <w:r w:rsidRPr="001515E0">
              <w:t>/Reports_ECL</w:t>
            </w:r>
            <w:r>
              <w:t>T</w:t>
            </w:r>
            <w:r w:rsidRPr="001515E0">
              <w:t>01</w:t>
            </w:r>
          </w:p>
        </w:tc>
      </w:tr>
    </w:tbl>
    <w:p w14:paraId="25FC8A64" w14:textId="34050AA4" w:rsidR="00863310" w:rsidRDefault="00863310" w:rsidP="00863310">
      <w:pPr>
        <w:rPr>
          <w:ins w:id="169" w:author="Palacherla, Susmitha C" w:date="2022-07-22T14:06:00Z"/>
        </w:rPr>
      </w:pPr>
    </w:p>
    <w:p w14:paraId="0BB333A0" w14:textId="5DA1FF73" w:rsidR="007D4212" w:rsidRPr="00925970" w:rsidRDefault="007D4212" w:rsidP="007D4212">
      <w:pPr>
        <w:pStyle w:val="Heading1"/>
        <w:numPr>
          <w:ilvl w:val="1"/>
          <w:numId w:val="3"/>
        </w:numPr>
        <w:spacing w:before="0"/>
        <w:rPr>
          <w:ins w:id="170" w:author="Palacherla, Susmitha C" w:date="2022-07-22T14:06:00Z"/>
          <w:rFonts w:ascii="Arial" w:hAnsi="Arial" w:cs="Arial"/>
          <w:color w:val="auto"/>
          <w:sz w:val="20"/>
          <w:szCs w:val="20"/>
        </w:rPr>
        <w:pPrChange w:id="171" w:author="Palacherla, Susmitha C" w:date="2022-07-22T14:07:00Z">
          <w:pPr>
            <w:pStyle w:val="Heading1"/>
            <w:numPr>
              <w:ilvl w:val="1"/>
              <w:numId w:val="9"/>
            </w:numPr>
            <w:spacing w:before="0"/>
            <w:ind w:left="1140" w:hanging="420"/>
          </w:pPr>
        </w:pPrChange>
      </w:pPr>
      <w:ins w:id="172" w:author="Palacherla, Susmitha C" w:date="2022-07-22T14:07:00Z">
        <w:r>
          <w:rPr>
            <w:rFonts w:ascii="Arial" w:hAnsi="Arial" w:cs="Arial"/>
            <w:color w:val="auto"/>
            <w:sz w:val="20"/>
            <w:szCs w:val="20"/>
          </w:rPr>
          <w:t>UAT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7D4212" w14:paraId="344367C9" w14:textId="77777777" w:rsidTr="005B6321">
        <w:trPr>
          <w:trHeight w:hRule="exact" w:val="288"/>
          <w:ins w:id="173" w:author="Palacherla, Susmitha C" w:date="2022-07-22T14:06:00Z"/>
        </w:trPr>
        <w:tc>
          <w:tcPr>
            <w:tcW w:w="2695" w:type="dxa"/>
          </w:tcPr>
          <w:p w14:paraId="74D03605" w14:textId="77777777" w:rsidR="007D4212" w:rsidRPr="005745A6" w:rsidRDefault="007D4212" w:rsidP="005B6321">
            <w:pPr>
              <w:rPr>
                <w:ins w:id="174" w:author="Palacherla, Susmitha C" w:date="2022-07-22T14:06:00Z"/>
                <w:b/>
              </w:rPr>
            </w:pPr>
            <w:ins w:id="175" w:author="Palacherla, Susmitha C" w:date="2022-07-22T14:0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14:paraId="72B56728" w14:textId="77777777" w:rsidR="007D4212" w:rsidRDefault="007D4212" w:rsidP="005B6321">
            <w:pPr>
              <w:rPr>
                <w:ins w:id="176" w:author="Palacherla, Susmitha C" w:date="2022-07-22T14:06:00Z"/>
              </w:rPr>
            </w:pPr>
            <w:ins w:id="177" w:author="Palacherla, Susmitha C" w:date="2022-07-22T14:06:00Z">
              <w:r>
                <w:t>True</w:t>
              </w:r>
            </w:ins>
          </w:p>
        </w:tc>
      </w:tr>
      <w:tr w:rsidR="007D4212" w14:paraId="149370E5" w14:textId="77777777" w:rsidTr="005B6321">
        <w:trPr>
          <w:trHeight w:hRule="exact" w:val="288"/>
          <w:ins w:id="178" w:author="Palacherla, Susmitha C" w:date="2022-07-22T14:06:00Z"/>
        </w:trPr>
        <w:tc>
          <w:tcPr>
            <w:tcW w:w="2695" w:type="dxa"/>
          </w:tcPr>
          <w:p w14:paraId="18F16669" w14:textId="77777777" w:rsidR="007D4212" w:rsidRPr="005745A6" w:rsidRDefault="007D4212" w:rsidP="005B6321">
            <w:pPr>
              <w:rPr>
                <w:ins w:id="179" w:author="Palacherla, Susmitha C" w:date="2022-07-22T14:06:00Z"/>
                <w:b/>
              </w:rPr>
            </w:pPr>
            <w:ins w:id="180" w:author="Palacherla, Susmitha C" w:date="2022-07-22T14:06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940" w:type="dxa"/>
          </w:tcPr>
          <w:p w14:paraId="7FF27C31" w14:textId="77777777" w:rsidR="007D4212" w:rsidRDefault="007D4212" w:rsidP="005B6321">
            <w:pPr>
              <w:rPr>
                <w:ins w:id="181" w:author="Palacherla, Susmitha C" w:date="2022-07-22T14:06:00Z"/>
              </w:rPr>
            </w:pPr>
            <w:ins w:id="182" w:author="Palacherla, Susmitha C" w:date="2022-07-22T14:06:00Z">
              <w:r>
                <w:t>False</w:t>
              </w:r>
            </w:ins>
          </w:p>
        </w:tc>
      </w:tr>
      <w:tr w:rsidR="007D4212" w14:paraId="018E448A" w14:textId="77777777" w:rsidTr="005B6321">
        <w:trPr>
          <w:trHeight w:hRule="exact" w:val="288"/>
          <w:ins w:id="183" w:author="Palacherla, Susmitha C" w:date="2022-07-22T14:06:00Z"/>
        </w:trPr>
        <w:tc>
          <w:tcPr>
            <w:tcW w:w="2695" w:type="dxa"/>
          </w:tcPr>
          <w:p w14:paraId="775EB5DD" w14:textId="77777777" w:rsidR="007D4212" w:rsidRPr="005745A6" w:rsidRDefault="007D4212" w:rsidP="005B6321">
            <w:pPr>
              <w:rPr>
                <w:ins w:id="184" w:author="Palacherla, Susmitha C" w:date="2022-07-22T14:06:00Z"/>
                <w:b/>
              </w:rPr>
            </w:pPr>
            <w:proofErr w:type="spellStart"/>
            <w:ins w:id="185" w:author="Palacherla, Susmitha C" w:date="2022-07-22T14:06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940" w:type="dxa"/>
          </w:tcPr>
          <w:p w14:paraId="0773D3BA" w14:textId="32A89F4E" w:rsidR="007D4212" w:rsidRDefault="007D4212" w:rsidP="005B6321">
            <w:pPr>
              <w:rPr>
                <w:ins w:id="186" w:author="Palacherla, Susmitha C" w:date="2022-07-22T14:06:00Z"/>
              </w:rPr>
            </w:pPr>
            <w:ins w:id="187" w:author="Palacherla, Susmitha C" w:date="2022-07-22T14:06:00Z">
              <w:r w:rsidRPr="00F74047">
                <w:t>/</w:t>
              </w:r>
              <w:proofErr w:type="spellStart"/>
              <w:r w:rsidRPr="00F74047">
                <w:t>eCoaching</w:t>
              </w:r>
            </w:ins>
            <w:ins w:id="188" w:author="Palacherla, Susmitha C" w:date="2022-07-22T14:08:00Z">
              <w:r w:rsidR="004C0D20">
                <w:t>UAT</w:t>
              </w:r>
            </w:ins>
            <w:proofErr w:type="spellEnd"/>
            <w:ins w:id="189" w:author="Palacherla, Susmitha C" w:date="2022-07-22T14:06:00Z">
              <w:r w:rsidRPr="00F74047">
                <w:t>/Datasets</w:t>
              </w:r>
            </w:ins>
          </w:p>
        </w:tc>
      </w:tr>
      <w:tr w:rsidR="007D4212" w14:paraId="30EDA5B0" w14:textId="77777777" w:rsidTr="005B6321">
        <w:trPr>
          <w:trHeight w:hRule="exact" w:val="288"/>
          <w:ins w:id="190" w:author="Palacherla, Susmitha C" w:date="2022-07-22T14:06:00Z"/>
        </w:trPr>
        <w:tc>
          <w:tcPr>
            <w:tcW w:w="2695" w:type="dxa"/>
          </w:tcPr>
          <w:p w14:paraId="49E81DED" w14:textId="77777777" w:rsidR="007D4212" w:rsidRPr="005745A6" w:rsidRDefault="007D4212" w:rsidP="005B6321">
            <w:pPr>
              <w:rPr>
                <w:ins w:id="191" w:author="Palacherla, Susmitha C" w:date="2022-07-22T14:06:00Z"/>
                <w:b/>
              </w:rPr>
            </w:pPr>
            <w:proofErr w:type="spellStart"/>
            <w:ins w:id="192" w:author="Palacherla, Susmitha C" w:date="2022-07-22T14:06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940" w:type="dxa"/>
          </w:tcPr>
          <w:p w14:paraId="68D0E4FD" w14:textId="1867A011" w:rsidR="007D4212" w:rsidRDefault="007D4212" w:rsidP="005B6321">
            <w:pPr>
              <w:rPr>
                <w:ins w:id="193" w:author="Palacherla, Susmitha C" w:date="2022-07-22T14:06:00Z"/>
              </w:rPr>
            </w:pPr>
            <w:ins w:id="194" w:author="Palacherla, Susmitha C" w:date="2022-07-22T14:06:00Z">
              <w:r w:rsidRPr="00F74047">
                <w:t>/</w:t>
              </w:r>
              <w:proofErr w:type="spellStart"/>
              <w:r w:rsidRPr="00F74047">
                <w:t>eCoaching</w:t>
              </w:r>
            </w:ins>
            <w:ins w:id="195" w:author="Palacherla, Susmitha C" w:date="2022-07-22T14:08:00Z">
              <w:r w:rsidR="004C0D20">
                <w:t>UAT</w:t>
              </w:r>
            </w:ins>
            <w:proofErr w:type="spellEnd"/>
            <w:ins w:id="196" w:author="Palacherla, Susmitha C" w:date="2022-07-22T14:06:00Z">
              <w:r w:rsidRPr="00F74047">
                <w:t>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7D4212" w14:paraId="62117810" w14:textId="77777777" w:rsidTr="005B6321">
        <w:trPr>
          <w:trHeight w:hRule="exact" w:val="288"/>
          <w:ins w:id="197" w:author="Palacherla, Susmitha C" w:date="2022-07-22T14:06:00Z"/>
        </w:trPr>
        <w:tc>
          <w:tcPr>
            <w:tcW w:w="2695" w:type="dxa"/>
          </w:tcPr>
          <w:p w14:paraId="27FA1A5E" w14:textId="77777777" w:rsidR="007D4212" w:rsidRPr="005745A6" w:rsidRDefault="007D4212" w:rsidP="005B6321">
            <w:pPr>
              <w:rPr>
                <w:ins w:id="198" w:author="Palacherla, Susmitha C" w:date="2022-07-22T14:06:00Z"/>
                <w:b/>
              </w:rPr>
            </w:pPr>
            <w:proofErr w:type="spellStart"/>
            <w:ins w:id="199" w:author="Palacherla, Susmitha C" w:date="2022-07-22T14:06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940" w:type="dxa"/>
          </w:tcPr>
          <w:p w14:paraId="40D2624A" w14:textId="1F3FCBB9" w:rsidR="007D4212" w:rsidRDefault="007D4212" w:rsidP="005B6321">
            <w:pPr>
              <w:rPr>
                <w:ins w:id="200" w:author="Palacherla, Susmitha C" w:date="2022-07-22T14:06:00Z"/>
              </w:rPr>
            </w:pPr>
            <w:ins w:id="201" w:author="Palacherla, Susmitha C" w:date="2022-07-22T14:06:00Z">
              <w:r w:rsidRPr="00F74047">
                <w:t>/</w:t>
              </w:r>
              <w:proofErr w:type="spellStart"/>
              <w:r w:rsidRPr="00F74047">
                <w:t>eCoaching</w:t>
              </w:r>
            </w:ins>
            <w:ins w:id="202" w:author="Palacherla, Susmitha C" w:date="2022-07-22T14:08:00Z">
              <w:r w:rsidR="004C0D20">
                <w:t>UAT</w:t>
              </w:r>
            </w:ins>
            <w:proofErr w:type="spellEnd"/>
            <w:ins w:id="203" w:author="Palacherla, Susmitha C" w:date="2022-07-22T14:06:00Z">
              <w:r w:rsidRPr="00F74047">
                <w:t>/Reports</w:t>
              </w:r>
            </w:ins>
          </w:p>
        </w:tc>
      </w:tr>
      <w:tr w:rsidR="007D4212" w14:paraId="422676BA" w14:textId="77777777" w:rsidTr="005B6321">
        <w:trPr>
          <w:trHeight w:hRule="exact" w:val="288"/>
          <w:ins w:id="204" w:author="Palacherla, Susmitha C" w:date="2022-07-22T14:06:00Z"/>
        </w:trPr>
        <w:tc>
          <w:tcPr>
            <w:tcW w:w="2695" w:type="dxa"/>
          </w:tcPr>
          <w:p w14:paraId="5337ED15" w14:textId="77777777" w:rsidR="007D4212" w:rsidRPr="005745A6" w:rsidRDefault="007D4212" w:rsidP="005B6321">
            <w:pPr>
              <w:rPr>
                <w:ins w:id="205" w:author="Palacherla, Susmitha C" w:date="2022-07-22T14:06:00Z"/>
                <w:b/>
              </w:rPr>
            </w:pPr>
            <w:proofErr w:type="spellStart"/>
            <w:ins w:id="206" w:author="Palacherla, Susmitha C" w:date="2022-07-22T14:06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940" w:type="dxa"/>
          </w:tcPr>
          <w:p w14:paraId="238F0E5B" w14:textId="77777777" w:rsidR="007D4212" w:rsidRDefault="007D4212" w:rsidP="005B6321">
            <w:pPr>
              <w:rPr>
                <w:ins w:id="207" w:author="Palacherla, Susmitha C" w:date="2022-07-22T14:06:00Z"/>
              </w:rPr>
            </w:pPr>
            <w:ins w:id="208" w:author="Palacherla, Susmitha C" w:date="2022-07-22T14:06:00Z">
              <w:r w:rsidRPr="00F74047">
                <w:t>Report Parts</w:t>
              </w:r>
            </w:ins>
          </w:p>
        </w:tc>
      </w:tr>
      <w:tr w:rsidR="007D4212" w14:paraId="472DFDDA" w14:textId="77777777" w:rsidTr="005B6321">
        <w:trPr>
          <w:trHeight w:hRule="exact" w:val="288"/>
          <w:ins w:id="209" w:author="Palacherla, Susmitha C" w:date="2022-07-22T14:06:00Z"/>
        </w:trPr>
        <w:tc>
          <w:tcPr>
            <w:tcW w:w="2695" w:type="dxa"/>
          </w:tcPr>
          <w:p w14:paraId="58A583DA" w14:textId="77777777" w:rsidR="007D4212" w:rsidRPr="005745A6" w:rsidRDefault="007D4212" w:rsidP="005B6321">
            <w:pPr>
              <w:rPr>
                <w:ins w:id="210" w:author="Palacherla, Susmitha C" w:date="2022-07-22T14:06:00Z"/>
                <w:b/>
              </w:rPr>
            </w:pPr>
            <w:proofErr w:type="spellStart"/>
            <w:ins w:id="211" w:author="Palacherla, Susmitha C" w:date="2022-07-22T14:06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940" w:type="dxa"/>
          </w:tcPr>
          <w:p w14:paraId="60C02A92" w14:textId="575C1B42" w:rsidR="007D4212" w:rsidRDefault="007D4212" w:rsidP="005B6321">
            <w:pPr>
              <w:rPr>
                <w:ins w:id="212" w:author="Palacherla, Susmitha C" w:date="2022-07-22T14:06:00Z"/>
              </w:rPr>
            </w:pPr>
            <w:ins w:id="213" w:author="Palacherla, Susmitha C" w:date="2022-07-22T14:06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UVAADADSQL52CCO</w:t>
              </w:r>
            </w:ins>
            <w:ins w:id="214" w:author="Palacherla, Susmitha C" w:date="2022-07-22T14:08:00Z">
              <w:r w:rsidR="004C0D20">
                <w:t>.ad.local</w:t>
              </w:r>
            </w:ins>
            <w:ins w:id="215" w:author="Palacherla, Susmitha C" w:date="2022-07-22T14:06:00Z">
              <w:r w:rsidRPr="00F74047">
                <w:t>/ReportServer</w:t>
              </w:r>
            </w:ins>
          </w:p>
        </w:tc>
      </w:tr>
      <w:tr w:rsidR="007D4212" w14:paraId="4BF606A1" w14:textId="77777777" w:rsidTr="005B6321">
        <w:trPr>
          <w:trHeight w:hRule="exact" w:val="288"/>
          <w:ins w:id="216" w:author="Palacherla, Susmitha C" w:date="2022-07-22T14:06:00Z"/>
        </w:trPr>
        <w:tc>
          <w:tcPr>
            <w:tcW w:w="2695" w:type="dxa"/>
          </w:tcPr>
          <w:p w14:paraId="4A7073BB" w14:textId="77777777" w:rsidR="007D4212" w:rsidRPr="005745A6" w:rsidRDefault="007D4212" w:rsidP="005B6321">
            <w:pPr>
              <w:rPr>
                <w:ins w:id="217" w:author="Palacherla, Susmitha C" w:date="2022-07-22T14:06:00Z"/>
                <w:b/>
              </w:rPr>
            </w:pPr>
            <w:proofErr w:type="spellStart"/>
            <w:ins w:id="218" w:author="Palacherla, Susmitha C" w:date="2022-07-22T14:06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940" w:type="dxa"/>
          </w:tcPr>
          <w:p w14:paraId="5714971D" w14:textId="77777777" w:rsidR="007D4212" w:rsidRDefault="007D4212" w:rsidP="005B6321">
            <w:pPr>
              <w:rPr>
                <w:ins w:id="219" w:author="Palacherla, Susmitha C" w:date="2022-07-22T14:06:00Z"/>
              </w:rPr>
            </w:pPr>
            <w:ins w:id="220" w:author="Palacherla, Susmitha C" w:date="2022-07-22T14:06:00Z">
              <w:r w:rsidRPr="00B459BC">
                <w:t>SQL Server 2016 or later</w:t>
              </w:r>
            </w:ins>
          </w:p>
        </w:tc>
      </w:tr>
      <w:tr w:rsidR="007D4212" w14:paraId="69BA4C39" w14:textId="77777777" w:rsidTr="005B6321">
        <w:trPr>
          <w:trHeight w:hRule="exact" w:val="288"/>
          <w:ins w:id="221" w:author="Palacherla, Susmitha C" w:date="2022-07-22T14:06:00Z"/>
        </w:trPr>
        <w:tc>
          <w:tcPr>
            <w:tcW w:w="2695" w:type="dxa"/>
          </w:tcPr>
          <w:p w14:paraId="38693930" w14:textId="77777777" w:rsidR="007D4212" w:rsidRPr="005745A6" w:rsidRDefault="007D4212" w:rsidP="005B6321">
            <w:pPr>
              <w:rPr>
                <w:ins w:id="222" w:author="Palacherla, Susmitha C" w:date="2022-07-22T14:06:00Z"/>
                <w:b/>
              </w:rPr>
            </w:pPr>
            <w:ins w:id="223" w:author="Palacherla, Susmitha C" w:date="2022-07-22T14:06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14:paraId="37C3B317" w14:textId="77777777" w:rsidR="007D4212" w:rsidRPr="00F74047" w:rsidRDefault="007D4212" w:rsidP="005B6321">
            <w:pPr>
              <w:rPr>
                <w:ins w:id="224" w:author="Palacherla, Susmitha C" w:date="2022-07-22T14:06:00Z"/>
              </w:rPr>
            </w:pPr>
            <w:ins w:id="225" w:author="Palacherla, Susmitha C" w:date="2022-07-22T14:06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UVAADADSQL52CCO</w:t>
              </w:r>
              <w:r w:rsidRPr="001515E0">
                <w:t>/Reports_ECL</w:t>
              </w:r>
              <w:r>
                <w:t>T</w:t>
              </w:r>
              <w:r w:rsidRPr="001515E0">
                <w:t>01</w:t>
              </w:r>
            </w:ins>
          </w:p>
        </w:tc>
      </w:tr>
    </w:tbl>
    <w:p w14:paraId="40760BE5" w14:textId="77777777" w:rsidR="007D4212" w:rsidRPr="00FD126E" w:rsidRDefault="007D4212" w:rsidP="00863310"/>
    <w:p w14:paraId="6455F312" w14:textId="77777777" w:rsidR="00863310" w:rsidRPr="00925970" w:rsidRDefault="00863310" w:rsidP="007D4212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  <w:pPrChange w:id="226" w:author="Palacherla, Susmitha C" w:date="2022-07-22T14:07:00Z">
          <w:pPr>
            <w:pStyle w:val="Heading1"/>
            <w:numPr>
              <w:ilvl w:val="1"/>
              <w:numId w:val="9"/>
            </w:numPr>
            <w:spacing w:before="0"/>
            <w:ind w:left="1138" w:hanging="418"/>
          </w:pPr>
        </w:pPrChange>
      </w:pPr>
      <w:bookmarkStart w:id="227" w:name="_Toc490553376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2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863310" w14:paraId="24E85EA7" w14:textId="77777777" w:rsidTr="00FD126E">
        <w:trPr>
          <w:trHeight w:hRule="exact" w:val="288"/>
        </w:trPr>
        <w:tc>
          <w:tcPr>
            <w:tcW w:w="2695" w:type="dxa"/>
          </w:tcPr>
          <w:p w14:paraId="505AE416" w14:textId="77777777" w:rsidR="00863310" w:rsidRPr="005745A6" w:rsidRDefault="0086331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14:paraId="49ED0512" w14:textId="77777777" w:rsidR="00863310" w:rsidRDefault="00863310" w:rsidP="00FD126E">
            <w:r>
              <w:t>True</w:t>
            </w:r>
          </w:p>
        </w:tc>
      </w:tr>
      <w:tr w:rsidR="00863310" w14:paraId="52AF29F1" w14:textId="77777777" w:rsidTr="00FD126E">
        <w:trPr>
          <w:trHeight w:hRule="exact" w:val="288"/>
        </w:trPr>
        <w:tc>
          <w:tcPr>
            <w:tcW w:w="2695" w:type="dxa"/>
          </w:tcPr>
          <w:p w14:paraId="018401B7" w14:textId="77777777" w:rsidR="00863310" w:rsidRPr="005745A6" w:rsidRDefault="0086331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14:paraId="4042832D" w14:textId="77777777" w:rsidR="00863310" w:rsidRDefault="00863310" w:rsidP="00FD126E">
            <w:r>
              <w:t>False</w:t>
            </w:r>
          </w:p>
        </w:tc>
      </w:tr>
      <w:tr w:rsidR="00863310" w14:paraId="763E029D" w14:textId="77777777" w:rsidTr="00FD126E">
        <w:trPr>
          <w:trHeight w:hRule="exact" w:val="288"/>
        </w:trPr>
        <w:tc>
          <w:tcPr>
            <w:tcW w:w="2695" w:type="dxa"/>
          </w:tcPr>
          <w:p w14:paraId="24E8EAA1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14:paraId="167DE16E" w14:textId="77777777" w:rsidR="00863310" w:rsidRDefault="00863310" w:rsidP="00FD126E">
            <w:r w:rsidRPr="00BB09B3">
              <w:t>/eCoaching/Production/Datasets</w:t>
            </w:r>
          </w:p>
        </w:tc>
      </w:tr>
      <w:tr w:rsidR="00863310" w14:paraId="76ACD58B" w14:textId="77777777" w:rsidTr="00FD126E">
        <w:trPr>
          <w:trHeight w:hRule="exact" w:val="288"/>
        </w:trPr>
        <w:tc>
          <w:tcPr>
            <w:tcW w:w="2695" w:type="dxa"/>
          </w:tcPr>
          <w:p w14:paraId="43F73014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14:paraId="7CFC5098" w14:textId="77777777" w:rsidR="00863310" w:rsidRDefault="00863310" w:rsidP="00FD126E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863310" w14:paraId="57F9AF4B" w14:textId="77777777" w:rsidTr="00FD126E">
        <w:trPr>
          <w:trHeight w:hRule="exact" w:val="288"/>
        </w:trPr>
        <w:tc>
          <w:tcPr>
            <w:tcW w:w="2695" w:type="dxa"/>
          </w:tcPr>
          <w:p w14:paraId="5F893F4A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14:paraId="2F4DD539" w14:textId="77777777" w:rsidR="00863310" w:rsidRDefault="00863310" w:rsidP="00FD126E">
            <w:r w:rsidRPr="00BB09B3">
              <w:t>/eCoaching/Production/Reports</w:t>
            </w:r>
          </w:p>
        </w:tc>
      </w:tr>
      <w:tr w:rsidR="00863310" w14:paraId="3F3E6B1D" w14:textId="77777777" w:rsidTr="00FD126E">
        <w:trPr>
          <w:trHeight w:hRule="exact" w:val="288"/>
        </w:trPr>
        <w:tc>
          <w:tcPr>
            <w:tcW w:w="2695" w:type="dxa"/>
          </w:tcPr>
          <w:p w14:paraId="20C6A3F1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14:paraId="7F8C2A44" w14:textId="77777777" w:rsidR="00863310" w:rsidRDefault="00863310" w:rsidP="00FD126E">
            <w:r w:rsidRPr="00F74047">
              <w:t>Report Parts</w:t>
            </w:r>
          </w:p>
        </w:tc>
      </w:tr>
      <w:tr w:rsidR="00863310" w14:paraId="08A88EF0" w14:textId="77777777" w:rsidTr="00FD126E">
        <w:trPr>
          <w:trHeight w:hRule="exact" w:val="288"/>
        </w:trPr>
        <w:tc>
          <w:tcPr>
            <w:tcW w:w="2695" w:type="dxa"/>
          </w:tcPr>
          <w:p w14:paraId="58A00D7A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14:paraId="0F31E846" w14:textId="77777777" w:rsidR="00863310" w:rsidRDefault="0086331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UVAAPADSQL50CCO</w:t>
            </w:r>
            <w:r w:rsidRPr="00F74047">
              <w:t>/ReportServer</w:t>
            </w:r>
          </w:p>
        </w:tc>
      </w:tr>
      <w:tr w:rsidR="00863310" w14:paraId="70C8F3BE" w14:textId="77777777" w:rsidTr="00FD126E">
        <w:trPr>
          <w:trHeight w:hRule="exact" w:val="288"/>
        </w:trPr>
        <w:tc>
          <w:tcPr>
            <w:tcW w:w="2695" w:type="dxa"/>
          </w:tcPr>
          <w:p w14:paraId="458047EE" w14:textId="77777777" w:rsidR="00863310" w:rsidRPr="005745A6" w:rsidRDefault="0086331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14:paraId="65545EE2" w14:textId="77777777" w:rsidR="00863310" w:rsidRDefault="00863310" w:rsidP="00FD126E">
            <w:r w:rsidRPr="00B459BC">
              <w:t>SQL Server 2016 or later</w:t>
            </w:r>
          </w:p>
        </w:tc>
      </w:tr>
      <w:tr w:rsidR="00863310" w14:paraId="70E2E42E" w14:textId="77777777" w:rsidTr="00FD126E">
        <w:trPr>
          <w:trHeight w:hRule="exact" w:val="288"/>
        </w:trPr>
        <w:tc>
          <w:tcPr>
            <w:tcW w:w="2695" w:type="dxa"/>
          </w:tcPr>
          <w:p w14:paraId="683BB296" w14:textId="77777777" w:rsidR="00863310" w:rsidRPr="005745A6" w:rsidRDefault="0086331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14:paraId="553F1A5A" w14:textId="77777777" w:rsidR="00863310" w:rsidRPr="00F74047" w:rsidRDefault="0086331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UVAAPADSQL50CCO</w:t>
            </w:r>
            <w:r w:rsidRPr="001515E0">
              <w:t>/Reports_ECL</w:t>
            </w:r>
            <w:r>
              <w:t>P</w:t>
            </w:r>
            <w:r w:rsidRPr="001515E0">
              <w:t>01</w:t>
            </w:r>
          </w:p>
        </w:tc>
      </w:tr>
    </w:tbl>
    <w:p w14:paraId="4B58B1B8" w14:textId="77777777" w:rsidR="00863310" w:rsidRDefault="00863310" w:rsidP="007D4212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  <w:pPrChange w:id="228" w:author="Palacherla, Susmitha C" w:date="2022-07-22T14:07:00Z">
          <w:pPr>
            <w:pStyle w:val="Heading1"/>
            <w:numPr>
              <w:numId w:val="9"/>
            </w:numPr>
            <w:ind w:left="420" w:hanging="420"/>
          </w:pPr>
        </w:pPrChange>
      </w:pPr>
      <w:r>
        <w:rPr>
          <w:rFonts w:ascii="Arial" w:hAnsi="Arial" w:cs="Arial"/>
          <w:sz w:val="24"/>
          <w:szCs w:val="24"/>
        </w:rPr>
        <w:t>Data Source(s)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3222"/>
        <w:gridCol w:w="4319"/>
      </w:tblGrid>
      <w:tr w:rsidR="00863310" w14:paraId="5F64F884" w14:textId="77777777" w:rsidTr="00FD126E">
        <w:trPr>
          <w:trHeight w:hRule="exact" w:val="352"/>
        </w:trPr>
        <w:tc>
          <w:tcPr>
            <w:tcW w:w="1809" w:type="dxa"/>
          </w:tcPr>
          <w:p w14:paraId="24A6C72C" w14:textId="77777777" w:rsidR="00863310" w:rsidRPr="005745A6" w:rsidRDefault="00863310" w:rsidP="00FD126E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222" w:type="dxa"/>
          </w:tcPr>
          <w:p w14:paraId="2D33A8F8" w14:textId="77777777" w:rsidR="00863310" w:rsidRDefault="0086331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5FE99" w14:textId="77777777" w:rsidR="00863310" w:rsidRDefault="00863310" w:rsidP="00FD126E">
            <w:r>
              <w:t>eCoaching</w:t>
            </w:r>
          </w:p>
        </w:tc>
      </w:tr>
      <w:tr w:rsidR="00863310" w14:paraId="746FFFEB" w14:textId="77777777" w:rsidTr="00FD126E">
        <w:trPr>
          <w:trHeight w:hRule="exact" w:val="288"/>
        </w:trPr>
        <w:tc>
          <w:tcPr>
            <w:tcW w:w="1809" w:type="dxa"/>
          </w:tcPr>
          <w:p w14:paraId="3F9EBDFD" w14:textId="77777777" w:rsidR="00863310" w:rsidRPr="005745A6" w:rsidRDefault="00863310" w:rsidP="00FD126E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222" w:type="dxa"/>
          </w:tcPr>
          <w:p w14:paraId="47EB6B2D" w14:textId="77777777" w:rsidR="00863310" w:rsidRDefault="0086331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7624" w14:textId="77777777" w:rsidR="00863310" w:rsidRDefault="00863310" w:rsidP="00FD126E">
            <w:r>
              <w:t>Microsoft SQL Server</w:t>
            </w:r>
          </w:p>
        </w:tc>
      </w:tr>
      <w:tr w:rsidR="00863310" w14:paraId="3F2AFA92" w14:textId="77777777" w:rsidTr="00FD126E">
        <w:trPr>
          <w:trHeight w:hRule="exact" w:val="3205"/>
        </w:trPr>
        <w:tc>
          <w:tcPr>
            <w:tcW w:w="1809" w:type="dxa"/>
          </w:tcPr>
          <w:p w14:paraId="07B9C719" w14:textId="77777777" w:rsidR="00863310" w:rsidRPr="005745A6" w:rsidRDefault="00863310" w:rsidP="00FD126E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3222" w:type="dxa"/>
          </w:tcPr>
          <w:p w14:paraId="7D17ACC5" w14:textId="77777777" w:rsidR="00863310" w:rsidRDefault="00863310" w:rsidP="00FD126E"/>
        </w:tc>
        <w:tc>
          <w:tcPr>
            <w:tcW w:w="4319" w:type="dxa"/>
          </w:tcPr>
          <w:p w14:paraId="104C0598" w14:textId="77777777" w:rsidR="00863310" w:rsidRPr="004C0D20" w:rsidRDefault="00863310" w:rsidP="00FD126E">
            <w:pPr>
              <w:rPr>
                <w:sz w:val="20"/>
                <w:szCs w:val="20"/>
                <w:rPrChange w:id="229" w:author="Palacherla, Susmitha C" w:date="2022-07-22T14:10:00Z">
                  <w:rPr/>
                </w:rPrChange>
              </w:rPr>
            </w:pPr>
            <w:r w:rsidRPr="004C0D20">
              <w:rPr>
                <w:sz w:val="20"/>
                <w:szCs w:val="20"/>
                <w:rPrChange w:id="230" w:author="Palacherla, Susmitha C" w:date="2022-07-22T14:10:00Z">
                  <w:rPr/>
                </w:rPrChange>
              </w:rPr>
              <w:t>Dev: Data Source=UVAADADSQL50CCO;Initial Catalog=eCoachingDev</w:t>
            </w:r>
          </w:p>
          <w:p w14:paraId="4F7F4DCB" w14:textId="7A0E225D" w:rsidR="00863310" w:rsidRPr="004C0D20" w:rsidRDefault="00863310" w:rsidP="00FD126E">
            <w:pPr>
              <w:rPr>
                <w:ins w:id="231" w:author="Palacherla, Susmitha C" w:date="2022-07-22T14:09:00Z"/>
                <w:sz w:val="20"/>
                <w:szCs w:val="20"/>
                <w:rPrChange w:id="232" w:author="Palacherla, Susmitha C" w:date="2022-07-22T14:10:00Z">
                  <w:rPr>
                    <w:ins w:id="233" w:author="Palacherla, Susmitha C" w:date="2022-07-22T14:09:00Z"/>
                  </w:rPr>
                </w:rPrChange>
              </w:rPr>
            </w:pPr>
            <w:r w:rsidRPr="004C0D20">
              <w:rPr>
                <w:sz w:val="20"/>
                <w:szCs w:val="20"/>
                <w:rPrChange w:id="234" w:author="Palacherla, Susmitha C" w:date="2022-07-22T14:10:00Z">
                  <w:rPr/>
                </w:rPrChange>
              </w:rPr>
              <w:t>Sys Test: Data Source=UVAADADSQL52CCO;Initial Catalog=eCoachingTest</w:t>
            </w:r>
          </w:p>
          <w:p w14:paraId="1DE40D50" w14:textId="1D53380B" w:rsidR="004C0D20" w:rsidRPr="004C0D20" w:rsidRDefault="004C0D20" w:rsidP="004C0D20">
            <w:pPr>
              <w:rPr>
                <w:ins w:id="235" w:author="Palacherla, Susmitha C" w:date="2022-07-22T14:09:00Z"/>
                <w:sz w:val="20"/>
                <w:szCs w:val="20"/>
                <w:rPrChange w:id="236" w:author="Palacherla, Susmitha C" w:date="2022-07-22T14:10:00Z">
                  <w:rPr>
                    <w:ins w:id="237" w:author="Palacherla, Susmitha C" w:date="2022-07-22T14:09:00Z"/>
                  </w:rPr>
                </w:rPrChange>
              </w:rPr>
            </w:pPr>
            <w:ins w:id="238" w:author="Palacherla, Susmitha C" w:date="2022-07-22T14:09:00Z">
              <w:r w:rsidRPr="004C0D20">
                <w:rPr>
                  <w:sz w:val="20"/>
                  <w:szCs w:val="20"/>
                  <w:rPrChange w:id="239" w:author="Palacherla, Susmitha C" w:date="2022-07-22T14:10:00Z">
                    <w:rPr/>
                  </w:rPrChange>
                </w:rPr>
                <w:t>UAT</w:t>
              </w:r>
              <w:r w:rsidRPr="004C0D20">
                <w:rPr>
                  <w:sz w:val="20"/>
                  <w:szCs w:val="20"/>
                  <w:rPrChange w:id="240" w:author="Palacherla, Susmitha C" w:date="2022-07-22T14:10:00Z">
                    <w:rPr/>
                  </w:rPrChange>
                </w:rPr>
                <w:t>: Data Source=UVAADADSQL52CCO;Initial Catalog=</w:t>
              </w:r>
              <w:proofErr w:type="spellStart"/>
              <w:r w:rsidRPr="004C0D20">
                <w:rPr>
                  <w:sz w:val="20"/>
                  <w:szCs w:val="20"/>
                  <w:rPrChange w:id="241" w:author="Palacherla, Susmitha C" w:date="2022-07-22T14:10:00Z">
                    <w:rPr/>
                  </w:rPrChange>
                </w:rPr>
                <w:t>eCoaching</w:t>
              </w:r>
              <w:r w:rsidRPr="004C0D20">
                <w:rPr>
                  <w:sz w:val="20"/>
                  <w:szCs w:val="20"/>
                  <w:rPrChange w:id="242" w:author="Palacherla, Susmitha C" w:date="2022-07-22T14:10:00Z">
                    <w:rPr/>
                  </w:rPrChange>
                </w:rPr>
                <w:t>UAT</w:t>
              </w:r>
              <w:proofErr w:type="spellEnd"/>
            </w:ins>
          </w:p>
          <w:p w14:paraId="0B494BA4" w14:textId="1483B027" w:rsidR="004C0D20" w:rsidRPr="004C0D20" w:rsidDel="004C0D20" w:rsidRDefault="004C0D20" w:rsidP="00FD126E">
            <w:pPr>
              <w:rPr>
                <w:del w:id="243" w:author="Palacherla, Susmitha C" w:date="2022-07-22T14:10:00Z"/>
                <w:sz w:val="20"/>
                <w:szCs w:val="20"/>
                <w:rPrChange w:id="244" w:author="Palacherla, Susmitha C" w:date="2022-07-22T14:10:00Z">
                  <w:rPr>
                    <w:del w:id="245" w:author="Palacherla, Susmitha C" w:date="2022-07-22T14:10:00Z"/>
                  </w:rPr>
                </w:rPrChange>
              </w:rPr>
            </w:pPr>
          </w:p>
          <w:p w14:paraId="61D839B7" w14:textId="77777777" w:rsidR="00863310" w:rsidRDefault="00863310" w:rsidP="00FD126E">
            <w:r w:rsidRPr="004C0D20">
              <w:rPr>
                <w:sz w:val="20"/>
                <w:szCs w:val="20"/>
                <w:rPrChange w:id="246" w:author="Palacherla, Susmitha C" w:date="2022-07-22T14:10:00Z">
                  <w:rPr/>
                </w:rPrChange>
              </w:rPr>
              <w:t>Production: Data Source=UVAAPADSQL50CCO;Initial Catalog=eCoaching</w:t>
            </w:r>
          </w:p>
        </w:tc>
      </w:tr>
      <w:tr w:rsidR="00863310" w14:paraId="7E83F0E5" w14:textId="77777777" w:rsidTr="00FD126E">
        <w:trPr>
          <w:trHeight w:hRule="exact" w:val="288"/>
        </w:trPr>
        <w:tc>
          <w:tcPr>
            <w:tcW w:w="1809" w:type="dxa"/>
          </w:tcPr>
          <w:p w14:paraId="6EDB8BC0" w14:textId="77777777" w:rsidR="00863310" w:rsidRPr="005745A6" w:rsidRDefault="00863310" w:rsidP="00FD126E">
            <w:pPr>
              <w:rPr>
                <w:b/>
              </w:rPr>
            </w:pPr>
            <w:r>
              <w:rPr>
                <w:b/>
              </w:rPr>
              <w:lastRenderedPageBreak/>
              <w:t>Connect Using</w:t>
            </w:r>
          </w:p>
        </w:tc>
        <w:tc>
          <w:tcPr>
            <w:tcW w:w="3222" w:type="dxa"/>
          </w:tcPr>
          <w:p w14:paraId="778D4759" w14:textId="77777777" w:rsidR="00863310" w:rsidRDefault="00863310" w:rsidP="00FD126E"/>
        </w:tc>
        <w:tc>
          <w:tcPr>
            <w:tcW w:w="4319" w:type="dxa"/>
          </w:tcPr>
          <w:p w14:paraId="01F71241" w14:textId="77777777" w:rsidR="00863310" w:rsidRDefault="00863310" w:rsidP="00FD126E">
            <w:r>
              <w:t>Windows Integrated Security</w:t>
            </w:r>
          </w:p>
        </w:tc>
      </w:tr>
    </w:tbl>
    <w:p w14:paraId="395B70B7" w14:textId="77777777" w:rsidR="00773567" w:rsidRPr="00773567" w:rsidRDefault="00773567" w:rsidP="007D4212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pPrChange w:id="247" w:author="Palacherla, Susmitha C" w:date="2022-07-22T14:07:00Z">
          <w:pPr>
            <w:keepNext/>
            <w:keepLines/>
            <w:numPr>
              <w:numId w:val="9"/>
            </w:numPr>
            <w:spacing w:before="480" w:after="0"/>
            <w:ind w:left="420" w:hanging="420"/>
            <w:outlineLvl w:val="0"/>
          </w:pPr>
        </w:pPrChange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  <w:tblPrChange w:id="248" w:author="Palacherla, Susmitha C" w:date="2022-07-22T14:14:00Z">
          <w:tblPr>
            <w:tblStyle w:val="TableGrid1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809"/>
        <w:gridCol w:w="7056"/>
        <w:tblGridChange w:id="249">
          <w:tblGrid>
            <w:gridCol w:w="1120"/>
            <w:gridCol w:w="689"/>
            <w:gridCol w:w="7056"/>
            <w:gridCol w:w="485"/>
          </w:tblGrid>
        </w:tblGridChange>
      </w:tblGrid>
      <w:tr w:rsidR="00773567" w:rsidRPr="00773567" w14:paraId="2ACCC1F4" w14:textId="77777777" w:rsidTr="004C0D20">
        <w:trPr>
          <w:trHeight w:hRule="exact" w:val="3349"/>
          <w:trPrChange w:id="250" w:author="Palacherla, Susmitha C" w:date="2022-07-22T14:14:00Z">
            <w:trPr>
              <w:trHeight w:hRule="exact" w:val="3133"/>
            </w:trPr>
          </w:trPrChange>
        </w:trPr>
        <w:tc>
          <w:tcPr>
            <w:tcW w:w="1809" w:type="dxa"/>
            <w:tcPrChange w:id="251" w:author="Palacherla, Susmitha C" w:date="2022-07-22T14:14:00Z">
              <w:tcPr>
                <w:tcW w:w="1809" w:type="dxa"/>
              </w:tcPr>
            </w:tcPrChange>
          </w:tcPr>
          <w:p w14:paraId="03FFE983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  <w:tcPrChange w:id="252" w:author="Palacherla, Susmitha C" w:date="2022-07-22T14:14:00Z">
              <w:tcPr>
                <w:tcW w:w="7056" w:type="dxa"/>
                <w:gridSpan w:val="3"/>
              </w:tcPr>
            </w:tcPrChange>
          </w:tcPr>
          <w:p w14:paraId="0BADEF94" w14:textId="4F8CF486" w:rsidR="00773567" w:rsidRPr="00773567" w:rsidRDefault="00773567" w:rsidP="00773567">
            <w:del w:id="253" w:author="Palacherla, Susmitha C" w:date="2022-07-22T14:14:00Z">
              <w:r w:rsidDel="004C0D20">
                <w:rPr>
                  <w:noProof/>
                </w:rPr>
                <w:drawing>
                  <wp:inline distT="0" distB="0" distL="0" distR="0" wp14:anchorId="6257EB2A" wp14:editId="0B3341F2">
                    <wp:extent cx="4151376" cy="1600200"/>
                    <wp:effectExtent l="0" t="0" r="1905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51376" cy="1600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54" w:author="Palacherla, Susmitha C" w:date="2022-07-22T14:14:00Z">
              <w:r w:rsidR="004C0D20">
                <w:rPr>
                  <w:noProof/>
                </w:rPr>
                <w:t xml:space="preserve"> </w:t>
              </w:r>
              <w:r w:rsidR="004C0D20">
                <w:rPr>
                  <w:noProof/>
                </w:rPr>
                <w:drawing>
                  <wp:inline distT="0" distB="0" distL="0" distR="0" wp14:anchorId="0003DD4E" wp14:editId="18F98132">
                    <wp:extent cx="3575304" cy="1828800"/>
                    <wp:effectExtent l="0" t="0" r="6350" b="0"/>
                    <wp:docPr id="20" name="Picture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75304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73567" w:rsidRPr="00773567" w14:paraId="6BA485EA" w14:textId="77777777" w:rsidTr="00651AB3">
        <w:trPr>
          <w:trHeight w:hRule="exact" w:val="288"/>
        </w:trPr>
        <w:tc>
          <w:tcPr>
            <w:tcW w:w="1809" w:type="dxa"/>
          </w:tcPr>
          <w:p w14:paraId="0C398888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Data Source</w:t>
            </w:r>
          </w:p>
        </w:tc>
        <w:tc>
          <w:tcPr>
            <w:tcW w:w="7056" w:type="dxa"/>
          </w:tcPr>
          <w:p w14:paraId="1637898C" w14:textId="77777777"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773567" w:rsidRPr="00773567" w14:paraId="74D5FBAE" w14:textId="77777777" w:rsidTr="00651AB3">
        <w:trPr>
          <w:trHeight w:hRule="exact" w:val="1576"/>
        </w:trPr>
        <w:tc>
          <w:tcPr>
            <w:tcW w:w="1809" w:type="dxa"/>
          </w:tcPr>
          <w:p w14:paraId="21B25BD8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14:paraId="527A2E6E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CoachingEmployeeList</w:t>
            </w:r>
            <w:proofErr w:type="spellEnd"/>
          </w:p>
          <w:p w14:paraId="34541E4F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CoachingReasonList</w:t>
            </w:r>
            <w:proofErr w:type="spellEnd"/>
          </w:p>
          <w:p w14:paraId="1A1B8934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CoachingSiteList</w:t>
            </w:r>
            <w:proofErr w:type="spellEnd"/>
          </w:p>
          <w:p w14:paraId="2D6B54D3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CoachingStatusList</w:t>
            </w:r>
            <w:proofErr w:type="spellEnd"/>
          </w:p>
          <w:p w14:paraId="09A200B1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CoachingSubReasonList</w:t>
            </w:r>
            <w:proofErr w:type="spellEnd"/>
          </w:p>
          <w:p w14:paraId="27013834" w14:textId="77777777" w:rsidR="00773567" w:rsidRPr="00773567" w:rsidRDefault="00A3182B" w:rsidP="00773567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</w:tc>
      </w:tr>
    </w:tbl>
    <w:p w14:paraId="5025256A" w14:textId="77777777"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3F84A" w14:textId="77777777" w:rsidR="00F41774" w:rsidRDefault="00F41774" w:rsidP="009F2A51">
      <w:pPr>
        <w:spacing w:after="0" w:line="240" w:lineRule="auto"/>
      </w:pPr>
      <w:r>
        <w:separator/>
      </w:r>
    </w:p>
  </w:endnote>
  <w:endnote w:type="continuationSeparator" w:id="0">
    <w:p w14:paraId="79958ABA" w14:textId="77777777" w:rsidR="00F41774" w:rsidRDefault="00F4177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B90B9" w14:textId="0650D025" w:rsidR="00651AB3" w:rsidRDefault="00651AB3" w:rsidP="00BB7195">
    <w:pPr>
      <w:pStyle w:val="Footertext1"/>
      <w:rPr>
        <w:color w:val="FFFFFF"/>
      </w:rPr>
    </w:pPr>
    <w:r w:rsidRPr="00D62F04">
      <w:rPr>
        <w:b/>
        <w:noProof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491FE16D" wp14:editId="6717F4D4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</w:rPr>
      <w:t xml:space="preserve"> </w:t>
    </w:r>
    <w:r w:rsidRPr="00BB7195">
      <w:t xml:space="preserve"> </w:t>
    </w:r>
    <w:r>
      <w:t>This document contains confidential and proprietary information,</w:t>
    </w:r>
  </w:p>
  <w:p w14:paraId="4ACBF7CD" w14:textId="77777777" w:rsidR="00651AB3" w:rsidRDefault="00651AB3" w:rsidP="00BB7195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14:paraId="0DEE5136" w14:textId="58DFFD90" w:rsidR="00651AB3" w:rsidRPr="000C47F2" w:rsidRDefault="00651AB3" w:rsidP="00651AB3">
    <w:pPr>
      <w:pStyle w:val="Footer"/>
      <w:tabs>
        <w:tab w:val="left" w:pos="2270"/>
      </w:tabs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BA4C04">
      <w:rPr>
        <w:noProof/>
      </w:rPr>
      <w:t>7/22/2022</w:t>
    </w:r>
    <w:r>
      <w:fldChar w:fldCharType="end"/>
    </w:r>
    <w:r>
      <w:tab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4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29</w:t>
    </w:r>
    <w:r w:rsidRPr="000C47F2">
      <w:rPr>
        <w:rStyle w:val="PageNumber"/>
      </w:rPr>
      <w:fldChar w:fldCharType="end"/>
    </w:r>
  </w:p>
  <w:p w14:paraId="0AAE4103" w14:textId="77777777" w:rsidR="00651AB3" w:rsidRDefault="00651AB3" w:rsidP="00651AB3">
    <w:pPr>
      <w:pStyle w:val="Footer"/>
      <w:tabs>
        <w:tab w:val="right" w:pos="720"/>
      </w:tabs>
      <w:spacing w:after="0"/>
      <w:jc w:val="center"/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AB497" w14:textId="77777777" w:rsidR="00F41774" w:rsidRDefault="00F41774" w:rsidP="009F2A51">
      <w:pPr>
        <w:spacing w:after="0" w:line="240" w:lineRule="auto"/>
      </w:pPr>
      <w:r>
        <w:separator/>
      </w:r>
    </w:p>
  </w:footnote>
  <w:footnote w:type="continuationSeparator" w:id="0">
    <w:p w14:paraId="7CD611EA" w14:textId="77777777" w:rsidR="00F41774" w:rsidRDefault="00F41774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7498" w14:textId="77777777" w:rsidR="00651AB3" w:rsidRDefault="00651AB3" w:rsidP="00BB7195">
    <w:pPr>
      <w:pStyle w:val="Header"/>
    </w:pPr>
    <w:r>
      <w:t>eCoaching Log System</w:t>
    </w:r>
  </w:p>
  <w:p w14:paraId="4BBB927D" w14:textId="77777777" w:rsidR="00651AB3" w:rsidRDefault="00651A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C2FBC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4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5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6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7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6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C0D20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51AB3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1285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3567"/>
    <w:rsid w:val="00774DD0"/>
    <w:rsid w:val="007776F9"/>
    <w:rsid w:val="007829B2"/>
    <w:rsid w:val="007935E3"/>
    <w:rsid w:val="007A7B19"/>
    <w:rsid w:val="007B16D7"/>
    <w:rsid w:val="007D2A5C"/>
    <w:rsid w:val="007D4212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63310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3BE6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A4C04"/>
    <w:rsid w:val="00BB7195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1360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41774"/>
    <w:rsid w:val="00F6022E"/>
    <w:rsid w:val="00F66DD7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FB8C9FB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BB7195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BB7195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168C3-C447-4EA6-9F5B-630E1EDF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30</Pages>
  <Words>1937</Words>
  <Characters>11042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12954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35</cp:revision>
  <dcterms:created xsi:type="dcterms:W3CDTF">2017-04-18T18:53:00Z</dcterms:created>
  <dcterms:modified xsi:type="dcterms:W3CDTF">2022-07-22T18:14:00Z</dcterms:modified>
</cp:coreProperties>
</file>