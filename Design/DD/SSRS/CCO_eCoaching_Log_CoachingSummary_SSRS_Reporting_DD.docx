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2B0F92" w:rsidRDefault="002B0F92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2B0F92" w:rsidRDefault="002B0F92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r w:rsidR="004F7B11">
        <w:rPr>
          <w:rFonts w:ascii="Arial" w:hAnsi="Arial"/>
          <w:b/>
          <w:sz w:val="36"/>
        </w:rPr>
        <w:t>CCO eCoaching 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4053"/>
      </w:tblGrid>
      <w:tr w:rsidR="009F2A51" w:rsidRPr="00D37C04" w:rsidTr="002B0F9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405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D678F6" w:rsidRPr="00D37C04" w:rsidTr="002B0F92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RDefault="00D678F6" w:rsidP="00D678F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8-04-09T08:39:00Z">
              <w:r w:rsidDel="002B0F92">
                <w:rPr>
                  <w:rFonts w:ascii="Times New Roman (PCL6)" w:hAnsi="Times New Roman (PCL6)"/>
                </w:rPr>
                <w:delText>8/15/2017</w:delText>
              </w:r>
            </w:del>
            <w:ins w:id="2" w:author="Palacherla, Susmitha C (NONUS)" w:date="2018-04-09T08:39:00Z">
              <w:r w:rsidR="002B0F92">
                <w:rPr>
                  <w:rFonts w:ascii="Times New Roman (PCL6)" w:hAnsi="Times New Roman (PCL6)"/>
                </w:rPr>
                <w:t>04/09/2018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RDefault="00D678F6" w:rsidP="00D678F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405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RDefault="00D678F6" w:rsidP="002B0F92">
            <w:pPr>
              <w:ind w:right="-270"/>
              <w:rPr>
                <w:rFonts w:ascii="Times New Roman (PCL6)" w:hAnsi="Times New Roman (PCL6)"/>
              </w:rPr>
              <w:pPrChange w:id="3" w:author="Palacherla, Susmitha C (NONUS)" w:date="2018-04-09T08:40:00Z">
                <w:pPr>
                  <w:ind w:right="-270"/>
                </w:pPr>
              </w:pPrChange>
            </w:pPr>
            <w:r>
              <w:rPr>
                <w:rFonts w:ascii="Times New Roman (PCL6)" w:hAnsi="Times New Roman (PCL6)"/>
              </w:rPr>
              <w:t xml:space="preserve">TFS </w:t>
            </w:r>
            <w:del w:id="4" w:author="Palacherla, Susmitha C (NONUS)" w:date="2018-04-09T08:40:00Z">
              <w:r w:rsidDel="002B0F92">
                <w:rPr>
                  <w:rFonts w:ascii="Times New Roman (PCL6)" w:hAnsi="Times New Roman (PCL6)"/>
                </w:rPr>
                <w:delText xml:space="preserve">7106 </w:delText>
              </w:r>
            </w:del>
            <w:ins w:id="5" w:author="Palacherla, Susmitha C (NONUS)" w:date="2018-04-09T08:40:00Z">
              <w:r w:rsidR="002B0F92">
                <w:rPr>
                  <w:rFonts w:ascii="Times New Roman (PCL6)" w:hAnsi="Times New Roman (PCL6)"/>
                </w:rPr>
                <w:t xml:space="preserve">10588 </w:t>
              </w:r>
            </w:ins>
            <w:r>
              <w:rPr>
                <w:rFonts w:ascii="Times New Roman (PCL6)" w:hAnsi="Times New Roman (PCL6)"/>
              </w:rPr>
              <w:t xml:space="preserve">– </w:t>
            </w:r>
            <w:ins w:id="6" w:author="Palacherla, Susmitha C (NONUS)" w:date="2018-04-09T08:40:00Z">
              <w:r w:rsidR="002B0F92" w:rsidRPr="002B0F92">
                <w:rPr>
                  <w:rFonts w:ascii="Times New Roman (PCL6)" w:hAnsi="Times New Roman (PCL6)"/>
                </w:rPr>
                <w:t>Update SSRS DD docs with peer review finding</w:t>
              </w:r>
            </w:ins>
            <w:del w:id="7" w:author="Palacherla, Susmitha C (NONUS)" w:date="2018-04-09T08:40:00Z">
              <w:r w:rsidDel="002B0F92">
                <w:rPr>
                  <w:rFonts w:ascii="Times New Roman (PCL6)" w:hAnsi="Times New Roman (PCL6)"/>
                </w:rPr>
                <w:delText>Upgrade for SQL Server 2012</w:delText>
              </w:r>
            </w:del>
            <w:ins w:id="8" w:author="Palacherla, Susmitha C (NONUS)" w:date="2018-04-09T08:40:00Z">
              <w:r w:rsidR="002B0F92">
                <w:rPr>
                  <w:rFonts w:ascii="Times New Roman (PCL6)" w:hAnsi="Times New Roman (PCL6)"/>
                </w:rPr>
                <w:t xml:space="preserve">. </w:t>
              </w:r>
            </w:ins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ins w:id="9" w:author="Palacherla, Susmitha C (NONUS)" w:date="2018-04-09T08:40:00Z">
              <w:r>
                <w:t>04/09/2018</w:t>
              </w:r>
            </w:ins>
          </w:p>
        </w:tc>
        <w:tc>
          <w:tcPr>
            <w:tcW w:w="5238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ins w:id="10" w:author="Palacherla, Susmitha C (NONUS)" w:date="2018-04-09T08:40:00Z">
              <w:r>
                <w:t xml:space="preserve">TFS 10588 - </w:t>
              </w:r>
              <w:r w:rsidRPr="002B0F92">
                <w:t>Update SSRS DD docs with peer review finding</w:t>
              </w:r>
              <w:r>
                <w:t xml:space="preserve">. Updated </w:t>
              </w:r>
            </w:ins>
            <w:ins w:id="11" w:author="Palacherla, Susmitha C (NONUS)" w:date="2018-04-09T08:41:00Z">
              <w:r>
                <w:t>CoachingEmployeeList</w:t>
              </w:r>
            </w:ins>
            <w:ins w:id="12" w:author="Palacherla, Susmitha C (NONUS)" w:date="2018-04-09T08:43:00Z">
              <w:r>
                <w:t xml:space="preserve"> dataset to replace embedded query with stored procedure that was implemented to support Encryption of sensitive data during TFS 7856.</w:t>
              </w:r>
            </w:ins>
          </w:p>
        </w:tc>
        <w:tc>
          <w:tcPr>
            <w:tcW w:w="2790" w:type="dxa"/>
          </w:tcPr>
          <w:p w:rsidR="008F746F" w:rsidRPr="00D37C04" w:rsidRDefault="002B0F92" w:rsidP="00A45C57">
            <w:pPr>
              <w:pStyle w:val="hdr1"/>
              <w:ind w:left="0"/>
              <w:jc w:val="left"/>
            </w:pPr>
            <w:ins w:id="13" w:author="Palacherla, Susmitha C (NONUS)" w:date="2018-04-09T08:40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4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553366" w:history="1">
            <w:r w:rsidR="00020810" w:rsidRPr="000B5ED0">
              <w:rPr>
                <w:rStyle w:val="Hyperlink"/>
                <w:noProof/>
              </w:rPr>
              <w:t>1.0</w:t>
            </w:r>
            <w:r w:rsidR="0002081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20810" w:rsidRPr="000B5ED0">
              <w:rPr>
                <w:rStyle w:val="Hyperlink"/>
                <w:rFonts w:ascii="Arial" w:hAnsi="Arial" w:cs="Arial"/>
                <w:noProof/>
              </w:rPr>
              <w:t>Purpose</w:t>
            </w:r>
            <w:r w:rsidR="00020810">
              <w:rPr>
                <w:noProof/>
                <w:webHidden/>
              </w:rPr>
              <w:tab/>
            </w:r>
            <w:r w:rsidR="00020810">
              <w:rPr>
                <w:noProof/>
                <w:webHidden/>
              </w:rPr>
              <w:fldChar w:fldCharType="begin"/>
            </w:r>
            <w:r w:rsidR="00020810">
              <w:rPr>
                <w:noProof/>
                <w:webHidden/>
              </w:rPr>
              <w:instrText xml:space="preserve"> PAGEREF _Toc490553366 \h </w:instrText>
            </w:r>
            <w:r w:rsidR="00020810">
              <w:rPr>
                <w:noProof/>
                <w:webHidden/>
              </w:rPr>
            </w:r>
            <w:r w:rsidR="00020810">
              <w:rPr>
                <w:noProof/>
                <w:webHidden/>
              </w:rPr>
              <w:fldChar w:fldCharType="separate"/>
            </w:r>
            <w:r w:rsidR="00020810">
              <w:rPr>
                <w:noProof/>
                <w:webHidden/>
              </w:rPr>
              <w:t>4</w:t>
            </w:r>
            <w:r w:rsidR="00020810"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67" w:history="1">
            <w:r w:rsidRPr="000B5ED0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XML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68" w:history="1">
            <w:r w:rsidRPr="000B5ED0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69" w:history="1">
            <w:r w:rsidRPr="000B5ED0">
              <w:rPr>
                <w:rStyle w:val="Hyperlink"/>
                <w:noProof/>
              </w:rPr>
              <w:t>4.0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0" w:history="1">
            <w:r w:rsidRPr="000B5ED0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1" w:history="1">
            <w:r w:rsidRPr="000B5ED0">
              <w:rPr>
                <w:rStyle w:val="Hyperlink"/>
                <w:noProof/>
              </w:rPr>
              <w:t>6.0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Preview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2" w:history="1">
            <w:r w:rsidRPr="000B5ED0">
              <w:rPr>
                <w:rStyle w:val="Hyperlink"/>
                <w:noProof/>
              </w:rPr>
              <w:t>7.0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Deployment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3" w:history="1">
            <w:r w:rsidRPr="000B5ED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4" w:history="1">
            <w:r w:rsidRPr="000B5ED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SysTest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5" w:history="1">
            <w:r w:rsidRPr="000B5ED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LoadTest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90553376" w:history="1">
            <w:r w:rsidRPr="000B5ED0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4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" w:name="_Toc490553366"/>
      <w:r>
        <w:rPr>
          <w:rFonts w:ascii="Arial" w:hAnsi="Arial" w:cs="Arial"/>
          <w:sz w:val="24"/>
          <w:szCs w:val="24"/>
        </w:rPr>
        <w:lastRenderedPageBreak/>
        <w:t>Purpose</w:t>
      </w:r>
      <w:bookmarkEnd w:id="15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6" w:name="_Toc490553367"/>
      <w:r w:rsidRPr="00CF2472">
        <w:rPr>
          <w:rFonts w:ascii="Arial" w:hAnsi="Arial" w:cs="Arial"/>
          <w:sz w:val="24"/>
          <w:szCs w:val="24"/>
        </w:rPr>
        <w:t>XML Information</w:t>
      </w:r>
      <w:bookmarkEnd w:id="16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7" w:name="_Toc490553368"/>
      <w:r w:rsidRPr="00D04BC1">
        <w:rPr>
          <w:rFonts w:ascii="Arial" w:hAnsi="Arial" w:cs="Arial"/>
          <w:sz w:val="24"/>
          <w:szCs w:val="24"/>
        </w:rPr>
        <w:t>Report Parameters</w:t>
      </w:r>
      <w:bookmarkEnd w:id="17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8" w:name="_Toc490553369"/>
      <w:r>
        <w:rPr>
          <w:rFonts w:ascii="Arial" w:hAnsi="Arial" w:cs="Arial"/>
          <w:sz w:val="24"/>
          <w:szCs w:val="24"/>
        </w:rPr>
        <w:t>Report Datasets</w:t>
      </w:r>
      <w:bookmarkEnd w:id="18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ins w:id="19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  <w:ins w:id="20" w:author="Palacherla, Susmitha C (NONUS)" w:date="2018-04-09T08:50:00Z">
        <w:r>
          <w:rPr>
            <w:noProof/>
          </w:rPr>
          <w:drawing>
            <wp:inline distT="0" distB="0" distL="0" distR="0" wp14:anchorId="167CB10D" wp14:editId="2B116106">
              <wp:extent cx="5943600" cy="389382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93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 </w:t>
        </w:r>
      </w:ins>
    </w:p>
    <w:p w:rsidR="00C37C38" w:rsidRDefault="00C37C38" w:rsidP="00F06D56">
      <w:pPr>
        <w:rPr>
          <w:ins w:id="21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2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3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4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5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6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7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8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29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30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bookmarkStart w:id="31" w:name="_GoBack"/>
      <w:bookmarkEnd w:id="31"/>
      <w:del w:id="32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EmpName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33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34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35" w:author="Palacherla, Susmitha C (NONUS)" w:date="2018-04-09T08:50:00Z"/>
          <w:rFonts w:ascii="Courier New" w:hAnsi="Courier New" w:cs="Courier New"/>
          <w:noProof/>
          <w:color w:val="0000FF"/>
          <w:sz w:val="20"/>
          <w:szCs w:val="20"/>
        </w:rPr>
      </w:pPr>
      <w:del w:id="36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37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38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EmpID 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[Emp_Name] EmpName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39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40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Coaching_Log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Employee_Hierarchy eh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41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42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EmpID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Emp_ID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43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44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45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46" w:author="Palacherla, Susmitha C (NONUS)" w:date="2018-04-09T08:50:00Z"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 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@intSitein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@intSitein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47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48" w:author="Palacherla, Susmitha C (NONUS)" w:date="2018-04-09T08:50:00Z"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:rsidR="00F06D56" w:rsidDel="002B0F92" w:rsidRDefault="00F06D56" w:rsidP="00F06D56">
      <w:pPr>
        <w:rPr>
          <w:del w:id="49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50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1" w:name="_Toc490553370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51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Module 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2" w:name="_Toc490553371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52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E250E0">
        <w:rPr>
          <w:noProof/>
        </w:rPr>
        <w:drawing>
          <wp:inline distT="0" distB="0" distL="0" distR="0" wp14:anchorId="28289D3D" wp14:editId="76D45E90">
            <wp:extent cx="5943600" cy="1699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D678F6" w:rsidRDefault="00D678F6" w:rsidP="00D678F6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3" w:name="_Toc490552941"/>
      <w:bookmarkStart w:id="54" w:name="_Toc490553372"/>
      <w:r>
        <w:rPr>
          <w:rFonts w:ascii="Arial" w:hAnsi="Arial" w:cs="Arial"/>
          <w:sz w:val="24"/>
          <w:szCs w:val="24"/>
        </w:rPr>
        <w:t>Deployment Properties</w:t>
      </w:r>
      <w:bookmarkEnd w:id="53"/>
      <w:bookmarkEnd w:id="54"/>
    </w:p>
    <w:p w:rsidR="00D678F6" w:rsidRPr="002B0F92" w:rsidRDefault="00D678F6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5" w:name="_Toc490552942"/>
      <w:bookmarkStart w:id="56" w:name="_Toc490553373"/>
      <w:r w:rsidRPr="002B0F92">
        <w:rPr>
          <w:rFonts w:ascii="Arial" w:hAnsi="Arial" w:cs="Arial"/>
          <w:color w:val="auto"/>
          <w:sz w:val="20"/>
          <w:szCs w:val="20"/>
        </w:rPr>
        <w:t>Dev</w:t>
      </w:r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D678F6" w:rsidRDefault="00D678F6" w:rsidP="002B0F92">
            <w:r>
              <w:t>True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D678F6" w:rsidRDefault="00D678F6" w:rsidP="002B0F92">
            <w:r>
              <w:t>False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/eCoaching/Datasets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/eCoaching/DataSources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/eCoaching/Reports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Report Parts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http://f3420-ecldbd01.vangent.local/ReportServer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SQL Server 2008 R2, 2012 or 2014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D678F6" w:rsidRPr="00F74047" w:rsidRDefault="00D678F6" w:rsidP="002B0F92">
            <w:r w:rsidRPr="001515E0">
              <w:t>http://f3420-ecldbd01/Reports_ECLD01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2B0F92"/>
        </w:tc>
      </w:tr>
    </w:tbl>
    <w:p w:rsidR="00D678F6" w:rsidRPr="005745A6" w:rsidRDefault="00D678F6" w:rsidP="00D678F6"/>
    <w:p w:rsidR="00D678F6" w:rsidRPr="002B0F92" w:rsidRDefault="00D678F6" w:rsidP="002B0F92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7" w:name="_Toc490552943"/>
      <w:bookmarkStart w:id="58" w:name="_Toc490553374"/>
      <w:r w:rsidRPr="002B0F92">
        <w:rPr>
          <w:rFonts w:ascii="Arial" w:hAnsi="Arial" w:cs="Arial"/>
          <w:color w:val="auto"/>
          <w:sz w:val="20"/>
          <w:szCs w:val="20"/>
        </w:rPr>
        <w:t>SysTest</w:t>
      </w:r>
      <w:bookmarkEnd w:id="57"/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D678F6" w:rsidRDefault="00D678F6" w:rsidP="002B0F92">
            <w:r>
              <w:t>True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lastRenderedPageBreak/>
              <w:t>Overwrite DataSources</w:t>
            </w:r>
          </w:p>
        </w:tc>
        <w:tc>
          <w:tcPr>
            <w:tcW w:w="5220" w:type="dxa"/>
          </w:tcPr>
          <w:p w:rsidR="00D678F6" w:rsidRDefault="00D678F6" w:rsidP="002B0F92">
            <w:r>
              <w:t>False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/eCoaching/Datasets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/eCoaching/DataSources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/eCoaching/Reports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Report Parts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http://f3420-ecldb</w:t>
            </w:r>
            <w:r>
              <w:t>t</w:t>
            </w:r>
            <w:r w:rsidRPr="00F74047">
              <w:t>01.vangent.local/ReportServer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SQL Server 2008 R2, 2012 or 2014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D678F6" w:rsidRPr="00F74047" w:rsidRDefault="00D678F6" w:rsidP="002B0F92">
            <w:r w:rsidRPr="001515E0">
              <w:t>http://f3420-ecldb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2B0F92"/>
        </w:tc>
      </w:tr>
    </w:tbl>
    <w:p w:rsidR="00D678F6" w:rsidRDefault="00D678F6" w:rsidP="002B0F92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  <w:bookmarkStart w:id="59" w:name="_Toc490552944"/>
    </w:p>
    <w:p w:rsidR="00D678F6" w:rsidRDefault="00D678F6" w:rsidP="002B0F92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D678F6" w:rsidRPr="002B0F92" w:rsidRDefault="00D678F6" w:rsidP="002B0F92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0" w:name="_Toc490553375"/>
      <w:r w:rsidRPr="002B0F92">
        <w:rPr>
          <w:rFonts w:ascii="Arial" w:hAnsi="Arial" w:cs="Arial"/>
          <w:color w:val="auto"/>
          <w:sz w:val="20"/>
          <w:szCs w:val="20"/>
        </w:rPr>
        <w:t>LoadTest</w:t>
      </w:r>
      <w:bookmarkEnd w:id="59"/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D678F6" w:rsidRDefault="00D678F6" w:rsidP="002B0F92">
            <w:r>
              <w:t>True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D678F6" w:rsidRDefault="00D678F6" w:rsidP="002B0F92">
            <w:r>
              <w:t>False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/eCoaching/LoadTest/Datasets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/eCoaching/LoadTest/</w:t>
            </w:r>
            <w:r w:rsidRPr="00F74047">
              <w:t>DataSources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/eCoaching/LoadTest/</w:t>
            </w:r>
            <w:r w:rsidRPr="00F74047">
              <w:t>Reports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Report Parts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http://f3420-ecldb</w:t>
            </w:r>
            <w:r>
              <w:t>p</w:t>
            </w:r>
            <w:r w:rsidRPr="00F74047">
              <w:t>01.vangent.local/ReportServer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SQL Server 2008 R2, 2012 or 2014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D678F6" w:rsidRPr="00F74047" w:rsidRDefault="00D678F6" w:rsidP="002B0F92">
            <w:r w:rsidRPr="001515E0">
              <w:t>http://f3420-ecldb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2B0F92"/>
        </w:tc>
      </w:tr>
    </w:tbl>
    <w:p w:rsidR="00D678F6" w:rsidRDefault="00D678F6" w:rsidP="002B0F92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  <w:bookmarkStart w:id="61" w:name="_Toc490552945"/>
    </w:p>
    <w:p w:rsidR="00D678F6" w:rsidRPr="002B0F92" w:rsidRDefault="00D678F6" w:rsidP="002B0F92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2" w:name="_Toc490553376"/>
      <w:r w:rsidRPr="002B0F92">
        <w:rPr>
          <w:rFonts w:ascii="Arial" w:hAnsi="Arial" w:cs="Arial"/>
          <w:color w:val="auto"/>
          <w:sz w:val="20"/>
          <w:szCs w:val="20"/>
        </w:rPr>
        <w:t>Production</w:t>
      </w:r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220" w:type="dxa"/>
          </w:tcPr>
          <w:p w:rsidR="00D678F6" w:rsidRDefault="00D678F6" w:rsidP="002B0F92">
            <w:r>
              <w:t>True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220" w:type="dxa"/>
          </w:tcPr>
          <w:p w:rsidR="00D678F6" w:rsidRDefault="00D678F6" w:rsidP="002B0F92">
            <w:r>
              <w:t>False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/eCoaching/Production/Datasets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/eCoaching/Production/DataSources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220" w:type="dxa"/>
          </w:tcPr>
          <w:p w:rsidR="00D678F6" w:rsidRDefault="00D678F6" w:rsidP="002B0F92">
            <w:r w:rsidRPr="00BB09B3">
              <w:t>/eCoaching/Production/Reports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Report Parts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http://f3420-ecldb</w:t>
            </w:r>
            <w:r>
              <w:t>p</w:t>
            </w:r>
            <w:r w:rsidRPr="00F74047">
              <w:t>01.vangent.local/ReportServer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220" w:type="dxa"/>
          </w:tcPr>
          <w:p w:rsidR="00D678F6" w:rsidRDefault="00D678F6" w:rsidP="002B0F92">
            <w:r w:rsidRPr="00F74047">
              <w:t>SQL Server 2008 R2, 2012 or 2014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220" w:type="dxa"/>
          </w:tcPr>
          <w:p w:rsidR="00D678F6" w:rsidRPr="00F74047" w:rsidRDefault="00D678F6" w:rsidP="002B0F92">
            <w:r w:rsidRPr="001515E0">
              <w:t>http://f3420-ecldb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  <w:tr w:rsidR="00D678F6" w:rsidTr="002B0F92">
        <w:tc>
          <w:tcPr>
            <w:tcW w:w="2695" w:type="dxa"/>
          </w:tcPr>
          <w:p w:rsidR="00D678F6" w:rsidRPr="005745A6" w:rsidRDefault="00D678F6" w:rsidP="002B0F92">
            <w:pPr>
              <w:rPr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2B0F92"/>
        </w:tc>
      </w:tr>
    </w:tbl>
    <w:p w:rsidR="00D678F6" w:rsidRPr="008F746F" w:rsidRDefault="00D678F6" w:rsidP="00D678F6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p w:rsidR="00373EBA" w:rsidRPr="008F746F" w:rsidRDefault="00373EBA" w:rsidP="004F31D4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1C3" w:rsidRDefault="007511C3" w:rsidP="009F2A51">
      <w:pPr>
        <w:spacing w:after="0" w:line="240" w:lineRule="auto"/>
      </w:pPr>
      <w:r>
        <w:separator/>
      </w:r>
    </w:p>
  </w:endnote>
  <w:endnote w:type="continuationSeparator" w:id="0">
    <w:p w:rsidR="007511C3" w:rsidRDefault="007511C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Pr="007B53B8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2B0F92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2B0F92" w:rsidRPr="0091531A" w:rsidRDefault="002B0F92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B0F92" w:rsidRDefault="002B0F92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37C38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1C3" w:rsidRDefault="007511C3" w:rsidP="009F2A51">
      <w:pPr>
        <w:spacing w:after="0" w:line="240" w:lineRule="auto"/>
      </w:pPr>
      <w:r>
        <w:separator/>
      </w:r>
    </w:p>
  </w:footnote>
  <w:footnote w:type="continuationSeparator" w:id="0">
    <w:p w:rsidR="007511C3" w:rsidRDefault="007511C3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Default="002B0F92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B0F92" w:rsidRDefault="002B0F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2977"/>
    <w:rsid w:val="003E1F08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06E14-B35E-44A2-9DF9-B6BF3F384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29</Pages>
  <Words>1735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11608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20</cp:revision>
  <dcterms:created xsi:type="dcterms:W3CDTF">2017-04-18T18:53:00Z</dcterms:created>
  <dcterms:modified xsi:type="dcterms:W3CDTF">2018-04-09T12:52:00Z</dcterms:modified>
</cp:coreProperties>
</file>