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3E1F08" w:rsidP="009F2A51">
      <w:pPr>
        <w:ind w:right="-270"/>
        <w:rPr>
          <w:rFonts w:ascii="Century Schoolbook" w:hAnsi="Century Schoolboo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7F5304A" wp14:editId="544A4F0A">
                <wp:simplePos x="0" y="0"/>
                <wp:positionH relativeFrom="column">
                  <wp:posOffset>1308735</wp:posOffset>
                </wp:positionH>
                <wp:positionV relativeFrom="paragraph">
                  <wp:posOffset>306070</wp:posOffset>
                </wp:positionV>
                <wp:extent cx="3291840" cy="590550"/>
                <wp:effectExtent l="0" t="0" r="3810" b="0"/>
                <wp:wrapTopAndBottom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5905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529B"/>
                            </a:gs>
                            <a:gs pos="100000">
                              <a:srgbClr val="F5CF00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</a:extLst>
                      </wps:spPr>
                      <wps:txbx>
                        <w:txbxContent>
                          <w:p w:rsidR="002B0F92" w:rsidRDefault="002B0F92" w:rsidP="00BF6056">
                            <w:pPr>
                              <w:spacing w:before="120"/>
                              <w:jc w:val="center"/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  <w:t>Contact Center Operations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F5304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3.05pt;margin-top:24.1pt;width:259.2pt;height:46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" fillcolor="#00529b" stroked="f">
                <v:fill color2="#f5cf00" angle="90" focus="100%" type="gradient"/>
                <v:stroke startarrowwidth="narrow" startarrowlength="short" endarrowwidth="narrow" endarrowlength="short"/>
                <v:textbox>
                  <w:txbxContent>
                    <w:p w:rsidR="002B0F92" w:rsidRDefault="002B0F92" w:rsidP="00BF6056">
                      <w:pPr>
                        <w:spacing w:before="120"/>
                        <w:jc w:val="center"/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</w:pPr>
                      <w:r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  <w:t>Contact Center Operations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BF6056" w:rsidRPr="002431EB" w:rsidRDefault="00BF6056" w:rsidP="009F2A51">
      <w:pPr>
        <w:ind w:right="-270"/>
        <w:jc w:val="center"/>
        <w:rPr>
          <w:rFonts w:ascii="Century Schoolbook" w:hAnsi="Century Schoolbook"/>
        </w:rPr>
      </w:pPr>
    </w:p>
    <w:p w:rsidR="004F7B11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  <w:t>CCO eCoaching Coaching Summary Report</w:t>
      </w:r>
    </w:p>
    <w:p w:rsidR="009F2A51" w:rsidRPr="002431EB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SSRS </w:t>
      </w:r>
      <w:r>
        <w:rPr>
          <w:rFonts w:ascii="Arial" w:hAnsi="Arial"/>
          <w:b/>
          <w:sz w:val="32"/>
        </w:rPr>
        <w:t xml:space="preserve">Detail </w:t>
      </w:r>
      <w:r w:rsidR="009F2A51">
        <w:rPr>
          <w:rFonts w:ascii="Arial" w:hAnsi="Arial"/>
          <w:b/>
          <w:sz w:val="32"/>
        </w:rPr>
        <w:t>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tbl>
      <w:tblPr>
        <w:tblW w:w="9450" w:type="dxa"/>
        <w:tblInd w:w="262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  <w:tblPrChange w:id="1" w:author="Palacherla, Susmitha C (NONUS)" w:date="2019-02-10T15:31:00Z">
          <w:tblPr>
            <w:tblW w:w="9450" w:type="dxa"/>
            <w:tblInd w:w="262" w:type="dxa"/>
            <w:tblLayout w:type="fixed"/>
            <w:tblCellMar>
              <w:left w:w="79" w:type="dxa"/>
              <w:right w:w="79" w:type="dxa"/>
            </w:tblCellMar>
            <w:tblLook w:val="0000" w:firstRow="0" w:lastRow="0" w:firstColumn="0" w:lastColumn="0" w:noHBand="0" w:noVBand="0"/>
          </w:tblPr>
        </w:tblPrChange>
      </w:tblPr>
      <w:tblGrid>
        <w:gridCol w:w="2160"/>
        <w:gridCol w:w="1530"/>
        <w:gridCol w:w="5760"/>
        <w:tblGridChange w:id="2">
          <w:tblGrid>
            <w:gridCol w:w="2520"/>
            <w:gridCol w:w="1530"/>
            <w:gridCol w:w="5400"/>
          </w:tblGrid>
        </w:tblGridChange>
      </w:tblGrid>
      <w:tr w:rsidR="001667EA" w:rsidRPr="001667EA" w:rsidTr="001D4172">
        <w:trPr>
          <w:cantSplit/>
          <w:trHeight w:val="282"/>
          <w:trPrChange w:id="3" w:author="Palacherla, Susmitha C (NONUS)" w:date="2019-02-10T15:31:00Z">
            <w:trPr>
              <w:cantSplit/>
              <w:trHeight w:val="282"/>
            </w:trPr>
          </w:trPrChange>
        </w:trPr>
        <w:tc>
          <w:tcPr>
            <w:tcW w:w="216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tcPrChange w:id="4" w:author="Palacherla, Susmitha C (NONUS)" w:date="2019-02-10T15:31:00Z">
              <w:tcPr>
                <w:tcW w:w="2520" w:type="dxa"/>
                <w:tcBorders>
                  <w:top w:val="single" w:sz="6" w:space="0" w:color="auto"/>
                  <w:left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1667EA" w:rsidRPr="001667EA" w:rsidRDefault="001667EA" w:rsidP="001667EA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1667EA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tcPrChange w:id="5" w:author="Palacherla, Susmitha C (NONUS)" w:date="2019-02-10T15:31:00Z">
              <w:tcPr>
                <w:tcW w:w="1530" w:type="dxa"/>
                <w:tcBorders>
                  <w:top w:val="single" w:sz="6" w:space="0" w:color="auto"/>
                  <w:left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1667EA" w:rsidRPr="001667EA" w:rsidRDefault="001667EA" w:rsidP="001667EA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1667EA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5760" w:type="dxa"/>
            <w:tcBorders>
              <w:top w:val="single" w:sz="6" w:space="0" w:color="auto"/>
              <w:right w:val="single" w:sz="6" w:space="0" w:color="auto"/>
            </w:tcBorders>
            <w:vAlign w:val="center"/>
            <w:tcPrChange w:id="6" w:author="Palacherla, Susmitha C (NONUS)" w:date="2019-02-10T15:31:00Z">
              <w:tcPr>
                <w:tcW w:w="5400" w:type="dxa"/>
                <w:tcBorders>
                  <w:top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1667EA" w:rsidRPr="001667EA" w:rsidRDefault="001667EA" w:rsidP="001667EA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1667EA">
              <w:rPr>
                <w:rFonts w:ascii="Times New Roman (PCL6)" w:hAnsi="Times New Roman (PCL6)"/>
              </w:rPr>
              <w:t>Description</w:t>
            </w:r>
          </w:p>
        </w:tc>
      </w:tr>
      <w:tr w:rsidR="001D4172" w:rsidRPr="001667EA" w:rsidTr="001D4172">
        <w:trPr>
          <w:cantSplit/>
          <w:trHeight w:val="348"/>
          <w:trPrChange w:id="7" w:author="Palacherla, Susmitha C (NONUS)" w:date="2019-02-10T15:31:00Z">
            <w:trPr>
              <w:cantSplit/>
              <w:trHeight w:val="348"/>
            </w:trPr>
          </w:trPrChange>
        </w:trPr>
        <w:tc>
          <w:tcPr>
            <w:tcW w:w="216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8" w:author="Palacherla, Susmitha C (NONUS)" w:date="2019-02-10T15:31:00Z">
              <w:tcPr>
                <w:tcW w:w="2520" w:type="dxa"/>
                <w:tcBorders>
                  <w:top w:val="single" w:sz="12" w:space="0" w:color="auto"/>
                  <w:left w:val="single" w:sz="6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1D4172" w:rsidRPr="001667EA" w:rsidRDefault="001D4172" w:rsidP="001D4172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ins w:id="9" w:author="Palacherla, Susmitha C (NONUS)" w:date="2019-02-10T15:30:00Z">
              <w:r>
                <w:rPr>
                  <w:rFonts w:ascii="Times New Roman (PCL6)" w:hAnsi="Times New Roman (PCL6)"/>
                </w:rPr>
                <w:t>02/11/2019</w:t>
              </w:r>
            </w:ins>
            <w:del w:id="10" w:author="Palacherla, Susmitha C (NONUS)" w:date="2019-02-10T15:30:00Z">
              <w:r w:rsidRPr="001667EA" w:rsidDel="00C8172F">
                <w:rPr>
                  <w:rFonts w:ascii="Times New Roman (PCL6)" w:hAnsi="Times New Roman (PCL6)"/>
                </w:rPr>
                <w:delText>08/27/2018</w:delText>
              </w:r>
            </w:del>
          </w:p>
        </w:tc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11" w:author="Palacherla, Susmitha C (NONUS)" w:date="2019-02-10T15:31:00Z">
              <w:tcPr>
                <w:tcW w:w="1530" w:type="dxa"/>
                <w:tcBorders>
                  <w:top w:val="single" w:sz="12" w:space="0" w:color="auto"/>
                  <w:left w:val="single" w:sz="6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1D4172" w:rsidRPr="001667EA" w:rsidRDefault="001D4172" w:rsidP="001D4172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576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  <w:tcPrChange w:id="12" w:author="Palacherla, Susmitha C (NONUS)" w:date="2019-02-10T15:31:00Z">
              <w:tcPr>
                <w:tcW w:w="5400" w:type="dxa"/>
                <w:tcBorders>
                  <w:top w:val="single" w:sz="12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1D4172" w:rsidRPr="001667EA" w:rsidRDefault="001D4172" w:rsidP="001D4172">
            <w:pPr>
              <w:ind w:right="-270"/>
              <w:rPr>
                <w:rFonts w:ascii="Times New Roman (PCL6)" w:hAnsi="Times New Roman (PCL6)"/>
              </w:rPr>
            </w:pPr>
            <w:ins w:id="13" w:author="Palacherla, Susmitha C (NONUS)" w:date="2019-02-10T15:30:00Z">
              <w:r w:rsidRPr="00582759">
                <w:rPr>
                  <w:rFonts w:ascii="Times New Roman (PCL6)" w:hAnsi="Times New Roman (PCL6)"/>
                </w:rPr>
                <w:t>TFS 1</w:t>
              </w:r>
              <w:r>
                <w:rPr>
                  <w:rFonts w:ascii="Times New Roman (PCL6)" w:hAnsi="Times New Roman (PCL6)"/>
                </w:rPr>
                <w:t>3437</w:t>
              </w:r>
              <w:r w:rsidRPr="00582759">
                <w:rPr>
                  <w:rFonts w:ascii="Times New Roman (PCL6)" w:hAnsi="Times New Roman (PCL6)"/>
                </w:rPr>
                <w:t xml:space="preserve"> - Update urls in SSRS Reporting for </w:t>
              </w:r>
              <w:r>
                <w:rPr>
                  <w:rFonts w:ascii="Times New Roman (PCL6)" w:hAnsi="Times New Roman (PCL6)"/>
                </w:rPr>
                <w:t xml:space="preserve">AD </w:t>
              </w:r>
              <w:r w:rsidRPr="00582759">
                <w:rPr>
                  <w:rFonts w:ascii="Times New Roman (PCL6)" w:hAnsi="Times New Roman (PCL6)"/>
                </w:rPr>
                <w:t>domain</w:t>
              </w:r>
            </w:ins>
            <w:del w:id="14" w:author="Palacherla, Susmitha C (NONUS)" w:date="2019-02-10T15:30:00Z">
              <w:r w:rsidRPr="001667EA" w:rsidDel="00C8172F">
                <w:rPr>
                  <w:rFonts w:ascii="Times New Roman (PCL6)" w:hAnsi="Times New Roman (PCL6)"/>
                </w:rPr>
                <w:delText>TFS 11663 - Update urls in SSRS Reporting for Shared Services domain</w:delText>
              </w:r>
            </w:del>
          </w:p>
        </w:tc>
      </w:tr>
    </w:tbl>
    <w:p w:rsidR="009F2A51" w:rsidRDefault="009F2A51" w:rsidP="009F2A51">
      <w:pPr>
        <w:ind w:right="-270"/>
      </w:pPr>
    </w:p>
    <w:p w:rsidR="001667EA" w:rsidRDefault="001667EA" w:rsidP="009F2A51">
      <w:pPr>
        <w:ind w:right="-270"/>
      </w:pPr>
    </w:p>
    <w:p w:rsidR="001667EA" w:rsidRPr="002431EB" w:rsidRDefault="001667EA" w:rsidP="009F2A51">
      <w:pPr>
        <w:ind w:right="-270"/>
      </w:pPr>
    </w:p>
    <w:tbl>
      <w:tblPr>
        <w:tblW w:w="9450" w:type="dxa"/>
        <w:tblInd w:w="262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2520"/>
        <w:gridCol w:w="1530"/>
        <w:gridCol w:w="5400"/>
      </w:tblGrid>
      <w:tr w:rsidR="001667EA" w:rsidRPr="00D37C04" w:rsidDel="001D4172" w:rsidTr="00DA59FC">
        <w:trPr>
          <w:cantSplit/>
          <w:trHeight w:val="282"/>
          <w:del w:id="15" w:author="Palacherla, Susmitha C (NONUS)" w:date="2019-02-10T15:31:00Z"/>
        </w:trPr>
        <w:tc>
          <w:tcPr>
            <w:tcW w:w="25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1667EA" w:rsidRPr="00D37C04" w:rsidDel="001D4172" w:rsidRDefault="001667EA" w:rsidP="001667EA">
            <w:pPr>
              <w:ind w:right="-270"/>
              <w:jc w:val="center"/>
              <w:rPr>
                <w:del w:id="16" w:author="Palacherla, Susmitha C (NONUS)" w:date="2019-02-10T15:31:00Z"/>
                <w:rFonts w:ascii="Times New Roman (PCL6)" w:hAnsi="Times New Roman (PCL6)"/>
              </w:rPr>
            </w:pPr>
            <w:del w:id="17" w:author="Palacherla, Susmitha C (NONUS)" w:date="2019-02-10T15:31:00Z">
              <w:r w:rsidRPr="00D37C04" w:rsidDel="001D4172">
                <w:rPr>
                  <w:rFonts w:ascii="Times New Roman (PCL6)" w:hAnsi="Times New Roman (PCL6)"/>
                </w:rPr>
                <w:delText>Last Revision</w:delText>
              </w:r>
            </w:del>
          </w:p>
        </w:tc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1667EA" w:rsidRPr="00D37C04" w:rsidDel="001D4172" w:rsidRDefault="001667EA" w:rsidP="001667EA">
            <w:pPr>
              <w:ind w:right="-270"/>
              <w:jc w:val="center"/>
              <w:rPr>
                <w:del w:id="18" w:author="Palacherla, Susmitha C (NONUS)" w:date="2019-02-10T15:31:00Z"/>
                <w:rFonts w:ascii="Times New Roman (PCL6)" w:hAnsi="Times New Roman (PCL6)"/>
              </w:rPr>
            </w:pPr>
            <w:del w:id="19" w:author="Palacherla, Susmitha C (NONUS)" w:date="2019-02-10T15:31:00Z">
              <w:r w:rsidRPr="00D37C04" w:rsidDel="001D4172">
                <w:rPr>
                  <w:rFonts w:ascii="Times New Roman (PCL6)" w:hAnsi="Times New Roman (PCL6)"/>
                </w:rPr>
                <w:delText>Last Review</w:delText>
              </w:r>
            </w:del>
          </w:p>
        </w:tc>
        <w:tc>
          <w:tcPr>
            <w:tcW w:w="540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1667EA" w:rsidRPr="00D37C04" w:rsidDel="001D4172" w:rsidRDefault="001667EA" w:rsidP="001667EA">
            <w:pPr>
              <w:ind w:right="-270"/>
              <w:jc w:val="center"/>
              <w:rPr>
                <w:del w:id="20" w:author="Palacherla, Susmitha C (NONUS)" w:date="2019-02-10T15:31:00Z"/>
                <w:rFonts w:ascii="Times New Roman (PCL6)" w:hAnsi="Times New Roman (PCL6)"/>
              </w:rPr>
            </w:pPr>
            <w:del w:id="21" w:author="Palacherla, Susmitha C (NONUS)" w:date="2019-02-10T15:31:00Z">
              <w:r w:rsidRPr="00D37C04" w:rsidDel="001D4172">
                <w:rPr>
                  <w:rFonts w:ascii="Times New Roman (PCL6)" w:hAnsi="Times New Roman (PCL6)"/>
                </w:rPr>
                <w:delText>Description</w:delText>
              </w:r>
            </w:del>
          </w:p>
        </w:tc>
      </w:tr>
      <w:tr w:rsidR="001667EA" w:rsidRPr="00D37C04" w:rsidDel="001D4172" w:rsidTr="00DA59FC">
        <w:trPr>
          <w:cantSplit/>
          <w:trHeight w:val="348"/>
          <w:del w:id="22" w:author="Palacherla, Susmitha C (NONUS)" w:date="2019-02-10T15:31:00Z"/>
        </w:trPr>
        <w:tc>
          <w:tcPr>
            <w:tcW w:w="25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1667EA" w:rsidRPr="00D37C04" w:rsidDel="001D4172" w:rsidRDefault="001667EA" w:rsidP="001667EA">
            <w:pPr>
              <w:ind w:left="-12" w:right="-270"/>
              <w:jc w:val="center"/>
              <w:rPr>
                <w:del w:id="23" w:author="Palacherla, Susmitha C (NONUS)" w:date="2019-02-10T15:31:00Z"/>
                <w:rFonts w:ascii="Times New Roman (PCL6)" w:hAnsi="Times New Roman (PCL6)"/>
              </w:rPr>
            </w:pPr>
            <w:del w:id="24" w:author="Palacherla, Susmitha C (NONUS)" w:date="2019-02-10T15:31:00Z">
              <w:r w:rsidDel="001D4172">
                <w:rPr>
                  <w:rFonts w:ascii="Times New Roman (PCL6)" w:hAnsi="Times New Roman (PCL6)"/>
                </w:rPr>
                <w:delText>08/27/2018</w:delText>
              </w:r>
            </w:del>
          </w:p>
        </w:tc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1667EA" w:rsidRPr="00D37C04" w:rsidDel="001D4172" w:rsidRDefault="001667EA" w:rsidP="001667EA">
            <w:pPr>
              <w:ind w:left="-12" w:right="-270"/>
              <w:jc w:val="center"/>
              <w:rPr>
                <w:del w:id="25" w:author="Palacherla, Susmitha C (NONUS)" w:date="2019-02-10T15:31:00Z"/>
                <w:rFonts w:ascii="Times New Roman (PCL6)" w:hAnsi="Times New Roman (PCL6)"/>
              </w:rPr>
            </w:pP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1667EA" w:rsidRPr="00D37C04" w:rsidDel="001D4172" w:rsidRDefault="001667EA" w:rsidP="001667EA">
            <w:pPr>
              <w:ind w:right="-270"/>
              <w:rPr>
                <w:del w:id="26" w:author="Palacherla, Susmitha C (NONUS)" w:date="2019-02-10T15:31:00Z"/>
                <w:rFonts w:ascii="Times New Roman (PCL6)" w:hAnsi="Times New Roman (PCL6)"/>
              </w:rPr>
            </w:pPr>
            <w:del w:id="27" w:author="Palacherla, Susmitha C (NONUS)" w:date="2019-02-10T15:31:00Z">
              <w:r w:rsidRPr="00582759" w:rsidDel="001D4172">
                <w:rPr>
                  <w:rFonts w:ascii="Times New Roman (PCL6)" w:hAnsi="Times New Roman (PCL6)"/>
                </w:rPr>
                <w:delText>TFS 11663 - Update urls in SSRS Reporting for Shared</w:delText>
              </w:r>
              <w:r w:rsidDel="001D4172">
                <w:rPr>
                  <w:rFonts w:ascii="Times New Roman (PCL6)" w:hAnsi="Times New Roman (PCL6)"/>
                </w:rPr>
                <w:delText xml:space="preserve"> </w:delText>
              </w:r>
              <w:r w:rsidRPr="00582759" w:rsidDel="001D4172">
                <w:rPr>
                  <w:rFonts w:ascii="Times New Roman (PCL6)" w:hAnsi="Times New Roman (PCL6)"/>
                </w:rPr>
                <w:delText>Services domain</w:delText>
              </w:r>
            </w:del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010BD673" wp14:editId="3E2EA310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D8795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IDigR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1E3279E1" wp14:editId="117A5C3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C7E4FB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hpIKg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4F7B11">
        <w:rPr>
          <w:rFonts w:ascii="Times New Roman (PCL6)" w:hAnsi="Times New Roman (PCL6)"/>
          <w:b w:val="0"/>
          <w:sz w:val="20"/>
        </w:rPr>
        <w:t>Suzy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4F7B11">
        <w:rPr>
          <w:rFonts w:ascii="Times New Roman (PCL6)" w:hAnsi="Times New Roman (PCL6)"/>
          <w:b w:val="0"/>
          <w:sz w:val="22"/>
        </w:rPr>
        <w:t>4/18/2017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4F7B11">
        <w:rPr>
          <w:rFonts w:ascii="Times New Roman (PCL6)" w:hAnsi="Times New Roman (PCL6)"/>
        </w:rPr>
        <w:t>HCSD</w:t>
      </w:r>
    </w:p>
    <w:p w:rsidR="009F2A51" w:rsidRPr="002431EB" w:rsidRDefault="00301AD2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1E319682" wp14:editId="6F67C6DA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BC8561"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OMusII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7B4479ED" wp14:editId="0D06661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2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E6BB47"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8ZQKQ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498871D4" wp14:editId="12839F32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518A3C"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13673F" w:rsidP="003B583A">
      <w:pPr>
        <w:spacing w:after="0" w:line="240" w:lineRule="auto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br w:type="page"/>
      </w:r>
      <w:r w:rsidR="009F2A51" w:rsidRPr="002431EB">
        <w:rPr>
          <w:rFonts w:ascii="Arial" w:hAnsi="Arial"/>
          <w:b/>
          <w:sz w:val="28"/>
        </w:rPr>
        <w:lastRenderedPageBreak/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  <w:tblGridChange w:id="28">
          <w:tblGrid>
            <w:gridCol w:w="1440"/>
            <w:gridCol w:w="5238"/>
            <w:gridCol w:w="2790"/>
          </w:tblGrid>
        </w:tblGridChange>
      </w:tblGrid>
      <w:tr w:rsidR="009F2A51" w:rsidRPr="00D37C04" w:rsidTr="00D678F6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4F7B11" w:rsidP="00BD7ED6">
            <w:pPr>
              <w:pStyle w:val="hdr1"/>
              <w:ind w:left="0"/>
              <w:jc w:val="left"/>
            </w:pPr>
            <w:r>
              <w:t>4/18/2017</w:t>
            </w:r>
          </w:p>
        </w:tc>
        <w:tc>
          <w:tcPr>
            <w:tcW w:w="5238" w:type="dxa"/>
          </w:tcPr>
          <w:p w:rsidR="009F2A51" w:rsidRPr="00D37C04" w:rsidRDefault="004F7B11">
            <w:pPr>
              <w:pStyle w:val="hdr1"/>
              <w:ind w:left="0"/>
              <w:jc w:val="left"/>
            </w:pPr>
            <w:r>
              <w:t>TFS 5621 – Initial revision</w:t>
            </w:r>
          </w:p>
        </w:tc>
        <w:tc>
          <w:tcPr>
            <w:tcW w:w="2790" w:type="dxa"/>
          </w:tcPr>
          <w:p w:rsidR="00256F60" w:rsidRPr="00D37C04" w:rsidRDefault="004F7B11" w:rsidP="00256F60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D678F6" w:rsidRPr="00D37C04" w:rsidTr="00D678F6">
        <w:tc>
          <w:tcPr>
            <w:tcW w:w="1440" w:type="dxa"/>
          </w:tcPr>
          <w:p w:rsidR="00D678F6" w:rsidRPr="00D37C04" w:rsidRDefault="00D678F6" w:rsidP="00D678F6">
            <w:pPr>
              <w:pStyle w:val="hdr1"/>
              <w:ind w:left="0"/>
              <w:jc w:val="left"/>
            </w:pPr>
            <w:r>
              <w:t>8/15/2017</w:t>
            </w:r>
          </w:p>
        </w:tc>
        <w:tc>
          <w:tcPr>
            <w:tcW w:w="5238" w:type="dxa"/>
          </w:tcPr>
          <w:p w:rsidR="00D678F6" w:rsidRPr="00D37C04" w:rsidRDefault="00D678F6" w:rsidP="00D678F6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TFS 7106 – Upgrade for SQL Server 2012</w:t>
            </w:r>
          </w:p>
        </w:tc>
        <w:tc>
          <w:tcPr>
            <w:tcW w:w="2790" w:type="dxa"/>
          </w:tcPr>
          <w:p w:rsidR="00D678F6" w:rsidRPr="00D37C04" w:rsidRDefault="00D678F6" w:rsidP="00D678F6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2B0F92" w:rsidP="00C57C3E">
            <w:pPr>
              <w:pStyle w:val="hdr1"/>
              <w:ind w:left="0"/>
              <w:jc w:val="left"/>
            </w:pPr>
            <w:r>
              <w:t>04/09/2018</w:t>
            </w:r>
          </w:p>
        </w:tc>
        <w:tc>
          <w:tcPr>
            <w:tcW w:w="5238" w:type="dxa"/>
          </w:tcPr>
          <w:p w:rsidR="009F2A51" w:rsidRPr="00D37C04" w:rsidRDefault="002B0F92" w:rsidP="00C57C3E">
            <w:pPr>
              <w:pStyle w:val="hdr1"/>
              <w:ind w:left="0"/>
              <w:jc w:val="left"/>
            </w:pPr>
            <w:r>
              <w:t xml:space="preserve">TFS 10588 - </w:t>
            </w:r>
            <w:r w:rsidRPr="002B0F92">
              <w:t>Update SSRS DD docs with peer review finding</w:t>
            </w:r>
            <w:r>
              <w:t>. Updated CoachingEmployeeList dataset to replace embedded query with stored procedure that was implemented to support Encryption of sensitive data during TFS 7856.</w:t>
            </w:r>
          </w:p>
        </w:tc>
        <w:tc>
          <w:tcPr>
            <w:tcW w:w="2790" w:type="dxa"/>
          </w:tcPr>
          <w:p w:rsidR="008F746F" w:rsidRPr="00D37C04" w:rsidRDefault="002B0F92" w:rsidP="00A45C57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1667EA" w:rsidRPr="00D37C04" w:rsidTr="001D4172">
        <w:tc>
          <w:tcPr>
            <w:tcW w:w="1440" w:type="dxa"/>
          </w:tcPr>
          <w:p w:rsidR="001667EA" w:rsidRPr="00D37C04" w:rsidRDefault="001667EA" w:rsidP="001667EA">
            <w:pPr>
              <w:pStyle w:val="hdr1"/>
              <w:ind w:left="0"/>
              <w:jc w:val="left"/>
            </w:pPr>
            <w:r>
              <w:t>08/27/2018</w:t>
            </w:r>
          </w:p>
        </w:tc>
        <w:tc>
          <w:tcPr>
            <w:tcW w:w="5238" w:type="dxa"/>
          </w:tcPr>
          <w:p w:rsidR="001667EA" w:rsidRDefault="001667EA" w:rsidP="001667EA">
            <w:pPr>
              <w:pStyle w:val="hdr1"/>
              <w:ind w:left="0"/>
              <w:jc w:val="left"/>
            </w:pPr>
            <w:r w:rsidRPr="00582759">
              <w:t>TFS 11663 - Update urls in SSRS Reporting for Shared</w:t>
            </w:r>
            <w:r>
              <w:t xml:space="preserve"> </w:t>
            </w:r>
            <w:r w:rsidRPr="00582759">
              <w:t>Services domain</w:t>
            </w:r>
            <w:r>
              <w:t>.</w:t>
            </w:r>
          </w:p>
          <w:p w:rsidR="001667EA" w:rsidRPr="00D37C04" w:rsidRDefault="001667EA" w:rsidP="001667EA">
            <w:pPr>
              <w:pStyle w:val="hdr1"/>
              <w:ind w:left="0"/>
              <w:jc w:val="left"/>
            </w:pPr>
            <w:r>
              <w:t>Updated Section 7.0 Deployment properties and added Section 8.0 for Data Source(s)</w:t>
            </w:r>
          </w:p>
        </w:tc>
        <w:tc>
          <w:tcPr>
            <w:tcW w:w="2790" w:type="dxa"/>
          </w:tcPr>
          <w:p w:rsidR="001667EA" w:rsidRPr="00D37C04" w:rsidRDefault="001667EA" w:rsidP="001667EA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1D4172" w:rsidRPr="00D37C04" w:rsidTr="001C732B">
        <w:tblPrEx>
          <w:tblW w:w="9468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Look w:val="0000" w:firstRow="0" w:lastRow="0" w:firstColumn="0" w:lastColumn="0" w:noHBand="0" w:noVBand="0"/>
          <w:tblPrExChange w:id="29" w:author="Palacherla, Susmitha C (NONUS)" w:date="2019-02-10T15:31:00Z">
            <w:tblPrEx>
              <w:tblW w:w="946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Ex>
          </w:tblPrExChange>
        </w:tblPrEx>
        <w:tc>
          <w:tcPr>
            <w:tcW w:w="1440" w:type="dxa"/>
            <w:tcPrChange w:id="30" w:author="Palacherla, Susmitha C (NONUS)" w:date="2019-02-10T15:31:00Z">
              <w:tcPr>
                <w:tcW w:w="1440" w:type="dxa"/>
              </w:tcPr>
            </w:tcPrChange>
          </w:tcPr>
          <w:p w:rsidR="001D4172" w:rsidRPr="00D37C04" w:rsidRDefault="001D4172" w:rsidP="001D4172">
            <w:pPr>
              <w:pStyle w:val="hdr1"/>
              <w:ind w:left="0"/>
              <w:jc w:val="left"/>
            </w:pPr>
            <w:ins w:id="31" w:author="Palacherla, Susmitha C (NONUS)" w:date="2019-02-10T15:31:00Z">
              <w:r>
                <w:t>02/11/2019</w:t>
              </w:r>
            </w:ins>
          </w:p>
        </w:tc>
        <w:tc>
          <w:tcPr>
            <w:tcW w:w="5238" w:type="dxa"/>
            <w:tcPrChange w:id="32" w:author="Palacherla, Susmitha C (NONUS)" w:date="2019-02-10T15:31:00Z">
              <w:tcPr>
                <w:tcW w:w="5238" w:type="dxa"/>
              </w:tcPr>
            </w:tcPrChange>
          </w:tcPr>
          <w:p w:rsidR="001D4172" w:rsidRDefault="001D4172" w:rsidP="001D4172">
            <w:pPr>
              <w:pStyle w:val="hdr1"/>
              <w:ind w:left="0"/>
              <w:jc w:val="left"/>
              <w:rPr>
                <w:ins w:id="33" w:author="Palacherla, Susmitha C (NONUS)" w:date="2019-02-10T15:31:00Z"/>
              </w:rPr>
            </w:pPr>
            <w:ins w:id="34" w:author="Palacherla, Susmitha C (NONUS)" w:date="2019-02-10T15:31:00Z">
              <w:r w:rsidRPr="00582759">
                <w:t xml:space="preserve">TFS </w:t>
              </w:r>
              <w:r w:rsidRPr="00582759">
                <w:rPr>
                  <w:rFonts w:ascii="Times New Roman (PCL6)" w:hAnsi="Times New Roman (PCL6)"/>
                </w:rPr>
                <w:t>1</w:t>
              </w:r>
              <w:r>
                <w:rPr>
                  <w:rFonts w:ascii="Times New Roman (PCL6)" w:hAnsi="Times New Roman (PCL6)"/>
                </w:rPr>
                <w:t>3437</w:t>
              </w:r>
              <w:r w:rsidRPr="00582759">
                <w:t xml:space="preserve"> - Update urls in SSRS Reporting for </w:t>
              </w:r>
              <w:r>
                <w:t>AD</w:t>
              </w:r>
              <w:r w:rsidRPr="00582759">
                <w:t xml:space="preserve"> domain</w:t>
              </w:r>
              <w:r>
                <w:t>.</w:t>
              </w:r>
            </w:ins>
          </w:p>
          <w:p w:rsidR="001D4172" w:rsidRPr="00D37C04" w:rsidRDefault="001D4172" w:rsidP="001D4172">
            <w:pPr>
              <w:pStyle w:val="hdr1"/>
              <w:ind w:left="0"/>
              <w:jc w:val="left"/>
            </w:pPr>
            <w:ins w:id="35" w:author="Palacherla, Susmitha C (NONUS)" w:date="2019-02-10T15:31:00Z">
              <w:r>
                <w:t>Updated Section 7.0 Deployment properties and added Section 8.0 for Data Source(s)</w:t>
              </w:r>
            </w:ins>
          </w:p>
        </w:tc>
        <w:tc>
          <w:tcPr>
            <w:tcW w:w="2790" w:type="dxa"/>
            <w:vAlign w:val="bottom"/>
            <w:tcPrChange w:id="36" w:author="Palacherla, Susmitha C (NONUS)" w:date="2019-02-10T15:31:00Z">
              <w:tcPr>
                <w:tcW w:w="2790" w:type="dxa"/>
              </w:tcPr>
            </w:tcPrChange>
          </w:tcPr>
          <w:p w:rsidR="001D4172" w:rsidRPr="00D37C04" w:rsidRDefault="001D4172" w:rsidP="001D4172">
            <w:pPr>
              <w:pStyle w:val="hdr1"/>
              <w:ind w:left="0"/>
              <w:jc w:val="left"/>
            </w:pPr>
            <w:ins w:id="37" w:author="Palacherla, Susmitha C (NONUS)" w:date="2019-02-10T15:31:00Z">
              <w:r>
                <w:t>Susmitha Palacherla</w:t>
              </w:r>
            </w:ins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D678F6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7829B2" w:rsidRPr="0076278D" w:rsidRDefault="007829B2" w:rsidP="0076278D">
            <w:pPr>
              <w:ind w:right="-270"/>
              <w:rPr>
                <w:rFonts w:ascii="Times New Roman (PCL6)" w:hAnsi="Times New Roman (PCL6)"/>
              </w:rPr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D678F6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D678F6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D678F6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  <w:bookmarkStart w:id="38" w:name="_Toc434743870"/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</w:pPr>
    </w:p>
    <w:sdt>
      <w:sdtPr>
        <w:rPr>
          <w:rFonts w:ascii="Calibri" w:eastAsia="Times New Roman" w:hAnsi="Calibri" w:cs="Times New Roman"/>
          <w:color w:val="auto"/>
          <w:sz w:val="22"/>
          <w:szCs w:val="22"/>
        </w:rPr>
        <w:id w:val="-19575543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678F6" w:rsidRDefault="00D678F6">
          <w:pPr>
            <w:pStyle w:val="TOCHeading"/>
          </w:pPr>
          <w:r>
            <w:t>Contents</w:t>
          </w:r>
        </w:p>
        <w:p w:rsidR="001667EA" w:rsidRDefault="00D678F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134589" w:history="1">
            <w:r w:rsidR="001667EA" w:rsidRPr="009B74A0">
              <w:rPr>
                <w:rStyle w:val="Hyperlink"/>
                <w:noProof/>
              </w:rPr>
              <w:t>1.0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Purpose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_Toc523134589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4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F259DD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0" w:history="1">
            <w:r w:rsidR="001667EA" w:rsidRPr="009B74A0">
              <w:rPr>
                <w:rStyle w:val="Hyperlink"/>
                <w:noProof/>
              </w:rPr>
              <w:t>2.0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XML Information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_Toc523134590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4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F259DD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1" w:history="1">
            <w:r w:rsidR="001667EA" w:rsidRPr="009B74A0">
              <w:rPr>
                <w:rStyle w:val="Hyperlink"/>
                <w:noProof/>
              </w:rPr>
              <w:t>3.0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Report Parameters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_Toc523134591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4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F259DD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2" w:history="1">
            <w:r w:rsidR="001667EA" w:rsidRPr="009B74A0">
              <w:rPr>
                <w:rStyle w:val="Hyperlink"/>
                <w:noProof/>
              </w:rPr>
              <w:t>4.0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Report Datasets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_Toc523134592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5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F259DD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3" w:history="1">
            <w:r w:rsidR="001667EA" w:rsidRPr="009B74A0">
              <w:rPr>
                <w:rStyle w:val="Hyperlink"/>
                <w:noProof/>
              </w:rPr>
              <w:t>5.0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Report Display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_Toc523134593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21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F259DD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594" w:history="1">
            <w:r w:rsidR="001667EA" w:rsidRPr="009B74A0">
              <w:rPr>
                <w:rStyle w:val="Hyperlink"/>
                <w:noProof/>
              </w:rPr>
              <w:t>6.0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Preview Sample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_Toc523134594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F259DD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5" w:history="1">
            <w:r w:rsidR="001667EA" w:rsidRPr="009B74A0">
              <w:rPr>
                <w:rStyle w:val="Hyperlink"/>
                <w:noProof/>
              </w:rPr>
              <w:t>7.0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Deployment Properties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_Toc523134725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F259DD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6" w:history="1">
            <w:r w:rsidR="001667EA" w:rsidRPr="009B74A0">
              <w:rPr>
                <w:rStyle w:val="Hyperlink"/>
                <w:noProof/>
              </w:rPr>
              <w:t>7.1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Dev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_Toc523134726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F259DD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7" w:history="1">
            <w:r w:rsidR="001667EA" w:rsidRPr="009B74A0">
              <w:rPr>
                <w:rStyle w:val="Hyperlink"/>
                <w:noProof/>
              </w:rPr>
              <w:t>7.2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SysTest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_Toc523134727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27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F259DD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8" w:history="1">
            <w:r w:rsidR="001667EA" w:rsidRPr="009B74A0">
              <w:rPr>
                <w:rStyle w:val="Hyperlink"/>
                <w:noProof/>
              </w:rPr>
              <w:t>7.3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Production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_Toc523134728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28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1667EA" w:rsidRDefault="00F259DD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134729" w:history="1">
            <w:r w:rsidR="001667EA" w:rsidRPr="009B74A0">
              <w:rPr>
                <w:rStyle w:val="Hyperlink"/>
                <w:noProof/>
              </w:rPr>
              <w:t>8.0</w:t>
            </w:r>
            <w:r w:rsidR="001667E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1667EA" w:rsidRPr="009B74A0">
              <w:rPr>
                <w:rStyle w:val="Hyperlink"/>
                <w:rFonts w:ascii="Arial" w:hAnsi="Arial" w:cs="Arial"/>
                <w:noProof/>
              </w:rPr>
              <w:t>Data Source(s)</w:t>
            </w:r>
            <w:r w:rsidR="001667EA">
              <w:rPr>
                <w:noProof/>
                <w:webHidden/>
              </w:rPr>
              <w:tab/>
            </w:r>
            <w:r w:rsidR="001667EA">
              <w:rPr>
                <w:noProof/>
                <w:webHidden/>
              </w:rPr>
              <w:fldChar w:fldCharType="begin"/>
            </w:r>
            <w:r w:rsidR="001667EA">
              <w:rPr>
                <w:noProof/>
                <w:webHidden/>
              </w:rPr>
              <w:instrText xml:space="preserve"> PAGEREF _Toc523134729 \h </w:instrText>
            </w:r>
            <w:r w:rsidR="001667EA">
              <w:rPr>
                <w:noProof/>
                <w:webHidden/>
              </w:rPr>
            </w:r>
            <w:r w:rsidR="001667EA">
              <w:rPr>
                <w:noProof/>
                <w:webHidden/>
              </w:rPr>
              <w:fldChar w:fldCharType="separate"/>
            </w:r>
            <w:r w:rsidR="001667EA">
              <w:rPr>
                <w:noProof/>
                <w:webHidden/>
              </w:rPr>
              <w:t>28</w:t>
            </w:r>
            <w:r w:rsidR="001667EA">
              <w:rPr>
                <w:noProof/>
                <w:webHidden/>
              </w:rPr>
              <w:fldChar w:fldCharType="end"/>
            </w:r>
          </w:hyperlink>
        </w:p>
        <w:p w:rsidR="00D678F6" w:rsidRDefault="00D678F6">
          <w:r>
            <w:rPr>
              <w:b/>
              <w:bCs/>
              <w:noProof/>
            </w:rPr>
            <w:fldChar w:fldCharType="end"/>
          </w:r>
        </w:p>
      </w:sdtContent>
    </w:sdt>
    <w:p w:rsidR="002B32B3" w:rsidRDefault="009F2A51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2431EB">
        <w:br w:type="page"/>
      </w:r>
      <w:bookmarkEnd w:id="38"/>
    </w:p>
    <w:p w:rsidR="00BF6056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39" w:name="_Toc523134589"/>
      <w:r>
        <w:rPr>
          <w:rFonts w:ascii="Arial" w:hAnsi="Arial" w:cs="Arial"/>
          <w:sz w:val="24"/>
          <w:szCs w:val="24"/>
        </w:rPr>
        <w:lastRenderedPageBreak/>
        <w:t>Purpose</w:t>
      </w:r>
      <w:bookmarkEnd w:id="39"/>
    </w:p>
    <w:p w:rsidR="00BF6056" w:rsidRPr="00D62F04" w:rsidRDefault="00BF6056" w:rsidP="00BF6056">
      <w:r>
        <w:t xml:space="preserve">The purpose of the </w:t>
      </w:r>
      <w:r w:rsidR="00B17323">
        <w:t>Coaching summary report is for Engineering, Program and support staff that need to be able to view the details of the coaching log</w:t>
      </w:r>
      <w:r w:rsidR="00E430C0">
        <w:t>s</w:t>
      </w:r>
      <w:r w:rsidR="00B17323">
        <w:t xml:space="preserve"> and or generate Reports based on the coaching logs to be able to do so without having to login to the database and run direct queries.</w:t>
      </w:r>
    </w:p>
    <w:p w:rsidR="00BF6056" w:rsidRPr="00D62F04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40" w:name="_Toc523134590"/>
      <w:r w:rsidRPr="00CF2472">
        <w:rPr>
          <w:rFonts w:ascii="Arial" w:hAnsi="Arial" w:cs="Arial"/>
          <w:sz w:val="24"/>
          <w:szCs w:val="24"/>
        </w:rPr>
        <w:t>XML Information</w:t>
      </w:r>
      <w:bookmarkEnd w:id="40"/>
    </w:p>
    <w:p w:rsidR="006F6E8A" w:rsidRDefault="00BF6056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The location</w:t>
      </w:r>
      <w:r w:rsidR="006F6E8A" w:rsidRPr="0013673F">
        <w:t xml:space="preserve"> </w:t>
      </w:r>
      <w:r w:rsidR="006F6E8A">
        <w:t xml:space="preserve">of the </w:t>
      </w:r>
      <w:r w:rsidR="006F6E8A" w:rsidRPr="0013673F">
        <w:t>RDL</w:t>
      </w:r>
      <w:r w:rsidR="002B32B3" w:rsidRPr="0013673F">
        <w:t xml:space="preserve"> “executable” code for the report </w:t>
      </w:r>
      <w:r w:rsidR="006F6E8A">
        <w:t xml:space="preserve">can be found </w:t>
      </w:r>
      <w:r w:rsidR="002B32B3" w:rsidRPr="0013673F">
        <w:t xml:space="preserve">in </w:t>
      </w:r>
      <w:r w:rsidR="000D0353">
        <w:t>TFS</w:t>
      </w:r>
      <w:r w:rsidR="002B32B3" w:rsidRPr="0013673F">
        <w:t xml:space="preserve"> </w:t>
      </w:r>
      <w:r w:rsidR="006F6E8A">
        <w:t>at:</w:t>
      </w:r>
    </w:p>
    <w:p w:rsidR="002B32B3" w:rsidRPr="0013673F" w:rsidRDefault="006F6E8A">
      <w:pPr>
        <w:widowControl w:val="0"/>
        <w:autoSpaceDE w:val="0"/>
        <w:autoSpaceDN w:val="0"/>
        <w:adjustRightInd w:val="0"/>
        <w:spacing w:after="0" w:line="240" w:lineRule="auto"/>
      </w:pPr>
      <w:r w:rsidRPr="0013673F">
        <w:t xml:space="preserve"> </w:t>
      </w:r>
    </w:p>
    <w:p w:rsidR="002B32B3" w:rsidRPr="0013673F" w:rsidRDefault="000D0353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0D0353">
        <w:t>\cms\eCoaching_V2\Code\SSRS\eCoachingReport\eCoachingRepor</w:t>
      </w:r>
      <w:r>
        <w:t>t</w:t>
      </w:r>
      <w:r w:rsidR="00FE5388">
        <w:t>\</w:t>
      </w:r>
      <w:r w:rsidRPr="000D0353">
        <w:t>CoachingSummary.rdl</w:t>
      </w:r>
    </w:p>
    <w:p w:rsidR="006F6E8A" w:rsidRDefault="006F6E8A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This contains all the code that defines the SQL, the formatting, and any other special effects.</w:t>
      </w:r>
    </w:p>
    <w:p w:rsidR="002B32B3" w:rsidRPr="0013673F" w:rsidRDefault="002B32B3" w:rsidP="002B32B3">
      <w:pPr>
        <w:widowControl w:val="0"/>
        <w:autoSpaceDE w:val="0"/>
        <w:autoSpaceDN w:val="0"/>
        <w:adjustRightInd w:val="0"/>
        <w:spacing w:after="0" w:line="240" w:lineRule="auto"/>
      </w:pPr>
    </w:p>
    <w:p w:rsidR="006F6E8A" w:rsidRPr="00D04BC1" w:rsidRDefault="006F6E8A" w:rsidP="0013673F">
      <w:pPr>
        <w:pStyle w:val="Heading1"/>
        <w:numPr>
          <w:ilvl w:val="0"/>
          <w:numId w:val="3"/>
        </w:numPr>
        <w:spacing w:before="360"/>
        <w:ind w:left="0" w:firstLine="0"/>
        <w:rPr>
          <w:rFonts w:ascii="Arial" w:hAnsi="Arial" w:cs="Arial"/>
          <w:sz w:val="24"/>
          <w:szCs w:val="24"/>
        </w:rPr>
      </w:pPr>
      <w:bookmarkStart w:id="41" w:name="_Toc523134591"/>
      <w:r w:rsidRPr="00D04BC1">
        <w:rPr>
          <w:rFonts w:ascii="Arial" w:hAnsi="Arial" w:cs="Arial"/>
          <w:sz w:val="24"/>
          <w:szCs w:val="24"/>
        </w:rPr>
        <w:t>Report Parameters</w:t>
      </w:r>
      <w:bookmarkEnd w:id="41"/>
    </w:p>
    <w:p w:rsidR="006F6E8A" w:rsidRPr="00804A60" w:rsidRDefault="000D0353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1BC962E2" wp14:editId="64E4C6E4">
            <wp:extent cx="2581275" cy="3867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8A" w:rsidRDefault="006F6E8A" w:rsidP="006F6E8A"/>
    <w:p w:rsidR="000D0353" w:rsidRDefault="000D0353" w:rsidP="006F6E8A"/>
    <w:p w:rsidR="000D0353" w:rsidRDefault="000D0353" w:rsidP="006F6E8A"/>
    <w:p w:rsidR="006F6E8A" w:rsidRDefault="006F6E8A" w:rsidP="006F6E8A">
      <w:r>
        <w:lastRenderedPageBreak/>
        <w:t xml:space="preserve">The </w:t>
      </w:r>
      <w:r w:rsidR="000D0353">
        <w:t xml:space="preserve">Coaching Summary </w:t>
      </w:r>
      <w:r>
        <w:t>report will take the following parameters: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621"/>
        <w:gridCol w:w="1732"/>
        <w:gridCol w:w="1345"/>
        <w:gridCol w:w="1170"/>
        <w:gridCol w:w="3708"/>
      </w:tblGrid>
      <w:tr w:rsidR="00A51166" w:rsidRPr="00D62F04" w:rsidTr="000D0353">
        <w:trPr>
          <w:trHeight w:val="260"/>
        </w:trPr>
        <w:tc>
          <w:tcPr>
            <w:tcW w:w="1621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Name</w:t>
            </w:r>
          </w:p>
        </w:tc>
        <w:tc>
          <w:tcPr>
            <w:tcW w:w="1732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User Prompt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Required?</w:t>
            </w:r>
          </w:p>
        </w:tc>
        <w:tc>
          <w:tcPr>
            <w:tcW w:w="3708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Description</w:t>
            </w:r>
          </w:p>
        </w:tc>
      </w:tr>
      <w:tr w:rsidR="00A51166" w:rsidTr="000D0353">
        <w:tc>
          <w:tcPr>
            <w:tcW w:w="1621" w:type="dxa"/>
          </w:tcPr>
          <w:p w:rsidR="00A51166" w:rsidRDefault="000D0353" w:rsidP="007B16D7">
            <w:pPr>
              <w:spacing w:after="0" w:line="240" w:lineRule="auto"/>
            </w:pPr>
            <w:r>
              <w:t>LanID</w:t>
            </w:r>
          </w:p>
        </w:tc>
        <w:tc>
          <w:tcPr>
            <w:tcW w:w="1732" w:type="dxa"/>
          </w:tcPr>
          <w:p w:rsidR="00A51166" w:rsidRDefault="000D0353" w:rsidP="007B16D7">
            <w:pPr>
              <w:spacing w:after="0" w:line="240" w:lineRule="auto"/>
            </w:pPr>
            <w:r>
              <w:t>NA [Hidden]</w:t>
            </w:r>
          </w:p>
        </w:tc>
        <w:tc>
          <w:tcPr>
            <w:tcW w:w="1345" w:type="dxa"/>
          </w:tcPr>
          <w:p w:rsidR="00A51166" w:rsidRDefault="000D0353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A51166" w:rsidRDefault="00AA6CAB" w:rsidP="007B16D7">
            <w:pPr>
              <w:spacing w:after="0" w:line="240" w:lineRule="auto"/>
            </w:pPr>
            <w:r>
              <w:t xml:space="preserve">Yes </w:t>
            </w:r>
          </w:p>
        </w:tc>
        <w:tc>
          <w:tcPr>
            <w:tcW w:w="3708" w:type="dxa"/>
          </w:tcPr>
          <w:p w:rsidR="00A51166" w:rsidRDefault="00AA6CAB" w:rsidP="007B16D7">
            <w:pPr>
              <w:spacing w:after="0" w:line="240" w:lineRule="auto"/>
            </w:pPr>
            <w:r>
              <w:t>Lan ID of Logged in user. Will be passed in from UI code. Used to determine Role of logged in user to display list of available Modules.</w:t>
            </w:r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r>
              <w:t>strSdatein</w:t>
            </w:r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r>
              <w:t>Start Date</w:t>
            </w:r>
          </w:p>
        </w:tc>
        <w:tc>
          <w:tcPr>
            <w:tcW w:w="1345" w:type="dxa"/>
          </w:tcPr>
          <w:p w:rsidR="000D0353" w:rsidRDefault="000D0353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>
            <w:pPr>
              <w:spacing w:after="0" w:line="240" w:lineRule="auto"/>
            </w:pPr>
            <w:r>
              <w:t>Start date for list of coaching logs to be displayed based on log submitted date.</w:t>
            </w:r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r>
              <w:t>strEDatein</w:t>
            </w:r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r>
              <w:t>End Date</w:t>
            </w:r>
          </w:p>
        </w:tc>
        <w:tc>
          <w:tcPr>
            <w:tcW w:w="1345" w:type="dxa"/>
          </w:tcPr>
          <w:p w:rsidR="000D0353" w:rsidRDefault="00AA6CAB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 w:rsidP="000D0353">
            <w:pPr>
              <w:spacing w:after="0" w:line="240" w:lineRule="auto"/>
            </w:pPr>
            <w:r>
              <w:t>End date for list of coaching logs to be displayed based on log submitted date.</w:t>
            </w:r>
          </w:p>
        </w:tc>
      </w:tr>
      <w:tr w:rsidR="000D0353" w:rsidTr="000D0353"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</w:pPr>
            <w:r>
              <w:t>intModulein</w:t>
            </w:r>
          </w:p>
        </w:tc>
        <w:tc>
          <w:tcPr>
            <w:tcW w:w="1732" w:type="dxa"/>
          </w:tcPr>
          <w:p w:rsidR="000D0353" w:rsidRDefault="000D0353" w:rsidP="007B16D7">
            <w:pPr>
              <w:spacing w:after="0" w:line="240" w:lineRule="auto"/>
            </w:pPr>
            <w:r>
              <w:t>Module</w:t>
            </w:r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286D7F" w:rsidP="004D09FF">
            <w:pPr>
              <w:spacing w:after="0" w:line="240" w:lineRule="auto"/>
            </w:pPr>
            <w:r>
              <w:t>Dropdown</w:t>
            </w:r>
            <w:r w:rsidR="00AA6CAB">
              <w:t xml:space="preserve"> list populated by dataset ModuleRef (value field: ModuleID label field: Module)</w:t>
            </w:r>
          </w:p>
        </w:tc>
      </w:tr>
      <w:tr w:rsidR="000D0353" w:rsidTr="000D0353"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</w:pPr>
            <w:r>
              <w:t>intStatusin</w:t>
            </w:r>
          </w:p>
        </w:tc>
        <w:tc>
          <w:tcPr>
            <w:tcW w:w="1732" w:type="dxa"/>
          </w:tcPr>
          <w:p w:rsidR="000D0353" w:rsidRDefault="000D0353" w:rsidP="007B16D7">
            <w:pPr>
              <w:spacing w:after="0" w:line="240" w:lineRule="auto"/>
            </w:pPr>
            <w:r>
              <w:t>Status</w:t>
            </w:r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>
            <w:pPr>
              <w:spacing w:after="0" w:line="240" w:lineRule="auto"/>
            </w:pPr>
            <w:r>
              <w:t>Dropdown List populated by dataset CoachingStatusRef (value field: StatusID label field: Status)</w:t>
            </w:r>
          </w:p>
        </w:tc>
      </w:tr>
      <w:tr w:rsidR="00286D7F" w:rsidTr="000D0353">
        <w:tc>
          <w:tcPr>
            <w:tcW w:w="1621" w:type="dxa"/>
          </w:tcPr>
          <w:p w:rsidR="00286D7F" w:rsidDel="000D0353" w:rsidRDefault="00286D7F" w:rsidP="00286D7F">
            <w:pPr>
              <w:spacing w:after="0" w:line="240" w:lineRule="auto"/>
            </w:pPr>
            <w:r>
              <w:t>intSitein</w:t>
            </w:r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Site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>Dropdown List populated by dataset CoachingSiteRef (value field: SiteID label field: Site)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</w:pPr>
            <w:r>
              <w:t>strEmpin</w:t>
            </w:r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Employee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>Dropdown List populated by dataset CoachingEmployeeRef (value field: EmpID label field: EmpName)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</w:pPr>
            <w:r>
              <w:t>intCoachReasonin</w:t>
            </w:r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Coaching Reason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>Dropdown List populated by dataset CoachingReasonRef (value field: CoachingReasonID label field: Coaching</w:t>
            </w:r>
            <w:r w:rsidR="001F4587">
              <w:t>Reason</w:t>
            </w:r>
            <w:r>
              <w:t>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</w:pPr>
            <w:r>
              <w:t>intsubCoachReasonin</w:t>
            </w:r>
          </w:p>
        </w:tc>
        <w:tc>
          <w:tcPr>
            <w:tcW w:w="1732" w:type="dxa"/>
          </w:tcPr>
          <w:p w:rsidR="00286D7F" w:rsidRDefault="00C41DB9" w:rsidP="00286D7F">
            <w:pPr>
              <w:spacing w:after="0" w:line="240" w:lineRule="auto"/>
            </w:pPr>
            <w:r>
              <w:t>Coaching SubReason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 w:rsidP="00286D7F">
            <w:pPr>
              <w:spacing w:after="0" w:line="240" w:lineRule="auto"/>
            </w:pPr>
            <w:r>
              <w:t xml:space="preserve">Dropdown List populated by dataset CoachingSubReasonRef (value field: </w:t>
            </w:r>
            <w:r w:rsidR="001F4587">
              <w:t>Sub</w:t>
            </w:r>
            <w:r>
              <w:t xml:space="preserve">CoachingReasonID label field: </w:t>
            </w:r>
            <w:r w:rsidR="001F4587">
              <w:t>Sub</w:t>
            </w:r>
            <w:r>
              <w:t>Coaching</w:t>
            </w:r>
            <w:r w:rsidR="001F4587">
              <w:t>Reason</w:t>
            </w:r>
            <w:r>
              <w:t>)</w:t>
            </w:r>
          </w:p>
        </w:tc>
      </w:tr>
    </w:tbl>
    <w:p w:rsidR="006F6E8A" w:rsidRDefault="006F6E8A" w:rsidP="006F6E8A"/>
    <w:p w:rsidR="006F6E8A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42" w:name="_Toc523134592"/>
      <w:r>
        <w:rPr>
          <w:rFonts w:ascii="Arial" w:hAnsi="Arial" w:cs="Arial"/>
          <w:sz w:val="24"/>
          <w:szCs w:val="24"/>
        </w:rPr>
        <w:t>Report Datasets</w:t>
      </w:r>
      <w:bookmarkEnd w:id="42"/>
    </w:p>
    <w:p w:rsidR="00905D50" w:rsidRPr="00D62F04" w:rsidRDefault="00905D50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CoachingSummary</w:t>
      </w:r>
    </w:p>
    <w:p w:rsidR="006F6E8A" w:rsidRDefault="006F6E8A" w:rsidP="006F6E8A">
      <w:r>
        <w:t xml:space="preserve">Query the </w:t>
      </w:r>
      <w:r w:rsidR="007B16D7">
        <w:t xml:space="preserve">Coaching logs for </w:t>
      </w:r>
      <w:r w:rsidR="00C42AE3">
        <w:t>selected</w:t>
      </w:r>
      <w:r w:rsidR="007B16D7">
        <w:t xml:space="preserve"> set of parameters.</w:t>
      </w:r>
    </w:p>
    <w:p w:rsidR="007B16D7" w:rsidRDefault="007B16D7" w:rsidP="006F6E8A">
      <w:r>
        <w:t>Query:</w:t>
      </w:r>
    </w:p>
    <w:p w:rsidR="007B16D7" w:rsidRDefault="007B16D7" w:rsidP="006F6E8A">
      <w:r>
        <w:rPr>
          <w:noProof/>
        </w:rPr>
        <w:lastRenderedPageBreak/>
        <w:drawing>
          <wp:inline distT="0" distB="0" distL="0" distR="0" wp14:anchorId="78D1B7CC" wp14:editId="03F71C0B">
            <wp:extent cx="5943600" cy="4763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7B16D7" w:rsidRDefault="007B16D7" w:rsidP="006F6E8A"/>
    <w:p w:rsidR="007B16D7" w:rsidRDefault="007B16D7" w:rsidP="006F6E8A">
      <w:r>
        <w:t>Fields:</w:t>
      </w:r>
    </w:p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>
      <w:r>
        <w:rPr>
          <w:noProof/>
        </w:rPr>
        <w:lastRenderedPageBreak/>
        <w:drawing>
          <wp:inline distT="0" distB="0" distL="0" distR="0" wp14:anchorId="41A247EF" wp14:editId="41889726">
            <wp:extent cx="5943600" cy="66586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>
      <w:r>
        <w:rPr>
          <w:noProof/>
        </w:rPr>
        <w:lastRenderedPageBreak/>
        <w:drawing>
          <wp:inline distT="0" distB="0" distL="0" distR="0" wp14:anchorId="31FD5083" wp14:editId="686EB29E">
            <wp:extent cx="5943600" cy="64077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7B16D7" w:rsidRDefault="007B16D7" w:rsidP="006F6E8A"/>
    <w:p w:rsidR="007B16D7" w:rsidRDefault="007B16D7" w:rsidP="006F6E8A">
      <w:r>
        <w:rPr>
          <w:noProof/>
        </w:rPr>
        <w:lastRenderedPageBreak/>
        <w:drawing>
          <wp:inline distT="0" distB="0" distL="0" distR="0" wp14:anchorId="63880274" wp14:editId="3188941F">
            <wp:extent cx="5943600" cy="58985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6F6E8A" w:rsidRDefault="006F6E8A" w:rsidP="006F6E8A">
      <w:r>
        <w:t>Parameters:</w:t>
      </w:r>
    </w:p>
    <w:p w:rsidR="007B16D7" w:rsidRDefault="007B16D7" w:rsidP="004F31D4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F90D1E6" wp14:editId="7CF43771">
            <wp:extent cx="5943600" cy="44761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A6" w:rsidRPr="00D62F04" w:rsidRDefault="007B16D7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CoachingReasonRef (uses shared dataset CoachingReasonList)</w:t>
      </w:r>
    </w:p>
    <w:p w:rsidR="00233EA6" w:rsidRDefault="007B16D7" w:rsidP="00233EA6">
      <w:r>
        <w:t>Query: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7B16D7" w:rsidRDefault="007B16D7" w:rsidP="007B16D7"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7B16D7" w:rsidRDefault="007B16D7" w:rsidP="00233EA6">
      <w:r>
        <w:t>Fields:</w:t>
      </w:r>
    </w:p>
    <w:p w:rsidR="007B16D7" w:rsidRDefault="007B16D7" w:rsidP="00233EA6">
      <w:r>
        <w:rPr>
          <w:noProof/>
        </w:rPr>
        <w:lastRenderedPageBreak/>
        <w:drawing>
          <wp:inline distT="0" distB="0" distL="0" distR="0" wp14:anchorId="3FA648D7" wp14:editId="640A2A19">
            <wp:extent cx="5943600" cy="2205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233EA6"/>
    <w:p w:rsidR="00233EA6" w:rsidRDefault="00233EA6" w:rsidP="00233EA6">
      <w:r>
        <w:t>Parameters:</w:t>
      </w:r>
    </w:p>
    <w:p w:rsidR="007B16D7" w:rsidRDefault="007B16D7" w:rsidP="00233EA6"/>
    <w:p w:rsidR="007B16D7" w:rsidRDefault="007B16D7" w:rsidP="00233EA6">
      <w:r>
        <w:rPr>
          <w:noProof/>
        </w:rPr>
        <w:drawing>
          <wp:inline distT="0" distB="0" distL="0" distR="0" wp14:anchorId="0D5E0A49" wp14:editId="5F60CEF6">
            <wp:extent cx="5943600" cy="29286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233EA6"/>
    <w:p w:rsidR="00F06D56" w:rsidRDefault="00F06D56" w:rsidP="00233EA6"/>
    <w:p w:rsidR="00F06D56" w:rsidRDefault="00F06D56" w:rsidP="00233EA6"/>
    <w:p w:rsidR="00F06D56" w:rsidRDefault="00F06D56" w:rsidP="00233EA6"/>
    <w:p w:rsidR="00F06D56" w:rsidRDefault="00F06D56" w:rsidP="00F06D56">
      <w:pPr>
        <w:rPr>
          <w:rFonts w:ascii="Arial" w:hAnsi="Arial" w:cs="Arial"/>
          <w:b/>
          <w:sz w:val="20"/>
          <w:szCs w:val="20"/>
        </w:rPr>
      </w:pPr>
    </w:p>
    <w:p w:rsidR="00F06D56" w:rsidRPr="00D62F04" w:rsidRDefault="00F06D56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CoachingEmployeeRef (uses shared dataset CoachingEmployeeList)</w:t>
      </w:r>
    </w:p>
    <w:p w:rsidR="00F06D56" w:rsidRDefault="00F06D56" w:rsidP="00F06D56">
      <w:r>
        <w:t>Query:</w:t>
      </w:r>
    </w:p>
    <w:p w:rsidR="00C37C38" w:rsidRDefault="002B0F92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167CB10D" wp14:editId="2B116106">
            <wp:extent cx="5943600" cy="3893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Del="002B0F92"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C37C38" w:rsidRDefault="00C37C38" w:rsidP="00F06D56">
      <w:pPr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F06D56" w:rsidRDefault="00F06D56" w:rsidP="00F06D56">
      <w:r>
        <w:t>Fields:</w:t>
      </w:r>
    </w:p>
    <w:p w:rsidR="00F06D56" w:rsidRDefault="00F06D56" w:rsidP="00F06D56">
      <w:r>
        <w:rPr>
          <w:noProof/>
        </w:rPr>
        <w:drawing>
          <wp:inline distT="0" distB="0" distL="0" distR="0" wp14:anchorId="00943EA7" wp14:editId="26CE00A2">
            <wp:extent cx="5943600" cy="2331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/>
    <w:p w:rsidR="00F06D56" w:rsidRDefault="00F06D56" w:rsidP="00F06D56">
      <w:r>
        <w:t>Parameters:</w:t>
      </w:r>
    </w:p>
    <w:p w:rsidR="00F06D56" w:rsidRDefault="00F06D56" w:rsidP="00F06D56"/>
    <w:p w:rsidR="00F06D56" w:rsidRDefault="00F06D56" w:rsidP="00F06D56">
      <w:r>
        <w:rPr>
          <w:noProof/>
        </w:rPr>
        <w:lastRenderedPageBreak/>
        <w:drawing>
          <wp:inline distT="0" distB="0" distL="0" distR="0" wp14:anchorId="08F0EE40" wp14:editId="5D14AC34">
            <wp:extent cx="5943600" cy="39712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/>
    <w:p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ModuleRef (uses shared dataset ModuleList)</w:t>
      </w:r>
    </w:p>
    <w:p w:rsidR="007935E3" w:rsidRDefault="007935E3" w:rsidP="007935E3">
      <w:r>
        <w:t>Query:</w:t>
      </w:r>
    </w:p>
    <w:p w:rsidR="007935E3" w:rsidRDefault="007935E3" w:rsidP="007935E3">
      <w:r>
        <w:rPr>
          <w:noProof/>
        </w:rPr>
        <w:lastRenderedPageBreak/>
        <w:drawing>
          <wp:inline distT="0" distB="0" distL="0" distR="0" wp14:anchorId="4EA0CADB" wp14:editId="7210A0E5">
            <wp:extent cx="5943600" cy="38398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4AB58D69" wp14:editId="17E05A6F">
            <wp:extent cx="5943600" cy="22091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lastRenderedPageBreak/>
        <w:drawing>
          <wp:inline distT="0" distB="0" distL="0" distR="0" wp14:anchorId="7F63D863" wp14:editId="799B45A3">
            <wp:extent cx="5943600" cy="52095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233EA6"/>
    <w:p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CoachingStatusRef (uses shared dataset CoachingStatusList)</w:t>
      </w:r>
    </w:p>
    <w:p w:rsidR="007935E3" w:rsidRDefault="007935E3" w:rsidP="007935E3">
      <w:r>
        <w:t>Query: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DIM_Status ds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lastRenderedPageBreak/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7935E3" w:rsidRDefault="007935E3" w:rsidP="007935E3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7935E3"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477A41EE" wp14:editId="5B9D9DF4">
            <wp:extent cx="5943600" cy="2273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drawing>
          <wp:inline distT="0" distB="0" distL="0" distR="0" wp14:anchorId="6433D50E" wp14:editId="75C10279">
            <wp:extent cx="5943600" cy="28943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CoachingSubReasonRef (uses shared dataset CoachingSubReasonList)</w:t>
      </w:r>
    </w:p>
    <w:p w:rsidR="007935E3" w:rsidRDefault="007935E3" w:rsidP="007935E3">
      <w:r>
        <w:t>Query: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clr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DIM_Sub_Coaching_Reason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dscr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@intCoachReasonin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@intCoachReasonin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:rsidR="007935E3" w:rsidRDefault="007935E3" w:rsidP="007935E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7935E3" w:rsidRDefault="007935E3" w:rsidP="007935E3"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708FCCC1" wp14:editId="18D2A295">
            <wp:extent cx="5943600" cy="25082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lastRenderedPageBreak/>
        <w:drawing>
          <wp:inline distT="0" distB="0" distL="0" distR="0" wp14:anchorId="24211DA3" wp14:editId="6F96E86D">
            <wp:extent cx="5943600" cy="29686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233EA6"/>
    <w:p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CoachingSiteRef (uses shared dataset CoachingSiteList)</w:t>
      </w:r>
    </w:p>
    <w:p w:rsidR="007935E3" w:rsidRDefault="007935E3" w:rsidP="007935E3">
      <w:r>
        <w:t>Query: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DIM_Site cs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7935E3" w:rsidRDefault="007935E3" w:rsidP="007935E3"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  <w:r>
        <w:t>Fields:</w:t>
      </w:r>
    </w:p>
    <w:p w:rsidR="007935E3" w:rsidRDefault="007935E3" w:rsidP="007935E3">
      <w:r>
        <w:rPr>
          <w:noProof/>
        </w:rPr>
        <w:lastRenderedPageBreak/>
        <w:drawing>
          <wp:inline distT="0" distB="0" distL="0" distR="0" wp14:anchorId="770F74ED" wp14:editId="3C24BC6C">
            <wp:extent cx="5943600" cy="23736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drawing>
          <wp:inline distT="0" distB="0" distL="0" distR="0" wp14:anchorId="3F4E4441" wp14:editId="17CC428C">
            <wp:extent cx="5943600" cy="31540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233EA6"/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43" w:name="_Toc523134593"/>
      <w:r>
        <w:rPr>
          <w:rFonts w:ascii="Arial" w:hAnsi="Arial" w:cs="Arial"/>
          <w:sz w:val="24"/>
          <w:szCs w:val="24"/>
        </w:rPr>
        <w:lastRenderedPageBreak/>
        <w:t>Report Display</w:t>
      </w:r>
      <w:bookmarkEnd w:id="43"/>
    </w:p>
    <w:p w:rsidR="006F6E8A" w:rsidRPr="00804A60" w:rsidRDefault="006F6E8A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Report Title:</w:t>
      </w:r>
      <w:r w:rsidR="007935E3">
        <w:rPr>
          <w:b/>
        </w:rPr>
        <w:t xml:space="preserve"> None (Defined in UI)</w:t>
      </w: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Subtitle:</w:t>
      </w:r>
      <w:r w:rsidR="007935E3">
        <w:rPr>
          <w:b/>
        </w:rPr>
        <w:t xml:space="preserve"> None</w:t>
      </w:r>
    </w:p>
    <w:p w:rsidR="006F6E8A" w:rsidRPr="004F31D4" w:rsidRDefault="00E250E0" w:rsidP="006F6E8A">
      <w:pPr>
        <w:rPr>
          <w:b/>
        </w:rPr>
      </w:pPr>
      <w:r w:rsidRPr="004F31D4">
        <w:rPr>
          <w:b/>
        </w:rPr>
        <w:t>Report Elements</w:t>
      </w:r>
      <w:r w:rsidR="006F6E8A" w:rsidRPr="004F31D4">
        <w:rPr>
          <w:b/>
        </w:rPr>
        <w:t xml:space="preserve">: 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548"/>
        <w:gridCol w:w="3487"/>
        <w:gridCol w:w="4541"/>
      </w:tblGrid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b/>
                <w:color w:val="000000"/>
              </w:rPr>
            </w:pPr>
            <w:r>
              <w:rPr>
                <w:rFonts w:eastAsia="Calibri"/>
                <w:b/>
                <w:color w:val="000000"/>
              </w:rPr>
              <w:t>Number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b/>
                <w:color w:val="000000"/>
              </w:rPr>
            </w:pPr>
            <w:r w:rsidRPr="004F4A0E">
              <w:rPr>
                <w:rFonts w:eastAsia="Calibri"/>
                <w:b/>
                <w:color w:val="000000"/>
              </w:rPr>
              <w:t>Field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b/>
              </w:rPr>
            </w:pPr>
            <w:r w:rsidRPr="004F4A0E">
              <w:rPr>
                <w:rFonts w:eastAsia="Calibri"/>
                <w:b/>
              </w:rPr>
              <w:t>Description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b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Module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Module the log was submitted in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Module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>
              <w:rPr>
                <w:rFonts w:eastAsia="Calibri"/>
              </w:rPr>
              <w:t>Name of the module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ID of the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Form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Coaching log form name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Status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Current status of the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Employee ID of the log recipient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Employee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City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Site of the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Supervisor 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Employee ID of the supervisor of the log recipient at time the log is submitted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10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Supervisor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supervisor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11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Employee ID of the manager of the log recipient at time log is submitted 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12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manager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13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Current Supervisor 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Employee ID of the supervisor of the log recipient at time the report is run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14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Current Supervisor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supervisor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lastRenderedPageBreak/>
              <w:t>15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Current Manager 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Employee ID of the manager of the log recipient at time the report is 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16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Current Manager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manager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17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Review Supervisor 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Employee ID of the supervisor who reviewed/coached the log recipient 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18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Review Supervisor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supervisor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19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Review Manager employee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Employee ID of the manager who reviewed the log 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20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Review Manager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manager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21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Description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Description or behavior subject to coaching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22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notes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Coaching notes for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23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Event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 of event associated with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24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 of coaching associated with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25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Submitted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 the log was submitted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26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source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Source of coaching (Direct, Indirect)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27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Sub-coaching source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How the coaching was identified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28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reason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Coaching reason of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29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sub-reason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Coaching sub-reason of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30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Value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Value of log (Opportunity, Reinforcement</w:t>
            </w:r>
            <w:r w:rsidR="00F16CB7" w:rsidRPr="004F4A0E">
              <w:rPr>
                <w:rFonts w:eastAsia="Calibri"/>
              </w:rPr>
              <w:t>…</w:t>
            </w:r>
            <w:r w:rsidRPr="004F4A0E">
              <w:rPr>
                <w:rFonts w:eastAsia="Calibri"/>
              </w:rPr>
              <w:t>)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31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Submitter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Employee ID of the submitter of the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32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Submitter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Name of the submitter of the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33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Supervisor reviewed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Date/time supervisor reviewed and acknowledged the coaching log 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lastRenderedPageBreak/>
              <w:t>34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reviewed manual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Date/time manager entered when reviewed and acknowledged the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35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reviewed auto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Date/time manager reviewed and acknowledged the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36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notes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Comments or notes entered by manager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37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Employee reviewed date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 when the recipient reviewed and acknowledged or entered comments.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38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Employee comments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Comments entered by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39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Program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Program associated with the log (Medicare, Marketplace, NA)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40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Behavior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Behavior associated with the log in the Training module (Production, Training, Other)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41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Report Code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Report code of log related to input data feed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42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Verint ID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ID of the Verint call record scorecard associated with the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43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Verint Form name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Form name in Verint related to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2B0F92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44</w:t>
            </w:r>
          </w:p>
        </w:tc>
        <w:tc>
          <w:tcPr>
            <w:tcW w:w="3487" w:type="dxa"/>
          </w:tcPr>
          <w:p w:rsidR="00E250E0" w:rsidRPr="004F4A0E" w:rsidRDefault="00E250E0" w:rsidP="002B0F92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Monitor</w:t>
            </w:r>
          </w:p>
        </w:tc>
        <w:tc>
          <w:tcPr>
            <w:tcW w:w="4541" w:type="dxa"/>
          </w:tcPr>
          <w:p w:rsidR="00E250E0" w:rsidRPr="004F4A0E" w:rsidRDefault="00E250E0" w:rsidP="002B0F92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Whether the log from Verint is a coaching monitor (Yes, No)</w:t>
            </w:r>
          </w:p>
        </w:tc>
      </w:tr>
    </w:tbl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E33641" w:rsidRDefault="00E33641" w:rsidP="004F31D4">
      <w:pPr>
        <w:rPr>
          <w:b/>
        </w:rPr>
      </w:pPr>
      <w:r>
        <w:rPr>
          <w:b/>
        </w:rPr>
        <w:t>Tablix Properties:</w:t>
      </w:r>
      <w:r w:rsidRPr="00E33641">
        <w:rPr>
          <w:b/>
        </w:rPr>
        <w:t xml:space="preserve"> </w:t>
      </w:r>
    </w:p>
    <w:p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752720C" wp14:editId="1DE3DB46">
            <wp:extent cx="5943600" cy="5135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77F4AC0" wp14:editId="3898D6A7">
            <wp:extent cx="5943600" cy="60998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5B965C3" wp14:editId="7BB3242C">
            <wp:extent cx="5943600" cy="53047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1" w:rsidRDefault="00E33641" w:rsidP="004F31D4">
      <w:pPr>
        <w:rPr>
          <w:b/>
        </w:rPr>
      </w:pPr>
    </w:p>
    <w:p w:rsidR="00E33641" w:rsidRDefault="00E33641" w:rsidP="004F31D4">
      <w:pPr>
        <w:rPr>
          <w:b/>
        </w:rPr>
      </w:pPr>
    </w:p>
    <w:p w:rsidR="00E33641" w:rsidRDefault="00E33641" w:rsidP="004F31D4">
      <w:pPr>
        <w:rPr>
          <w:b/>
        </w:rPr>
      </w:pPr>
    </w:p>
    <w:p w:rsidR="00E33641" w:rsidRDefault="00E33641" w:rsidP="004F31D4">
      <w:pPr>
        <w:rPr>
          <w:b/>
        </w:rPr>
      </w:pPr>
    </w:p>
    <w:p w:rsidR="00E33641" w:rsidRDefault="00E33641" w:rsidP="004F31D4">
      <w:pPr>
        <w:rPr>
          <w:b/>
        </w:rPr>
      </w:pPr>
    </w:p>
    <w:p w:rsidR="00E33641" w:rsidRPr="00E33641" w:rsidRDefault="00E33641" w:rsidP="004F31D4">
      <w:pPr>
        <w:rPr>
          <w:b/>
        </w:rPr>
      </w:pPr>
    </w:p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44" w:name="_Toc523134594"/>
      <w:r>
        <w:rPr>
          <w:rFonts w:ascii="Arial" w:hAnsi="Arial" w:cs="Arial"/>
          <w:sz w:val="24"/>
          <w:szCs w:val="24"/>
        </w:rPr>
        <w:lastRenderedPageBreak/>
        <w:t>Preview Sample</w:t>
      </w:r>
      <w:bookmarkEnd w:id="44"/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4D09FF" w:rsidP="006F6E8A">
      <w:pPr>
        <w:spacing w:after="0" w:line="240" w:lineRule="auto"/>
      </w:pPr>
      <w:r w:rsidRPr="004D09FF">
        <w:rPr>
          <w:noProof/>
        </w:rPr>
        <w:t xml:space="preserve"> </w:t>
      </w:r>
      <w:r w:rsidR="00E250E0" w:rsidRPr="00E250E0">
        <w:rPr>
          <w:noProof/>
        </w:rPr>
        <w:t xml:space="preserve"> </w:t>
      </w:r>
      <w:r w:rsidR="00E250E0">
        <w:rPr>
          <w:noProof/>
        </w:rPr>
        <w:drawing>
          <wp:inline distT="0" distB="0" distL="0" distR="0" wp14:anchorId="28289D3D" wp14:editId="76D45E90">
            <wp:extent cx="5943600" cy="16992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1667EA" w:rsidRDefault="001667EA" w:rsidP="001667EA">
      <w:pPr>
        <w:pStyle w:val="Heading1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45" w:name="_Toc523134595"/>
      <w:bookmarkStart w:id="46" w:name="_Toc523134596"/>
      <w:bookmarkStart w:id="47" w:name="_Toc523134624"/>
      <w:bookmarkStart w:id="48" w:name="_Toc523134627"/>
      <w:bookmarkStart w:id="49" w:name="_Toc523134628"/>
      <w:bookmarkStart w:id="50" w:name="_Toc523134656"/>
      <w:bookmarkStart w:id="51" w:name="_Toc523134659"/>
      <w:bookmarkStart w:id="52" w:name="_Toc523134660"/>
      <w:bookmarkStart w:id="53" w:name="_Toc523134661"/>
      <w:bookmarkStart w:id="54" w:name="_Toc523134689"/>
      <w:bookmarkStart w:id="55" w:name="_Toc523134692"/>
      <w:bookmarkStart w:id="56" w:name="_Toc523134693"/>
      <w:bookmarkStart w:id="57" w:name="_Toc523134721"/>
      <w:bookmarkStart w:id="58" w:name="_Toc523134724"/>
      <w:bookmarkStart w:id="59" w:name="_Toc523133392"/>
      <w:bookmarkStart w:id="60" w:name="_Toc523134725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r>
        <w:rPr>
          <w:rFonts w:ascii="Arial" w:hAnsi="Arial" w:cs="Arial"/>
          <w:sz w:val="24"/>
          <w:szCs w:val="24"/>
        </w:rPr>
        <w:t>Deployment Properties</w:t>
      </w:r>
      <w:bookmarkEnd w:id="59"/>
      <w:bookmarkEnd w:id="60"/>
    </w:p>
    <w:p w:rsidR="001667EA" w:rsidRPr="00925970" w:rsidRDefault="001667EA" w:rsidP="001667EA">
      <w:pPr>
        <w:pStyle w:val="Heading1"/>
        <w:numPr>
          <w:ilvl w:val="1"/>
          <w:numId w:val="3"/>
        </w:numPr>
        <w:spacing w:before="0"/>
        <w:rPr>
          <w:rFonts w:ascii="Arial" w:hAnsi="Arial" w:cs="Arial"/>
          <w:color w:val="auto"/>
          <w:sz w:val="20"/>
          <w:szCs w:val="20"/>
        </w:rPr>
      </w:pPr>
      <w:bookmarkStart w:id="61" w:name="_Toc523133393"/>
      <w:bookmarkStart w:id="62" w:name="_Toc523134726"/>
      <w:r w:rsidRPr="00925970">
        <w:rPr>
          <w:rFonts w:ascii="Arial" w:hAnsi="Arial" w:cs="Arial"/>
          <w:color w:val="auto"/>
          <w:sz w:val="20"/>
          <w:szCs w:val="20"/>
        </w:rPr>
        <w:t>Dev</w:t>
      </w:r>
      <w:bookmarkEnd w:id="61"/>
      <w:bookmarkEnd w:id="6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940" w:type="dxa"/>
          </w:tcPr>
          <w:p w:rsidR="001667EA" w:rsidRDefault="001667EA" w:rsidP="00DA59FC">
            <w:r>
              <w:t>True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Overwrite DataSources</w:t>
            </w:r>
          </w:p>
        </w:tc>
        <w:tc>
          <w:tcPr>
            <w:tcW w:w="5940" w:type="dxa"/>
          </w:tcPr>
          <w:p w:rsidR="001667EA" w:rsidRDefault="001667EA" w:rsidP="00DA59FC">
            <w:r>
              <w:t>False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TargetDatasetFolder</w:t>
            </w:r>
          </w:p>
        </w:tc>
        <w:tc>
          <w:tcPr>
            <w:tcW w:w="5940" w:type="dxa"/>
          </w:tcPr>
          <w:p w:rsidR="001667EA" w:rsidRDefault="001667EA" w:rsidP="00DA59FC">
            <w:r w:rsidRPr="00F74047">
              <w:t>/eCoaching/Datasets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TargetDataSourceFolder</w:t>
            </w:r>
          </w:p>
        </w:tc>
        <w:tc>
          <w:tcPr>
            <w:tcW w:w="5940" w:type="dxa"/>
          </w:tcPr>
          <w:p w:rsidR="001667EA" w:rsidRDefault="001667EA" w:rsidP="00DA59FC">
            <w:r w:rsidRPr="00F74047">
              <w:t>/eCoaching/DataSources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TargetReportFolder</w:t>
            </w:r>
          </w:p>
        </w:tc>
        <w:tc>
          <w:tcPr>
            <w:tcW w:w="5940" w:type="dxa"/>
          </w:tcPr>
          <w:p w:rsidR="001667EA" w:rsidRDefault="001667EA" w:rsidP="00DA59FC">
            <w:r w:rsidRPr="00F74047">
              <w:t>/eCoaching/Reports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TargetReportPartFolder</w:t>
            </w:r>
          </w:p>
        </w:tc>
        <w:tc>
          <w:tcPr>
            <w:tcW w:w="5940" w:type="dxa"/>
          </w:tcPr>
          <w:p w:rsidR="001667EA" w:rsidRDefault="001667EA" w:rsidP="00DA59FC">
            <w:r w:rsidRPr="00F74047">
              <w:t>Report Parts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TargetServerURL</w:t>
            </w:r>
          </w:p>
        </w:tc>
        <w:tc>
          <w:tcPr>
            <w:tcW w:w="5940" w:type="dxa"/>
          </w:tcPr>
          <w:p w:rsidR="001667EA" w:rsidRDefault="001667EA">
            <w:r w:rsidRPr="00F74047">
              <w:t>http</w:t>
            </w:r>
            <w:r>
              <w:t>s</w:t>
            </w:r>
            <w:r w:rsidRPr="00F74047">
              <w:t>://f3420-ecldbd01</w:t>
            </w:r>
            <w:del w:id="63" w:author="Palacherla, Susmitha C (NONUS)" w:date="2019-02-10T15:32:00Z">
              <w:r w:rsidRPr="00F74047" w:rsidDel="001D4172">
                <w:delText>.</w:delText>
              </w:r>
              <w:r w:rsidDel="001D4172">
                <w:delText>sharedservices</w:delText>
              </w:r>
              <w:r w:rsidRPr="00F74047" w:rsidDel="001D4172">
                <w:delText>.local</w:delText>
              </w:r>
            </w:del>
            <w:r w:rsidRPr="00F74047">
              <w:t>/ReportServer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TargetServerVersion</w:t>
            </w:r>
          </w:p>
        </w:tc>
        <w:tc>
          <w:tcPr>
            <w:tcW w:w="5940" w:type="dxa"/>
          </w:tcPr>
          <w:p w:rsidR="001667EA" w:rsidRDefault="001667EA" w:rsidP="00DA59FC">
            <w:r w:rsidRPr="00F74047">
              <w:t>SQL Server 2008 R2, 2012 or 2014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940" w:type="dxa"/>
          </w:tcPr>
          <w:p w:rsidR="001667EA" w:rsidRPr="00F74047" w:rsidRDefault="001667EA">
            <w:r w:rsidRPr="001515E0">
              <w:t>http</w:t>
            </w:r>
            <w:r>
              <w:t>s</w:t>
            </w:r>
            <w:r w:rsidRPr="001515E0">
              <w:t>://f3420-ecldbd01</w:t>
            </w:r>
            <w:del w:id="64" w:author="Palacherla, Susmitha C (NONUS)" w:date="2019-02-10T15:32:00Z">
              <w:r w:rsidRPr="00F74047" w:rsidDel="001D4172">
                <w:delText>.</w:delText>
              </w:r>
              <w:r w:rsidDel="001D4172">
                <w:delText>sharedservices</w:delText>
              </w:r>
              <w:r w:rsidRPr="00F74047" w:rsidDel="001D4172">
                <w:delText>.local</w:delText>
              </w:r>
            </w:del>
            <w:r w:rsidRPr="001515E0">
              <w:t>/Reports_ECLD01</w:t>
            </w:r>
          </w:p>
        </w:tc>
      </w:tr>
    </w:tbl>
    <w:p w:rsidR="001667EA" w:rsidRPr="005745A6" w:rsidRDefault="001667EA" w:rsidP="001667EA"/>
    <w:p w:rsidR="001667EA" w:rsidRPr="00925970" w:rsidRDefault="001667EA" w:rsidP="001667EA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</w:pPr>
      <w:bookmarkStart w:id="65" w:name="_Toc523133394"/>
      <w:bookmarkStart w:id="66" w:name="_Toc523134727"/>
      <w:r w:rsidRPr="00925970">
        <w:rPr>
          <w:rFonts w:ascii="Arial" w:hAnsi="Arial" w:cs="Arial"/>
          <w:color w:val="auto"/>
          <w:sz w:val="20"/>
          <w:szCs w:val="20"/>
        </w:rPr>
        <w:t>SysTest</w:t>
      </w:r>
      <w:bookmarkEnd w:id="65"/>
      <w:bookmarkEnd w:id="6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940"/>
      </w:tblGrid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5940" w:type="dxa"/>
          </w:tcPr>
          <w:p w:rsidR="001667EA" w:rsidRDefault="001667EA" w:rsidP="00DA59FC">
            <w:r>
              <w:t>True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Overwrite DataSources</w:t>
            </w:r>
          </w:p>
        </w:tc>
        <w:tc>
          <w:tcPr>
            <w:tcW w:w="5940" w:type="dxa"/>
          </w:tcPr>
          <w:p w:rsidR="001667EA" w:rsidRDefault="001667EA" w:rsidP="00DA59FC">
            <w:r>
              <w:t>False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TargetDatasetFolder</w:t>
            </w:r>
          </w:p>
        </w:tc>
        <w:tc>
          <w:tcPr>
            <w:tcW w:w="5940" w:type="dxa"/>
          </w:tcPr>
          <w:p w:rsidR="001667EA" w:rsidRDefault="001667EA" w:rsidP="00DA59FC">
            <w:r w:rsidRPr="00F74047">
              <w:t>/eCoaching/Datasets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TargetDataSourceFolder</w:t>
            </w:r>
          </w:p>
        </w:tc>
        <w:tc>
          <w:tcPr>
            <w:tcW w:w="5940" w:type="dxa"/>
          </w:tcPr>
          <w:p w:rsidR="001667EA" w:rsidRDefault="001667EA" w:rsidP="00DA59FC">
            <w:r w:rsidRPr="00F74047">
              <w:t>/eCoaching/DataSources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TargetReportFolder</w:t>
            </w:r>
          </w:p>
        </w:tc>
        <w:tc>
          <w:tcPr>
            <w:tcW w:w="5940" w:type="dxa"/>
          </w:tcPr>
          <w:p w:rsidR="001667EA" w:rsidRDefault="001667EA" w:rsidP="00DA59FC">
            <w:r w:rsidRPr="00F74047">
              <w:t>/eCoaching/Reports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TargetReportPartFolder</w:t>
            </w:r>
          </w:p>
        </w:tc>
        <w:tc>
          <w:tcPr>
            <w:tcW w:w="5940" w:type="dxa"/>
          </w:tcPr>
          <w:p w:rsidR="001667EA" w:rsidRDefault="001667EA" w:rsidP="00DA59FC">
            <w:r w:rsidRPr="00F74047">
              <w:t>Report Parts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TargetServerURL</w:t>
            </w:r>
          </w:p>
        </w:tc>
        <w:tc>
          <w:tcPr>
            <w:tcW w:w="5940" w:type="dxa"/>
          </w:tcPr>
          <w:p w:rsidR="001667EA" w:rsidRDefault="001667EA">
            <w:r w:rsidRPr="00F74047">
              <w:t>http</w:t>
            </w:r>
            <w:r>
              <w:t>s</w:t>
            </w:r>
            <w:r w:rsidRPr="00F74047">
              <w:t>://f3420-ecldb</w:t>
            </w:r>
            <w:r>
              <w:t>t</w:t>
            </w:r>
            <w:r w:rsidRPr="00F74047">
              <w:t>01</w:t>
            </w:r>
            <w:del w:id="67" w:author="Palacherla, Susmitha C (NONUS)" w:date="2019-02-10T15:32:00Z">
              <w:r w:rsidRPr="00F74047" w:rsidDel="001D4172">
                <w:delText>.</w:delText>
              </w:r>
              <w:r w:rsidDel="001D4172">
                <w:delText xml:space="preserve"> sharedservices</w:delText>
              </w:r>
              <w:r w:rsidRPr="00F74047" w:rsidDel="001D4172">
                <w:delText>.local</w:delText>
              </w:r>
            </w:del>
            <w:r w:rsidRPr="00F74047">
              <w:t>/ReportServer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TargetServerVersion</w:t>
            </w:r>
          </w:p>
        </w:tc>
        <w:tc>
          <w:tcPr>
            <w:tcW w:w="5940" w:type="dxa"/>
          </w:tcPr>
          <w:p w:rsidR="001667EA" w:rsidRDefault="001667EA" w:rsidP="00DA59FC">
            <w:r w:rsidRPr="00F74047">
              <w:t>SQL Server 2008 R2, 2012 or 2014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5940" w:type="dxa"/>
          </w:tcPr>
          <w:p w:rsidR="001667EA" w:rsidRPr="00F74047" w:rsidRDefault="001667EA">
            <w:r w:rsidRPr="001515E0">
              <w:t>http</w:t>
            </w:r>
            <w:r>
              <w:t>s</w:t>
            </w:r>
            <w:r w:rsidRPr="001515E0">
              <w:t>://f3420-ecldb</w:t>
            </w:r>
            <w:r>
              <w:t>t</w:t>
            </w:r>
            <w:r w:rsidRPr="001515E0">
              <w:t>01</w:t>
            </w:r>
            <w:del w:id="68" w:author="Palacherla, Susmitha C (NONUS)" w:date="2019-02-10T15:32:00Z">
              <w:r w:rsidDel="001D4172">
                <w:delText>. sharedservices</w:delText>
              </w:r>
              <w:r w:rsidRPr="00F74047" w:rsidDel="001D4172">
                <w:delText>.local</w:delText>
              </w:r>
            </w:del>
            <w:r w:rsidRPr="001515E0">
              <w:t>/Reports_ECL</w:t>
            </w:r>
            <w:r>
              <w:t>T</w:t>
            </w:r>
            <w:r w:rsidRPr="001515E0">
              <w:t>01</w:t>
            </w:r>
          </w:p>
        </w:tc>
      </w:tr>
    </w:tbl>
    <w:p w:rsidR="001667EA" w:rsidRDefault="001667EA" w:rsidP="001667EA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</w:p>
    <w:p w:rsidR="001667EA" w:rsidRDefault="001667EA" w:rsidP="001667EA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</w:p>
    <w:p w:rsidR="001667EA" w:rsidRDefault="001667EA" w:rsidP="001667EA">
      <w:pPr>
        <w:pStyle w:val="Heading1"/>
        <w:spacing w:before="0"/>
        <w:ind w:left="720"/>
        <w:rPr>
          <w:rFonts w:ascii="Arial" w:hAnsi="Arial" w:cs="Arial"/>
          <w:color w:val="auto"/>
          <w:sz w:val="20"/>
          <w:szCs w:val="20"/>
        </w:rPr>
      </w:pPr>
    </w:p>
    <w:p w:rsidR="001667EA" w:rsidRPr="00925970" w:rsidRDefault="001667EA" w:rsidP="001667EA">
      <w:pPr>
        <w:pStyle w:val="Heading1"/>
        <w:numPr>
          <w:ilvl w:val="1"/>
          <w:numId w:val="3"/>
        </w:numPr>
        <w:spacing w:before="0"/>
        <w:ind w:left="1138" w:hanging="418"/>
        <w:rPr>
          <w:rFonts w:ascii="Arial" w:hAnsi="Arial" w:cs="Arial"/>
          <w:color w:val="auto"/>
          <w:sz w:val="20"/>
          <w:szCs w:val="20"/>
        </w:rPr>
      </w:pPr>
      <w:bookmarkStart w:id="69" w:name="_Toc523133395"/>
      <w:bookmarkStart w:id="70" w:name="_Toc523134728"/>
      <w:r w:rsidRPr="00925970">
        <w:rPr>
          <w:rFonts w:ascii="Arial" w:hAnsi="Arial" w:cs="Arial"/>
          <w:color w:val="auto"/>
          <w:sz w:val="20"/>
          <w:szCs w:val="20"/>
        </w:rPr>
        <w:t>Production</w:t>
      </w:r>
      <w:bookmarkEnd w:id="69"/>
      <w:bookmarkEnd w:id="7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210"/>
      </w:tblGrid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Overwrite  Datasets</w:t>
            </w:r>
          </w:p>
        </w:tc>
        <w:tc>
          <w:tcPr>
            <w:tcW w:w="6210" w:type="dxa"/>
          </w:tcPr>
          <w:p w:rsidR="001667EA" w:rsidRDefault="001667EA" w:rsidP="00DA59FC">
            <w:r>
              <w:t>True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Overwrite DataSources</w:t>
            </w:r>
          </w:p>
        </w:tc>
        <w:tc>
          <w:tcPr>
            <w:tcW w:w="6210" w:type="dxa"/>
          </w:tcPr>
          <w:p w:rsidR="001667EA" w:rsidRDefault="001667EA" w:rsidP="00DA59FC">
            <w:r>
              <w:t>False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TargetDatasetFolder</w:t>
            </w:r>
          </w:p>
        </w:tc>
        <w:tc>
          <w:tcPr>
            <w:tcW w:w="6210" w:type="dxa"/>
          </w:tcPr>
          <w:p w:rsidR="001667EA" w:rsidRDefault="001667EA" w:rsidP="00DA59FC">
            <w:r w:rsidRPr="00BB09B3">
              <w:t>/eCoaching/Production/Datasets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TargetDataSourceFolder</w:t>
            </w:r>
          </w:p>
        </w:tc>
        <w:tc>
          <w:tcPr>
            <w:tcW w:w="6210" w:type="dxa"/>
          </w:tcPr>
          <w:p w:rsidR="001667EA" w:rsidRDefault="001667EA" w:rsidP="00DA59FC">
            <w:r w:rsidRPr="00BB09B3">
              <w:t>/eCoaching/Production/DataSources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TargetReportFolder</w:t>
            </w:r>
          </w:p>
        </w:tc>
        <w:tc>
          <w:tcPr>
            <w:tcW w:w="6210" w:type="dxa"/>
          </w:tcPr>
          <w:p w:rsidR="001667EA" w:rsidRDefault="001667EA" w:rsidP="00DA59FC">
            <w:r w:rsidRPr="00BB09B3">
              <w:t>/eCoaching/Production/Reports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TargetReportPartFolder</w:t>
            </w:r>
          </w:p>
        </w:tc>
        <w:tc>
          <w:tcPr>
            <w:tcW w:w="6210" w:type="dxa"/>
          </w:tcPr>
          <w:p w:rsidR="001667EA" w:rsidRDefault="001667EA" w:rsidP="00DA59FC">
            <w:r w:rsidRPr="00F74047">
              <w:t>Report Parts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TargetServerURL</w:t>
            </w:r>
          </w:p>
        </w:tc>
        <w:tc>
          <w:tcPr>
            <w:tcW w:w="6210" w:type="dxa"/>
          </w:tcPr>
          <w:p w:rsidR="001667EA" w:rsidRDefault="001667EA">
            <w:r w:rsidRPr="00F74047">
              <w:t>http</w:t>
            </w:r>
            <w:r>
              <w:t>s</w:t>
            </w:r>
            <w:r w:rsidRPr="00F74047">
              <w:t>://f3420-ecldb</w:t>
            </w:r>
            <w:r>
              <w:t>p</w:t>
            </w:r>
            <w:r w:rsidRPr="00F74047">
              <w:t>01</w:t>
            </w:r>
            <w:del w:id="71" w:author="Palacherla, Susmitha C (NONUS)" w:date="2019-02-10T15:32:00Z">
              <w:r w:rsidRPr="00F74047" w:rsidDel="001D4172">
                <w:delText>.</w:delText>
              </w:r>
              <w:r w:rsidDel="001D4172">
                <w:delText xml:space="preserve"> sharedservices</w:delText>
              </w:r>
              <w:r w:rsidRPr="00F74047" w:rsidDel="001D4172">
                <w:delText>.local</w:delText>
              </w:r>
            </w:del>
            <w:r w:rsidRPr="00F74047">
              <w:t>/ReportServer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 w:rsidRPr="005745A6">
              <w:rPr>
                <w:b/>
              </w:rPr>
              <w:t>TargetServerVersion</w:t>
            </w:r>
          </w:p>
        </w:tc>
        <w:tc>
          <w:tcPr>
            <w:tcW w:w="6210" w:type="dxa"/>
          </w:tcPr>
          <w:p w:rsidR="001667EA" w:rsidRDefault="001667EA" w:rsidP="00DA59FC">
            <w:r w:rsidRPr="00F74047">
              <w:t>SQL Server 2008 R2, 2012 or 2014</w:t>
            </w:r>
          </w:p>
        </w:tc>
      </w:tr>
      <w:tr w:rsidR="001667EA" w:rsidTr="00DA59FC">
        <w:trPr>
          <w:trHeight w:hRule="exact" w:val="288"/>
        </w:trPr>
        <w:tc>
          <w:tcPr>
            <w:tcW w:w="2695" w:type="dxa"/>
          </w:tcPr>
          <w:p w:rsidR="001667EA" w:rsidRPr="005745A6" w:rsidRDefault="001667EA" w:rsidP="00DA59FC">
            <w:pPr>
              <w:rPr>
                <w:b/>
              </w:rPr>
            </w:pPr>
            <w:r>
              <w:rPr>
                <w:b/>
              </w:rPr>
              <w:t>Report Portal</w:t>
            </w:r>
          </w:p>
        </w:tc>
        <w:tc>
          <w:tcPr>
            <w:tcW w:w="6210" w:type="dxa"/>
          </w:tcPr>
          <w:p w:rsidR="001667EA" w:rsidRPr="00F74047" w:rsidRDefault="001667EA">
            <w:r w:rsidRPr="001515E0">
              <w:t>http</w:t>
            </w:r>
            <w:r>
              <w:t>s</w:t>
            </w:r>
            <w:r w:rsidRPr="001515E0">
              <w:t>://f3420-ecldb</w:t>
            </w:r>
            <w:r>
              <w:t>p</w:t>
            </w:r>
            <w:r w:rsidRPr="001515E0">
              <w:t>01</w:t>
            </w:r>
            <w:del w:id="72" w:author="Palacherla, Susmitha C (NONUS)" w:date="2019-02-10T15:33:00Z">
              <w:r w:rsidDel="001D4172">
                <w:delText>.</w:delText>
              </w:r>
            </w:del>
            <w:del w:id="73" w:author="Palacherla, Susmitha C (NONUS)" w:date="2019-02-10T15:32:00Z">
              <w:r w:rsidDel="001D4172">
                <w:delText>sharedservices</w:delText>
              </w:r>
              <w:r w:rsidRPr="00F74047" w:rsidDel="001D4172">
                <w:delText>.local</w:delText>
              </w:r>
            </w:del>
            <w:r w:rsidRPr="001515E0">
              <w:t>/Reports_ECL</w:t>
            </w:r>
            <w:r>
              <w:t>P</w:t>
            </w:r>
            <w:r w:rsidRPr="001515E0">
              <w:t>01</w:t>
            </w:r>
          </w:p>
        </w:tc>
      </w:tr>
    </w:tbl>
    <w:p w:rsidR="001667EA" w:rsidRDefault="001667EA" w:rsidP="001667EA">
      <w:pPr>
        <w:pStyle w:val="Heading1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bookmarkStart w:id="74" w:name="_Toc523133396"/>
      <w:bookmarkStart w:id="75" w:name="_Toc523134729"/>
      <w:r>
        <w:rPr>
          <w:rFonts w:ascii="Arial" w:hAnsi="Arial" w:cs="Arial"/>
          <w:sz w:val="24"/>
          <w:szCs w:val="24"/>
        </w:rPr>
        <w:t>Data Source(s)</w:t>
      </w:r>
      <w:bookmarkEnd w:id="74"/>
      <w:bookmarkEnd w:id="7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570"/>
      </w:tblGrid>
      <w:tr w:rsidR="00546DF0" w:rsidTr="001D4172">
        <w:trPr>
          <w:trHeight w:hRule="exact" w:val="288"/>
        </w:trPr>
        <w:tc>
          <w:tcPr>
            <w:tcW w:w="2425" w:type="dxa"/>
          </w:tcPr>
          <w:p w:rsidR="00546DF0" w:rsidRPr="005745A6" w:rsidRDefault="00546DF0" w:rsidP="00546DF0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DF0" w:rsidRDefault="00546DF0" w:rsidP="00546DF0">
            <w:r>
              <w:t>eCoaching</w:t>
            </w:r>
          </w:p>
        </w:tc>
      </w:tr>
      <w:tr w:rsidR="00546DF0" w:rsidTr="001D4172">
        <w:trPr>
          <w:trHeight w:hRule="exact" w:val="288"/>
        </w:trPr>
        <w:tc>
          <w:tcPr>
            <w:tcW w:w="2425" w:type="dxa"/>
          </w:tcPr>
          <w:p w:rsidR="00546DF0" w:rsidRPr="005745A6" w:rsidRDefault="00546DF0" w:rsidP="00546DF0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6DF0" w:rsidRDefault="00546DF0" w:rsidP="00546DF0">
            <w:r>
              <w:t>Microsoft SQL Server</w:t>
            </w:r>
          </w:p>
        </w:tc>
      </w:tr>
      <w:tr w:rsidR="001667EA" w:rsidTr="00DA59FC">
        <w:trPr>
          <w:trHeight w:hRule="exact" w:val="1576"/>
        </w:trPr>
        <w:tc>
          <w:tcPr>
            <w:tcW w:w="2425" w:type="dxa"/>
          </w:tcPr>
          <w:p w:rsidR="001667EA" w:rsidRPr="005745A6" w:rsidRDefault="001667EA" w:rsidP="00DA59FC">
            <w:pPr>
              <w:rPr>
                <w:b/>
              </w:rPr>
            </w:pPr>
            <w:r>
              <w:rPr>
                <w:b/>
              </w:rPr>
              <w:t>Connection String(s)</w:t>
            </w:r>
          </w:p>
        </w:tc>
        <w:tc>
          <w:tcPr>
            <w:tcW w:w="6570" w:type="dxa"/>
          </w:tcPr>
          <w:p w:rsidR="001667EA" w:rsidRDefault="001667EA" w:rsidP="00DA59FC">
            <w:r>
              <w:t xml:space="preserve">Dev: </w:t>
            </w:r>
            <w:r w:rsidRPr="009C448F">
              <w:t>Data Source=F3420-ECLDBD01;Initial Catalog=eCoachingDev</w:t>
            </w:r>
          </w:p>
          <w:p w:rsidR="001667EA" w:rsidRDefault="001667EA" w:rsidP="00DA59FC">
            <w:r>
              <w:t xml:space="preserve">Sys Test: </w:t>
            </w:r>
            <w:r w:rsidRPr="009C448F">
              <w:t>Data Source=F3420-ECLDB</w:t>
            </w:r>
            <w:r>
              <w:t>T01;Initial Catalog=eCoachingTest</w:t>
            </w:r>
          </w:p>
          <w:p w:rsidR="001667EA" w:rsidRDefault="001667EA" w:rsidP="00DA59FC">
            <w:r>
              <w:t xml:space="preserve">Production: </w:t>
            </w:r>
            <w:r w:rsidRPr="009C448F">
              <w:t>Data Source=F3420-ECLDB</w:t>
            </w:r>
            <w:r>
              <w:t>P01;Initial Catalog=eCoaching</w:t>
            </w:r>
          </w:p>
        </w:tc>
      </w:tr>
      <w:tr w:rsidR="001667EA" w:rsidTr="00DA59FC">
        <w:trPr>
          <w:trHeight w:hRule="exact" w:val="288"/>
        </w:trPr>
        <w:tc>
          <w:tcPr>
            <w:tcW w:w="2425" w:type="dxa"/>
          </w:tcPr>
          <w:p w:rsidR="001667EA" w:rsidRPr="005745A6" w:rsidRDefault="001667EA" w:rsidP="00DA59FC">
            <w:pPr>
              <w:rPr>
                <w:b/>
              </w:rPr>
            </w:pPr>
            <w:r>
              <w:rPr>
                <w:b/>
              </w:rPr>
              <w:t>Connect Using</w:t>
            </w:r>
          </w:p>
        </w:tc>
        <w:tc>
          <w:tcPr>
            <w:tcW w:w="6570" w:type="dxa"/>
          </w:tcPr>
          <w:p w:rsidR="001667EA" w:rsidRDefault="001667EA" w:rsidP="00DA59FC">
            <w:r>
              <w:t>Windows Integrated Security</w:t>
            </w:r>
          </w:p>
        </w:tc>
      </w:tr>
    </w:tbl>
    <w:p w:rsidR="00773567" w:rsidRPr="00773567" w:rsidRDefault="00773567" w:rsidP="00773567">
      <w:pPr>
        <w:keepNext/>
        <w:keepLines/>
        <w:numPr>
          <w:ilvl w:val="0"/>
          <w:numId w:val="3"/>
        </w:numPr>
        <w:spacing w:before="480" w:after="0"/>
        <w:outlineLvl w:val="0"/>
        <w:rPr>
          <w:ins w:id="76" w:author="Palacherla, Susmitha C (NONUS)" w:date="2019-02-10T15:46:00Z"/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</w:pPr>
      <w:ins w:id="77" w:author="Palacherla, Susmitha C (NONUS)" w:date="2019-02-10T15:46:00Z">
        <w:r w:rsidRPr="00773567">
          <w:rPr>
            <w:rFonts w:ascii="Arial" w:eastAsiaTheme="majorEastAsia" w:hAnsi="Arial" w:cs="Arial"/>
            <w:b/>
            <w:bCs/>
            <w:color w:val="365F91" w:themeColor="accent1" w:themeShade="BF"/>
            <w:sz w:val="24"/>
            <w:szCs w:val="24"/>
          </w:rPr>
          <w:t>Report Properties</w:t>
        </w:r>
      </w:ins>
    </w:p>
    <w:tbl>
      <w:tblPr>
        <w:tblStyle w:val="TableGrid1"/>
        <w:tblW w:w="0" w:type="auto"/>
        <w:tblLook w:val="04A0" w:firstRow="1" w:lastRow="0" w:firstColumn="1" w:lastColumn="0" w:noHBand="0" w:noVBand="1"/>
        <w:tblPrChange w:id="78" w:author="Palacherla, Susmitha C (NONUS)" w:date="2019-02-10T15:47:00Z">
          <w:tblPr>
            <w:tblStyle w:val="TableGrid1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1809"/>
        <w:gridCol w:w="7056"/>
        <w:tblGridChange w:id="79">
          <w:tblGrid>
            <w:gridCol w:w="1809"/>
            <w:gridCol w:w="7056"/>
          </w:tblGrid>
        </w:tblGridChange>
      </w:tblGrid>
      <w:tr w:rsidR="00773567" w:rsidRPr="00773567" w:rsidTr="00773567">
        <w:trPr>
          <w:trHeight w:hRule="exact" w:val="3133"/>
          <w:ins w:id="80" w:author="Palacherla, Susmitha C (NONUS)" w:date="2019-02-10T15:46:00Z"/>
          <w:trPrChange w:id="81" w:author="Palacherla, Susmitha C (NONUS)" w:date="2019-02-10T15:47:00Z">
            <w:trPr>
              <w:trHeight w:hRule="exact" w:val="2476"/>
            </w:trPr>
          </w:trPrChange>
        </w:trPr>
        <w:tc>
          <w:tcPr>
            <w:tcW w:w="1809" w:type="dxa"/>
            <w:tcPrChange w:id="82" w:author="Palacherla, Susmitha C (NONUS)" w:date="2019-02-10T15:47:00Z">
              <w:tcPr>
                <w:tcW w:w="1809" w:type="dxa"/>
              </w:tcPr>
            </w:tcPrChange>
          </w:tcPr>
          <w:p w:rsidR="00773567" w:rsidRPr="00773567" w:rsidRDefault="00773567" w:rsidP="00773567">
            <w:pPr>
              <w:rPr>
                <w:ins w:id="83" w:author="Palacherla, Susmitha C (NONUS)" w:date="2019-02-10T15:46:00Z"/>
                <w:b/>
              </w:rPr>
            </w:pPr>
            <w:ins w:id="84" w:author="Palacherla, Susmitha C (NONUS)" w:date="2019-02-10T15:46:00Z">
              <w:r w:rsidRPr="00773567">
                <w:rPr>
                  <w:b/>
                </w:rPr>
                <w:t>Parameters</w:t>
              </w:r>
            </w:ins>
          </w:p>
        </w:tc>
        <w:tc>
          <w:tcPr>
            <w:tcW w:w="7056" w:type="dxa"/>
            <w:tcPrChange w:id="85" w:author="Palacherla, Susmitha C (NONUS)" w:date="2019-02-10T15:47:00Z">
              <w:tcPr>
                <w:tcW w:w="7056" w:type="dxa"/>
              </w:tcPr>
            </w:tcPrChange>
          </w:tcPr>
          <w:p w:rsidR="00773567" w:rsidRPr="00773567" w:rsidRDefault="00773567" w:rsidP="00773567">
            <w:pPr>
              <w:rPr>
                <w:ins w:id="86" w:author="Palacherla, Susmitha C (NONUS)" w:date="2019-02-10T15:46:00Z"/>
              </w:rPr>
            </w:pPr>
            <w:ins w:id="87" w:author="Palacherla, Susmitha C (NONUS)" w:date="2019-02-10T15:46:00Z">
              <w:r>
                <w:rPr>
                  <w:noProof/>
                </w:rPr>
                <w:drawing>
                  <wp:inline distT="0" distB="0" distL="0" distR="0" wp14:anchorId="6BF9949B" wp14:editId="585D4570">
                    <wp:extent cx="4151376" cy="1600200"/>
                    <wp:effectExtent l="0" t="0" r="1905" b="0"/>
                    <wp:docPr id="3" name="Picture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3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151376" cy="16002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773567" w:rsidRPr="00773567" w:rsidTr="005B5889">
        <w:trPr>
          <w:trHeight w:hRule="exact" w:val="288"/>
          <w:ins w:id="88" w:author="Palacherla, Susmitha C (NONUS)" w:date="2019-02-10T15:46:00Z"/>
        </w:trPr>
        <w:tc>
          <w:tcPr>
            <w:tcW w:w="1809" w:type="dxa"/>
          </w:tcPr>
          <w:p w:rsidR="00773567" w:rsidRPr="00773567" w:rsidRDefault="00773567" w:rsidP="00773567">
            <w:pPr>
              <w:rPr>
                <w:ins w:id="89" w:author="Palacherla, Susmitha C (NONUS)" w:date="2019-02-10T15:46:00Z"/>
                <w:b/>
              </w:rPr>
            </w:pPr>
            <w:ins w:id="90" w:author="Palacherla, Susmitha C (NONUS)" w:date="2019-02-10T15:46:00Z">
              <w:r w:rsidRPr="00773567">
                <w:rPr>
                  <w:b/>
                </w:rPr>
                <w:t>Data Source</w:t>
              </w:r>
            </w:ins>
          </w:p>
        </w:tc>
        <w:tc>
          <w:tcPr>
            <w:tcW w:w="7056" w:type="dxa"/>
          </w:tcPr>
          <w:p w:rsidR="00773567" w:rsidRPr="00773567" w:rsidRDefault="00773567" w:rsidP="00773567">
            <w:pPr>
              <w:rPr>
                <w:ins w:id="91" w:author="Palacherla, Susmitha C (NONUS)" w:date="2019-02-10T15:46:00Z"/>
              </w:rPr>
            </w:pPr>
            <w:ins w:id="92" w:author="Palacherla, Susmitha C (NONUS)" w:date="2019-02-10T15:46:00Z">
              <w:r w:rsidRPr="00773567">
                <w:rPr>
                  <w:rFonts w:ascii="Arial" w:hAnsi="Arial" w:cs="Arial"/>
                  <w:color w:val="000000"/>
                  <w:sz w:val="20"/>
                  <w:szCs w:val="20"/>
                </w:rPr>
                <w:t>/eCoaching/DataSources/eCoaching</w:t>
              </w:r>
            </w:ins>
          </w:p>
        </w:tc>
      </w:tr>
      <w:tr w:rsidR="00773567" w:rsidRPr="00773567" w:rsidTr="005B5889">
        <w:trPr>
          <w:trHeight w:hRule="exact" w:val="1576"/>
          <w:ins w:id="93" w:author="Palacherla, Susmitha C (NONUS)" w:date="2019-02-10T15:46:00Z"/>
        </w:trPr>
        <w:tc>
          <w:tcPr>
            <w:tcW w:w="1809" w:type="dxa"/>
          </w:tcPr>
          <w:p w:rsidR="00773567" w:rsidRPr="00773567" w:rsidRDefault="00773567" w:rsidP="00773567">
            <w:pPr>
              <w:rPr>
                <w:ins w:id="94" w:author="Palacherla, Susmitha C (NONUS)" w:date="2019-02-10T15:46:00Z"/>
                <w:b/>
              </w:rPr>
            </w:pPr>
            <w:ins w:id="95" w:author="Palacherla, Susmitha C (NONUS)" w:date="2019-02-10T15:46:00Z">
              <w:r w:rsidRPr="00773567">
                <w:rPr>
                  <w:b/>
                </w:rPr>
                <w:lastRenderedPageBreak/>
                <w:t>Shared Datasets</w:t>
              </w:r>
            </w:ins>
          </w:p>
        </w:tc>
        <w:tc>
          <w:tcPr>
            <w:tcW w:w="7056" w:type="dxa"/>
          </w:tcPr>
          <w:p w:rsidR="00773567" w:rsidRDefault="00A3182B" w:rsidP="00773567">
            <w:pPr>
              <w:spacing w:after="0" w:line="240" w:lineRule="auto"/>
              <w:rPr>
                <w:ins w:id="96" w:author="Palacherla, Susmitha C (NONUS)" w:date="2019-02-10T15:47:00Z"/>
                <w:rFonts w:ascii="Arial" w:hAnsi="Arial" w:cs="Arial"/>
                <w:color w:val="000000"/>
                <w:sz w:val="20"/>
                <w:szCs w:val="20"/>
              </w:rPr>
            </w:pPr>
            <w:ins w:id="97" w:author="Palacherla, Susmitha C (NONUS)" w:date="2019-02-10T15:59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 xml:space="preserve">CoachingEmployeeRef: </w:t>
              </w:r>
            </w:ins>
            <w:ins w:id="98" w:author="Palacherla, Susmitha C (NONUS)" w:date="2019-02-10T15:47:00Z">
              <w:r w:rsidR="00773567">
                <w:rPr>
                  <w:rFonts w:ascii="Arial" w:hAnsi="Arial" w:cs="Arial"/>
                  <w:color w:val="000000"/>
                  <w:sz w:val="20"/>
                  <w:szCs w:val="20"/>
                </w:rPr>
                <w:t>/eCoaching/Datasets/CoachingEmployeeList</w:t>
              </w:r>
            </w:ins>
          </w:p>
          <w:p w:rsidR="00773567" w:rsidRDefault="00A3182B" w:rsidP="00773567">
            <w:pPr>
              <w:spacing w:after="0" w:line="240" w:lineRule="auto"/>
              <w:rPr>
                <w:ins w:id="99" w:author="Palacherla, Susmitha C (NONUS)" w:date="2019-02-10T15:47:00Z"/>
                <w:rFonts w:ascii="Arial" w:hAnsi="Arial" w:cs="Arial"/>
                <w:color w:val="000000"/>
                <w:sz w:val="20"/>
                <w:szCs w:val="20"/>
              </w:rPr>
            </w:pPr>
            <w:ins w:id="100" w:author="Palacherla, Susmitha C (NONUS)" w:date="2019-02-10T15:59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 xml:space="preserve">CoachingReasonRef: </w:t>
              </w:r>
            </w:ins>
            <w:ins w:id="101" w:author="Palacherla, Susmitha C (NONUS)" w:date="2019-02-10T15:47:00Z">
              <w:r w:rsidR="00773567">
                <w:rPr>
                  <w:rFonts w:ascii="Arial" w:hAnsi="Arial" w:cs="Arial"/>
                  <w:color w:val="000000"/>
                  <w:sz w:val="20"/>
                  <w:szCs w:val="20"/>
                </w:rPr>
                <w:t>/eCoaching/Datasets/CoachingReasonList</w:t>
              </w:r>
            </w:ins>
          </w:p>
          <w:p w:rsidR="00773567" w:rsidRDefault="00A3182B" w:rsidP="00773567">
            <w:pPr>
              <w:spacing w:after="0" w:line="240" w:lineRule="auto"/>
              <w:rPr>
                <w:ins w:id="102" w:author="Palacherla, Susmitha C (NONUS)" w:date="2019-02-10T15:48:00Z"/>
                <w:rFonts w:ascii="Arial" w:hAnsi="Arial" w:cs="Arial"/>
                <w:color w:val="000000"/>
                <w:sz w:val="20"/>
                <w:szCs w:val="20"/>
              </w:rPr>
            </w:pPr>
            <w:ins w:id="103" w:author="Palacherla, Susmitha C (NONUS)" w:date="2019-02-10T16:00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 xml:space="preserve">CoachingSiteRef: </w:t>
              </w:r>
            </w:ins>
            <w:ins w:id="104" w:author="Palacherla, Susmitha C (NONUS)" w:date="2019-02-10T15:48:00Z">
              <w:r w:rsidR="00773567">
                <w:rPr>
                  <w:rFonts w:ascii="Arial" w:hAnsi="Arial" w:cs="Arial"/>
                  <w:color w:val="000000"/>
                  <w:sz w:val="20"/>
                  <w:szCs w:val="20"/>
                </w:rPr>
                <w:t>/eCoaching/Datasets/CoachingSiteList</w:t>
              </w:r>
            </w:ins>
          </w:p>
          <w:p w:rsidR="00773567" w:rsidRDefault="00A3182B" w:rsidP="00773567">
            <w:pPr>
              <w:spacing w:after="0" w:line="240" w:lineRule="auto"/>
              <w:rPr>
                <w:ins w:id="105" w:author="Palacherla, Susmitha C (NONUS)" w:date="2019-02-10T15:48:00Z"/>
                <w:rFonts w:ascii="Arial" w:hAnsi="Arial" w:cs="Arial"/>
                <w:color w:val="000000"/>
                <w:sz w:val="20"/>
                <w:szCs w:val="20"/>
              </w:rPr>
            </w:pPr>
            <w:ins w:id="106" w:author="Palacherla, Susmitha C (NONUS)" w:date="2019-02-10T16:00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 xml:space="preserve">CoachingStatusRef: </w:t>
              </w:r>
            </w:ins>
            <w:ins w:id="107" w:author="Palacherla, Susmitha C (NONUS)" w:date="2019-02-10T15:48:00Z">
              <w:r w:rsidR="00773567">
                <w:rPr>
                  <w:rFonts w:ascii="Arial" w:hAnsi="Arial" w:cs="Arial"/>
                  <w:color w:val="000000"/>
                  <w:sz w:val="20"/>
                  <w:szCs w:val="20"/>
                </w:rPr>
                <w:t>/eCoaching/Datasets/CoachingStatusList</w:t>
              </w:r>
            </w:ins>
          </w:p>
          <w:p w:rsidR="00773567" w:rsidRDefault="00A3182B" w:rsidP="00773567">
            <w:pPr>
              <w:spacing w:after="0" w:line="240" w:lineRule="auto"/>
              <w:rPr>
                <w:ins w:id="108" w:author="Palacherla, Susmitha C (NONUS)" w:date="2019-02-10T15:48:00Z"/>
                <w:rFonts w:ascii="Arial" w:hAnsi="Arial" w:cs="Arial"/>
                <w:color w:val="000000"/>
                <w:sz w:val="20"/>
                <w:szCs w:val="20"/>
              </w:rPr>
            </w:pPr>
            <w:ins w:id="109" w:author="Palacherla, Susmitha C (NONUS)" w:date="2019-02-10T16:00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 xml:space="preserve">CoachingSubReasonRef: </w:t>
              </w:r>
            </w:ins>
            <w:ins w:id="110" w:author="Palacherla, Susmitha C (NONUS)" w:date="2019-02-10T15:48:00Z">
              <w:r w:rsidR="00773567">
                <w:rPr>
                  <w:rFonts w:ascii="Arial" w:hAnsi="Arial" w:cs="Arial"/>
                  <w:color w:val="000000"/>
                  <w:sz w:val="20"/>
                  <w:szCs w:val="20"/>
                </w:rPr>
                <w:t>/eCoaching/Datasets/CoachingSubReasonList</w:t>
              </w:r>
            </w:ins>
          </w:p>
          <w:p w:rsidR="00773567" w:rsidRPr="00773567" w:rsidRDefault="00A3182B" w:rsidP="00773567">
            <w:pPr>
              <w:spacing w:after="0" w:line="240" w:lineRule="auto"/>
              <w:rPr>
                <w:ins w:id="111" w:author="Palacherla, Susmitha C (NONUS)" w:date="2019-02-10T15:46:00Z"/>
              </w:rPr>
            </w:pPr>
            <w:ins w:id="112" w:author="Palacherla, Susmitha C (NONUS)" w:date="2019-02-10T16:00:00Z">
              <w:r>
                <w:rPr>
                  <w:rFonts w:ascii="Arial" w:hAnsi="Arial" w:cs="Arial"/>
                  <w:color w:val="000000"/>
                  <w:sz w:val="20"/>
                  <w:szCs w:val="20"/>
                </w:rPr>
                <w:t xml:space="preserve">ModuleRef: </w:t>
              </w:r>
            </w:ins>
            <w:bookmarkStart w:id="113" w:name="_GoBack"/>
            <w:bookmarkEnd w:id="113"/>
            <w:ins w:id="114" w:author="Palacherla, Susmitha C (NONUS)" w:date="2019-02-10T15:48:00Z">
              <w:r w:rsidR="00773567">
                <w:rPr>
                  <w:rFonts w:ascii="Arial" w:hAnsi="Arial" w:cs="Arial"/>
                  <w:color w:val="000000"/>
                  <w:sz w:val="20"/>
                  <w:szCs w:val="20"/>
                </w:rPr>
                <w:t>/eCoaching/Datasets/ModuleList</w:t>
              </w:r>
            </w:ins>
          </w:p>
        </w:tc>
      </w:tr>
    </w:tbl>
    <w:p w:rsidR="00373EBA" w:rsidRPr="008F746F" w:rsidRDefault="00373EBA">
      <w:pPr>
        <w:keepNext/>
        <w:keepLines/>
        <w:spacing w:before="480" w:after="0"/>
        <w:outlineLvl w:val="0"/>
        <w:rPr>
          <w:rFonts w:ascii="Arial" w:hAnsi="Arial" w:cs="Arial"/>
          <w:b/>
          <w:sz w:val="20"/>
          <w:szCs w:val="20"/>
        </w:rPr>
      </w:pPr>
    </w:p>
    <w:sectPr w:rsidR="00373EBA" w:rsidRPr="008F746F" w:rsidSect="00D47089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59DD" w:rsidRDefault="00F259DD" w:rsidP="009F2A51">
      <w:pPr>
        <w:spacing w:after="0" w:line="240" w:lineRule="auto"/>
      </w:pPr>
      <w:r>
        <w:separator/>
      </w:r>
    </w:p>
  </w:endnote>
  <w:endnote w:type="continuationSeparator" w:id="0">
    <w:p w:rsidR="00F259DD" w:rsidRDefault="00F259DD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0F92" w:rsidRPr="007B53B8" w:rsidRDefault="002B0F92" w:rsidP="00BF6056">
    <w:pPr>
      <w:pStyle w:val="Footer"/>
      <w:tabs>
        <w:tab w:val="right" w:pos="720"/>
      </w:tabs>
      <w:spacing w:after="0"/>
      <w:jc w:val="center"/>
      <w:rPr>
        <w:b/>
        <w:sz w:val="18"/>
        <w:szCs w:val="18"/>
      </w:rPr>
    </w:pPr>
    <w:r w:rsidRPr="00D62F04">
      <w:rPr>
        <w:b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1824" behindDoc="0" locked="0" layoutInCell="0" allowOverlap="1" wp14:anchorId="73D408F6" wp14:editId="2868BE9A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7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2AC220" id="Line 1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qwFAIAACg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" o:allowincell="f"/>
          </w:pict>
        </mc:Fallback>
      </mc:AlternateContent>
    </w:r>
    <w:r w:rsidRPr="00D62F04">
      <w:rPr>
        <w:b/>
        <w:sz w:val="18"/>
        <w:szCs w:val="18"/>
      </w:rPr>
      <w:t xml:space="preserve"> </w:t>
    </w:r>
    <w:r>
      <w:rPr>
        <w:b/>
        <w:sz w:val="18"/>
        <w:szCs w:val="18"/>
      </w:rPr>
      <w:t>General Dynamics Information Technology</w:t>
    </w:r>
    <w:r w:rsidRPr="007B53B8">
      <w:rPr>
        <w:b/>
        <w:sz w:val="18"/>
        <w:szCs w:val="18"/>
      </w:rPr>
      <w:t xml:space="preserve"> - </w:t>
    </w:r>
    <w:r>
      <w:rPr>
        <w:b/>
        <w:sz w:val="18"/>
        <w:szCs w:val="18"/>
      </w:rPr>
      <w:t>Proprietary</w:t>
    </w:r>
  </w:p>
  <w:p w:rsidR="002B0F92" w:rsidRDefault="002B0F92" w:rsidP="00BF6056">
    <w:pPr>
      <w:pStyle w:val="Footer"/>
      <w:tabs>
        <w:tab w:val="right" w:pos="720"/>
      </w:tabs>
      <w:spacing w:after="0"/>
      <w:jc w:val="center"/>
      <w:rPr>
        <w:b/>
        <w:sz w:val="18"/>
        <w:szCs w:val="18"/>
      </w:rPr>
    </w:pPr>
    <w:r w:rsidRPr="007B53B8">
      <w:rPr>
        <w:b/>
        <w:sz w:val="18"/>
        <w:szCs w:val="18"/>
      </w:rPr>
      <w:t>Controlled if Electronic - Uncontrolled if Printed</w:t>
    </w:r>
  </w:p>
  <w:p w:rsidR="002B0F92" w:rsidRPr="0091531A" w:rsidRDefault="002B0F92" w:rsidP="00BF6056">
    <w:pPr>
      <w:pStyle w:val="Footer"/>
      <w:jc w:val="center"/>
      <w:rPr>
        <w:b/>
        <w:sz w:val="18"/>
        <w:szCs w:val="18"/>
      </w:rPr>
    </w:pPr>
    <w:r>
      <w:rPr>
        <w:noProof/>
      </w:rPr>
      <w:drawing>
        <wp:inline distT="0" distB="0" distL="0" distR="0" wp14:anchorId="753C0058" wp14:editId="19E62D1A">
          <wp:extent cx="2647950" cy="313910"/>
          <wp:effectExtent l="0" t="0" r="0" b="0"/>
          <wp:docPr id="18" name="Picture 18" descr="http://teamworks.gdit.com/uploadedImages/HQ/Communications/Logos/gd_it_logoColorJPG(1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teamworks.gdit.com/uploadedImages/HQ/Communications/Logos/gd_it_logoColorJPG(1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14686" cy="321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2B0F92" w:rsidRDefault="002B0F92" w:rsidP="0013673F">
    <w:pPr>
      <w:tabs>
        <w:tab w:val="left" w:pos="4320"/>
        <w:tab w:val="right" w:pos="9630"/>
      </w:tabs>
      <w:rPr>
        <w:rFonts w:ascii="Arial Black" w:hAnsi="Arial Black"/>
        <w:sz w:val="20"/>
      </w:rPr>
    </w:pPr>
    <w:r>
      <w:rPr>
        <w:b/>
        <w:sz w:val="18"/>
      </w:rPr>
      <w:tab/>
    </w:r>
    <w:r>
      <w:rPr>
        <w:sz w:val="18"/>
      </w:rPr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A3182B">
      <w:rPr>
        <w:rStyle w:val="PageNumber"/>
        <w:noProof/>
        <w:sz w:val="18"/>
      </w:rPr>
      <w:t>27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59DD" w:rsidRDefault="00F259DD" w:rsidP="009F2A51">
      <w:pPr>
        <w:spacing w:after="0" w:line="240" w:lineRule="auto"/>
      </w:pPr>
      <w:r>
        <w:separator/>
      </w:r>
    </w:p>
  </w:footnote>
  <w:footnote w:type="continuationSeparator" w:id="0">
    <w:p w:rsidR="00F259DD" w:rsidRDefault="00F259DD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0F92" w:rsidRDefault="002B0F92" w:rsidP="00BF6056">
    <w:pPr>
      <w:pStyle w:val="headingstuff"/>
      <w:ind w:left="4320" w:firstLine="720"/>
      <w:jc w:val="right"/>
    </w:pPr>
    <w:r>
      <w:rPr>
        <w:noProof/>
      </w:rPr>
      <w:drawing>
        <wp:inline distT="0" distB="0" distL="0" distR="0" wp14:anchorId="2A778CFD" wp14:editId="4768850A">
          <wp:extent cx="904875" cy="314325"/>
          <wp:effectExtent l="0" t="0" r="9525" b="9525"/>
          <wp:docPr id="9" name="Picture 9" descr="C:\bit9prog\dev\cms\Assignment and Exception Tool\Code\Assignment and Exception Tracking System\Images\CCO-grey_whitebackground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bit9prog\dev\cms\Assignment and Exception Tool\Code\Assignment and Exception Tracking System\Images\CCO-grey_whitebackground_smal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9776" behindDoc="0" locked="0" layoutInCell="1" allowOverlap="1" wp14:anchorId="0FC49888" wp14:editId="041C4492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234440" cy="456565"/>
          <wp:effectExtent l="0" t="0" r="3810" b="635"/>
          <wp:wrapNone/>
          <wp:docPr id="16" name="Picture 16" descr="CMS_Logo_4Clr_Ct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MS_Logo_4Clr_Ct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456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2B0F92" w:rsidRDefault="002B0F9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5941FF"/>
    <w:multiLevelType w:val="hybridMultilevel"/>
    <w:tmpl w:val="E71808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11B17"/>
    <w:multiLevelType w:val="hybridMultilevel"/>
    <w:tmpl w:val="5F5604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83A82"/>
    <w:multiLevelType w:val="hybridMultilevel"/>
    <w:tmpl w:val="A294A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A73CF"/>
    <w:multiLevelType w:val="hybridMultilevel"/>
    <w:tmpl w:val="5EF42802"/>
    <w:lvl w:ilvl="0" w:tplc="3BB88D62">
      <w:numFmt w:val="bullet"/>
      <w:lvlText w:val=""/>
      <w:lvlJc w:val="left"/>
      <w:pPr>
        <w:ind w:left="615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4" w15:restartNumberingAfterBreak="0">
    <w:nsid w:val="443611B0"/>
    <w:multiLevelType w:val="multilevel"/>
    <w:tmpl w:val="F16EA496"/>
    <w:lvl w:ilvl="0">
      <w:start w:val="1"/>
      <w:numFmt w:val="decimal"/>
      <w:lvlText w:val="%1.0"/>
      <w:lvlJc w:val="left"/>
      <w:pPr>
        <w:ind w:left="420" w:hanging="420"/>
      </w:pPr>
      <w:rPr>
        <w:rFonts w:ascii="Calibri" w:hAnsi="Calibri" w:cs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ascii="Calibri" w:hAnsi="Calibri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Calibri" w:hAnsi="Calibri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Calibri" w:hAnsi="Calibri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Calibri" w:hAnsi="Calibri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Calibri" w:hAnsi="Calibri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Calibri" w:hAnsi="Calibri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Calibri" w:hAnsi="Calibri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Calibri" w:hAnsi="Calibri" w:cs="Times New Roman" w:hint="default"/>
        <w:sz w:val="28"/>
      </w:rPr>
    </w:lvl>
  </w:abstractNum>
  <w:abstractNum w:abstractNumId="5" w15:restartNumberingAfterBreak="0">
    <w:nsid w:val="6E7011F1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6" w15:restartNumberingAfterBreak="0">
    <w:nsid w:val="7F262C89"/>
    <w:multiLevelType w:val="hybridMultilevel"/>
    <w:tmpl w:val="7E202BC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lacherla, Susmitha C (NONUS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143C1"/>
    <w:rsid w:val="0001727F"/>
    <w:rsid w:val="00020810"/>
    <w:rsid w:val="00022646"/>
    <w:rsid w:val="00024AB2"/>
    <w:rsid w:val="000360DC"/>
    <w:rsid w:val="0004360A"/>
    <w:rsid w:val="000450EA"/>
    <w:rsid w:val="000569F1"/>
    <w:rsid w:val="00060E62"/>
    <w:rsid w:val="00061754"/>
    <w:rsid w:val="000A4CCB"/>
    <w:rsid w:val="000C1C25"/>
    <w:rsid w:val="000D0353"/>
    <w:rsid w:val="000D6346"/>
    <w:rsid w:val="000E0CDE"/>
    <w:rsid w:val="000E324A"/>
    <w:rsid w:val="000E346B"/>
    <w:rsid w:val="000E4565"/>
    <w:rsid w:val="000E763C"/>
    <w:rsid w:val="000F22F8"/>
    <w:rsid w:val="00102962"/>
    <w:rsid w:val="00111815"/>
    <w:rsid w:val="00115144"/>
    <w:rsid w:val="0011577F"/>
    <w:rsid w:val="0012383B"/>
    <w:rsid w:val="0013673F"/>
    <w:rsid w:val="00142AA2"/>
    <w:rsid w:val="0015615D"/>
    <w:rsid w:val="0016044C"/>
    <w:rsid w:val="00165AEF"/>
    <w:rsid w:val="001667EA"/>
    <w:rsid w:val="00183870"/>
    <w:rsid w:val="001932CE"/>
    <w:rsid w:val="001956D0"/>
    <w:rsid w:val="001B35F6"/>
    <w:rsid w:val="001B4679"/>
    <w:rsid w:val="001C7159"/>
    <w:rsid w:val="001D4172"/>
    <w:rsid w:val="001E1C24"/>
    <w:rsid w:val="001E7F6B"/>
    <w:rsid w:val="001F4587"/>
    <w:rsid w:val="00233EA6"/>
    <w:rsid w:val="00236BBD"/>
    <w:rsid w:val="002431EB"/>
    <w:rsid w:val="00243CCC"/>
    <w:rsid w:val="00253739"/>
    <w:rsid w:val="00256F60"/>
    <w:rsid w:val="00262081"/>
    <w:rsid w:val="00263314"/>
    <w:rsid w:val="00265A6D"/>
    <w:rsid w:val="002743FF"/>
    <w:rsid w:val="00286D7F"/>
    <w:rsid w:val="00290CD1"/>
    <w:rsid w:val="00294B4E"/>
    <w:rsid w:val="002A315F"/>
    <w:rsid w:val="002B0F92"/>
    <w:rsid w:val="002B32B3"/>
    <w:rsid w:val="002B6EC8"/>
    <w:rsid w:val="002C1333"/>
    <w:rsid w:val="002D464C"/>
    <w:rsid w:val="002E58CF"/>
    <w:rsid w:val="002F2FC1"/>
    <w:rsid w:val="002F47D9"/>
    <w:rsid w:val="002F6804"/>
    <w:rsid w:val="00301AD2"/>
    <w:rsid w:val="00320E41"/>
    <w:rsid w:val="00321343"/>
    <w:rsid w:val="003263FF"/>
    <w:rsid w:val="003376CE"/>
    <w:rsid w:val="00373EBA"/>
    <w:rsid w:val="00377ADE"/>
    <w:rsid w:val="003933FA"/>
    <w:rsid w:val="003A12B2"/>
    <w:rsid w:val="003A31E0"/>
    <w:rsid w:val="003A6C58"/>
    <w:rsid w:val="003B2299"/>
    <w:rsid w:val="003B583A"/>
    <w:rsid w:val="003D00C8"/>
    <w:rsid w:val="003D2977"/>
    <w:rsid w:val="003E1F08"/>
    <w:rsid w:val="00420A40"/>
    <w:rsid w:val="0042551C"/>
    <w:rsid w:val="00425565"/>
    <w:rsid w:val="00432150"/>
    <w:rsid w:val="004323CF"/>
    <w:rsid w:val="004564E1"/>
    <w:rsid w:val="00480072"/>
    <w:rsid w:val="0049254A"/>
    <w:rsid w:val="004954C4"/>
    <w:rsid w:val="004A701C"/>
    <w:rsid w:val="004D09FF"/>
    <w:rsid w:val="004D324A"/>
    <w:rsid w:val="004E4265"/>
    <w:rsid w:val="004F31D4"/>
    <w:rsid w:val="004F390F"/>
    <w:rsid w:val="004F7B11"/>
    <w:rsid w:val="005006E5"/>
    <w:rsid w:val="00500C55"/>
    <w:rsid w:val="00540EA3"/>
    <w:rsid w:val="00544A27"/>
    <w:rsid w:val="00546DF0"/>
    <w:rsid w:val="0054760A"/>
    <w:rsid w:val="00556F1C"/>
    <w:rsid w:val="00572F34"/>
    <w:rsid w:val="00591671"/>
    <w:rsid w:val="005A7B8E"/>
    <w:rsid w:val="005B4919"/>
    <w:rsid w:val="005D5D20"/>
    <w:rsid w:val="005E4DED"/>
    <w:rsid w:val="00601D0A"/>
    <w:rsid w:val="00623B88"/>
    <w:rsid w:val="00630A4E"/>
    <w:rsid w:val="00644CBA"/>
    <w:rsid w:val="00646DDB"/>
    <w:rsid w:val="00694F80"/>
    <w:rsid w:val="00695E80"/>
    <w:rsid w:val="006B6CDF"/>
    <w:rsid w:val="006E5C91"/>
    <w:rsid w:val="006F292A"/>
    <w:rsid w:val="006F6E8A"/>
    <w:rsid w:val="00703C76"/>
    <w:rsid w:val="007049CC"/>
    <w:rsid w:val="0071452A"/>
    <w:rsid w:val="00714708"/>
    <w:rsid w:val="00732F3C"/>
    <w:rsid w:val="00737DE7"/>
    <w:rsid w:val="00742C76"/>
    <w:rsid w:val="00743479"/>
    <w:rsid w:val="00750891"/>
    <w:rsid w:val="00750EAC"/>
    <w:rsid w:val="007511C3"/>
    <w:rsid w:val="0076278D"/>
    <w:rsid w:val="00763A6D"/>
    <w:rsid w:val="00773567"/>
    <w:rsid w:val="00774DD0"/>
    <w:rsid w:val="007776F9"/>
    <w:rsid w:val="007829B2"/>
    <w:rsid w:val="007935E3"/>
    <w:rsid w:val="007A7B19"/>
    <w:rsid w:val="007B16D7"/>
    <w:rsid w:val="007D2A5C"/>
    <w:rsid w:val="007E4ABC"/>
    <w:rsid w:val="007F1814"/>
    <w:rsid w:val="007F250E"/>
    <w:rsid w:val="007F36E6"/>
    <w:rsid w:val="008018A3"/>
    <w:rsid w:val="00814ED8"/>
    <w:rsid w:val="008169E7"/>
    <w:rsid w:val="008212C1"/>
    <w:rsid w:val="0086220A"/>
    <w:rsid w:val="00881025"/>
    <w:rsid w:val="008A38F0"/>
    <w:rsid w:val="008A428D"/>
    <w:rsid w:val="008A5F8C"/>
    <w:rsid w:val="008A6175"/>
    <w:rsid w:val="008C1852"/>
    <w:rsid w:val="008D2EC0"/>
    <w:rsid w:val="008D562D"/>
    <w:rsid w:val="008E1F6F"/>
    <w:rsid w:val="008F746F"/>
    <w:rsid w:val="00905D50"/>
    <w:rsid w:val="009330C3"/>
    <w:rsid w:val="00933E43"/>
    <w:rsid w:val="00950B2C"/>
    <w:rsid w:val="00963D81"/>
    <w:rsid w:val="00965759"/>
    <w:rsid w:val="009856F2"/>
    <w:rsid w:val="009B0B83"/>
    <w:rsid w:val="009B6F24"/>
    <w:rsid w:val="009C0EBF"/>
    <w:rsid w:val="009C3204"/>
    <w:rsid w:val="009C3E14"/>
    <w:rsid w:val="009C71DF"/>
    <w:rsid w:val="009D3AAF"/>
    <w:rsid w:val="009E49BA"/>
    <w:rsid w:val="009E6009"/>
    <w:rsid w:val="009F2A51"/>
    <w:rsid w:val="009F77F3"/>
    <w:rsid w:val="009F7BC0"/>
    <w:rsid w:val="00A05698"/>
    <w:rsid w:val="00A1321B"/>
    <w:rsid w:val="00A3182B"/>
    <w:rsid w:val="00A31EC2"/>
    <w:rsid w:val="00A361EC"/>
    <w:rsid w:val="00A41103"/>
    <w:rsid w:val="00A45C57"/>
    <w:rsid w:val="00A51166"/>
    <w:rsid w:val="00A55E7D"/>
    <w:rsid w:val="00A65295"/>
    <w:rsid w:val="00AA6CAB"/>
    <w:rsid w:val="00AC2890"/>
    <w:rsid w:val="00AC3ED8"/>
    <w:rsid w:val="00AC6E0C"/>
    <w:rsid w:val="00AC7D88"/>
    <w:rsid w:val="00AD0C30"/>
    <w:rsid w:val="00AE2F98"/>
    <w:rsid w:val="00AF390C"/>
    <w:rsid w:val="00B00F1A"/>
    <w:rsid w:val="00B13830"/>
    <w:rsid w:val="00B146DE"/>
    <w:rsid w:val="00B15619"/>
    <w:rsid w:val="00B17323"/>
    <w:rsid w:val="00B22A0F"/>
    <w:rsid w:val="00B4117A"/>
    <w:rsid w:val="00B541F7"/>
    <w:rsid w:val="00B6739B"/>
    <w:rsid w:val="00B929AC"/>
    <w:rsid w:val="00B94B3A"/>
    <w:rsid w:val="00BD2C9B"/>
    <w:rsid w:val="00BD7627"/>
    <w:rsid w:val="00BD7ED6"/>
    <w:rsid w:val="00BE537A"/>
    <w:rsid w:val="00BF6056"/>
    <w:rsid w:val="00C103E4"/>
    <w:rsid w:val="00C12D20"/>
    <w:rsid w:val="00C12E3D"/>
    <w:rsid w:val="00C17305"/>
    <w:rsid w:val="00C20D15"/>
    <w:rsid w:val="00C33CDA"/>
    <w:rsid w:val="00C35E45"/>
    <w:rsid w:val="00C37C38"/>
    <w:rsid w:val="00C41DB9"/>
    <w:rsid w:val="00C42AE3"/>
    <w:rsid w:val="00C46AC2"/>
    <w:rsid w:val="00C50FFE"/>
    <w:rsid w:val="00C53166"/>
    <w:rsid w:val="00C57C3E"/>
    <w:rsid w:val="00C83D7D"/>
    <w:rsid w:val="00C84D7D"/>
    <w:rsid w:val="00C84DC7"/>
    <w:rsid w:val="00C96079"/>
    <w:rsid w:val="00CA0761"/>
    <w:rsid w:val="00CA2E1F"/>
    <w:rsid w:val="00CB046C"/>
    <w:rsid w:val="00CB1C69"/>
    <w:rsid w:val="00CE0901"/>
    <w:rsid w:val="00D04BC1"/>
    <w:rsid w:val="00D2025F"/>
    <w:rsid w:val="00D2382E"/>
    <w:rsid w:val="00D3182E"/>
    <w:rsid w:val="00D32094"/>
    <w:rsid w:val="00D37C04"/>
    <w:rsid w:val="00D43FD1"/>
    <w:rsid w:val="00D47089"/>
    <w:rsid w:val="00D63E6E"/>
    <w:rsid w:val="00D678F6"/>
    <w:rsid w:val="00D721EB"/>
    <w:rsid w:val="00D77877"/>
    <w:rsid w:val="00D80FA8"/>
    <w:rsid w:val="00D91811"/>
    <w:rsid w:val="00DA164B"/>
    <w:rsid w:val="00DA4871"/>
    <w:rsid w:val="00E012D4"/>
    <w:rsid w:val="00E03889"/>
    <w:rsid w:val="00E1489E"/>
    <w:rsid w:val="00E17182"/>
    <w:rsid w:val="00E173C1"/>
    <w:rsid w:val="00E24F22"/>
    <w:rsid w:val="00E250E0"/>
    <w:rsid w:val="00E33641"/>
    <w:rsid w:val="00E36F9D"/>
    <w:rsid w:val="00E430C0"/>
    <w:rsid w:val="00E5171C"/>
    <w:rsid w:val="00E55462"/>
    <w:rsid w:val="00E57F38"/>
    <w:rsid w:val="00E66759"/>
    <w:rsid w:val="00EA7152"/>
    <w:rsid w:val="00EA7EB2"/>
    <w:rsid w:val="00EB1363"/>
    <w:rsid w:val="00EC6CC1"/>
    <w:rsid w:val="00EE25CC"/>
    <w:rsid w:val="00EF6E91"/>
    <w:rsid w:val="00F00100"/>
    <w:rsid w:val="00F008E1"/>
    <w:rsid w:val="00F06D56"/>
    <w:rsid w:val="00F16CB7"/>
    <w:rsid w:val="00F259DD"/>
    <w:rsid w:val="00F6022E"/>
    <w:rsid w:val="00F92A3C"/>
    <w:rsid w:val="00FB17B2"/>
    <w:rsid w:val="00FE12DD"/>
    <w:rsid w:val="00FE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02D45F71-0D8E-4EC8-96DC-17ABA9D5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60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rsid w:val="00425565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42556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headingstuff">
    <w:name w:val="headingstuff"/>
    <w:rsid w:val="00BF6056"/>
    <w:rPr>
      <w:rFonts w:ascii="Times New Roman" w:hAnsi="Times New Roman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F60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F6E8A"/>
    <w:pPr>
      <w:ind w:left="720"/>
      <w:contextualSpacing/>
    </w:pPr>
  </w:style>
  <w:style w:type="table" w:styleId="TableGrid">
    <w:name w:val="Table Grid"/>
    <w:basedOn w:val="TableNormal"/>
    <w:uiPriority w:val="59"/>
    <w:rsid w:val="006F6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678F6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678F6"/>
    <w:pPr>
      <w:spacing w:after="100"/>
    </w:pPr>
  </w:style>
  <w:style w:type="table" w:customStyle="1" w:styleId="TableGrid1">
    <w:name w:val="Table Grid1"/>
    <w:basedOn w:val="TableNormal"/>
    <w:next w:val="TableGrid"/>
    <w:uiPriority w:val="59"/>
    <w:rsid w:val="007735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34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jpeg"/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117042-E9B5-434A-B1A4-EDB46CDC5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1</Pages>
  <Words>1813</Words>
  <Characters>10335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12124</CharactersWithSpaces>
  <SharedDoc>false</SharedDoc>
  <HLinks>
    <vt:vector size="6" baseType="variant">
      <vt:variant>
        <vt:i4>4718683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\\VACMSMAPP01\apps\diffMerge\NDW_QCM\QCM_Int_files\GentranBackup\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 (NONUS)</cp:lastModifiedBy>
  <cp:revision>29</cp:revision>
  <dcterms:created xsi:type="dcterms:W3CDTF">2017-04-18T18:53:00Z</dcterms:created>
  <dcterms:modified xsi:type="dcterms:W3CDTF">2019-02-10T21:00:00Z</dcterms:modified>
</cp:coreProperties>
</file>