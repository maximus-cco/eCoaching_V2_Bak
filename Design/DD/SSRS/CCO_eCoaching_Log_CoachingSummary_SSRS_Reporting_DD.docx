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2B0F92" w:rsidRDefault="002B0F92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2B0F92" w:rsidRDefault="002B0F92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del w:id="1" w:author="Palacherla, Susmitha C (NONUS)" w:date="2018-08-27T11:57:00Z">
        <w:r w:rsidRPr="002431EB" w:rsidDel="001667EA">
          <w:rPr>
            <w:rFonts w:ascii="Arial" w:hAnsi="Arial"/>
            <w:b/>
            <w:sz w:val="36"/>
          </w:rPr>
          <w:delText xml:space="preserve">Title: </w:delText>
        </w:r>
      </w:del>
      <w:r w:rsidR="004F7B11">
        <w:rPr>
          <w:rFonts w:ascii="Arial" w:hAnsi="Arial"/>
          <w:b/>
          <w:sz w:val="36"/>
        </w:rPr>
        <w:t>CCO eCoaching Coaching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520"/>
        <w:gridCol w:w="1530"/>
        <w:gridCol w:w="5400"/>
      </w:tblGrid>
      <w:tr w:rsidR="001667EA" w:rsidRPr="001667EA" w:rsidTr="00DA59FC">
        <w:trPr>
          <w:cantSplit/>
          <w:trHeight w:val="282"/>
          <w:ins w:id="2" w:author="Palacherla, Susmitha C (NONUS)" w:date="2018-08-27T11:57:00Z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ins w:id="3" w:author="Palacherla, Susmitha C (NONUS)" w:date="2018-08-27T11:57:00Z"/>
                <w:rFonts w:ascii="Times New Roman (PCL6)" w:hAnsi="Times New Roman (PCL6)"/>
              </w:rPr>
            </w:pPr>
            <w:ins w:id="4" w:author="Palacherla, Susmitha C (NONUS)" w:date="2018-08-27T11:57:00Z">
              <w:r w:rsidRPr="001667EA">
                <w:rPr>
                  <w:rFonts w:ascii="Times New Roman (PCL6)" w:hAnsi="Times New Roman (PCL6)"/>
                </w:rPr>
                <w:t>Last Revision</w:t>
              </w:r>
            </w:ins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ins w:id="5" w:author="Palacherla, Susmitha C (NONUS)" w:date="2018-08-27T11:57:00Z"/>
                <w:rFonts w:ascii="Times New Roman (PCL6)" w:hAnsi="Times New Roman (PCL6)"/>
              </w:rPr>
            </w:pPr>
            <w:ins w:id="6" w:author="Palacherla, Susmitha C (NONUS)" w:date="2018-08-27T11:57:00Z">
              <w:r w:rsidRPr="001667EA">
                <w:rPr>
                  <w:rFonts w:ascii="Times New Roman (PCL6)" w:hAnsi="Times New Roman (PCL6)"/>
                </w:rPr>
                <w:t>Last Review</w:t>
              </w:r>
            </w:ins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1667EA" w:rsidRPr="001667EA" w:rsidRDefault="001667EA" w:rsidP="001667EA">
            <w:pPr>
              <w:ind w:right="-270"/>
              <w:jc w:val="center"/>
              <w:rPr>
                <w:ins w:id="7" w:author="Palacherla, Susmitha C (NONUS)" w:date="2018-08-27T11:57:00Z"/>
                <w:rFonts w:ascii="Times New Roman (PCL6)" w:hAnsi="Times New Roman (PCL6)"/>
              </w:rPr>
            </w:pPr>
            <w:ins w:id="8" w:author="Palacherla, Susmitha C (NONUS)" w:date="2018-08-27T11:57:00Z">
              <w:r w:rsidRPr="001667EA">
                <w:rPr>
                  <w:rFonts w:ascii="Times New Roman (PCL6)" w:hAnsi="Times New Roman (PCL6)"/>
                </w:rPr>
                <w:t>Description</w:t>
              </w:r>
            </w:ins>
          </w:p>
        </w:tc>
      </w:tr>
      <w:tr w:rsidR="001667EA" w:rsidRPr="001667EA" w:rsidTr="00DA59FC">
        <w:trPr>
          <w:cantSplit/>
          <w:trHeight w:val="348"/>
          <w:ins w:id="9" w:author="Palacherla, Susmitha C (NONUS)" w:date="2018-08-27T11:57:00Z"/>
        </w:trPr>
        <w:tc>
          <w:tcPr>
            <w:tcW w:w="25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667EA" w:rsidRPr="001667EA" w:rsidRDefault="001667EA" w:rsidP="001667EA">
            <w:pPr>
              <w:ind w:left="-12" w:right="-270"/>
              <w:jc w:val="center"/>
              <w:rPr>
                <w:ins w:id="10" w:author="Palacherla, Susmitha C (NONUS)" w:date="2018-08-27T11:57:00Z"/>
                <w:rFonts w:ascii="Times New Roman (PCL6)" w:hAnsi="Times New Roman (PCL6)"/>
              </w:rPr>
            </w:pPr>
            <w:ins w:id="11" w:author="Palacherla, Susmitha C (NONUS)" w:date="2018-08-27T11:57:00Z">
              <w:r w:rsidRPr="001667EA">
                <w:rPr>
                  <w:rFonts w:ascii="Times New Roman (PCL6)" w:hAnsi="Times New Roman (PCL6)"/>
                </w:rPr>
                <w:t>08/27/2018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667EA" w:rsidRPr="001667EA" w:rsidRDefault="001667EA" w:rsidP="001667EA">
            <w:pPr>
              <w:ind w:left="-12" w:right="-270"/>
              <w:jc w:val="center"/>
              <w:rPr>
                <w:ins w:id="12" w:author="Palacherla, Susmitha C (NONUS)" w:date="2018-08-27T11:57:00Z"/>
                <w:rFonts w:ascii="Times New Roman (PCL6)" w:hAnsi="Times New Roman (PCL6)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667EA" w:rsidRPr="001667EA" w:rsidRDefault="001667EA" w:rsidP="001667EA">
            <w:pPr>
              <w:ind w:right="-270"/>
              <w:rPr>
                <w:ins w:id="13" w:author="Palacherla, Susmitha C (NONUS)" w:date="2018-08-27T11:57:00Z"/>
                <w:rFonts w:ascii="Times New Roman (PCL6)" w:hAnsi="Times New Roman (PCL6)"/>
              </w:rPr>
            </w:pPr>
            <w:ins w:id="14" w:author="Palacherla, Susmitha C (NONUS)" w:date="2018-08-27T11:57:00Z">
              <w:r w:rsidRPr="001667EA">
                <w:rPr>
                  <w:rFonts w:ascii="Times New Roman (PCL6)" w:hAnsi="Times New Roman (PCL6)"/>
                </w:rPr>
                <w:t>TFS 11663 - Update urls in SSRS Reporting for Shared Services domain</w:t>
              </w:r>
            </w:ins>
          </w:p>
        </w:tc>
      </w:tr>
    </w:tbl>
    <w:p w:rsidR="009F2A51" w:rsidRDefault="009F2A51" w:rsidP="009F2A51">
      <w:pPr>
        <w:ind w:right="-270"/>
        <w:rPr>
          <w:ins w:id="15" w:author="Palacherla, Susmitha C (NONUS)" w:date="2018-08-27T11:57:00Z"/>
        </w:rPr>
      </w:pPr>
    </w:p>
    <w:p w:rsidR="001667EA" w:rsidRDefault="001667EA" w:rsidP="009F2A51">
      <w:pPr>
        <w:ind w:right="-270"/>
        <w:rPr>
          <w:ins w:id="16" w:author="Palacherla, Susmitha C (NONUS)" w:date="2018-08-27T11:57:00Z"/>
        </w:rPr>
      </w:pPr>
    </w:p>
    <w:p w:rsidR="001667EA" w:rsidRPr="002431EB" w:rsidRDefault="001667EA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4053"/>
      </w:tblGrid>
      <w:tr w:rsidR="009F2A51" w:rsidRPr="00D37C04" w:rsidDel="001667EA" w:rsidTr="002B0F92">
        <w:trPr>
          <w:cantSplit/>
          <w:trHeight w:val="282"/>
          <w:del w:id="17" w:author="Palacherla, Susmitha C (NONUS)" w:date="2018-08-27T11:57:00Z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tbl>
            <w:tblPr>
              <w:tblW w:w="9450" w:type="dxa"/>
              <w:tblInd w:w="262" w:type="dxa"/>
              <w:tblLayout w:type="fixed"/>
              <w:tblCellMar>
                <w:left w:w="79" w:type="dxa"/>
                <w:right w:w="79" w:type="dxa"/>
              </w:tblCellMar>
              <w:tblLook w:val="0000" w:firstRow="0" w:lastRow="0" w:firstColumn="0" w:lastColumn="0" w:noHBand="0" w:noVBand="0"/>
            </w:tblPr>
            <w:tblGrid>
              <w:gridCol w:w="2520"/>
              <w:gridCol w:w="1530"/>
              <w:gridCol w:w="5400"/>
            </w:tblGrid>
            <w:tr w:rsidR="001667EA" w:rsidRPr="00D37C04" w:rsidTr="00DA59FC">
              <w:trPr>
                <w:cantSplit/>
                <w:trHeight w:val="282"/>
                <w:ins w:id="18" w:author="Palacherla, Susmitha C (NONUS)" w:date="2018-08-27T11:57:00Z"/>
              </w:trPr>
              <w:tc>
                <w:tcPr>
                  <w:tcW w:w="2520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  <w:vAlign w:val="center"/>
                </w:tcPr>
                <w:p w:rsidR="001667EA" w:rsidRPr="00D37C04" w:rsidRDefault="001667EA" w:rsidP="001667EA">
                  <w:pPr>
                    <w:ind w:right="-270"/>
                    <w:jc w:val="center"/>
                    <w:rPr>
                      <w:ins w:id="19" w:author="Palacherla, Susmitha C (NONUS)" w:date="2018-08-27T11:57:00Z"/>
                      <w:rFonts w:ascii="Times New Roman (PCL6)" w:hAnsi="Times New Roman (PCL6)"/>
                    </w:rPr>
                  </w:pPr>
                  <w:ins w:id="20" w:author="Palacherla, Susmitha C (NONUS)" w:date="2018-08-27T11:57:00Z">
                    <w:r w:rsidRPr="00D37C04">
                      <w:rPr>
                        <w:rFonts w:ascii="Times New Roman (PCL6)" w:hAnsi="Times New Roman (PCL6)"/>
                      </w:rPr>
                      <w:t>Last Revision</w:t>
                    </w:r>
                  </w:ins>
                </w:p>
              </w:tc>
              <w:tc>
                <w:tcPr>
                  <w:tcW w:w="1530" w:type="dxa"/>
                  <w:tcBorders>
                    <w:top w:val="single" w:sz="6" w:space="0" w:color="auto"/>
                    <w:left w:val="single" w:sz="6" w:space="0" w:color="auto"/>
                    <w:right w:val="single" w:sz="6" w:space="0" w:color="auto"/>
                  </w:tcBorders>
                  <w:vAlign w:val="center"/>
                </w:tcPr>
                <w:p w:rsidR="001667EA" w:rsidRPr="00D37C04" w:rsidRDefault="001667EA" w:rsidP="001667EA">
                  <w:pPr>
                    <w:ind w:right="-270"/>
                    <w:jc w:val="center"/>
                    <w:rPr>
                      <w:ins w:id="21" w:author="Palacherla, Susmitha C (NONUS)" w:date="2018-08-27T11:57:00Z"/>
                      <w:rFonts w:ascii="Times New Roman (PCL6)" w:hAnsi="Times New Roman (PCL6)"/>
                    </w:rPr>
                  </w:pPr>
                  <w:ins w:id="22" w:author="Palacherla, Susmitha C (NONUS)" w:date="2018-08-27T11:57:00Z">
                    <w:r w:rsidRPr="00D37C04">
                      <w:rPr>
                        <w:rFonts w:ascii="Times New Roman (PCL6)" w:hAnsi="Times New Roman (PCL6)"/>
                      </w:rPr>
                      <w:t>Last Review</w:t>
                    </w:r>
                  </w:ins>
                </w:p>
              </w:tc>
              <w:tc>
                <w:tcPr>
                  <w:tcW w:w="5400" w:type="dxa"/>
                  <w:tcBorders>
                    <w:top w:val="single" w:sz="6" w:space="0" w:color="auto"/>
                    <w:right w:val="single" w:sz="6" w:space="0" w:color="auto"/>
                  </w:tcBorders>
                  <w:vAlign w:val="center"/>
                </w:tcPr>
                <w:p w:rsidR="001667EA" w:rsidRPr="00D37C04" w:rsidRDefault="001667EA" w:rsidP="001667EA">
                  <w:pPr>
                    <w:ind w:right="-270"/>
                    <w:jc w:val="center"/>
                    <w:rPr>
                      <w:ins w:id="23" w:author="Palacherla, Susmitha C (NONUS)" w:date="2018-08-27T11:57:00Z"/>
                      <w:rFonts w:ascii="Times New Roman (PCL6)" w:hAnsi="Times New Roman (PCL6)"/>
                    </w:rPr>
                  </w:pPr>
                  <w:ins w:id="24" w:author="Palacherla, Susmitha C (NONUS)" w:date="2018-08-27T11:57:00Z">
                    <w:r w:rsidRPr="00D37C04">
                      <w:rPr>
                        <w:rFonts w:ascii="Times New Roman (PCL6)" w:hAnsi="Times New Roman (PCL6)"/>
                      </w:rPr>
                      <w:t>Description</w:t>
                    </w:r>
                  </w:ins>
                </w:p>
              </w:tc>
            </w:tr>
            <w:tr w:rsidR="001667EA" w:rsidRPr="00D37C04" w:rsidTr="00DA59FC">
              <w:trPr>
                <w:cantSplit/>
                <w:trHeight w:val="348"/>
                <w:ins w:id="25" w:author="Palacherla, Susmitha C (NONUS)" w:date="2018-08-27T11:57:00Z"/>
              </w:trPr>
              <w:tc>
                <w:tcPr>
                  <w:tcW w:w="2520" w:type="dxa"/>
                  <w:tcBorders>
                    <w:top w:val="single" w:sz="12" w:space="0" w:color="auto"/>
                    <w:left w:val="single" w:sz="6" w:space="0" w:color="auto"/>
                    <w:bottom w:val="single" w:sz="12" w:space="0" w:color="auto"/>
                    <w:right w:val="single" w:sz="6" w:space="0" w:color="auto"/>
                  </w:tcBorders>
                </w:tcPr>
                <w:p w:rsidR="001667EA" w:rsidRPr="00D37C04" w:rsidRDefault="001667EA" w:rsidP="001667EA">
                  <w:pPr>
                    <w:ind w:left="-12" w:right="-270"/>
                    <w:jc w:val="center"/>
                    <w:rPr>
                      <w:ins w:id="26" w:author="Palacherla, Susmitha C (NONUS)" w:date="2018-08-27T11:57:00Z"/>
                      <w:rFonts w:ascii="Times New Roman (PCL6)" w:hAnsi="Times New Roman (PCL6)"/>
                    </w:rPr>
                  </w:pPr>
                  <w:ins w:id="27" w:author="Palacherla, Susmitha C (NONUS)" w:date="2018-08-27T11:57:00Z">
                    <w:r>
                      <w:rPr>
                        <w:rFonts w:ascii="Times New Roman (PCL6)" w:hAnsi="Times New Roman (PCL6)"/>
                      </w:rPr>
                      <w:t>08/27/2018</w:t>
                    </w:r>
                  </w:ins>
                </w:p>
              </w:tc>
              <w:tc>
                <w:tcPr>
                  <w:tcW w:w="1530" w:type="dxa"/>
                  <w:tcBorders>
                    <w:top w:val="single" w:sz="12" w:space="0" w:color="auto"/>
                    <w:left w:val="single" w:sz="6" w:space="0" w:color="auto"/>
                    <w:bottom w:val="single" w:sz="12" w:space="0" w:color="auto"/>
                    <w:right w:val="single" w:sz="6" w:space="0" w:color="auto"/>
                  </w:tcBorders>
                </w:tcPr>
                <w:p w:rsidR="001667EA" w:rsidRPr="00D37C04" w:rsidRDefault="001667EA" w:rsidP="001667EA">
                  <w:pPr>
                    <w:ind w:left="-12" w:right="-270"/>
                    <w:jc w:val="center"/>
                    <w:rPr>
                      <w:ins w:id="28" w:author="Palacherla, Susmitha C (NONUS)" w:date="2018-08-27T11:57:00Z"/>
                      <w:rFonts w:ascii="Times New Roman (PCL6)" w:hAnsi="Times New Roman (PCL6)"/>
                    </w:rPr>
                  </w:pPr>
                </w:p>
              </w:tc>
              <w:tc>
                <w:tcPr>
                  <w:tcW w:w="5400" w:type="dxa"/>
                  <w:tcBorders>
                    <w:top w:val="single" w:sz="12" w:space="0" w:color="auto"/>
                    <w:bottom w:val="single" w:sz="12" w:space="0" w:color="auto"/>
                    <w:right w:val="single" w:sz="6" w:space="0" w:color="auto"/>
                  </w:tcBorders>
                </w:tcPr>
                <w:p w:rsidR="001667EA" w:rsidRPr="00D37C04" w:rsidRDefault="001667EA" w:rsidP="001667EA">
                  <w:pPr>
                    <w:ind w:right="-270"/>
                    <w:rPr>
                      <w:ins w:id="29" w:author="Palacherla, Susmitha C (NONUS)" w:date="2018-08-27T11:57:00Z"/>
                      <w:rFonts w:ascii="Times New Roman (PCL6)" w:hAnsi="Times New Roman (PCL6)"/>
                    </w:rPr>
                  </w:pPr>
                  <w:ins w:id="30" w:author="Palacherla, Susmitha C (NONUS)" w:date="2018-08-27T11:57:00Z">
                    <w:r w:rsidRPr="00582759">
                      <w:rPr>
                        <w:rFonts w:ascii="Times New Roman (PCL6)" w:hAnsi="Times New Roman (PCL6)"/>
                      </w:rPr>
                      <w:t>TFS 11663 - Update urls in SSRS Reporting for Shared</w:t>
                    </w:r>
                    <w:r>
                      <w:rPr>
                        <w:rFonts w:ascii="Times New Roman (PCL6)" w:hAnsi="Times New Roman (PCL6)"/>
                      </w:rPr>
                      <w:t xml:space="preserve"> </w:t>
                    </w:r>
                    <w:r w:rsidRPr="00582759">
                      <w:rPr>
                        <w:rFonts w:ascii="Times New Roman (PCL6)" w:hAnsi="Times New Roman (PCL6)"/>
                      </w:rPr>
                      <w:t>Services domain</w:t>
                    </w:r>
                  </w:ins>
                </w:p>
              </w:tc>
            </w:tr>
          </w:tbl>
          <w:p w:rsidR="009F2A51" w:rsidRPr="00D37C04" w:rsidDel="001667EA" w:rsidRDefault="009F2A51" w:rsidP="00A45C57">
            <w:pPr>
              <w:ind w:right="-270"/>
              <w:jc w:val="center"/>
              <w:rPr>
                <w:del w:id="31" w:author="Palacherla, Susmitha C (NONUS)" w:date="2018-08-27T11:57:00Z"/>
                <w:rFonts w:ascii="Times New Roman (PCL6)" w:hAnsi="Times New Roman (PCL6)"/>
              </w:rPr>
            </w:pPr>
            <w:del w:id="32" w:author="Palacherla, Susmitha C (NONUS)" w:date="2018-08-27T11:57:00Z">
              <w:r w:rsidRPr="00D37C04" w:rsidDel="001667EA">
                <w:rPr>
                  <w:rFonts w:ascii="Times New Roman (PCL6)" w:hAnsi="Times New Roman (PCL6)"/>
                </w:rPr>
                <w:delText>Last Revision</w:delText>
              </w:r>
            </w:del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Del="001667EA" w:rsidRDefault="009F2A51" w:rsidP="00A45C57">
            <w:pPr>
              <w:ind w:right="-270"/>
              <w:jc w:val="center"/>
              <w:rPr>
                <w:del w:id="33" w:author="Palacherla, Susmitha C (NONUS)" w:date="2018-08-27T11:57:00Z"/>
                <w:rFonts w:ascii="Times New Roman (PCL6)" w:hAnsi="Times New Roman (PCL6)"/>
              </w:rPr>
            </w:pPr>
            <w:del w:id="34" w:author="Palacherla, Susmitha C (NONUS)" w:date="2018-08-27T11:57:00Z">
              <w:r w:rsidRPr="00D37C04" w:rsidDel="001667EA">
                <w:rPr>
                  <w:rFonts w:ascii="Times New Roman (PCL6)" w:hAnsi="Times New Roman (PCL6)"/>
                </w:rPr>
                <w:delText>Last Review</w:delText>
              </w:r>
            </w:del>
          </w:p>
        </w:tc>
        <w:tc>
          <w:tcPr>
            <w:tcW w:w="405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Del="001667EA" w:rsidRDefault="009F2A51" w:rsidP="00A45C57">
            <w:pPr>
              <w:ind w:right="-270"/>
              <w:jc w:val="center"/>
              <w:rPr>
                <w:del w:id="35" w:author="Palacherla, Susmitha C (NONUS)" w:date="2018-08-27T11:57:00Z"/>
                <w:rFonts w:ascii="Times New Roman (PCL6)" w:hAnsi="Times New Roman (PCL6)"/>
              </w:rPr>
            </w:pPr>
            <w:del w:id="36" w:author="Palacherla, Susmitha C (NONUS)" w:date="2018-08-27T11:57:00Z">
              <w:r w:rsidRPr="00D37C04" w:rsidDel="001667EA">
                <w:rPr>
                  <w:rFonts w:ascii="Times New Roman (PCL6)" w:hAnsi="Times New Roman (PCL6)"/>
                </w:rPr>
                <w:delText>Description</w:delText>
              </w:r>
            </w:del>
          </w:p>
        </w:tc>
      </w:tr>
      <w:tr w:rsidR="00D678F6" w:rsidRPr="00D37C04" w:rsidDel="001667EA" w:rsidTr="002B0F92">
        <w:trPr>
          <w:cantSplit/>
          <w:trHeight w:val="348"/>
          <w:del w:id="37" w:author="Palacherla, Susmitha C (NONUS)" w:date="2018-08-27T11:57:00Z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D678F6" w:rsidRPr="00D37C04" w:rsidDel="001667EA" w:rsidRDefault="00D678F6" w:rsidP="00D678F6">
            <w:pPr>
              <w:ind w:left="-12" w:right="-270"/>
              <w:jc w:val="center"/>
              <w:rPr>
                <w:del w:id="38" w:author="Palacherla, Susmitha C (NONUS)" w:date="2018-08-27T11:57:00Z"/>
                <w:rFonts w:ascii="Times New Roman (PCL6)" w:hAnsi="Times New Roman (PCL6)"/>
              </w:rPr>
            </w:pPr>
            <w:del w:id="39" w:author="Palacherla, Susmitha C (NONUS)" w:date="2018-04-09T08:39:00Z">
              <w:r w:rsidDel="002B0F92">
                <w:rPr>
                  <w:rFonts w:ascii="Times New Roman (PCL6)" w:hAnsi="Times New Roman (PCL6)"/>
                </w:rPr>
                <w:delText>8/15/2017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D678F6" w:rsidRPr="00D37C04" w:rsidDel="001667EA" w:rsidRDefault="00D678F6" w:rsidP="00D678F6">
            <w:pPr>
              <w:ind w:left="-12" w:right="-270"/>
              <w:jc w:val="center"/>
              <w:rPr>
                <w:del w:id="40" w:author="Palacherla, Susmitha C (NONUS)" w:date="2018-08-27T11:57:00Z"/>
                <w:rFonts w:ascii="Times New Roman (PCL6)" w:hAnsi="Times New Roman (PCL6)"/>
              </w:rPr>
            </w:pPr>
          </w:p>
        </w:tc>
        <w:tc>
          <w:tcPr>
            <w:tcW w:w="405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D678F6" w:rsidRPr="00D37C04" w:rsidDel="001667EA" w:rsidRDefault="00D678F6">
            <w:pPr>
              <w:ind w:right="-270"/>
              <w:rPr>
                <w:del w:id="41" w:author="Palacherla, Susmitha C (NONUS)" w:date="2018-08-27T11:57:00Z"/>
                <w:rFonts w:ascii="Times New Roman (PCL6)" w:hAnsi="Times New Roman (PCL6)"/>
              </w:rPr>
            </w:pPr>
            <w:del w:id="42" w:author="Palacherla, Susmitha C (NONUS)" w:date="2018-08-27T11:57:00Z">
              <w:r w:rsidDel="001667EA">
                <w:rPr>
                  <w:rFonts w:ascii="Times New Roman (PCL6)" w:hAnsi="Times New Roman (PCL6)"/>
                </w:rPr>
                <w:delText xml:space="preserve">TFS </w:delText>
              </w:r>
            </w:del>
            <w:del w:id="43" w:author="Palacherla, Susmitha C (NONUS)" w:date="2018-04-09T08:40:00Z">
              <w:r w:rsidDel="002B0F92">
                <w:rPr>
                  <w:rFonts w:ascii="Times New Roman (PCL6)" w:hAnsi="Times New Roman (PCL6)"/>
                </w:rPr>
                <w:delText xml:space="preserve">7106 </w:delText>
              </w:r>
            </w:del>
            <w:del w:id="44" w:author="Palacherla, Susmitha C (NONUS)" w:date="2018-08-27T11:57:00Z">
              <w:r w:rsidDel="001667EA">
                <w:rPr>
                  <w:rFonts w:ascii="Times New Roman (PCL6)" w:hAnsi="Times New Roman (PCL6)"/>
                </w:rPr>
                <w:delText xml:space="preserve">– </w:delText>
              </w:r>
            </w:del>
            <w:del w:id="45" w:author="Palacherla, Susmitha C (NONUS)" w:date="2018-04-09T08:40:00Z">
              <w:r w:rsidDel="002B0F92">
                <w:rPr>
                  <w:rFonts w:ascii="Times New Roman (PCL6)" w:hAnsi="Times New Roman (PCL6)"/>
                </w:rPr>
                <w:delText>Upgrade for SQL Server 2012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46">
          <w:tblGrid>
            <w:gridCol w:w="1440"/>
            <w:gridCol w:w="5238"/>
            <w:gridCol w:w="2790"/>
          </w:tblGrid>
        </w:tblGridChange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:rsidTr="00D678F6">
        <w:tc>
          <w:tcPr>
            <w:tcW w:w="144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ins w:id="47" w:author="Palacherla, Susmitha C (NONUS)" w:date="2018-04-09T08:40:00Z">
              <w:r>
                <w:t>04/09/2018</w:t>
              </w:r>
            </w:ins>
          </w:p>
        </w:tc>
        <w:tc>
          <w:tcPr>
            <w:tcW w:w="5238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ins w:id="48" w:author="Palacherla, Susmitha C (NONUS)" w:date="2018-04-09T08:40:00Z">
              <w:r>
                <w:t xml:space="preserve">TFS 10588 - </w:t>
              </w:r>
              <w:r w:rsidRPr="002B0F92">
                <w:t>Update SSRS DD docs with peer review finding</w:t>
              </w:r>
              <w:r>
                <w:t xml:space="preserve">. Updated </w:t>
              </w:r>
            </w:ins>
            <w:ins w:id="49" w:author="Palacherla, Susmitha C (NONUS)" w:date="2018-04-09T08:41:00Z">
              <w:r>
                <w:t>CoachingEmployeeList</w:t>
              </w:r>
            </w:ins>
            <w:ins w:id="50" w:author="Palacherla, Susmitha C (NONUS)" w:date="2018-04-09T08:43:00Z">
              <w:r>
                <w:t xml:space="preserve"> dataset to replace embedded query with stored procedure that was implemented to support Encryption of sensitive data during TFS 7856.</w:t>
              </w:r>
            </w:ins>
          </w:p>
        </w:tc>
        <w:tc>
          <w:tcPr>
            <w:tcW w:w="2790" w:type="dxa"/>
          </w:tcPr>
          <w:p w:rsidR="008F746F" w:rsidRPr="00D37C04" w:rsidRDefault="002B0F92" w:rsidP="00A45C57">
            <w:pPr>
              <w:pStyle w:val="hdr1"/>
              <w:ind w:left="0"/>
              <w:jc w:val="left"/>
            </w:pPr>
            <w:ins w:id="51" w:author="Palacherla, Susmitha C (NONUS)" w:date="2018-04-09T08:40:00Z">
              <w:r>
                <w:t>Susmitha Palacherla</w:t>
              </w:r>
            </w:ins>
          </w:p>
        </w:tc>
      </w:tr>
      <w:tr w:rsidR="001667EA" w:rsidRPr="00D37C04" w:rsidTr="00C73A07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52" w:author="Palacherla, Susmitha C (NONUS)" w:date="2018-08-27T11:58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440" w:type="dxa"/>
            <w:tcPrChange w:id="53" w:author="Palacherla, Susmitha C (NONUS)" w:date="2018-08-27T11:58:00Z">
              <w:tcPr>
                <w:tcW w:w="1440" w:type="dxa"/>
              </w:tcPr>
            </w:tcPrChange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ins w:id="54" w:author="Palacherla, Susmitha C (NONUS)" w:date="2018-08-27T11:58:00Z">
              <w:r>
                <w:t>08/27/2018</w:t>
              </w:r>
            </w:ins>
          </w:p>
        </w:tc>
        <w:tc>
          <w:tcPr>
            <w:tcW w:w="5238" w:type="dxa"/>
            <w:tcPrChange w:id="55" w:author="Palacherla, Susmitha C (NONUS)" w:date="2018-08-27T11:58:00Z">
              <w:tcPr>
                <w:tcW w:w="5238" w:type="dxa"/>
              </w:tcPr>
            </w:tcPrChange>
          </w:tcPr>
          <w:p w:rsidR="001667EA" w:rsidRDefault="001667EA" w:rsidP="001667EA">
            <w:pPr>
              <w:pStyle w:val="hdr1"/>
              <w:ind w:left="0"/>
              <w:jc w:val="left"/>
              <w:rPr>
                <w:ins w:id="56" w:author="Palacherla, Susmitha C (NONUS)" w:date="2018-08-27T11:58:00Z"/>
              </w:rPr>
            </w:pPr>
            <w:ins w:id="57" w:author="Palacherla, Susmitha C (NONUS)" w:date="2018-08-27T11:58:00Z">
              <w:r w:rsidRPr="00582759">
                <w:t>TFS 11663 - Update urls in SSRS Reporting for Shared</w:t>
              </w:r>
              <w:r>
                <w:t xml:space="preserve"> </w:t>
              </w:r>
              <w:r w:rsidRPr="00582759">
                <w:t>Services domain</w:t>
              </w:r>
              <w:r>
                <w:t>.</w:t>
              </w:r>
            </w:ins>
          </w:p>
          <w:p w:rsidR="001667EA" w:rsidRPr="00D37C04" w:rsidRDefault="001667EA" w:rsidP="001667EA">
            <w:pPr>
              <w:pStyle w:val="hdr1"/>
              <w:ind w:left="0"/>
              <w:jc w:val="left"/>
            </w:pPr>
            <w:ins w:id="58" w:author="Palacherla, Susmitha C (NONUS)" w:date="2018-08-27T11:58:00Z">
              <w:r>
                <w:t>Updated Section 7.0 Deployment properties and added Section 8.0 for Data Source(s)</w:t>
              </w:r>
            </w:ins>
          </w:p>
        </w:tc>
        <w:tc>
          <w:tcPr>
            <w:tcW w:w="2790" w:type="dxa"/>
            <w:tcPrChange w:id="59" w:author="Palacherla, Susmitha C (NONUS)" w:date="2018-08-27T11:58:00Z">
              <w:tcPr>
                <w:tcW w:w="2790" w:type="dxa"/>
                <w:vAlign w:val="bottom"/>
              </w:tcPr>
            </w:tcPrChange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ins w:id="60" w:author="Palacherla, Susmitha C (NONUS)" w:date="2018-08-27T11:58:00Z">
              <w:r>
                <w:t>Susmitha Palacherla</w:t>
              </w:r>
            </w:ins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61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8F6" w:rsidRDefault="00D678F6">
          <w:pPr>
            <w:pStyle w:val="TOCHeading"/>
          </w:pPr>
          <w:r>
            <w:t>Contents</w:t>
          </w:r>
        </w:p>
        <w:p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ins w:id="62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63" w:author="Palacherla, Susmitha C (NONUS)" w:date="2018-08-27T11:58:00Z">
            <w:r w:rsidR="001667EA" w:rsidRPr="009B74A0">
              <w:rPr>
                <w:rStyle w:val="Hyperlink"/>
                <w:noProof/>
              </w:rPr>
              <w:fldChar w:fldCharType="begin"/>
            </w:r>
            <w:r w:rsidR="001667EA" w:rsidRPr="009B74A0">
              <w:rPr>
                <w:rStyle w:val="Hyperlink"/>
                <w:noProof/>
              </w:rPr>
              <w:instrText xml:space="preserve"> </w:instrText>
            </w:r>
            <w:r w:rsidR="001667EA">
              <w:rPr>
                <w:noProof/>
              </w:rPr>
              <w:instrText>HYPERLINK \l "_Toc523134589"</w:instrText>
            </w:r>
            <w:r w:rsidR="001667EA" w:rsidRPr="009B74A0">
              <w:rPr>
                <w:rStyle w:val="Hyperlink"/>
                <w:noProof/>
              </w:rPr>
              <w:instrText xml:space="preserve"> </w:instrText>
            </w:r>
            <w:r w:rsidR="001667EA" w:rsidRPr="009B74A0">
              <w:rPr>
                <w:rStyle w:val="Hyperlink"/>
                <w:noProof/>
              </w:rPr>
              <w:fldChar w:fldCharType="separate"/>
            </w:r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</w:ins>
          <w:r w:rsidR="001667EA">
            <w:rPr>
              <w:noProof/>
              <w:webHidden/>
            </w:rPr>
          </w:r>
          <w:r w:rsidR="001667EA">
            <w:rPr>
              <w:noProof/>
              <w:webHidden/>
            </w:rPr>
            <w:fldChar w:fldCharType="separate"/>
          </w:r>
          <w:ins w:id="64" w:author="Palacherla, Susmitha C (NONUS)" w:date="2018-08-27T11:58:00Z"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  <w:r w:rsidR="001667EA"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65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66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"_Toc523134590"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2.0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_Toc523134590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7" w:author="Palacherla, Susmitha C (NONUS)" w:date="2018-08-27T11:5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68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69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"_Toc523134591"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3.0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_Toc523134591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0" w:author="Palacherla, Susmitha C (NONUS)" w:date="2018-08-27T11:58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71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72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"_Toc523134592"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4.0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_Toc523134592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3" w:author="Palacherla, Susmitha C (NONUS)" w:date="2018-08-27T11:5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74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75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"_Toc523134593"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5.0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_Toc523134593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6" w:author="Palacherla, Susmitha C (NONUS)" w:date="2018-08-27T11:58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77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78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"_Toc523134594"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6.0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_Toc523134594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9" w:author="Palacherla, Susmitha C (NONUS)" w:date="2018-08-27T11:58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80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81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"_Toc523134725"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7.0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_Toc523134725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2" w:author="Palacherla, Susmitha C (NONUS)" w:date="2018-08-27T11:58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83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84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"_Toc523134726"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_Toc523134726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5" w:author="Palacherla, Susmitha C (NONUS)" w:date="2018-08-27T11:58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86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87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"_Toc523134727"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_Toc523134727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8" w:author="Palacherla, Susmitha C (NONUS)" w:date="2018-08-27T11:58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89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90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"_Toc523134728"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_Toc523134728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1" w:author="Palacherla, Susmitha C (NONUS)" w:date="2018-08-27T11:58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1667EA" w:rsidRDefault="001667EA">
          <w:pPr>
            <w:pStyle w:val="TOC1"/>
            <w:tabs>
              <w:tab w:val="left" w:pos="660"/>
              <w:tab w:val="right" w:leader="dot" w:pos="9350"/>
            </w:tabs>
            <w:rPr>
              <w:ins w:id="92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ins w:id="93" w:author="Palacherla, Susmitha C (NONUS)" w:date="2018-08-27T11:58:00Z">
            <w:r w:rsidRPr="009B74A0">
              <w:rPr>
                <w:rStyle w:val="Hyperlink"/>
                <w:noProof/>
              </w:rPr>
              <w:fldChar w:fldCharType="begin"/>
            </w:r>
            <w:r w:rsidRPr="009B74A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"_Toc523134729"</w:instrText>
            </w:r>
            <w:r w:rsidRPr="009B74A0">
              <w:rPr>
                <w:rStyle w:val="Hyperlink"/>
                <w:noProof/>
              </w:rPr>
              <w:instrText xml:space="preserve"> </w:instrText>
            </w:r>
            <w:r w:rsidRPr="009B74A0">
              <w:rPr>
                <w:rStyle w:val="Hyperlink"/>
                <w:noProof/>
              </w:rPr>
              <w:fldChar w:fldCharType="separate"/>
            </w:r>
            <w:r w:rsidRPr="009B74A0">
              <w:rPr>
                <w:rStyle w:val="Hyperlink"/>
                <w:noProof/>
              </w:rPr>
              <w:t>8.0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_Toc523134729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4" w:author="Palacherla, Susmitha C (NONUS)" w:date="2018-08-27T11:58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9B74A0">
              <w:rPr>
                <w:rStyle w:val="Hyperlink"/>
                <w:noProof/>
              </w:rPr>
              <w:fldChar w:fldCharType="end"/>
            </w:r>
          </w:ins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95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96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1.0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Purpose</w:delText>
            </w:r>
            <w:r w:rsidDel="001667EA">
              <w:rPr>
                <w:noProof/>
                <w:webHidden/>
              </w:rPr>
              <w:tab/>
              <w:delText>4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97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98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2.0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XML Information</w:delText>
            </w:r>
            <w:r w:rsidDel="001667EA">
              <w:rPr>
                <w:noProof/>
                <w:webHidden/>
              </w:rPr>
              <w:tab/>
              <w:delText>4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99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00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3.0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Report Parameters</w:delText>
            </w:r>
            <w:r w:rsidDel="001667EA">
              <w:rPr>
                <w:noProof/>
                <w:webHidden/>
              </w:rPr>
              <w:tab/>
              <w:delText>4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01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02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4.0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Report Datasets</w:delText>
            </w:r>
            <w:r w:rsidDel="001667EA">
              <w:rPr>
                <w:noProof/>
                <w:webHidden/>
              </w:rPr>
              <w:tab/>
              <w:delText>5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03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04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5.0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Report Display</w:delText>
            </w:r>
            <w:r w:rsidDel="001667EA">
              <w:rPr>
                <w:noProof/>
                <w:webHidden/>
              </w:rPr>
              <w:tab/>
              <w:delText>20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05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06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6.0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Preview Sample</w:delText>
            </w:r>
            <w:r w:rsidDel="001667EA">
              <w:rPr>
                <w:noProof/>
                <w:webHidden/>
              </w:rPr>
              <w:tab/>
              <w:delText>26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07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08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7.0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Deployment Properties</w:delText>
            </w:r>
            <w:r w:rsidDel="001667EA">
              <w:rPr>
                <w:noProof/>
                <w:webHidden/>
              </w:rPr>
              <w:tab/>
              <w:delText>26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09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10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7.1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Dev</w:delText>
            </w:r>
            <w:r w:rsidDel="001667EA">
              <w:rPr>
                <w:noProof/>
                <w:webHidden/>
              </w:rPr>
              <w:tab/>
              <w:delText>26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11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12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7.2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SysTest</w:delText>
            </w:r>
            <w:r w:rsidDel="001667EA">
              <w:rPr>
                <w:noProof/>
                <w:webHidden/>
              </w:rPr>
              <w:tab/>
              <w:delText>26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13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14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7.3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LoadTest</w:delText>
            </w:r>
            <w:r w:rsidDel="001667EA">
              <w:rPr>
                <w:noProof/>
                <w:webHidden/>
              </w:rPr>
              <w:tab/>
              <w:delText>27</w:delText>
            </w:r>
          </w:del>
        </w:p>
        <w:p w:rsidR="00020810" w:rsidDel="001667EA" w:rsidRDefault="00020810">
          <w:pPr>
            <w:pStyle w:val="TOC1"/>
            <w:tabs>
              <w:tab w:val="left" w:pos="660"/>
              <w:tab w:val="right" w:leader="dot" w:pos="9350"/>
            </w:tabs>
            <w:rPr>
              <w:del w:id="115" w:author="Palacherla, Susmitha C (NONUS)" w:date="2018-08-27T11:58:00Z"/>
              <w:rFonts w:asciiTheme="minorHAnsi" w:eastAsiaTheme="minorEastAsia" w:hAnsiTheme="minorHAnsi" w:cstheme="minorBidi"/>
              <w:noProof/>
            </w:rPr>
          </w:pPr>
          <w:del w:id="116" w:author="Palacherla, Susmitha C (NONUS)" w:date="2018-08-27T11:58:00Z">
            <w:r w:rsidRPr="001667EA" w:rsidDel="001667EA">
              <w:rPr>
                <w:rStyle w:val="Hyperlink"/>
                <w:noProof/>
              </w:rPr>
              <w:delText>7.4</w:delText>
            </w:r>
            <w:r w:rsidDel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667EA" w:rsidDel="001667EA">
              <w:rPr>
                <w:rStyle w:val="Hyperlink"/>
                <w:rFonts w:ascii="Arial" w:hAnsi="Arial" w:cs="Arial"/>
                <w:noProof/>
              </w:rPr>
              <w:delText>Production</w:delText>
            </w:r>
            <w:r w:rsidDel="001667EA">
              <w:rPr>
                <w:noProof/>
                <w:webHidden/>
              </w:rPr>
              <w:tab/>
              <w:delText>28</w:delText>
            </w:r>
          </w:del>
        </w:p>
        <w:p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61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17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117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18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118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19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119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intCoachReasonin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intsubCoachReasonin</w:t>
            </w:r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>Coaching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CoachingSubReasonRef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0" w:name="_Toc523134592"/>
      <w:r>
        <w:rPr>
          <w:rFonts w:ascii="Arial" w:hAnsi="Arial" w:cs="Arial"/>
          <w:sz w:val="24"/>
          <w:szCs w:val="24"/>
        </w:rPr>
        <w:t>Report Datasets</w:t>
      </w:r>
      <w:bookmarkEnd w:id="120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CoachingSummary</w:t>
      </w:r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78D1B7CC" wp14:editId="03F71C0B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41A247EF" wp14:editId="41889726">
            <wp:extent cx="5943600" cy="6658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31FD5083" wp14:editId="686EB29E">
            <wp:extent cx="5943600" cy="6407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63880274" wp14:editId="3188941F">
            <wp:extent cx="5943600" cy="5898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6F6E8A" w:rsidRDefault="006F6E8A" w:rsidP="006F6E8A">
      <w:r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CoachingReasonRef (uses shared dataset CoachingReasonList)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t>Fields:</w:t>
      </w:r>
    </w:p>
    <w:p w:rsidR="007B16D7" w:rsidRDefault="007B16D7" w:rsidP="00233EA6">
      <w:r>
        <w:rPr>
          <w:noProof/>
        </w:rPr>
        <w:lastRenderedPageBreak/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CoachingEmployeeRef (uses shared dataset CoachingEmployeeList)</w:t>
      </w:r>
    </w:p>
    <w:p w:rsidR="00F06D56" w:rsidRDefault="00F06D56" w:rsidP="00F06D56">
      <w:r>
        <w:t>Query:</w:t>
      </w:r>
    </w:p>
    <w:p w:rsidR="00C37C38" w:rsidRDefault="002B0F92" w:rsidP="00F06D56">
      <w:pPr>
        <w:rPr>
          <w:ins w:id="121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  <w:ins w:id="122" w:author="Palacherla, Susmitha C (NONUS)" w:date="2018-04-09T08:50:00Z">
        <w:r>
          <w:rPr>
            <w:noProof/>
          </w:rPr>
          <w:drawing>
            <wp:inline distT="0" distB="0" distL="0" distR="0" wp14:anchorId="167CB10D" wp14:editId="2B116106">
              <wp:extent cx="5943600" cy="389382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93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 </w:t>
        </w:r>
      </w:ins>
    </w:p>
    <w:p w:rsidR="00C37C38" w:rsidRDefault="00C37C38" w:rsidP="00F06D56">
      <w:pPr>
        <w:rPr>
          <w:ins w:id="123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24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25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26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27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28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29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30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ins w:id="131" w:author="Palacherla, Susmitha C (NONUS)" w:date="2018-04-09T08:51:00Z"/>
          <w:rFonts w:ascii="Courier New" w:hAnsi="Courier New" w:cs="Courier New"/>
          <w:noProof/>
          <w:color w:val="0000FF"/>
          <w:sz w:val="20"/>
          <w:szCs w:val="20"/>
        </w:rPr>
      </w:pPr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32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33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EmpID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EmpName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34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35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FROM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EmpID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FF0000"/>
            <w:sz w:val="20"/>
            <w:szCs w:val="20"/>
          </w:rPr>
          <w:delText>'All'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36" w:author="Palacherla, Susmitha C (NONUS)" w:date="2018-04-09T08:50:00Z"/>
          <w:rFonts w:ascii="Courier New" w:hAnsi="Courier New" w:cs="Courier New"/>
          <w:noProof/>
          <w:color w:val="0000FF"/>
          <w:sz w:val="20"/>
          <w:szCs w:val="20"/>
        </w:rPr>
      </w:pPr>
      <w:del w:id="137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UNION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38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39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SELECT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DISTINCT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EmpID EmpID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[Emp_Name] EmpName 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40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41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FROM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Coaching_Log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cl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JOIN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 EC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Employee_Hierarchy eh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42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43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ON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EmpID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eh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Emp_ID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44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45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WHERE 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ModuleID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@intModulein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@intModulein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46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47" w:author="Palacherla, Susmitha C (NONUS)" w:date="2018-04-09T08:50:00Z"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and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 xml:space="preserve"> 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cl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.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SiteID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=(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@intSitein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or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@intSitein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-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>1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</w:del>
    </w:p>
    <w:p w:rsidR="00F06D56" w:rsidDel="002B0F92" w:rsidRDefault="00F06D56" w:rsidP="00F06D56">
      <w:pPr>
        <w:autoSpaceDE w:val="0"/>
        <w:autoSpaceDN w:val="0"/>
        <w:adjustRightInd w:val="0"/>
        <w:spacing w:after="0" w:line="240" w:lineRule="auto"/>
        <w:rPr>
          <w:del w:id="148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49" w:author="Palacherla, Susmitha C (NONUS)" w:date="2018-04-09T08:50:00Z"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)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as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S</w:delText>
        </w:r>
      </w:del>
    </w:p>
    <w:p w:rsidR="00F06D56" w:rsidDel="002B0F92" w:rsidRDefault="00F06D56" w:rsidP="00F06D56">
      <w:pPr>
        <w:rPr>
          <w:del w:id="150" w:author="Palacherla, Susmitha C (NONUS)" w:date="2018-04-09T08:50:00Z"/>
          <w:rFonts w:ascii="Courier New" w:hAnsi="Courier New" w:cs="Courier New"/>
          <w:noProof/>
          <w:sz w:val="20"/>
          <w:szCs w:val="20"/>
        </w:rPr>
      </w:pPr>
      <w:del w:id="151" w:author="Palacherla, Susmitha C (NONUS)" w:date="2018-04-09T08:50:00Z"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ORDER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BY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CASE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WHEN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EmpID 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=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FF0000"/>
            <w:sz w:val="20"/>
            <w:szCs w:val="20"/>
          </w:rPr>
          <w:delText>'-1'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THEN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0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ELSE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1 </w:delText>
        </w:r>
        <w:r w:rsidDel="002B0F92">
          <w:rPr>
            <w:rFonts w:ascii="Courier New" w:hAnsi="Courier New" w:cs="Courier New"/>
            <w:noProof/>
            <w:color w:val="0000FF"/>
            <w:sz w:val="20"/>
            <w:szCs w:val="20"/>
          </w:rPr>
          <w:delText>END</w:delText>
        </w:r>
        <w:r w:rsidDel="002B0F92">
          <w:rPr>
            <w:rFonts w:ascii="Courier New" w:hAnsi="Courier New" w:cs="Courier New"/>
            <w:noProof/>
            <w:color w:val="808080"/>
            <w:sz w:val="20"/>
            <w:szCs w:val="20"/>
          </w:rPr>
          <w:delText>,</w:delText>
        </w:r>
        <w:r w:rsidDel="002B0F92">
          <w:rPr>
            <w:rFonts w:ascii="Courier New" w:hAnsi="Courier New" w:cs="Courier New"/>
            <w:noProof/>
            <w:sz w:val="20"/>
            <w:szCs w:val="20"/>
          </w:rPr>
          <w:delText xml:space="preserve"> EmpName</w:delText>
        </w:r>
      </w:del>
    </w:p>
    <w:p w:rsidR="00F06D56" w:rsidRDefault="00F06D56" w:rsidP="00F06D56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ModuleRef (uses shared dataset ModuleList)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CoachingStatusRef (uses shared dataset CoachingStatusList)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lastRenderedPageBreak/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CoachingSubReasonRef (uses shared dataset CoachingSubReasonList)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CoachingSiteRef (uses shared dataset CoachingSiteList)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2" w:name="_Toc52313459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152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Module the log was submitted in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Current status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15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</w:t>
            </w:r>
            <w:r w:rsidR="00F16CB7" w:rsidRPr="004F4A0E">
              <w:rPr>
                <w:rFonts w:eastAsia="Calibri"/>
              </w:rPr>
              <w:t>…</w:t>
            </w:r>
            <w:r w:rsidRPr="004F4A0E">
              <w:rPr>
                <w:rFonts w:eastAsia="Calibri"/>
              </w:rPr>
              <w:t>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3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53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E250E0">
        <w:rPr>
          <w:noProof/>
        </w:rPr>
        <w:drawing>
          <wp:inline distT="0" distB="0" distL="0" distR="0" wp14:anchorId="28289D3D" wp14:editId="76D45E90">
            <wp:extent cx="5943600" cy="16992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D678F6" w:rsidDel="001667EA" w:rsidRDefault="00D678F6">
      <w:pPr>
        <w:pStyle w:val="Heading1"/>
        <w:numPr>
          <w:ilvl w:val="0"/>
          <w:numId w:val="3"/>
        </w:numPr>
        <w:rPr>
          <w:del w:id="154" w:author="Palacherla, Susmitha C (NONUS)" w:date="2018-08-27T11:55:00Z"/>
          <w:rFonts w:ascii="Arial" w:hAnsi="Arial" w:cs="Arial"/>
          <w:sz w:val="24"/>
          <w:szCs w:val="24"/>
        </w:rPr>
      </w:pPr>
      <w:bookmarkStart w:id="155" w:name="_Toc490552941"/>
      <w:del w:id="156" w:author="Palacherla, Susmitha C (NONUS)" w:date="2018-08-27T11:55:00Z">
        <w:r w:rsidDel="001667EA">
          <w:rPr>
            <w:rFonts w:ascii="Arial" w:hAnsi="Arial" w:cs="Arial"/>
            <w:sz w:val="24"/>
            <w:szCs w:val="24"/>
          </w:rPr>
          <w:delText>Deployment Properties</w:delText>
        </w:r>
        <w:bookmarkStart w:id="157" w:name="_Toc523134595"/>
        <w:bookmarkEnd w:id="155"/>
        <w:bookmarkEnd w:id="157"/>
      </w:del>
    </w:p>
    <w:p w:rsidR="00D678F6" w:rsidRPr="002B0F92" w:rsidDel="001667EA" w:rsidRDefault="00D678F6">
      <w:pPr>
        <w:pStyle w:val="Heading1"/>
        <w:numPr>
          <w:ilvl w:val="0"/>
          <w:numId w:val="3"/>
        </w:numPr>
        <w:spacing w:before="0"/>
        <w:rPr>
          <w:del w:id="158" w:author="Palacherla, Susmitha C (NONUS)" w:date="2018-08-27T11:55:00Z"/>
          <w:rFonts w:ascii="Arial" w:hAnsi="Arial" w:cs="Arial"/>
          <w:color w:val="auto"/>
          <w:sz w:val="20"/>
          <w:szCs w:val="20"/>
        </w:rPr>
        <w:pPrChange w:id="159" w:author="Palacherla, Susmitha C (NONUS)" w:date="2018-08-27T11:55:00Z">
          <w:pPr>
            <w:pStyle w:val="Heading1"/>
            <w:numPr>
              <w:ilvl w:val="1"/>
              <w:numId w:val="3"/>
            </w:numPr>
            <w:spacing w:before="0"/>
            <w:ind w:left="1140" w:hanging="420"/>
          </w:pPr>
        </w:pPrChange>
      </w:pPr>
      <w:bookmarkStart w:id="160" w:name="_Toc490552942"/>
      <w:del w:id="161" w:author="Palacherla, Susmitha C (NONUS)" w:date="2018-08-27T11:55:00Z">
        <w:r w:rsidRPr="002B0F92" w:rsidDel="001667EA">
          <w:rPr>
            <w:rFonts w:ascii="Arial" w:hAnsi="Arial" w:cs="Arial"/>
            <w:color w:val="auto"/>
            <w:sz w:val="20"/>
            <w:szCs w:val="20"/>
          </w:rPr>
          <w:delText>Dev</w:delText>
        </w:r>
        <w:bookmarkStart w:id="162" w:name="_Toc523134596"/>
        <w:bookmarkEnd w:id="160"/>
        <w:bookmarkEnd w:id="162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Del="001667EA" w:rsidTr="002B0F92">
        <w:trPr>
          <w:del w:id="16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164" w:author="Palacherla, Susmitha C (NONUS)" w:date="2018-08-27T11:55:00Z"/>
                <w:b/>
              </w:rPr>
              <w:pPrChange w:id="165" w:author="Palacherla, Susmitha C (NONUS)" w:date="2018-08-27T11:55:00Z">
                <w:pPr/>
              </w:pPrChange>
            </w:pPr>
            <w:del w:id="166" w:author="Palacherla, Susmitha C (NONUS)" w:date="2018-08-27T11:55:00Z">
              <w:r w:rsidRPr="005745A6" w:rsidDel="001667EA">
                <w:rPr>
                  <w:b/>
                </w:rPr>
                <w:delText>Overwrite  Datasets</w:delText>
              </w:r>
              <w:bookmarkStart w:id="167" w:name="_Toc523134597"/>
              <w:bookmarkEnd w:id="16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168" w:author="Palacherla, Susmitha C (NONUS)" w:date="2018-08-27T11:55:00Z"/>
              </w:rPr>
              <w:pPrChange w:id="169" w:author="Palacherla, Susmitha C (NONUS)" w:date="2018-08-27T11:55:00Z">
                <w:pPr/>
              </w:pPrChange>
            </w:pPr>
            <w:del w:id="170" w:author="Palacherla, Susmitha C (NONUS)" w:date="2018-08-27T11:55:00Z">
              <w:r w:rsidDel="001667EA">
                <w:delText>True</w:delText>
              </w:r>
              <w:bookmarkStart w:id="171" w:name="_Toc523134598"/>
              <w:bookmarkEnd w:id="171"/>
            </w:del>
          </w:p>
        </w:tc>
        <w:bookmarkStart w:id="172" w:name="_Toc523134599"/>
        <w:bookmarkEnd w:id="172"/>
      </w:tr>
      <w:tr w:rsidR="00D678F6" w:rsidDel="001667EA" w:rsidTr="002B0F92">
        <w:trPr>
          <w:del w:id="17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174" w:author="Palacherla, Susmitha C (NONUS)" w:date="2018-08-27T11:55:00Z"/>
                <w:b/>
              </w:rPr>
              <w:pPrChange w:id="175" w:author="Palacherla, Susmitha C (NONUS)" w:date="2018-08-27T11:55:00Z">
                <w:pPr/>
              </w:pPrChange>
            </w:pPr>
            <w:del w:id="176" w:author="Palacherla, Susmitha C (NONUS)" w:date="2018-08-27T11:55:00Z">
              <w:r w:rsidRPr="005745A6" w:rsidDel="001667EA">
                <w:rPr>
                  <w:b/>
                </w:rPr>
                <w:delText>Overwrite DataSources</w:delText>
              </w:r>
              <w:bookmarkStart w:id="177" w:name="_Toc523134600"/>
              <w:bookmarkEnd w:id="17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178" w:author="Palacherla, Susmitha C (NONUS)" w:date="2018-08-27T11:55:00Z"/>
              </w:rPr>
              <w:pPrChange w:id="179" w:author="Palacherla, Susmitha C (NONUS)" w:date="2018-08-27T11:55:00Z">
                <w:pPr/>
              </w:pPrChange>
            </w:pPr>
            <w:del w:id="180" w:author="Palacherla, Susmitha C (NONUS)" w:date="2018-08-27T11:55:00Z">
              <w:r w:rsidDel="001667EA">
                <w:delText>False</w:delText>
              </w:r>
              <w:bookmarkStart w:id="181" w:name="_Toc523134601"/>
              <w:bookmarkEnd w:id="181"/>
            </w:del>
          </w:p>
        </w:tc>
        <w:bookmarkStart w:id="182" w:name="_Toc523134602"/>
        <w:bookmarkEnd w:id="182"/>
      </w:tr>
      <w:tr w:rsidR="00D678F6" w:rsidDel="001667EA" w:rsidTr="002B0F92">
        <w:trPr>
          <w:del w:id="18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184" w:author="Palacherla, Susmitha C (NONUS)" w:date="2018-08-27T11:55:00Z"/>
                <w:b/>
              </w:rPr>
              <w:pPrChange w:id="185" w:author="Palacherla, Susmitha C (NONUS)" w:date="2018-08-27T11:55:00Z">
                <w:pPr/>
              </w:pPrChange>
            </w:pPr>
            <w:del w:id="186" w:author="Palacherla, Susmitha C (NONUS)" w:date="2018-08-27T11:55:00Z">
              <w:r w:rsidRPr="005745A6" w:rsidDel="001667EA">
                <w:rPr>
                  <w:b/>
                </w:rPr>
                <w:delText>TargetDatasetFolder</w:delText>
              </w:r>
              <w:bookmarkStart w:id="187" w:name="_Toc523134603"/>
              <w:bookmarkEnd w:id="18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188" w:author="Palacherla, Susmitha C (NONUS)" w:date="2018-08-27T11:55:00Z"/>
              </w:rPr>
              <w:pPrChange w:id="189" w:author="Palacherla, Susmitha C (NONUS)" w:date="2018-08-27T11:55:00Z">
                <w:pPr/>
              </w:pPrChange>
            </w:pPr>
            <w:del w:id="190" w:author="Palacherla, Susmitha C (NONUS)" w:date="2018-08-27T11:55:00Z">
              <w:r w:rsidRPr="00F74047" w:rsidDel="001667EA">
                <w:delText>/eCoaching/Datasets</w:delText>
              </w:r>
              <w:bookmarkStart w:id="191" w:name="_Toc523134604"/>
              <w:bookmarkEnd w:id="191"/>
            </w:del>
          </w:p>
        </w:tc>
        <w:bookmarkStart w:id="192" w:name="_Toc523134605"/>
        <w:bookmarkEnd w:id="192"/>
      </w:tr>
      <w:tr w:rsidR="00D678F6" w:rsidDel="001667EA" w:rsidTr="002B0F92">
        <w:trPr>
          <w:del w:id="19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194" w:author="Palacherla, Susmitha C (NONUS)" w:date="2018-08-27T11:55:00Z"/>
                <w:b/>
              </w:rPr>
              <w:pPrChange w:id="195" w:author="Palacherla, Susmitha C (NONUS)" w:date="2018-08-27T11:55:00Z">
                <w:pPr/>
              </w:pPrChange>
            </w:pPr>
            <w:del w:id="196" w:author="Palacherla, Susmitha C (NONUS)" w:date="2018-08-27T11:55:00Z">
              <w:r w:rsidRPr="005745A6" w:rsidDel="001667EA">
                <w:rPr>
                  <w:b/>
                </w:rPr>
                <w:delText>TargetDataSourceFolder</w:delText>
              </w:r>
              <w:bookmarkStart w:id="197" w:name="_Toc523134606"/>
              <w:bookmarkEnd w:id="19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198" w:author="Palacherla, Susmitha C (NONUS)" w:date="2018-08-27T11:55:00Z"/>
              </w:rPr>
              <w:pPrChange w:id="199" w:author="Palacherla, Susmitha C (NONUS)" w:date="2018-08-27T11:55:00Z">
                <w:pPr/>
              </w:pPrChange>
            </w:pPr>
            <w:del w:id="200" w:author="Palacherla, Susmitha C (NONUS)" w:date="2018-08-27T11:55:00Z">
              <w:r w:rsidRPr="00F74047" w:rsidDel="001667EA">
                <w:delText>/eCoaching/DataSources</w:delText>
              </w:r>
              <w:bookmarkStart w:id="201" w:name="_Toc523134607"/>
              <w:bookmarkEnd w:id="201"/>
            </w:del>
          </w:p>
        </w:tc>
        <w:bookmarkStart w:id="202" w:name="_Toc523134608"/>
        <w:bookmarkEnd w:id="202"/>
      </w:tr>
      <w:tr w:rsidR="00D678F6" w:rsidDel="001667EA" w:rsidTr="002B0F92">
        <w:trPr>
          <w:del w:id="20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04" w:author="Palacherla, Susmitha C (NONUS)" w:date="2018-08-27T11:55:00Z"/>
                <w:b/>
              </w:rPr>
              <w:pPrChange w:id="205" w:author="Palacherla, Susmitha C (NONUS)" w:date="2018-08-27T11:55:00Z">
                <w:pPr/>
              </w:pPrChange>
            </w:pPr>
            <w:del w:id="206" w:author="Palacherla, Susmitha C (NONUS)" w:date="2018-08-27T11:55:00Z">
              <w:r w:rsidRPr="005745A6" w:rsidDel="001667EA">
                <w:rPr>
                  <w:b/>
                </w:rPr>
                <w:delText>TargetReportFolder</w:delText>
              </w:r>
              <w:bookmarkStart w:id="207" w:name="_Toc523134609"/>
              <w:bookmarkEnd w:id="20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208" w:author="Palacherla, Susmitha C (NONUS)" w:date="2018-08-27T11:55:00Z"/>
              </w:rPr>
              <w:pPrChange w:id="209" w:author="Palacherla, Susmitha C (NONUS)" w:date="2018-08-27T11:55:00Z">
                <w:pPr/>
              </w:pPrChange>
            </w:pPr>
            <w:del w:id="210" w:author="Palacherla, Susmitha C (NONUS)" w:date="2018-08-27T11:55:00Z">
              <w:r w:rsidRPr="00F74047" w:rsidDel="001667EA">
                <w:delText>/eCoaching/Reports</w:delText>
              </w:r>
              <w:bookmarkStart w:id="211" w:name="_Toc523134610"/>
              <w:bookmarkEnd w:id="211"/>
            </w:del>
          </w:p>
        </w:tc>
        <w:bookmarkStart w:id="212" w:name="_Toc523134611"/>
        <w:bookmarkEnd w:id="212"/>
      </w:tr>
      <w:tr w:rsidR="00D678F6" w:rsidDel="001667EA" w:rsidTr="002B0F92">
        <w:trPr>
          <w:del w:id="21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14" w:author="Palacherla, Susmitha C (NONUS)" w:date="2018-08-27T11:55:00Z"/>
                <w:b/>
              </w:rPr>
              <w:pPrChange w:id="215" w:author="Palacherla, Susmitha C (NONUS)" w:date="2018-08-27T11:55:00Z">
                <w:pPr/>
              </w:pPrChange>
            </w:pPr>
            <w:del w:id="216" w:author="Palacherla, Susmitha C (NONUS)" w:date="2018-08-27T11:55:00Z">
              <w:r w:rsidRPr="005745A6" w:rsidDel="001667EA">
                <w:rPr>
                  <w:b/>
                </w:rPr>
                <w:delText>TargetReportPartFolder</w:delText>
              </w:r>
              <w:bookmarkStart w:id="217" w:name="_Toc523134612"/>
              <w:bookmarkEnd w:id="21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218" w:author="Palacherla, Susmitha C (NONUS)" w:date="2018-08-27T11:55:00Z"/>
              </w:rPr>
              <w:pPrChange w:id="219" w:author="Palacherla, Susmitha C (NONUS)" w:date="2018-08-27T11:55:00Z">
                <w:pPr/>
              </w:pPrChange>
            </w:pPr>
            <w:del w:id="220" w:author="Palacherla, Susmitha C (NONUS)" w:date="2018-08-27T11:55:00Z">
              <w:r w:rsidRPr="00F74047" w:rsidDel="001667EA">
                <w:delText>Report Parts</w:delText>
              </w:r>
              <w:bookmarkStart w:id="221" w:name="_Toc523134613"/>
              <w:bookmarkEnd w:id="221"/>
            </w:del>
          </w:p>
        </w:tc>
        <w:bookmarkStart w:id="222" w:name="_Toc523134614"/>
        <w:bookmarkEnd w:id="222"/>
      </w:tr>
      <w:tr w:rsidR="00D678F6" w:rsidDel="001667EA" w:rsidTr="002B0F92">
        <w:trPr>
          <w:del w:id="22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24" w:author="Palacherla, Susmitha C (NONUS)" w:date="2018-08-27T11:55:00Z"/>
                <w:b/>
              </w:rPr>
              <w:pPrChange w:id="225" w:author="Palacherla, Susmitha C (NONUS)" w:date="2018-08-27T11:55:00Z">
                <w:pPr/>
              </w:pPrChange>
            </w:pPr>
            <w:del w:id="226" w:author="Palacherla, Susmitha C (NONUS)" w:date="2018-08-27T11:55:00Z">
              <w:r w:rsidRPr="005745A6" w:rsidDel="001667EA">
                <w:rPr>
                  <w:b/>
                </w:rPr>
                <w:delText>TargetServerURL</w:delText>
              </w:r>
              <w:bookmarkStart w:id="227" w:name="_Toc523134615"/>
              <w:bookmarkEnd w:id="22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228" w:author="Palacherla, Susmitha C (NONUS)" w:date="2018-08-27T11:55:00Z"/>
              </w:rPr>
              <w:pPrChange w:id="229" w:author="Palacherla, Susmitha C (NONUS)" w:date="2018-08-27T11:55:00Z">
                <w:pPr/>
              </w:pPrChange>
            </w:pPr>
            <w:del w:id="230" w:author="Palacherla, Susmitha C (NONUS)" w:date="2018-08-27T11:55:00Z">
              <w:r w:rsidRPr="00F74047" w:rsidDel="001667EA">
                <w:delText>http://f3420-ecldbd01.vangent.local/ReportServer</w:delText>
              </w:r>
              <w:bookmarkStart w:id="231" w:name="_Toc523134616"/>
              <w:bookmarkEnd w:id="231"/>
            </w:del>
          </w:p>
        </w:tc>
        <w:bookmarkStart w:id="232" w:name="_Toc523134617"/>
        <w:bookmarkEnd w:id="232"/>
      </w:tr>
      <w:tr w:rsidR="00D678F6" w:rsidDel="001667EA" w:rsidTr="002B0F92">
        <w:trPr>
          <w:del w:id="23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34" w:author="Palacherla, Susmitha C (NONUS)" w:date="2018-08-27T11:55:00Z"/>
                <w:b/>
              </w:rPr>
              <w:pPrChange w:id="235" w:author="Palacherla, Susmitha C (NONUS)" w:date="2018-08-27T11:55:00Z">
                <w:pPr/>
              </w:pPrChange>
            </w:pPr>
            <w:del w:id="236" w:author="Palacherla, Susmitha C (NONUS)" w:date="2018-08-27T11:55:00Z">
              <w:r w:rsidRPr="005745A6" w:rsidDel="001667EA">
                <w:rPr>
                  <w:b/>
                </w:rPr>
                <w:delText>TargetServerVersion</w:delText>
              </w:r>
              <w:bookmarkStart w:id="237" w:name="_Toc523134618"/>
              <w:bookmarkEnd w:id="237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238" w:author="Palacherla, Susmitha C (NONUS)" w:date="2018-08-27T11:55:00Z"/>
              </w:rPr>
              <w:pPrChange w:id="239" w:author="Palacherla, Susmitha C (NONUS)" w:date="2018-08-27T11:55:00Z">
                <w:pPr/>
              </w:pPrChange>
            </w:pPr>
            <w:del w:id="240" w:author="Palacherla, Susmitha C (NONUS)" w:date="2018-08-27T11:55:00Z">
              <w:r w:rsidRPr="00F74047" w:rsidDel="001667EA">
                <w:delText>SQL Server 2008 R2, 2012 or 2014</w:delText>
              </w:r>
              <w:bookmarkStart w:id="241" w:name="_Toc523134619"/>
              <w:bookmarkEnd w:id="241"/>
            </w:del>
          </w:p>
        </w:tc>
        <w:bookmarkStart w:id="242" w:name="_Toc523134620"/>
        <w:bookmarkEnd w:id="242"/>
      </w:tr>
      <w:tr w:rsidR="00D678F6" w:rsidDel="001667EA" w:rsidTr="002B0F92">
        <w:trPr>
          <w:del w:id="24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44" w:author="Palacherla, Susmitha C (NONUS)" w:date="2018-08-27T11:55:00Z"/>
                <w:b/>
              </w:rPr>
              <w:pPrChange w:id="245" w:author="Palacherla, Susmitha C (NONUS)" w:date="2018-08-27T11:55:00Z">
                <w:pPr/>
              </w:pPrChange>
            </w:pPr>
            <w:del w:id="246" w:author="Palacherla, Susmitha C (NONUS)" w:date="2018-08-27T11:55:00Z">
              <w:r w:rsidDel="001667EA">
                <w:rPr>
                  <w:b/>
                </w:rPr>
                <w:delText>Report Portal</w:delText>
              </w:r>
              <w:bookmarkStart w:id="247" w:name="_Toc523134621"/>
              <w:bookmarkEnd w:id="247"/>
            </w:del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248" w:author="Palacherla, Susmitha C (NONUS)" w:date="2018-08-27T11:55:00Z"/>
              </w:rPr>
              <w:pPrChange w:id="249" w:author="Palacherla, Susmitha C (NONUS)" w:date="2018-08-27T11:55:00Z">
                <w:pPr/>
              </w:pPrChange>
            </w:pPr>
            <w:del w:id="250" w:author="Palacherla, Susmitha C (NONUS)" w:date="2018-08-27T11:55:00Z">
              <w:r w:rsidRPr="001515E0" w:rsidDel="001667EA">
                <w:delText>http://f3420-ecldbd01/Reports_ECLD01</w:delText>
              </w:r>
              <w:bookmarkStart w:id="251" w:name="_Toc523134622"/>
              <w:bookmarkEnd w:id="251"/>
            </w:del>
          </w:p>
        </w:tc>
        <w:bookmarkStart w:id="252" w:name="_Toc523134623"/>
        <w:bookmarkEnd w:id="252"/>
      </w:tr>
      <w:tr w:rsidR="00D678F6" w:rsidDel="001667EA" w:rsidTr="002B0F92">
        <w:trPr>
          <w:del w:id="253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54" w:author="Palacherla, Susmitha C (NONUS)" w:date="2018-08-27T11:55:00Z"/>
                <w:b/>
              </w:rPr>
              <w:pPrChange w:id="255" w:author="Palacherla, Susmitha C (NONUS)" w:date="2018-08-27T11:55:00Z">
                <w:pPr/>
              </w:pPrChange>
            </w:pPr>
            <w:bookmarkStart w:id="256" w:name="_Toc523134624"/>
            <w:bookmarkEnd w:id="256"/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257" w:author="Palacherla, Susmitha C (NONUS)" w:date="2018-08-27T11:55:00Z"/>
              </w:rPr>
              <w:pPrChange w:id="258" w:author="Palacherla, Susmitha C (NONUS)" w:date="2018-08-27T11:55:00Z">
                <w:pPr/>
              </w:pPrChange>
            </w:pPr>
            <w:bookmarkStart w:id="259" w:name="_Toc523134625"/>
            <w:bookmarkEnd w:id="259"/>
          </w:p>
        </w:tc>
        <w:bookmarkStart w:id="260" w:name="_Toc523134626"/>
        <w:bookmarkEnd w:id="260"/>
      </w:tr>
    </w:tbl>
    <w:p w:rsidR="00D678F6" w:rsidRPr="005745A6" w:rsidDel="001667EA" w:rsidRDefault="00D678F6">
      <w:pPr>
        <w:numPr>
          <w:ilvl w:val="0"/>
          <w:numId w:val="3"/>
        </w:numPr>
        <w:rPr>
          <w:del w:id="261" w:author="Palacherla, Susmitha C (NONUS)" w:date="2018-08-27T11:55:00Z"/>
        </w:rPr>
        <w:pPrChange w:id="262" w:author="Palacherla, Susmitha C (NONUS)" w:date="2018-08-27T11:55:00Z">
          <w:pPr/>
        </w:pPrChange>
      </w:pPr>
      <w:bookmarkStart w:id="263" w:name="_Toc523134627"/>
      <w:bookmarkEnd w:id="263"/>
    </w:p>
    <w:p w:rsidR="00D678F6" w:rsidRPr="002B0F92" w:rsidDel="001667EA" w:rsidRDefault="00D678F6">
      <w:pPr>
        <w:pStyle w:val="Heading1"/>
        <w:numPr>
          <w:ilvl w:val="0"/>
          <w:numId w:val="3"/>
        </w:numPr>
        <w:spacing w:before="0"/>
        <w:rPr>
          <w:del w:id="264" w:author="Palacherla, Susmitha C (NONUS)" w:date="2018-08-27T11:55:00Z"/>
          <w:rFonts w:ascii="Arial" w:hAnsi="Arial" w:cs="Arial"/>
          <w:color w:val="auto"/>
          <w:sz w:val="20"/>
          <w:szCs w:val="20"/>
        </w:rPr>
        <w:pPrChange w:id="265" w:author="Palacherla, Susmitha C (NONUS)" w:date="2018-08-27T11:55:00Z">
          <w:pPr>
            <w:pStyle w:val="Heading1"/>
            <w:numPr>
              <w:ilvl w:val="1"/>
              <w:numId w:val="3"/>
            </w:numPr>
            <w:spacing w:before="0"/>
            <w:ind w:left="1138" w:hanging="418"/>
          </w:pPr>
        </w:pPrChange>
      </w:pPr>
      <w:bookmarkStart w:id="266" w:name="_Toc490552943"/>
      <w:del w:id="267" w:author="Palacherla, Susmitha C (NONUS)" w:date="2018-08-27T11:55:00Z">
        <w:r w:rsidRPr="002B0F92" w:rsidDel="001667EA">
          <w:rPr>
            <w:rFonts w:ascii="Arial" w:hAnsi="Arial" w:cs="Arial"/>
            <w:color w:val="auto"/>
            <w:sz w:val="20"/>
            <w:szCs w:val="20"/>
          </w:rPr>
          <w:delText>SysTest</w:delText>
        </w:r>
        <w:bookmarkStart w:id="268" w:name="_Toc523134628"/>
        <w:bookmarkEnd w:id="266"/>
        <w:bookmarkEnd w:id="268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Del="001667EA" w:rsidTr="002B0F92">
        <w:trPr>
          <w:del w:id="26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70" w:author="Palacherla, Susmitha C (NONUS)" w:date="2018-08-27T11:55:00Z"/>
                <w:b/>
              </w:rPr>
              <w:pPrChange w:id="271" w:author="Palacherla, Susmitha C (NONUS)" w:date="2018-08-27T11:55:00Z">
                <w:pPr/>
              </w:pPrChange>
            </w:pPr>
            <w:del w:id="272" w:author="Palacherla, Susmitha C (NONUS)" w:date="2018-08-27T11:55:00Z">
              <w:r w:rsidRPr="005745A6" w:rsidDel="001667EA">
                <w:rPr>
                  <w:b/>
                </w:rPr>
                <w:delText>Overwrite  Datasets</w:delText>
              </w:r>
              <w:bookmarkStart w:id="273" w:name="_Toc523134629"/>
              <w:bookmarkEnd w:id="27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274" w:author="Palacherla, Susmitha C (NONUS)" w:date="2018-08-27T11:55:00Z"/>
              </w:rPr>
              <w:pPrChange w:id="275" w:author="Palacherla, Susmitha C (NONUS)" w:date="2018-08-27T11:55:00Z">
                <w:pPr/>
              </w:pPrChange>
            </w:pPr>
            <w:del w:id="276" w:author="Palacherla, Susmitha C (NONUS)" w:date="2018-08-27T11:55:00Z">
              <w:r w:rsidDel="001667EA">
                <w:delText>True</w:delText>
              </w:r>
              <w:bookmarkStart w:id="277" w:name="_Toc523134630"/>
              <w:bookmarkEnd w:id="277"/>
            </w:del>
          </w:p>
        </w:tc>
        <w:bookmarkStart w:id="278" w:name="_Toc523134631"/>
        <w:bookmarkEnd w:id="278"/>
      </w:tr>
      <w:tr w:rsidR="00D678F6" w:rsidDel="001667EA" w:rsidTr="002B0F92">
        <w:trPr>
          <w:del w:id="27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80" w:author="Palacherla, Susmitha C (NONUS)" w:date="2018-08-27T11:55:00Z"/>
                <w:b/>
              </w:rPr>
              <w:pPrChange w:id="281" w:author="Palacherla, Susmitha C (NONUS)" w:date="2018-08-27T11:55:00Z">
                <w:pPr/>
              </w:pPrChange>
            </w:pPr>
            <w:del w:id="282" w:author="Palacherla, Susmitha C (NONUS)" w:date="2018-08-27T11:55:00Z">
              <w:r w:rsidRPr="005745A6" w:rsidDel="001667EA">
                <w:rPr>
                  <w:b/>
                </w:rPr>
                <w:delText>Overwrite DataSources</w:delText>
              </w:r>
              <w:bookmarkStart w:id="283" w:name="_Toc523134632"/>
              <w:bookmarkEnd w:id="28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284" w:author="Palacherla, Susmitha C (NONUS)" w:date="2018-08-27T11:55:00Z"/>
              </w:rPr>
              <w:pPrChange w:id="285" w:author="Palacherla, Susmitha C (NONUS)" w:date="2018-08-27T11:55:00Z">
                <w:pPr/>
              </w:pPrChange>
            </w:pPr>
            <w:del w:id="286" w:author="Palacherla, Susmitha C (NONUS)" w:date="2018-08-27T11:55:00Z">
              <w:r w:rsidDel="001667EA">
                <w:delText>False</w:delText>
              </w:r>
              <w:bookmarkStart w:id="287" w:name="_Toc523134633"/>
              <w:bookmarkEnd w:id="287"/>
            </w:del>
          </w:p>
        </w:tc>
        <w:bookmarkStart w:id="288" w:name="_Toc523134634"/>
        <w:bookmarkEnd w:id="288"/>
      </w:tr>
      <w:tr w:rsidR="00D678F6" w:rsidDel="001667EA" w:rsidTr="002B0F92">
        <w:trPr>
          <w:del w:id="28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290" w:author="Palacherla, Susmitha C (NONUS)" w:date="2018-08-27T11:55:00Z"/>
                <w:b/>
              </w:rPr>
              <w:pPrChange w:id="291" w:author="Palacherla, Susmitha C (NONUS)" w:date="2018-08-27T11:55:00Z">
                <w:pPr/>
              </w:pPrChange>
            </w:pPr>
            <w:del w:id="292" w:author="Palacherla, Susmitha C (NONUS)" w:date="2018-08-27T11:55:00Z">
              <w:r w:rsidRPr="005745A6" w:rsidDel="001667EA">
                <w:rPr>
                  <w:b/>
                </w:rPr>
                <w:delText>TargetDatasetFolder</w:delText>
              </w:r>
              <w:bookmarkStart w:id="293" w:name="_Toc523134635"/>
              <w:bookmarkEnd w:id="29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294" w:author="Palacherla, Susmitha C (NONUS)" w:date="2018-08-27T11:55:00Z"/>
              </w:rPr>
              <w:pPrChange w:id="295" w:author="Palacherla, Susmitha C (NONUS)" w:date="2018-08-27T11:55:00Z">
                <w:pPr/>
              </w:pPrChange>
            </w:pPr>
            <w:del w:id="296" w:author="Palacherla, Susmitha C (NONUS)" w:date="2018-08-27T11:55:00Z">
              <w:r w:rsidRPr="00F74047" w:rsidDel="001667EA">
                <w:delText>/eCoaching/Datasets</w:delText>
              </w:r>
              <w:bookmarkStart w:id="297" w:name="_Toc523134636"/>
              <w:bookmarkEnd w:id="297"/>
            </w:del>
          </w:p>
        </w:tc>
        <w:bookmarkStart w:id="298" w:name="_Toc523134637"/>
        <w:bookmarkEnd w:id="298"/>
      </w:tr>
      <w:tr w:rsidR="00D678F6" w:rsidDel="001667EA" w:rsidTr="002B0F92">
        <w:trPr>
          <w:del w:id="29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00" w:author="Palacherla, Susmitha C (NONUS)" w:date="2018-08-27T11:55:00Z"/>
                <w:b/>
              </w:rPr>
              <w:pPrChange w:id="301" w:author="Palacherla, Susmitha C (NONUS)" w:date="2018-08-27T11:55:00Z">
                <w:pPr/>
              </w:pPrChange>
            </w:pPr>
            <w:del w:id="302" w:author="Palacherla, Susmitha C (NONUS)" w:date="2018-08-27T11:55:00Z">
              <w:r w:rsidRPr="005745A6" w:rsidDel="001667EA">
                <w:rPr>
                  <w:b/>
                </w:rPr>
                <w:delText>TargetDataSourceFolder</w:delText>
              </w:r>
              <w:bookmarkStart w:id="303" w:name="_Toc523134638"/>
              <w:bookmarkEnd w:id="30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304" w:author="Palacherla, Susmitha C (NONUS)" w:date="2018-08-27T11:55:00Z"/>
              </w:rPr>
              <w:pPrChange w:id="305" w:author="Palacherla, Susmitha C (NONUS)" w:date="2018-08-27T11:55:00Z">
                <w:pPr/>
              </w:pPrChange>
            </w:pPr>
            <w:del w:id="306" w:author="Palacherla, Susmitha C (NONUS)" w:date="2018-08-27T11:55:00Z">
              <w:r w:rsidRPr="00F74047" w:rsidDel="001667EA">
                <w:delText>/eCoaching/DataSources</w:delText>
              </w:r>
              <w:bookmarkStart w:id="307" w:name="_Toc523134639"/>
              <w:bookmarkEnd w:id="307"/>
            </w:del>
          </w:p>
        </w:tc>
        <w:bookmarkStart w:id="308" w:name="_Toc523134640"/>
        <w:bookmarkEnd w:id="308"/>
      </w:tr>
      <w:tr w:rsidR="00D678F6" w:rsidDel="001667EA" w:rsidTr="002B0F92">
        <w:trPr>
          <w:del w:id="30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10" w:author="Palacherla, Susmitha C (NONUS)" w:date="2018-08-27T11:55:00Z"/>
                <w:b/>
              </w:rPr>
              <w:pPrChange w:id="311" w:author="Palacherla, Susmitha C (NONUS)" w:date="2018-08-27T11:55:00Z">
                <w:pPr/>
              </w:pPrChange>
            </w:pPr>
            <w:del w:id="312" w:author="Palacherla, Susmitha C (NONUS)" w:date="2018-08-27T11:55:00Z">
              <w:r w:rsidRPr="005745A6" w:rsidDel="001667EA">
                <w:rPr>
                  <w:b/>
                </w:rPr>
                <w:delText>TargetReportFolder</w:delText>
              </w:r>
              <w:bookmarkStart w:id="313" w:name="_Toc523134641"/>
              <w:bookmarkEnd w:id="31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314" w:author="Palacherla, Susmitha C (NONUS)" w:date="2018-08-27T11:55:00Z"/>
              </w:rPr>
              <w:pPrChange w:id="315" w:author="Palacherla, Susmitha C (NONUS)" w:date="2018-08-27T11:55:00Z">
                <w:pPr/>
              </w:pPrChange>
            </w:pPr>
            <w:del w:id="316" w:author="Palacherla, Susmitha C (NONUS)" w:date="2018-08-27T11:55:00Z">
              <w:r w:rsidRPr="00F74047" w:rsidDel="001667EA">
                <w:delText>/eCoaching/Reports</w:delText>
              </w:r>
              <w:bookmarkStart w:id="317" w:name="_Toc523134642"/>
              <w:bookmarkEnd w:id="317"/>
            </w:del>
          </w:p>
        </w:tc>
        <w:bookmarkStart w:id="318" w:name="_Toc523134643"/>
        <w:bookmarkEnd w:id="318"/>
      </w:tr>
      <w:tr w:rsidR="00D678F6" w:rsidDel="001667EA" w:rsidTr="002B0F92">
        <w:trPr>
          <w:del w:id="31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20" w:author="Palacherla, Susmitha C (NONUS)" w:date="2018-08-27T11:55:00Z"/>
                <w:b/>
              </w:rPr>
              <w:pPrChange w:id="321" w:author="Palacherla, Susmitha C (NONUS)" w:date="2018-08-27T11:55:00Z">
                <w:pPr/>
              </w:pPrChange>
            </w:pPr>
            <w:del w:id="322" w:author="Palacherla, Susmitha C (NONUS)" w:date="2018-08-27T11:55:00Z">
              <w:r w:rsidRPr="005745A6" w:rsidDel="001667EA">
                <w:rPr>
                  <w:b/>
                </w:rPr>
                <w:delText>TargetReportPartFolder</w:delText>
              </w:r>
              <w:bookmarkStart w:id="323" w:name="_Toc523134644"/>
              <w:bookmarkEnd w:id="32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324" w:author="Palacherla, Susmitha C (NONUS)" w:date="2018-08-27T11:55:00Z"/>
              </w:rPr>
              <w:pPrChange w:id="325" w:author="Palacherla, Susmitha C (NONUS)" w:date="2018-08-27T11:55:00Z">
                <w:pPr/>
              </w:pPrChange>
            </w:pPr>
            <w:del w:id="326" w:author="Palacherla, Susmitha C (NONUS)" w:date="2018-08-27T11:55:00Z">
              <w:r w:rsidRPr="00F74047" w:rsidDel="001667EA">
                <w:delText>Report Parts</w:delText>
              </w:r>
              <w:bookmarkStart w:id="327" w:name="_Toc523134645"/>
              <w:bookmarkEnd w:id="327"/>
            </w:del>
          </w:p>
        </w:tc>
        <w:bookmarkStart w:id="328" w:name="_Toc523134646"/>
        <w:bookmarkEnd w:id="328"/>
      </w:tr>
      <w:tr w:rsidR="00D678F6" w:rsidDel="001667EA" w:rsidTr="002B0F92">
        <w:trPr>
          <w:del w:id="32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30" w:author="Palacherla, Susmitha C (NONUS)" w:date="2018-08-27T11:55:00Z"/>
                <w:b/>
              </w:rPr>
              <w:pPrChange w:id="331" w:author="Palacherla, Susmitha C (NONUS)" w:date="2018-08-27T11:55:00Z">
                <w:pPr/>
              </w:pPrChange>
            </w:pPr>
            <w:del w:id="332" w:author="Palacherla, Susmitha C (NONUS)" w:date="2018-08-27T11:55:00Z">
              <w:r w:rsidRPr="005745A6" w:rsidDel="001667EA">
                <w:rPr>
                  <w:b/>
                </w:rPr>
                <w:delText>TargetServerURL</w:delText>
              </w:r>
              <w:bookmarkStart w:id="333" w:name="_Toc523134647"/>
              <w:bookmarkEnd w:id="33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334" w:author="Palacherla, Susmitha C (NONUS)" w:date="2018-08-27T11:55:00Z"/>
              </w:rPr>
              <w:pPrChange w:id="335" w:author="Palacherla, Susmitha C (NONUS)" w:date="2018-08-27T11:55:00Z">
                <w:pPr/>
              </w:pPrChange>
            </w:pPr>
            <w:del w:id="336" w:author="Palacherla, Susmitha C (NONUS)" w:date="2018-08-27T11:55:00Z">
              <w:r w:rsidRPr="00F74047" w:rsidDel="001667EA">
                <w:delText>http://f3420-ecldb</w:delText>
              </w:r>
              <w:r w:rsidDel="001667EA">
                <w:delText>t</w:delText>
              </w:r>
              <w:r w:rsidRPr="00F74047" w:rsidDel="001667EA">
                <w:delText>01.vangent.local/ReportServer</w:delText>
              </w:r>
              <w:bookmarkStart w:id="337" w:name="_Toc523134648"/>
              <w:bookmarkEnd w:id="337"/>
            </w:del>
          </w:p>
        </w:tc>
        <w:bookmarkStart w:id="338" w:name="_Toc523134649"/>
        <w:bookmarkEnd w:id="338"/>
      </w:tr>
      <w:tr w:rsidR="00D678F6" w:rsidDel="001667EA" w:rsidTr="002B0F92">
        <w:trPr>
          <w:del w:id="33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40" w:author="Palacherla, Susmitha C (NONUS)" w:date="2018-08-27T11:55:00Z"/>
                <w:b/>
              </w:rPr>
              <w:pPrChange w:id="341" w:author="Palacherla, Susmitha C (NONUS)" w:date="2018-08-27T11:55:00Z">
                <w:pPr/>
              </w:pPrChange>
            </w:pPr>
            <w:del w:id="342" w:author="Palacherla, Susmitha C (NONUS)" w:date="2018-08-27T11:55:00Z">
              <w:r w:rsidRPr="005745A6" w:rsidDel="001667EA">
                <w:rPr>
                  <w:b/>
                </w:rPr>
                <w:delText>TargetServerVersion</w:delText>
              </w:r>
              <w:bookmarkStart w:id="343" w:name="_Toc523134650"/>
              <w:bookmarkEnd w:id="343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344" w:author="Palacherla, Susmitha C (NONUS)" w:date="2018-08-27T11:55:00Z"/>
              </w:rPr>
              <w:pPrChange w:id="345" w:author="Palacherla, Susmitha C (NONUS)" w:date="2018-08-27T11:55:00Z">
                <w:pPr/>
              </w:pPrChange>
            </w:pPr>
            <w:del w:id="346" w:author="Palacherla, Susmitha C (NONUS)" w:date="2018-08-27T11:55:00Z">
              <w:r w:rsidRPr="00F74047" w:rsidDel="001667EA">
                <w:delText>SQL Server 2008 R2, 2012 or 2014</w:delText>
              </w:r>
              <w:bookmarkStart w:id="347" w:name="_Toc523134651"/>
              <w:bookmarkEnd w:id="347"/>
            </w:del>
          </w:p>
        </w:tc>
        <w:bookmarkStart w:id="348" w:name="_Toc523134652"/>
        <w:bookmarkEnd w:id="348"/>
      </w:tr>
      <w:tr w:rsidR="00D678F6" w:rsidDel="001667EA" w:rsidTr="002B0F92">
        <w:trPr>
          <w:del w:id="34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50" w:author="Palacherla, Susmitha C (NONUS)" w:date="2018-08-27T11:55:00Z"/>
                <w:b/>
              </w:rPr>
              <w:pPrChange w:id="351" w:author="Palacherla, Susmitha C (NONUS)" w:date="2018-08-27T11:55:00Z">
                <w:pPr/>
              </w:pPrChange>
            </w:pPr>
            <w:del w:id="352" w:author="Palacherla, Susmitha C (NONUS)" w:date="2018-08-27T11:55:00Z">
              <w:r w:rsidDel="001667EA">
                <w:rPr>
                  <w:b/>
                </w:rPr>
                <w:delText>Report Portal</w:delText>
              </w:r>
              <w:bookmarkStart w:id="353" w:name="_Toc523134653"/>
              <w:bookmarkEnd w:id="353"/>
            </w:del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354" w:author="Palacherla, Susmitha C (NONUS)" w:date="2018-08-27T11:55:00Z"/>
              </w:rPr>
              <w:pPrChange w:id="355" w:author="Palacherla, Susmitha C (NONUS)" w:date="2018-08-27T11:55:00Z">
                <w:pPr/>
              </w:pPrChange>
            </w:pPr>
            <w:del w:id="356" w:author="Palacherla, Susmitha C (NONUS)" w:date="2018-08-27T11:55:00Z">
              <w:r w:rsidRPr="001515E0" w:rsidDel="001667EA">
                <w:delText>http://f3420-ecldb</w:delText>
              </w:r>
              <w:r w:rsidDel="001667EA">
                <w:delText>t</w:delText>
              </w:r>
              <w:r w:rsidRPr="001515E0" w:rsidDel="001667EA">
                <w:delText>01/Reports_ECL</w:delText>
              </w:r>
              <w:r w:rsidDel="001667EA">
                <w:delText>T</w:delText>
              </w:r>
              <w:r w:rsidRPr="001515E0" w:rsidDel="001667EA">
                <w:delText>01</w:delText>
              </w:r>
              <w:bookmarkStart w:id="357" w:name="_Toc523134654"/>
              <w:bookmarkEnd w:id="357"/>
            </w:del>
          </w:p>
        </w:tc>
        <w:bookmarkStart w:id="358" w:name="_Toc523134655"/>
        <w:bookmarkEnd w:id="358"/>
      </w:tr>
      <w:tr w:rsidR="00D678F6" w:rsidDel="001667EA" w:rsidTr="002B0F92">
        <w:trPr>
          <w:del w:id="359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60" w:author="Palacherla, Susmitha C (NONUS)" w:date="2018-08-27T11:55:00Z"/>
                <w:b/>
              </w:rPr>
              <w:pPrChange w:id="361" w:author="Palacherla, Susmitha C (NONUS)" w:date="2018-08-27T11:55:00Z">
                <w:pPr/>
              </w:pPrChange>
            </w:pPr>
            <w:bookmarkStart w:id="362" w:name="_Toc523134656"/>
            <w:bookmarkEnd w:id="362"/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363" w:author="Palacherla, Susmitha C (NONUS)" w:date="2018-08-27T11:55:00Z"/>
              </w:rPr>
              <w:pPrChange w:id="364" w:author="Palacherla, Susmitha C (NONUS)" w:date="2018-08-27T11:55:00Z">
                <w:pPr/>
              </w:pPrChange>
            </w:pPr>
            <w:bookmarkStart w:id="365" w:name="_Toc523134657"/>
            <w:bookmarkEnd w:id="365"/>
          </w:p>
        </w:tc>
        <w:bookmarkStart w:id="366" w:name="_Toc523134658"/>
        <w:bookmarkEnd w:id="366"/>
      </w:tr>
    </w:tbl>
    <w:p w:rsidR="00D678F6" w:rsidDel="001667EA" w:rsidRDefault="00D678F6">
      <w:pPr>
        <w:pStyle w:val="Heading1"/>
        <w:numPr>
          <w:ilvl w:val="0"/>
          <w:numId w:val="3"/>
        </w:numPr>
        <w:spacing w:before="0"/>
        <w:rPr>
          <w:del w:id="367" w:author="Palacherla, Susmitha C (NONUS)" w:date="2018-08-27T11:55:00Z"/>
          <w:rFonts w:ascii="Arial" w:hAnsi="Arial" w:cs="Arial"/>
          <w:color w:val="auto"/>
          <w:sz w:val="20"/>
          <w:szCs w:val="20"/>
        </w:rPr>
        <w:pPrChange w:id="368" w:author="Palacherla, Susmitha C (NONUS)" w:date="2018-08-27T11:55:00Z">
          <w:pPr>
            <w:pStyle w:val="Heading1"/>
            <w:spacing w:before="0"/>
            <w:ind w:left="720"/>
          </w:pPr>
        </w:pPrChange>
      </w:pPr>
      <w:bookmarkStart w:id="369" w:name="_Toc523134659"/>
      <w:bookmarkStart w:id="370" w:name="_Toc490552944"/>
      <w:bookmarkEnd w:id="369"/>
    </w:p>
    <w:p w:rsidR="00D678F6" w:rsidDel="001667EA" w:rsidRDefault="00D678F6">
      <w:pPr>
        <w:pStyle w:val="Heading1"/>
        <w:numPr>
          <w:ilvl w:val="0"/>
          <w:numId w:val="3"/>
        </w:numPr>
        <w:spacing w:before="0"/>
        <w:rPr>
          <w:del w:id="371" w:author="Palacherla, Susmitha C (NONUS)" w:date="2018-08-27T11:55:00Z"/>
          <w:rFonts w:ascii="Arial" w:hAnsi="Arial" w:cs="Arial"/>
          <w:color w:val="auto"/>
          <w:sz w:val="20"/>
          <w:szCs w:val="20"/>
        </w:rPr>
        <w:pPrChange w:id="372" w:author="Palacherla, Susmitha C (NONUS)" w:date="2018-08-27T11:55:00Z">
          <w:pPr>
            <w:pStyle w:val="Heading1"/>
            <w:spacing w:before="0"/>
            <w:ind w:left="720"/>
          </w:pPr>
        </w:pPrChange>
      </w:pPr>
      <w:bookmarkStart w:id="373" w:name="_Toc523134660"/>
      <w:bookmarkEnd w:id="373"/>
    </w:p>
    <w:p w:rsidR="00D678F6" w:rsidRPr="002B0F92" w:rsidDel="001667EA" w:rsidRDefault="00D678F6">
      <w:pPr>
        <w:pStyle w:val="Heading1"/>
        <w:numPr>
          <w:ilvl w:val="0"/>
          <w:numId w:val="3"/>
        </w:numPr>
        <w:spacing w:before="0"/>
        <w:rPr>
          <w:del w:id="374" w:author="Palacherla, Susmitha C (NONUS)" w:date="2018-08-27T11:55:00Z"/>
          <w:rFonts w:ascii="Arial" w:hAnsi="Arial" w:cs="Arial"/>
          <w:color w:val="auto"/>
          <w:sz w:val="20"/>
          <w:szCs w:val="20"/>
        </w:rPr>
        <w:pPrChange w:id="375" w:author="Palacherla, Susmitha C (NONUS)" w:date="2018-08-27T11:55:00Z">
          <w:pPr>
            <w:pStyle w:val="Heading1"/>
            <w:numPr>
              <w:ilvl w:val="1"/>
              <w:numId w:val="3"/>
            </w:numPr>
            <w:spacing w:before="0"/>
            <w:ind w:left="1138" w:hanging="418"/>
          </w:pPr>
        </w:pPrChange>
      </w:pPr>
      <w:del w:id="376" w:author="Palacherla, Susmitha C (NONUS)" w:date="2018-08-27T11:55:00Z">
        <w:r w:rsidRPr="002B0F92" w:rsidDel="001667EA">
          <w:rPr>
            <w:rFonts w:ascii="Arial" w:hAnsi="Arial" w:cs="Arial"/>
            <w:color w:val="auto"/>
            <w:sz w:val="20"/>
            <w:szCs w:val="20"/>
          </w:rPr>
          <w:delText>LoadTest</w:delText>
        </w:r>
        <w:bookmarkStart w:id="377" w:name="_Toc523134661"/>
        <w:bookmarkEnd w:id="370"/>
        <w:bookmarkEnd w:id="377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Del="001667EA" w:rsidTr="002B0F92">
        <w:trPr>
          <w:del w:id="37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79" w:author="Palacherla, Susmitha C (NONUS)" w:date="2018-08-27T11:55:00Z"/>
                <w:b/>
              </w:rPr>
              <w:pPrChange w:id="380" w:author="Palacherla, Susmitha C (NONUS)" w:date="2018-08-27T11:55:00Z">
                <w:pPr/>
              </w:pPrChange>
            </w:pPr>
            <w:del w:id="381" w:author="Palacherla, Susmitha C (NONUS)" w:date="2018-08-27T11:55:00Z">
              <w:r w:rsidRPr="005745A6" w:rsidDel="001667EA">
                <w:rPr>
                  <w:b/>
                </w:rPr>
                <w:delText>Overwrite  Datasets</w:delText>
              </w:r>
              <w:bookmarkStart w:id="382" w:name="_Toc523134662"/>
              <w:bookmarkEnd w:id="38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383" w:author="Palacherla, Susmitha C (NONUS)" w:date="2018-08-27T11:55:00Z"/>
              </w:rPr>
              <w:pPrChange w:id="384" w:author="Palacherla, Susmitha C (NONUS)" w:date="2018-08-27T11:55:00Z">
                <w:pPr/>
              </w:pPrChange>
            </w:pPr>
            <w:del w:id="385" w:author="Palacherla, Susmitha C (NONUS)" w:date="2018-08-27T11:55:00Z">
              <w:r w:rsidDel="001667EA">
                <w:delText>True</w:delText>
              </w:r>
              <w:bookmarkStart w:id="386" w:name="_Toc523134663"/>
              <w:bookmarkEnd w:id="386"/>
            </w:del>
          </w:p>
        </w:tc>
        <w:bookmarkStart w:id="387" w:name="_Toc523134664"/>
        <w:bookmarkEnd w:id="387"/>
      </w:tr>
      <w:tr w:rsidR="00D678F6" w:rsidDel="001667EA" w:rsidTr="002B0F92">
        <w:trPr>
          <w:del w:id="38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89" w:author="Palacherla, Susmitha C (NONUS)" w:date="2018-08-27T11:55:00Z"/>
                <w:b/>
              </w:rPr>
              <w:pPrChange w:id="390" w:author="Palacherla, Susmitha C (NONUS)" w:date="2018-08-27T11:55:00Z">
                <w:pPr/>
              </w:pPrChange>
            </w:pPr>
            <w:del w:id="391" w:author="Palacherla, Susmitha C (NONUS)" w:date="2018-08-27T11:55:00Z">
              <w:r w:rsidRPr="005745A6" w:rsidDel="001667EA">
                <w:rPr>
                  <w:b/>
                </w:rPr>
                <w:delText>Overwrite DataSources</w:delText>
              </w:r>
              <w:bookmarkStart w:id="392" w:name="_Toc523134665"/>
              <w:bookmarkEnd w:id="39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393" w:author="Palacherla, Susmitha C (NONUS)" w:date="2018-08-27T11:55:00Z"/>
              </w:rPr>
              <w:pPrChange w:id="394" w:author="Palacherla, Susmitha C (NONUS)" w:date="2018-08-27T11:55:00Z">
                <w:pPr/>
              </w:pPrChange>
            </w:pPr>
            <w:del w:id="395" w:author="Palacherla, Susmitha C (NONUS)" w:date="2018-08-27T11:55:00Z">
              <w:r w:rsidDel="001667EA">
                <w:delText>False</w:delText>
              </w:r>
              <w:bookmarkStart w:id="396" w:name="_Toc523134666"/>
              <w:bookmarkEnd w:id="396"/>
            </w:del>
          </w:p>
        </w:tc>
        <w:bookmarkStart w:id="397" w:name="_Toc523134667"/>
        <w:bookmarkEnd w:id="397"/>
      </w:tr>
      <w:tr w:rsidR="00D678F6" w:rsidDel="001667EA" w:rsidTr="002B0F92">
        <w:trPr>
          <w:del w:id="39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399" w:author="Palacherla, Susmitha C (NONUS)" w:date="2018-08-27T11:55:00Z"/>
                <w:b/>
              </w:rPr>
              <w:pPrChange w:id="400" w:author="Palacherla, Susmitha C (NONUS)" w:date="2018-08-27T11:55:00Z">
                <w:pPr/>
              </w:pPrChange>
            </w:pPr>
            <w:del w:id="401" w:author="Palacherla, Susmitha C (NONUS)" w:date="2018-08-27T11:55:00Z">
              <w:r w:rsidRPr="005745A6" w:rsidDel="001667EA">
                <w:rPr>
                  <w:b/>
                </w:rPr>
                <w:delText>TargetDatasetFolder</w:delText>
              </w:r>
              <w:bookmarkStart w:id="402" w:name="_Toc523134668"/>
              <w:bookmarkEnd w:id="40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03" w:author="Palacherla, Susmitha C (NONUS)" w:date="2018-08-27T11:55:00Z"/>
              </w:rPr>
              <w:pPrChange w:id="404" w:author="Palacherla, Susmitha C (NONUS)" w:date="2018-08-27T11:55:00Z">
                <w:pPr/>
              </w:pPrChange>
            </w:pPr>
            <w:del w:id="405" w:author="Palacherla, Susmitha C (NONUS)" w:date="2018-08-27T11:55:00Z">
              <w:r w:rsidRPr="00BB09B3" w:rsidDel="001667EA">
                <w:delText>/eCoaching/LoadTest/Datasets</w:delText>
              </w:r>
              <w:bookmarkStart w:id="406" w:name="_Toc523134669"/>
              <w:bookmarkEnd w:id="406"/>
            </w:del>
          </w:p>
        </w:tc>
        <w:bookmarkStart w:id="407" w:name="_Toc523134670"/>
        <w:bookmarkEnd w:id="407"/>
      </w:tr>
      <w:tr w:rsidR="00D678F6" w:rsidDel="001667EA" w:rsidTr="002B0F92">
        <w:trPr>
          <w:del w:id="40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09" w:author="Palacherla, Susmitha C (NONUS)" w:date="2018-08-27T11:55:00Z"/>
                <w:b/>
              </w:rPr>
              <w:pPrChange w:id="410" w:author="Palacherla, Susmitha C (NONUS)" w:date="2018-08-27T11:55:00Z">
                <w:pPr/>
              </w:pPrChange>
            </w:pPr>
            <w:del w:id="411" w:author="Palacherla, Susmitha C (NONUS)" w:date="2018-08-27T11:55:00Z">
              <w:r w:rsidRPr="005745A6" w:rsidDel="001667EA">
                <w:rPr>
                  <w:b/>
                </w:rPr>
                <w:delText>TargetDataSourceFolder</w:delText>
              </w:r>
              <w:bookmarkStart w:id="412" w:name="_Toc523134671"/>
              <w:bookmarkEnd w:id="41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13" w:author="Palacherla, Susmitha C (NONUS)" w:date="2018-08-27T11:55:00Z"/>
              </w:rPr>
              <w:pPrChange w:id="414" w:author="Palacherla, Susmitha C (NONUS)" w:date="2018-08-27T11:55:00Z">
                <w:pPr/>
              </w:pPrChange>
            </w:pPr>
            <w:del w:id="415" w:author="Palacherla, Susmitha C (NONUS)" w:date="2018-08-27T11:55:00Z">
              <w:r w:rsidRPr="00BB09B3" w:rsidDel="001667EA">
                <w:delText>/eCoaching/LoadTest/</w:delText>
              </w:r>
              <w:r w:rsidRPr="00F74047" w:rsidDel="001667EA">
                <w:delText>DataSources</w:delText>
              </w:r>
              <w:bookmarkStart w:id="416" w:name="_Toc523134672"/>
              <w:bookmarkEnd w:id="416"/>
            </w:del>
          </w:p>
        </w:tc>
        <w:bookmarkStart w:id="417" w:name="_Toc523134673"/>
        <w:bookmarkEnd w:id="417"/>
      </w:tr>
      <w:tr w:rsidR="00D678F6" w:rsidDel="001667EA" w:rsidTr="002B0F92">
        <w:trPr>
          <w:del w:id="41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19" w:author="Palacherla, Susmitha C (NONUS)" w:date="2018-08-27T11:55:00Z"/>
                <w:b/>
              </w:rPr>
              <w:pPrChange w:id="420" w:author="Palacherla, Susmitha C (NONUS)" w:date="2018-08-27T11:55:00Z">
                <w:pPr/>
              </w:pPrChange>
            </w:pPr>
            <w:del w:id="421" w:author="Palacherla, Susmitha C (NONUS)" w:date="2018-08-27T11:55:00Z">
              <w:r w:rsidRPr="005745A6" w:rsidDel="001667EA">
                <w:rPr>
                  <w:b/>
                </w:rPr>
                <w:delText>TargetReportFolder</w:delText>
              </w:r>
              <w:bookmarkStart w:id="422" w:name="_Toc523134674"/>
              <w:bookmarkEnd w:id="42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23" w:author="Palacherla, Susmitha C (NONUS)" w:date="2018-08-27T11:55:00Z"/>
              </w:rPr>
              <w:pPrChange w:id="424" w:author="Palacherla, Susmitha C (NONUS)" w:date="2018-08-27T11:55:00Z">
                <w:pPr/>
              </w:pPrChange>
            </w:pPr>
            <w:del w:id="425" w:author="Palacherla, Susmitha C (NONUS)" w:date="2018-08-27T11:55:00Z">
              <w:r w:rsidRPr="00BB09B3" w:rsidDel="001667EA">
                <w:delText>/eCoaching/LoadTest/</w:delText>
              </w:r>
              <w:r w:rsidRPr="00F74047" w:rsidDel="001667EA">
                <w:delText>Reports</w:delText>
              </w:r>
              <w:bookmarkStart w:id="426" w:name="_Toc523134675"/>
              <w:bookmarkEnd w:id="426"/>
            </w:del>
          </w:p>
        </w:tc>
        <w:bookmarkStart w:id="427" w:name="_Toc523134676"/>
        <w:bookmarkEnd w:id="427"/>
      </w:tr>
      <w:tr w:rsidR="00D678F6" w:rsidDel="001667EA" w:rsidTr="002B0F92">
        <w:trPr>
          <w:del w:id="42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29" w:author="Palacherla, Susmitha C (NONUS)" w:date="2018-08-27T11:55:00Z"/>
                <w:b/>
              </w:rPr>
              <w:pPrChange w:id="430" w:author="Palacherla, Susmitha C (NONUS)" w:date="2018-08-27T11:55:00Z">
                <w:pPr/>
              </w:pPrChange>
            </w:pPr>
            <w:del w:id="431" w:author="Palacherla, Susmitha C (NONUS)" w:date="2018-08-27T11:55:00Z">
              <w:r w:rsidRPr="005745A6" w:rsidDel="001667EA">
                <w:rPr>
                  <w:b/>
                </w:rPr>
                <w:delText>TargetReportPartFolder</w:delText>
              </w:r>
              <w:bookmarkStart w:id="432" w:name="_Toc523134677"/>
              <w:bookmarkEnd w:id="43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33" w:author="Palacherla, Susmitha C (NONUS)" w:date="2018-08-27T11:55:00Z"/>
              </w:rPr>
              <w:pPrChange w:id="434" w:author="Palacherla, Susmitha C (NONUS)" w:date="2018-08-27T11:55:00Z">
                <w:pPr/>
              </w:pPrChange>
            </w:pPr>
            <w:del w:id="435" w:author="Palacherla, Susmitha C (NONUS)" w:date="2018-08-27T11:55:00Z">
              <w:r w:rsidRPr="00F74047" w:rsidDel="001667EA">
                <w:delText>Report Parts</w:delText>
              </w:r>
              <w:bookmarkStart w:id="436" w:name="_Toc523134678"/>
              <w:bookmarkEnd w:id="436"/>
            </w:del>
          </w:p>
        </w:tc>
        <w:bookmarkStart w:id="437" w:name="_Toc523134679"/>
        <w:bookmarkEnd w:id="437"/>
      </w:tr>
      <w:tr w:rsidR="00D678F6" w:rsidDel="001667EA" w:rsidTr="002B0F92">
        <w:trPr>
          <w:del w:id="43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39" w:author="Palacherla, Susmitha C (NONUS)" w:date="2018-08-27T11:55:00Z"/>
                <w:b/>
              </w:rPr>
              <w:pPrChange w:id="440" w:author="Palacherla, Susmitha C (NONUS)" w:date="2018-08-27T11:55:00Z">
                <w:pPr/>
              </w:pPrChange>
            </w:pPr>
            <w:del w:id="441" w:author="Palacherla, Susmitha C (NONUS)" w:date="2018-08-27T11:55:00Z">
              <w:r w:rsidRPr="005745A6" w:rsidDel="001667EA">
                <w:rPr>
                  <w:b/>
                </w:rPr>
                <w:delText>TargetServerURL</w:delText>
              </w:r>
              <w:bookmarkStart w:id="442" w:name="_Toc523134680"/>
              <w:bookmarkEnd w:id="44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43" w:author="Palacherla, Susmitha C (NONUS)" w:date="2018-08-27T11:55:00Z"/>
              </w:rPr>
              <w:pPrChange w:id="444" w:author="Palacherla, Susmitha C (NONUS)" w:date="2018-08-27T11:55:00Z">
                <w:pPr/>
              </w:pPrChange>
            </w:pPr>
            <w:del w:id="445" w:author="Palacherla, Susmitha C (NONUS)" w:date="2018-08-27T11:55:00Z">
              <w:r w:rsidRPr="00F74047" w:rsidDel="001667EA">
                <w:delText>http://f3420-ecldb</w:delText>
              </w:r>
              <w:r w:rsidDel="001667EA">
                <w:delText>p</w:delText>
              </w:r>
              <w:r w:rsidRPr="00F74047" w:rsidDel="001667EA">
                <w:delText>01.vangent.local/ReportServer</w:delText>
              </w:r>
              <w:bookmarkStart w:id="446" w:name="_Toc523134681"/>
              <w:bookmarkEnd w:id="446"/>
            </w:del>
          </w:p>
        </w:tc>
        <w:bookmarkStart w:id="447" w:name="_Toc523134682"/>
        <w:bookmarkEnd w:id="447"/>
      </w:tr>
      <w:tr w:rsidR="00D678F6" w:rsidDel="001667EA" w:rsidTr="002B0F92">
        <w:trPr>
          <w:del w:id="44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49" w:author="Palacherla, Susmitha C (NONUS)" w:date="2018-08-27T11:55:00Z"/>
                <w:b/>
              </w:rPr>
              <w:pPrChange w:id="450" w:author="Palacherla, Susmitha C (NONUS)" w:date="2018-08-27T11:55:00Z">
                <w:pPr/>
              </w:pPrChange>
            </w:pPr>
            <w:del w:id="451" w:author="Palacherla, Susmitha C (NONUS)" w:date="2018-08-27T11:55:00Z">
              <w:r w:rsidRPr="005745A6" w:rsidDel="001667EA">
                <w:rPr>
                  <w:b/>
                </w:rPr>
                <w:delText>TargetServerVersion</w:delText>
              </w:r>
              <w:bookmarkStart w:id="452" w:name="_Toc523134683"/>
              <w:bookmarkEnd w:id="452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53" w:author="Palacherla, Susmitha C (NONUS)" w:date="2018-08-27T11:55:00Z"/>
              </w:rPr>
              <w:pPrChange w:id="454" w:author="Palacherla, Susmitha C (NONUS)" w:date="2018-08-27T11:55:00Z">
                <w:pPr/>
              </w:pPrChange>
            </w:pPr>
            <w:del w:id="455" w:author="Palacherla, Susmitha C (NONUS)" w:date="2018-08-27T11:55:00Z">
              <w:r w:rsidRPr="00F74047" w:rsidDel="001667EA">
                <w:delText>SQL Server 2008 R2, 2012 or 2014</w:delText>
              </w:r>
              <w:bookmarkStart w:id="456" w:name="_Toc523134684"/>
              <w:bookmarkEnd w:id="456"/>
            </w:del>
          </w:p>
        </w:tc>
        <w:bookmarkStart w:id="457" w:name="_Toc523134685"/>
        <w:bookmarkEnd w:id="457"/>
      </w:tr>
      <w:tr w:rsidR="00D678F6" w:rsidDel="001667EA" w:rsidTr="002B0F92">
        <w:trPr>
          <w:del w:id="45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59" w:author="Palacherla, Susmitha C (NONUS)" w:date="2018-08-27T11:55:00Z"/>
                <w:b/>
              </w:rPr>
              <w:pPrChange w:id="460" w:author="Palacherla, Susmitha C (NONUS)" w:date="2018-08-27T11:55:00Z">
                <w:pPr/>
              </w:pPrChange>
            </w:pPr>
            <w:del w:id="461" w:author="Palacherla, Susmitha C (NONUS)" w:date="2018-08-27T11:55:00Z">
              <w:r w:rsidDel="001667EA">
                <w:rPr>
                  <w:b/>
                </w:rPr>
                <w:delText>Report Portal</w:delText>
              </w:r>
              <w:bookmarkStart w:id="462" w:name="_Toc523134686"/>
              <w:bookmarkEnd w:id="462"/>
            </w:del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463" w:author="Palacherla, Susmitha C (NONUS)" w:date="2018-08-27T11:55:00Z"/>
              </w:rPr>
              <w:pPrChange w:id="464" w:author="Palacherla, Susmitha C (NONUS)" w:date="2018-08-27T11:55:00Z">
                <w:pPr/>
              </w:pPrChange>
            </w:pPr>
            <w:del w:id="465" w:author="Palacherla, Susmitha C (NONUS)" w:date="2018-08-27T11:55:00Z">
              <w:r w:rsidRPr="001515E0" w:rsidDel="001667EA">
                <w:delText>http://f3420-ecldb</w:delText>
              </w:r>
              <w:r w:rsidDel="001667EA">
                <w:delText>p</w:delText>
              </w:r>
              <w:r w:rsidRPr="001515E0" w:rsidDel="001667EA">
                <w:delText>01/Reports_ECL</w:delText>
              </w:r>
              <w:r w:rsidDel="001667EA">
                <w:delText>P</w:delText>
              </w:r>
              <w:r w:rsidRPr="001515E0" w:rsidDel="001667EA">
                <w:delText>01</w:delText>
              </w:r>
              <w:bookmarkStart w:id="466" w:name="_Toc523134687"/>
              <w:bookmarkEnd w:id="466"/>
            </w:del>
          </w:p>
        </w:tc>
        <w:bookmarkStart w:id="467" w:name="_Toc523134688"/>
        <w:bookmarkEnd w:id="467"/>
      </w:tr>
      <w:tr w:rsidR="00D678F6" w:rsidDel="001667EA" w:rsidTr="002B0F92">
        <w:trPr>
          <w:del w:id="468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69" w:author="Palacherla, Susmitha C (NONUS)" w:date="2018-08-27T11:55:00Z"/>
                <w:b/>
              </w:rPr>
              <w:pPrChange w:id="470" w:author="Palacherla, Susmitha C (NONUS)" w:date="2018-08-27T11:55:00Z">
                <w:pPr/>
              </w:pPrChange>
            </w:pPr>
            <w:bookmarkStart w:id="471" w:name="_Toc523134689"/>
            <w:bookmarkEnd w:id="471"/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472" w:author="Palacherla, Susmitha C (NONUS)" w:date="2018-08-27T11:55:00Z"/>
              </w:rPr>
              <w:pPrChange w:id="473" w:author="Palacherla, Susmitha C (NONUS)" w:date="2018-08-27T11:55:00Z">
                <w:pPr/>
              </w:pPrChange>
            </w:pPr>
            <w:bookmarkStart w:id="474" w:name="_Toc523134690"/>
            <w:bookmarkEnd w:id="474"/>
          </w:p>
        </w:tc>
        <w:bookmarkStart w:id="475" w:name="_Toc523134691"/>
        <w:bookmarkEnd w:id="475"/>
      </w:tr>
    </w:tbl>
    <w:p w:rsidR="00D678F6" w:rsidDel="001667EA" w:rsidRDefault="00D678F6">
      <w:pPr>
        <w:pStyle w:val="Heading1"/>
        <w:numPr>
          <w:ilvl w:val="0"/>
          <w:numId w:val="3"/>
        </w:numPr>
        <w:spacing w:before="0"/>
        <w:rPr>
          <w:del w:id="476" w:author="Palacherla, Susmitha C (NONUS)" w:date="2018-08-27T11:55:00Z"/>
          <w:rFonts w:ascii="Arial" w:hAnsi="Arial" w:cs="Arial"/>
          <w:color w:val="auto"/>
          <w:sz w:val="20"/>
          <w:szCs w:val="20"/>
        </w:rPr>
        <w:pPrChange w:id="477" w:author="Palacherla, Susmitha C (NONUS)" w:date="2018-08-27T11:55:00Z">
          <w:pPr>
            <w:pStyle w:val="Heading1"/>
            <w:spacing w:before="0"/>
            <w:ind w:left="720"/>
          </w:pPr>
        </w:pPrChange>
      </w:pPr>
      <w:bookmarkStart w:id="478" w:name="_Toc523134692"/>
      <w:bookmarkStart w:id="479" w:name="_Toc490552945"/>
      <w:bookmarkEnd w:id="478"/>
    </w:p>
    <w:p w:rsidR="00D678F6" w:rsidRPr="002B0F92" w:rsidDel="001667EA" w:rsidRDefault="00D678F6">
      <w:pPr>
        <w:pStyle w:val="Heading1"/>
        <w:numPr>
          <w:ilvl w:val="0"/>
          <w:numId w:val="3"/>
        </w:numPr>
        <w:spacing w:before="0"/>
        <w:rPr>
          <w:del w:id="480" w:author="Palacherla, Susmitha C (NONUS)" w:date="2018-08-27T11:55:00Z"/>
          <w:rFonts w:ascii="Arial" w:hAnsi="Arial" w:cs="Arial"/>
          <w:color w:val="auto"/>
          <w:sz w:val="20"/>
          <w:szCs w:val="20"/>
        </w:rPr>
        <w:pPrChange w:id="481" w:author="Palacherla, Susmitha C (NONUS)" w:date="2018-08-27T11:55:00Z">
          <w:pPr>
            <w:pStyle w:val="Heading1"/>
            <w:numPr>
              <w:ilvl w:val="1"/>
              <w:numId w:val="3"/>
            </w:numPr>
            <w:spacing w:before="0"/>
            <w:ind w:left="1138" w:hanging="418"/>
          </w:pPr>
        </w:pPrChange>
      </w:pPr>
      <w:del w:id="482" w:author="Palacherla, Susmitha C (NONUS)" w:date="2018-08-27T11:55:00Z">
        <w:r w:rsidRPr="002B0F92" w:rsidDel="001667EA">
          <w:rPr>
            <w:rFonts w:ascii="Arial" w:hAnsi="Arial" w:cs="Arial"/>
            <w:color w:val="auto"/>
            <w:sz w:val="20"/>
            <w:szCs w:val="20"/>
          </w:rPr>
          <w:delText>Production</w:delText>
        </w:r>
        <w:bookmarkStart w:id="483" w:name="_Toc523134693"/>
        <w:bookmarkEnd w:id="479"/>
        <w:bookmarkEnd w:id="483"/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</w:tblGrid>
      <w:tr w:rsidR="00D678F6" w:rsidDel="001667EA" w:rsidTr="002B0F92">
        <w:trPr>
          <w:del w:id="48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85" w:author="Palacherla, Susmitha C (NONUS)" w:date="2018-08-27T11:55:00Z"/>
                <w:b/>
              </w:rPr>
              <w:pPrChange w:id="486" w:author="Palacherla, Susmitha C (NONUS)" w:date="2018-08-27T11:55:00Z">
                <w:pPr/>
              </w:pPrChange>
            </w:pPr>
            <w:del w:id="487" w:author="Palacherla, Susmitha C (NONUS)" w:date="2018-08-27T11:55:00Z">
              <w:r w:rsidRPr="005745A6" w:rsidDel="001667EA">
                <w:rPr>
                  <w:b/>
                </w:rPr>
                <w:delText>Overwrite  Datasets</w:delText>
              </w:r>
              <w:bookmarkStart w:id="488" w:name="_Toc523134694"/>
              <w:bookmarkEnd w:id="48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89" w:author="Palacherla, Susmitha C (NONUS)" w:date="2018-08-27T11:55:00Z"/>
              </w:rPr>
              <w:pPrChange w:id="490" w:author="Palacherla, Susmitha C (NONUS)" w:date="2018-08-27T11:55:00Z">
                <w:pPr/>
              </w:pPrChange>
            </w:pPr>
            <w:del w:id="491" w:author="Palacherla, Susmitha C (NONUS)" w:date="2018-08-27T11:55:00Z">
              <w:r w:rsidDel="001667EA">
                <w:delText>True</w:delText>
              </w:r>
              <w:bookmarkStart w:id="492" w:name="_Toc523134695"/>
              <w:bookmarkEnd w:id="492"/>
            </w:del>
          </w:p>
        </w:tc>
        <w:bookmarkStart w:id="493" w:name="_Toc523134696"/>
        <w:bookmarkEnd w:id="493"/>
      </w:tr>
      <w:tr w:rsidR="00D678F6" w:rsidDel="001667EA" w:rsidTr="002B0F92">
        <w:trPr>
          <w:del w:id="49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495" w:author="Palacherla, Susmitha C (NONUS)" w:date="2018-08-27T11:55:00Z"/>
                <w:b/>
              </w:rPr>
              <w:pPrChange w:id="496" w:author="Palacherla, Susmitha C (NONUS)" w:date="2018-08-27T11:55:00Z">
                <w:pPr/>
              </w:pPrChange>
            </w:pPr>
            <w:del w:id="497" w:author="Palacherla, Susmitha C (NONUS)" w:date="2018-08-27T11:55:00Z">
              <w:r w:rsidRPr="005745A6" w:rsidDel="001667EA">
                <w:rPr>
                  <w:b/>
                </w:rPr>
                <w:delText>Overwrite DataSources</w:delText>
              </w:r>
              <w:bookmarkStart w:id="498" w:name="_Toc523134697"/>
              <w:bookmarkEnd w:id="49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499" w:author="Palacherla, Susmitha C (NONUS)" w:date="2018-08-27T11:55:00Z"/>
              </w:rPr>
              <w:pPrChange w:id="500" w:author="Palacherla, Susmitha C (NONUS)" w:date="2018-08-27T11:55:00Z">
                <w:pPr/>
              </w:pPrChange>
            </w:pPr>
            <w:del w:id="501" w:author="Palacherla, Susmitha C (NONUS)" w:date="2018-08-27T11:55:00Z">
              <w:r w:rsidDel="001667EA">
                <w:delText>False</w:delText>
              </w:r>
              <w:bookmarkStart w:id="502" w:name="_Toc523134698"/>
              <w:bookmarkEnd w:id="502"/>
            </w:del>
          </w:p>
        </w:tc>
        <w:bookmarkStart w:id="503" w:name="_Toc523134699"/>
        <w:bookmarkEnd w:id="503"/>
      </w:tr>
      <w:tr w:rsidR="00D678F6" w:rsidDel="001667EA" w:rsidTr="002B0F92">
        <w:trPr>
          <w:del w:id="50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05" w:author="Palacherla, Susmitha C (NONUS)" w:date="2018-08-27T11:55:00Z"/>
                <w:b/>
              </w:rPr>
              <w:pPrChange w:id="506" w:author="Palacherla, Susmitha C (NONUS)" w:date="2018-08-27T11:55:00Z">
                <w:pPr/>
              </w:pPrChange>
            </w:pPr>
            <w:del w:id="507" w:author="Palacherla, Susmitha C (NONUS)" w:date="2018-08-27T11:55:00Z">
              <w:r w:rsidRPr="005745A6" w:rsidDel="001667EA">
                <w:rPr>
                  <w:b/>
                </w:rPr>
                <w:delText>TargetDatasetFolder</w:delText>
              </w:r>
              <w:bookmarkStart w:id="508" w:name="_Toc523134700"/>
              <w:bookmarkEnd w:id="50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509" w:author="Palacherla, Susmitha C (NONUS)" w:date="2018-08-27T11:55:00Z"/>
              </w:rPr>
              <w:pPrChange w:id="510" w:author="Palacherla, Susmitha C (NONUS)" w:date="2018-08-27T11:55:00Z">
                <w:pPr/>
              </w:pPrChange>
            </w:pPr>
            <w:del w:id="511" w:author="Palacherla, Susmitha C (NONUS)" w:date="2018-08-27T11:55:00Z">
              <w:r w:rsidRPr="00BB09B3" w:rsidDel="001667EA">
                <w:delText>/eCoaching/Production/Datasets</w:delText>
              </w:r>
              <w:bookmarkStart w:id="512" w:name="_Toc523134701"/>
              <w:bookmarkEnd w:id="512"/>
            </w:del>
          </w:p>
        </w:tc>
        <w:bookmarkStart w:id="513" w:name="_Toc523134702"/>
        <w:bookmarkEnd w:id="513"/>
      </w:tr>
      <w:tr w:rsidR="00D678F6" w:rsidDel="001667EA" w:rsidTr="002B0F92">
        <w:trPr>
          <w:del w:id="51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15" w:author="Palacherla, Susmitha C (NONUS)" w:date="2018-08-27T11:55:00Z"/>
                <w:b/>
              </w:rPr>
              <w:pPrChange w:id="516" w:author="Palacherla, Susmitha C (NONUS)" w:date="2018-08-27T11:55:00Z">
                <w:pPr/>
              </w:pPrChange>
            </w:pPr>
            <w:del w:id="517" w:author="Palacherla, Susmitha C (NONUS)" w:date="2018-08-27T11:55:00Z">
              <w:r w:rsidRPr="005745A6" w:rsidDel="001667EA">
                <w:rPr>
                  <w:b/>
                </w:rPr>
                <w:delText>TargetDataSourceFolder</w:delText>
              </w:r>
              <w:bookmarkStart w:id="518" w:name="_Toc523134703"/>
              <w:bookmarkEnd w:id="51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519" w:author="Palacherla, Susmitha C (NONUS)" w:date="2018-08-27T11:55:00Z"/>
              </w:rPr>
              <w:pPrChange w:id="520" w:author="Palacherla, Susmitha C (NONUS)" w:date="2018-08-27T11:55:00Z">
                <w:pPr/>
              </w:pPrChange>
            </w:pPr>
            <w:del w:id="521" w:author="Palacherla, Susmitha C (NONUS)" w:date="2018-08-27T11:55:00Z">
              <w:r w:rsidRPr="00BB09B3" w:rsidDel="001667EA">
                <w:delText>/eCoaching/Production/DataSources</w:delText>
              </w:r>
              <w:bookmarkStart w:id="522" w:name="_Toc523134704"/>
              <w:bookmarkEnd w:id="522"/>
            </w:del>
          </w:p>
        </w:tc>
        <w:bookmarkStart w:id="523" w:name="_Toc523134705"/>
        <w:bookmarkEnd w:id="523"/>
      </w:tr>
      <w:tr w:rsidR="00D678F6" w:rsidDel="001667EA" w:rsidTr="002B0F92">
        <w:trPr>
          <w:del w:id="52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25" w:author="Palacherla, Susmitha C (NONUS)" w:date="2018-08-27T11:55:00Z"/>
                <w:b/>
              </w:rPr>
              <w:pPrChange w:id="526" w:author="Palacherla, Susmitha C (NONUS)" w:date="2018-08-27T11:55:00Z">
                <w:pPr/>
              </w:pPrChange>
            </w:pPr>
            <w:del w:id="527" w:author="Palacherla, Susmitha C (NONUS)" w:date="2018-08-27T11:55:00Z">
              <w:r w:rsidRPr="005745A6" w:rsidDel="001667EA">
                <w:rPr>
                  <w:b/>
                </w:rPr>
                <w:delText>TargetReportFolder</w:delText>
              </w:r>
              <w:bookmarkStart w:id="528" w:name="_Toc523134706"/>
              <w:bookmarkEnd w:id="52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529" w:author="Palacherla, Susmitha C (NONUS)" w:date="2018-08-27T11:55:00Z"/>
              </w:rPr>
              <w:pPrChange w:id="530" w:author="Palacherla, Susmitha C (NONUS)" w:date="2018-08-27T11:55:00Z">
                <w:pPr/>
              </w:pPrChange>
            </w:pPr>
            <w:del w:id="531" w:author="Palacherla, Susmitha C (NONUS)" w:date="2018-08-27T11:55:00Z">
              <w:r w:rsidRPr="00BB09B3" w:rsidDel="001667EA">
                <w:delText>/eCoaching/Production/Reports</w:delText>
              </w:r>
              <w:bookmarkStart w:id="532" w:name="_Toc523134707"/>
              <w:bookmarkEnd w:id="532"/>
            </w:del>
          </w:p>
        </w:tc>
        <w:bookmarkStart w:id="533" w:name="_Toc523134708"/>
        <w:bookmarkEnd w:id="533"/>
      </w:tr>
      <w:tr w:rsidR="00D678F6" w:rsidDel="001667EA" w:rsidTr="002B0F92">
        <w:trPr>
          <w:del w:id="53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35" w:author="Palacherla, Susmitha C (NONUS)" w:date="2018-08-27T11:55:00Z"/>
                <w:b/>
              </w:rPr>
              <w:pPrChange w:id="536" w:author="Palacherla, Susmitha C (NONUS)" w:date="2018-08-27T11:55:00Z">
                <w:pPr/>
              </w:pPrChange>
            </w:pPr>
            <w:del w:id="537" w:author="Palacherla, Susmitha C (NONUS)" w:date="2018-08-27T11:55:00Z">
              <w:r w:rsidRPr="005745A6" w:rsidDel="001667EA">
                <w:rPr>
                  <w:b/>
                </w:rPr>
                <w:delText>TargetReportPartFolder</w:delText>
              </w:r>
              <w:bookmarkStart w:id="538" w:name="_Toc523134709"/>
              <w:bookmarkEnd w:id="53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539" w:author="Palacherla, Susmitha C (NONUS)" w:date="2018-08-27T11:55:00Z"/>
              </w:rPr>
              <w:pPrChange w:id="540" w:author="Palacherla, Susmitha C (NONUS)" w:date="2018-08-27T11:55:00Z">
                <w:pPr/>
              </w:pPrChange>
            </w:pPr>
            <w:del w:id="541" w:author="Palacherla, Susmitha C (NONUS)" w:date="2018-08-27T11:55:00Z">
              <w:r w:rsidRPr="00F74047" w:rsidDel="001667EA">
                <w:delText>Report Parts</w:delText>
              </w:r>
              <w:bookmarkStart w:id="542" w:name="_Toc523134710"/>
              <w:bookmarkEnd w:id="542"/>
            </w:del>
          </w:p>
        </w:tc>
        <w:bookmarkStart w:id="543" w:name="_Toc523134711"/>
        <w:bookmarkEnd w:id="543"/>
      </w:tr>
      <w:tr w:rsidR="00D678F6" w:rsidDel="001667EA" w:rsidTr="002B0F92">
        <w:trPr>
          <w:del w:id="54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45" w:author="Palacherla, Susmitha C (NONUS)" w:date="2018-08-27T11:55:00Z"/>
                <w:b/>
              </w:rPr>
              <w:pPrChange w:id="546" w:author="Palacherla, Susmitha C (NONUS)" w:date="2018-08-27T11:55:00Z">
                <w:pPr/>
              </w:pPrChange>
            </w:pPr>
            <w:del w:id="547" w:author="Palacherla, Susmitha C (NONUS)" w:date="2018-08-27T11:55:00Z">
              <w:r w:rsidRPr="005745A6" w:rsidDel="001667EA">
                <w:rPr>
                  <w:b/>
                </w:rPr>
                <w:delText>TargetServerURL</w:delText>
              </w:r>
              <w:bookmarkStart w:id="548" w:name="_Toc523134712"/>
              <w:bookmarkEnd w:id="54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549" w:author="Palacherla, Susmitha C (NONUS)" w:date="2018-08-27T11:55:00Z"/>
              </w:rPr>
              <w:pPrChange w:id="550" w:author="Palacherla, Susmitha C (NONUS)" w:date="2018-08-27T11:55:00Z">
                <w:pPr/>
              </w:pPrChange>
            </w:pPr>
            <w:del w:id="551" w:author="Palacherla, Susmitha C (NONUS)" w:date="2018-08-27T11:55:00Z">
              <w:r w:rsidRPr="00F74047" w:rsidDel="001667EA">
                <w:delText>http://f3420-ecldb</w:delText>
              </w:r>
              <w:r w:rsidDel="001667EA">
                <w:delText>p</w:delText>
              </w:r>
              <w:r w:rsidRPr="00F74047" w:rsidDel="001667EA">
                <w:delText>01.vangent.local/ReportServer</w:delText>
              </w:r>
              <w:bookmarkStart w:id="552" w:name="_Toc523134713"/>
              <w:bookmarkEnd w:id="552"/>
            </w:del>
          </w:p>
        </w:tc>
        <w:bookmarkStart w:id="553" w:name="_Toc523134714"/>
        <w:bookmarkEnd w:id="553"/>
      </w:tr>
      <w:tr w:rsidR="00D678F6" w:rsidDel="001667EA" w:rsidTr="002B0F92">
        <w:trPr>
          <w:del w:id="55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55" w:author="Palacherla, Susmitha C (NONUS)" w:date="2018-08-27T11:55:00Z"/>
                <w:b/>
              </w:rPr>
              <w:pPrChange w:id="556" w:author="Palacherla, Susmitha C (NONUS)" w:date="2018-08-27T11:55:00Z">
                <w:pPr/>
              </w:pPrChange>
            </w:pPr>
            <w:del w:id="557" w:author="Palacherla, Susmitha C (NONUS)" w:date="2018-08-27T11:55:00Z">
              <w:r w:rsidRPr="005745A6" w:rsidDel="001667EA">
                <w:rPr>
                  <w:b/>
                </w:rPr>
                <w:delText>TargetServerVersion</w:delText>
              </w:r>
              <w:bookmarkStart w:id="558" w:name="_Toc523134715"/>
              <w:bookmarkEnd w:id="558"/>
            </w:del>
          </w:p>
        </w:tc>
        <w:tc>
          <w:tcPr>
            <w:tcW w:w="5220" w:type="dxa"/>
          </w:tcPr>
          <w:p w:rsidR="00D678F6" w:rsidDel="001667EA" w:rsidRDefault="00D678F6">
            <w:pPr>
              <w:numPr>
                <w:ilvl w:val="0"/>
                <w:numId w:val="3"/>
              </w:numPr>
              <w:rPr>
                <w:del w:id="559" w:author="Palacherla, Susmitha C (NONUS)" w:date="2018-08-27T11:55:00Z"/>
              </w:rPr>
              <w:pPrChange w:id="560" w:author="Palacherla, Susmitha C (NONUS)" w:date="2018-08-27T11:55:00Z">
                <w:pPr/>
              </w:pPrChange>
            </w:pPr>
            <w:del w:id="561" w:author="Palacherla, Susmitha C (NONUS)" w:date="2018-08-27T11:55:00Z">
              <w:r w:rsidRPr="00F74047" w:rsidDel="001667EA">
                <w:delText>SQL Server 2008 R2, 2012 or 2014</w:delText>
              </w:r>
              <w:bookmarkStart w:id="562" w:name="_Toc523134716"/>
              <w:bookmarkEnd w:id="562"/>
            </w:del>
          </w:p>
        </w:tc>
        <w:bookmarkStart w:id="563" w:name="_Toc523134717"/>
        <w:bookmarkEnd w:id="563"/>
      </w:tr>
      <w:tr w:rsidR="00D678F6" w:rsidDel="001667EA" w:rsidTr="002B0F92">
        <w:trPr>
          <w:del w:id="56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65" w:author="Palacherla, Susmitha C (NONUS)" w:date="2018-08-27T11:55:00Z"/>
                <w:b/>
              </w:rPr>
              <w:pPrChange w:id="566" w:author="Palacherla, Susmitha C (NONUS)" w:date="2018-08-27T11:55:00Z">
                <w:pPr/>
              </w:pPrChange>
            </w:pPr>
            <w:del w:id="567" w:author="Palacherla, Susmitha C (NONUS)" w:date="2018-08-27T11:55:00Z">
              <w:r w:rsidDel="001667EA">
                <w:rPr>
                  <w:b/>
                </w:rPr>
                <w:delText>Report Portal</w:delText>
              </w:r>
              <w:bookmarkStart w:id="568" w:name="_Toc523134718"/>
              <w:bookmarkEnd w:id="568"/>
            </w:del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569" w:author="Palacherla, Susmitha C (NONUS)" w:date="2018-08-27T11:55:00Z"/>
              </w:rPr>
              <w:pPrChange w:id="570" w:author="Palacherla, Susmitha C (NONUS)" w:date="2018-08-27T11:55:00Z">
                <w:pPr/>
              </w:pPrChange>
            </w:pPr>
            <w:del w:id="571" w:author="Palacherla, Susmitha C (NONUS)" w:date="2018-08-27T11:55:00Z">
              <w:r w:rsidRPr="001515E0" w:rsidDel="001667EA">
                <w:delText>http://f3420-ecldb</w:delText>
              </w:r>
              <w:r w:rsidDel="001667EA">
                <w:delText>p</w:delText>
              </w:r>
              <w:r w:rsidRPr="001515E0" w:rsidDel="001667EA">
                <w:delText>01/Reports_ECL</w:delText>
              </w:r>
              <w:r w:rsidDel="001667EA">
                <w:delText>P</w:delText>
              </w:r>
              <w:r w:rsidRPr="001515E0" w:rsidDel="001667EA">
                <w:delText>01</w:delText>
              </w:r>
              <w:bookmarkStart w:id="572" w:name="_Toc523134719"/>
              <w:bookmarkEnd w:id="572"/>
            </w:del>
          </w:p>
        </w:tc>
        <w:bookmarkStart w:id="573" w:name="_Toc523134720"/>
        <w:bookmarkEnd w:id="573"/>
      </w:tr>
      <w:tr w:rsidR="00D678F6" w:rsidDel="001667EA" w:rsidTr="002B0F92">
        <w:trPr>
          <w:del w:id="574" w:author="Palacherla, Susmitha C (NONUS)" w:date="2018-08-27T11:55:00Z"/>
        </w:trPr>
        <w:tc>
          <w:tcPr>
            <w:tcW w:w="2695" w:type="dxa"/>
          </w:tcPr>
          <w:p w:rsidR="00D678F6" w:rsidRPr="005745A6" w:rsidDel="001667EA" w:rsidRDefault="00D678F6">
            <w:pPr>
              <w:numPr>
                <w:ilvl w:val="0"/>
                <w:numId w:val="3"/>
              </w:numPr>
              <w:rPr>
                <w:del w:id="575" w:author="Palacherla, Susmitha C (NONUS)" w:date="2018-08-27T11:55:00Z"/>
                <w:b/>
              </w:rPr>
              <w:pPrChange w:id="576" w:author="Palacherla, Susmitha C (NONUS)" w:date="2018-08-27T11:55:00Z">
                <w:pPr/>
              </w:pPrChange>
            </w:pPr>
            <w:bookmarkStart w:id="577" w:name="_Toc523134721"/>
            <w:bookmarkEnd w:id="577"/>
          </w:p>
        </w:tc>
        <w:tc>
          <w:tcPr>
            <w:tcW w:w="5220" w:type="dxa"/>
          </w:tcPr>
          <w:p w:rsidR="00D678F6" w:rsidRPr="00F74047" w:rsidDel="001667EA" w:rsidRDefault="00D678F6">
            <w:pPr>
              <w:numPr>
                <w:ilvl w:val="0"/>
                <w:numId w:val="3"/>
              </w:numPr>
              <w:rPr>
                <w:del w:id="578" w:author="Palacherla, Susmitha C (NONUS)" w:date="2018-08-27T11:55:00Z"/>
              </w:rPr>
              <w:pPrChange w:id="579" w:author="Palacherla, Susmitha C (NONUS)" w:date="2018-08-27T11:55:00Z">
                <w:pPr/>
              </w:pPrChange>
            </w:pPr>
            <w:bookmarkStart w:id="580" w:name="_Toc523134722"/>
            <w:bookmarkEnd w:id="580"/>
          </w:p>
        </w:tc>
        <w:bookmarkStart w:id="581" w:name="_Toc523134723"/>
        <w:bookmarkEnd w:id="581"/>
      </w:tr>
    </w:tbl>
    <w:p w:rsidR="00D678F6" w:rsidRPr="008F746F" w:rsidDel="001667EA" w:rsidRDefault="00D678F6">
      <w:pPr>
        <w:keepNext/>
        <w:keepLines/>
        <w:numPr>
          <w:ilvl w:val="0"/>
          <w:numId w:val="3"/>
        </w:numPr>
        <w:spacing w:before="480" w:after="0"/>
        <w:outlineLvl w:val="0"/>
        <w:rPr>
          <w:del w:id="582" w:author="Palacherla, Susmitha C (NONUS)" w:date="2018-08-27T11:55:00Z"/>
          <w:rFonts w:ascii="Arial" w:hAnsi="Arial" w:cs="Arial"/>
          <w:b/>
          <w:sz w:val="20"/>
          <w:szCs w:val="20"/>
        </w:rPr>
        <w:pPrChange w:id="583" w:author="Palacherla, Susmitha C (NONUS)" w:date="2018-08-27T11:55:00Z">
          <w:pPr>
            <w:keepNext/>
            <w:keepLines/>
            <w:spacing w:before="480" w:after="0"/>
            <w:outlineLvl w:val="0"/>
          </w:pPr>
        </w:pPrChange>
      </w:pPr>
      <w:bookmarkStart w:id="584" w:name="_Toc523134724"/>
      <w:bookmarkEnd w:id="584"/>
    </w:p>
    <w:p w:rsidR="001667EA" w:rsidRDefault="001667EA" w:rsidP="001667EA">
      <w:pPr>
        <w:pStyle w:val="Heading1"/>
        <w:numPr>
          <w:ilvl w:val="0"/>
          <w:numId w:val="3"/>
        </w:numPr>
        <w:rPr>
          <w:ins w:id="585" w:author="Palacherla, Susmitha C (NONUS)" w:date="2018-08-27T11:56:00Z"/>
          <w:rFonts w:ascii="Arial" w:hAnsi="Arial" w:cs="Arial"/>
          <w:sz w:val="24"/>
          <w:szCs w:val="24"/>
        </w:rPr>
      </w:pPr>
      <w:bookmarkStart w:id="586" w:name="_Toc523133392"/>
      <w:bookmarkStart w:id="587" w:name="_Toc523134725"/>
      <w:ins w:id="588" w:author="Palacherla, Susmitha C (NONUS)" w:date="2018-08-27T11:56:00Z">
        <w:r>
          <w:rPr>
            <w:rFonts w:ascii="Arial" w:hAnsi="Arial" w:cs="Arial"/>
            <w:sz w:val="24"/>
            <w:szCs w:val="24"/>
          </w:rPr>
          <w:t>Deployment Properties</w:t>
        </w:r>
        <w:bookmarkEnd w:id="586"/>
        <w:bookmarkEnd w:id="587"/>
      </w:ins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rPr>
          <w:ins w:id="589" w:author="Palacherla, Susmitha C (NONUS)" w:date="2018-08-27T11:56:00Z"/>
          <w:rFonts w:ascii="Arial" w:hAnsi="Arial" w:cs="Arial"/>
          <w:color w:val="auto"/>
          <w:sz w:val="20"/>
          <w:szCs w:val="20"/>
        </w:rPr>
      </w:pPr>
      <w:bookmarkStart w:id="590" w:name="_Toc523133393"/>
      <w:bookmarkStart w:id="591" w:name="_Toc523134726"/>
      <w:ins w:id="592" w:author="Palacherla, Susmitha C (NONUS)" w:date="2018-08-27T11:56:00Z">
        <w:r w:rsidRPr="00925970">
          <w:rPr>
            <w:rFonts w:ascii="Arial" w:hAnsi="Arial" w:cs="Arial"/>
            <w:color w:val="auto"/>
            <w:sz w:val="20"/>
            <w:szCs w:val="20"/>
          </w:rPr>
          <w:t>Dev</w:t>
        </w:r>
        <w:bookmarkEnd w:id="590"/>
        <w:bookmarkEnd w:id="591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  <w:ins w:id="59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594" w:author="Palacherla, Susmitha C (NONUS)" w:date="2018-08-27T11:56:00Z"/>
                <w:b/>
              </w:rPr>
            </w:pPr>
            <w:ins w:id="595" w:author="Palacherla, Susmitha C (NONUS)" w:date="2018-08-27T11:5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596" w:author="Palacherla, Susmitha C (NONUS)" w:date="2018-08-27T11:56:00Z"/>
              </w:rPr>
            </w:pPr>
            <w:ins w:id="597" w:author="Palacherla, Susmitha C (NONUS)" w:date="2018-08-27T11:56:00Z">
              <w:r>
                <w:t>True</w:t>
              </w:r>
            </w:ins>
          </w:p>
        </w:tc>
      </w:tr>
      <w:tr w:rsidR="001667EA" w:rsidTr="00DA59FC">
        <w:trPr>
          <w:trHeight w:hRule="exact" w:val="288"/>
          <w:ins w:id="59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599" w:author="Palacherla, Susmitha C (NONUS)" w:date="2018-08-27T11:56:00Z"/>
                <w:b/>
              </w:rPr>
            </w:pPr>
            <w:ins w:id="600" w:author="Palacherla, Susmitha C (NONUS)" w:date="2018-08-27T11:5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01" w:author="Palacherla, Susmitha C (NONUS)" w:date="2018-08-27T11:56:00Z"/>
              </w:rPr>
            </w:pPr>
            <w:ins w:id="602" w:author="Palacherla, Susmitha C (NONUS)" w:date="2018-08-27T11:56:00Z">
              <w:r>
                <w:t>False</w:t>
              </w:r>
            </w:ins>
          </w:p>
        </w:tc>
      </w:tr>
      <w:tr w:rsidR="001667EA" w:rsidTr="00DA59FC">
        <w:trPr>
          <w:trHeight w:hRule="exact" w:val="288"/>
          <w:ins w:id="60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04" w:author="Palacherla, Susmitha C (NONUS)" w:date="2018-08-27T11:56:00Z"/>
                <w:b/>
              </w:rPr>
            </w:pPr>
            <w:ins w:id="605" w:author="Palacherla, Susmitha C (NONUS)" w:date="2018-08-27T11:5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06" w:author="Palacherla, Susmitha C (NONUS)" w:date="2018-08-27T11:56:00Z"/>
              </w:rPr>
            </w:pPr>
            <w:ins w:id="607" w:author="Palacherla, Susmitha C (NONUS)" w:date="2018-08-27T11:56:00Z">
              <w:r w:rsidRPr="00F74047">
                <w:t>/eCoaching/Datasets</w:t>
              </w:r>
            </w:ins>
          </w:p>
        </w:tc>
      </w:tr>
      <w:tr w:rsidR="001667EA" w:rsidTr="00DA59FC">
        <w:trPr>
          <w:trHeight w:hRule="exact" w:val="288"/>
          <w:ins w:id="60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09" w:author="Palacherla, Susmitha C (NONUS)" w:date="2018-08-27T11:56:00Z"/>
                <w:b/>
              </w:rPr>
            </w:pPr>
            <w:ins w:id="610" w:author="Palacherla, Susmitha C (NONUS)" w:date="2018-08-27T11:5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11" w:author="Palacherla, Susmitha C (NONUS)" w:date="2018-08-27T11:56:00Z"/>
              </w:rPr>
            </w:pPr>
            <w:ins w:id="612" w:author="Palacherla, Susmitha C (NONUS)" w:date="2018-08-27T11:56:00Z">
              <w:r w:rsidRPr="00F74047">
                <w:t>/eCoaching/DataSources</w:t>
              </w:r>
            </w:ins>
          </w:p>
        </w:tc>
      </w:tr>
      <w:tr w:rsidR="001667EA" w:rsidTr="00DA59FC">
        <w:trPr>
          <w:trHeight w:hRule="exact" w:val="288"/>
          <w:ins w:id="61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14" w:author="Palacherla, Susmitha C (NONUS)" w:date="2018-08-27T11:56:00Z"/>
                <w:b/>
              </w:rPr>
            </w:pPr>
            <w:ins w:id="615" w:author="Palacherla, Susmitha C (NONUS)" w:date="2018-08-27T11:5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16" w:author="Palacherla, Susmitha C (NONUS)" w:date="2018-08-27T11:56:00Z"/>
              </w:rPr>
            </w:pPr>
            <w:ins w:id="617" w:author="Palacherla, Susmitha C (NONUS)" w:date="2018-08-27T11:56:00Z">
              <w:r w:rsidRPr="00F74047">
                <w:t>/eCoaching/Reports</w:t>
              </w:r>
            </w:ins>
          </w:p>
        </w:tc>
      </w:tr>
      <w:tr w:rsidR="001667EA" w:rsidTr="00DA59FC">
        <w:trPr>
          <w:trHeight w:hRule="exact" w:val="288"/>
          <w:ins w:id="61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19" w:author="Palacherla, Susmitha C (NONUS)" w:date="2018-08-27T11:56:00Z"/>
                <w:b/>
              </w:rPr>
            </w:pPr>
            <w:ins w:id="620" w:author="Palacherla, Susmitha C (NONUS)" w:date="2018-08-27T11:5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21" w:author="Palacherla, Susmitha C (NONUS)" w:date="2018-08-27T11:56:00Z"/>
              </w:rPr>
            </w:pPr>
            <w:ins w:id="622" w:author="Palacherla, Susmitha C (NONUS)" w:date="2018-08-27T11:56:00Z">
              <w:r w:rsidRPr="00F74047">
                <w:t>Report Parts</w:t>
              </w:r>
            </w:ins>
          </w:p>
        </w:tc>
      </w:tr>
      <w:tr w:rsidR="001667EA" w:rsidTr="00DA59FC">
        <w:trPr>
          <w:trHeight w:hRule="exact" w:val="288"/>
          <w:ins w:id="62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24" w:author="Palacherla, Susmitha C (NONUS)" w:date="2018-08-27T11:56:00Z"/>
                <w:b/>
              </w:rPr>
            </w:pPr>
            <w:ins w:id="625" w:author="Palacherla, Susmitha C (NONUS)" w:date="2018-08-27T11:5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26" w:author="Palacherla, Susmitha C (NONUS)" w:date="2018-08-27T11:56:00Z"/>
              </w:rPr>
            </w:pPr>
            <w:ins w:id="627" w:author="Palacherla, Susmitha C (NONUS)" w:date="2018-08-27T11:56:00Z">
              <w:r w:rsidRPr="00F74047">
                <w:t>http</w:t>
              </w:r>
              <w:r>
                <w:t>s</w:t>
              </w:r>
              <w:r w:rsidRPr="00F74047">
                <w:t>://f3420-ecldbd01.</w:t>
              </w:r>
              <w:r>
                <w:t>sharedservices</w:t>
              </w:r>
              <w:r w:rsidRPr="00F74047">
                <w:t>.local/ReportServer</w:t>
              </w:r>
            </w:ins>
          </w:p>
        </w:tc>
      </w:tr>
      <w:tr w:rsidR="001667EA" w:rsidTr="00DA59FC">
        <w:trPr>
          <w:trHeight w:hRule="exact" w:val="288"/>
          <w:ins w:id="62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29" w:author="Palacherla, Susmitha C (NONUS)" w:date="2018-08-27T11:56:00Z"/>
                <w:b/>
              </w:rPr>
            </w:pPr>
            <w:ins w:id="630" w:author="Palacherla, Susmitha C (NONUS)" w:date="2018-08-27T11:5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31" w:author="Palacherla, Susmitha C (NONUS)" w:date="2018-08-27T11:56:00Z"/>
              </w:rPr>
            </w:pPr>
            <w:ins w:id="632" w:author="Palacherla, Susmitha C (NONUS)" w:date="2018-08-27T11:56:00Z">
              <w:r w:rsidRPr="00F74047">
                <w:t>SQL Server 2008 R2, 2012 or 2014</w:t>
              </w:r>
            </w:ins>
          </w:p>
        </w:tc>
      </w:tr>
      <w:tr w:rsidR="001667EA" w:rsidTr="00DA59FC">
        <w:trPr>
          <w:trHeight w:hRule="exact" w:val="288"/>
          <w:ins w:id="63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34" w:author="Palacherla, Susmitha C (NONUS)" w:date="2018-08-27T11:56:00Z"/>
                <w:b/>
              </w:rPr>
            </w:pPr>
            <w:ins w:id="635" w:author="Palacherla, Susmitha C (NONUS)" w:date="2018-08-27T11:56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:rsidR="001667EA" w:rsidRPr="00F74047" w:rsidRDefault="001667EA" w:rsidP="00DA59FC">
            <w:pPr>
              <w:rPr>
                <w:ins w:id="636" w:author="Palacherla, Susmitha C (NONUS)" w:date="2018-08-27T11:56:00Z"/>
              </w:rPr>
            </w:pPr>
            <w:ins w:id="637" w:author="Palacherla, Susmitha C (NONUS)" w:date="2018-08-27T11:56:00Z">
              <w:r w:rsidRPr="001515E0">
                <w:t>http</w:t>
              </w:r>
              <w:r>
                <w:t>s</w:t>
              </w:r>
              <w:r w:rsidRPr="001515E0">
                <w:t>://f3420-ecldbd01</w:t>
              </w:r>
              <w:r w:rsidRPr="00F74047">
                <w:t>.</w:t>
              </w:r>
              <w:r>
                <w:t>sharedservices</w:t>
              </w:r>
              <w:r w:rsidRPr="00F74047">
                <w:t>.local</w:t>
              </w:r>
              <w:r w:rsidRPr="001515E0">
                <w:t>/Reports_ECLD01</w:t>
              </w:r>
            </w:ins>
          </w:p>
        </w:tc>
      </w:tr>
    </w:tbl>
    <w:p w:rsidR="001667EA" w:rsidRPr="005745A6" w:rsidRDefault="001667EA" w:rsidP="001667EA">
      <w:pPr>
        <w:rPr>
          <w:ins w:id="638" w:author="Palacherla, Susmitha C (NONUS)" w:date="2018-08-27T11:56:00Z"/>
        </w:rPr>
      </w:pPr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ins w:id="639" w:author="Palacherla, Susmitha C (NONUS)" w:date="2018-08-27T11:56:00Z"/>
          <w:rFonts w:ascii="Arial" w:hAnsi="Arial" w:cs="Arial"/>
          <w:color w:val="auto"/>
          <w:sz w:val="20"/>
          <w:szCs w:val="20"/>
        </w:rPr>
      </w:pPr>
      <w:bookmarkStart w:id="640" w:name="_Toc523133394"/>
      <w:bookmarkStart w:id="641" w:name="_Toc523134727"/>
      <w:ins w:id="642" w:author="Palacherla, Susmitha C (NONUS)" w:date="2018-08-27T11:56:00Z">
        <w:r w:rsidRPr="00925970">
          <w:rPr>
            <w:rFonts w:ascii="Arial" w:hAnsi="Arial" w:cs="Arial"/>
            <w:color w:val="auto"/>
            <w:sz w:val="20"/>
            <w:szCs w:val="20"/>
          </w:rPr>
          <w:t>SysTest</w:t>
        </w:r>
        <w:bookmarkEnd w:id="640"/>
        <w:bookmarkEnd w:id="641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  <w:ins w:id="64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44" w:author="Palacherla, Susmitha C (NONUS)" w:date="2018-08-27T11:56:00Z"/>
                <w:b/>
              </w:rPr>
            </w:pPr>
            <w:ins w:id="645" w:author="Palacherla, Susmitha C (NONUS)" w:date="2018-08-27T11:5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46" w:author="Palacherla, Susmitha C (NONUS)" w:date="2018-08-27T11:56:00Z"/>
              </w:rPr>
            </w:pPr>
            <w:ins w:id="647" w:author="Palacherla, Susmitha C (NONUS)" w:date="2018-08-27T11:56:00Z">
              <w:r>
                <w:t>True</w:t>
              </w:r>
            </w:ins>
          </w:p>
        </w:tc>
      </w:tr>
      <w:tr w:rsidR="001667EA" w:rsidTr="00DA59FC">
        <w:trPr>
          <w:trHeight w:hRule="exact" w:val="288"/>
          <w:ins w:id="64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49" w:author="Palacherla, Susmitha C (NONUS)" w:date="2018-08-27T11:56:00Z"/>
                <w:b/>
              </w:rPr>
            </w:pPr>
            <w:ins w:id="650" w:author="Palacherla, Susmitha C (NONUS)" w:date="2018-08-27T11:5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51" w:author="Palacherla, Susmitha C (NONUS)" w:date="2018-08-27T11:56:00Z"/>
              </w:rPr>
            </w:pPr>
            <w:ins w:id="652" w:author="Palacherla, Susmitha C (NONUS)" w:date="2018-08-27T11:56:00Z">
              <w:r>
                <w:t>False</w:t>
              </w:r>
            </w:ins>
          </w:p>
        </w:tc>
      </w:tr>
      <w:tr w:rsidR="001667EA" w:rsidTr="00DA59FC">
        <w:trPr>
          <w:trHeight w:hRule="exact" w:val="288"/>
          <w:ins w:id="65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54" w:author="Palacherla, Susmitha C (NONUS)" w:date="2018-08-27T11:56:00Z"/>
                <w:b/>
              </w:rPr>
            </w:pPr>
            <w:ins w:id="655" w:author="Palacherla, Susmitha C (NONUS)" w:date="2018-08-27T11:5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56" w:author="Palacherla, Susmitha C (NONUS)" w:date="2018-08-27T11:56:00Z"/>
              </w:rPr>
            </w:pPr>
            <w:ins w:id="657" w:author="Palacherla, Susmitha C (NONUS)" w:date="2018-08-27T11:56:00Z">
              <w:r w:rsidRPr="00F74047">
                <w:t>/eCoaching/Datasets</w:t>
              </w:r>
            </w:ins>
          </w:p>
        </w:tc>
      </w:tr>
      <w:tr w:rsidR="001667EA" w:rsidTr="00DA59FC">
        <w:trPr>
          <w:trHeight w:hRule="exact" w:val="288"/>
          <w:ins w:id="65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59" w:author="Palacherla, Susmitha C (NONUS)" w:date="2018-08-27T11:56:00Z"/>
                <w:b/>
              </w:rPr>
            </w:pPr>
            <w:ins w:id="660" w:author="Palacherla, Susmitha C (NONUS)" w:date="2018-08-27T11:5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61" w:author="Palacherla, Susmitha C (NONUS)" w:date="2018-08-27T11:56:00Z"/>
              </w:rPr>
            </w:pPr>
            <w:ins w:id="662" w:author="Palacherla, Susmitha C (NONUS)" w:date="2018-08-27T11:56:00Z">
              <w:r w:rsidRPr="00F74047">
                <w:t>/eCoaching/DataSources</w:t>
              </w:r>
            </w:ins>
          </w:p>
        </w:tc>
      </w:tr>
      <w:tr w:rsidR="001667EA" w:rsidTr="00DA59FC">
        <w:trPr>
          <w:trHeight w:hRule="exact" w:val="288"/>
          <w:ins w:id="66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64" w:author="Palacherla, Susmitha C (NONUS)" w:date="2018-08-27T11:56:00Z"/>
                <w:b/>
              </w:rPr>
            </w:pPr>
            <w:ins w:id="665" w:author="Palacherla, Susmitha C (NONUS)" w:date="2018-08-27T11:5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66" w:author="Palacherla, Susmitha C (NONUS)" w:date="2018-08-27T11:56:00Z"/>
              </w:rPr>
            </w:pPr>
            <w:ins w:id="667" w:author="Palacherla, Susmitha C (NONUS)" w:date="2018-08-27T11:56:00Z">
              <w:r w:rsidRPr="00F74047">
                <w:t>/eCoaching/Reports</w:t>
              </w:r>
            </w:ins>
          </w:p>
        </w:tc>
      </w:tr>
      <w:tr w:rsidR="001667EA" w:rsidTr="00DA59FC">
        <w:trPr>
          <w:trHeight w:hRule="exact" w:val="288"/>
          <w:ins w:id="66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69" w:author="Palacherla, Susmitha C (NONUS)" w:date="2018-08-27T11:56:00Z"/>
                <w:b/>
              </w:rPr>
            </w:pPr>
            <w:ins w:id="670" w:author="Palacherla, Susmitha C (NONUS)" w:date="2018-08-27T11:5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71" w:author="Palacherla, Susmitha C (NONUS)" w:date="2018-08-27T11:56:00Z"/>
              </w:rPr>
            </w:pPr>
            <w:ins w:id="672" w:author="Palacherla, Susmitha C (NONUS)" w:date="2018-08-27T11:56:00Z">
              <w:r w:rsidRPr="00F74047">
                <w:t>Report Parts</w:t>
              </w:r>
            </w:ins>
          </w:p>
        </w:tc>
      </w:tr>
      <w:tr w:rsidR="001667EA" w:rsidTr="00DA59FC">
        <w:trPr>
          <w:trHeight w:hRule="exact" w:val="288"/>
          <w:ins w:id="67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74" w:author="Palacherla, Susmitha C (NONUS)" w:date="2018-08-27T11:56:00Z"/>
                <w:b/>
              </w:rPr>
            </w:pPr>
            <w:ins w:id="675" w:author="Palacherla, Susmitha C (NONUS)" w:date="2018-08-27T11:5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76" w:author="Palacherla, Susmitha C (NONUS)" w:date="2018-08-27T11:56:00Z"/>
              </w:rPr>
            </w:pPr>
            <w:ins w:id="677" w:author="Palacherla, Susmitha C (NONUS)" w:date="2018-08-27T11:56:00Z">
              <w:r w:rsidRPr="00F74047">
                <w:t>http</w:t>
              </w:r>
              <w:r>
                <w:t>s</w:t>
              </w:r>
              <w:r w:rsidRPr="00F74047">
                <w:t>://f3420-ecldb</w:t>
              </w:r>
              <w:r>
                <w:t>t</w:t>
              </w:r>
              <w:r w:rsidRPr="00F74047">
                <w:t>01.</w:t>
              </w:r>
              <w:r>
                <w:t xml:space="preserve"> sharedservices</w:t>
              </w:r>
              <w:r w:rsidRPr="00F74047">
                <w:t>.local/ReportServer</w:t>
              </w:r>
            </w:ins>
          </w:p>
        </w:tc>
      </w:tr>
      <w:tr w:rsidR="001667EA" w:rsidTr="00DA59FC">
        <w:trPr>
          <w:trHeight w:hRule="exact" w:val="288"/>
          <w:ins w:id="678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79" w:author="Palacherla, Susmitha C (NONUS)" w:date="2018-08-27T11:56:00Z"/>
                <w:b/>
              </w:rPr>
            </w:pPr>
            <w:ins w:id="680" w:author="Palacherla, Susmitha C (NONUS)" w:date="2018-08-27T11:5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940" w:type="dxa"/>
          </w:tcPr>
          <w:p w:rsidR="001667EA" w:rsidRDefault="001667EA" w:rsidP="00DA59FC">
            <w:pPr>
              <w:rPr>
                <w:ins w:id="681" w:author="Palacherla, Susmitha C (NONUS)" w:date="2018-08-27T11:56:00Z"/>
              </w:rPr>
            </w:pPr>
            <w:ins w:id="682" w:author="Palacherla, Susmitha C (NONUS)" w:date="2018-08-27T11:56:00Z">
              <w:r w:rsidRPr="00F74047">
                <w:t>SQL Server 2008 R2, 2012 or 2014</w:t>
              </w:r>
            </w:ins>
          </w:p>
        </w:tc>
      </w:tr>
      <w:tr w:rsidR="001667EA" w:rsidTr="00DA59FC">
        <w:trPr>
          <w:trHeight w:hRule="exact" w:val="288"/>
          <w:ins w:id="683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84" w:author="Palacherla, Susmitha C (NONUS)" w:date="2018-08-27T11:56:00Z"/>
                <w:b/>
              </w:rPr>
            </w:pPr>
            <w:ins w:id="685" w:author="Palacherla, Susmitha C (NONUS)" w:date="2018-08-27T11:56:00Z">
              <w:r>
                <w:rPr>
                  <w:b/>
                </w:rPr>
                <w:t>Report Portal</w:t>
              </w:r>
            </w:ins>
          </w:p>
        </w:tc>
        <w:tc>
          <w:tcPr>
            <w:tcW w:w="5940" w:type="dxa"/>
          </w:tcPr>
          <w:p w:rsidR="001667EA" w:rsidRPr="00F74047" w:rsidRDefault="001667EA" w:rsidP="00DA59FC">
            <w:pPr>
              <w:rPr>
                <w:ins w:id="686" w:author="Palacherla, Susmitha C (NONUS)" w:date="2018-08-27T11:56:00Z"/>
              </w:rPr>
            </w:pPr>
            <w:ins w:id="687" w:author="Palacherla, Susmitha C (NONUS)" w:date="2018-08-27T11:56:00Z">
              <w:r w:rsidRPr="001515E0">
                <w:t>http</w:t>
              </w:r>
              <w:r>
                <w:t>s</w:t>
              </w:r>
              <w:r w:rsidRPr="001515E0">
                <w:t>://f3420-ecldb</w:t>
              </w:r>
              <w:r>
                <w:t>t</w:t>
              </w:r>
              <w:r w:rsidRPr="001515E0">
                <w:t>01</w:t>
              </w:r>
              <w:r>
                <w:t>. sharedservices</w:t>
              </w:r>
              <w:r w:rsidRPr="00F74047">
                <w:t>.local</w:t>
              </w:r>
              <w:r w:rsidRPr="001515E0">
                <w:t>/Reports_ECL</w:t>
              </w:r>
              <w:r>
                <w:t>T</w:t>
              </w:r>
              <w:r w:rsidRPr="001515E0">
                <w:t>01</w:t>
              </w:r>
            </w:ins>
          </w:p>
        </w:tc>
      </w:tr>
    </w:tbl>
    <w:p w:rsidR="001667EA" w:rsidRDefault="001667EA" w:rsidP="001667EA">
      <w:pPr>
        <w:pStyle w:val="Heading1"/>
        <w:spacing w:before="0"/>
        <w:ind w:left="720"/>
        <w:rPr>
          <w:ins w:id="688" w:author="Palacherla, Susmitha C (NONUS)" w:date="2018-08-27T11:56:00Z"/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ins w:id="689" w:author="Palacherla, Susmitha C (NONUS)" w:date="2018-08-27T11:56:00Z"/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ins w:id="690" w:author="Palacherla, Susmitha C (NONUS)" w:date="2018-08-27T11:56:00Z"/>
          <w:rFonts w:ascii="Arial" w:hAnsi="Arial" w:cs="Arial"/>
          <w:color w:val="auto"/>
          <w:sz w:val="20"/>
          <w:szCs w:val="20"/>
        </w:rPr>
      </w:pPr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ins w:id="691" w:author="Palacherla, Susmitha C (NONUS)" w:date="2018-08-27T11:56:00Z"/>
          <w:rFonts w:ascii="Arial" w:hAnsi="Arial" w:cs="Arial"/>
          <w:color w:val="auto"/>
          <w:sz w:val="20"/>
          <w:szCs w:val="20"/>
        </w:rPr>
      </w:pPr>
      <w:bookmarkStart w:id="692" w:name="_Toc523133395"/>
      <w:bookmarkStart w:id="693" w:name="_Toc523134728"/>
      <w:ins w:id="694" w:author="Palacherla, Susmitha C (NONUS)" w:date="2018-08-27T11:56:00Z">
        <w:r w:rsidRPr="00925970">
          <w:rPr>
            <w:rFonts w:ascii="Arial" w:hAnsi="Arial" w:cs="Arial"/>
            <w:color w:val="auto"/>
            <w:sz w:val="20"/>
            <w:szCs w:val="20"/>
          </w:rPr>
          <w:t>Production</w:t>
        </w:r>
        <w:bookmarkEnd w:id="692"/>
        <w:bookmarkEnd w:id="693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1667EA" w:rsidTr="00DA59FC">
        <w:trPr>
          <w:trHeight w:hRule="exact" w:val="288"/>
          <w:ins w:id="695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696" w:author="Palacherla, Susmitha C (NONUS)" w:date="2018-08-27T11:56:00Z"/>
                <w:b/>
              </w:rPr>
            </w:pPr>
            <w:ins w:id="697" w:author="Palacherla, Susmitha C (NONUS)" w:date="2018-08-27T11:5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698" w:author="Palacherla, Susmitha C (NONUS)" w:date="2018-08-27T11:56:00Z"/>
              </w:rPr>
            </w:pPr>
            <w:ins w:id="699" w:author="Palacherla, Susmitha C (NONUS)" w:date="2018-08-27T11:56:00Z">
              <w:r>
                <w:t>True</w:t>
              </w:r>
            </w:ins>
          </w:p>
        </w:tc>
      </w:tr>
      <w:tr w:rsidR="001667EA" w:rsidTr="00DA59FC">
        <w:trPr>
          <w:trHeight w:hRule="exact" w:val="288"/>
          <w:ins w:id="700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01" w:author="Palacherla, Susmitha C (NONUS)" w:date="2018-08-27T11:56:00Z"/>
                <w:b/>
              </w:rPr>
            </w:pPr>
            <w:ins w:id="702" w:author="Palacherla, Susmitha C (NONUS)" w:date="2018-08-27T11:5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703" w:author="Palacherla, Susmitha C (NONUS)" w:date="2018-08-27T11:56:00Z"/>
              </w:rPr>
            </w:pPr>
            <w:ins w:id="704" w:author="Palacherla, Susmitha C (NONUS)" w:date="2018-08-27T11:56:00Z">
              <w:r>
                <w:t>False</w:t>
              </w:r>
            </w:ins>
          </w:p>
        </w:tc>
      </w:tr>
      <w:tr w:rsidR="001667EA" w:rsidTr="00DA59FC">
        <w:trPr>
          <w:trHeight w:hRule="exact" w:val="288"/>
          <w:ins w:id="705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06" w:author="Palacherla, Susmitha C (NONUS)" w:date="2018-08-27T11:56:00Z"/>
                <w:b/>
              </w:rPr>
            </w:pPr>
            <w:ins w:id="707" w:author="Palacherla, Susmitha C (NONUS)" w:date="2018-08-27T11:5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708" w:author="Palacherla, Susmitha C (NONUS)" w:date="2018-08-27T11:56:00Z"/>
              </w:rPr>
            </w:pPr>
            <w:ins w:id="709" w:author="Palacherla, Susmitha C (NONUS)" w:date="2018-08-27T11:56:00Z">
              <w:r w:rsidRPr="00BB09B3">
                <w:t>/eCoaching/Production/Datasets</w:t>
              </w:r>
            </w:ins>
          </w:p>
        </w:tc>
      </w:tr>
      <w:tr w:rsidR="001667EA" w:rsidTr="00DA59FC">
        <w:trPr>
          <w:trHeight w:hRule="exact" w:val="288"/>
          <w:ins w:id="710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11" w:author="Palacherla, Susmitha C (NONUS)" w:date="2018-08-27T11:56:00Z"/>
                <w:b/>
              </w:rPr>
            </w:pPr>
            <w:ins w:id="712" w:author="Palacherla, Susmitha C (NONUS)" w:date="2018-08-27T11:5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713" w:author="Palacherla, Susmitha C (NONUS)" w:date="2018-08-27T11:56:00Z"/>
              </w:rPr>
            </w:pPr>
            <w:ins w:id="714" w:author="Palacherla, Susmitha C (NONUS)" w:date="2018-08-27T11:56:00Z">
              <w:r w:rsidRPr="00BB09B3">
                <w:t>/eCoaching/Production/DataSources</w:t>
              </w:r>
            </w:ins>
          </w:p>
        </w:tc>
      </w:tr>
      <w:tr w:rsidR="001667EA" w:rsidTr="00DA59FC">
        <w:trPr>
          <w:trHeight w:hRule="exact" w:val="288"/>
          <w:ins w:id="715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16" w:author="Palacherla, Susmitha C (NONUS)" w:date="2018-08-27T11:56:00Z"/>
                <w:b/>
              </w:rPr>
            </w:pPr>
            <w:ins w:id="717" w:author="Palacherla, Susmitha C (NONUS)" w:date="2018-08-27T11:5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718" w:author="Palacherla, Susmitha C (NONUS)" w:date="2018-08-27T11:56:00Z"/>
              </w:rPr>
            </w:pPr>
            <w:ins w:id="719" w:author="Palacherla, Susmitha C (NONUS)" w:date="2018-08-27T11:56:00Z">
              <w:r w:rsidRPr="00BB09B3">
                <w:t>/eCoaching/Production/Reports</w:t>
              </w:r>
            </w:ins>
          </w:p>
        </w:tc>
      </w:tr>
      <w:tr w:rsidR="001667EA" w:rsidTr="00DA59FC">
        <w:trPr>
          <w:trHeight w:hRule="exact" w:val="288"/>
          <w:ins w:id="720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21" w:author="Palacherla, Susmitha C (NONUS)" w:date="2018-08-27T11:56:00Z"/>
                <w:b/>
              </w:rPr>
            </w:pPr>
            <w:ins w:id="722" w:author="Palacherla, Susmitha C (NONUS)" w:date="2018-08-27T11:5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723" w:author="Palacherla, Susmitha C (NONUS)" w:date="2018-08-27T11:56:00Z"/>
              </w:rPr>
            </w:pPr>
            <w:ins w:id="724" w:author="Palacherla, Susmitha C (NONUS)" w:date="2018-08-27T11:56:00Z">
              <w:r w:rsidRPr="00F74047">
                <w:t>Report Parts</w:t>
              </w:r>
            </w:ins>
          </w:p>
        </w:tc>
      </w:tr>
      <w:tr w:rsidR="001667EA" w:rsidTr="00DA59FC">
        <w:trPr>
          <w:trHeight w:hRule="exact" w:val="288"/>
          <w:ins w:id="725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26" w:author="Palacherla, Susmitha C (NONUS)" w:date="2018-08-27T11:56:00Z"/>
                <w:b/>
              </w:rPr>
            </w:pPr>
            <w:ins w:id="727" w:author="Palacherla, Susmitha C (NONUS)" w:date="2018-08-27T11:5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728" w:author="Palacherla, Susmitha C (NONUS)" w:date="2018-08-27T11:56:00Z"/>
              </w:rPr>
            </w:pPr>
            <w:ins w:id="729" w:author="Palacherla, Susmitha C (NONUS)" w:date="2018-08-27T11:56:00Z">
              <w:r w:rsidRPr="00F74047">
                <w:t>http</w:t>
              </w:r>
              <w:r>
                <w:t>s</w:t>
              </w:r>
              <w:r w:rsidRPr="00F74047">
                <w:t>://f3420-ecldb</w:t>
              </w:r>
              <w:r>
                <w:t>p</w:t>
              </w:r>
              <w:r w:rsidRPr="00F74047">
                <w:t>01.</w:t>
              </w:r>
              <w:r>
                <w:t xml:space="preserve"> sharedservices</w:t>
              </w:r>
              <w:r w:rsidRPr="00F74047">
                <w:t>.local/ReportServer</w:t>
              </w:r>
            </w:ins>
          </w:p>
        </w:tc>
      </w:tr>
      <w:tr w:rsidR="001667EA" w:rsidTr="00DA59FC">
        <w:trPr>
          <w:trHeight w:hRule="exact" w:val="288"/>
          <w:ins w:id="730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31" w:author="Palacherla, Susmitha C (NONUS)" w:date="2018-08-27T11:56:00Z"/>
                <w:b/>
              </w:rPr>
            </w:pPr>
            <w:ins w:id="732" w:author="Palacherla, Susmitha C (NONUS)" w:date="2018-08-27T11:5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6210" w:type="dxa"/>
          </w:tcPr>
          <w:p w:rsidR="001667EA" w:rsidRDefault="001667EA" w:rsidP="00DA59FC">
            <w:pPr>
              <w:rPr>
                <w:ins w:id="733" w:author="Palacherla, Susmitha C (NONUS)" w:date="2018-08-27T11:56:00Z"/>
              </w:rPr>
            </w:pPr>
            <w:ins w:id="734" w:author="Palacherla, Susmitha C (NONUS)" w:date="2018-08-27T11:56:00Z">
              <w:r w:rsidRPr="00F74047">
                <w:t>SQL Server 2008 R2, 2012 or 2014</w:t>
              </w:r>
            </w:ins>
          </w:p>
        </w:tc>
      </w:tr>
      <w:tr w:rsidR="001667EA" w:rsidTr="00DA59FC">
        <w:trPr>
          <w:trHeight w:hRule="exact" w:val="288"/>
          <w:ins w:id="735" w:author="Palacherla, Susmitha C (NONUS)" w:date="2018-08-27T11:56:00Z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ins w:id="736" w:author="Palacherla, Susmitha C (NONUS)" w:date="2018-08-27T11:56:00Z"/>
                <w:b/>
              </w:rPr>
            </w:pPr>
            <w:ins w:id="737" w:author="Palacherla, Susmitha C (NONUS)" w:date="2018-08-27T11:56:00Z">
              <w:r>
                <w:rPr>
                  <w:b/>
                </w:rPr>
                <w:t>Report Portal</w:t>
              </w:r>
            </w:ins>
          </w:p>
        </w:tc>
        <w:tc>
          <w:tcPr>
            <w:tcW w:w="6210" w:type="dxa"/>
          </w:tcPr>
          <w:p w:rsidR="001667EA" w:rsidRPr="00F74047" w:rsidRDefault="001667EA" w:rsidP="00DA59FC">
            <w:pPr>
              <w:rPr>
                <w:ins w:id="738" w:author="Palacherla, Susmitha C (NONUS)" w:date="2018-08-27T11:56:00Z"/>
              </w:rPr>
            </w:pPr>
            <w:ins w:id="739" w:author="Palacherla, Susmitha C (NONUS)" w:date="2018-08-27T11:56:00Z">
              <w:r w:rsidRPr="001515E0">
                <w:t>http</w:t>
              </w:r>
              <w:r>
                <w:t>s</w:t>
              </w:r>
              <w:r w:rsidRPr="001515E0">
                <w:t>://f3420-ecldb</w:t>
              </w:r>
              <w:r>
                <w:t>p</w:t>
              </w:r>
              <w:r w:rsidRPr="001515E0">
                <w:t>01</w:t>
              </w:r>
              <w:r>
                <w:t>.sharedservices</w:t>
              </w:r>
              <w:r w:rsidRPr="00F74047">
                <w:t>.local</w:t>
              </w:r>
              <w:r w:rsidRPr="001515E0">
                <w:t>/Reports_ECL</w:t>
              </w:r>
              <w:r>
                <w:t>P</w:t>
              </w:r>
              <w:r w:rsidRPr="001515E0">
                <w:t>01</w:t>
              </w:r>
            </w:ins>
          </w:p>
        </w:tc>
      </w:tr>
    </w:tbl>
    <w:p w:rsidR="001667EA" w:rsidRDefault="001667EA" w:rsidP="001667EA">
      <w:pPr>
        <w:pStyle w:val="Heading1"/>
        <w:numPr>
          <w:ilvl w:val="0"/>
          <w:numId w:val="3"/>
        </w:numPr>
        <w:rPr>
          <w:ins w:id="740" w:author="Palacherla, Susmitha C (NONUS)" w:date="2018-08-27T11:56:00Z"/>
          <w:rFonts w:ascii="Arial" w:hAnsi="Arial" w:cs="Arial"/>
          <w:sz w:val="24"/>
          <w:szCs w:val="24"/>
        </w:rPr>
      </w:pPr>
      <w:bookmarkStart w:id="741" w:name="_Toc523133396"/>
      <w:bookmarkStart w:id="742" w:name="_Toc523134729"/>
      <w:ins w:id="743" w:author="Palacherla, Susmitha C (NONUS)" w:date="2018-08-27T11:56:00Z">
        <w:r>
          <w:rPr>
            <w:rFonts w:ascii="Arial" w:hAnsi="Arial" w:cs="Arial"/>
            <w:sz w:val="24"/>
            <w:szCs w:val="24"/>
          </w:rPr>
          <w:t>Data Source(s)</w:t>
        </w:r>
        <w:bookmarkEnd w:id="741"/>
        <w:bookmarkEnd w:id="742"/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744" w:author="Palacherla, Susmitha C (NONUS)" w:date="2018-08-27T14:29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25"/>
        <w:gridCol w:w="6570"/>
        <w:tblGridChange w:id="745">
          <w:tblGrid>
            <w:gridCol w:w="2425"/>
            <w:gridCol w:w="6570"/>
          </w:tblGrid>
        </w:tblGridChange>
      </w:tblGrid>
      <w:tr w:rsidR="00546DF0" w:rsidTr="007036C6">
        <w:trPr>
          <w:trHeight w:hRule="exact" w:val="288"/>
          <w:ins w:id="746" w:author="Palacherla, Susmitha C (NONUS)" w:date="2018-08-27T11:56:00Z"/>
          <w:trPrChange w:id="747" w:author="Palacherla, Susmitha C (NONUS)" w:date="2018-08-27T14:29:00Z">
            <w:trPr>
              <w:trHeight w:hRule="exact" w:val="288"/>
            </w:trPr>
          </w:trPrChange>
        </w:trPr>
        <w:tc>
          <w:tcPr>
            <w:tcW w:w="2425" w:type="dxa"/>
            <w:tcPrChange w:id="748" w:author="Palacherla, Susmitha C (NONUS)" w:date="2018-08-27T14:29:00Z">
              <w:tcPr>
                <w:tcW w:w="2425" w:type="dxa"/>
              </w:tcPr>
            </w:tcPrChange>
          </w:tcPr>
          <w:p w:rsidR="00546DF0" w:rsidRPr="005745A6" w:rsidRDefault="00546DF0" w:rsidP="00546DF0">
            <w:pPr>
              <w:rPr>
                <w:ins w:id="749" w:author="Palacherla, Susmitha C (NONUS)" w:date="2018-08-27T11:56:00Z"/>
                <w:b/>
              </w:rPr>
            </w:pPr>
            <w:bookmarkStart w:id="750" w:name="_GoBack" w:colFirst="1" w:colLast="1"/>
            <w:ins w:id="751" w:author="Palacherla, Susmitha C (NONUS)" w:date="2018-08-27T11:56:00Z">
              <w:r>
                <w:rPr>
                  <w:b/>
                </w:rPr>
                <w:t>Name</w:t>
              </w:r>
            </w:ins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52" w:author="Palacherla, Susmitha C (NONUS)" w:date="2018-08-27T14:29:00Z">
              <w:tcPr>
                <w:tcW w:w="6570" w:type="dxa"/>
              </w:tcPr>
            </w:tcPrChange>
          </w:tcPr>
          <w:p w:rsidR="00546DF0" w:rsidRDefault="00546DF0" w:rsidP="00546DF0">
            <w:pPr>
              <w:rPr>
                <w:ins w:id="753" w:author="Palacherla, Susmitha C (NONUS)" w:date="2018-08-27T11:56:00Z"/>
              </w:rPr>
            </w:pPr>
            <w:ins w:id="754" w:author="Palacherla, Susmitha C (NONUS)" w:date="2018-08-27T14:29:00Z">
              <w:r>
                <w:t>eCoaching</w:t>
              </w:r>
            </w:ins>
          </w:p>
        </w:tc>
      </w:tr>
      <w:tr w:rsidR="00546DF0" w:rsidTr="007036C6">
        <w:trPr>
          <w:trHeight w:hRule="exact" w:val="288"/>
          <w:ins w:id="755" w:author="Palacherla, Susmitha C (NONUS)" w:date="2018-08-27T11:56:00Z"/>
          <w:trPrChange w:id="756" w:author="Palacherla, Susmitha C (NONUS)" w:date="2018-08-27T14:29:00Z">
            <w:trPr>
              <w:trHeight w:hRule="exact" w:val="288"/>
            </w:trPr>
          </w:trPrChange>
        </w:trPr>
        <w:tc>
          <w:tcPr>
            <w:tcW w:w="2425" w:type="dxa"/>
            <w:tcPrChange w:id="757" w:author="Palacherla, Susmitha C (NONUS)" w:date="2018-08-27T14:29:00Z">
              <w:tcPr>
                <w:tcW w:w="2425" w:type="dxa"/>
              </w:tcPr>
            </w:tcPrChange>
          </w:tcPr>
          <w:p w:rsidR="00546DF0" w:rsidRPr="005745A6" w:rsidRDefault="00546DF0" w:rsidP="00546DF0">
            <w:pPr>
              <w:rPr>
                <w:ins w:id="758" w:author="Palacherla, Susmitha C (NONUS)" w:date="2018-08-27T11:56:00Z"/>
                <w:b/>
              </w:rPr>
            </w:pPr>
            <w:ins w:id="759" w:author="Palacherla, Susmitha C (NONUS)" w:date="2018-08-27T11:56:00Z">
              <w:r>
                <w:rPr>
                  <w:b/>
                </w:rPr>
                <w:t>Type</w:t>
              </w:r>
            </w:ins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760" w:author="Palacherla, Susmitha C (NONUS)" w:date="2018-08-27T14:29:00Z">
              <w:tcPr>
                <w:tcW w:w="6570" w:type="dxa"/>
              </w:tcPr>
            </w:tcPrChange>
          </w:tcPr>
          <w:p w:rsidR="00546DF0" w:rsidRDefault="00546DF0" w:rsidP="00546DF0">
            <w:pPr>
              <w:rPr>
                <w:ins w:id="761" w:author="Palacherla, Susmitha C (NONUS)" w:date="2018-08-27T11:56:00Z"/>
              </w:rPr>
            </w:pPr>
            <w:ins w:id="762" w:author="Palacherla, Susmitha C (NONUS)" w:date="2018-08-27T14:29:00Z">
              <w:r>
                <w:t>Microsoft SQL Server</w:t>
              </w:r>
            </w:ins>
          </w:p>
        </w:tc>
      </w:tr>
      <w:bookmarkEnd w:id="750"/>
      <w:tr w:rsidR="001667EA" w:rsidTr="00DA59FC">
        <w:trPr>
          <w:trHeight w:hRule="exact" w:val="1576"/>
          <w:ins w:id="763" w:author="Palacherla, Susmitha C (NONUS)" w:date="2018-08-27T11:56:00Z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ins w:id="764" w:author="Palacherla, Susmitha C (NONUS)" w:date="2018-08-27T11:56:00Z"/>
                <w:b/>
              </w:rPr>
            </w:pPr>
            <w:ins w:id="765" w:author="Palacherla, Susmitha C (NONUS)" w:date="2018-08-27T11:56:00Z">
              <w:r>
                <w:rPr>
                  <w:b/>
                </w:rPr>
                <w:t>Connection String(s)</w:t>
              </w:r>
            </w:ins>
          </w:p>
        </w:tc>
        <w:tc>
          <w:tcPr>
            <w:tcW w:w="6570" w:type="dxa"/>
          </w:tcPr>
          <w:p w:rsidR="001667EA" w:rsidRDefault="001667EA" w:rsidP="00DA59FC">
            <w:pPr>
              <w:rPr>
                <w:ins w:id="766" w:author="Palacherla, Susmitha C (NONUS)" w:date="2018-08-27T11:56:00Z"/>
              </w:rPr>
            </w:pPr>
            <w:ins w:id="767" w:author="Palacherla, Susmitha C (NONUS)" w:date="2018-08-27T11:56:00Z">
              <w:r>
                <w:t xml:space="preserve">Dev: </w:t>
              </w:r>
              <w:r w:rsidRPr="009C448F">
                <w:t>Data Source=F3420-ECLDBD01;Initial Catalog=eCoachingDev</w:t>
              </w:r>
            </w:ins>
          </w:p>
          <w:p w:rsidR="001667EA" w:rsidRDefault="001667EA" w:rsidP="00DA59FC">
            <w:pPr>
              <w:rPr>
                <w:ins w:id="768" w:author="Palacherla, Susmitha C (NONUS)" w:date="2018-08-27T11:56:00Z"/>
              </w:rPr>
            </w:pPr>
            <w:ins w:id="769" w:author="Palacherla, Susmitha C (NONUS)" w:date="2018-08-27T11:56:00Z">
              <w:r>
                <w:t xml:space="preserve">Sys Test: </w:t>
              </w:r>
              <w:r w:rsidRPr="009C448F">
                <w:t>Data Source=F3420-ECLDB</w:t>
              </w:r>
              <w:r>
                <w:t>T01;Initial Catalog=eCoachingTest</w:t>
              </w:r>
            </w:ins>
          </w:p>
          <w:p w:rsidR="001667EA" w:rsidRDefault="001667EA" w:rsidP="00DA59FC">
            <w:pPr>
              <w:rPr>
                <w:ins w:id="770" w:author="Palacherla, Susmitha C (NONUS)" w:date="2018-08-27T11:56:00Z"/>
              </w:rPr>
            </w:pPr>
            <w:ins w:id="771" w:author="Palacherla, Susmitha C (NONUS)" w:date="2018-08-27T11:56:00Z">
              <w:r>
                <w:t xml:space="preserve">Production: </w:t>
              </w:r>
              <w:r w:rsidRPr="009C448F">
                <w:t>Data Source=F3420-ECLDB</w:t>
              </w:r>
              <w:r>
                <w:t>P01;Initial Catalog=eCoaching</w:t>
              </w:r>
            </w:ins>
          </w:p>
        </w:tc>
      </w:tr>
      <w:tr w:rsidR="001667EA" w:rsidTr="00DA59FC">
        <w:trPr>
          <w:trHeight w:hRule="exact" w:val="288"/>
          <w:ins w:id="772" w:author="Palacherla, Susmitha C (NONUS)" w:date="2018-08-27T11:56:00Z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ins w:id="773" w:author="Palacherla, Susmitha C (NONUS)" w:date="2018-08-27T11:56:00Z"/>
                <w:b/>
              </w:rPr>
            </w:pPr>
            <w:ins w:id="774" w:author="Palacherla, Susmitha C (NONUS)" w:date="2018-08-27T11:56:00Z">
              <w:r>
                <w:rPr>
                  <w:b/>
                </w:rPr>
                <w:t>Connect Using</w:t>
              </w:r>
            </w:ins>
          </w:p>
        </w:tc>
        <w:tc>
          <w:tcPr>
            <w:tcW w:w="6570" w:type="dxa"/>
          </w:tcPr>
          <w:p w:rsidR="001667EA" w:rsidRDefault="001667EA" w:rsidP="00DA59FC">
            <w:pPr>
              <w:rPr>
                <w:ins w:id="775" w:author="Palacherla, Susmitha C (NONUS)" w:date="2018-08-27T11:56:00Z"/>
              </w:rPr>
            </w:pPr>
            <w:ins w:id="776" w:author="Palacherla, Susmitha C (NONUS)" w:date="2018-08-27T11:56:00Z">
              <w:r>
                <w:t>Windows Integrated Security</w:t>
              </w:r>
            </w:ins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3FA" w:rsidRDefault="003933FA" w:rsidP="009F2A51">
      <w:pPr>
        <w:spacing w:after="0" w:line="240" w:lineRule="auto"/>
      </w:pPr>
      <w:r>
        <w:separator/>
      </w:r>
    </w:p>
  </w:endnote>
  <w:endnote w:type="continuationSeparator" w:id="0">
    <w:p w:rsidR="003933FA" w:rsidRDefault="003933FA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Pr="007B53B8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2B0F92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2B0F92" w:rsidRPr="0091531A" w:rsidRDefault="002B0F92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B0F92" w:rsidRDefault="002B0F92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546DF0">
      <w:rPr>
        <w:rStyle w:val="PageNumber"/>
        <w:noProof/>
        <w:sz w:val="18"/>
      </w:rPr>
      <w:t>28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3FA" w:rsidRDefault="003933FA" w:rsidP="009F2A51">
      <w:pPr>
        <w:spacing w:after="0" w:line="240" w:lineRule="auto"/>
      </w:pPr>
      <w:r>
        <w:separator/>
      </w:r>
    </w:p>
  </w:footnote>
  <w:footnote w:type="continuationSeparator" w:id="0">
    <w:p w:rsidR="003933FA" w:rsidRDefault="003933FA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Default="002B0F92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2B0F92" w:rsidRDefault="002B0F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6EA04-DD7C-483E-B3AE-40D0BAE31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2071</Words>
  <Characters>11808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13852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25</cp:revision>
  <dcterms:created xsi:type="dcterms:W3CDTF">2017-04-18T18:53:00Z</dcterms:created>
  <dcterms:modified xsi:type="dcterms:W3CDTF">2018-08-27T18:29:00Z</dcterms:modified>
</cp:coreProperties>
</file>