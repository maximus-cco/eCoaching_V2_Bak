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3E1F08" w:rsidP="009F2A51">
      <w:pPr>
        <w:ind w:right="-270"/>
        <w:rPr>
          <w:rFonts w:ascii="Century Schoolbook" w:hAnsi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F5304A" wp14:editId="544A4F0A">
                <wp:simplePos x="0" y="0"/>
                <wp:positionH relativeFrom="column">
                  <wp:posOffset>1308735</wp:posOffset>
                </wp:positionH>
                <wp:positionV relativeFrom="paragraph">
                  <wp:posOffset>306070</wp:posOffset>
                </wp:positionV>
                <wp:extent cx="3291840" cy="590550"/>
                <wp:effectExtent l="0" t="0" r="381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:rsidR="007B16D7" w:rsidRDefault="007B16D7" w:rsidP="00BF6056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530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3.05pt;margin-top:24.1pt;width:259.2pt;height:4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:rsidR="007B16D7" w:rsidRDefault="007B16D7" w:rsidP="00BF6056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6056" w:rsidRPr="002431EB" w:rsidRDefault="00BF6056" w:rsidP="009F2A51">
      <w:pPr>
        <w:ind w:right="-270"/>
        <w:jc w:val="center"/>
        <w:rPr>
          <w:rFonts w:ascii="Century Schoolbook" w:hAnsi="Century Schoolbook"/>
        </w:rPr>
      </w:pPr>
    </w:p>
    <w:p w:rsidR="004F7B11" w:rsidRDefault="009F2A5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 w:rsidRPr="002431EB">
        <w:rPr>
          <w:rFonts w:ascii="Arial" w:hAnsi="Arial"/>
          <w:b/>
          <w:sz w:val="36"/>
        </w:rPr>
        <w:t xml:space="preserve">Title: </w:t>
      </w:r>
      <w:r w:rsidR="004F7B11">
        <w:rPr>
          <w:rFonts w:ascii="Arial" w:hAnsi="Arial"/>
          <w:b/>
          <w:sz w:val="36"/>
        </w:rPr>
        <w:t xml:space="preserve">CCO eCoaching </w:t>
      </w:r>
      <w:r w:rsidR="00FC77E3">
        <w:rPr>
          <w:rFonts w:ascii="Arial" w:hAnsi="Arial"/>
          <w:b/>
          <w:sz w:val="36"/>
        </w:rPr>
        <w:t>Warning</w:t>
      </w:r>
      <w:r w:rsidR="004F7B11">
        <w:rPr>
          <w:rFonts w:ascii="Arial" w:hAnsi="Arial"/>
          <w:b/>
          <w:sz w:val="36"/>
        </w:rPr>
        <w:t xml:space="preserve"> Summary Report</w:t>
      </w:r>
    </w:p>
    <w:p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  <w:tblPrChange w:id="1" w:author="Palacherla, Susmitha C (NONUS)" w:date="2017-08-15T09:49:00Z">
          <w:tblPr>
            <w:tblW w:w="0" w:type="auto"/>
            <w:tblInd w:w="1519" w:type="dxa"/>
            <w:tblLayout w:type="fixed"/>
            <w:tblCellMar>
              <w:left w:w="79" w:type="dxa"/>
              <w:right w:w="79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1530"/>
        <w:gridCol w:w="1620"/>
        <w:gridCol w:w="3963"/>
        <w:tblGridChange w:id="2">
          <w:tblGrid>
            <w:gridCol w:w="1530"/>
            <w:gridCol w:w="1620"/>
            <w:gridCol w:w="3510"/>
          </w:tblGrid>
        </w:tblGridChange>
      </w:tblGrid>
      <w:tr w:rsidR="009F2A51" w:rsidRPr="00D37C04" w:rsidTr="00BA755D">
        <w:trPr>
          <w:cantSplit/>
          <w:trHeight w:val="282"/>
          <w:trPrChange w:id="3" w:author="Palacherla, Susmitha C (NONUS)" w:date="2017-08-15T09:49:00Z">
            <w:trPr>
              <w:cantSplit/>
              <w:trHeight w:val="282"/>
            </w:trPr>
          </w:trPrChange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4" w:author="Palacherla, Susmitha C (NONUS)" w:date="2017-08-15T09:49:00Z">
              <w:tcPr>
                <w:tcW w:w="153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5" w:author="Palacherla, Susmitha C (NONUS)" w:date="2017-08-15T09:49:00Z">
              <w:tcPr>
                <w:tcW w:w="162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963" w:type="dxa"/>
            <w:tcBorders>
              <w:top w:val="single" w:sz="6" w:space="0" w:color="auto"/>
              <w:right w:val="single" w:sz="6" w:space="0" w:color="auto"/>
            </w:tcBorders>
            <w:vAlign w:val="center"/>
            <w:tcPrChange w:id="6" w:author="Palacherla, Susmitha C (NONUS)" w:date="2017-08-15T09:49:00Z">
              <w:tcPr>
                <w:tcW w:w="3510" w:type="dxa"/>
                <w:tcBorders>
                  <w:top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BA755D" w:rsidRPr="00D37C04" w:rsidTr="00BA755D">
        <w:trPr>
          <w:cantSplit/>
          <w:trHeight w:val="348"/>
          <w:trPrChange w:id="7" w:author="Palacherla, Susmitha C (NONUS)" w:date="2017-08-15T09:49:00Z">
            <w:trPr>
              <w:cantSplit/>
              <w:trHeight w:val="348"/>
            </w:trPr>
          </w:trPrChange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8" w:author="Palacherla, Susmitha C (NONUS)" w:date="2017-08-15T09:49:00Z">
              <w:tcPr>
                <w:tcW w:w="153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BA755D" w:rsidRPr="00D37C04" w:rsidRDefault="00BA755D" w:rsidP="00BA755D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9" w:author="Palacherla, Susmitha C (NONUS)" w:date="2017-08-15T09:49:00Z">
              <w:r>
                <w:rPr>
                  <w:rFonts w:ascii="Times New Roman (PCL6)" w:hAnsi="Times New Roman (PCL6)"/>
                </w:rPr>
                <w:t>8/15/2017</w:t>
              </w:r>
            </w:ins>
            <w:del w:id="10" w:author="Palacherla, Susmitha C (NONUS)" w:date="2017-08-15T09:49:00Z">
              <w:r w:rsidDel="00797173">
                <w:rPr>
                  <w:rFonts w:ascii="Times New Roman (PCL6)" w:hAnsi="Times New Roman (PCL6)"/>
                </w:rPr>
                <w:delText>4/22/2017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11" w:author="Palacherla, Susmitha C (NONUS)" w:date="2017-08-15T09:49:00Z">
              <w:tcPr>
                <w:tcW w:w="162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BA755D" w:rsidRPr="00D37C04" w:rsidRDefault="00BA755D" w:rsidP="00BA755D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96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tcPrChange w:id="12" w:author="Palacherla, Susmitha C (NONUS)" w:date="2017-08-15T09:49:00Z">
              <w:tcPr>
                <w:tcW w:w="3510" w:type="dxa"/>
                <w:tcBorders>
                  <w:top w:val="single" w:sz="12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BA755D" w:rsidDel="00797173" w:rsidRDefault="00BA755D" w:rsidP="00BA755D">
            <w:pPr>
              <w:ind w:right="-270"/>
              <w:rPr>
                <w:del w:id="13" w:author="Palacherla, Susmitha C (NONUS)" w:date="2017-08-15T09:49:00Z"/>
                <w:rFonts w:ascii="Times New Roman (PCL6)" w:hAnsi="Times New Roman (PCL6)"/>
              </w:rPr>
            </w:pPr>
            <w:ins w:id="14" w:author="Palacherla, Susmitha C (NONUS)" w:date="2017-08-15T09:49:00Z">
              <w:r>
                <w:rPr>
                  <w:rFonts w:ascii="Times New Roman (PCL6)" w:hAnsi="Times New Roman (PCL6)"/>
                </w:rPr>
                <w:t>TFS 7106 – Upgrade for SQL Server 2012</w:t>
              </w:r>
            </w:ins>
            <w:del w:id="15" w:author="Palacherla, Susmitha C (NONUS)" w:date="2017-08-15T09:49:00Z">
              <w:r w:rsidDel="00797173">
                <w:rPr>
                  <w:rFonts w:ascii="Times New Roman (PCL6)" w:hAnsi="Times New Roman (PCL6)"/>
                </w:rPr>
                <w:delText xml:space="preserve">TFS 5621 - </w:delText>
              </w:r>
              <w:r w:rsidRPr="004F7B11" w:rsidDel="00797173">
                <w:rPr>
                  <w:rFonts w:ascii="Times New Roman (PCL6)" w:hAnsi="Times New Roman (PCL6)"/>
                </w:rPr>
                <w:delText xml:space="preserve"> Initial reporting for eCL</w:delText>
              </w:r>
            </w:del>
          </w:p>
          <w:p w:rsidR="00BA755D" w:rsidRPr="00D37C04" w:rsidRDefault="00BA755D" w:rsidP="00BA755D">
            <w:pPr>
              <w:ind w:right="-270"/>
              <w:rPr>
                <w:rFonts w:ascii="Times New Roman (PCL6)" w:hAnsi="Times New Roman (PCL6)"/>
              </w:rPr>
            </w:pP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>
        <w:rPr>
          <w:rFonts w:ascii="Times New Roman (PCL6)" w:hAnsi="Times New Roman (PCL6)"/>
          <w:b w:val="0"/>
          <w:sz w:val="20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BA755D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BA755D" w:rsidRPr="00D37C04" w:rsidTr="00BA755D">
        <w:tc>
          <w:tcPr>
            <w:tcW w:w="1440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ins w:id="16" w:author="Palacherla, Susmitha C (NONUS)" w:date="2017-08-15T09:49:00Z">
              <w:r>
                <w:t>8/15/2017</w:t>
              </w:r>
            </w:ins>
          </w:p>
        </w:tc>
        <w:tc>
          <w:tcPr>
            <w:tcW w:w="5238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ins w:id="17" w:author="Palacherla, Susmitha C (NONUS)" w:date="2017-08-15T09:49:00Z">
              <w:r>
                <w:rPr>
                  <w:rFonts w:ascii="Times New Roman (PCL6)" w:hAnsi="Times New Roman (PCL6)"/>
                </w:rPr>
                <w:t>TFS 7106 – Upgrade for SQL Server 2012</w:t>
              </w:r>
            </w:ins>
          </w:p>
        </w:tc>
        <w:tc>
          <w:tcPr>
            <w:tcW w:w="2790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ins w:id="18" w:author="Palacherla, Susmitha C (NONUS)" w:date="2017-08-15T09:49:00Z">
              <w:r>
                <w:t>Susmitha Palacherla</w:t>
              </w:r>
            </w:ins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8F746F" w:rsidRPr="00D37C04" w:rsidRDefault="008F746F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19" w:author="Palacherla, Susmitha C (NONUS)" w:date="2017-08-15T09:49:00Z"/>
        </w:rPr>
      </w:pPr>
      <w:bookmarkStart w:id="20" w:name="_Toc434743870"/>
      <w:r w:rsidRPr="002431EB">
        <w:br w:type="page"/>
      </w:r>
      <w:bookmarkEnd w:id="20"/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21" w:author="Palacherla, Susmitha C (NONUS)" w:date="2017-08-15T09:49:00Z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22" w:author="Palacherla, Susmitha C (NONUS)" w:date="2017-08-15T09:49:00Z"/>
        </w:rPr>
      </w:pPr>
    </w:p>
    <w:customXmlInsRangeStart w:id="23" w:author="Palacherla, Susmitha C (NONUS)" w:date="2017-08-15T09:50:00Z"/>
    <w:sdt>
      <w:sdtPr>
        <w:id w:val="-421564101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/>
          <w:bCs/>
          <w:noProof/>
          <w:color w:val="auto"/>
          <w:sz w:val="22"/>
          <w:szCs w:val="22"/>
        </w:rPr>
      </w:sdtEndPr>
      <w:sdtContent>
        <w:customXmlInsRangeEnd w:id="23"/>
        <w:p w:rsidR="00BA755D" w:rsidRDefault="00BA755D">
          <w:pPr>
            <w:pStyle w:val="TOCHeading"/>
            <w:rPr>
              <w:ins w:id="24" w:author="Palacherla, Susmitha C (NONUS)" w:date="2017-08-15T09:50:00Z"/>
            </w:rPr>
          </w:pPr>
          <w:ins w:id="25" w:author="Palacherla, Susmitha C (NONUS)" w:date="2017-08-15T09:50:00Z">
            <w:r>
              <w:t>Contents</w:t>
            </w:r>
          </w:ins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ins w:id="26" w:author="Palacherla, Susmitha C (NONUS)" w:date="2017-08-15T09:50:00Z"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</w:ins>
          <w:hyperlink w:anchor="_Toc490553936" w:history="1">
            <w:r w:rsidRPr="00C4791A">
              <w:rPr>
                <w:rStyle w:val="Hyperlink"/>
                <w:noProof/>
              </w:rPr>
              <w:t>1.0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37" w:history="1">
            <w:r w:rsidRPr="00C4791A">
              <w:rPr>
                <w:rStyle w:val="Hyperlink"/>
                <w:noProof/>
              </w:rPr>
              <w:t>2.0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XML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38" w:history="1">
            <w:r w:rsidRPr="00C4791A">
              <w:rPr>
                <w:rStyle w:val="Hyperlink"/>
                <w:noProof/>
              </w:rPr>
              <w:t>3.0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Report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39" w:history="1">
            <w:r w:rsidRPr="00C4791A">
              <w:rPr>
                <w:rStyle w:val="Hyperlink"/>
                <w:noProof/>
              </w:rPr>
              <w:t>4.0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Report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0" w:history="1">
            <w:r w:rsidRPr="00C4791A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WarningSummary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1" w:history="1">
            <w:r w:rsidRPr="00C4791A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WarningReasonRef (uses shared dataset WarningReasonList)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2" w:history="1">
            <w:r w:rsidRPr="00C4791A">
              <w:rPr>
                <w:rStyle w:val="Hyperlink"/>
                <w:noProof/>
              </w:rPr>
              <w:t>4.3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WarningEmployeeRef (uses shared dataset WarningEmployeeList)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3" w:history="1">
            <w:r w:rsidRPr="00C4791A">
              <w:rPr>
                <w:rStyle w:val="Hyperlink"/>
                <w:noProof/>
              </w:rPr>
              <w:t>4.4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ModuleRef (uses shared dataset ModuleList)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4" w:history="1">
            <w:r w:rsidRPr="00C4791A">
              <w:rPr>
                <w:rStyle w:val="Hyperlink"/>
                <w:noProof/>
              </w:rPr>
              <w:t>4.5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warningStatusRef (uses shared dataset warningStatusList)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5" w:history="1">
            <w:r w:rsidRPr="00C4791A">
              <w:rPr>
                <w:rStyle w:val="Hyperlink"/>
                <w:noProof/>
              </w:rPr>
              <w:t>4.6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WarningSubReasonRef (uses shared dataset WarningSubReasonList)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6" w:history="1">
            <w:r w:rsidRPr="00C4791A">
              <w:rPr>
                <w:rStyle w:val="Hyperlink"/>
                <w:noProof/>
              </w:rPr>
              <w:t>4.7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WarningSiteRef (uses shared dataset WarningSiteList)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7" w:history="1">
            <w:r w:rsidRPr="00C4791A">
              <w:rPr>
                <w:rStyle w:val="Hyperlink"/>
                <w:noProof/>
              </w:rPr>
              <w:t>5.0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Report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8" w:history="1">
            <w:r w:rsidRPr="00C4791A">
              <w:rPr>
                <w:rStyle w:val="Hyperlink"/>
                <w:noProof/>
              </w:rPr>
              <w:t>6.0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Preview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49" w:history="1">
            <w:r w:rsidRPr="00C4791A">
              <w:rPr>
                <w:rStyle w:val="Hyperlink"/>
                <w:noProof/>
              </w:rPr>
              <w:t>7.0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Deployment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50" w:history="1">
            <w:r w:rsidRPr="00C4791A">
              <w:rPr>
                <w:rStyle w:val="Hyperlink"/>
                <w:noProof/>
              </w:rPr>
              <w:t>7.1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Dev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51" w:history="1">
            <w:r w:rsidRPr="00C4791A">
              <w:rPr>
                <w:rStyle w:val="Hyperlink"/>
                <w:noProof/>
              </w:rPr>
              <w:t>7.2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SysTest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52" w:history="1">
            <w:r w:rsidRPr="00C4791A">
              <w:rPr>
                <w:rStyle w:val="Hyperlink"/>
                <w:noProof/>
              </w:rPr>
              <w:t>7.3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LoadTest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90553953" w:history="1">
            <w:r w:rsidRPr="00C4791A">
              <w:rPr>
                <w:rStyle w:val="Hyperlink"/>
                <w:noProof/>
              </w:rPr>
              <w:t>7.4</w:t>
            </w:r>
            <w:r>
              <w:rPr>
                <w:noProof/>
              </w:rPr>
              <w:tab/>
            </w:r>
            <w:r w:rsidRPr="00C4791A">
              <w:rPr>
                <w:rStyle w:val="Hyperlink"/>
                <w:rFonts w:ascii="Arial" w:hAnsi="Arial" w:cs="Arial"/>
                <w:noProof/>
              </w:rPr>
              <w:t>Production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pPr>
            <w:rPr>
              <w:ins w:id="27" w:author="Palacherla, Susmitha C (NONUS)" w:date="2017-08-15T09:50:00Z"/>
            </w:rPr>
          </w:pPr>
          <w:ins w:id="28" w:author="Palacherla, Susmitha C (NONUS)" w:date="2017-08-15T09:50:00Z">
            <w:r>
              <w:rPr>
                <w:b/>
                <w:bCs/>
                <w:noProof/>
              </w:rPr>
              <w:fldChar w:fldCharType="end"/>
            </w:r>
          </w:ins>
        </w:p>
        <w:customXmlInsRangeStart w:id="29" w:author="Palacherla, Susmitha C (NONUS)" w:date="2017-08-15T09:50:00Z"/>
      </w:sdtContent>
    </w:sdt>
    <w:customXmlInsRangeEnd w:id="29"/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30" w:author="Palacherla, Susmitha C (NONUS)" w:date="2017-08-15T09:50:00Z"/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31" w:author="Palacherla, Susmitha C (NONUS)" w:date="2017-08-15T09:50:00Z"/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32" w:author="Palacherla, Susmitha C (NONUS)" w:date="2017-08-15T09:50:00Z"/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33" w:author="Palacherla, Susmitha C (NONUS)" w:date="2017-08-15T09:50:00Z"/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34" w:author="Palacherla, Susmitha C (NONUS)" w:date="2017-08-15T09:50:00Z"/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bookmarkStart w:id="35" w:name="_GoBack"/>
      <w:bookmarkEnd w:id="35"/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36" w:name="_Toc490553936"/>
      <w:r>
        <w:rPr>
          <w:rFonts w:ascii="Arial" w:hAnsi="Arial" w:cs="Arial"/>
          <w:sz w:val="24"/>
          <w:szCs w:val="24"/>
        </w:rPr>
        <w:lastRenderedPageBreak/>
        <w:t>Purpose</w:t>
      </w:r>
      <w:bookmarkEnd w:id="36"/>
    </w:p>
    <w:p w:rsidR="00BF6056" w:rsidRPr="00D62F04" w:rsidRDefault="00BF6056" w:rsidP="00BF6056">
      <w:r>
        <w:t xml:space="preserve">The purpose of the </w:t>
      </w:r>
      <w:r w:rsidR="00092504">
        <w:t>W</w:t>
      </w:r>
      <w:r w:rsidR="00FC77E3">
        <w:t>arning</w:t>
      </w:r>
      <w:r w:rsidR="00B17323">
        <w:t xml:space="preserve"> summary report is for Engineering, Program and support staff that need to be able to view the details of the </w:t>
      </w:r>
      <w:r w:rsidR="00FC77E3">
        <w:t>warning</w:t>
      </w:r>
      <w:r w:rsidR="00B17323">
        <w:t xml:space="preserve"> log</w:t>
      </w:r>
      <w:r w:rsidR="00FC77E3">
        <w:t>s</w:t>
      </w:r>
      <w:r w:rsidR="00B17323">
        <w:t xml:space="preserve"> and or generate Reports based on the </w:t>
      </w:r>
      <w:r w:rsidR="00FC77E3">
        <w:t>warning</w:t>
      </w:r>
      <w:r w:rsidR="00B17323">
        <w:t xml:space="preserve"> logs to be able to do so without having to login to the database and run direct queries.</w:t>
      </w:r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37" w:name="_Toc490553937"/>
      <w:r w:rsidRPr="00CF2472">
        <w:rPr>
          <w:rFonts w:ascii="Arial" w:hAnsi="Arial" w:cs="Arial"/>
          <w:sz w:val="24"/>
          <w:szCs w:val="24"/>
        </w:rPr>
        <w:t>XML Information</w:t>
      </w:r>
      <w:bookmarkEnd w:id="37"/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="00FC77E3">
        <w:t>Warning</w:t>
      </w:r>
      <w:r w:rsidR="00B24818">
        <w:t>Su</w:t>
      </w:r>
      <w:r w:rsidRPr="000D0353">
        <w:t>mmary.rdl</w:t>
      </w: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38" w:name="_Toc490553938"/>
      <w:r w:rsidRPr="00D04BC1">
        <w:rPr>
          <w:rFonts w:ascii="Arial" w:hAnsi="Arial" w:cs="Arial"/>
          <w:sz w:val="24"/>
          <w:szCs w:val="24"/>
        </w:rPr>
        <w:t>Report Parameters</w:t>
      </w:r>
      <w:bookmarkEnd w:id="38"/>
    </w:p>
    <w:p w:rsidR="006F6E8A" w:rsidRPr="00804A60" w:rsidRDefault="00FC77E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4107818" wp14:editId="37603255">
            <wp:extent cx="2466975" cy="3381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/>
    <w:p w:rsidR="000D0353" w:rsidRDefault="000D0353" w:rsidP="006F6E8A"/>
    <w:p w:rsidR="00FC77E3" w:rsidRDefault="00FC77E3" w:rsidP="006F6E8A"/>
    <w:p w:rsidR="000D0353" w:rsidRDefault="000D0353" w:rsidP="006F6E8A"/>
    <w:p w:rsidR="006F6E8A" w:rsidRDefault="006F6E8A" w:rsidP="006F6E8A">
      <w:r>
        <w:lastRenderedPageBreak/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0D0353" w:rsidP="007B16D7">
            <w:pPr>
              <w:spacing w:after="0" w:line="240" w:lineRule="auto"/>
            </w:pPr>
            <w:proofErr w:type="spellStart"/>
            <w:r>
              <w:t>LanID</w:t>
            </w:r>
            <w:proofErr w:type="spellEnd"/>
          </w:p>
        </w:tc>
        <w:tc>
          <w:tcPr>
            <w:tcW w:w="1732" w:type="dxa"/>
          </w:tcPr>
          <w:p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proofErr w:type="spellStart"/>
            <w:r>
              <w:t>strSdatein</w:t>
            </w:r>
            <w:proofErr w:type="spellEnd"/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proofErr w:type="spellStart"/>
            <w:r>
              <w:t>strEDatein</w:t>
            </w:r>
            <w:proofErr w:type="spellEnd"/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intModulein</w:t>
            </w:r>
            <w:proofErr w:type="spellEnd"/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Module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</w:t>
            </w:r>
            <w:proofErr w:type="spellStart"/>
            <w:r w:rsidR="00AA6CAB">
              <w:t>ModuleRef</w:t>
            </w:r>
            <w:proofErr w:type="spellEnd"/>
            <w:r w:rsidR="00AA6CAB">
              <w:t xml:space="preserve"> (value field: </w:t>
            </w:r>
            <w:proofErr w:type="spellStart"/>
            <w:r w:rsidR="00AA6CAB">
              <w:t>ModuleID</w:t>
            </w:r>
            <w:proofErr w:type="spellEnd"/>
            <w:r w:rsidR="00AA6CAB">
              <w:t xml:space="preserve"> label field: Module)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intStatusin</w:t>
            </w:r>
            <w:proofErr w:type="spellEnd"/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CoachingStatusRef</w:t>
            </w:r>
            <w:proofErr w:type="spellEnd"/>
            <w:r>
              <w:t xml:space="preserve"> (value field: </w:t>
            </w:r>
            <w:proofErr w:type="spellStart"/>
            <w:r>
              <w:t>StatusID</w:t>
            </w:r>
            <w:proofErr w:type="spellEnd"/>
            <w:r>
              <w:t xml:space="preserve"> label field: Status)</w:t>
            </w:r>
          </w:p>
        </w:tc>
      </w:tr>
      <w:tr w:rsidR="00286D7F" w:rsidTr="000D0353"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</w:pPr>
            <w:proofErr w:type="spellStart"/>
            <w:r>
              <w:t>intSitein</w:t>
            </w:r>
            <w:proofErr w:type="spellEnd"/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CoachingSiteRef</w:t>
            </w:r>
            <w:proofErr w:type="spellEnd"/>
            <w:r>
              <w:t xml:space="preserve"> (value field: </w:t>
            </w:r>
            <w:proofErr w:type="spellStart"/>
            <w:r>
              <w:t>SiteID</w:t>
            </w:r>
            <w:proofErr w:type="spellEnd"/>
            <w:r>
              <w:t xml:space="preserve"> label field: Site)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proofErr w:type="spellStart"/>
            <w:r>
              <w:t>strEmpin</w:t>
            </w:r>
            <w:proofErr w:type="spellEnd"/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CoachingEmployeeRef</w:t>
            </w:r>
            <w:proofErr w:type="spellEnd"/>
            <w:r>
              <w:t xml:space="preserve"> (value field: </w:t>
            </w:r>
            <w:proofErr w:type="spellStart"/>
            <w:r>
              <w:t>EmpID</w:t>
            </w:r>
            <w:proofErr w:type="spellEnd"/>
            <w:r>
              <w:t xml:space="preserve"> label field: </w:t>
            </w:r>
            <w:proofErr w:type="spellStart"/>
            <w:r>
              <w:t>EmpName</w:t>
            </w:r>
            <w:proofErr w:type="spellEnd"/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>
            <w:pPr>
              <w:spacing w:after="0" w:line="240" w:lineRule="auto"/>
            </w:pPr>
            <w:proofErr w:type="spellStart"/>
            <w:r>
              <w:t>int</w:t>
            </w:r>
            <w:r w:rsidR="00FC77E3">
              <w:t>warn</w:t>
            </w:r>
            <w:r>
              <w:t>Reasonin</w:t>
            </w:r>
            <w:proofErr w:type="spellEnd"/>
          </w:p>
        </w:tc>
        <w:tc>
          <w:tcPr>
            <w:tcW w:w="1732" w:type="dxa"/>
          </w:tcPr>
          <w:p w:rsidR="00286D7F" w:rsidRDefault="00FC77E3" w:rsidP="00286D7F">
            <w:pPr>
              <w:spacing w:after="0" w:line="240" w:lineRule="auto"/>
            </w:pPr>
            <w:r>
              <w:t xml:space="preserve">Warning </w:t>
            </w:r>
            <w:r w:rsidR="00286D7F">
              <w:t>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 w:rsidR="00FC77E3">
              <w:t>Warning</w:t>
            </w:r>
            <w:r>
              <w:t>ReasonRef</w:t>
            </w:r>
            <w:proofErr w:type="spellEnd"/>
            <w:r>
              <w:t xml:space="preserve"> (value field: </w:t>
            </w:r>
            <w:proofErr w:type="spellStart"/>
            <w:r>
              <w:t>CoachingReasonID</w:t>
            </w:r>
            <w:proofErr w:type="spellEnd"/>
            <w:r>
              <w:t xml:space="preserve"> label field: </w:t>
            </w:r>
            <w:proofErr w:type="spellStart"/>
            <w:r>
              <w:t>Coaching</w:t>
            </w:r>
            <w:r w:rsidR="001F4587">
              <w:t>Reason</w:t>
            </w:r>
            <w:proofErr w:type="spellEnd"/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>
            <w:pPr>
              <w:spacing w:after="0" w:line="240" w:lineRule="auto"/>
            </w:pPr>
            <w:proofErr w:type="spellStart"/>
            <w:r>
              <w:t>intsub</w:t>
            </w:r>
            <w:r w:rsidR="00FC77E3">
              <w:t>warn</w:t>
            </w:r>
            <w:r>
              <w:t>Reasonin</w:t>
            </w:r>
            <w:proofErr w:type="spellEnd"/>
          </w:p>
        </w:tc>
        <w:tc>
          <w:tcPr>
            <w:tcW w:w="1732" w:type="dxa"/>
          </w:tcPr>
          <w:p w:rsidR="00286D7F" w:rsidRDefault="00FC77E3" w:rsidP="00286D7F">
            <w:pPr>
              <w:spacing w:after="0" w:line="240" w:lineRule="auto"/>
            </w:pPr>
            <w:r>
              <w:t xml:space="preserve">Warning </w:t>
            </w:r>
            <w:proofErr w:type="spellStart"/>
            <w:r>
              <w:t>SubReason</w:t>
            </w:r>
            <w:proofErr w:type="spellEnd"/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 w:rsidR="00FC77E3">
              <w:t>Warning</w:t>
            </w:r>
            <w:r>
              <w:t>SubReasonRef</w:t>
            </w:r>
            <w:proofErr w:type="spellEnd"/>
            <w:r>
              <w:t xml:space="preserve"> (value field: </w:t>
            </w:r>
            <w:proofErr w:type="spellStart"/>
            <w:r w:rsidR="001F4587">
              <w:t>Sub</w:t>
            </w:r>
            <w:r>
              <w:t>CoachingReasonID</w:t>
            </w:r>
            <w:proofErr w:type="spellEnd"/>
            <w:r>
              <w:t xml:space="preserve"> label field: </w:t>
            </w:r>
            <w:proofErr w:type="spellStart"/>
            <w:r w:rsidR="001F4587">
              <w:t>Sub</w:t>
            </w:r>
            <w:r>
              <w:t>Coaching</w:t>
            </w:r>
            <w:r w:rsidR="001F4587">
              <w:t>Reason</w:t>
            </w:r>
            <w:proofErr w:type="spellEnd"/>
            <w:r>
              <w:t>)</w:t>
            </w:r>
          </w:p>
        </w:tc>
      </w:tr>
    </w:tbl>
    <w:p w:rsidR="006F6E8A" w:rsidRDefault="006F6E8A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39" w:name="_Toc490553939"/>
      <w:r>
        <w:rPr>
          <w:rFonts w:ascii="Arial" w:hAnsi="Arial" w:cs="Arial"/>
          <w:sz w:val="24"/>
          <w:szCs w:val="24"/>
        </w:rPr>
        <w:t>Report Datasets</w:t>
      </w:r>
      <w:bookmarkEnd w:id="39"/>
    </w:p>
    <w:p w:rsidR="00B24818" w:rsidRPr="00AF16F3" w:rsidRDefault="00B24818" w:rsidP="00AF16F3">
      <w:pPr>
        <w:pStyle w:val="Heading1"/>
        <w:numPr>
          <w:ilvl w:val="1"/>
          <w:numId w:val="3"/>
        </w:numPr>
        <w:rPr>
          <w:rFonts w:ascii="Arial" w:hAnsi="Arial" w:cs="Arial"/>
          <w:color w:val="auto"/>
          <w:sz w:val="20"/>
          <w:szCs w:val="20"/>
        </w:rPr>
      </w:pPr>
      <w:bookmarkStart w:id="40" w:name="_Toc490553940"/>
      <w:proofErr w:type="spellStart"/>
      <w:r>
        <w:rPr>
          <w:rFonts w:ascii="Arial" w:hAnsi="Arial" w:cs="Arial"/>
          <w:color w:val="auto"/>
          <w:sz w:val="20"/>
          <w:szCs w:val="20"/>
        </w:rPr>
        <w:t>WarningS</w:t>
      </w:r>
      <w:r w:rsidRPr="00AF16F3">
        <w:rPr>
          <w:rFonts w:ascii="Arial" w:hAnsi="Arial" w:cs="Arial"/>
          <w:color w:val="auto"/>
          <w:sz w:val="20"/>
          <w:szCs w:val="20"/>
        </w:rPr>
        <w:t>ummary</w:t>
      </w:r>
      <w:bookmarkEnd w:id="40"/>
      <w:proofErr w:type="spellEnd"/>
    </w:p>
    <w:p w:rsidR="006F6E8A" w:rsidRDefault="006F6E8A" w:rsidP="006F6E8A">
      <w:r>
        <w:t xml:space="preserve">Query the </w:t>
      </w:r>
      <w:r w:rsidR="007B16D7">
        <w:t xml:space="preserve">Coaching logs for </w:t>
      </w:r>
      <w:r w:rsidR="00FC77E3">
        <w:t>selec</w:t>
      </w:r>
      <w:r w:rsidR="007B16D7">
        <w:t>t</w:t>
      </w:r>
      <w:r w:rsidR="00FC77E3">
        <w:t>e</w:t>
      </w:r>
      <w:r w:rsidR="007B16D7">
        <w:t>d set of parameters.</w:t>
      </w:r>
    </w:p>
    <w:p w:rsidR="007B16D7" w:rsidRDefault="007B16D7" w:rsidP="006F6E8A">
      <w:r>
        <w:t>Query:</w:t>
      </w:r>
    </w:p>
    <w:p w:rsidR="00FC77E3" w:rsidRDefault="00FC77E3" w:rsidP="006F6E8A">
      <w:r>
        <w:rPr>
          <w:noProof/>
        </w:rPr>
        <w:lastRenderedPageBreak/>
        <w:drawing>
          <wp:inline distT="0" distB="0" distL="0" distR="0" wp14:anchorId="57571E61" wp14:editId="7A20EFF5">
            <wp:extent cx="5943600" cy="4831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t>Fields:</w:t>
      </w:r>
    </w:p>
    <w:p w:rsidR="007B16D7" w:rsidRDefault="00FC77E3" w:rsidP="006F6E8A">
      <w:r>
        <w:rPr>
          <w:noProof/>
        </w:rPr>
        <w:lastRenderedPageBreak/>
        <w:drawing>
          <wp:inline distT="0" distB="0" distL="0" distR="0" wp14:anchorId="2F912D06" wp14:editId="7B56332B">
            <wp:extent cx="5943600" cy="6614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E3" w:rsidRDefault="00FC77E3" w:rsidP="006F6E8A">
      <w:r>
        <w:rPr>
          <w:noProof/>
        </w:rPr>
        <w:lastRenderedPageBreak/>
        <w:drawing>
          <wp:inline distT="0" distB="0" distL="0" distR="0" wp14:anchorId="5C809DDC" wp14:editId="51196B0E">
            <wp:extent cx="5943600" cy="57384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6F6E8A" w:rsidRDefault="006F6E8A" w:rsidP="006F6E8A">
      <w:r>
        <w:t>Parameters:</w:t>
      </w:r>
    </w:p>
    <w:p w:rsidR="007B16D7" w:rsidRDefault="00FC77E3" w:rsidP="00AF16F3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71832D6" wp14:editId="7697915E">
            <wp:extent cx="5943600" cy="48285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AF16F3">
      <w:pPr>
        <w:rPr>
          <w:rFonts w:ascii="Arial" w:hAnsi="Arial" w:cs="Arial"/>
          <w:b/>
          <w:sz w:val="20"/>
          <w:szCs w:val="20"/>
        </w:rPr>
      </w:pPr>
    </w:p>
    <w:p w:rsidR="00233EA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41" w:name="_Toc490553941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>ReasonRef</w:t>
      </w:r>
      <w:proofErr w:type="spellEnd"/>
      <w:r w:rsidR="007B16D7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>ReasonList</w:t>
      </w:r>
      <w:proofErr w:type="spellEnd"/>
      <w:r w:rsidR="007B16D7" w:rsidRPr="00AF16F3">
        <w:rPr>
          <w:rFonts w:ascii="Arial" w:hAnsi="Arial" w:cs="Arial"/>
          <w:color w:val="auto"/>
          <w:sz w:val="20"/>
          <w:szCs w:val="20"/>
        </w:rPr>
        <w:t>)</w:t>
      </w:r>
      <w:bookmarkEnd w:id="41"/>
    </w:p>
    <w:p w:rsidR="00233EA6" w:rsidRDefault="007B16D7" w:rsidP="00233EA6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:rsidR="007B16D7" w:rsidRDefault="007B16D7" w:rsidP="00E365E3">
      <w:r>
        <w:t>Fields:</w:t>
      </w:r>
    </w:p>
    <w:p w:rsidR="007B16D7" w:rsidRDefault="007B16D7" w:rsidP="00233EA6">
      <w:r>
        <w:rPr>
          <w:noProof/>
        </w:rPr>
        <w:drawing>
          <wp:inline distT="0" distB="0" distL="0" distR="0" wp14:anchorId="3FA648D7" wp14:editId="640A2A19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233EA6"/>
    <w:p w:rsidR="00233EA6" w:rsidRDefault="00233EA6" w:rsidP="00233EA6">
      <w:r>
        <w:t>Parameters:</w:t>
      </w:r>
    </w:p>
    <w:p w:rsidR="007B16D7" w:rsidRDefault="007B16D7" w:rsidP="00233EA6"/>
    <w:p w:rsidR="007B16D7" w:rsidRDefault="007B16D7" w:rsidP="00233EA6">
      <w:r>
        <w:rPr>
          <w:noProof/>
        </w:rPr>
        <w:lastRenderedPageBreak/>
        <w:drawing>
          <wp:inline distT="0" distB="0" distL="0" distR="0" wp14:anchorId="0D5E0A49" wp14:editId="5F60CEF6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:rsidR="00F06D5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42" w:name="_Toc490553942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>EmployeeRef</w:t>
      </w:r>
      <w:proofErr w:type="spellEnd"/>
      <w:r w:rsidR="00F06D56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>EmployeeList</w:t>
      </w:r>
      <w:proofErr w:type="spellEnd"/>
      <w:r w:rsidR="00F06D56" w:rsidRPr="00AF16F3">
        <w:rPr>
          <w:rFonts w:ascii="Arial" w:hAnsi="Arial" w:cs="Arial"/>
          <w:color w:val="auto"/>
          <w:sz w:val="20"/>
          <w:szCs w:val="20"/>
        </w:rPr>
        <w:t>)</w:t>
      </w:r>
      <w:bookmarkEnd w:id="42"/>
    </w:p>
    <w:p w:rsidR="00F06D56" w:rsidRDefault="00F06D56" w:rsidP="00F06D56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EmpID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EmpName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'-1'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EmpID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EmpName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EmpID EmpID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EH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[Emp_Name] EmpName 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Employee_Hierarchy eh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EmpID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eh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Emp_ID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@intSitein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@intSitein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EmpID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'-1'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EmpName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:rsidR="00F06D56" w:rsidRDefault="00F06D56" w:rsidP="00E365E3">
      <w:r>
        <w:t>Fields:</w:t>
      </w:r>
    </w:p>
    <w:p w:rsidR="00F06D56" w:rsidRDefault="00F06D56" w:rsidP="00F06D56">
      <w:r>
        <w:rPr>
          <w:noProof/>
        </w:rPr>
        <w:lastRenderedPageBreak/>
        <w:drawing>
          <wp:inline distT="0" distB="0" distL="0" distR="0" wp14:anchorId="00943EA7" wp14:editId="26CE00A2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F06D56" w:rsidRDefault="00F06D56" w:rsidP="00F06D56">
      <w:r>
        <w:t>Parameters:</w:t>
      </w:r>
    </w:p>
    <w:p w:rsidR="00F06D56" w:rsidRDefault="00F06D56" w:rsidP="00F06D56"/>
    <w:p w:rsidR="00F06D56" w:rsidRDefault="00F06D56" w:rsidP="00F06D56">
      <w:r>
        <w:rPr>
          <w:noProof/>
        </w:rPr>
        <w:lastRenderedPageBreak/>
        <w:drawing>
          <wp:inline distT="0" distB="0" distL="0" distR="0" wp14:anchorId="08F0EE40" wp14:editId="5D14AC34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7935E3" w:rsidRPr="00AF16F3" w:rsidRDefault="00793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43" w:name="_Toc490553943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ModuleRef</w:t>
      </w:r>
      <w:proofErr w:type="spellEnd"/>
      <w:r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ModuleList</w:t>
      </w:r>
      <w:proofErr w:type="spellEnd"/>
      <w:r w:rsidRPr="00AF16F3">
        <w:rPr>
          <w:rFonts w:ascii="Arial" w:hAnsi="Arial" w:cs="Arial"/>
          <w:color w:val="auto"/>
          <w:sz w:val="20"/>
          <w:szCs w:val="20"/>
        </w:rPr>
        <w:t>)</w:t>
      </w:r>
      <w:bookmarkEnd w:id="43"/>
    </w:p>
    <w:p w:rsidR="007935E3" w:rsidRDefault="007935E3" w:rsidP="007935E3">
      <w:r>
        <w:t>Query: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4EA0CADB" wp14:editId="7210A0E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AB58D69" wp14:editId="17E05A6F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7F63D863" wp14:editId="799B45A3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44" w:name="_Toc490553944"/>
      <w:proofErr w:type="spellStart"/>
      <w:proofErr w:type="gram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StatusRef</w:t>
      </w:r>
      <w:proofErr w:type="spellEnd"/>
      <w:proofErr w:type="gramEnd"/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StatusList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>)</w:t>
      </w:r>
      <w:bookmarkEnd w:id="44"/>
    </w:p>
    <w:p w:rsidR="007935E3" w:rsidRDefault="007935E3" w:rsidP="007935E3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E36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77A41EE" wp14:editId="5B9D9DF4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6433D50E" wp14:editId="75C1027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45" w:name="_Toc490553945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SubReasonRef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SubReasonList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>)</w:t>
      </w:r>
      <w:bookmarkEnd w:id="45"/>
    </w:p>
    <w:p w:rsidR="007935E3" w:rsidRDefault="007935E3" w:rsidP="007935E3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@intWarnReasonin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@intWarnReasonin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E36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708FCCC1" wp14:editId="18D2A295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E365E3" w:rsidP="007935E3">
      <w:r>
        <w:rPr>
          <w:noProof/>
        </w:rPr>
        <w:lastRenderedPageBreak/>
        <w:drawing>
          <wp:inline distT="0" distB="0" distL="0" distR="0" wp14:anchorId="339B9F9A" wp14:editId="52A02C0D">
            <wp:extent cx="5943600" cy="3015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Pr="00AF16F3" w:rsidRDefault="00E453F6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46" w:name="_Toc490553946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SiteRef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SiteList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>)</w:t>
      </w:r>
      <w:bookmarkEnd w:id="46"/>
    </w:p>
    <w:p w:rsidR="007935E3" w:rsidRDefault="007935E3" w:rsidP="007935E3">
      <w:r>
        <w:t>Query: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453F6" w:rsidRDefault="00E453F6" w:rsidP="00E453F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770F74ED" wp14:editId="3C24BC6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3F4E4441" wp14:editId="17CC428C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47" w:name="_Toc490553947"/>
      <w:r>
        <w:rPr>
          <w:rFonts w:ascii="Arial" w:hAnsi="Arial" w:cs="Arial"/>
          <w:sz w:val="24"/>
          <w:szCs w:val="24"/>
        </w:rPr>
        <w:lastRenderedPageBreak/>
        <w:t>Report Display</w:t>
      </w:r>
      <w:bookmarkEnd w:id="47"/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:rsidR="006F6E8A" w:rsidRPr="00AF16F3" w:rsidRDefault="00E250E0" w:rsidP="006F6E8A">
      <w:pPr>
        <w:rPr>
          <w:b/>
        </w:rPr>
      </w:pPr>
      <w:r w:rsidRPr="00AF16F3">
        <w:rPr>
          <w:b/>
        </w:rPr>
        <w:t>Report Elements</w:t>
      </w:r>
      <w:r w:rsidR="006F6E8A" w:rsidRPr="00AF16F3">
        <w:rPr>
          <w:b/>
        </w:rPr>
        <w:t xml:space="preserve">: </w:t>
      </w:r>
    </w:p>
    <w:tbl>
      <w:tblPr>
        <w:tblW w:w="0" w:type="auto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8"/>
        <w:gridCol w:w="3358"/>
        <w:gridCol w:w="3609"/>
      </w:tblGrid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358" w:type="dxa"/>
            <w:shd w:val="clear" w:color="auto" w:fill="auto"/>
            <w:vAlign w:val="bottom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</w:rPr>
            </w:pPr>
            <w:r w:rsidRPr="001530FE">
              <w:rPr>
                <w:rFonts w:eastAsia="Calibri"/>
                <w:b/>
              </w:rPr>
              <w:t>Description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Module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Module the log was submitted in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Module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>
              <w:rPr>
                <w:rFonts w:eastAsia="Calibri"/>
              </w:rPr>
              <w:t>Name of the module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ID of the warning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log form name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status of the warning log (Completed, Inactive)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state of the warning log (Active, Expired)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log recipient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employee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Site of the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lastRenderedPageBreak/>
              <w:t>1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given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warning log was given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log was submitted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Expiration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warning log will or did expire (Warning given date + 91 days)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source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Source of warning (Direct, Indirect)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How the warning was identified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reason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reason of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sub-reason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sub-reason of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Value of log (Opportunity)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submitter of the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Name of the submitter of the log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Program associated with the log (Medicare, Marketplace, NA)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Behavior associated with the log in the Training module (Production, Training, Other)</w:t>
            </w:r>
          </w:p>
        </w:tc>
      </w:tr>
    </w:tbl>
    <w:p w:rsidR="00B24818" w:rsidRDefault="00B24818" w:rsidP="00B24818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5679C9" wp14:editId="508AF81F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5DB0DF" wp14:editId="6B5765A0">
            <wp:extent cx="5943600" cy="6099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2E2ACD4" wp14:editId="1D0D04AE">
            <wp:extent cx="5943600" cy="5304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</w:p>
    <w:p w:rsidR="00B24818" w:rsidRDefault="00B24818" w:rsidP="00B24818">
      <w:pPr>
        <w:rPr>
          <w:b/>
        </w:rPr>
      </w:pPr>
    </w:p>
    <w:p w:rsidR="00B24818" w:rsidRDefault="00B24818" w:rsidP="00B24818">
      <w:pPr>
        <w:rPr>
          <w:b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48" w:name="_Toc490553948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48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  <w:r w:rsidR="00436BEB">
        <w:rPr>
          <w:noProof/>
        </w:rPr>
        <w:drawing>
          <wp:inline distT="0" distB="0" distL="0" distR="0" wp14:anchorId="0DC647C1" wp14:editId="4EF01660">
            <wp:extent cx="5943600" cy="24688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BA755D">
      <w:pPr>
        <w:pStyle w:val="Heading1"/>
        <w:numPr>
          <w:ilvl w:val="0"/>
          <w:numId w:val="3"/>
        </w:numPr>
        <w:rPr>
          <w:ins w:id="49" w:author="Palacherla, Susmitha C (NONUS)" w:date="2017-08-15T09:49:00Z"/>
          <w:rFonts w:ascii="Arial" w:hAnsi="Arial" w:cs="Arial"/>
          <w:sz w:val="24"/>
          <w:szCs w:val="24"/>
        </w:rPr>
      </w:pPr>
      <w:bookmarkStart w:id="50" w:name="_Toc490552941"/>
      <w:bookmarkStart w:id="51" w:name="_Toc490553372"/>
      <w:bookmarkStart w:id="52" w:name="_Toc490553949"/>
      <w:ins w:id="53" w:author="Palacherla, Susmitha C (NONUS)" w:date="2017-08-15T09:49:00Z">
        <w:r>
          <w:rPr>
            <w:rFonts w:ascii="Arial" w:hAnsi="Arial" w:cs="Arial"/>
            <w:sz w:val="24"/>
            <w:szCs w:val="24"/>
          </w:rPr>
          <w:t>Deployment Properties</w:t>
        </w:r>
        <w:bookmarkEnd w:id="50"/>
        <w:bookmarkEnd w:id="51"/>
        <w:bookmarkEnd w:id="52"/>
      </w:ins>
    </w:p>
    <w:p w:rsidR="00BA755D" w:rsidRPr="00925970" w:rsidRDefault="00BA755D" w:rsidP="00BA755D">
      <w:pPr>
        <w:pStyle w:val="Heading1"/>
        <w:numPr>
          <w:ilvl w:val="1"/>
          <w:numId w:val="3"/>
        </w:numPr>
        <w:spacing w:before="0"/>
        <w:rPr>
          <w:ins w:id="54" w:author="Palacherla, Susmitha C (NONUS)" w:date="2017-08-15T09:49:00Z"/>
          <w:rFonts w:ascii="Arial" w:hAnsi="Arial" w:cs="Arial"/>
          <w:color w:val="auto"/>
          <w:sz w:val="20"/>
          <w:szCs w:val="20"/>
        </w:rPr>
      </w:pPr>
      <w:bookmarkStart w:id="55" w:name="_Toc490552942"/>
      <w:bookmarkStart w:id="56" w:name="_Toc490553373"/>
      <w:bookmarkStart w:id="57" w:name="_Toc490553950"/>
      <w:ins w:id="58" w:author="Palacherla, Susmitha C (NONUS)" w:date="2017-08-15T09:49:00Z">
        <w:r w:rsidRPr="00925970">
          <w:rPr>
            <w:rFonts w:ascii="Arial" w:hAnsi="Arial" w:cs="Arial"/>
            <w:color w:val="auto"/>
            <w:sz w:val="20"/>
            <w:szCs w:val="20"/>
          </w:rPr>
          <w:t>Dev</w:t>
        </w:r>
        <w:bookmarkEnd w:id="55"/>
        <w:bookmarkEnd w:id="56"/>
        <w:bookmarkEnd w:id="57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BA755D" w:rsidTr="00925970">
        <w:trPr>
          <w:ins w:id="59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60" w:author="Palacherla, Susmitha C (NONUS)" w:date="2017-08-15T09:49:00Z"/>
                <w:b/>
              </w:rPr>
            </w:pPr>
            <w:ins w:id="61" w:author="Palacherla, Susmitha C (NONUS)" w:date="2017-08-15T09:49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62" w:author="Palacherla, Susmitha C (NONUS)" w:date="2017-08-15T09:49:00Z"/>
              </w:rPr>
            </w:pPr>
            <w:ins w:id="63" w:author="Palacherla, Susmitha C (NONUS)" w:date="2017-08-15T09:49:00Z">
              <w:r>
                <w:t>True</w:t>
              </w:r>
            </w:ins>
          </w:p>
        </w:tc>
      </w:tr>
      <w:tr w:rsidR="00BA755D" w:rsidTr="00925970">
        <w:trPr>
          <w:ins w:id="64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65" w:author="Palacherla, Susmitha C (NONUS)" w:date="2017-08-15T09:49:00Z"/>
                <w:b/>
              </w:rPr>
            </w:pPr>
            <w:ins w:id="66" w:author="Palacherla, Susmitha C (NONUS)" w:date="2017-08-15T09:49:00Z">
              <w:r w:rsidRPr="005745A6">
                <w:rPr>
                  <w:b/>
                </w:rPr>
                <w:t xml:space="preserve">Overwrite </w:t>
              </w:r>
              <w:proofErr w:type="spellStart"/>
              <w:r w:rsidRPr="005745A6">
                <w:rPr>
                  <w:b/>
                </w:rPr>
                <w:t>DataSources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67" w:author="Palacherla, Susmitha C (NONUS)" w:date="2017-08-15T09:49:00Z"/>
              </w:rPr>
            </w:pPr>
            <w:ins w:id="68" w:author="Palacherla, Susmitha C (NONUS)" w:date="2017-08-15T09:49:00Z">
              <w:r>
                <w:t>False</w:t>
              </w:r>
            </w:ins>
          </w:p>
        </w:tc>
      </w:tr>
      <w:tr w:rsidR="00BA755D" w:rsidTr="00925970">
        <w:trPr>
          <w:ins w:id="69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70" w:author="Palacherla, Susmitha C (NONUS)" w:date="2017-08-15T09:49:00Z"/>
                <w:b/>
              </w:rPr>
            </w:pPr>
            <w:proofErr w:type="spellStart"/>
            <w:ins w:id="71" w:author="Palacherla, Susmitha C (NONUS)" w:date="2017-08-15T09:49:00Z">
              <w:r w:rsidRPr="005745A6">
                <w:rPr>
                  <w:b/>
                </w:rPr>
                <w:t>TargetDatasetFolder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72" w:author="Palacherla, Susmitha C (NONUS)" w:date="2017-08-15T09:49:00Z"/>
              </w:rPr>
            </w:pPr>
            <w:ins w:id="73" w:author="Palacherla, Susmitha C (NONUS)" w:date="2017-08-15T09:49:00Z">
              <w:r w:rsidRPr="00F74047">
                <w:t>/eCoaching/Datasets</w:t>
              </w:r>
            </w:ins>
          </w:p>
        </w:tc>
      </w:tr>
      <w:tr w:rsidR="00BA755D" w:rsidTr="00925970">
        <w:trPr>
          <w:ins w:id="74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75" w:author="Palacherla, Susmitha C (NONUS)" w:date="2017-08-15T09:49:00Z"/>
                <w:b/>
              </w:rPr>
            </w:pPr>
            <w:proofErr w:type="spellStart"/>
            <w:ins w:id="76" w:author="Palacherla, Susmitha C (NONUS)" w:date="2017-08-15T09:49:00Z">
              <w:r w:rsidRPr="005745A6">
                <w:rPr>
                  <w:b/>
                </w:rPr>
                <w:t>TargetDataSourceFolder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77" w:author="Palacherla, Susmitha C (NONUS)" w:date="2017-08-15T09:49:00Z"/>
              </w:rPr>
            </w:pPr>
            <w:ins w:id="78" w:author="Palacherla, Susmitha C (NONUS)" w:date="2017-08-15T09:49:00Z">
              <w:r w:rsidRPr="00F74047">
                <w:t>/eCoaching/</w:t>
              </w:r>
              <w:proofErr w:type="spellStart"/>
              <w:r w:rsidRPr="00F74047">
                <w:t>DataSources</w:t>
              </w:r>
              <w:proofErr w:type="spellEnd"/>
            </w:ins>
          </w:p>
        </w:tc>
      </w:tr>
      <w:tr w:rsidR="00BA755D" w:rsidTr="00925970">
        <w:trPr>
          <w:ins w:id="79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80" w:author="Palacherla, Susmitha C (NONUS)" w:date="2017-08-15T09:49:00Z"/>
                <w:b/>
              </w:rPr>
            </w:pPr>
            <w:proofErr w:type="spellStart"/>
            <w:ins w:id="81" w:author="Palacherla, Susmitha C (NONUS)" w:date="2017-08-15T09:49:00Z">
              <w:r w:rsidRPr="005745A6">
                <w:rPr>
                  <w:b/>
                </w:rPr>
                <w:t>TargetReportFolder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82" w:author="Palacherla, Susmitha C (NONUS)" w:date="2017-08-15T09:49:00Z"/>
              </w:rPr>
            </w:pPr>
            <w:ins w:id="83" w:author="Palacherla, Susmitha C (NONUS)" w:date="2017-08-15T09:49:00Z">
              <w:r w:rsidRPr="00F74047">
                <w:t>/eCoaching/Reports</w:t>
              </w:r>
            </w:ins>
          </w:p>
        </w:tc>
      </w:tr>
      <w:tr w:rsidR="00BA755D" w:rsidTr="00925970">
        <w:trPr>
          <w:ins w:id="84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85" w:author="Palacherla, Susmitha C (NONUS)" w:date="2017-08-15T09:49:00Z"/>
                <w:b/>
              </w:rPr>
            </w:pPr>
            <w:proofErr w:type="spellStart"/>
            <w:ins w:id="86" w:author="Palacherla, Susmitha C (NONUS)" w:date="2017-08-15T09:49:00Z">
              <w:r w:rsidRPr="005745A6">
                <w:rPr>
                  <w:b/>
                </w:rPr>
                <w:t>TargetReportPartFolder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87" w:author="Palacherla, Susmitha C (NONUS)" w:date="2017-08-15T09:49:00Z"/>
              </w:rPr>
            </w:pPr>
            <w:ins w:id="88" w:author="Palacherla, Susmitha C (NONUS)" w:date="2017-08-15T09:49:00Z">
              <w:r w:rsidRPr="00F74047">
                <w:t>Report Parts</w:t>
              </w:r>
            </w:ins>
          </w:p>
        </w:tc>
      </w:tr>
      <w:tr w:rsidR="00BA755D" w:rsidTr="00925970">
        <w:trPr>
          <w:ins w:id="89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90" w:author="Palacherla, Susmitha C (NONUS)" w:date="2017-08-15T09:49:00Z"/>
                <w:b/>
              </w:rPr>
            </w:pPr>
            <w:proofErr w:type="spellStart"/>
            <w:ins w:id="91" w:author="Palacherla, Susmitha C (NONUS)" w:date="2017-08-15T09:49:00Z">
              <w:r w:rsidRPr="005745A6">
                <w:rPr>
                  <w:b/>
                </w:rPr>
                <w:t>TargetServerURL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92" w:author="Palacherla, Susmitha C (NONUS)" w:date="2017-08-15T09:49:00Z"/>
              </w:rPr>
            </w:pPr>
            <w:ins w:id="93" w:author="Palacherla, Susmitha C (NONUS)" w:date="2017-08-15T09:49:00Z">
              <w:r w:rsidRPr="00F74047">
                <w:t>http://f3420-ecldbd01.vangent.local/ReportServer</w:t>
              </w:r>
            </w:ins>
          </w:p>
        </w:tc>
      </w:tr>
      <w:tr w:rsidR="00BA755D" w:rsidTr="00925970">
        <w:trPr>
          <w:ins w:id="94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95" w:author="Palacherla, Susmitha C (NONUS)" w:date="2017-08-15T09:49:00Z"/>
                <w:b/>
              </w:rPr>
            </w:pPr>
            <w:proofErr w:type="spellStart"/>
            <w:ins w:id="96" w:author="Palacherla, Susmitha C (NONUS)" w:date="2017-08-15T09:49:00Z">
              <w:r w:rsidRPr="005745A6">
                <w:rPr>
                  <w:b/>
                </w:rPr>
                <w:t>TargetServerVersion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97" w:author="Palacherla, Susmitha C (NONUS)" w:date="2017-08-15T09:49:00Z"/>
              </w:rPr>
            </w:pPr>
            <w:ins w:id="98" w:author="Palacherla, Susmitha C (NONUS)" w:date="2017-08-15T09:49:00Z">
              <w:r w:rsidRPr="00F74047">
                <w:t>SQL Server 2008 R2, 2012 or 2014</w:t>
              </w:r>
            </w:ins>
          </w:p>
        </w:tc>
      </w:tr>
      <w:tr w:rsidR="00BA755D" w:rsidTr="00925970">
        <w:trPr>
          <w:ins w:id="99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00" w:author="Palacherla, Susmitha C (NONUS)" w:date="2017-08-15T09:49:00Z"/>
                <w:b/>
              </w:rPr>
            </w:pPr>
            <w:ins w:id="101" w:author="Palacherla, Susmitha C (NONUS)" w:date="2017-08-15T09:49:00Z">
              <w:r>
                <w:rPr>
                  <w:b/>
                </w:rPr>
                <w:t>Report Portal</w:t>
              </w:r>
            </w:ins>
          </w:p>
        </w:tc>
        <w:tc>
          <w:tcPr>
            <w:tcW w:w="5220" w:type="dxa"/>
          </w:tcPr>
          <w:p w:rsidR="00BA755D" w:rsidRPr="00F74047" w:rsidRDefault="00BA755D" w:rsidP="00925970">
            <w:pPr>
              <w:rPr>
                <w:ins w:id="102" w:author="Palacherla, Susmitha C (NONUS)" w:date="2017-08-15T09:49:00Z"/>
              </w:rPr>
            </w:pPr>
            <w:ins w:id="103" w:author="Palacherla, Susmitha C (NONUS)" w:date="2017-08-15T09:49:00Z">
              <w:r w:rsidRPr="001515E0">
                <w:t>http://f3420-ecldbd01/Reports_ECLD01</w:t>
              </w:r>
            </w:ins>
          </w:p>
        </w:tc>
      </w:tr>
      <w:tr w:rsidR="00BA755D" w:rsidTr="00925970">
        <w:trPr>
          <w:ins w:id="104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05" w:author="Palacherla, Susmitha C (NONUS)" w:date="2017-08-15T09:49:00Z"/>
                <w:b/>
              </w:rPr>
            </w:pPr>
          </w:p>
        </w:tc>
        <w:tc>
          <w:tcPr>
            <w:tcW w:w="5220" w:type="dxa"/>
          </w:tcPr>
          <w:p w:rsidR="00BA755D" w:rsidRPr="00F74047" w:rsidRDefault="00BA755D" w:rsidP="00925970">
            <w:pPr>
              <w:rPr>
                <w:ins w:id="106" w:author="Palacherla, Susmitha C (NONUS)" w:date="2017-08-15T09:49:00Z"/>
              </w:rPr>
            </w:pPr>
          </w:p>
        </w:tc>
      </w:tr>
    </w:tbl>
    <w:p w:rsidR="00BA755D" w:rsidRPr="005745A6" w:rsidRDefault="00BA755D" w:rsidP="00BA755D">
      <w:pPr>
        <w:rPr>
          <w:ins w:id="107" w:author="Palacherla, Susmitha C (NONUS)" w:date="2017-08-15T09:49:00Z"/>
        </w:rPr>
      </w:pPr>
    </w:p>
    <w:p w:rsidR="00BA755D" w:rsidRPr="00925970" w:rsidRDefault="00BA755D" w:rsidP="00BA755D">
      <w:pPr>
        <w:pStyle w:val="Heading1"/>
        <w:numPr>
          <w:ilvl w:val="1"/>
          <w:numId w:val="3"/>
        </w:numPr>
        <w:spacing w:before="0"/>
        <w:ind w:left="1138" w:hanging="418"/>
        <w:rPr>
          <w:ins w:id="108" w:author="Palacherla, Susmitha C (NONUS)" w:date="2017-08-15T09:49:00Z"/>
          <w:rFonts w:ascii="Arial" w:hAnsi="Arial" w:cs="Arial"/>
          <w:color w:val="auto"/>
          <w:sz w:val="20"/>
          <w:szCs w:val="20"/>
        </w:rPr>
      </w:pPr>
      <w:bookmarkStart w:id="109" w:name="_Toc490552943"/>
      <w:bookmarkStart w:id="110" w:name="_Toc490553374"/>
      <w:bookmarkStart w:id="111" w:name="_Toc490553951"/>
      <w:ins w:id="112" w:author="Palacherla, Susmitha C (NONUS)" w:date="2017-08-15T09:49:00Z">
        <w:r w:rsidRPr="00925970">
          <w:rPr>
            <w:rFonts w:ascii="Arial" w:hAnsi="Arial" w:cs="Arial"/>
            <w:color w:val="auto"/>
            <w:sz w:val="20"/>
            <w:szCs w:val="20"/>
          </w:rPr>
          <w:t>SysTest</w:t>
        </w:r>
        <w:bookmarkEnd w:id="109"/>
        <w:bookmarkEnd w:id="110"/>
        <w:bookmarkEnd w:id="111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BA755D" w:rsidTr="00925970">
        <w:trPr>
          <w:ins w:id="113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14" w:author="Palacherla, Susmitha C (NONUS)" w:date="2017-08-15T09:49:00Z"/>
                <w:b/>
              </w:rPr>
            </w:pPr>
            <w:ins w:id="115" w:author="Palacherla, Susmitha C (NONUS)" w:date="2017-08-15T09:49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116" w:author="Palacherla, Susmitha C (NONUS)" w:date="2017-08-15T09:49:00Z"/>
              </w:rPr>
            </w:pPr>
            <w:ins w:id="117" w:author="Palacherla, Susmitha C (NONUS)" w:date="2017-08-15T09:49:00Z">
              <w:r>
                <w:t>True</w:t>
              </w:r>
            </w:ins>
          </w:p>
        </w:tc>
      </w:tr>
      <w:tr w:rsidR="00BA755D" w:rsidTr="00925970">
        <w:trPr>
          <w:ins w:id="118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19" w:author="Palacherla, Susmitha C (NONUS)" w:date="2017-08-15T09:49:00Z"/>
                <w:b/>
              </w:rPr>
            </w:pPr>
            <w:ins w:id="120" w:author="Palacherla, Susmitha C (NONUS)" w:date="2017-08-15T09:49:00Z">
              <w:r w:rsidRPr="005745A6">
                <w:rPr>
                  <w:b/>
                </w:rPr>
                <w:t xml:space="preserve">Overwrite </w:t>
              </w:r>
              <w:proofErr w:type="spellStart"/>
              <w:r w:rsidRPr="005745A6">
                <w:rPr>
                  <w:b/>
                </w:rPr>
                <w:t>DataSources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121" w:author="Palacherla, Susmitha C (NONUS)" w:date="2017-08-15T09:49:00Z"/>
              </w:rPr>
            </w:pPr>
            <w:ins w:id="122" w:author="Palacherla, Susmitha C (NONUS)" w:date="2017-08-15T09:49:00Z">
              <w:r>
                <w:t>False</w:t>
              </w:r>
            </w:ins>
          </w:p>
        </w:tc>
      </w:tr>
      <w:tr w:rsidR="00BA755D" w:rsidTr="00925970">
        <w:trPr>
          <w:ins w:id="123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24" w:author="Palacherla, Susmitha C (NONUS)" w:date="2017-08-15T09:49:00Z"/>
                <w:b/>
              </w:rPr>
            </w:pPr>
            <w:proofErr w:type="spellStart"/>
            <w:ins w:id="125" w:author="Palacherla, Susmitha C (NONUS)" w:date="2017-08-15T09:49:00Z">
              <w:r w:rsidRPr="005745A6">
                <w:rPr>
                  <w:b/>
                </w:rPr>
                <w:t>TargetDatasetFolder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126" w:author="Palacherla, Susmitha C (NONUS)" w:date="2017-08-15T09:49:00Z"/>
              </w:rPr>
            </w:pPr>
            <w:ins w:id="127" w:author="Palacherla, Susmitha C (NONUS)" w:date="2017-08-15T09:49:00Z">
              <w:r w:rsidRPr="00F74047">
                <w:t>/eCoaching/Datasets</w:t>
              </w:r>
            </w:ins>
          </w:p>
        </w:tc>
      </w:tr>
      <w:tr w:rsidR="00BA755D" w:rsidTr="00925970">
        <w:trPr>
          <w:ins w:id="128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29" w:author="Palacherla, Susmitha C (NONUS)" w:date="2017-08-15T09:49:00Z"/>
                <w:b/>
              </w:rPr>
            </w:pPr>
            <w:proofErr w:type="spellStart"/>
            <w:ins w:id="130" w:author="Palacherla, Susmitha C (NONUS)" w:date="2017-08-15T09:49:00Z">
              <w:r w:rsidRPr="005745A6">
                <w:rPr>
                  <w:b/>
                </w:rPr>
                <w:t>TargetDataSourceFolder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131" w:author="Palacherla, Susmitha C (NONUS)" w:date="2017-08-15T09:49:00Z"/>
              </w:rPr>
            </w:pPr>
            <w:ins w:id="132" w:author="Palacherla, Susmitha C (NONUS)" w:date="2017-08-15T09:49:00Z">
              <w:r w:rsidRPr="00F74047">
                <w:t>/eCoaching/</w:t>
              </w:r>
              <w:proofErr w:type="spellStart"/>
              <w:r w:rsidRPr="00F74047">
                <w:t>DataSources</w:t>
              </w:r>
              <w:proofErr w:type="spellEnd"/>
            </w:ins>
          </w:p>
        </w:tc>
      </w:tr>
      <w:tr w:rsidR="00BA755D" w:rsidTr="00925970">
        <w:trPr>
          <w:ins w:id="133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34" w:author="Palacherla, Susmitha C (NONUS)" w:date="2017-08-15T09:49:00Z"/>
                <w:b/>
              </w:rPr>
            </w:pPr>
            <w:proofErr w:type="spellStart"/>
            <w:ins w:id="135" w:author="Palacherla, Susmitha C (NONUS)" w:date="2017-08-15T09:49:00Z">
              <w:r w:rsidRPr="005745A6">
                <w:rPr>
                  <w:b/>
                </w:rPr>
                <w:t>TargetReportFolder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136" w:author="Palacherla, Susmitha C (NONUS)" w:date="2017-08-15T09:49:00Z"/>
              </w:rPr>
            </w:pPr>
            <w:ins w:id="137" w:author="Palacherla, Susmitha C (NONUS)" w:date="2017-08-15T09:49:00Z">
              <w:r w:rsidRPr="00F74047">
                <w:t>/eCoaching/Reports</w:t>
              </w:r>
            </w:ins>
          </w:p>
        </w:tc>
      </w:tr>
      <w:tr w:rsidR="00BA755D" w:rsidTr="00925970">
        <w:trPr>
          <w:ins w:id="138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39" w:author="Palacherla, Susmitha C (NONUS)" w:date="2017-08-15T09:49:00Z"/>
                <w:b/>
              </w:rPr>
            </w:pPr>
            <w:proofErr w:type="spellStart"/>
            <w:ins w:id="140" w:author="Palacherla, Susmitha C (NONUS)" w:date="2017-08-15T09:49:00Z">
              <w:r w:rsidRPr="005745A6">
                <w:rPr>
                  <w:b/>
                </w:rPr>
                <w:t>TargetReportPartFolder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141" w:author="Palacherla, Susmitha C (NONUS)" w:date="2017-08-15T09:49:00Z"/>
              </w:rPr>
            </w:pPr>
            <w:ins w:id="142" w:author="Palacherla, Susmitha C (NONUS)" w:date="2017-08-15T09:49:00Z">
              <w:r w:rsidRPr="00F74047">
                <w:t>Report Parts</w:t>
              </w:r>
            </w:ins>
          </w:p>
        </w:tc>
      </w:tr>
      <w:tr w:rsidR="00BA755D" w:rsidTr="00925970">
        <w:trPr>
          <w:ins w:id="143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44" w:author="Palacherla, Susmitha C (NONUS)" w:date="2017-08-15T09:49:00Z"/>
                <w:b/>
              </w:rPr>
            </w:pPr>
            <w:proofErr w:type="spellStart"/>
            <w:ins w:id="145" w:author="Palacherla, Susmitha C (NONUS)" w:date="2017-08-15T09:49:00Z">
              <w:r w:rsidRPr="005745A6">
                <w:rPr>
                  <w:b/>
                </w:rPr>
                <w:t>TargetServerURL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146" w:author="Palacherla, Susmitha C (NONUS)" w:date="2017-08-15T09:49:00Z"/>
              </w:rPr>
            </w:pPr>
            <w:ins w:id="147" w:author="Palacherla, Susmitha C (NONUS)" w:date="2017-08-15T09:49:00Z">
              <w:r w:rsidRPr="00F74047">
                <w:t>http://f3420-ecldb</w:t>
              </w:r>
              <w:r>
                <w:t>t</w:t>
              </w:r>
              <w:r w:rsidRPr="00F74047">
                <w:t>01.vangent.local/ReportServer</w:t>
              </w:r>
            </w:ins>
          </w:p>
        </w:tc>
      </w:tr>
      <w:tr w:rsidR="00BA755D" w:rsidTr="00925970">
        <w:trPr>
          <w:ins w:id="148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49" w:author="Palacherla, Susmitha C (NONUS)" w:date="2017-08-15T09:49:00Z"/>
                <w:b/>
              </w:rPr>
            </w:pPr>
            <w:proofErr w:type="spellStart"/>
            <w:ins w:id="150" w:author="Palacherla, Susmitha C (NONUS)" w:date="2017-08-15T09:49:00Z">
              <w:r w:rsidRPr="005745A6">
                <w:rPr>
                  <w:b/>
                </w:rPr>
                <w:t>TargetServerVersion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151" w:author="Palacherla, Susmitha C (NONUS)" w:date="2017-08-15T09:49:00Z"/>
              </w:rPr>
            </w:pPr>
            <w:ins w:id="152" w:author="Palacherla, Susmitha C (NONUS)" w:date="2017-08-15T09:49:00Z">
              <w:r w:rsidRPr="00F74047">
                <w:t>SQL Server 2008 R2, 2012 or 2014</w:t>
              </w:r>
            </w:ins>
          </w:p>
        </w:tc>
      </w:tr>
      <w:tr w:rsidR="00BA755D" w:rsidTr="00925970">
        <w:trPr>
          <w:ins w:id="153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54" w:author="Palacherla, Susmitha C (NONUS)" w:date="2017-08-15T09:49:00Z"/>
                <w:b/>
              </w:rPr>
            </w:pPr>
            <w:ins w:id="155" w:author="Palacherla, Susmitha C (NONUS)" w:date="2017-08-15T09:49:00Z">
              <w:r>
                <w:rPr>
                  <w:b/>
                </w:rPr>
                <w:t>Report Portal</w:t>
              </w:r>
            </w:ins>
          </w:p>
        </w:tc>
        <w:tc>
          <w:tcPr>
            <w:tcW w:w="5220" w:type="dxa"/>
          </w:tcPr>
          <w:p w:rsidR="00BA755D" w:rsidRPr="00F74047" w:rsidRDefault="00BA755D" w:rsidP="00925970">
            <w:pPr>
              <w:rPr>
                <w:ins w:id="156" w:author="Palacherla, Susmitha C (NONUS)" w:date="2017-08-15T09:49:00Z"/>
              </w:rPr>
            </w:pPr>
            <w:ins w:id="157" w:author="Palacherla, Susmitha C (NONUS)" w:date="2017-08-15T09:49:00Z">
              <w:r w:rsidRPr="001515E0">
                <w:t>http://f3420-ecldb</w:t>
              </w:r>
              <w:r>
                <w:t>t</w:t>
              </w:r>
              <w:r w:rsidRPr="001515E0">
                <w:t>01/Reports_ECL</w:t>
              </w:r>
              <w:r>
                <w:t>T</w:t>
              </w:r>
              <w:r w:rsidRPr="001515E0">
                <w:t>01</w:t>
              </w:r>
            </w:ins>
          </w:p>
        </w:tc>
      </w:tr>
      <w:tr w:rsidR="00BA755D" w:rsidTr="00925970">
        <w:trPr>
          <w:ins w:id="158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59" w:author="Palacherla, Susmitha C (NONUS)" w:date="2017-08-15T09:49:00Z"/>
                <w:b/>
              </w:rPr>
            </w:pPr>
          </w:p>
        </w:tc>
        <w:tc>
          <w:tcPr>
            <w:tcW w:w="5220" w:type="dxa"/>
          </w:tcPr>
          <w:p w:rsidR="00BA755D" w:rsidRPr="00F74047" w:rsidRDefault="00BA755D" w:rsidP="00925970">
            <w:pPr>
              <w:rPr>
                <w:ins w:id="160" w:author="Palacherla, Susmitha C (NONUS)" w:date="2017-08-15T09:49:00Z"/>
              </w:rPr>
            </w:pPr>
          </w:p>
        </w:tc>
      </w:tr>
    </w:tbl>
    <w:p w:rsidR="00BA755D" w:rsidRDefault="00BA755D" w:rsidP="00BA755D">
      <w:pPr>
        <w:pStyle w:val="Heading1"/>
        <w:spacing w:before="0"/>
        <w:ind w:left="720"/>
        <w:rPr>
          <w:ins w:id="161" w:author="Palacherla, Susmitha C (NONUS)" w:date="2017-08-15T09:49:00Z"/>
          <w:rFonts w:ascii="Arial" w:hAnsi="Arial" w:cs="Arial"/>
          <w:color w:val="auto"/>
          <w:sz w:val="20"/>
          <w:szCs w:val="20"/>
        </w:rPr>
      </w:pPr>
      <w:bookmarkStart w:id="162" w:name="_Toc490552944"/>
    </w:p>
    <w:p w:rsidR="00BA755D" w:rsidRDefault="00BA755D" w:rsidP="00BA755D">
      <w:pPr>
        <w:pStyle w:val="Heading1"/>
        <w:spacing w:before="0"/>
        <w:ind w:left="720"/>
        <w:rPr>
          <w:ins w:id="163" w:author="Palacherla, Susmitha C (NONUS)" w:date="2017-08-15T09:49:00Z"/>
          <w:rFonts w:ascii="Arial" w:hAnsi="Arial" w:cs="Arial"/>
          <w:color w:val="auto"/>
          <w:sz w:val="20"/>
          <w:szCs w:val="20"/>
        </w:rPr>
      </w:pPr>
    </w:p>
    <w:p w:rsidR="00BA755D" w:rsidRPr="00925970" w:rsidRDefault="00BA755D" w:rsidP="00BA755D">
      <w:pPr>
        <w:pStyle w:val="Heading1"/>
        <w:numPr>
          <w:ilvl w:val="1"/>
          <w:numId w:val="3"/>
        </w:numPr>
        <w:spacing w:before="0"/>
        <w:ind w:left="1138" w:hanging="418"/>
        <w:rPr>
          <w:ins w:id="164" w:author="Palacherla, Susmitha C (NONUS)" w:date="2017-08-15T09:49:00Z"/>
          <w:rFonts w:ascii="Arial" w:hAnsi="Arial" w:cs="Arial"/>
          <w:color w:val="auto"/>
          <w:sz w:val="20"/>
          <w:szCs w:val="20"/>
        </w:rPr>
      </w:pPr>
      <w:bookmarkStart w:id="165" w:name="_Toc490553375"/>
      <w:bookmarkStart w:id="166" w:name="_Toc490553952"/>
      <w:proofErr w:type="spellStart"/>
      <w:ins w:id="167" w:author="Palacherla, Susmitha C (NONUS)" w:date="2017-08-15T09:49:00Z">
        <w:r w:rsidRPr="00925970">
          <w:rPr>
            <w:rFonts w:ascii="Arial" w:hAnsi="Arial" w:cs="Arial"/>
            <w:color w:val="auto"/>
            <w:sz w:val="20"/>
            <w:szCs w:val="20"/>
          </w:rPr>
          <w:t>LoadTest</w:t>
        </w:r>
        <w:bookmarkEnd w:id="162"/>
        <w:bookmarkEnd w:id="165"/>
        <w:bookmarkEnd w:id="166"/>
        <w:proofErr w:type="spellEnd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BA755D" w:rsidTr="00925970">
        <w:trPr>
          <w:ins w:id="168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69" w:author="Palacherla, Susmitha C (NONUS)" w:date="2017-08-15T09:49:00Z"/>
                <w:b/>
              </w:rPr>
            </w:pPr>
            <w:ins w:id="170" w:author="Palacherla, Susmitha C (NONUS)" w:date="2017-08-15T09:49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171" w:author="Palacherla, Susmitha C (NONUS)" w:date="2017-08-15T09:49:00Z"/>
              </w:rPr>
            </w:pPr>
            <w:ins w:id="172" w:author="Palacherla, Susmitha C (NONUS)" w:date="2017-08-15T09:49:00Z">
              <w:r>
                <w:t>True</w:t>
              </w:r>
            </w:ins>
          </w:p>
        </w:tc>
      </w:tr>
      <w:tr w:rsidR="00BA755D" w:rsidTr="00925970">
        <w:trPr>
          <w:ins w:id="173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74" w:author="Palacherla, Susmitha C (NONUS)" w:date="2017-08-15T09:49:00Z"/>
                <w:b/>
              </w:rPr>
            </w:pPr>
            <w:ins w:id="175" w:author="Palacherla, Susmitha C (NONUS)" w:date="2017-08-15T09:49:00Z">
              <w:r w:rsidRPr="005745A6">
                <w:rPr>
                  <w:b/>
                </w:rPr>
                <w:t xml:space="preserve">Overwrite </w:t>
              </w:r>
              <w:proofErr w:type="spellStart"/>
              <w:r w:rsidRPr="005745A6">
                <w:rPr>
                  <w:b/>
                </w:rPr>
                <w:t>DataSources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176" w:author="Palacherla, Susmitha C (NONUS)" w:date="2017-08-15T09:49:00Z"/>
              </w:rPr>
            </w:pPr>
            <w:ins w:id="177" w:author="Palacherla, Susmitha C (NONUS)" w:date="2017-08-15T09:49:00Z">
              <w:r>
                <w:t>False</w:t>
              </w:r>
            </w:ins>
          </w:p>
        </w:tc>
      </w:tr>
      <w:tr w:rsidR="00BA755D" w:rsidTr="00925970">
        <w:trPr>
          <w:ins w:id="178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79" w:author="Palacherla, Susmitha C (NONUS)" w:date="2017-08-15T09:49:00Z"/>
                <w:b/>
              </w:rPr>
            </w:pPr>
            <w:proofErr w:type="spellStart"/>
            <w:ins w:id="180" w:author="Palacherla, Susmitha C (NONUS)" w:date="2017-08-15T09:49:00Z">
              <w:r w:rsidRPr="005745A6">
                <w:rPr>
                  <w:b/>
                </w:rPr>
                <w:t>TargetDatasetFolder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181" w:author="Palacherla, Susmitha C (NONUS)" w:date="2017-08-15T09:49:00Z"/>
              </w:rPr>
            </w:pPr>
            <w:ins w:id="182" w:author="Palacherla, Susmitha C (NONUS)" w:date="2017-08-15T09:49:00Z">
              <w:r w:rsidRPr="00BB09B3">
                <w:t>/eCoaching/</w:t>
              </w:r>
              <w:proofErr w:type="spellStart"/>
              <w:r w:rsidRPr="00BB09B3">
                <w:t>LoadTest</w:t>
              </w:r>
              <w:proofErr w:type="spellEnd"/>
              <w:r w:rsidRPr="00BB09B3">
                <w:t>/Datasets</w:t>
              </w:r>
            </w:ins>
          </w:p>
        </w:tc>
      </w:tr>
      <w:tr w:rsidR="00BA755D" w:rsidTr="00925970">
        <w:trPr>
          <w:ins w:id="183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84" w:author="Palacherla, Susmitha C (NONUS)" w:date="2017-08-15T09:49:00Z"/>
                <w:b/>
              </w:rPr>
            </w:pPr>
            <w:proofErr w:type="spellStart"/>
            <w:ins w:id="185" w:author="Palacherla, Susmitha C (NONUS)" w:date="2017-08-15T09:49:00Z">
              <w:r w:rsidRPr="005745A6">
                <w:rPr>
                  <w:b/>
                </w:rPr>
                <w:t>TargetDataSourceFolder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186" w:author="Palacherla, Susmitha C (NONUS)" w:date="2017-08-15T09:49:00Z"/>
              </w:rPr>
            </w:pPr>
            <w:ins w:id="187" w:author="Palacherla, Susmitha C (NONUS)" w:date="2017-08-15T09:49:00Z">
              <w:r w:rsidRPr="00BB09B3">
                <w:t>/eCoaching/</w:t>
              </w:r>
              <w:proofErr w:type="spellStart"/>
              <w:r w:rsidRPr="00BB09B3">
                <w:t>LoadTest</w:t>
              </w:r>
              <w:proofErr w:type="spellEnd"/>
              <w:r w:rsidRPr="00BB09B3">
                <w:t>/</w:t>
              </w:r>
              <w:proofErr w:type="spellStart"/>
              <w:r w:rsidRPr="00F74047">
                <w:t>DataSources</w:t>
              </w:r>
              <w:proofErr w:type="spellEnd"/>
            </w:ins>
          </w:p>
        </w:tc>
      </w:tr>
      <w:tr w:rsidR="00BA755D" w:rsidTr="00925970">
        <w:trPr>
          <w:ins w:id="188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89" w:author="Palacherla, Susmitha C (NONUS)" w:date="2017-08-15T09:49:00Z"/>
                <w:b/>
              </w:rPr>
            </w:pPr>
            <w:proofErr w:type="spellStart"/>
            <w:ins w:id="190" w:author="Palacherla, Susmitha C (NONUS)" w:date="2017-08-15T09:49:00Z">
              <w:r w:rsidRPr="005745A6">
                <w:rPr>
                  <w:b/>
                </w:rPr>
                <w:t>TargetReportFolder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191" w:author="Palacherla, Susmitha C (NONUS)" w:date="2017-08-15T09:49:00Z"/>
              </w:rPr>
            </w:pPr>
            <w:ins w:id="192" w:author="Palacherla, Susmitha C (NONUS)" w:date="2017-08-15T09:49:00Z">
              <w:r w:rsidRPr="00BB09B3">
                <w:t>/eCoaching/</w:t>
              </w:r>
              <w:proofErr w:type="spellStart"/>
              <w:r w:rsidRPr="00BB09B3">
                <w:t>LoadTest</w:t>
              </w:r>
              <w:proofErr w:type="spellEnd"/>
              <w:r w:rsidRPr="00BB09B3">
                <w:t>/</w:t>
              </w:r>
              <w:r w:rsidRPr="00F74047">
                <w:t>Reports</w:t>
              </w:r>
            </w:ins>
          </w:p>
        </w:tc>
      </w:tr>
      <w:tr w:rsidR="00BA755D" w:rsidTr="00925970">
        <w:trPr>
          <w:ins w:id="193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94" w:author="Palacherla, Susmitha C (NONUS)" w:date="2017-08-15T09:49:00Z"/>
                <w:b/>
              </w:rPr>
            </w:pPr>
            <w:proofErr w:type="spellStart"/>
            <w:ins w:id="195" w:author="Palacherla, Susmitha C (NONUS)" w:date="2017-08-15T09:49:00Z">
              <w:r w:rsidRPr="005745A6">
                <w:rPr>
                  <w:b/>
                </w:rPr>
                <w:t>TargetReportPartFolder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196" w:author="Palacherla, Susmitha C (NONUS)" w:date="2017-08-15T09:49:00Z"/>
              </w:rPr>
            </w:pPr>
            <w:ins w:id="197" w:author="Palacherla, Susmitha C (NONUS)" w:date="2017-08-15T09:49:00Z">
              <w:r w:rsidRPr="00F74047">
                <w:t>Report Parts</w:t>
              </w:r>
            </w:ins>
          </w:p>
        </w:tc>
      </w:tr>
      <w:tr w:rsidR="00BA755D" w:rsidTr="00925970">
        <w:trPr>
          <w:ins w:id="198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199" w:author="Palacherla, Susmitha C (NONUS)" w:date="2017-08-15T09:49:00Z"/>
                <w:b/>
              </w:rPr>
            </w:pPr>
            <w:proofErr w:type="spellStart"/>
            <w:ins w:id="200" w:author="Palacherla, Susmitha C (NONUS)" w:date="2017-08-15T09:49:00Z">
              <w:r w:rsidRPr="005745A6">
                <w:rPr>
                  <w:b/>
                </w:rPr>
                <w:t>TargetServerURL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201" w:author="Palacherla, Susmitha C (NONUS)" w:date="2017-08-15T09:49:00Z"/>
              </w:rPr>
            </w:pPr>
            <w:ins w:id="202" w:author="Palacherla, Susmitha C (NONUS)" w:date="2017-08-15T09:49:00Z">
              <w:r w:rsidRPr="00F74047">
                <w:t>http://f3420-ecldb</w:t>
              </w:r>
              <w:r>
                <w:t>p</w:t>
              </w:r>
              <w:r w:rsidRPr="00F74047">
                <w:t>01.vangent.local/ReportServer</w:t>
              </w:r>
            </w:ins>
          </w:p>
        </w:tc>
      </w:tr>
      <w:tr w:rsidR="00BA755D" w:rsidTr="00925970">
        <w:trPr>
          <w:ins w:id="203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204" w:author="Palacherla, Susmitha C (NONUS)" w:date="2017-08-15T09:49:00Z"/>
                <w:b/>
              </w:rPr>
            </w:pPr>
            <w:proofErr w:type="spellStart"/>
            <w:ins w:id="205" w:author="Palacherla, Susmitha C (NONUS)" w:date="2017-08-15T09:49:00Z">
              <w:r w:rsidRPr="005745A6">
                <w:rPr>
                  <w:b/>
                </w:rPr>
                <w:t>TargetServerVersion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206" w:author="Palacherla, Susmitha C (NONUS)" w:date="2017-08-15T09:49:00Z"/>
              </w:rPr>
            </w:pPr>
            <w:ins w:id="207" w:author="Palacherla, Susmitha C (NONUS)" w:date="2017-08-15T09:49:00Z">
              <w:r w:rsidRPr="00F74047">
                <w:t>SQL Server 2008 R2, 2012 or 2014</w:t>
              </w:r>
            </w:ins>
          </w:p>
        </w:tc>
      </w:tr>
      <w:tr w:rsidR="00BA755D" w:rsidTr="00925970">
        <w:trPr>
          <w:ins w:id="208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209" w:author="Palacherla, Susmitha C (NONUS)" w:date="2017-08-15T09:49:00Z"/>
                <w:b/>
              </w:rPr>
            </w:pPr>
            <w:ins w:id="210" w:author="Palacherla, Susmitha C (NONUS)" w:date="2017-08-15T09:49:00Z">
              <w:r>
                <w:rPr>
                  <w:b/>
                </w:rPr>
                <w:t>Report Portal</w:t>
              </w:r>
            </w:ins>
          </w:p>
        </w:tc>
        <w:tc>
          <w:tcPr>
            <w:tcW w:w="5220" w:type="dxa"/>
          </w:tcPr>
          <w:p w:rsidR="00BA755D" w:rsidRPr="00F74047" w:rsidRDefault="00BA755D" w:rsidP="00925970">
            <w:pPr>
              <w:rPr>
                <w:ins w:id="211" w:author="Palacherla, Susmitha C (NONUS)" w:date="2017-08-15T09:49:00Z"/>
              </w:rPr>
            </w:pPr>
            <w:ins w:id="212" w:author="Palacherla, Susmitha C (NONUS)" w:date="2017-08-15T09:49:00Z">
              <w:r w:rsidRPr="001515E0">
                <w:t>http://f3420-ecldb</w:t>
              </w:r>
              <w:r>
                <w:t>p</w:t>
              </w:r>
              <w:r w:rsidRPr="001515E0">
                <w:t>01/Reports_ECL</w:t>
              </w:r>
              <w:r>
                <w:t>P</w:t>
              </w:r>
              <w:r w:rsidRPr="001515E0">
                <w:t>01</w:t>
              </w:r>
            </w:ins>
          </w:p>
        </w:tc>
      </w:tr>
      <w:tr w:rsidR="00BA755D" w:rsidTr="00925970">
        <w:trPr>
          <w:ins w:id="213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214" w:author="Palacherla, Susmitha C (NONUS)" w:date="2017-08-15T09:49:00Z"/>
                <w:b/>
              </w:rPr>
            </w:pPr>
          </w:p>
        </w:tc>
        <w:tc>
          <w:tcPr>
            <w:tcW w:w="5220" w:type="dxa"/>
          </w:tcPr>
          <w:p w:rsidR="00BA755D" w:rsidRPr="00F74047" w:rsidRDefault="00BA755D" w:rsidP="00925970">
            <w:pPr>
              <w:rPr>
                <w:ins w:id="215" w:author="Palacherla, Susmitha C (NONUS)" w:date="2017-08-15T09:49:00Z"/>
              </w:rPr>
            </w:pPr>
          </w:p>
        </w:tc>
      </w:tr>
    </w:tbl>
    <w:p w:rsidR="00BA755D" w:rsidRDefault="00BA755D" w:rsidP="00BA755D">
      <w:pPr>
        <w:pStyle w:val="Heading1"/>
        <w:spacing w:before="0"/>
        <w:ind w:left="720"/>
        <w:rPr>
          <w:ins w:id="216" w:author="Palacherla, Susmitha C (NONUS)" w:date="2017-08-15T09:49:00Z"/>
          <w:rFonts w:ascii="Arial" w:hAnsi="Arial" w:cs="Arial"/>
          <w:color w:val="auto"/>
          <w:sz w:val="20"/>
          <w:szCs w:val="20"/>
        </w:rPr>
      </w:pPr>
      <w:bookmarkStart w:id="217" w:name="_Toc490552945"/>
    </w:p>
    <w:p w:rsidR="00BA755D" w:rsidRPr="00925970" w:rsidRDefault="00BA755D" w:rsidP="00BA755D">
      <w:pPr>
        <w:pStyle w:val="Heading1"/>
        <w:numPr>
          <w:ilvl w:val="1"/>
          <w:numId w:val="3"/>
        </w:numPr>
        <w:spacing w:before="0"/>
        <w:ind w:left="1138" w:hanging="418"/>
        <w:rPr>
          <w:ins w:id="218" w:author="Palacherla, Susmitha C (NONUS)" w:date="2017-08-15T09:49:00Z"/>
          <w:rFonts w:ascii="Arial" w:hAnsi="Arial" w:cs="Arial"/>
          <w:color w:val="auto"/>
          <w:sz w:val="20"/>
          <w:szCs w:val="20"/>
        </w:rPr>
      </w:pPr>
      <w:bookmarkStart w:id="219" w:name="_Toc490553376"/>
      <w:bookmarkStart w:id="220" w:name="_Toc490553953"/>
      <w:ins w:id="221" w:author="Palacherla, Susmitha C (NONUS)" w:date="2017-08-15T09:49:00Z">
        <w:r w:rsidRPr="00925970">
          <w:rPr>
            <w:rFonts w:ascii="Arial" w:hAnsi="Arial" w:cs="Arial"/>
            <w:color w:val="auto"/>
            <w:sz w:val="20"/>
            <w:szCs w:val="20"/>
          </w:rPr>
          <w:t>Production</w:t>
        </w:r>
        <w:bookmarkEnd w:id="217"/>
        <w:bookmarkEnd w:id="219"/>
        <w:bookmarkEnd w:id="220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BA755D" w:rsidTr="00925970">
        <w:trPr>
          <w:ins w:id="222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223" w:author="Palacherla, Susmitha C (NONUS)" w:date="2017-08-15T09:49:00Z"/>
                <w:b/>
              </w:rPr>
            </w:pPr>
            <w:ins w:id="224" w:author="Palacherla, Susmitha C (NONUS)" w:date="2017-08-15T09:49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225" w:author="Palacherla, Susmitha C (NONUS)" w:date="2017-08-15T09:49:00Z"/>
              </w:rPr>
            </w:pPr>
            <w:ins w:id="226" w:author="Palacherla, Susmitha C (NONUS)" w:date="2017-08-15T09:49:00Z">
              <w:r>
                <w:t>True</w:t>
              </w:r>
            </w:ins>
          </w:p>
        </w:tc>
      </w:tr>
      <w:tr w:rsidR="00BA755D" w:rsidTr="00925970">
        <w:trPr>
          <w:ins w:id="227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228" w:author="Palacherla, Susmitha C (NONUS)" w:date="2017-08-15T09:49:00Z"/>
                <w:b/>
              </w:rPr>
            </w:pPr>
            <w:ins w:id="229" w:author="Palacherla, Susmitha C (NONUS)" w:date="2017-08-15T09:49:00Z">
              <w:r w:rsidRPr="005745A6">
                <w:rPr>
                  <w:b/>
                </w:rPr>
                <w:t xml:space="preserve">Overwrite </w:t>
              </w:r>
              <w:proofErr w:type="spellStart"/>
              <w:r w:rsidRPr="005745A6">
                <w:rPr>
                  <w:b/>
                </w:rPr>
                <w:t>DataSources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230" w:author="Palacherla, Susmitha C (NONUS)" w:date="2017-08-15T09:49:00Z"/>
              </w:rPr>
            </w:pPr>
            <w:ins w:id="231" w:author="Palacherla, Susmitha C (NONUS)" w:date="2017-08-15T09:49:00Z">
              <w:r>
                <w:t>False</w:t>
              </w:r>
            </w:ins>
          </w:p>
        </w:tc>
      </w:tr>
      <w:tr w:rsidR="00BA755D" w:rsidTr="00925970">
        <w:trPr>
          <w:ins w:id="232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233" w:author="Palacherla, Susmitha C (NONUS)" w:date="2017-08-15T09:49:00Z"/>
                <w:b/>
              </w:rPr>
            </w:pPr>
            <w:proofErr w:type="spellStart"/>
            <w:ins w:id="234" w:author="Palacherla, Susmitha C (NONUS)" w:date="2017-08-15T09:49:00Z">
              <w:r w:rsidRPr="005745A6">
                <w:rPr>
                  <w:b/>
                </w:rPr>
                <w:t>TargetDatasetFolder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235" w:author="Palacherla, Susmitha C (NONUS)" w:date="2017-08-15T09:49:00Z"/>
              </w:rPr>
            </w:pPr>
            <w:ins w:id="236" w:author="Palacherla, Susmitha C (NONUS)" w:date="2017-08-15T09:49:00Z">
              <w:r w:rsidRPr="00BB09B3">
                <w:t>/eCoaching/Production/Datasets</w:t>
              </w:r>
            </w:ins>
          </w:p>
        </w:tc>
      </w:tr>
      <w:tr w:rsidR="00BA755D" w:rsidTr="00925970">
        <w:trPr>
          <w:ins w:id="237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238" w:author="Palacherla, Susmitha C (NONUS)" w:date="2017-08-15T09:49:00Z"/>
                <w:b/>
              </w:rPr>
            </w:pPr>
            <w:proofErr w:type="spellStart"/>
            <w:ins w:id="239" w:author="Palacherla, Susmitha C (NONUS)" w:date="2017-08-15T09:49:00Z">
              <w:r w:rsidRPr="005745A6">
                <w:rPr>
                  <w:b/>
                </w:rPr>
                <w:t>TargetDataSourceFolder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240" w:author="Palacherla, Susmitha C (NONUS)" w:date="2017-08-15T09:49:00Z"/>
              </w:rPr>
            </w:pPr>
            <w:ins w:id="241" w:author="Palacherla, Susmitha C (NONUS)" w:date="2017-08-15T09:49:00Z">
              <w:r w:rsidRPr="00BB09B3">
                <w:t>/eCoaching/Production/</w:t>
              </w:r>
              <w:proofErr w:type="spellStart"/>
              <w:r w:rsidRPr="00BB09B3">
                <w:t>DataSources</w:t>
              </w:r>
              <w:proofErr w:type="spellEnd"/>
            </w:ins>
          </w:p>
        </w:tc>
      </w:tr>
      <w:tr w:rsidR="00BA755D" w:rsidTr="00925970">
        <w:trPr>
          <w:ins w:id="242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243" w:author="Palacherla, Susmitha C (NONUS)" w:date="2017-08-15T09:49:00Z"/>
                <w:b/>
              </w:rPr>
            </w:pPr>
            <w:proofErr w:type="spellStart"/>
            <w:ins w:id="244" w:author="Palacherla, Susmitha C (NONUS)" w:date="2017-08-15T09:49:00Z">
              <w:r w:rsidRPr="005745A6">
                <w:rPr>
                  <w:b/>
                </w:rPr>
                <w:t>TargetReportFolder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245" w:author="Palacherla, Susmitha C (NONUS)" w:date="2017-08-15T09:49:00Z"/>
              </w:rPr>
            </w:pPr>
            <w:ins w:id="246" w:author="Palacherla, Susmitha C (NONUS)" w:date="2017-08-15T09:49:00Z">
              <w:r w:rsidRPr="00BB09B3">
                <w:t>/eCoaching/Production/Reports</w:t>
              </w:r>
            </w:ins>
          </w:p>
        </w:tc>
      </w:tr>
      <w:tr w:rsidR="00BA755D" w:rsidTr="00925970">
        <w:trPr>
          <w:ins w:id="247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248" w:author="Palacherla, Susmitha C (NONUS)" w:date="2017-08-15T09:49:00Z"/>
                <w:b/>
              </w:rPr>
            </w:pPr>
            <w:proofErr w:type="spellStart"/>
            <w:ins w:id="249" w:author="Palacherla, Susmitha C (NONUS)" w:date="2017-08-15T09:49:00Z">
              <w:r w:rsidRPr="005745A6">
                <w:rPr>
                  <w:b/>
                </w:rPr>
                <w:t>TargetReportPartFolder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250" w:author="Palacherla, Susmitha C (NONUS)" w:date="2017-08-15T09:49:00Z"/>
              </w:rPr>
            </w:pPr>
            <w:ins w:id="251" w:author="Palacherla, Susmitha C (NONUS)" w:date="2017-08-15T09:49:00Z">
              <w:r w:rsidRPr="00F74047">
                <w:t>Report Parts</w:t>
              </w:r>
            </w:ins>
          </w:p>
        </w:tc>
      </w:tr>
      <w:tr w:rsidR="00BA755D" w:rsidTr="00925970">
        <w:trPr>
          <w:ins w:id="252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253" w:author="Palacherla, Susmitha C (NONUS)" w:date="2017-08-15T09:49:00Z"/>
                <w:b/>
              </w:rPr>
            </w:pPr>
            <w:proofErr w:type="spellStart"/>
            <w:ins w:id="254" w:author="Palacherla, Susmitha C (NONUS)" w:date="2017-08-15T09:49:00Z">
              <w:r w:rsidRPr="005745A6">
                <w:rPr>
                  <w:b/>
                </w:rPr>
                <w:t>TargetServerURL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255" w:author="Palacherla, Susmitha C (NONUS)" w:date="2017-08-15T09:49:00Z"/>
              </w:rPr>
            </w:pPr>
            <w:ins w:id="256" w:author="Palacherla, Susmitha C (NONUS)" w:date="2017-08-15T09:49:00Z">
              <w:r w:rsidRPr="00F74047">
                <w:t>http://f3420-ecldb</w:t>
              </w:r>
              <w:r>
                <w:t>p</w:t>
              </w:r>
              <w:r w:rsidRPr="00F74047">
                <w:t>01.vangent.local/ReportServer</w:t>
              </w:r>
            </w:ins>
          </w:p>
        </w:tc>
      </w:tr>
      <w:tr w:rsidR="00BA755D" w:rsidTr="00925970">
        <w:trPr>
          <w:ins w:id="257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258" w:author="Palacherla, Susmitha C (NONUS)" w:date="2017-08-15T09:49:00Z"/>
                <w:b/>
              </w:rPr>
            </w:pPr>
            <w:proofErr w:type="spellStart"/>
            <w:ins w:id="259" w:author="Palacherla, Susmitha C (NONUS)" w:date="2017-08-15T09:49:00Z">
              <w:r w:rsidRPr="005745A6">
                <w:rPr>
                  <w:b/>
                </w:rPr>
                <w:t>TargetServerVersion</w:t>
              </w:r>
              <w:proofErr w:type="spellEnd"/>
            </w:ins>
          </w:p>
        </w:tc>
        <w:tc>
          <w:tcPr>
            <w:tcW w:w="5220" w:type="dxa"/>
          </w:tcPr>
          <w:p w:rsidR="00BA755D" w:rsidRDefault="00BA755D" w:rsidP="00925970">
            <w:pPr>
              <w:rPr>
                <w:ins w:id="260" w:author="Palacherla, Susmitha C (NONUS)" w:date="2017-08-15T09:49:00Z"/>
              </w:rPr>
            </w:pPr>
            <w:ins w:id="261" w:author="Palacherla, Susmitha C (NONUS)" w:date="2017-08-15T09:49:00Z">
              <w:r w:rsidRPr="00F74047">
                <w:t>SQL Server 2008 R2, 2012 or 2014</w:t>
              </w:r>
            </w:ins>
          </w:p>
        </w:tc>
      </w:tr>
      <w:tr w:rsidR="00BA755D" w:rsidTr="00925970">
        <w:trPr>
          <w:ins w:id="262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263" w:author="Palacherla, Susmitha C (NONUS)" w:date="2017-08-15T09:49:00Z"/>
                <w:b/>
              </w:rPr>
            </w:pPr>
            <w:ins w:id="264" w:author="Palacherla, Susmitha C (NONUS)" w:date="2017-08-15T09:49:00Z">
              <w:r>
                <w:rPr>
                  <w:b/>
                </w:rPr>
                <w:t>Report Portal</w:t>
              </w:r>
            </w:ins>
          </w:p>
        </w:tc>
        <w:tc>
          <w:tcPr>
            <w:tcW w:w="5220" w:type="dxa"/>
          </w:tcPr>
          <w:p w:rsidR="00BA755D" w:rsidRPr="00F74047" w:rsidRDefault="00BA755D" w:rsidP="00925970">
            <w:pPr>
              <w:rPr>
                <w:ins w:id="265" w:author="Palacherla, Susmitha C (NONUS)" w:date="2017-08-15T09:49:00Z"/>
              </w:rPr>
            </w:pPr>
            <w:ins w:id="266" w:author="Palacherla, Susmitha C (NONUS)" w:date="2017-08-15T09:49:00Z">
              <w:r w:rsidRPr="001515E0">
                <w:t>http://f3420-ecldb</w:t>
              </w:r>
              <w:r>
                <w:t>p</w:t>
              </w:r>
              <w:r w:rsidRPr="001515E0">
                <w:t>01/Reports_ECL</w:t>
              </w:r>
              <w:r>
                <w:t>P</w:t>
              </w:r>
              <w:r w:rsidRPr="001515E0">
                <w:t>01</w:t>
              </w:r>
            </w:ins>
          </w:p>
        </w:tc>
      </w:tr>
      <w:tr w:rsidR="00BA755D" w:rsidTr="00925970">
        <w:trPr>
          <w:ins w:id="267" w:author="Palacherla, Susmitha C (NONUS)" w:date="2017-08-15T09:49:00Z"/>
        </w:trPr>
        <w:tc>
          <w:tcPr>
            <w:tcW w:w="2695" w:type="dxa"/>
          </w:tcPr>
          <w:p w:rsidR="00BA755D" w:rsidRPr="005745A6" w:rsidRDefault="00BA755D" w:rsidP="00925970">
            <w:pPr>
              <w:rPr>
                <w:ins w:id="268" w:author="Palacherla, Susmitha C (NONUS)" w:date="2017-08-15T09:49:00Z"/>
                <w:b/>
              </w:rPr>
            </w:pPr>
          </w:p>
        </w:tc>
        <w:tc>
          <w:tcPr>
            <w:tcW w:w="5220" w:type="dxa"/>
          </w:tcPr>
          <w:p w:rsidR="00BA755D" w:rsidRPr="00F74047" w:rsidRDefault="00BA755D" w:rsidP="00925970">
            <w:pPr>
              <w:rPr>
                <w:ins w:id="269" w:author="Palacherla, Susmitha C (NONUS)" w:date="2017-08-15T09:49:00Z"/>
              </w:rPr>
            </w:pPr>
          </w:p>
        </w:tc>
      </w:tr>
    </w:tbl>
    <w:p w:rsidR="00373EBA" w:rsidRPr="008F746F" w:rsidRDefault="00373EBA" w:rsidP="00AF16F3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65CD" w:rsidRDefault="008265CD" w:rsidP="009F2A51">
      <w:pPr>
        <w:spacing w:after="0" w:line="240" w:lineRule="auto"/>
      </w:pPr>
      <w:r>
        <w:separator/>
      </w:r>
    </w:p>
  </w:endnote>
  <w:endnote w:type="continuationSeparator" w:id="0">
    <w:p w:rsidR="008265CD" w:rsidRDefault="008265CD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D7" w:rsidRPr="007B53B8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D62F04">
      <w:rPr>
        <w:b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73D408F6" wp14:editId="2868BE9A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  <w:sz w:val="18"/>
        <w:szCs w:val="18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7B16D7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7B16D7" w:rsidRPr="0091531A" w:rsidRDefault="007B16D7" w:rsidP="00BF6056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753C0058" wp14:editId="19E62D1A">
          <wp:extent cx="2647950" cy="313910"/>
          <wp:effectExtent l="0" t="0" r="0" b="0"/>
          <wp:docPr id="18" name="Picture 18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B16D7" w:rsidRDefault="007B16D7" w:rsidP="0013673F">
    <w:pPr>
      <w:tabs>
        <w:tab w:val="left" w:pos="4320"/>
        <w:tab w:val="right" w:pos="9630"/>
      </w:tabs>
      <w:rPr>
        <w:rFonts w:ascii="Arial Black" w:hAnsi="Arial Black"/>
        <w:sz w:val="20"/>
      </w:rPr>
    </w:pPr>
    <w:r>
      <w:rPr>
        <w:b/>
        <w:sz w:val="18"/>
      </w:rPr>
      <w:tab/>
    </w:r>
    <w:r>
      <w:rPr>
        <w:sz w:val="18"/>
      </w:rPr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BA755D">
      <w:rPr>
        <w:rStyle w:val="PageNumber"/>
        <w:noProof/>
        <w:sz w:val="18"/>
      </w:rPr>
      <w:t>26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65CD" w:rsidRDefault="008265CD" w:rsidP="009F2A51">
      <w:pPr>
        <w:spacing w:after="0" w:line="240" w:lineRule="auto"/>
      </w:pPr>
      <w:r>
        <w:separator/>
      </w:r>
    </w:p>
  </w:footnote>
  <w:footnote w:type="continuationSeparator" w:id="0">
    <w:p w:rsidR="008265CD" w:rsidRDefault="008265CD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D7" w:rsidRDefault="007B16D7" w:rsidP="00BF6056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2A778CFD" wp14:editId="4768850A">
          <wp:extent cx="904875" cy="314325"/>
          <wp:effectExtent l="0" t="0" r="9525" b="9525"/>
          <wp:docPr id="9" name="Picture 9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0FC49888" wp14:editId="041C4492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16" name="Picture 16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7B16D7" w:rsidRDefault="007B16D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CFCAF522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2646"/>
    <w:rsid w:val="00024AB2"/>
    <w:rsid w:val="000360DC"/>
    <w:rsid w:val="0004360A"/>
    <w:rsid w:val="000450EA"/>
    <w:rsid w:val="000569F1"/>
    <w:rsid w:val="00060E62"/>
    <w:rsid w:val="00061754"/>
    <w:rsid w:val="00092504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15144"/>
    <w:rsid w:val="0011577F"/>
    <w:rsid w:val="0012383B"/>
    <w:rsid w:val="0013673F"/>
    <w:rsid w:val="00142AA2"/>
    <w:rsid w:val="0015615D"/>
    <w:rsid w:val="0016044C"/>
    <w:rsid w:val="00165AEF"/>
    <w:rsid w:val="00183870"/>
    <w:rsid w:val="001932CE"/>
    <w:rsid w:val="001956D0"/>
    <w:rsid w:val="001B35F6"/>
    <w:rsid w:val="001B4679"/>
    <w:rsid w:val="001C7159"/>
    <w:rsid w:val="001E1C24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376CE"/>
    <w:rsid w:val="00373EBA"/>
    <w:rsid w:val="00377ADE"/>
    <w:rsid w:val="003A12B2"/>
    <w:rsid w:val="003A31E0"/>
    <w:rsid w:val="003A6C58"/>
    <w:rsid w:val="003B2299"/>
    <w:rsid w:val="003B583A"/>
    <w:rsid w:val="003D00C8"/>
    <w:rsid w:val="003D1530"/>
    <w:rsid w:val="003D2977"/>
    <w:rsid w:val="003E1F08"/>
    <w:rsid w:val="0042551C"/>
    <w:rsid w:val="00425565"/>
    <w:rsid w:val="00432150"/>
    <w:rsid w:val="004323CF"/>
    <w:rsid w:val="00436BEB"/>
    <w:rsid w:val="004564E1"/>
    <w:rsid w:val="00480072"/>
    <w:rsid w:val="0049254A"/>
    <w:rsid w:val="004954C4"/>
    <w:rsid w:val="004A701C"/>
    <w:rsid w:val="004D09FF"/>
    <w:rsid w:val="004D324A"/>
    <w:rsid w:val="004E4265"/>
    <w:rsid w:val="004F390F"/>
    <w:rsid w:val="004F7B11"/>
    <w:rsid w:val="005006E5"/>
    <w:rsid w:val="00500C55"/>
    <w:rsid w:val="00540EA3"/>
    <w:rsid w:val="00544A27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6278D"/>
    <w:rsid w:val="00763A6D"/>
    <w:rsid w:val="00774DD0"/>
    <w:rsid w:val="007776F9"/>
    <w:rsid w:val="007829B2"/>
    <w:rsid w:val="007920EC"/>
    <w:rsid w:val="007935E3"/>
    <w:rsid w:val="007A7B19"/>
    <w:rsid w:val="007B16D7"/>
    <w:rsid w:val="007D2A5C"/>
    <w:rsid w:val="007E4ABC"/>
    <w:rsid w:val="007F250E"/>
    <w:rsid w:val="007F36E6"/>
    <w:rsid w:val="008018A3"/>
    <w:rsid w:val="00814ED8"/>
    <w:rsid w:val="008169E7"/>
    <w:rsid w:val="008212C1"/>
    <w:rsid w:val="008265CD"/>
    <w:rsid w:val="0086220A"/>
    <w:rsid w:val="00881025"/>
    <w:rsid w:val="008A428D"/>
    <w:rsid w:val="008A5F8C"/>
    <w:rsid w:val="008A6175"/>
    <w:rsid w:val="008C1852"/>
    <w:rsid w:val="008D2EC0"/>
    <w:rsid w:val="008D562D"/>
    <w:rsid w:val="008E1F6F"/>
    <w:rsid w:val="008F746F"/>
    <w:rsid w:val="009330C3"/>
    <w:rsid w:val="00933E43"/>
    <w:rsid w:val="00950B2C"/>
    <w:rsid w:val="00962313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EC2"/>
    <w:rsid w:val="00A361EC"/>
    <w:rsid w:val="00A41103"/>
    <w:rsid w:val="00A45C57"/>
    <w:rsid w:val="00A51166"/>
    <w:rsid w:val="00A55E7D"/>
    <w:rsid w:val="00A65295"/>
    <w:rsid w:val="00AA6CAB"/>
    <w:rsid w:val="00AC2890"/>
    <w:rsid w:val="00AC3ED8"/>
    <w:rsid w:val="00AC6E0C"/>
    <w:rsid w:val="00AC7D88"/>
    <w:rsid w:val="00AD0C30"/>
    <w:rsid w:val="00AE2F98"/>
    <w:rsid w:val="00AF16F3"/>
    <w:rsid w:val="00AF390C"/>
    <w:rsid w:val="00B00F1A"/>
    <w:rsid w:val="00B13830"/>
    <w:rsid w:val="00B146DE"/>
    <w:rsid w:val="00B15619"/>
    <w:rsid w:val="00B17323"/>
    <w:rsid w:val="00B22A0F"/>
    <w:rsid w:val="00B24818"/>
    <w:rsid w:val="00B4117A"/>
    <w:rsid w:val="00B541F7"/>
    <w:rsid w:val="00B6739B"/>
    <w:rsid w:val="00B929AC"/>
    <w:rsid w:val="00B94B3A"/>
    <w:rsid w:val="00BA755D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E0901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721EB"/>
    <w:rsid w:val="00D77877"/>
    <w:rsid w:val="00D80FA8"/>
    <w:rsid w:val="00DA164B"/>
    <w:rsid w:val="00E012D4"/>
    <w:rsid w:val="00E03889"/>
    <w:rsid w:val="00E1489E"/>
    <w:rsid w:val="00E17182"/>
    <w:rsid w:val="00E173C1"/>
    <w:rsid w:val="00E24F22"/>
    <w:rsid w:val="00E250E0"/>
    <w:rsid w:val="00E365E3"/>
    <w:rsid w:val="00E36F9D"/>
    <w:rsid w:val="00E453F6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6022E"/>
    <w:rsid w:val="00F92A3C"/>
    <w:rsid w:val="00FB17B2"/>
    <w:rsid w:val="00FC77E3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A755D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A755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e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27</Pages>
  <Words>1646</Words>
  <Characters>9387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11011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17</cp:revision>
  <dcterms:created xsi:type="dcterms:W3CDTF">2017-04-18T18:53:00Z</dcterms:created>
  <dcterms:modified xsi:type="dcterms:W3CDTF">2017-08-15T13:50:00Z</dcterms:modified>
</cp:coreProperties>
</file>