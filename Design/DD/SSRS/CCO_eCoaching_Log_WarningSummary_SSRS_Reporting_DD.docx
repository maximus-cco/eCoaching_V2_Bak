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91612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1830B949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2040EC08" w14:textId="77777777" w:rsidR="00F800B3" w:rsidRDefault="00F800B3" w:rsidP="00F800B3">
      <w:pPr>
        <w:ind w:right="-270"/>
        <w:jc w:val="both"/>
        <w:rPr>
          <w:b/>
          <w:bCs/>
          <w:noProof/>
          <w:sz w:val="56"/>
          <w:szCs w:val="56"/>
        </w:rPr>
      </w:pPr>
      <w:r>
        <w:rPr>
          <w:rFonts w:ascii="Century Schoolbook" w:hAnsi="Century Schoolbook"/>
        </w:rPr>
        <w:tab/>
      </w:r>
      <w:r>
        <w:rPr>
          <w:b/>
          <w:bCs/>
          <w:noProof/>
          <w:sz w:val="56"/>
          <w:szCs w:val="56"/>
        </w:rPr>
        <w:t xml:space="preserve">               </w:t>
      </w:r>
    </w:p>
    <w:p w14:paraId="75AB9F75" w14:textId="77777777" w:rsidR="00F800B3" w:rsidRDefault="00F800B3" w:rsidP="00F800B3">
      <w:pPr>
        <w:ind w:right="-270"/>
        <w:jc w:val="both"/>
        <w:rPr>
          <w:b/>
          <w:bCs/>
          <w:noProof/>
          <w:sz w:val="56"/>
          <w:szCs w:val="56"/>
        </w:rPr>
      </w:pPr>
    </w:p>
    <w:p w14:paraId="54114051" w14:textId="77777777" w:rsidR="00BF6056" w:rsidRPr="002431EB" w:rsidRDefault="00F800B3" w:rsidP="00F800B3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34DD4429" w14:textId="77777777" w:rsidR="004F7B11" w:rsidRDefault="00FC77E3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Warning</w:t>
      </w:r>
      <w:r w:rsidR="004F7B11">
        <w:rPr>
          <w:rFonts w:ascii="Arial" w:hAnsi="Arial"/>
          <w:b/>
          <w:sz w:val="36"/>
        </w:rPr>
        <w:t xml:space="preserve"> Summary Report</w:t>
      </w:r>
    </w:p>
    <w:p w14:paraId="278C9F7B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58CEE934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4D56096" w14:textId="77777777"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980"/>
        <w:gridCol w:w="1170"/>
        <w:gridCol w:w="6300"/>
      </w:tblGrid>
      <w:tr w:rsidR="00502DC5" w:rsidRPr="00D37C04" w14:paraId="75A054E8" w14:textId="77777777" w:rsidTr="009D476E">
        <w:trPr>
          <w:cantSplit/>
          <w:trHeight w:val="28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8E71529" w14:textId="77777777"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423A85A" w14:textId="77777777"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63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6FE5218" w14:textId="77777777"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800B3" w:rsidRPr="00D37C04" w14:paraId="3A5B1D69" w14:textId="77777777" w:rsidTr="009D476E">
        <w:trPr>
          <w:cantSplit/>
          <w:trHeight w:val="348"/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2E64198" w14:textId="2FFABEE7" w:rsidR="00F800B3" w:rsidRPr="00D37C04" w:rsidRDefault="00206343" w:rsidP="00F800B3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" w:hAnsi="Times New Roman"/>
              </w:rPr>
              <w:t>7/22/2022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66F1AB0" w14:textId="77777777" w:rsidR="00F800B3" w:rsidRPr="00D37C04" w:rsidRDefault="00F800B3" w:rsidP="00F800B3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63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F5FD42A" w14:textId="1E0F8858" w:rsidR="00F800B3" w:rsidRPr="00D37C04" w:rsidRDefault="00206343">
            <w:pPr>
              <w:ind w:right="-270"/>
              <w:rPr>
                <w:rFonts w:ascii="Times New Roman (PCL6)" w:hAnsi="Times New Roman (PCL6)"/>
              </w:rPr>
            </w:pPr>
            <w:r w:rsidRPr="00206343">
              <w:t>TFS 24924- Report access for Early Work</w:t>
            </w:r>
            <w:ins w:id="1" w:author="Palacherla, Susmitha C" w:date="2022-07-22T14:16:00Z">
              <w:r>
                <w:t xml:space="preserve"> L</w:t>
              </w:r>
            </w:ins>
            <w:del w:id="2" w:author="Palacherla, Susmitha C" w:date="2022-07-22T14:16:00Z">
              <w:r w:rsidRPr="00206343" w:rsidDel="00206343">
                <w:delText>l</w:delText>
              </w:r>
            </w:del>
            <w:r w:rsidRPr="00206343">
              <w:t>ife Supervisors</w:t>
            </w:r>
          </w:p>
        </w:tc>
      </w:tr>
    </w:tbl>
    <w:p w14:paraId="548409EE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87DBF8F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C6E111A" wp14:editId="0592F787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722EAACA" wp14:editId="035B02CB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F800B3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3B2AB175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6FE6AD8B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7F9C97BE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5586DF84" wp14:editId="3239A6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57643BE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68B5EE71" wp14:editId="268952B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7D38403A" wp14:editId="7204DEEA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1511A346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60B16056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0FC9AE05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213F213D" w14:textId="77777777" w:rsidTr="00BA755D">
        <w:trPr>
          <w:tblHeader/>
        </w:trPr>
        <w:tc>
          <w:tcPr>
            <w:tcW w:w="1440" w:type="dxa"/>
            <w:shd w:val="solid" w:color="auto" w:fill="000000"/>
          </w:tcPr>
          <w:p w14:paraId="4725A313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09EDDEA8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58382D7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21B024F1" w14:textId="77777777" w:rsidTr="00BA755D">
        <w:tc>
          <w:tcPr>
            <w:tcW w:w="1440" w:type="dxa"/>
          </w:tcPr>
          <w:p w14:paraId="0DEADE4E" w14:textId="77777777"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14:paraId="065F1235" w14:textId="77777777"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14:paraId="084A33C1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14:paraId="353AEEBB" w14:textId="77777777" w:rsidTr="00BA755D">
        <w:tc>
          <w:tcPr>
            <w:tcW w:w="1440" w:type="dxa"/>
          </w:tcPr>
          <w:p w14:paraId="7D86035E" w14:textId="77777777"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14:paraId="193C3AD7" w14:textId="77777777"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14:paraId="36AA102A" w14:textId="77777777"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14:paraId="224BF4BF" w14:textId="77777777" w:rsidTr="00BA755D">
        <w:tc>
          <w:tcPr>
            <w:tcW w:w="1440" w:type="dxa"/>
          </w:tcPr>
          <w:p w14:paraId="30E53CBF" w14:textId="77777777" w:rsidR="00CC4CD4" w:rsidRPr="00D37C04" w:rsidRDefault="00CC4CD4" w:rsidP="00CC4CD4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14:paraId="655849CB" w14:textId="77777777" w:rsidR="00CC4CD4" w:rsidRPr="00D37C04" w:rsidRDefault="00CC4CD4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WarningEmployeeList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14:paraId="0713EBDB" w14:textId="77777777" w:rsidR="00CC4CD4" w:rsidRPr="00D37C04" w:rsidRDefault="00CC4CD4" w:rsidP="00CC4CD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502DC5" w:rsidRPr="00D37C04" w14:paraId="3146F579" w14:textId="77777777" w:rsidTr="001F5277">
        <w:tc>
          <w:tcPr>
            <w:tcW w:w="1440" w:type="dxa"/>
          </w:tcPr>
          <w:p w14:paraId="56F9021A" w14:textId="77777777" w:rsidR="00502DC5" w:rsidRPr="00D37C04" w:rsidRDefault="00502DC5" w:rsidP="00502DC5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14:paraId="29D27A8F" w14:textId="77777777" w:rsidR="00502DC5" w:rsidRDefault="00502DC5" w:rsidP="00502DC5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14:paraId="0AB494FF" w14:textId="77777777" w:rsidR="00502DC5" w:rsidRPr="00D37C04" w:rsidRDefault="00502DC5" w:rsidP="00502DC5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14:paraId="4CC4B455" w14:textId="77777777" w:rsidR="00502DC5" w:rsidRPr="00D37C04" w:rsidRDefault="00502DC5" w:rsidP="00502DC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F5277" w:rsidRPr="00D37C04" w14:paraId="7150A5A3" w14:textId="77777777" w:rsidTr="00C310C2">
        <w:tc>
          <w:tcPr>
            <w:tcW w:w="1440" w:type="dxa"/>
          </w:tcPr>
          <w:p w14:paraId="0A43FF92" w14:textId="77777777" w:rsidR="001F5277" w:rsidRPr="00D37C04" w:rsidRDefault="001F5277" w:rsidP="001F5277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14:paraId="6DB04AFE" w14:textId="77777777" w:rsidR="001F5277" w:rsidRDefault="001F5277" w:rsidP="001F5277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14:paraId="1F39F301" w14:textId="77777777" w:rsidR="001F5277" w:rsidRPr="00D37C04" w:rsidRDefault="001F5277" w:rsidP="001F5277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14:paraId="0D2C233D" w14:textId="77777777" w:rsidR="001F5277" w:rsidRPr="00D37C04" w:rsidRDefault="001F5277" w:rsidP="001F527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310C2" w:rsidRPr="00D37C04" w14:paraId="5B8506F1" w14:textId="77777777" w:rsidTr="00BA755D">
        <w:tc>
          <w:tcPr>
            <w:tcW w:w="1440" w:type="dxa"/>
          </w:tcPr>
          <w:p w14:paraId="3DEF4D2F" w14:textId="77777777" w:rsidR="00C310C2" w:rsidRPr="00D37C04" w:rsidRDefault="00C310C2" w:rsidP="00C310C2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14:paraId="2070DE5D" w14:textId="77777777" w:rsidR="00C310C2" w:rsidRPr="00D37C04" w:rsidRDefault="00C310C2" w:rsidP="00C310C2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14:paraId="250F6AE8" w14:textId="77777777" w:rsidR="00C310C2" w:rsidRPr="00D37C04" w:rsidRDefault="00C310C2" w:rsidP="00C310C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30355506" w14:textId="77777777" w:rsidTr="00BA755D">
        <w:tc>
          <w:tcPr>
            <w:tcW w:w="1440" w:type="dxa"/>
          </w:tcPr>
          <w:p w14:paraId="19684264" w14:textId="77777777" w:rsidR="009F2A51" w:rsidRPr="00D37C04" w:rsidRDefault="00764F2B" w:rsidP="00A45C57">
            <w:pPr>
              <w:pStyle w:val="hdr1"/>
              <w:ind w:left="0"/>
              <w:jc w:val="left"/>
            </w:pPr>
            <w:r>
              <w:t>03/24/2020</w:t>
            </w:r>
          </w:p>
        </w:tc>
        <w:tc>
          <w:tcPr>
            <w:tcW w:w="5238" w:type="dxa"/>
          </w:tcPr>
          <w:p w14:paraId="4FC7ACF3" w14:textId="77777777" w:rsidR="009F2A51" w:rsidRPr="00D37C04" w:rsidRDefault="00764F2B" w:rsidP="00A45C57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 xml:space="preserve">TFS </w:t>
            </w:r>
            <w:r>
              <w:rPr>
                <w:rFonts w:ascii="Times New Roman (PCL6)" w:hAnsi="Times New Roman (PCL6)"/>
              </w:rPr>
              <w:t xml:space="preserve">16855 – Allow </w:t>
            </w:r>
            <w:proofErr w:type="spellStart"/>
            <w:r>
              <w:rPr>
                <w:rFonts w:ascii="Times New Roman (PCL6)" w:hAnsi="Times New Roman (PCL6)"/>
              </w:rPr>
              <w:t>csrs</w:t>
            </w:r>
            <w:proofErr w:type="spellEnd"/>
            <w:r>
              <w:rPr>
                <w:rFonts w:ascii="Times New Roman (PCL6)" w:hAnsi="Times New Roman (PCL6)"/>
              </w:rPr>
              <w:t xml:space="preserve"> to add comments to warning logs</w:t>
            </w:r>
          </w:p>
        </w:tc>
        <w:tc>
          <w:tcPr>
            <w:tcW w:w="2790" w:type="dxa"/>
          </w:tcPr>
          <w:p w14:paraId="3A42D014" w14:textId="77777777" w:rsidR="009F2A51" w:rsidRPr="00D37C04" w:rsidRDefault="00764F2B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41B783DA" w14:textId="77777777" w:rsidTr="00BA755D">
        <w:tc>
          <w:tcPr>
            <w:tcW w:w="1440" w:type="dxa"/>
          </w:tcPr>
          <w:p w14:paraId="090BA525" w14:textId="77777777" w:rsidR="009F2A51" w:rsidRPr="00D37C04" w:rsidRDefault="00F800B3" w:rsidP="00F800B3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1ECB2761" w14:textId="77777777" w:rsidR="009F2A51" w:rsidRPr="00D37C04" w:rsidRDefault="00F800B3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72B26AC9" w14:textId="77777777" w:rsidR="009F2A51" w:rsidRPr="00D37C04" w:rsidRDefault="00F800B3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D476E" w:rsidRPr="00D37C04" w14:paraId="21BF64CB" w14:textId="77777777" w:rsidTr="00BA755D">
        <w:tc>
          <w:tcPr>
            <w:tcW w:w="1440" w:type="dxa"/>
          </w:tcPr>
          <w:p w14:paraId="384A0C26" w14:textId="4F3F45D9" w:rsidR="009D476E" w:rsidRDefault="009D476E" w:rsidP="009D476E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0BC0F25D" w14:textId="496767CE" w:rsidR="009D476E" w:rsidRPr="0076278D" w:rsidRDefault="009D476E" w:rsidP="009D476E">
            <w:pPr>
              <w:ind w:right="-270"/>
              <w:rPr>
                <w:rFonts w:ascii="Times New Roman (PCL6)" w:hAnsi="Times New Roman (PCL6)"/>
              </w:rPr>
            </w:pPr>
            <w:r w:rsidRPr="00B459BC">
              <w:t>TFS 20677 -  AD island to AD AWS environment changes</w:t>
            </w:r>
          </w:p>
        </w:tc>
        <w:tc>
          <w:tcPr>
            <w:tcW w:w="2790" w:type="dxa"/>
          </w:tcPr>
          <w:p w14:paraId="041E8420" w14:textId="1F0618BD" w:rsidR="009D476E" w:rsidRDefault="009D476E" w:rsidP="009D476E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206343" w:rsidRPr="00D37C04" w14:paraId="23300D73" w14:textId="77777777" w:rsidTr="00BA755D">
        <w:tc>
          <w:tcPr>
            <w:tcW w:w="1440" w:type="dxa"/>
          </w:tcPr>
          <w:p w14:paraId="468A76D1" w14:textId="65D92767" w:rsidR="00206343" w:rsidRDefault="00206343" w:rsidP="00206343">
            <w:pPr>
              <w:pStyle w:val="hdr1"/>
              <w:ind w:left="0"/>
              <w:jc w:val="left"/>
            </w:pPr>
            <w:ins w:id="3" w:author="Palacherla, Susmitha C" w:date="2022-07-22T14:16:00Z">
              <w:r>
                <w:t>7/22/2022</w:t>
              </w:r>
            </w:ins>
          </w:p>
        </w:tc>
        <w:tc>
          <w:tcPr>
            <w:tcW w:w="5238" w:type="dxa"/>
          </w:tcPr>
          <w:p w14:paraId="48FD1D2C" w14:textId="4C2A8575" w:rsidR="00206343" w:rsidRDefault="00206343" w:rsidP="00206343">
            <w:pPr>
              <w:pStyle w:val="hdr1"/>
              <w:ind w:left="0"/>
              <w:jc w:val="left"/>
            </w:pPr>
            <w:ins w:id="4" w:author="Palacherla, Susmitha C" w:date="2022-07-22T14:16:00Z">
              <w:r w:rsidRPr="00206343">
                <w:t>TFS 24924- Report access for Early Work</w:t>
              </w:r>
              <w:r>
                <w:t xml:space="preserve"> L</w:t>
              </w:r>
              <w:r w:rsidRPr="00206343">
                <w:t>ife Supervisors</w:t>
              </w:r>
            </w:ins>
          </w:p>
        </w:tc>
        <w:tc>
          <w:tcPr>
            <w:tcW w:w="2790" w:type="dxa"/>
          </w:tcPr>
          <w:p w14:paraId="3154F461" w14:textId="0ABA0B6D" w:rsidR="00206343" w:rsidRDefault="00206343" w:rsidP="00206343">
            <w:pPr>
              <w:pStyle w:val="hdr1"/>
              <w:ind w:left="0"/>
              <w:jc w:val="left"/>
            </w:pPr>
            <w:ins w:id="5" w:author="Palacherla, Susmitha C" w:date="2022-07-22T14:16:00Z">
              <w:r>
                <w:t>Susmitha Palacherla</w:t>
              </w:r>
            </w:ins>
          </w:p>
        </w:tc>
      </w:tr>
      <w:tr w:rsidR="00206343" w:rsidRPr="00D37C04" w14:paraId="2D4AA464" w14:textId="77777777" w:rsidTr="00BA755D">
        <w:tc>
          <w:tcPr>
            <w:tcW w:w="1440" w:type="dxa"/>
          </w:tcPr>
          <w:p w14:paraId="0580B0F3" w14:textId="77777777" w:rsidR="00206343" w:rsidRDefault="00206343" w:rsidP="00206343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35110849" w14:textId="77777777" w:rsidR="00206343" w:rsidRDefault="00206343" w:rsidP="00206343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6977A039" w14:textId="77777777" w:rsidR="00206343" w:rsidRDefault="00206343" w:rsidP="00206343">
            <w:pPr>
              <w:pStyle w:val="hdr1"/>
              <w:ind w:left="0"/>
              <w:jc w:val="left"/>
            </w:pPr>
          </w:p>
        </w:tc>
      </w:tr>
      <w:tr w:rsidR="00206343" w:rsidRPr="00D37C04" w14:paraId="0E0464D2" w14:textId="77777777" w:rsidTr="00BA755D">
        <w:tc>
          <w:tcPr>
            <w:tcW w:w="1440" w:type="dxa"/>
          </w:tcPr>
          <w:p w14:paraId="23916992" w14:textId="77777777" w:rsidR="00206343" w:rsidRDefault="00206343" w:rsidP="00206343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1C8BC654" w14:textId="77777777" w:rsidR="00206343" w:rsidRDefault="00206343" w:rsidP="00206343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39445883" w14:textId="77777777" w:rsidR="00206343" w:rsidRDefault="00206343" w:rsidP="00206343">
            <w:pPr>
              <w:pStyle w:val="hdr1"/>
              <w:ind w:left="0"/>
              <w:jc w:val="left"/>
            </w:pPr>
          </w:p>
        </w:tc>
      </w:tr>
    </w:tbl>
    <w:p w14:paraId="599C8DDA" w14:textId="77777777" w:rsidR="009F2A51" w:rsidRPr="002431EB" w:rsidRDefault="009F2A51" w:rsidP="009F2A51">
      <w:pPr>
        <w:pStyle w:val="BodyText"/>
      </w:pPr>
    </w:p>
    <w:p w14:paraId="65FABB8F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6" w:name="_Toc434743870"/>
      <w:r w:rsidRPr="002431EB">
        <w:br w:type="page"/>
      </w:r>
      <w:bookmarkEnd w:id="6"/>
    </w:p>
    <w:p w14:paraId="5EFA5535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4A3C08C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1EA315" w14:textId="77777777" w:rsidR="00BA755D" w:rsidRDefault="00BA755D">
          <w:pPr>
            <w:pStyle w:val="TOCHeading"/>
          </w:pPr>
          <w:r>
            <w:t>Contents</w:t>
          </w:r>
        </w:p>
        <w:p w14:paraId="07634FDF" w14:textId="77777777"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442" w:history="1"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7FBDF6E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3" w:history="1">
            <w:r w:rsidR="00502DC5" w:rsidRPr="009078C4">
              <w:rPr>
                <w:rStyle w:val="Hyperlink"/>
                <w:noProof/>
              </w:rPr>
              <w:t>2.0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4B72207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4" w:history="1">
            <w:r w:rsidR="00502DC5" w:rsidRPr="009078C4">
              <w:rPr>
                <w:rStyle w:val="Hyperlink"/>
                <w:noProof/>
              </w:rPr>
              <w:t>3.0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0A140AE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5" w:history="1">
            <w:r w:rsidR="00502DC5" w:rsidRPr="009078C4">
              <w:rPr>
                <w:rStyle w:val="Hyperlink"/>
                <w:noProof/>
              </w:rPr>
              <w:t>4.0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253B40C2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6" w:history="1">
            <w:r w:rsidR="00502DC5" w:rsidRPr="009078C4">
              <w:rPr>
                <w:rStyle w:val="Hyperlink"/>
                <w:noProof/>
              </w:rPr>
              <w:t>4.1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D301B61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7" w:history="1">
            <w:r w:rsidR="00502DC5" w:rsidRPr="009078C4">
              <w:rPr>
                <w:rStyle w:val="Hyperlink"/>
                <w:noProof/>
              </w:rPr>
              <w:t>4.2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9974E53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8" w:history="1">
            <w:r w:rsidR="00502DC5" w:rsidRPr="009078C4">
              <w:rPr>
                <w:rStyle w:val="Hyperlink"/>
                <w:noProof/>
              </w:rPr>
              <w:t>4.3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11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CA4AA2E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9" w:history="1">
            <w:r w:rsidR="00502DC5" w:rsidRPr="009078C4">
              <w:rPr>
                <w:rStyle w:val="Hyperlink"/>
                <w:noProof/>
              </w:rPr>
              <w:t>4.4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_Toc523134449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13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421935C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0" w:history="1">
            <w:r w:rsidR="00502DC5" w:rsidRPr="009078C4">
              <w:rPr>
                <w:rStyle w:val="Hyperlink"/>
                <w:noProof/>
              </w:rPr>
              <w:t>4.5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_Toc523134450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171EF296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1" w:history="1">
            <w:r w:rsidR="00502DC5" w:rsidRPr="009078C4">
              <w:rPr>
                <w:rStyle w:val="Hyperlink"/>
                <w:noProof/>
              </w:rPr>
              <w:t>4.6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_Toc523134451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17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194D26E2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2" w:history="1">
            <w:r w:rsidR="00502DC5" w:rsidRPr="009078C4">
              <w:rPr>
                <w:rStyle w:val="Hyperlink"/>
                <w:noProof/>
              </w:rPr>
              <w:t>4.7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18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3FD95D08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3" w:history="1">
            <w:r w:rsidR="00502DC5" w:rsidRPr="009078C4">
              <w:rPr>
                <w:rStyle w:val="Hyperlink"/>
                <w:noProof/>
              </w:rPr>
              <w:t>5.0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10D2C6D6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4" w:history="1">
            <w:r w:rsidR="00502DC5" w:rsidRPr="009078C4">
              <w:rPr>
                <w:rStyle w:val="Hyperlink"/>
                <w:noProof/>
              </w:rPr>
              <w:t>6.0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122CBCC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4" w:history="1">
            <w:r w:rsidR="00502DC5" w:rsidRPr="009078C4">
              <w:rPr>
                <w:rStyle w:val="Hyperlink"/>
                <w:noProof/>
              </w:rPr>
              <w:t>7.0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2EF11299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5" w:history="1">
            <w:r w:rsidR="00502DC5" w:rsidRPr="009078C4">
              <w:rPr>
                <w:rStyle w:val="Hyperlink"/>
                <w:noProof/>
              </w:rPr>
              <w:t>7.1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716347FB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6" w:history="1">
            <w:r w:rsidR="00502DC5" w:rsidRPr="009078C4">
              <w:rPr>
                <w:rStyle w:val="Hyperlink"/>
                <w:noProof/>
              </w:rPr>
              <w:t>7.2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8CD49B5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7" w:history="1">
            <w:r w:rsidR="00502DC5" w:rsidRPr="009078C4">
              <w:rPr>
                <w:rStyle w:val="Hyperlink"/>
                <w:noProof/>
              </w:rPr>
              <w:t>7.3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469154A2" w14:textId="77777777" w:rsidR="00502DC5" w:rsidRDefault="0002792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8" w:history="1">
            <w:r w:rsidR="00502DC5" w:rsidRPr="009078C4">
              <w:rPr>
                <w:rStyle w:val="Hyperlink"/>
                <w:noProof/>
              </w:rPr>
              <w:t>8.0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5068A750" w14:textId="77777777"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14:paraId="59E78772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2440306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634B228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EA36C1E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6E778E97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BA632EF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31FCF33C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7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7"/>
    </w:p>
    <w:p w14:paraId="500C1ABD" w14:textId="77777777"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14:paraId="7B6AAB9C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8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8"/>
    </w:p>
    <w:p w14:paraId="46466F8A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1731E251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6FC40774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14:paraId="4E5ED8AA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27AABE69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5C579504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9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9"/>
    </w:p>
    <w:p w14:paraId="26FC903F" w14:textId="1C1FB723"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del w:id="10" w:author="Palacherla, Susmitha C" w:date="2022-07-22T14:17:00Z">
        <w:r w:rsidDel="00206343">
          <w:rPr>
            <w:noProof/>
          </w:rPr>
          <w:drawing>
            <wp:inline distT="0" distB="0" distL="0" distR="0" wp14:anchorId="3FE89BF0" wp14:editId="3AEF512C">
              <wp:extent cx="2466975" cy="3381375"/>
              <wp:effectExtent l="0" t="0" r="9525" b="952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66975" cy="3381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" w:author="Palacherla, Susmitha C" w:date="2022-07-22T14:17:00Z">
        <w:r w:rsidR="00206343" w:rsidRPr="00206343">
          <w:rPr>
            <w:noProof/>
          </w:rPr>
          <w:t xml:space="preserve"> </w:t>
        </w:r>
        <w:r w:rsidR="00206343">
          <w:rPr>
            <w:noProof/>
          </w:rPr>
          <w:drawing>
            <wp:inline distT="0" distB="0" distL="0" distR="0" wp14:anchorId="6A83950E" wp14:editId="5377BE90">
              <wp:extent cx="2514600" cy="365760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14600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3699E7" w14:textId="77777777" w:rsidR="006F6E8A" w:rsidRDefault="006F6E8A" w:rsidP="006F6E8A"/>
    <w:p w14:paraId="43BB04AA" w14:textId="77777777" w:rsidR="000D0353" w:rsidRDefault="000D0353" w:rsidP="006F6E8A"/>
    <w:p w14:paraId="78AECE1D" w14:textId="77777777" w:rsidR="00FC77E3" w:rsidRDefault="00FC77E3" w:rsidP="006F6E8A"/>
    <w:p w14:paraId="65261F00" w14:textId="77777777" w:rsidR="000D0353" w:rsidRDefault="000D0353" w:rsidP="006F6E8A"/>
    <w:p w14:paraId="02803592" w14:textId="77777777"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74F778CD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0B93CB1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3FE36C9B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2CA3DB5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73AE1747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78BFE66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75E714F9" w14:textId="77777777" w:rsidTr="000D0353">
        <w:tc>
          <w:tcPr>
            <w:tcW w:w="1621" w:type="dxa"/>
          </w:tcPr>
          <w:p w14:paraId="54E239E5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05D3F5EA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2F8DBED1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BDE233A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43FA56F7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5EC4FAA6" w14:textId="77777777" w:rsidTr="000D0353">
        <w:tc>
          <w:tcPr>
            <w:tcW w:w="1621" w:type="dxa"/>
          </w:tcPr>
          <w:p w14:paraId="3D1C8D18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0B5D9648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205B035A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5E9C5A34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2F3D53CF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08D8A7C0" w14:textId="77777777" w:rsidTr="000D0353">
        <w:tc>
          <w:tcPr>
            <w:tcW w:w="1621" w:type="dxa"/>
          </w:tcPr>
          <w:p w14:paraId="45D092F6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6DA2CD58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19AC8AFA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0B5C62C7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2462A7B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03266E7B" w14:textId="77777777" w:rsidTr="000D0353">
        <w:tc>
          <w:tcPr>
            <w:tcW w:w="1621" w:type="dxa"/>
          </w:tcPr>
          <w:p w14:paraId="7AA815FC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1D606F51" w14:textId="77777777" w:rsidR="000D0353" w:rsidRDefault="00C310C2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179B3931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38EDBA35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30D5FF1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7830ABBD" w14:textId="77777777" w:rsidTr="000D0353">
        <w:tc>
          <w:tcPr>
            <w:tcW w:w="1621" w:type="dxa"/>
          </w:tcPr>
          <w:p w14:paraId="7469148F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E46B4C6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79920663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20C0AE8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30B6BBA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3B709C72" w14:textId="77777777" w:rsidTr="000D0353">
        <w:tc>
          <w:tcPr>
            <w:tcW w:w="1621" w:type="dxa"/>
          </w:tcPr>
          <w:p w14:paraId="7E396472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7ACF741A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03A6120B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150EE892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7FCE1D5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14:paraId="397A38AE" w14:textId="77777777" w:rsidTr="000D0353">
        <w:tc>
          <w:tcPr>
            <w:tcW w:w="1621" w:type="dxa"/>
          </w:tcPr>
          <w:p w14:paraId="6A2E82D3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155DC873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49DF978D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21C5E9C5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40A5F379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7B13F950" w14:textId="77777777" w:rsidTr="000D0353">
        <w:tc>
          <w:tcPr>
            <w:tcW w:w="1621" w:type="dxa"/>
          </w:tcPr>
          <w:p w14:paraId="20DD4F3E" w14:textId="77777777" w:rsidR="00286D7F" w:rsidRDefault="00286D7F">
            <w:pPr>
              <w:spacing w:after="0" w:line="240" w:lineRule="auto"/>
            </w:pPr>
            <w:proofErr w:type="spellStart"/>
            <w:r>
              <w:t>int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14:paraId="6535C3CE" w14:textId="77777777"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14:paraId="5AA59E36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1EB3586F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6154537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64A4FFBF" w14:textId="77777777" w:rsidTr="000D0353">
        <w:tc>
          <w:tcPr>
            <w:tcW w:w="1621" w:type="dxa"/>
          </w:tcPr>
          <w:p w14:paraId="48506B85" w14:textId="77777777" w:rsidR="00286D7F" w:rsidRDefault="00286D7F">
            <w:pPr>
              <w:spacing w:after="0" w:line="240" w:lineRule="auto"/>
            </w:pPr>
            <w:proofErr w:type="spellStart"/>
            <w:r>
              <w:t>intsub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14:paraId="5039B817" w14:textId="77777777"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51581DFA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3C82CE92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013B8D36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28F425E5" w14:textId="77777777" w:rsidR="006F6E8A" w:rsidRDefault="006F6E8A" w:rsidP="006F6E8A"/>
    <w:p w14:paraId="395E8986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" w:name="_Toc523134445"/>
      <w:r>
        <w:rPr>
          <w:rFonts w:ascii="Arial" w:hAnsi="Arial" w:cs="Arial"/>
          <w:sz w:val="24"/>
          <w:szCs w:val="24"/>
        </w:rPr>
        <w:t>Report Datasets</w:t>
      </w:r>
      <w:bookmarkEnd w:id="12"/>
    </w:p>
    <w:p w14:paraId="7ACEB085" w14:textId="77777777"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13" w:name="_Toc523134446"/>
      <w:proofErr w:type="spellStart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13"/>
      <w:proofErr w:type="spellEnd"/>
    </w:p>
    <w:p w14:paraId="6656CC29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14:paraId="2AE325D3" w14:textId="77777777" w:rsidR="007B16D7" w:rsidRDefault="007B16D7" w:rsidP="006F6E8A">
      <w:r>
        <w:lastRenderedPageBreak/>
        <w:t>Query:</w:t>
      </w:r>
    </w:p>
    <w:p w14:paraId="672EDCD4" w14:textId="77777777" w:rsidR="00FC77E3" w:rsidRDefault="00FC77E3" w:rsidP="006F6E8A">
      <w:r>
        <w:rPr>
          <w:noProof/>
        </w:rPr>
        <w:drawing>
          <wp:inline distT="0" distB="0" distL="0" distR="0" wp14:anchorId="45FD93F1" wp14:editId="2C215FBD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8E4E" w14:textId="77777777" w:rsidR="007B16D7" w:rsidRDefault="007B16D7" w:rsidP="006F6E8A"/>
    <w:p w14:paraId="74079825" w14:textId="6264C0DF" w:rsidR="00206343" w:rsidRDefault="00206343" w:rsidP="006F6E8A">
      <w:pPr>
        <w:rPr>
          <w:ins w:id="14" w:author="Palacherla, Susmitha C" w:date="2022-07-22T14:18:00Z"/>
        </w:rPr>
      </w:pPr>
    </w:p>
    <w:p w14:paraId="4E48078C" w14:textId="3C566C36" w:rsidR="00206343" w:rsidRDefault="00206343" w:rsidP="006F6E8A">
      <w:pPr>
        <w:rPr>
          <w:ins w:id="15" w:author="Palacherla, Susmitha C" w:date="2022-07-22T14:18:00Z"/>
        </w:rPr>
      </w:pPr>
    </w:p>
    <w:p w14:paraId="5A82321A" w14:textId="3D907393" w:rsidR="00206343" w:rsidRDefault="00206343" w:rsidP="006F6E8A">
      <w:pPr>
        <w:rPr>
          <w:ins w:id="16" w:author="Palacherla, Susmitha C" w:date="2022-07-22T14:19:00Z"/>
        </w:rPr>
      </w:pPr>
    </w:p>
    <w:p w14:paraId="69AE91D6" w14:textId="77777777" w:rsidR="00206343" w:rsidRDefault="00206343" w:rsidP="006F6E8A">
      <w:pPr>
        <w:rPr>
          <w:ins w:id="17" w:author="Palacherla, Susmitha C" w:date="2022-07-22T14:18:00Z"/>
        </w:rPr>
      </w:pPr>
    </w:p>
    <w:p w14:paraId="69F243F5" w14:textId="1CC49B8F" w:rsidR="00206343" w:rsidRDefault="00206343" w:rsidP="006F6E8A">
      <w:pPr>
        <w:rPr>
          <w:ins w:id="18" w:author="Palacherla, Susmitha C" w:date="2022-07-22T14:18:00Z"/>
        </w:rPr>
      </w:pPr>
      <w:ins w:id="19" w:author="Palacherla, Susmitha C" w:date="2022-07-22T14:18:00Z">
        <w:r>
          <w:t>Fie</w:t>
        </w:r>
      </w:ins>
      <w:ins w:id="20" w:author="Palacherla, Susmitha C" w:date="2022-07-22T14:19:00Z">
        <w:r>
          <w:t>lds:</w:t>
        </w:r>
      </w:ins>
    </w:p>
    <w:p w14:paraId="60F9A718" w14:textId="648C2A85" w:rsidR="00206343" w:rsidRDefault="00206343" w:rsidP="006F6E8A">
      <w:pPr>
        <w:rPr>
          <w:ins w:id="21" w:author="Palacherla, Susmitha C" w:date="2022-07-22T14:18:00Z"/>
        </w:rPr>
      </w:pPr>
    </w:p>
    <w:p w14:paraId="0F70BAA0" w14:textId="72B44405" w:rsidR="00206343" w:rsidDel="00206343" w:rsidRDefault="00206343" w:rsidP="006F6E8A">
      <w:pPr>
        <w:rPr>
          <w:del w:id="22" w:author="Palacherla, Susmitha C" w:date="2022-07-22T14:18:00Z"/>
        </w:rPr>
      </w:pPr>
    </w:p>
    <w:p w14:paraId="2DFB48CC" w14:textId="7479AA41" w:rsidR="007B16D7" w:rsidDel="00206343" w:rsidRDefault="007B16D7" w:rsidP="006F6E8A">
      <w:pPr>
        <w:rPr>
          <w:del w:id="23" w:author="Palacherla, Susmitha C" w:date="2022-07-22T14:18:00Z"/>
        </w:rPr>
      </w:pPr>
      <w:del w:id="24" w:author="Palacherla, Susmitha C" w:date="2022-07-22T14:18:00Z">
        <w:r w:rsidDel="00206343">
          <w:delText>Fields:</w:delText>
        </w:r>
      </w:del>
    </w:p>
    <w:p w14:paraId="3230BE3F" w14:textId="77777777" w:rsidR="00206343" w:rsidRDefault="00764F2B" w:rsidP="006F6E8A">
      <w:pPr>
        <w:rPr>
          <w:ins w:id="25" w:author="Palacherla, Susmitha C" w:date="2022-07-22T14:19:00Z"/>
          <w:noProof/>
        </w:rPr>
      </w:pPr>
      <w:del w:id="26" w:author="Palacherla, Susmitha C" w:date="2022-07-22T14:18:00Z">
        <w:r w:rsidRPr="00764F2B" w:rsidDel="00206343">
          <w:rPr>
            <w:noProof/>
          </w:rPr>
          <w:delText xml:space="preserve"> </w:delText>
        </w:r>
      </w:del>
      <w:ins w:id="27" w:author="Palacherla, Susmitha C" w:date="2022-07-22T14:18:00Z">
        <w:r w:rsidR="00206343">
          <w:rPr>
            <w:noProof/>
          </w:rPr>
          <w:drawing>
            <wp:inline distT="0" distB="0" distL="0" distR="0" wp14:anchorId="239DE9C7" wp14:editId="41F09883">
              <wp:extent cx="2688336" cy="274320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833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206343">
          <w:rPr>
            <w:noProof/>
          </w:rPr>
          <w:t xml:space="preserve"> </w:t>
        </w:r>
      </w:ins>
    </w:p>
    <w:p w14:paraId="1C247335" w14:textId="732BA34D" w:rsidR="007B16D7" w:rsidRDefault="00206343" w:rsidP="006F6E8A">
      <w:ins w:id="28" w:author="Palacherla, Susmitha C" w:date="2022-07-22T14:19:00Z">
        <w:r>
          <w:rPr>
            <w:noProof/>
          </w:rPr>
          <w:drawing>
            <wp:inline distT="0" distB="0" distL="0" distR="0" wp14:anchorId="068D9B96" wp14:editId="373AFB0A">
              <wp:extent cx="2758440" cy="2743200"/>
              <wp:effectExtent l="0" t="0" r="381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844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</w:t>
        </w:r>
      </w:ins>
      <w:del w:id="29" w:author="Palacherla, Susmitha C" w:date="2022-07-22T14:21:00Z">
        <w:r w:rsidR="00764F2B" w:rsidDel="00206343">
          <w:rPr>
            <w:noProof/>
          </w:rPr>
          <w:drawing>
            <wp:inline distT="0" distB="0" distL="0" distR="0" wp14:anchorId="1762B1AD" wp14:editId="6C24C31F">
              <wp:extent cx="5943600" cy="7975600"/>
              <wp:effectExtent l="0" t="0" r="0" b="635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975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D647B77" w14:textId="595E69BB" w:rsidR="00FC77E3" w:rsidRDefault="00764F2B" w:rsidP="006F6E8A">
      <w:r w:rsidRPr="00764F2B">
        <w:rPr>
          <w:noProof/>
        </w:rPr>
        <w:t xml:space="preserve"> </w:t>
      </w:r>
      <w:del w:id="30" w:author="Palacherla, Susmitha C" w:date="2022-07-22T14:21:00Z">
        <w:r w:rsidDel="00206343">
          <w:rPr>
            <w:noProof/>
          </w:rPr>
          <w:drawing>
            <wp:inline distT="0" distB="0" distL="0" distR="0" wp14:anchorId="7C5BD733" wp14:editId="160B1350">
              <wp:extent cx="5943600" cy="2719705"/>
              <wp:effectExtent l="0" t="0" r="0" b="444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19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2E15B72" w14:textId="77777777" w:rsidR="007B16D7" w:rsidRDefault="007B16D7" w:rsidP="006F6E8A"/>
    <w:p w14:paraId="2A7E0EBD" w14:textId="77777777" w:rsidR="007B16D7" w:rsidRDefault="007B16D7" w:rsidP="006F6E8A"/>
    <w:p w14:paraId="410838D5" w14:textId="7150395E" w:rsidR="007B16D7" w:rsidRDefault="007B16D7" w:rsidP="006F6E8A">
      <w:pPr>
        <w:rPr>
          <w:ins w:id="31" w:author="Palacherla, Susmitha C" w:date="2022-07-22T14:22:00Z"/>
        </w:rPr>
      </w:pPr>
    </w:p>
    <w:p w14:paraId="2DB5CF79" w14:textId="77777777" w:rsidR="00206343" w:rsidRDefault="00206343" w:rsidP="006F6E8A"/>
    <w:p w14:paraId="73792ADA" w14:textId="6CBD7118" w:rsidR="007B16D7" w:rsidDel="00206343" w:rsidRDefault="007B16D7" w:rsidP="006F6E8A">
      <w:pPr>
        <w:rPr>
          <w:del w:id="32" w:author="Palacherla, Susmitha C" w:date="2022-07-22T14:22:00Z"/>
        </w:rPr>
      </w:pPr>
    </w:p>
    <w:p w14:paraId="0A6DE77B" w14:textId="3AA883FB" w:rsidR="007B16D7" w:rsidDel="00206343" w:rsidRDefault="007B16D7" w:rsidP="006F6E8A">
      <w:pPr>
        <w:rPr>
          <w:del w:id="33" w:author="Palacherla, Susmitha C" w:date="2022-07-22T14:22:00Z"/>
        </w:rPr>
      </w:pPr>
    </w:p>
    <w:p w14:paraId="35561DF2" w14:textId="6DDBFB23" w:rsidR="007B16D7" w:rsidDel="00206343" w:rsidRDefault="007B16D7" w:rsidP="006F6E8A">
      <w:pPr>
        <w:rPr>
          <w:del w:id="34" w:author="Palacherla, Susmitha C" w:date="2022-07-22T14:22:00Z"/>
        </w:rPr>
      </w:pPr>
    </w:p>
    <w:p w14:paraId="43C79299" w14:textId="2B3E6E71" w:rsidR="007B16D7" w:rsidDel="00206343" w:rsidRDefault="007B16D7" w:rsidP="006F6E8A">
      <w:pPr>
        <w:rPr>
          <w:del w:id="35" w:author="Palacherla, Susmitha C" w:date="2022-07-22T14:22:00Z"/>
        </w:rPr>
      </w:pPr>
    </w:p>
    <w:p w14:paraId="5A4FCE93" w14:textId="151FC14A" w:rsidR="00764F2B" w:rsidDel="00206343" w:rsidRDefault="00764F2B" w:rsidP="006F6E8A">
      <w:pPr>
        <w:rPr>
          <w:del w:id="36" w:author="Palacherla, Susmitha C" w:date="2022-07-22T14:22:00Z"/>
        </w:rPr>
      </w:pPr>
    </w:p>
    <w:p w14:paraId="42B4B2D2" w14:textId="7E46FE5C" w:rsidR="00764F2B" w:rsidDel="00206343" w:rsidRDefault="00764F2B" w:rsidP="006F6E8A">
      <w:pPr>
        <w:rPr>
          <w:del w:id="37" w:author="Palacherla, Susmitha C" w:date="2022-07-22T14:22:00Z"/>
        </w:rPr>
      </w:pPr>
    </w:p>
    <w:p w14:paraId="293CFED4" w14:textId="0498FE65" w:rsidR="00764F2B" w:rsidDel="00206343" w:rsidRDefault="00764F2B" w:rsidP="006F6E8A">
      <w:pPr>
        <w:rPr>
          <w:del w:id="38" w:author="Palacherla, Susmitha C" w:date="2022-07-22T14:22:00Z"/>
        </w:rPr>
      </w:pPr>
    </w:p>
    <w:p w14:paraId="2408CB02" w14:textId="7C641C9D" w:rsidR="00764F2B" w:rsidDel="00206343" w:rsidRDefault="00764F2B" w:rsidP="006F6E8A">
      <w:pPr>
        <w:rPr>
          <w:del w:id="39" w:author="Palacherla, Susmitha C" w:date="2022-07-22T14:22:00Z"/>
        </w:rPr>
      </w:pPr>
    </w:p>
    <w:p w14:paraId="0060C3DA" w14:textId="27AAAE85" w:rsidR="00764F2B" w:rsidDel="00206343" w:rsidRDefault="00764F2B" w:rsidP="006F6E8A">
      <w:pPr>
        <w:rPr>
          <w:del w:id="40" w:author="Palacherla, Susmitha C" w:date="2022-07-22T14:22:00Z"/>
        </w:rPr>
      </w:pPr>
    </w:p>
    <w:p w14:paraId="1B46378C" w14:textId="59F5E4FA" w:rsidR="00764F2B" w:rsidDel="00206343" w:rsidRDefault="00764F2B" w:rsidP="006F6E8A">
      <w:pPr>
        <w:rPr>
          <w:del w:id="41" w:author="Palacherla, Susmitha C" w:date="2022-07-22T14:22:00Z"/>
        </w:rPr>
      </w:pPr>
    </w:p>
    <w:p w14:paraId="6FCDB5EC" w14:textId="495E41A8" w:rsidR="007B16D7" w:rsidDel="00206343" w:rsidRDefault="007B16D7" w:rsidP="006F6E8A">
      <w:pPr>
        <w:rPr>
          <w:del w:id="42" w:author="Palacherla, Susmitha C" w:date="2022-07-22T14:22:00Z"/>
        </w:rPr>
      </w:pPr>
    </w:p>
    <w:p w14:paraId="41C91293" w14:textId="4D592E40" w:rsidR="006F6E8A" w:rsidRDefault="006F6E8A" w:rsidP="006F6E8A">
      <w:del w:id="43" w:author="Palacherla, Susmitha C" w:date="2022-07-22T14:22:00Z">
        <w:r w:rsidDel="00206343">
          <w:delText>P</w:delText>
        </w:r>
      </w:del>
      <w:ins w:id="44" w:author="Palacherla, Susmitha C" w:date="2022-07-22T14:22:00Z">
        <w:r w:rsidR="00206343">
          <w:t>P</w:t>
        </w:r>
      </w:ins>
      <w:r>
        <w:t>arameters:</w:t>
      </w:r>
    </w:p>
    <w:p w14:paraId="59DA6459" w14:textId="2955D158"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del w:id="45" w:author="Palacherla, Susmitha C" w:date="2022-07-22T14:22:00Z">
        <w:r w:rsidDel="00206343">
          <w:rPr>
            <w:noProof/>
          </w:rPr>
          <w:drawing>
            <wp:inline distT="0" distB="0" distL="0" distR="0" wp14:anchorId="5CBA7BF9" wp14:editId="1BFF2845">
              <wp:extent cx="5943600" cy="4828540"/>
              <wp:effectExtent l="0" t="0" r="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28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6" w:author="Palacherla, Susmitha C" w:date="2022-07-22T14:22:00Z">
        <w:r w:rsidR="00206343" w:rsidRPr="00206343">
          <w:rPr>
            <w:noProof/>
          </w:rPr>
          <w:t xml:space="preserve"> </w:t>
        </w:r>
        <w:r w:rsidR="00206343">
          <w:rPr>
            <w:noProof/>
          </w:rPr>
          <w:drawing>
            <wp:inline distT="0" distB="0" distL="0" distR="0" wp14:anchorId="7369D91C" wp14:editId="4883E30E">
              <wp:extent cx="3675888" cy="3657600"/>
              <wp:effectExtent l="0" t="0" r="127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5888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488718" w14:textId="06AA6535" w:rsidR="007B16D7" w:rsidDel="00206343" w:rsidRDefault="007B16D7" w:rsidP="00AF16F3">
      <w:pPr>
        <w:rPr>
          <w:del w:id="47" w:author="Palacherla, Susmitha C" w:date="2022-07-22T14:23:00Z"/>
          <w:rFonts w:ascii="Arial" w:hAnsi="Arial" w:cs="Arial"/>
          <w:b/>
          <w:sz w:val="20"/>
          <w:szCs w:val="20"/>
        </w:rPr>
      </w:pPr>
    </w:p>
    <w:p w14:paraId="3B73789D" w14:textId="51F962EB" w:rsidR="00CC4CD4" w:rsidDel="00206343" w:rsidRDefault="00CC4CD4" w:rsidP="00AF16F3">
      <w:pPr>
        <w:rPr>
          <w:del w:id="48" w:author="Palacherla, Susmitha C" w:date="2022-07-22T14:23:00Z"/>
          <w:rFonts w:ascii="Arial" w:hAnsi="Arial" w:cs="Arial"/>
          <w:b/>
          <w:sz w:val="20"/>
          <w:szCs w:val="20"/>
        </w:rPr>
      </w:pPr>
    </w:p>
    <w:p w14:paraId="57E6F128" w14:textId="6754A1D8" w:rsidR="00764F2B" w:rsidDel="00206343" w:rsidRDefault="00764F2B" w:rsidP="00AF16F3">
      <w:pPr>
        <w:rPr>
          <w:del w:id="49" w:author="Palacherla, Susmitha C" w:date="2022-07-22T14:23:00Z"/>
          <w:rFonts w:ascii="Arial" w:hAnsi="Arial" w:cs="Arial"/>
          <w:b/>
          <w:sz w:val="20"/>
          <w:szCs w:val="20"/>
        </w:rPr>
      </w:pPr>
    </w:p>
    <w:p w14:paraId="51BE685E" w14:textId="34D1B875" w:rsidR="00764F2B" w:rsidDel="00206343" w:rsidRDefault="00764F2B" w:rsidP="00AF16F3">
      <w:pPr>
        <w:rPr>
          <w:del w:id="50" w:author="Palacherla, Susmitha C" w:date="2022-07-22T14:23:00Z"/>
          <w:rFonts w:ascii="Arial" w:hAnsi="Arial" w:cs="Arial"/>
          <w:b/>
          <w:sz w:val="20"/>
          <w:szCs w:val="20"/>
        </w:rPr>
      </w:pPr>
    </w:p>
    <w:p w14:paraId="10B6BA04" w14:textId="6C9E23F0" w:rsidR="00764F2B" w:rsidDel="00206343" w:rsidRDefault="00764F2B" w:rsidP="00AF16F3">
      <w:pPr>
        <w:rPr>
          <w:del w:id="51" w:author="Palacherla, Susmitha C" w:date="2022-07-22T14:23:00Z"/>
          <w:rFonts w:ascii="Arial" w:hAnsi="Arial" w:cs="Arial"/>
          <w:b/>
          <w:sz w:val="20"/>
          <w:szCs w:val="20"/>
        </w:rPr>
      </w:pPr>
    </w:p>
    <w:p w14:paraId="4D0AD317" w14:textId="09D59A50" w:rsidR="00CC4CD4" w:rsidDel="00206343" w:rsidRDefault="00CC4CD4" w:rsidP="00AF16F3">
      <w:pPr>
        <w:rPr>
          <w:del w:id="52" w:author="Palacherla, Susmitha C" w:date="2022-07-22T14:23:00Z"/>
          <w:rFonts w:ascii="Arial" w:hAnsi="Arial" w:cs="Arial"/>
          <w:b/>
          <w:sz w:val="20"/>
          <w:szCs w:val="20"/>
        </w:rPr>
      </w:pPr>
    </w:p>
    <w:p w14:paraId="3350F691" w14:textId="628DA6BC" w:rsidR="00CC4CD4" w:rsidDel="00206343" w:rsidRDefault="00CC4CD4" w:rsidP="00AF16F3">
      <w:pPr>
        <w:rPr>
          <w:del w:id="53" w:author="Palacherla, Susmitha C" w:date="2022-07-22T14:23:00Z"/>
          <w:rFonts w:ascii="Arial" w:hAnsi="Arial" w:cs="Arial"/>
          <w:b/>
          <w:sz w:val="20"/>
          <w:szCs w:val="20"/>
        </w:rPr>
      </w:pPr>
    </w:p>
    <w:p w14:paraId="440FF104" w14:textId="77777777"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4" w:name="_Toc523134447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ReasonRef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>)</w:t>
      </w:r>
      <w:bookmarkEnd w:id="54"/>
    </w:p>
    <w:p w14:paraId="329E0636" w14:textId="77777777" w:rsidR="00233EA6" w:rsidRDefault="007B16D7" w:rsidP="00233EA6">
      <w:r>
        <w:t>Query:</w:t>
      </w:r>
    </w:p>
    <w:p w14:paraId="736124B3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70C9D41F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09DB9516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47F32F2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5764D3EB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5222B5A9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18A005B0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4E06FCFD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D245DC2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772DD23C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14:paraId="33E74441" w14:textId="77777777" w:rsidR="007B16D7" w:rsidRDefault="007B16D7" w:rsidP="00E365E3">
      <w:r>
        <w:t>Fields:</w:t>
      </w:r>
    </w:p>
    <w:p w14:paraId="4A324036" w14:textId="77777777" w:rsidR="007B16D7" w:rsidRDefault="007B16D7" w:rsidP="00233EA6">
      <w:r>
        <w:rPr>
          <w:noProof/>
        </w:rPr>
        <w:lastRenderedPageBreak/>
        <w:drawing>
          <wp:inline distT="0" distB="0" distL="0" distR="0" wp14:anchorId="302E5A1E" wp14:editId="7D43F9F3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637" w14:textId="77777777" w:rsidR="007B16D7" w:rsidRDefault="007B16D7" w:rsidP="00233EA6"/>
    <w:p w14:paraId="2B50635B" w14:textId="77777777" w:rsidR="00233EA6" w:rsidRDefault="00233EA6" w:rsidP="00233EA6">
      <w:r>
        <w:t>Parameters:</w:t>
      </w:r>
    </w:p>
    <w:p w14:paraId="46005673" w14:textId="77777777" w:rsidR="007B16D7" w:rsidRDefault="007B16D7" w:rsidP="00233EA6"/>
    <w:p w14:paraId="1601630E" w14:textId="77777777" w:rsidR="007B16D7" w:rsidRDefault="007B16D7" w:rsidP="00233EA6">
      <w:r>
        <w:rPr>
          <w:noProof/>
        </w:rPr>
        <w:drawing>
          <wp:inline distT="0" distB="0" distL="0" distR="0" wp14:anchorId="33D8E34D" wp14:editId="2294DCE9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B6E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4D260F68" w14:textId="77777777"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5" w:name="_Toc523134448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EmployeeRef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>)</w:t>
      </w:r>
      <w:bookmarkEnd w:id="55"/>
    </w:p>
    <w:p w14:paraId="4829D775" w14:textId="77777777" w:rsidR="00F06D56" w:rsidRDefault="00F06D56" w:rsidP="00F06D56">
      <w:r>
        <w:t>Query:</w:t>
      </w:r>
    </w:p>
    <w:p w14:paraId="083B72B5" w14:textId="77777777"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EBAB9D" wp14:editId="43237F20">
            <wp:extent cx="4242816" cy="2743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3D01" w14:textId="77777777"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9AD327E" w14:textId="77777777"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476F19B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14:paraId="321F7504" w14:textId="77777777" w:rsidR="00F06D56" w:rsidRDefault="00F06D56" w:rsidP="00E365E3">
      <w:r>
        <w:t>Fields:</w:t>
      </w:r>
    </w:p>
    <w:p w14:paraId="7BD8ECA5" w14:textId="77777777" w:rsidR="00F06D56" w:rsidRDefault="00F06D56" w:rsidP="00F06D56">
      <w:r>
        <w:rPr>
          <w:noProof/>
        </w:rPr>
        <w:drawing>
          <wp:inline distT="0" distB="0" distL="0" distR="0" wp14:anchorId="43D0C757" wp14:editId="3B7C30D8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801C" w14:textId="77777777" w:rsidR="00F06D56" w:rsidRDefault="00F06D56" w:rsidP="00F06D56"/>
    <w:p w14:paraId="0A6E89EB" w14:textId="77777777" w:rsidR="00F06D56" w:rsidRDefault="00F06D56" w:rsidP="00F06D56">
      <w:r>
        <w:t>Parameters:</w:t>
      </w:r>
    </w:p>
    <w:p w14:paraId="4DADA462" w14:textId="77777777" w:rsidR="00F06D56" w:rsidRDefault="00F06D56" w:rsidP="00F06D56"/>
    <w:p w14:paraId="19881D4B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266A98F3" wp14:editId="627A6AE2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9FC" w14:textId="77777777" w:rsidR="00F06D56" w:rsidRDefault="00F06D56" w:rsidP="00F06D56"/>
    <w:p w14:paraId="2F3243D1" w14:textId="77777777"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6" w:name="_Toc523134449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ModuleRef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ModuleList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>)</w:t>
      </w:r>
      <w:bookmarkEnd w:id="56"/>
    </w:p>
    <w:p w14:paraId="36607667" w14:textId="77777777" w:rsidR="007935E3" w:rsidRDefault="007935E3" w:rsidP="007935E3">
      <w:r>
        <w:t>Query:</w:t>
      </w:r>
    </w:p>
    <w:p w14:paraId="2DAB2037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0D633A52" wp14:editId="32C10394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18FFACCF" w14:textId="77777777" w:rsidR="007935E3" w:rsidRDefault="007935E3" w:rsidP="007935E3">
      <w:r>
        <w:rPr>
          <w:noProof/>
        </w:rPr>
        <w:drawing>
          <wp:inline distT="0" distB="0" distL="0" distR="0" wp14:anchorId="31B3098D" wp14:editId="3C823652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37F9" w14:textId="77777777" w:rsidR="007935E3" w:rsidRDefault="007935E3" w:rsidP="007935E3"/>
    <w:p w14:paraId="2E911CD5" w14:textId="77777777" w:rsidR="007935E3" w:rsidRDefault="007935E3" w:rsidP="007935E3">
      <w:r>
        <w:t>Parameters:</w:t>
      </w:r>
    </w:p>
    <w:p w14:paraId="100BD4E6" w14:textId="77777777" w:rsidR="007935E3" w:rsidRDefault="007935E3" w:rsidP="007935E3"/>
    <w:p w14:paraId="30F333E7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A6AC84B" wp14:editId="1D92E3A7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EF2B" w14:textId="77777777" w:rsidR="00F06D56" w:rsidRDefault="00F06D56" w:rsidP="00233EA6"/>
    <w:p w14:paraId="0D56450D" w14:textId="77777777"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7" w:name="_Toc523134450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57"/>
    </w:p>
    <w:p w14:paraId="41A3C416" w14:textId="77777777" w:rsidR="007935E3" w:rsidRDefault="007935E3" w:rsidP="007935E3">
      <w:r>
        <w:t>Query:</w:t>
      </w:r>
    </w:p>
    <w:p w14:paraId="42A65AF5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02FC301D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1FCE8A79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51A317CE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78D50E21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208BEF18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33601CCC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093D96FA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1AD5B8A2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1418E11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197FF8B7" w14:textId="77777777"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5D753149" w14:textId="77777777" w:rsidR="007935E3" w:rsidRDefault="007935E3" w:rsidP="00E365E3">
      <w:r>
        <w:t>Fields:</w:t>
      </w:r>
    </w:p>
    <w:p w14:paraId="73F0AF2F" w14:textId="77777777" w:rsidR="007935E3" w:rsidRDefault="007935E3" w:rsidP="007935E3">
      <w:r>
        <w:rPr>
          <w:noProof/>
        </w:rPr>
        <w:drawing>
          <wp:inline distT="0" distB="0" distL="0" distR="0" wp14:anchorId="2734418E" wp14:editId="1AC3ADCB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8CF7" w14:textId="77777777" w:rsidR="007935E3" w:rsidRDefault="007935E3" w:rsidP="007935E3"/>
    <w:p w14:paraId="3295D957" w14:textId="77777777" w:rsidR="007935E3" w:rsidRDefault="007935E3" w:rsidP="007935E3">
      <w:r>
        <w:t>Parameters:</w:t>
      </w:r>
    </w:p>
    <w:p w14:paraId="39BFB0F4" w14:textId="77777777" w:rsidR="007935E3" w:rsidRDefault="007935E3" w:rsidP="007935E3"/>
    <w:p w14:paraId="09F44C06" w14:textId="77777777" w:rsidR="007935E3" w:rsidRDefault="007935E3" w:rsidP="007935E3">
      <w:r>
        <w:rPr>
          <w:noProof/>
        </w:rPr>
        <w:drawing>
          <wp:inline distT="0" distB="0" distL="0" distR="0" wp14:anchorId="5FEF09FA" wp14:editId="705EB5BA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2B50" w14:textId="77777777" w:rsidR="007935E3" w:rsidRDefault="007935E3" w:rsidP="00233EA6"/>
    <w:p w14:paraId="532B918D" w14:textId="77777777"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8" w:name="_Toc523134451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58"/>
    </w:p>
    <w:p w14:paraId="497BA0DE" w14:textId="77777777" w:rsidR="007935E3" w:rsidRDefault="007935E3" w:rsidP="007935E3">
      <w:r>
        <w:t>Query:</w:t>
      </w:r>
    </w:p>
    <w:p w14:paraId="26D74BE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2C879BEF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6975F072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6C963056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58C934CC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39FB6321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7C16CDD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11E39DAE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6424D754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7465976A" w14:textId="77777777" w:rsidR="007935E3" w:rsidRDefault="007935E3" w:rsidP="00E365E3">
      <w:r>
        <w:t>Fields:</w:t>
      </w:r>
    </w:p>
    <w:p w14:paraId="786EBEE8" w14:textId="77777777" w:rsidR="007935E3" w:rsidRDefault="007935E3" w:rsidP="007935E3">
      <w:r>
        <w:rPr>
          <w:noProof/>
        </w:rPr>
        <w:drawing>
          <wp:inline distT="0" distB="0" distL="0" distR="0" wp14:anchorId="7C6E8EB6" wp14:editId="3865DCEB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BECB" w14:textId="77777777" w:rsidR="007935E3" w:rsidRDefault="007935E3" w:rsidP="007935E3"/>
    <w:p w14:paraId="240A5CF8" w14:textId="77777777" w:rsidR="007935E3" w:rsidRDefault="007935E3" w:rsidP="007935E3">
      <w:r>
        <w:t>Parameters:</w:t>
      </w:r>
    </w:p>
    <w:p w14:paraId="3C9D6D29" w14:textId="77777777" w:rsidR="007935E3" w:rsidRDefault="007935E3" w:rsidP="007935E3"/>
    <w:p w14:paraId="7E719A47" w14:textId="77777777" w:rsidR="007935E3" w:rsidRDefault="00E365E3" w:rsidP="007935E3">
      <w:r>
        <w:rPr>
          <w:noProof/>
        </w:rPr>
        <w:lastRenderedPageBreak/>
        <w:drawing>
          <wp:inline distT="0" distB="0" distL="0" distR="0" wp14:anchorId="36D90681" wp14:editId="3EDB4241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9492" w14:textId="5E66371A"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59" w:name="_Toc523134452"/>
      <w:del w:id="60" w:author="Palacherla, Susmitha C" w:date="2022-07-22T14:23:00Z">
        <w:r w:rsidRPr="00AF16F3" w:rsidDel="00206343">
          <w:rPr>
            <w:rFonts w:ascii="Arial" w:hAnsi="Arial" w:cs="Arial"/>
            <w:color w:val="auto"/>
            <w:sz w:val="20"/>
            <w:szCs w:val="20"/>
          </w:rPr>
          <w:delText>Warning</w:delText>
        </w:r>
      </w:del>
      <w:proofErr w:type="spellStart"/>
      <w:r w:rsidR="007935E3" w:rsidRPr="00AF16F3">
        <w:rPr>
          <w:rFonts w:ascii="Arial" w:hAnsi="Arial" w:cs="Arial"/>
          <w:color w:val="auto"/>
          <w:sz w:val="20"/>
          <w:szCs w:val="20"/>
        </w:rPr>
        <w:t>SiteRef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del w:id="61" w:author="Palacherla, Susmitha C" w:date="2022-07-22T14:23:00Z">
        <w:r w:rsidRPr="00AF16F3" w:rsidDel="00206343">
          <w:rPr>
            <w:rFonts w:ascii="Arial" w:hAnsi="Arial" w:cs="Arial"/>
            <w:color w:val="auto"/>
            <w:sz w:val="20"/>
            <w:szCs w:val="20"/>
          </w:rPr>
          <w:delText>Warning</w:delText>
        </w:r>
      </w:del>
      <w:proofErr w:type="spellStart"/>
      <w:r w:rsidR="007935E3" w:rsidRPr="00AF16F3">
        <w:rPr>
          <w:rFonts w:ascii="Arial" w:hAnsi="Arial" w:cs="Arial"/>
          <w:color w:val="auto"/>
          <w:sz w:val="20"/>
          <w:szCs w:val="20"/>
        </w:rPr>
        <w:t>SiteList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59"/>
    </w:p>
    <w:p w14:paraId="00A88BC5" w14:textId="77777777" w:rsidR="007935E3" w:rsidRDefault="007935E3" w:rsidP="007935E3">
      <w:r>
        <w:t>Query:</w:t>
      </w:r>
    </w:p>
    <w:p w14:paraId="5D06B92A" w14:textId="2CFD784F" w:rsidR="00E453F6" w:rsidDel="0049393F" w:rsidRDefault="0049393F" w:rsidP="007935E3">
      <w:pPr>
        <w:rPr>
          <w:del w:id="62" w:author="Palacherla, Susmitha C" w:date="2022-07-22T14:27:00Z"/>
          <w:rFonts w:ascii="Courier New" w:hAnsi="Courier New" w:cs="Courier New"/>
          <w:noProof/>
          <w:color w:val="0000FF"/>
          <w:sz w:val="20"/>
          <w:szCs w:val="20"/>
        </w:rPr>
      </w:pPr>
      <w:ins w:id="63" w:author="Palacherla, Susmitha C" w:date="2022-07-22T14:27:00Z">
        <w:r>
          <w:rPr>
            <w:noProof/>
          </w:rPr>
          <w:drawing>
            <wp:inline distT="0" distB="0" distL="0" distR="0" wp14:anchorId="550CCADC" wp14:editId="3D261E27">
              <wp:extent cx="4187952" cy="2743200"/>
              <wp:effectExtent l="0" t="0" r="3175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8795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 </w:t>
        </w:r>
      </w:ins>
      <w:del w:id="64" w:author="Palacherla, Susmitha C" w:date="2022-07-22T14:27:00Z">
        <w:r w:rsidR="00E453F6"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R="00E453F6" w:rsidDel="0049393F">
          <w:rPr>
            <w:rFonts w:ascii="Courier New" w:hAnsi="Courier New" w:cs="Courier New"/>
            <w:noProof/>
            <w:sz w:val="20"/>
            <w:szCs w:val="20"/>
          </w:rPr>
          <w:delText xml:space="preserve"> SiteID</w:delText>
        </w:r>
        <w:r w:rsidR="00E453F6"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R="00E453F6"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R="00E453F6"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12FD4671" w14:textId="77777777" w:rsidR="0049393F" w:rsidRDefault="0049393F" w:rsidP="00E453F6">
      <w:pPr>
        <w:autoSpaceDE w:val="0"/>
        <w:autoSpaceDN w:val="0"/>
        <w:adjustRightInd w:val="0"/>
        <w:spacing w:after="0" w:line="240" w:lineRule="auto"/>
        <w:rPr>
          <w:ins w:id="65" w:author="Palacherla, Susmitha C" w:date="2022-07-22T14:28:00Z"/>
          <w:rFonts w:ascii="Courier New" w:hAnsi="Courier New" w:cs="Courier New"/>
          <w:noProof/>
          <w:color w:val="0000FF"/>
          <w:sz w:val="20"/>
          <w:szCs w:val="20"/>
        </w:rPr>
      </w:pPr>
    </w:p>
    <w:p w14:paraId="65FA6DBA" w14:textId="7B30B09D" w:rsidR="00E453F6" w:rsidDel="0049393F" w:rsidRDefault="00E453F6" w:rsidP="007935E3">
      <w:pPr>
        <w:rPr>
          <w:del w:id="66" w:author="Palacherla, Susmitha C" w:date="2022-07-22T14:27:00Z"/>
          <w:rFonts w:ascii="Courier New" w:hAnsi="Courier New" w:cs="Courier New"/>
          <w:noProof/>
          <w:color w:val="0000FF"/>
          <w:sz w:val="20"/>
          <w:szCs w:val="20"/>
        </w:rPr>
      </w:pPr>
      <w:del w:id="67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FROM 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</w:del>
    </w:p>
    <w:p w14:paraId="15F47F08" w14:textId="77777777" w:rsidR="0049393F" w:rsidRDefault="0049393F" w:rsidP="00E453F6">
      <w:pPr>
        <w:autoSpaceDE w:val="0"/>
        <w:autoSpaceDN w:val="0"/>
        <w:adjustRightInd w:val="0"/>
        <w:spacing w:after="0" w:line="240" w:lineRule="auto"/>
        <w:rPr>
          <w:ins w:id="68" w:author="Palacherla, Susmitha C" w:date="2022-07-22T14:28:00Z"/>
          <w:rFonts w:ascii="Courier New" w:hAnsi="Courier New" w:cs="Courier New"/>
          <w:noProof/>
          <w:color w:val="808080"/>
          <w:sz w:val="20"/>
          <w:szCs w:val="20"/>
        </w:rPr>
      </w:pPr>
    </w:p>
    <w:p w14:paraId="53506C55" w14:textId="7479CBE8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69" w:author="Palacherla, Susmitha C" w:date="2022-07-22T14:27:00Z"/>
          <w:rFonts w:ascii="Courier New" w:hAnsi="Courier New" w:cs="Courier New"/>
          <w:noProof/>
          <w:color w:val="0000FF"/>
          <w:sz w:val="20"/>
          <w:szCs w:val="20"/>
        </w:rPr>
      </w:pPr>
      <w:del w:id="70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1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SiteID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FF0000"/>
            <w:sz w:val="20"/>
            <w:szCs w:val="20"/>
          </w:rPr>
          <w:delText>'All'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4F58EB12" w14:textId="6311803F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71" w:author="Palacherla, Susmitha C" w:date="2022-07-22T14:27:00Z"/>
          <w:rFonts w:ascii="Courier New" w:hAnsi="Courier New" w:cs="Courier New"/>
          <w:noProof/>
          <w:color w:val="0000FF"/>
          <w:sz w:val="20"/>
          <w:szCs w:val="20"/>
        </w:rPr>
      </w:pPr>
      <w:del w:id="72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UNION</w:delText>
        </w:r>
      </w:del>
    </w:p>
    <w:p w14:paraId="213EE47D" w14:textId="25CAC297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73" w:author="Palacherla, Susmitha C" w:date="2022-07-22T14:27:00Z"/>
          <w:rFonts w:ascii="Courier New" w:hAnsi="Courier New" w:cs="Courier New"/>
          <w:noProof/>
          <w:color w:val="0000FF"/>
          <w:sz w:val="20"/>
          <w:szCs w:val="20"/>
        </w:rPr>
      </w:pPr>
      <w:del w:id="74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DISTINCT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wl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>SiteID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cs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City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04D045D0" w14:textId="1C270C4B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75" w:author="Palacherla, Susmitha C" w:date="2022-07-22T14:27:00Z"/>
          <w:rFonts w:ascii="Courier New" w:hAnsi="Courier New" w:cs="Courier New"/>
          <w:noProof/>
          <w:sz w:val="20"/>
          <w:szCs w:val="20"/>
        </w:rPr>
      </w:pPr>
      <w:del w:id="76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FROM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    EC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Warning_Log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wl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INNER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JOIN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EC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>DIM_Site cs</w:delText>
        </w:r>
      </w:del>
    </w:p>
    <w:p w14:paraId="4512EB18" w14:textId="35184305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77" w:author="Palacherla, Susmitha C" w:date="2022-07-22T14:27:00Z"/>
          <w:rFonts w:ascii="Courier New" w:hAnsi="Courier New" w:cs="Courier New"/>
          <w:noProof/>
          <w:sz w:val="20"/>
          <w:szCs w:val="20"/>
        </w:rPr>
      </w:pPr>
      <w:del w:id="78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ON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wl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SiteID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cs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>SiteID</w:delText>
        </w:r>
      </w:del>
    </w:p>
    <w:p w14:paraId="01D1C9D8" w14:textId="18345695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79" w:author="Palacherla, Susmitha C" w:date="2022-07-22T14:27:00Z"/>
          <w:rFonts w:ascii="Courier New" w:hAnsi="Courier New" w:cs="Courier New"/>
          <w:noProof/>
          <w:color w:val="808080"/>
          <w:sz w:val="20"/>
          <w:szCs w:val="20"/>
        </w:rPr>
      </w:pPr>
      <w:del w:id="80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WHERE 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>wl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ModuleID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>@intModulein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@intModulein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</w:del>
    </w:p>
    <w:p w14:paraId="683919F1" w14:textId="6F904B49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81" w:author="Palacherla, Susmitha C" w:date="2022-07-22T14:27:00Z"/>
          <w:rFonts w:ascii="Courier New" w:hAnsi="Courier New" w:cs="Courier New"/>
          <w:noProof/>
          <w:color w:val="FF0000"/>
          <w:sz w:val="20"/>
          <w:szCs w:val="20"/>
        </w:rPr>
      </w:pPr>
      <w:del w:id="82" w:author="Palacherla, Susmitha C" w:date="2022-07-22T14:27:00Z"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and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cs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City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&lt;&gt;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FF0000"/>
            <w:sz w:val="20"/>
            <w:szCs w:val="20"/>
          </w:rPr>
          <w:delText>'Unknown'</w:delText>
        </w:r>
      </w:del>
    </w:p>
    <w:p w14:paraId="71A50E6A" w14:textId="0E579C12" w:rsidR="00E453F6" w:rsidDel="0049393F" w:rsidRDefault="00E453F6" w:rsidP="00E453F6">
      <w:pPr>
        <w:autoSpaceDE w:val="0"/>
        <w:autoSpaceDN w:val="0"/>
        <w:adjustRightInd w:val="0"/>
        <w:spacing w:after="0" w:line="240" w:lineRule="auto"/>
        <w:rPr>
          <w:del w:id="83" w:author="Palacherla, Susmitha C" w:date="2022-07-22T14:27:00Z"/>
          <w:rFonts w:ascii="Courier New" w:hAnsi="Courier New" w:cs="Courier New"/>
          <w:noProof/>
          <w:sz w:val="20"/>
          <w:szCs w:val="20"/>
        </w:rPr>
      </w:pPr>
      <w:del w:id="84" w:author="Palacherla, Susmitha C" w:date="2022-07-22T14:27:00Z"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</w:del>
    </w:p>
    <w:p w14:paraId="6426DD82" w14:textId="6F992335" w:rsidR="00E453F6" w:rsidDel="0049393F" w:rsidRDefault="00E453F6" w:rsidP="00E453F6">
      <w:pPr>
        <w:rPr>
          <w:del w:id="85" w:author="Palacherla, Susmitha C" w:date="2022-07-22T14:27:00Z"/>
          <w:rFonts w:ascii="Courier New" w:hAnsi="Courier New" w:cs="Courier New"/>
          <w:noProof/>
          <w:color w:val="0000FF"/>
          <w:sz w:val="20"/>
          <w:szCs w:val="20"/>
        </w:rPr>
      </w:pPr>
      <w:del w:id="86" w:author="Palacherla, Susmitha C" w:date="2022-07-22T14:27:00Z"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ORDER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BY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CASE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WHEN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SiteID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THEN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0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ELSE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END</w:delText>
        </w:r>
        <w:r w:rsidDel="0049393F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49393F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49393F">
          <w:rPr>
            <w:rFonts w:ascii="Courier New" w:hAnsi="Courier New" w:cs="Courier New"/>
            <w:noProof/>
            <w:color w:val="0000FF"/>
            <w:sz w:val="20"/>
            <w:szCs w:val="20"/>
          </w:rPr>
          <w:delText>Site</w:delText>
        </w:r>
      </w:del>
    </w:p>
    <w:p w14:paraId="420CBEBC" w14:textId="77777777" w:rsidR="007935E3" w:rsidRDefault="007935E3" w:rsidP="007935E3">
      <w:r>
        <w:t>Fields:</w:t>
      </w:r>
    </w:p>
    <w:p w14:paraId="7DFE0B75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7C8984B6" wp14:editId="42B536C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D8E" w14:textId="77777777" w:rsidR="007935E3" w:rsidRDefault="007935E3" w:rsidP="007935E3"/>
    <w:p w14:paraId="2DE5326A" w14:textId="77777777" w:rsidR="007935E3" w:rsidRDefault="007935E3" w:rsidP="007935E3">
      <w:r>
        <w:t>Parameters:</w:t>
      </w:r>
    </w:p>
    <w:p w14:paraId="4CCBDE54" w14:textId="77777777" w:rsidR="007935E3" w:rsidRDefault="007935E3" w:rsidP="007935E3"/>
    <w:p w14:paraId="441D23D8" w14:textId="0E37BE21" w:rsidR="007935E3" w:rsidRDefault="007935E3" w:rsidP="007935E3">
      <w:del w:id="87" w:author="Palacherla, Susmitha C" w:date="2022-07-22T14:27:00Z">
        <w:r w:rsidDel="0049393F">
          <w:rPr>
            <w:noProof/>
          </w:rPr>
          <w:drawing>
            <wp:inline distT="0" distB="0" distL="0" distR="0" wp14:anchorId="3D04138A" wp14:editId="4190A84D">
              <wp:extent cx="5943600" cy="3154045"/>
              <wp:effectExtent l="0" t="0" r="0" b="8255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4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8" w:author="Palacherla, Susmitha C" w:date="2022-07-22T14:27:00Z">
        <w:r w:rsidR="0049393F" w:rsidRPr="0049393F">
          <w:rPr>
            <w:noProof/>
          </w:rPr>
          <w:t xml:space="preserve"> </w:t>
        </w:r>
        <w:r w:rsidR="0049393F">
          <w:rPr>
            <w:noProof/>
          </w:rPr>
          <w:drawing>
            <wp:inline distT="0" distB="0" distL="0" distR="0" wp14:anchorId="438F3512" wp14:editId="5FBA2375">
              <wp:extent cx="2660904" cy="2743200"/>
              <wp:effectExtent l="0" t="0" r="635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0904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F4DB74" w14:textId="77777777" w:rsidR="007935E3" w:rsidRDefault="007935E3" w:rsidP="00233EA6"/>
    <w:p w14:paraId="4893BDA4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89" w:name="_Toc523134453"/>
      <w:r>
        <w:rPr>
          <w:rFonts w:ascii="Arial" w:hAnsi="Arial" w:cs="Arial"/>
          <w:sz w:val="24"/>
          <w:szCs w:val="24"/>
        </w:rPr>
        <w:t>Report Display</w:t>
      </w:r>
      <w:bookmarkEnd w:id="89"/>
    </w:p>
    <w:p w14:paraId="66DF27E0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1A099A6A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7D758668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lastRenderedPageBreak/>
        <w:t>Subtitle:</w:t>
      </w:r>
      <w:r w:rsidR="007935E3">
        <w:rPr>
          <w:b/>
        </w:rPr>
        <w:t xml:space="preserve"> None</w:t>
      </w:r>
    </w:p>
    <w:p w14:paraId="20B242F0" w14:textId="77777777"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  <w:tblGridChange w:id="90">
          <w:tblGrid>
            <w:gridCol w:w="1098"/>
            <w:gridCol w:w="3358"/>
            <w:gridCol w:w="3609"/>
          </w:tblGrid>
        </w:tblGridChange>
      </w:tblGrid>
      <w:tr w:rsidR="00436BEB" w:rsidRPr="001530FE" w14:paraId="4F38BC78" w14:textId="77777777" w:rsidTr="00436BEB">
        <w:tc>
          <w:tcPr>
            <w:tcW w:w="1098" w:type="dxa"/>
          </w:tcPr>
          <w:p w14:paraId="71BEAE1A" w14:textId="77777777"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14:paraId="3B2A0F23" w14:textId="77777777"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14:paraId="57937693" w14:textId="77777777"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C310C2" w:rsidRPr="001530FE" w14:paraId="041B41AB" w14:textId="77777777" w:rsidTr="00764F2B">
        <w:tc>
          <w:tcPr>
            <w:tcW w:w="1098" w:type="dxa"/>
          </w:tcPr>
          <w:p w14:paraId="4EA323FB" w14:textId="77777777"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</w:tcPr>
          <w:p w14:paraId="63A82C99" w14:textId="77777777" w:rsidR="00C310C2" w:rsidRPr="001530FE" w:rsidRDefault="00C310C2" w:rsidP="00C310C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3609" w:type="dxa"/>
          </w:tcPr>
          <w:p w14:paraId="45C3D04F" w14:textId="77777777"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the log was submitted in</w:t>
            </w:r>
          </w:p>
        </w:tc>
      </w:tr>
      <w:tr w:rsidR="00C310C2" w:rsidRPr="001530FE" w14:paraId="1B3823F9" w14:textId="77777777" w:rsidTr="00764F2B">
        <w:tc>
          <w:tcPr>
            <w:tcW w:w="1098" w:type="dxa"/>
          </w:tcPr>
          <w:p w14:paraId="24B2DDDE" w14:textId="77777777"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</w:tcPr>
          <w:p w14:paraId="7CF64F95" w14:textId="77777777" w:rsidR="00C310C2" w:rsidRPr="001530FE" w:rsidRDefault="00C310C2" w:rsidP="00C310C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3609" w:type="dxa"/>
          </w:tcPr>
          <w:p w14:paraId="10580157" w14:textId="77777777"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Employee Level(Module)</w:t>
            </w:r>
          </w:p>
        </w:tc>
      </w:tr>
      <w:tr w:rsidR="00436BEB" w:rsidRPr="001530FE" w14:paraId="1BAF198D" w14:textId="77777777" w:rsidTr="00436BEB">
        <w:tc>
          <w:tcPr>
            <w:tcW w:w="1098" w:type="dxa"/>
          </w:tcPr>
          <w:p w14:paraId="53C8D83B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14:paraId="5B1C21EE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14:paraId="614E80C6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14:paraId="0E8860F3" w14:textId="77777777" w:rsidTr="00436BEB">
        <w:tc>
          <w:tcPr>
            <w:tcW w:w="1098" w:type="dxa"/>
          </w:tcPr>
          <w:p w14:paraId="27740619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14:paraId="291AB8B0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14:paraId="012BF5FB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14:paraId="1F7E1634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F7B0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9DCC2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770169" w14:textId="77777777" w:rsidR="00436BEB" w:rsidRPr="001530FE" w:rsidRDefault="00436BEB" w:rsidP="00343D8D">
            <w:pPr>
              <w:rPr>
                <w:rFonts w:eastAsia="Calibri"/>
              </w:rPr>
            </w:pPr>
            <w:proofErr w:type="gramStart"/>
            <w:r w:rsidRPr="001530FE">
              <w:rPr>
                <w:rFonts w:eastAsia="Calibri"/>
              </w:rPr>
              <w:t>Current status</w:t>
            </w:r>
            <w:proofErr w:type="gramEnd"/>
            <w:r w:rsidRPr="001530FE">
              <w:rPr>
                <w:rFonts w:eastAsia="Calibri"/>
              </w:rPr>
              <w:t xml:space="preserve"> of the warning log (Completed, Inactive)</w:t>
            </w:r>
          </w:p>
        </w:tc>
      </w:tr>
      <w:tr w:rsidR="00436BEB" w:rsidRPr="001530FE" w14:paraId="2F02CA10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68283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9A937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8D83B6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14:paraId="0B176738" w14:textId="77777777" w:rsidTr="00436BEB">
        <w:tc>
          <w:tcPr>
            <w:tcW w:w="1098" w:type="dxa"/>
          </w:tcPr>
          <w:p w14:paraId="190EA5DA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14:paraId="61FD4E19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14:paraId="4DA9EDDF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14:paraId="69F3CCDF" w14:textId="77777777" w:rsidTr="00436BEB">
        <w:tc>
          <w:tcPr>
            <w:tcW w:w="1098" w:type="dxa"/>
          </w:tcPr>
          <w:p w14:paraId="1BDF95B4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14:paraId="6B7EE35E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14:paraId="7DE58A33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9393F" w:rsidRPr="001530FE" w14:paraId="7DEB6FEE" w14:textId="77777777" w:rsidTr="00436BEB">
        <w:trPr>
          <w:ins w:id="91" w:author="Palacherla, Susmitha C" w:date="2022-07-22T14:28:00Z"/>
        </w:trPr>
        <w:tc>
          <w:tcPr>
            <w:tcW w:w="1098" w:type="dxa"/>
          </w:tcPr>
          <w:p w14:paraId="30E1411F" w14:textId="4C3202FC" w:rsidR="0049393F" w:rsidRDefault="0049393F" w:rsidP="00343D8D">
            <w:pPr>
              <w:jc w:val="center"/>
              <w:rPr>
                <w:ins w:id="92" w:author="Palacherla, Susmitha C" w:date="2022-07-22T14:28:00Z"/>
                <w:rFonts w:eastAsia="Calibri"/>
                <w:color w:val="000000"/>
              </w:rPr>
            </w:pPr>
            <w:ins w:id="93" w:author="Palacherla, Susmitha C" w:date="2022-07-22T14:28:00Z"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shd w:val="clear" w:color="auto" w:fill="auto"/>
          </w:tcPr>
          <w:p w14:paraId="4C8C0878" w14:textId="6ED71354" w:rsidR="0049393F" w:rsidRPr="001530FE" w:rsidRDefault="0049393F" w:rsidP="00343D8D">
            <w:pPr>
              <w:rPr>
                <w:ins w:id="94" w:author="Palacherla, Susmitha C" w:date="2022-07-22T14:28:00Z"/>
                <w:rFonts w:eastAsia="Calibri"/>
                <w:color w:val="000000"/>
              </w:rPr>
            </w:pPr>
            <w:ins w:id="95" w:author="Palacherla, Susmitha C" w:date="2022-07-22T14:29:00Z">
              <w:r>
                <w:rPr>
                  <w:rFonts w:eastAsia="Calibri"/>
                  <w:color w:val="000000"/>
                </w:rPr>
                <w:t>Employee Hire Date</w:t>
              </w:r>
            </w:ins>
          </w:p>
        </w:tc>
        <w:tc>
          <w:tcPr>
            <w:tcW w:w="3609" w:type="dxa"/>
            <w:shd w:val="clear" w:color="auto" w:fill="auto"/>
          </w:tcPr>
          <w:p w14:paraId="332DC500" w14:textId="22CF631A" w:rsidR="0049393F" w:rsidRPr="001530FE" w:rsidRDefault="0049393F" w:rsidP="00343D8D">
            <w:pPr>
              <w:rPr>
                <w:ins w:id="96" w:author="Palacherla, Susmitha C" w:date="2022-07-22T14:28:00Z"/>
                <w:rFonts w:eastAsia="Calibri"/>
              </w:rPr>
            </w:pPr>
            <w:ins w:id="97" w:author="Palacherla, Susmitha C" w:date="2022-07-22T14:29:00Z">
              <w:r>
                <w:rPr>
                  <w:rFonts w:eastAsia="Calibri"/>
                </w:rPr>
                <w:t>Hire Date of Employee (Log owner)</w:t>
              </w:r>
            </w:ins>
          </w:p>
        </w:tc>
      </w:tr>
      <w:tr w:rsidR="0049393F" w:rsidRPr="001530FE" w14:paraId="150016D4" w14:textId="77777777" w:rsidTr="000A130B">
        <w:tblPrEx>
          <w:tblW w:w="0" w:type="auto"/>
          <w:tblInd w:w="-113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98" w:author="Palacherla, Susmitha C" w:date="2022-07-22T14:29:00Z">
            <w:tblPrEx>
              <w:tblW w:w="0" w:type="auto"/>
              <w:tblInd w:w="-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99" w:author="Palacherla, Susmitha C" w:date="2022-07-22T14:29:00Z">
              <w:tcPr>
                <w:tcW w:w="1098" w:type="dxa"/>
              </w:tcPr>
            </w:tcPrChange>
          </w:tcPr>
          <w:p w14:paraId="49077B13" w14:textId="464CDD11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00" w:author="Palacherla, Susmitha C" w:date="2022-07-22T14:29:00Z">
              <w:r>
                <w:rPr>
                  <w:rFonts w:eastAsia="Calibri"/>
                  <w:color w:val="000000"/>
                </w:rPr>
                <w:t>10</w:t>
              </w:r>
            </w:ins>
            <w:del w:id="101" w:author="Palacherla, Susmitha C" w:date="2022-07-22T14:29:00Z">
              <w:r w:rsidDel="000A130B">
                <w:rPr>
                  <w:rFonts w:eastAsia="Calibri"/>
                  <w:color w:val="000000"/>
                </w:rPr>
                <w:delText>9</w:delText>
              </w:r>
            </w:del>
          </w:p>
        </w:tc>
        <w:tc>
          <w:tcPr>
            <w:tcW w:w="3358" w:type="dxa"/>
            <w:shd w:val="clear" w:color="auto" w:fill="auto"/>
            <w:tcPrChange w:id="102" w:author="Palacherla, Susmitha C" w:date="2022-07-22T14:29:00Z">
              <w:tcPr>
                <w:tcW w:w="3358" w:type="dxa"/>
                <w:shd w:val="clear" w:color="auto" w:fill="auto"/>
              </w:tcPr>
            </w:tcPrChange>
          </w:tcPr>
          <w:p w14:paraId="3F096F9A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  <w:tcPrChange w:id="103" w:author="Palacherla, Susmitha C" w:date="2022-07-22T14:29:00Z">
              <w:tcPr>
                <w:tcW w:w="3609" w:type="dxa"/>
                <w:shd w:val="clear" w:color="auto" w:fill="auto"/>
              </w:tcPr>
            </w:tcPrChange>
          </w:tcPr>
          <w:p w14:paraId="680B4FC5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9393F" w:rsidRPr="001530FE" w14:paraId="14DCD061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889D3" w14:textId="0D4BFE21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04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1</w:t>
              </w:r>
            </w:ins>
            <w:del w:id="105" w:author="Palacherla, Susmitha C" w:date="2022-07-22T14:29:00Z">
              <w:r w:rsidDel="000A130B">
                <w:rPr>
                  <w:rFonts w:eastAsia="Calibri"/>
                  <w:color w:val="000000"/>
                </w:rPr>
                <w:delText>10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C3015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DD5399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9393F" w:rsidRPr="001530FE" w14:paraId="4E2F0DE7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2CAC3" w14:textId="49E6CCF7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06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2</w:t>
              </w:r>
            </w:ins>
            <w:del w:id="107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99D85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CA267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9393F" w:rsidRPr="001530FE" w14:paraId="442FE16B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3181" w14:textId="5E7DC4BC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08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3</w:t>
              </w:r>
            </w:ins>
            <w:del w:id="109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912DB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15321A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9393F" w:rsidRPr="001530FE" w14:paraId="7FF5CC9F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794C4" w14:textId="3BDCDF7A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10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4</w:t>
              </w:r>
            </w:ins>
            <w:del w:id="111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2DAB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BECBC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9393F" w:rsidRPr="001530FE" w14:paraId="287C6407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7F85C" w14:textId="18CBD8A6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12" w:author="Palacherla, Susmitha C" w:date="2022-07-22T14:29:00Z">
              <w:r w:rsidRPr="001530FE">
                <w:rPr>
                  <w:rFonts w:eastAsia="Calibri"/>
                  <w:color w:val="000000"/>
                </w:rPr>
                <w:lastRenderedPageBreak/>
                <w:t>1</w:t>
              </w:r>
              <w:r>
                <w:rPr>
                  <w:rFonts w:eastAsia="Calibri"/>
                  <w:color w:val="000000"/>
                </w:rPr>
                <w:t>5</w:t>
              </w:r>
            </w:ins>
            <w:del w:id="113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BF99FF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3846F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9393F" w:rsidRPr="001530FE" w14:paraId="17847D36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621E1" w14:textId="66A697C1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14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6</w:t>
              </w:r>
            </w:ins>
            <w:del w:id="115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E9D90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F7B93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9393F" w:rsidRPr="001530FE" w14:paraId="0CC15398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44D0B" w14:textId="20E4D9A5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16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7</w:t>
              </w:r>
            </w:ins>
            <w:del w:id="117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C8354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6E94F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9393F" w:rsidRPr="001530FE" w14:paraId="0D82AAA4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0A42A" w14:textId="1D2462B5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18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8</w:t>
              </w:r>
            </w:ins>
            <w:del w:id="119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96D711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59219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9393F" w:rsidRPr="001530FE" w14:paraId="55BEEC73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91C15" w14:textId="5D6F6E3A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20" w:author="Palacherla, Susmitha C" w:date="2022-07-22T14:29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9</w:t>
              </w:r>
            </w:ins>
            <w:del w:id="121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74EE8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B0F18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9393F" w:rsidRPr="001530FE" w14:paraId="32B7A765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E4BA" w14:textId="449E1EDB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22" w:author="Palacherla, Susmitha C" w:date="2022-07-22T14:29:00Z">
              <w:r>
                <w:rPr>
                  <w:rFonts w:eastAsia="Calibri"/>
                  <w:color w:val="000000"/>
                </w:rPr>
                <w:t>20</w:t>
              </w:r>
            </w:ins>
            <w:del w:id="123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1</w:delText>
              </w:r>
              <w:r w:rsidDel="000A130B">
                <w:rPr>
                  <w:rFonts w:eastAsia="Calibri"/>
                  <w:color w:val="000000"/>
                </w:rPr>
                <w:delText>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306B18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89420C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9393F" w:rsidRPr="001530FE" w14:paraId="4DE360C2" w14:textId="77777777" w:rsidTr="000A130B">
        <w:tblPrEx>
          <w:tblW w:w="0" w:type="auto"/>
          <w:tblInd w:w="-113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124" w:author="Palacherla, Susmitha C" w:date="2022-07-22T14:29:00Z">
            <w:tblPrEx>
              <w:tblW w:w="0" w:type="auto"/>
              <w:tblInd w:w="-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c>
          <w:tcPr>
            <w:tcW w:w="1098" w:type="dxa"/>
            <w:tcPrChange w:id="125" w:author="Palacherla, Susmitha C" w:date="2022-07-22T14:29:00Z">
              <w:tcPr>
                <w:tcW w:w="1098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14:paraId="4A9D89C9" w14:textId="4285CF07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26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1</w:t>
              </w:r>
            </w:ins>
            <w:del w:id="127" w:author="Palacherla, Susmitha C" w:date="2022-07-22T14:29:00Z">
              <w:r w:rsidDel="000A130B">
                <w:rPr>
                  <w:rFonts w:eastAsia="Calibri"/>
                  <w:color w:val="000000"/>
                </w:rPr>
                <w:delText>20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128" w:author="Palacherla, Susmitha C" w:date="2022-07-22T14:29:00Z">
              <w:tcPr>
                <w:tcW w:w="3358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18BBB16C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129" w:author="Palacherla, Susmitha C" w:date="2022-07-22T14:29:00Z">
              <w:tcPr>
                <w:tcW w:w="360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7392480F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9393F" w:rsidRPr="001530FE" w14:paraId="478F094B" w14:textId="77777777" w:rsidTr="00436BEB">
        <w:tc>
          <w:tcPr>
            <w:tcW w:w="1098" w:type="dxa"/>
          </w:tcPr>
          <w:p w14:paraId="2703CF51" w14:textId="5C7588A9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30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2</w:t>
              </w:r>
            </w:ins>
            <w:del w:id="131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shd w:val="clear" w:color="auto" w:fill="auto"/>
          </w:tcPr>
          <w:p w14:paraId="58350BEC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14:paraId="0617511A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9393F" w:rsidRPr="001530FE" w14:paraId="153FF3FA" w14:textId="77777777" w:rsidTr="00436BEB">
        <w:tc>
          <w:tcPr>
            <w:tcW w:w="1098" w:type="dxa"/>
          </w:tcPr>
          <w:p w14:paraId="55645A96" w14:textId="196DBA6F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32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3</w:t>
              </w:r>
            </w:ins>
            <w:del w:id="133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shd w:val="clear" w:color="auto" w:fill="auto"/>
          </w:tcPr>
          <w:p w14:paraId="05F40C41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14:paraId="7E86D255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9393F" w:rsidRPr="001530FE" w14:paraId="075D02C1" w14:textId="77777777" w:rsidTr="00436BEB">
        <w:tc>
          <w:tcPr>
            <w:tcW w:w="1098" w:type="dxa"/>
          </w:tcPr>
          <w:p w14:paraId="517F8347" w14:textId="7E2F2DE0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34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4</w:t>
              </w:r>
            </w:ins>
            <w:del w:id="135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shd w:val="clear" w:color="auto" w:fill="auto"/>
          </w:tcPr>
          <w:p w14:paraId="23DC233F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14:paraId="4F40E34E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9393F" w:rsidRPr="001530FE" w14:paraId="0E0D0A30" w14:textId="77777777" w:rsidTr="00436BEB">
        <w:tc>
          <w:tcPr>
            <w:tcW w:w="1098" w:type="dxa"/>
          </w:tcPr>
          <w:p w14:paraId="163F4A4E" w14:textId="564EE9FF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36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5</w:t>
              </w:r>
            </w:ins>
            <w:del w:id="137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shd w:val="clear" w:color="auto" w:fill="auto"/>
          </w:tcPr>
          <w:p w14:paraId="151261EA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14:paraId="7D42FDBC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9393F" w:rsidRPr="001530FE" w14:paraId="63CA537A" w14:textId="77777777" w:rsidTr="00436BEB">
        <w:tc>
          <w:tcPr>
            <w:tcW w:w="1098" w:type="dxa"/>
          </w:tcPr>
          <w:p w14:paraId="254C94B4" w14:textId="449A5E05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38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6</w:t>
              </w:r>
            </w:ins>
            <w:del w:id="139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shd w:val="clear" w:color="auto" w:fill="auto"/>
          </w:tcPr>
          <w:p w14:paraId="05F178E3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14:paraId="1BB7587C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9393F" w:rsidRPr="001530FE" w14:paraId="691DBE73" w14:textId="77777777" w:rsidTr="00436BEB">
        <w:tc>
          <w:tcPr>
            <w:tcW w:w="1098" w:type="dxa"/>
          </w:tcPr>
          <w:p w14:paraId="63F165A1" w14:textId="5B8906AC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40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7</w:t>
              </w:r>
            </w:ins>
            <w:del w:id="141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shd w:val="clear" w:color="auto" w:fill="auto"/>
          </w:tcPr>
          <w:p w14:paraId="3ED4CA6C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14:paraId="04667185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9393F" w:rsidRPr="001530FE" w14:paraId="1313838D" w14:textId="77777777" w:rsidTr="000A130B">
        <w:tblPrEx>
          <w:tblW w:w="0" w:type="auto"/>
          <w:tblInd w:w="-113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142" w:author="Palacherla, Susmitha C" w:date="2022-07-22T14:29:00Z">
            <w:tblPrEx>
              <w:tblW w:w="0" w:type="auto"/>
              <w:tblInd w:w="-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143" w:author="Palacherla, Susmitha C" w:date="2022-07-22T14:29:00Z">
              <w:tcPr>
                <w:tcW w:w="1098" w:type="dxa"/>
              </w:tcPr>
            </w:tcPrChange>
          </w:tcPr>
          <w:p w14:paraId="35203864" w14:textId="26F00767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44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8</w:t>
              </w:r>
            </w:ins>
            <w:del w:id="145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shd w:val="clear" w:color="auto" w:fill="auto"/>
            <w:tcPrChange w:id="146" w:author="Palacherla, Susmitha C" w:date="2022-07-22T14:29:00Z">
              <w:tcPr>
                <w:tcW w:w="3358" w:type="dxa"/>
                <w:shd w:val="clear" w:color="auto" w:fill="auto"/>
              </w:tcPr>
            </w:tcPrChange>
          </w:tcPr>
          <w:p w14:paraId="30201C69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  <w:tcPrChange w:id="147" w:author="Palacherla, Susmitha C" w:date="2022-07-22T14:29:00Z">
              <w:tcPr>
                <w:tcW w:w="3609" w:type="dxa"/>
                <w:shd w:val="clear" w:color="auto" w:fill="auto"/>
              </w:tcPr>
            </w:tcPrChange>
          </w:tcPr>
          <w:p w14:paraId="5AEEB7F1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9393F" w:rsidRPr="001530FE" w14:paraId="52A15594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A7A62" w14:textId="0A84D772" w:rsidR="0049393F" w:rsidRPr="001530FE" w:rsidRDefault="0049393F" w:rsidP="0049393F">
            <w:pPr>
              <w:jc w:val="center"/>
              <w:rPr>
                <w:rFonts w:eastAsia="Calibri"/>
                <w:color w:val="000000"/>
              </w:rPr>
            </w:pPr>
            <w:ins w:id="148" w:author="Palacherla, Susmitha C" w:date="2022-07-22T14:29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9</w:t>
              </w:r>
            </w:ins>
            <w:del w:id="149" w:author="Palacherla, Susmitha C" w:date="2022-07-22T14:29:00Z">
              <w:r w:rsidRPr="001530FE" w:rsidDel="000A130B">
                <w:rPr>
                  <w:rFonts w:eastAsia="Calibri"/>
                  <w:color w:val="000000"/>
                </w:rPr>
                <w:delText>2</w:delText>
              </w:r>
              <w:r w:rsidDel="000A130B">
                <w:rPr>
                  <w:rFonts w:eastAsia="Calibri"/>
                  <w:color w:val="000000"/>
                </w:rPr>
                <w:delText>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5EA5B" w14:textId="77777777" w:rsidR="0049393F" w:rsidRPr="001530FE" w:rsidRDefault="0049393F" w:rsidP="0049393F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C5623" w14:textId="77777777" w:rsidR="0049393F" w:rsidRPr="001530FE" w:rsidRDefault="0049393F" w:rsidP="0049393F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14:paraId="12742AD5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CF8F1" w14:textId="07A41376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del w:id="150" w:author="Palacherla, Susmitha C" w:date="2022-07-22T14:29:00Z">
              <w:r w:rsidRPr="001530FE" w:rsidDel="0049393F">
                <w:rPr>
                  <w:rFonts w:eastAsia="Calibri"/>
                  <w:color w:val="000000"/>
                </w:rPr>
                <w:delText>2</w:delText>
              </w:r>
              <w:r w:rsidDel="0049393F">
                <w:rPr>
                  <w:rFonts w:eastAsia="Calibri"/>
                  <w:color w:val="000000"/>
                </w:rPr>
                <w:delText>9</w:delText>
              </w:r>
            </w:del>
            <w:ins w:id="151" w:author="Palacherla, Susmitha C" w:date="2022-07-22T14:29:00Z">
              <w:r w:rsidR="0049393F">
                <w:rPr>
                  <w:rFonts w:eastAsia="Calibri"/>
                  <w:color w:val="000000"/>
                </w:rPr>
                <w:t>30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6F7CA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1CC9BD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14:paraId="0D9BF8AF" w14:textId="77777777"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33A01A1B" w14:textId="77777777"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DAB5AD" wp14:editId="6C785F4C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510E" w14:textId="77777777"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ECE250" wp14:editId="7AB31311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85C" w14:textId="77777777"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F649E" wp14:editId="74F3DB89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5D5" w14:textId="77777777" w:rsidR="00B24818" w:rsidRDefault="00B24818" w:rsidP="00B24818">
      <w:pPr>
        <w:rPr>
          <w:b/>
        </w:rPr>
      </w:pPr>
    </w:p>
    <w:p w14:paraId="4EAD1000" w14:textId="77777777" w:rsidR="00B24818" w:rsidRDefault="00B24818" w:rsidP="00B24818">
      <w:pPr>
        <w:rPr>
          <w:b/>
        </w:rPr>
      </w:pPr>
    </w:p>
    <w:p w14:paraId="604B9EBF" w14:textId="77777777" w:rsidR="00B24818" w:rsidRDefault="00B24818" w:rsidP="00B24818">
      <w:pPr>
        <w:rPr>
          <w:b/>
        </w:rPr>
      </w:pPr>
    </w:p>
    <w:p w14:paraId="501601EB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75469DC" w14:textId="77777777"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C6E26C9" w14:textId="77777777"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8D2F59E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2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52"/>
    </w:p>
    <w:p w14:paraId="402566F8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5EC1740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D44E64F" w14:textId="77777777" w:rsidR="006F6E8A" w:rsidRDefault="00C310C2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A3A0450" wp14:editId="2EC4607B">
            <wp:extent cx="5422392" cy="20116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2D6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7F66B9B" w14:textId="77777777"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53" w:name="_Toc523134455"/>
      <w:bookmarkStart w:id="154" w:name="_Toc523134456"/>
      <w:bookmarkStart w:id="155" w:name="_Toc523134484"/>
      <w:bookmarkStart w:id="156" w:name="_Toc523134487"/>
      <w:bookmarkStart w:id="157" w:name="_Toc523134488"/>
      <w:bookmarkStart w:id="158" w:name="_Toc523134516"/>
      <w:bookmarkStart w:id="159" w:name="_Toc523134519"/>
      <w:bookmarkStart w:id="160" w:name="_Toc523134520"/>
      <w:bookmarkStart w:id="161" w:name="_Toc523134521"/>
      <w:bookmarkStart w:id="162" w:name="_Toc523134549"/>
      <w:bookmarkStart w:id="163" w:name="_Toc523134552"/>
      <w:bookmarkStart w:id="164" w:name="_Toc523134553"/>
      <w:bookmarkStart w:id="165" w:name="_Toc523134581"/>
      <w:bookmarkStart w:id="166" w:name="_Toc523133392"/>
      <w:bookmarkStart w:id="167" w:name="_Toc523134584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r>
        <w:rPr>
          <w:rFonts w:ascii="Arial" w:hAnsi="Arial" w:cs="Arial"/>
          <w:sz w:val="24"/>
          <w:szCs w:val="24"/>
        </w:rPr>
        <w:t>Deployment Properties</w:t>
      </w:r>
      <w:bookmarkEnd w:id="166"/>
      <w:bookmarkEnd w:id="167"/>
    </w:p>
    <w:p w14:paraId="5F00E7E1" w14:textId="77777777" w:rsidR="009D476E" w:rsidRPr="00925970" w:rsidRDefault="009D476E" w:rsidP="009D476E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168" w:name="_Toc490553373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9D476E" w14:paraId="37B02805" w14:textId="77777777" w:rsidTr="00FD126E">
        <w:trPr>
          <w:trHeight w:hRule="exact" w:val="288"/>
        </w:trPr>
        <w:tc>
          <w:tcPr>
            <w:tcW w:w="2695" w:type="dxa"/>
          </w:tcPr>
          <w:p w14:paraId="40CC8844" w14:textId="77777777" w:rsidR="009D476E" w:rsidRPr="005745A6" w:rsidRDefault="009D476E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01947744" w14:textId="77777777" w:rsidR="009D476E" w:rsidRDefault="009D476E" w:rsidP="00FD126E">
            <w:r>
              <w:t>True</w:t>
            </w:r>
          </w:p>
        </w:tc>
      </w:tr>
      <w:tr w:rsidR="009D476E" w14:paraId="66C88BA3" w14:textId="77777777" w:rsidTr="00FD126E">
        <w:trPr>
          <w:trHeight w:hRule="exact" w:val="288"/>
        </w:trPr>
        <w:tc>
          <w:tcPr>
            <w:tcW w:w="2695" w:type="dxa"/>
          </w:tcPr>
          <w:p w14:paraId="7BFC2A1F" w14:textId="77777777" w:rsidR="009D476E" w:rsidRPr="005745A6" w:rsidRDefault="009D476E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13E8D88E" w14:textId="77777777" w:rsidR="009D476E" w:rsidRDefault="009D476E" w:rsidP="00FD126E">
            <w:r>
              <w:t>False</w:t>
            </w:r>
          </w:p>
        </w:tc>
      </w:tr>
      <w:tr w:rsidR="009D476E" w14:paraId="41F2BD6C" w14:textId="77777777" w:rsidTr="00FD126E">
        <w:trPr>
          <w:trHeight w:hRule="exact" w:val="288"/>
        </w:trPr>
        <w:tc>
          <w:tcPr>
            <w:tcW w:w="2695" w:type="dxa"/>
          </w:tcPr>
          <w:p w14:paraId="36A1D411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79516092" w14:textId="77777777" w:rsidR="009D476E" w:rsidRDefault="009D476E" w:rsidP="00FD126E">
            <w:r w:rsidRPr="00F74047">
              <w:t>/eCoaching/Datasets</w:t>
            </w:r>
          </w:p>
        </w:tc>
      </w:tr>
      <w:tr w:rsidR="009D476E" w14:paraId="4CC97778" w14:textId="77777777" w:rsidTr="00FD126E">
        <w:trPr>
          <w:trHeight w:hRule="exact" w:val="288"/>
        </w:trPr>
        <w:tc>
          <w:tcPr>
            <w:tcW w:w="2695" w:type="dxa"/>
          </w:tcPr>
          <w:p w14:paraId="18599FCB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4153F421" w14:textId="77777777" w:rsidR="009D476E" w:rsidRDefault="009D476E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9D476E" w14:paraId="219DFF6D" w14:textId="77777777" w:rsidTr="00FD126E">
        <w:trPr>
          <w:trHeight w:hRule="exact" w:val="288"/>
        </w:trPr>
        <w:tc>
          <w:tcPr>
            <w:tcW w:w="2695" w:type="dxa"/>
          </w:tcPr>
          <w:p w14:paraId="67F91C7E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5AC70F2C" w14:textId="77777777" w:rsidR="009D476E" w:rsidRDefault="009D476E" w:rsidP="00FD126E">
            <w:r w:rsidRPr="00F74047">
              <w:t>/eCoaching/Reports</w:t>
            </w:r>
          </w:p>
        </w:tc>
      </w:tr>
      <w:tr w:rsidR="009D476E" w14:paraId="69C3C3B3" w14:textId="77777777" w:rsidTr="00FD126E">
        <w:trPr>
          <w:trHeight w:hRule="exact" w:val="288"/>
        </w:trPr>
        <w:tc>
          <w:tcPr>
            <w:tcW w:w="2695" w:type="dxa"/>
          </w:tcPr>
          <w:p w14:paraId="455CB66A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0CED4BB" w14:textId="77777777" w:rsidR="009D476E" w:rsidRDefault="009D476E" w:rsidP="00FD126E">
            <w:r w:rsidRPr="00F74047">
              <w:t>Report Parts</w:t>
            </w:r>
          </w:p>
        </w:tc>
      </w:tr>
      <w:tr w:rsidR="009D476E" w14:paraId="718F47AE" w14:textId="77777777" w:rsidTr="00FD126E">
        <w:trPr>
          <w:trHeight w:hRule="exact" w:val="288"/>
        </w:trPr>
        <w:tc>
          <w:tcPr>
            <w:tcW w:w="2695" w:type="dxa"/>
          </w:tcPr>
          <w:p w14:paraId="1637ABF5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70CC8821" w14:textId="77777777" w:rsidR="009D476E" w:rsidRDefault="009D476E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UVAADADSQL50CCO</w:t>
            </w:r>
            <w:r w:rsidRPr="00F74047">
              <w:t>/ReportServer</w:t>
            </w:r>
          </w:p>
        </w:tc>
      </w:tr>
      <w:tr w:rsidR="009D476E" w14:paraId="0034C459" w14:textId="77777777" w:rsidTr="00FD126E">
        <w:trPr>
          <w:trHeight w:hRule="exact" w:val="288"/>
        </w:trPr>
        <w:tc>
          <w:tcPr>
            <w:tcW w:w="2695" w:type="dxa"/>
          </w:tcPr>
          <w:p w14:paraId="20BDDB6B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2E975F6E" w14:textId="77777777" w:rsidR="009D476E" w:rsidRDefault="009D476E" w:rsidP="00FD126E">
            <w:r w:rsidRPr="00B459BC">
              <w:t>SQL Server 2016 or later</w:t>
            </w:r>
          </w:p>
        </w:tc>
      </w:tr>
      <w:tr w:rsidR="009D476E" w14:paraId="692B269E" w14:textId="77777777" w:rsidTr="00FD126E">
        <w:trPr>
          <w:trHeight w:hRule="exact" w:val="288"/>
        </w:trPr>
        <w:tc>
          <w:tcPr>
            <w:tcW w:w="2695" w:type="dxa"/>
          </w:tcPr>
          <w:p w14:paraId="035D4574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2C3E32AF" w14:textId="77777777" w:rsidR="009D476E" w:rsidRPr="00F74047" w:rsidRDefault="009D476E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UVAADADSQL50CCO</w:t>
            </w:r>
            <w:r w:rsidRPr="001515E0">
              <w:t>/Reports_ECLD01</w:t>
            </w:r>
          </w:p>
        </w:tc>
      </w:tr>
    </w:tbl>
    <w:p w14:paraId="37757A84" w14:textId="77777777" w:rsidR="009D476E" w:rsidRPr="005745A6" w:rsidRDefault="009D476E" w:rsidP="009D476E"/>
    <w:p w14:paraId="30E9E688" w14:textId="77777777" w:rsidR="009D476E" w:rsidRPr="00925970" w:rsidRDefault="009D476E" w:rsidP="009D476E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169" w:name="_Toc490553374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9D476E" w14:paraId="3DC322AD" w14:textId="77777777" w:rsidTr="00FD126E">
        <w:trPr>
          <w:trHeight w:hRule="exact" w:val="288"/>
        </w:trPr>
        <w:tc>
          <w:tcPr>
            <w:tcW w:w="2695" w:type="dxa"/>
          </w:tcPr>
          <w:p w14:paraId="183DBB50" w14:textId="77777777" w:rsidR="009D476E" w:rsidRPr="005745A6" w:rsidRDefault="009D476E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13479F9E" w14:textId="77777777" w:rsidR="009D476E" w:rsidRDefault="009D476E" w:rsidP="00FD126E">
            <w:r>
              <w:t>True</w:t>
            </w:r>
          </w:p>
        </w:tc>
      </w:tr>
      <w:tr w:rsidR="009D476E" w14:paraId="5BDEEBBB" w14:textId="77777777" w:rsidTr="00FD126E">
        <w:trPr>
          <w:trHeight w:hRule="exact" w:val="288"/>
        </w:trPr>
        <w:tc>
          <w:tcPr>
            <w:tcW w:w="2695" w:type="dxa"/>
          </w:tcPr>
          <w:p w14:paraId="02161C1F" w14:textId="77777777" w:rsidR="009D476E" w:rsidRPr="005745A6" w:rsidRDefault="009D476E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25417980" w14:textId="77777777" w:rsidR="009D476E" w:rsidRDefault="009D476E" w:rsidP="00FD126E">
            <w:r>
              <w:t>False</w:t>
            </w:r>
          </w:p>
        </w:tc>
      </w:tr>
      <w:tr w:rsidR="009D476E" w14:paraId="718C8315" w14:textId="77777777" w:rsidTr="00FD126E">
        <w:trPr>
          <w:trHeight w:hRule="exact" w:val="288"/>
        </w:trPr>
        <w:tc>
          <w:tcPr>
            <w:tcW w:w="2695" w:type="dxa"/>
          </w:tcPr>
          <w:p w14:paraId="120659AD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18AAF52D" w14:textId="77777777" w:rsidR="009D476E" w:rsidRDefault="009D476E" w:rsidP="00FD126E">
            <w:r w:rsidRPr="00F74047">
              <w:t>/eCoaching/Datasets</w:t>
            </w:r>
          </w:p>
        </w:tc>
      </w:tr>
      <w:tr w:rsidR="009D476E" w14:paraId="1B3C2D98" w14:textId="77777777" w:rsidTr="00FD126E">
        <w:trPr>
          <w:trHeight w:hRule="exact" w:val="288"/>
        </w:trPr>
        <w:tc>
          <w:tcPr>
            <w:tcW w:w="2695" w:type="dxa"/>
          </w:tcPr>
          <w:p w14:paraId="368D9E43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71FD3DE3" w14:textId="77777777" w:rsidR="009D476E" w:rsidRDefault="009D476E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9D476E" w14:paraId="63393BAB" w14:textId="77777777" w:rsidTr="00FD126E">
        <w:trPr>
          <w:trHeight w:hRule="exact" w:val="288"/>
        </w:trPr>
        <w:tc>
          <w:tcPr>
            <w:tcW w:w="2695" w:type="dxa"/>
          </w:tcPr>
          <w:p w14:paraId="6EADEB12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211FFCFD" w14:textId="77777777" w:rsidR="009D476E" w:rsidRDefault="009D476E" w:rsidP="00FD126E">
            <w:r w:rsidRPr="00F74047">
              <w:t>/eCoaching/Reports</w:t>
            </w:r>
          </w:p>
        </w:tc>
      </w:tr>
      <w:tr w:rsidR="009D476E" w14:paraId="53F5D402" w14:textId="77777777" w:rsidTr="00FD126E">
        <w:trPr>
          <w:trHeight w:hRule="exact" w:val="288"/>
        </w:trPr>
        <w:tc>
          <w:tcPr>
            <w:tcW w:w="2695" w:type="dxa"/>
          </w:tcPr>
          <w:p w14:paraId="25B2ED15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5C3E0FED" w14:textId="77777777" w:rsidR="009D476E" w:rsidRDefault="009D476E" w:rsidP="00FD126E">
            <w:r w:rsidRPr="00F74047">
              <w:t>Report Parts</w:t>
            </w:r>
          </w:p>
        </w:tc>
      </w:tr>
      <w:tr w:rsidR="009D476E" w14:paraId="023EA89B" w14:textId="77777777" w:rsidTr="00FD126E">
        <w:trPr>
          <w:trHeight w:hRule="exact" w:val="288"/>
        </w:trPr>
        <w:tc>
          <w:tcPr>
            <w:tcW w:w="2695" w:type="dxa"/>
          </w:tcPr>
          <w:p w14:paraId="18D3338F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796DBED3" w14:textId="77777777" w:rsidR="009D476E" w:rsidRDefault="009D476E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UVAADADSQL52CCO</w:t>
            </w:r>
            <w:r w:rsidRPr="00F74047">
              <w:t>/ReportServer</w:t>
            </w:r>
          </w:p>
        </w:tc>
      </w:tr>
      <w:tr w:rsidR="009D476E" w14:paraId="09E0B6EA" w14:textId="77777777" w:rsidTr="00FD126E">
        <w:trPr>
          <w:trHeight w:hRule="exact" w:val="288"/>
        </w:trPr>
        <w:tc>
          <w:tcPr>
            <w:tcW w:w="2695" w:type="dxa"/>
          </w:tcPr>
          <w:p w14:paraId="38D6F0D7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28E23A3B" w14:textId="77777777" w:rsidR="009D476E" w:rsidRDefault="009D476E" w:rsidP="00FD126E">
            <w:r w:rsidRPr="00B459BC">
              <w:t>SQL Server 2016 or later</w:t>
            </w:r>
          </w:p>
        </w:tc>
      </w:tr>
      <w:tr w:rsidR="009D476E" w14:paraId="3AA20A83" w14:textId="77777777" w:rsidTr="00FD126E">
        <w:trPr>
          <w:trHeight w:hRule="exact" w:val="288"/>
        </w:trPr>
        <w:tc>
          <w:tcPr>
            <w:tcW w:w="2695" w:type="dxa"/>
          </w:tcPr>
          <w:p w14:paraId="0CD5DB72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03504CE1" w14:textId="77777777" w:rsidR="009D476E" w:rsidRPr="00F74047" w:rsidRDefault="009D476E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UVAADADSQL52CCO</w:t>
            </w:r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14:paraId="757A14F6" w14:textId="77777777" w:rsidR="009D476E" w:rsidRPr="00FD126E" w:rsidRDefault="009D476E" w:rsidP="009D476E"/>
    <w:p w14:paraId="2CF280C2" w14:textId="29235035" w:rsidR="0049393F" w:rsidRDefault="0049393F" w:rsidP="0049393F">
      <w:pPr>
        <w:pStyle w:val="Heading1"/>
        <w:numPr>
          <w:ilvl w:val="1"/>
          <w:numId w:val="3"/>
        </w:numPr>
        <w:spacing w:before="0"/>
        <w:rPr>
          <w:ins w:id="170" w:author="Palacherla, Susmitha C" w:date="2022-07-22T14:30:00Z"/>
          <w:rFonts w:ascii="Arial" w:hAnsi="Arial" w:cs="Arial"/>
          <w:color w:val="auto"/>
          <w:sz w:val="20"/>
          <w:szCs w:val="20"/>
        </w:rPr>
      </w:pPr>
      <w:bookmarkStart w:id="171" w:name="_Toc490553376"/>
      <w:ins w:id="172" w:author="Palacherla, Susmitha C" w:date="2022-07-22T14:30:00Z">
        <w:r>
          <w:rPr>
            <w:rFonts w:ascii="Arial" w:hAnsi="Arial" w:cs="Arial"/>
            <w:color w:val="auto"/>
            <w:sz w:val="20"/>
            <w:szCs w:val="20"/>
          </w:rPr>
          <w:lastRenderedPageBreak/>
          <w:t>UAT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9393F" w14:paraId="6B60371D" w14:textId="77777777" w:rsidTr="00E159FC">
        <w:trPr>
          <w:trHeight w:hRule="exact" w:val="288"/>
          <w:ins w:id="173" w:author="Palacherla, Susmitha C" w:date="2022-07-22T14:30:00Z"/>
        </w:trPr>
        <w:tc>
          <w:tcPr>
            <w:tcW w:w="2695" w:type="dxa"/>
          </w:tcPr>
          <w:p w14:paraId="6E426053" w14:textId="77777777" w:rsidR="0049393F" w:rsidRPr="005745A6" w:rsidRDefault="0049393F" w:rsidP="00E159FC">
            <w:pPr>
              <w:rPr>
                <w:ins w:id="174" w:author="Palacherla, Susmitha C" w:date="2022-07-22T14:30:00Z"/>
                <w:b/>
              </w:rPr>
            </w:pPr>
            <w:ins w:id="175" w:author="Palacherla, Susmitha C" w:date="2022-07-22T14:30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14:paraId="037645CB" w14:textId="77777777" w:rsidR="0049393F" w:rsidRDefault="0049393F" w:rsidP="00E159FC">
            <w:pPr>
              <w:rPr>
                <w:ins w:id="176" w:author="Palacherla, Susmitha C" w:date="2022-07-22T14:30:00Z"/>
              </w:rPr>
            </w:pPr>
            <w:ins w:id="177" w:author="Palacherla, Susmitha C" w:date="2022-07-22T14:30:00Z">
              <w:r>
                <w:t>True</w:t>
              </w:r>
            </w:ins>
          </w:p>
        </w:tc>
      </w:tr>
      <w:tr w:rsidR="0049393F" w14:paraId="2F28471C" w14:textId="77777777" w:rsidTr="00E159FC">
        <w:trPr>
          <w:trHeight w:hRule="exact" w:val="288"/>
          <w:ins w:id="178" w:author="Palacherla, Susmitha C" w:date="2022-07-22T14:30:00Z"/>
        </w:trPr>
        <w:tc>
          <w:tcPr>
            <w:tcW w:w="2695" w:type="dxa"/>
          </w:tcPr>
          <w:p w14:paraId="652F407B" w14:textId="77777777" w:rsidR="0049393F" w:rsidRPr="005745A6" w:rsidRDefault="0049393F" w:rsidP="00E159FC">
            <w:pPr>
              <w:rPr>
                <w:ins w:id="179" w:author="Palacherla, Susmitha C" w:date="2022-07-22T14:30:00Z"/>
                <w:b/>
              </w:rPr>
            </w:pPr>
            <w:ins w:id="180" w:author="Palacherla, Susmitha C" w:date="2022-07-22T14:30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940" w:type="dxa"/>
          </w:tcPr>
          <w:p w14:paraId="60C98CB8" w14:textId="77777777" w:rsidR="0049393F" w:rsidRDefault="0049393F" w:rsidP="00E159FC">
            <w:pPr>
              <w:rPr>
                <w:ins w:id="181" w:author="Palacherla, Susmitha C" w:date="2022-07-22T14:30:00Z"/>
              </w:rPr>
            </w:pPr>
            <w:ins w:id="182" w:author="Palacherla, Susmitha C" w:date="2022-07-22T14:30:00Z">
              <w:r>
                <w:t>False</w:t>
              </w:r>
            </w:ins>
          </w:p>
        </w:tc>
      </w:tr>
      <w:tr w:rsidR="0049393F" w14:paraId="11B9CAC3" w14:textId="77777777" w:rsidTr="00E159FC">
        <w:trPr>
          <w:trHeight w:hRule="exact" w:val="288"/>
          <w:ins w:id="183" w:author="Palacherla, Susmitha C" w:date="2022-07-22T14:30:00Z"/>
        </w:trPr>
        <w:tc>
          <w:tcPr>
            <w:tcW w:w="2695" w:type="dxa"/>
          </w:tcPr>
          <w:p w14:paraId="373CD5F6" w14:textId="77777777" w:rsidR="0049393F" w:rsidRPr="005745A6" w:rsidRDefault="0049393F" w:rsidP="00E159FC">
            <w:pPr>
              <w:rPr>
                <w:ins w:id="184" w:author="Palacherla, Susmitha C" w:date="2022-07-22T14:30:00Z"/>
                <w:b/>
              </w:rPr>
            </w:pPr>
            <w:proofErr w:type="spellStart"/>
            <w:ins w:id="185" w:author="Palacherla, Susmitha C" w:date="2022-07-22T14:30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940" w:type="dxa"/>
          </w:tcPr>
          <w:p w14:paraId="33E92193" w14:textId="55361E28" w:rsidR="0049393F" w:rsidRDefault="0049393F" w:rsidP="00E159FC">
            <w:pPr>
              <w:rPr>
                <w:ins w:id="186" w:author="Palacherla, Susmitha C" w:date="2022-07-22T14:30:00Z"/>
              </w:rPr>
            </w:pPr>
            <w:ins w:id="187" w:author="Palacherla, Susmitha C" w:date="2022-07-22T14:30:00Z">
              <w:r w:rsidRPr="00F74047">
                <w:t>/</w:t>
              </w:r>
              <w:proofErr w:type="spellStart"/>
              <w:r w:rsidRPr="00F74047">
                <w:t>eCoaching</w:t>
              </w:r>
              <w:r>
                <w:t>UAT</w:t>
              </w:r>
              <w:proofErr w:type="spellEnd"/>
              <w:r w:rsidRPr="00F74047">
                <w:t>/Datasets</w:t>
              </w:r>
            </w:ins>
          </w:p>
        </w:tc>
      </w:tr>
      <w:tr w:rsidR="0049393F" w14:paraId="20078E18" w14:textId="77777777" w:rsidTr="00E159FC">
        <w:trPr>
          <w:trHeight w:hRule="exact" w:val="288"/>
          <w:ins w:id="188" w:author="Palacherla, Susmitha C" w:date="2022-07-22T14:30:00Z"/>
        </w:trPr>
        <w:tc>
          <w:tcPr>
            <w:tcW w:w="2695" w:type="dxa"/>
          </w:tcPr>
          <w:p w14:paraId="1FA463D3" w14:textId="77777777" w:rsidR="0049393F" w:rsidRPr="005745A6" w:rsidRDefault="0049393F" w:rsidP="00E159FC">
            <w:pPr>
              <w:rPr>
                <w:ins w:id="189" w:author="Palacherla, Susmitha C" w:date="2022-07-22T14:30:00Z"/>
                <w:b/>
              </w:rPr>
            </w:pPr>
            <w:proofErr w:type="spellStart"/>
            <w:ins w:id="190" w:author="Palacherla, Susmitha C" w:date="2022-07-22T14:30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940" w:type="dxa"/>
          </w:tcPr>
          <w:p w14:paraId="009645FC" w14:textId="2B4F5942" w:rsidR="0049393F" w:rsidRDefault="0049393F" w:rsidP="00E159FC">
            <w:pPr>
              <w:rPr>
                <w:ins w:id="191" w:author="Palacherla, Susmitha C" w:date="2022-07-22T14:30:00Z"/>
              </w:rPr>
            </w:pPr>
            <w:ins w:id="192" w:author="Palacherla, Susmitha C" w:date="2022-07-22T14:30:00Z">
              <w:r w:rsidRPr="00F74047">
                <w:t>/</w:t>
              </w:r>
              <w:proofErr w:type="spellStart"/>
              <w:r w:rsidRPr="00F74047">
                <w:t>eCoaching</w:t>
              </w:r>
              <w:r>
                <w:t>UAT</w:t>
              </w:r>
              <w:proofErr w:type="spellEnd"/>
              <w:r w:rsidRPr="00F74047">
                <w:t>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49393F" w14:paraId="4A683041" w14:textId="77777777" w:rsidTr="00E159FC">
        <w:trPr>
          <w:trHeight w:hRule="exact" w:val="288"/>
          <w:ins w:id="193" w:author="Palacherla, Susmitha C" w:date="2022-07-22T14:30:00Z"/>
        </w:trPr>
        <w:tc>
          <w:tcPr>
            <w:tcW w:w="2695" w:type="dxa"/>
          </w:tcPr>
          <w:p w14:paraId="5CE2F560" w14:textId="77777777" w:rsidR="0049393F" w:rsidRPr="005745A6" w:rsidRDefault="0049393F" w:rsidP="00E159FC">
            <w:pPr>
              <w:rPr>
                <w:ins w:id="194" w:author="Palacherla, Susmitha C" w:date="2022-07-22T14:30:00Z"/>
                <w:b/>
              </w:rPr>
            </w:pPr>
            <w:proofErr w:type="spellStart"/>
            <w:ins w:id="195" w:author="Palacherla, Susmitha C" w:date="2022-07-22T14:30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940" w:type="dxa"/>
          </w:tcPr>
          <w:p w14:paraId="09EC543C" w14:textId="53D588B8" w:rsidR="0049393F" w:rsidRDefault="0049393F" w:rsidP="00E159FC">
            <w:pPr>
              <w:rPr>
                <w:ins w:id="196" w:author="Palacherla, Susmitha C" w:date="2022-07-22T14:30:00Z"/>
              </w:rPr>
            </w:pPr>
            <w:ins w:id="197" w:author="Palacherla, Susmitha C" w:date="2022-07-22T14:30:00Z">
              <w:r w:rsidRPr="00F74047">
                <w:t>/</w:t>
              </w:r>
              <w:proofErr w:type="spellStart"/>
              <w:r w:rsidRPr="00F74047">
                <w:t>eCoaching</w:t>
              </w:r>
            </w:ins>
            <w:ins w:id="198" w:author="Palacherla, Susmitha C" w:date="2022-07-22T14:31:00Z">
              <w:r>
                <w:t>UAT</w:t>
              </w:r>
            </w:ins>
            <w:proofErr w:type="spellEnd"/>
            <w:ins w:id="199" w:author="Palacherla, Susmitha C" w:date="2022-07-22T14:30:00Z">
              <w:r w:rsidRPr="00F74047">
                <w:t>/Reports</w:t>
              </w:r>
            </w:ins>
          </w:p>
        </w:tc>
      </w:tr>
      <w:tr w:rsidR="0049393F" w14:paraId="078DF863" w14:textId="77777777" w:rsidTr="00E159FC">
        <w:trPr>
          <w:trHeight w:hRule="exact" w:val="288"/>
          <w:ins w:id="200" w:author="Palacherla, Susmitha C" w:date="2022-07-22T14:30:00Z"/>
        </w:trPr>
        <w:tc>
          <w:tcPr>
            <w:tcW w:w="2695" w:type="dxa"/>
          </w:tcPr>
          <w:p w14:paraId="1A0FF8C5" w14:textId="77777777" w:rsidR="0049393F" w:rsidRPr="005745A6" w:rsidRDefault="0049393F" w:rsidP="00E159FC">
            <w:pPr>
              <w:rPr>
                <w:ins w:id="201" w:author="Palacherla, Susmitha C" w:date="2022-07-22T14:30:00Z"/>
                <w:b/>
              </w:rPr>
            </w:pPr>
            <w:proofErr w:type="spellStart"/>
            <w:ins w:id="202" w:author="Palacherla, Susmitha C" w:date="2022-07-22T14:30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940" w:type="dxa"/>
          </w:tcPr>
          <w:p w14:paraId="71C75828" w14:textId="77777777" w:rsidR="0049393F" w:rsidRDefault="0049393F" w:rsidP="00E159FC">
            <w:pPr>
              <w:rPr>
                <w:ins w:id="203" w:author="Palacherla, Susmitha C" w:date="2022-07-22T14:30:00Z"/>
              </w:rPr>
            </w:pPr>
            <w:ins w:id="204" w:author="Palacherla, Susmitha C" w:date="2022-07-22T14:30:00Z">
              <w:r w:rsidRPr="00F74047">
                <w:t>Report Parts</w:t>
              </w:r>
            </w:ins>
          </w:p>
        </w:tc>
      </w:tr>
      <w:tr w:rsidR="0049393F" w14:paraId="487F3BA0" w14:textId="77777777" w:rsidTr="00E159FC">
        <w:trPr>
          <w:trHeight w:hRule="exact" w:val="288"/>
          <w:ins w:id="205" w:author="Palacherla, Susmitha C" w:date="2022-07-22T14:30:00Z"/>
        </w:trPr>
        <w:tc>
          <w:tcPr>
            <w:tcW w:w="2695" w:type="dxa"/>
          </w:tcPr>
          <w:p w14:paraId="6C7E9932" w14:textId="77777777" w:rsidR="0049393F" w:rsidRPr="005745A6" w:rsidRDefault="0049393F" w:rsidP="00E159FC">
            <w:pPr>
              <w:rPr>
                <w:ins w:id="206" w:author="Palacherla, Susmitha C" w:date="2022-07-22T14:30:00Z"/>
                <w:b/>
              </w:rPr>
            </w:pPr>
            <w:proofErr w:type="spellStart"/>
            <w:ins w:id="207" w:author="Palacherla, Susmitha C" w:date="2022-07-22T14:30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940" w:type="dxa"/>
          </w:tcPr>
          <w:p w14:paraId="4FC80BF3" w14:textId="106A952E" w:rsidR="0049393F" w:rsidRDefault="0049393F" w:rsidP="00E159FC">
            <w:pPr>
              <w:rPr>
                <w:ins w:id="208" w:author="Palacherla, Susmitha C" w:date="2022-07-22T14:30:00Z"/>
              </w:rPr>
            </w:pPr>
            <w:ins w:id="209" w:author="Palacherla, Susmitha C" w:date="2022-07-22T14:30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UVAADADSQL52CCO</w:t>
              </w:r>
            </w:ins>
            <w:ins w:id="210" w:author="Palacherla, Susmitha C" w:date="2022-07-22T14:31:00Z">
              <w:r>
                <w:t>.ad.local</w:t>
              </w:r>
            </w:ins>
            <w:ins w:id="211" w:author="Palacherla, Susmitha C" w:date="2022-07-22T14:30:00Z">
              <w:r w:rsidRPr="00F74047">
                <w:t>/ReportServer</w:t>
              </w:r>
            </w:ins>
          </w:p>
        </w:tc>
      </w:tr>
      <w:tr w:rsidR="0049393F" w14:paraId="1D03A6E9" w14:textId="77777777" w:rsidTr="00E159FC">
        <w:trPr>
          <w:trHeight w:hRule="exact" w:val="288"/>
          <w:ins w:id="212" w:author="Palacherla, Susmitha C" w:date="2022-07-22T14:30:00Z"/>
        </w:trPr>
        <w:tc>
          <w:tcPr>
            <w:tcW w:w="2695" w:type="dxa"/>
          </w:tcPr>
          <w:p w14:paraId="541F3481" w14:textId="77777777" w:rsidR="0049393F" w:rsidRPr="005745A6" w:rsidRDefault="0049393F" w:rsidP="00E159FC">
            <w:pPr>
              <w:rPr>
                <w:ins w:id="213" w:author="Palacherla, Susmitha C" w:date="2022-07-22T14:30:00Z"/>
                <w:b/>
              </w:rPr>
            </w:pPr>
            <w:proofErr w:type="spellStart"/>
            <w:ins w:id="214" w:author="Palacherla, Susmitha C" w:date="2022-07-22T14:30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940" w:type="dxa"/>
          </w:tcPr>
          <w:p w14:paraId="4C2E085D" w14:textId="77777777" w:rsidR="0049393F" w:rsidRDefault="0049393F" w:rsidP="00E159FC">
            <w:pPr>
              <w:rPr>
                <w:ins w:id="215" w:author="Palacherla, Susmitha C" w:date="2022-07-22T14:30:00Z"/>
              </w:rPr>
            </w:pPr>
            <w:ins w:id="216" w:author="Palacherla, Susmitha C" w:date="2022-07-22T14:30:00Z">
              <w:r w:rsidRPr="00B459BC">
                <w:t>SQL Server 2016 or later</w:t>
              </w:r>
            </w:ins>
          </w:p>
        </w:tc>
      </w:tr>
      <w:tr w:rsidR="0049393F" w14:paraId="5943E6BA" w14:textId="77777777" w:rsidTr="00E159FC">
        <w:trPr>
          <w:trHeight w:hRule="exact" w:val="288"/>
          <w:ins w:id="217" w:author="Palacherla, Susmitha C" w:date="2022-07-22T14:30:00Z"/>
        </w:trPr>
        <w:tc>
          <w:tcPr>
            <w:tcW w:w="2695" w:type="dxa"/>
          </w:tcPr>
          <w:p w14:paraId="30270B4B" w14:textId="77777777" w:rsidR="0049393F" w:rsidRPr="005745A6" w:rsidRDefault="0049393F" w:rsidP="00E159FC">
            <w:pPr>
              <w:rPr>
                <w:ins w:id="218" w:author="Palacherla, Susmitha C" w:date="2022-07-22T14:30:00Z"/>
                <w:b/>
              </w:rPr>
            </w:pPr>
            <w:ins w:id="219" w:author="Palacherla, Susmitha C" w:date="2022-07-22T14:30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14:paraId="64E8FD22" w14:textId="77777777" w:rsidR="0049393F" w:rsidRPr="00F74047" w:rsidRDefault="0049393F" w:rsidP="00E159FC">
            <w:pPr>
              <w:rPr>
                <w:ins w:id="220" w:author="Palacherla, Susmitha C" w:date="2022-07-22T14:30:00Z"/>
              </w:rPr>
            </w:pPr>
            <w:ins w:id="221" w:author="Palacherla, Susmitha C" w:date="2022-07-22T14:30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UVAADADSQL52CCO</w:t>
              </w:r>
              <w:r w:rsidRPr="001515E0">
                <w:t>/Reports_ECL</w:t>
              </w:r>
              <w:r>
                <w:t>T</w:t>
              </w:r>
              <w:r w:rsidRPr="001515E0">
                <w:t>01</w:t>
              </w:r>
            </w:ins>
          </w:p>
        </w:tc>
      </w:tr>
    </w:tbl>
    <w:p w14:paraId="46119E4B" w14:textId="77777777" w:rsidR="0049393F" w:rsidRDefault="0049393F" w:rsidP="0049393F">
      <w:pPr>
        <w:pStyle w:val="Heading1"/>
        <w:spacing w:before="0"/>
        <w:rPr>
          <w:ins w:id="222" w:author="Palacherla, Susmitha C" w:date="2022-07-22T14:30:00Z"/>
          <w:rFonts w:ascii="Arial" w:hAnsi="Arial" w:cs="Arial"/>
          <w:color w:val="auto"/>
          <w:sz w:val="20"/>
          <w:szCs w:val="20"/>
        </w:rPr>
        <w:pPrChange w:id="223" w:author="Palacherla, Susmitha C" w:date="2022-07-22T14:30:00Z">
          <w:pPr>
            <w:pStyle w:val="Heading1"/>
            <w:numPr>
              <w:ilvl w:val="1"/>
              <w:numId w:val="7"/>
            </w:numPr>
            <w:spacing w:before="0"/>
            <w:ind w:left="1138" w:hanging="418"/>
          </w:pPr>
        </w:pPrChange>
      </w:pPr>
    </w:p>
    <w:p w14:paraId="67831C3F" w14:textId="42FEDA83" w:rsidR="009D476E" w:rsidRPr="00925970" w:rsidRDefault="009D476E" w:rsidP="0049393F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  <w:pPrChange w:id="224" w:author="Palacherla, Susmitha C" w:date="2022-07-22T14:30:00Z">
          <w:pPr>
            <w:pStyle w:val="Heading1"/>
            <w:numPr>
              <w:ilvl w:val="1"/>
              <w:numId w:val="7"/>
            </w:numPr>
            <w:spacing w:before="0"/>
            <w:ind w:left="1138" w:hanging="418"/>
          </w:pPr>
        </w:pPrChange>
      </w:pPr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9D476E" w14:paraId="6722B50E" w14:textId="77777777" w:rsidTr="00FD126E">
        <w:trPr>
          <w:trHeight w:hRule="exact" w:val="288"/>
        </w:trPr>
        <w:tc>
          <w:tcPr>
            <w:tcW w:w="2695" w:type="dxa"/>
          </w:tcPr>
          <w:p w14:paraId="2BDF98E5" w14:textId="77777777" w:rsidR="009D476E" w:rsidRPr="005745A6" w:rsidRDefault="009D476E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14:paraId="3BF95445" w14:textId="77777777" w:rsidR="009D476E" w:rsidRDefault="009D476E" w:rsidP="00FD126E">
            <w:r>
              <w:t>True</w:t>
            </w:r>
          </w:p>
        </w:tc>
      </w:tr>
      <w:tr w:rsidR="009D476E" w14:paraId="7900A489" w14:textId="77777777" w:rsidTr="00FD126E">
        <w:trPr>
          <w:trHeight w:hRule="exact" w:val="288"/>
        </w:trPr>
        <w:tc>
          <w:tcPr>
            <w:tcW w:w="2695" w:type="dxa"/>
          </w:tcPr>
          <w:p w14:paraId="3988B9B2" w14:textId="77777777" w:rsidR="009D476E" w:rsidRPr="005745A6" w:rsidRDefault="009D476E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14:paraId="4D48B2D0" w14:textId="77777777" w:rsidR="009D476E" w:rsidRDefault="009D476E" w:rsidP="00FD126E">
            <w:r>
              <w:t>False</w:t>
            </w:r>
          </w:p>
        </w:tc>
      </w:tr>
      <w:tr w:rsidR="009D476E" w14:paraId="43E79315" w14:textId="77777777" w:rsidTr="00FD126E">
        <w:trPr>
          <w:trHeight w:hRule="exact" w:val="288"/>
        </w:trPr>
        <w:tc>
          <w:tcPr>
            <w:tcW w:w="2695" w:type="dxa"/>
          </w:tcPr>
          <w:p w14:paraId="28B506D8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14:paraId="43D455AC" w14:textId="77777777" w:rsidR="009D476E" w:rsidRDefault="009D476E" w:rsidP="00FD126E">
            <w:r w:rsidRPr="00BB09B3">
              <w:t>/eCoaching/Production/Datasets</w:t>
            </w:r>
          </w:p>
        </w:tc>
      </w:tr>
      <w:tr w:rsidR="009D476E" w14:paraId="0FCADA48" w14:textId="77777777" w:rsidTr="00FD126E">
        <w:trPr>
          <w:trHeight w:hRule="exact" w:val="288"/>
        </w:trPr>
        <w:tc>
          <w:tcPr>
            <w:tcW w:w="2695" w:type="dxa"/>
          </w:tcPr>
          <w:p w14:paraId="2602602D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14:paraId="44306621" w14:textId="77777777" w:rsidR="009D476E" w:rsidRDefault="009D476E" w:rsidP="00FD126E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9D476E" w14:paraId="2CD6FE09" w14:textId="77777777" w:rsidTr="00FD126E">
        <w:trPr>
          <w:trHeight w:hRule="exact" w:val="288"/>
        </w:trPr>
        <w:tc>
          <w:tcPr>
            <w:tcW w:w="2695" w:type="dxa"/>
          </w:tcPr>
          <w:p w14:paraId="7424AAE9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14:paraId="3DBD93AC" w14:textId="77777777" w:rsidR="009D476E" w:rsidRDefault="009D476E" w:rsidP="00FD126E">
            <w:r w:rsidRPr="00BB09B3">
              <w:t>/eCoaching/Production/Reports</w:t>
            </w:r>
          </w:p>
        </w:tc>
      </w:tr>
      <w:tr w:rsidR="009D476E" w14:paraId="088B5F15" w14:textId="77777777" w:rsidTr="00FD126E">
        <w:trPr>
          <w:trHeight w:hRule="exact" w:val="288"/>
        </w:trPr>
        <w:tc>
          <w:tcPr>
            <w:tcW w:w="2695" w:type="dxa"/>
          </w:tcPr>
          <w:p w14:paraId="4EDC5CDC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14:paraId="76E34999" w14:textId="77777777" w:rsidR="009D476E" w:rsidRDefault="009D476E" w:rsidP="00FD126E">
            <w:r w:rsidRPr="00F74047">
              <w:t>Report Parts</w:t>
            </w:r>
          </w:p>
        </w:tc>
      </w:tr>
      <w:tr w:rsidR="009D476E" w14:paraId="16D81C34" w14:textId="77777777" w:rsidTr="00FD126E">
        <w:trPr>
          <w:trHeight w:hRule="exact" w:val="288"/>
        </w:trPr>
        <w:tc>
          <w:tcPr>
            <w:tcW w:w="2695" w:type="dxa"/>
          </w:tcPr>
          <w:p w14:paraId="65CB5CB4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14:paraId="45B04872" w14:textId="77777777" w:rsidR="009D476E" w:rsidRDefault="009D476E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UVAAPADSQL50CCO</w:t>
            </w:r>
            <w:r w:rsidRPr="00F74047">
              <w:t>/ReportServer</w:t>
            </w:r>
          </w:p>
        </w:tc>
      </w:tr>
      <w:tr w:rsidR="009D476E" w14:paraId="2AD02554" w14:textId="77777777" w:rsidTr="00FD126E">
        <w:trPr>
          <w:trHeight w:hRule="exact" w:val="288"/>
        </w:trPr>
        <w:tc>
          <w:tcPr>
            <w:tcW w:w="2695" w:type="dxa"/>
          </w:tcPr>
          <w:p w14:paraId="7BBEA1BF" w14:textId="77777777" w:rsidR="009D476E" w:rsidRPr="005745A6" w:rsidRDefault="009D476E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14:paraId="5B5018B1" w14:textId="77777777" w:rsidR="009D476E" w:rsidRDefault="009D476E" w:rsidP="00FD126E">
            <w:r w:rsidRPr="00B459BC">
              <w:t>SQL Server 2016 or later</w:t>
            </w:r>
          </w:p>
        </w:tc>
      </w:tr>
      <w:tr w:rsidR="009D476E" w14:paraId="193CF7FE" w14:textId="77777777" w:rsidTr="00FD126E">
        <w:trPr>
          <w:trHeight w:hRule="exact" w:val="288"/>
        </w:trPr>
        <w:tc>
          <w:tcPr>
            <w:tcW w:w="2695" w:type="dxa"/>
          </w:tcPr>
          <w:p w14:paraId="0E34D7FE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14:paraId="1C4EE1E6" w14:textId="77777777" w:rsidR="009D476E" w:rsidRPr="00F74047" w:rsidRDefault="009D476E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UVAAPADSQL50CCO</w:t>
            </w:r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14:paraId="53029108" w14:textId="77777777" w:rsidR="009D476E" w:rsidRDefault="009D476E" w:rsidP="0049393F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  <w:pPrChange w:id="225" w:author="Palacherla, Susmitha C" w:date="2022-07-22T14:30:00Z">
          <w:pPr>
            <w:pStyle w:val="Heading1"/>
            <w:numPr>
              <w:numId w:val="7"/>
            </w:numPr>
            <w:ind w:left="420" w:hanging="420"/>
          </w:pPr>
        </w:pPrChange>
      </w:pPr>
      <w:r>
        <w:rPr>
          <w:rFonts w:ascii="Arial" w:hAnsi="Arial" w:cs="Arial"/>
          <w:sz w:val="24"/>
          <w:szCs w:val="24"/>
        </w:rPr>
        <w:t>Data Source(s)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9D476E" w14:paraId="6FAA4F7B" w14:textId="77777777" w:rsidTr="00FD126E">
        <w:trPr>
          <w:trHeight w:hRule="exact" w:val="352"/>
        </w:trPr>
        <w:tc>
          <w:tcPr>
            <w:tcW w:w="1809" w:type="dxa"/>
          </w:tcPr>
          <w:p w14:paraId="2482BDDE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222" w:type="dxa"/>
          </w:tcPr>
          <w:p w14:paraId="46BABEF2" w14:textId="77777777" w:rsidR="009D476E" w:rsidRDefault="009D476E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C26D4" w14:textId="77777777" w:rsidR="009D476E" w:rsidRDefault="009D476E" w:rsidP="00FD126E">
            <w:r>
              <w:t>eCoaching</w:t>
            </w:r>
          </w:p>
        </w:tc>
      </w:tr>
      <w:tr w:rsidR="009D476E" w14:paraId="23693593" w14:textId="77777777" w:rsidTr="00FD126E">
        <w:trPr>
          <w:trHeight w:hRule="exact" w:val="288"/>
        </w:trPr>
        <w:tc>
          <w:tcPr>
            <w:tcW w:w="1809" w:type="dxa"/>
          </w:tcPr>
          <w:p w14:paraId="73B811EC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222" w:type="dxa"/>
          </w:tcPr>
          <w:p w14:paraId="77948ED4" w14:textId="77777777" w:rsidR="009D476E" w:rsidRDefault="009D476E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86436" w14:textId="77777777" w:rsidR="009D476E" w:rsidRDefault="009D476E" w:rsidP="00FD126E">
            <w:r>
              <w:t>Microsoft SQL Server</w:t>
            </w:r>
          </w:p>
        </w:tc>
      </w:tr>
      <w:tr w:rsidR="009D476E" w14:paraId="0E23BFEE" w14:textId="77777777" w:rsidTr="00FD126E">
        <w:trPr>
          <w:trHeight w:hRule="exact" w:val="3205"/>
        </w:trPr>
        <w:tc>
          <w:tcPr>
            <w:tcW w:w="1809" w:type="dxa"/>
          </w:tcPr>
          <w:p w14:paraId="16390699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3222" w:type="dxa"/>
          </w:tcPr>
          <w:p w14:paraId="24BEC5EB" w14:textId="77777777" w:rsidR="009D476E" w:rsidRDefault="009D476E" w:rsidP="00FD126E"/>
        </w:tc>
        <w:tc>
          <w:tcPr>
            <w:tcW w:w="4319" w:type="dxa"/>
          </w:tcPr>
          <w:p w14:paraId="45BB93E6" w14:textId="77777777" w:rsidR="009D476E" w:rsidRPr="0049393F" w:rsidRDefault="009D476E" w:rsidP="00FD126E">
            <w:pPr>
              <w:rPr>
                <w:sz w:val="20"/>
                <w:szCs w:val="20"/>
                <w:rPrChange w:id="226" w:author="Palacherla, Susmitha C" w:date="2022-07-22T14:31:00Z">
                  <w:rPr/>
                </w:rPrChange>
              </w:rPr>
            </w:pPr>
            <w:r w:rsidRPr="0049393F">
              <w:rPr>
                <w:sz w:val="20"/>
                <w:szCs w:val="20"/>
                <w:rPrChange w:id="227" w:author="Palacherla, Susmitha C" w:date="2022-07-22T14:31:00Z">
                  <w:rPr/>
                </w:rPrChange>
              </w:rPr>
              <w:t>Dev: Data Source=UVAADADSQL50CCO;Initial Catalog=eCoachingDev</w:t>
            </w:r>
          </w:p>
          <w:p w14:paraId="4825BBFD" w14:textId="0ADE25B5" w:rsidR="009D476E" w:rsidRDefault="009D476E" w:rsidP="00FD126E">
            <w:pPr>
              <w:rPr>
                <w:ins w:id="228" w:author="Palacherla, Susmitha C" w:date="2022-07-22T14:31:00Z"/>
                <w:sz w:val="20"/>
                <w:szCs w:val="20"/>
              </w:rPr>
            </w:pPr>
            <w:r w:rsidRPr="0049393F">
              <w:rPr>
                <w:sz w:val="20"/>
                <w:szCs w:val="20"/>
                <w:rPrChange w:id="229" w:author="Palacherla, Susmitha C" w:date="2022-07-22T14:31:00Z">
                  <w:rPr/>
                </w:rPrChange>
              </w:rPr>
              <w:t>Sys Test: Data Source=UVAADADSQL52CCO;Initial Catalog=eCoachingTest</w:t>
            </w:r>
          </w:p>
          <w:p w14:paraId="075354D5" w14:textId="79F3CBE8" w:rsidR="0049393F" w:rsidRPr="00E159FC" w:rsidRDefault="0049393F" w:rsidP="0049393F">
            <w:pPr>
              <w:rPr>
                <w:ins w:id="230" w:author="Palacherla, Susmitha C" w:date="2022-07-22T14:31:00Z"/>
                <w:sz w:val="20"/>
                <w:szCs w:val="20"/>
              </w:rPr>
            </w:pPr>
            <w:ins w:id="231" w:author="Palacherla, Susmitha C" w:date="2022-07-22T14:31:00Z">
              <w:r w:rsidRPr="00E159FC">
                <w:rPr>
                  <w:sz w:val="20"/>
                  <w:szCs w:val="20"/>
                </w:rPr>
                <w:t>Sys Test: Data Source=UVAADADSQL52CCO;Initial Catalog=</w:t>
              </w:r>
              <w:proofErr w:type="spellStart"/>
              <w:r w:rsidRPr="00E159FC">
                <w:rPr>
                  <w:sz w:val="20"/>
                  <w:szCs w:val="20"/>
                </w:rPr>
                <w:t>eCoaching</w:t>
              </w:r>
              <w:r>
                <w:rPr>
                  <w:sz w:val="20"/>
                  <w:szCs w:val="20"/>
                </w:rPr>
                <w:t>UAT</w:t>
              </w:r>
              <w:proofErr w:type="spellEnd"/>
            </w:ins>
          </w:p>
          <w:p w14:paraId="07594907" w14:textId="22EA2734" w:rsidR="0049393F" w:rsidRPr="0049393F" w:rsidDel="0049393F" w:rsidRDefault="0049393F" w:rsidP="00FD126E">
            <w:pPr>
              <w:rPr>
                <w:del w:id="232" w:author="Palacherla, Susmitha C" w:date="2022-07-22T14:31:00Z"/>
                <w:sz w:val="20"/>
                <w:szCs w:val="20"/>
                <w:rPrChange w:id="233" w:author="Palacherla, Susmitha C" w:date="2022-07-22T14:31:00Z">
                  <w:rPr>
                    <w:del w:id="234" w:author="Palacherla, Susmitha C" w:date="2022-07-22T14:31:00Z"/>
                  </w:rPr>
                </w:rPrChange>
              </w:rPr>
            </w:pPr>
          </w:p>
          <w:p w14:paraId="6AA9C627" w14:textId="77777777" w:rsidR="009D476E" w:rsidRDefault="009D476E" w:rsidP="00FD126E">
            <w:r w:rsidRPr="0049393F">
              <w:rPr>
                <w:sz w:val="20"/>
                <w:szCs w:val="20"/>
                <w:rPrChange w:id="235" w:author="Palacherla, Susmitha C" w:date="2022-07-22T14:31:00Z">
                  <w:rPr/>
                </w:rPrChange>
              </w:rPr>
              <w:t>Production: Data Source=UVAAPADSQL50CCO;Initial Catalog=eCoaching</w:t>
            </w:r>
          </w:p>
        </w:tc>
      </w:tr>
      <w:tr w:rsidR="009D476E" w14:paraId="39B12186" w14:textId="77777777" w:rsidTr="00FD126E">
        <w:trPr>
          <w:trHeight w:hRule="exact" w:val="288"/>
        </w:trPr>
        <w:tc>
          <w:tcPr>
            <w:tcW w:w="1809" w:type="dxa"/>
          </w:tcPr>
          <w:p w14:paraId="0C86C74F" w14:textId="77777777" w:rsidR="009D476E" w:rsidRPr="005745A6" w:rsidRDefault="009D476E" w:rsidP="00FD126E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3222" w:type="dxa"/>
          </w:tcPr>
          <w:p w14:paraId="2998DDDE" w14:textId="77777777" w:rsidR="009D476E" w:rsidRDefault="009D476E" w:rsidP="00FD126E"/>
        </w:tc>
        <w:tc>
          <w:tcPr>
            <w:tcW w:w="4319" w:type="dxa"/>
          </w:tcPr>
          <w:p w14:paraId="68846204" w14:textId="77777777" w:rsidR="009D476E" w:rsidRDefault="009D476E" w:rsidP="00FD126E">
            <w:r>
              <w:t>Windows Integrated Security</w:t>
            </w:r>
          </w:p>
        </w:tc>
      </w:tr>
    </w:tbl>
    <w:p w14:paraId="52761D3F" w14:textId="77777777" w:rsidR="00D9112F" w:rsidRPr="00D9112F" w:rsidRDefault="00D9112F" w:rsidP="0049393F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pPrChange w:id="236" w:author="Palacherla, Susmitha C" w:date="2022-07-22T14:30:00Z">
          <w:pPr>
            <w:keepNext/>
            <w:keepLines/>
            <w:numPr>
              <w:numId w:val="7"/>
            </w:numPr>
            <w:spacing w:before="480" w:after="0"/>
            <w:ind w:left="420" w:hanging="420"/>
            <w:outlineLvl w:val="0"/>
          </w:pPr>
        </w:pPrChange>
      </w:pPr>
      <w:r w:rsidRPr="00D9112F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D9112F" w:rsidRPr="00D9112F" w14:paraId="6EF86721" w14:textId="77777777" w:rsidTr="00C310C2">
        <w:trPr>
          <w:trHeight w:hRule="exact" w:val="3826"/>
        </w:trPr>
        <w:tc>
          <w:tcPr>
            <w:tcW w:w="1809" w:type="dxa"/>
          </w:tcPr>
          <w:p w14:paraId="184CE6B9" w14:textId="77777777"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Parameters</w:t>
            </w:r>
          </w:p>
        </w:tc>
        <w:tc>
          <w:tcPr>
            <w:tcW w:w="7056" w:type="dxa"/>
          </w:tcPr>
          <w:p w14:paraId="593C077F" w14:textId="0925C567" w:rsidR="00D9112F" w:rsidRPr="00D9112F" w:rsidRDefault="0049393F" w:rsidP="00D9112F">
            <w:ins w:id="237" w:author="Palacherla, Susmitha C" w:date="2022-07-22T14:32:00Z">
              <w:r>
                <w:rPr>
                  <w:noProof/>
                </w:rPr>
                <w:drawing>
                  <wp:inline distT="0" distB="0" distL="0" distR="0" wp14:anchorId="0912AB95" wp14:editId="509F04D2">
                    <wp:extent cx="3118104" cy="1828800"/>
                    <wp:effectExtent l="0" t="0" r="6350" b="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18104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238" w:author="Palacherla, Susmitha C" w:date="2022-07-22T14:32:00Z">
              <w:r w:rsidR="00D9112F" w:rsidDel="0049393F">
                <w:rPr>
                  <w:noProof/>
                </w:rPr>
                <w:drawing>
                  <wp:inline distT="0" distB="0" distL="0" distR="0" wp14:anchorId="3EB62C58" wp14:editId="4598B542">
                    <wp:extent cx="4325112" cy="1828800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25112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D9112F" w:rsidRPr="00D9112F" w14:paraId="1EF83CAB" w14:textId="77777777" w:rsidTr="005B5889">
        <w:trPr>
          <w:trHeight w:hRule="exact" w:val="288"/>
        </w:trPr>
        <w:tc>
          <w:tcPr>
            <w:tcW w:w="1809" w:type="dxa"/>
          </w:tcPr>
          <w:p w14:paraId="4A994E94" w14:textId="77777777"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76686BB0" w14:textId="77777777" w:rsidR="00D9112F" w:rsidRPr="00D9112F" w:rsidRDefault="00D9112F" w:rsidP="00D9112F"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D9112F" w:rsidRPr="00D9112F" w14:paraId="36F48148" w14:textId="77777777" w:rsidTr="00C310C2">
        <w:trPr>
          <w:trHeight w:hRule="exact" w:val="2971"/>
        </w:trPr>
        <w:tc>
          <w:tcPr>
            <w:tcW w:w="1809" w:type="dxa"/>
          </w:tcPr>
          <w:p w14:paraId="343C3E2B" w14:textId="77777777"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0629CD7E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  <w:p w14:paraId="0CBD1466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WarningActiveList</w:t>
            </w:r>
            <w:proofErr w:type="spellEnd"/>
          </w:p>
          <w:p w14:paraId="4CC43451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WarningEmployeeList</w:t>
            </w:r>
            <w:proofErr w:type="spellEnd"/>
          </w:p>
          <w:p w14:paraId="1E17E829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WarningReasonList</w:t>
            </w:r>
            <w:proofErr w:type="spellEnd"/>
          </w:p>
          <w:p w14:paraId="1632337B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del w:id="239" w:author="Palacherla, Susmitha C" w:date="2022-07-22T14:32:00Z">
              <w:r w:rsidDel="0049393F">
                <w:rPr>
                  <w:rFonts w:ascii="Arial" w:hAnsi="Arial" w:cs="Arial"/>
                  <w:color w:val="000000"/>
                  <w:sz w:val="20"/>
                  <w:szCs w:val="20"/>
                </w:rPr>
                <w:delText>Warning</w:delText>
              </w:r>
            </w:del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del w:id="240" w:author="Palacherla, Susmitha C" w:date="2022-07-22T14:32:00Z">
              <w:r w:rsidDel="0049393F">
                <w:rPr>
                  <w:rFonts w:ascii="Arial" w:hAnsi="Arial" w:cs="Arial"/>
                  <w:color w:val="000000"/>
                  <w:sz w:val="20"/>
                  <w:szCs w:val="20"/>
                </w:rPr>
                <w:delText>Warning</w:delText>
              </w:r>
            </w:del>
            <w:r>
              <w:rPr>
                <w:rFonts w:ascii="Arial" w:hAnsi="Arial" w:cs="Arial"/>
                <w:color w:val="000000"/>
                <w:sz w:val="20"/>
                <w:szCs w:val="20"/>
              </w:rPr>
              <w:t>SiteList</w:t>
            </w:r>
            <w:proofErr w:type="spellEnd"/>
          </w:p>
          <w:p w14:paraId="1EEDAD35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WarningStatusList</w:t>
            </w:r>
            <w:proofErr w:type="spellEnd"/>
          </w:p>
          <w:p w14:paraId="1F1A9496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WarningSubReasonList</w:t>
            </w:r>
            <w:proofErr w:type="spellEnd"/>
          </w:p>
          <w:p w14:paraId="59C2F929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DD7C5A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6F85618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00BC8E9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F276597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5712E9E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216384B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97A675E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DC5DFD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tbl>
            <w:tblPr>
              <w:tblW w:w="5000" w:type="pct"/>
              <w:tblCellSpacing w:w="15" w:type="dxa"/>
              <w:tblInd w:w="30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40"/>
            </w:tblGrid>
            <w:tr w:rsidR="00D9112F" w:rsidRPr="00D9112F" w14:paraId="73180901" w14:textId="77777777" w:rsidTr="00C310C2">
              <w:trPr>
                <w:trHeight w:val="990"/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Ind w:w="3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50"/>
                  </w:tblGrid>
                  <w:tr w:rsidR="00D9112F" w:rsidRPr="00D9112F" w14:paraId="5FC85225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14:paraId="4C0E6869" w14:textId="77777777" w:rsidR="00D9112F" w:rsidRPr="00D9112F" w:rsidRDefault="00D9112F" w:rsidP="00D9112F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</w:pPr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/eCoaching/Datasets/</w:t>
                        </w:r>
                        <w:proofErr w:type="spellStart"/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WarningSiteList</w:t>
                        </w:r>
                        <w:proofErr w:type="spellEnd"/>
                      </w:p>
                    </w:tc>
                  </w:tr>
                </w:tbl>
                <w:p w14:paraId="230432A7" w14:textId="77777777" w:rsidR="00D9112F" w:rsidRPr="00D9112F" w:rsidRDefault="00D9112F" w:rsidP="00D9112F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C1E717B" w14:textId="77777777" w:rsidR="00D9112F" w:rsidRPr="00D9112F" w:rsidRDefault="00D9112F" w:rsidP="00D9112F">
            <w:pPr>
              <w:spacing w:after="0" w:line="240" w:lineRule="auto"/>
            </w:pPr>
          </w:p>
        </w:tc>
      </w:tr>
    </w:tbl>
    <w:p w14:paraId="5D107BE6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BA4F8" w14:textId="77777777" w:rsidR="00027929" w:rsidRDefault="00027929" w:rsidP="009F2A51">
      <w:pPr>
        <w:spacing w:after="0" w:line="240" w:lineRule="auto"/>
      </w:pPr>
      <w:r>
        <w:separator/>
      </w:r>
    </w:p>
  </w:endnote>
  <w:endnote w:type="continuationSeparator" w:id="0">
    <w:p w14:paraId="6D505516" w14:textId="77777777" w:rsidR="00027929" w:rsidRDefault="0002792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1621B" w14:textId="77777777" w:rsidR="00AF6B2E" w:rsidRDefault="00AF6B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B3A8A" w14:textId="77777777" w:rsidR="00F800B3" w:rsidRDefault="00F800B3" w:rsidP="00F800B3">
    <w:pPr>
      <w:pStyle w:val="Footertext1"/>
      <w:rPr>
        <w:color w:val="FFFFFF"/>
      </w:rPr>
    </w:pPr>
    <w:r>
      <w:t>This document contains confidential and proprietary information,</w:t>
    </w:r>
  </w:p>
  <w:p w14:paraId="38A18AE9" w14:textId="77777777" w:rsidR="00F800B3" w:rsidRDefault="00F800B3" w:rsidP="00F800B3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285AF120" w14:textId="3DA8DA6E" w:rsidR="00F800B3" w:rsidRPr="000C47F2" w:rsidRDefault="00F800B3" w:rsidP="00F800B3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206343">
      <w:rPr>
        <w:noProof/>
      </w:rPr>
      <w:t>7/22/2022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AF6B2E">
      <w:rPr>
        <w:rStyle w:val="PageNumber"/>
        <w:noProof/>
      </w:rPr>
      <w:t>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AF6B2E">
      <w:rPr>
        <w:rStyle w:val="PageNumber"/>
        <w:noProof/>
      </w:rPr>
      <w:t>28</w:t>
    </w:r>
    <w:r w:rsidRPr="000C47F2">
      <w:rPr>
        <w:rStyle w:val="PageNumber"/>
      </w:rPr>
      <w:fldChar w:fldCharType="end"/>
    </w:r>
  </w:p>
  <w:p w14:paraId="7FFDD453" w14:textId="039F57D1" w:rsidR="007B16D7" w:rsidRDefault="007B16D7" w:rsidP="009D476E">
    <w:pPr>
      <w:pStyle w:val="Footer"/>
      <w:tabs>
        <w:tab w:val="right" w:pos="720"/>
      </w:tabs>
      <w:spacing w:after="0"/>
      <w:jc w:val="center"/>
      <w:rPr>
        <w:rFonts w:ascii="Arial Black" w:hAnsi="Arial Black"/>
        <w:sz w:val="20"/>
      </w:rPr>
    </w:pPr>
    <w:r w:rsidRPr="00D62F04">
      <w:rPr>
        <w:b/>
        <w:sz w:val="18"/>
        <w:szCs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1CFB4" w14:textId="77777777" w:rsidR="00AF6B2E" w:rsidRDefault="00AF6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2D5F7" w14:textId="77777777" w:rsidR="00027929" w:rsidRDefault="00027929" w:rsidP="009F2A51">
      <w:pPr>
        <w:spacing w:after="0" w:line="240" w:lineRule="auto"/>
      </w:pPr>
      <w:r>
        <w:separator/>
      </w:r>
    </w:p>
  </w:footnote>
  <w:footnote w:type="continuationSeparator" w:id="0">
    <w:p w14:paraId="7CA42404" w14:textId="77777777" w:rsidR="00027929" w:rsidRDefault="00027929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833E6" w14:textId="77777777" w:rsidR="00AF6B2E" w:rsidRDefault="00AF6B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48A6B" w14:textId="77777777" w:rsidR="00F800B3" w:rsidRDefault="00F800B3" w:rsidP="00F800B3">
    <w:pPr>
      <w:pStyle w:val="Header"/>
    </w:pPr>
    <w:r>
      <w:t>eCoaching Log System</w:t>
    </w:r>
  </w:p>
  <w:p w14:paraId="095F398A" w14:textId="77777777" w:rsidR="007B16D7" w:rsidRDefault="007B16D7" w:rsidP="00BF6056">
    <w:pPr>
      <w:pStyle w:val="headingstuff"/>
      <w:ind w:left="4320" w:firstLine="720"/>
      <w:jc w:val="right"/>
    </w:pPr>
  </w:p>
  <w:p w14:paraId="252F109E" w14:textId="77777777" w:rsidR="007B16D7" w:rsidRDefault="007B16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6E04A" w14:textId="77777777" w:rsidR="00AF6B2E" w:rsidRDefault="00AF6B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614B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1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5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2646"/>
    <w:rsid w:val="00024AB2"/>
    <w:rsid w:val="00027929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85085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1F5277"/>
    <w:rsid w:val="00206343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64BCF"/>
    <w:rsid w:val="00480072"/>
    <w:rsid w:val="0049254A"/>
    <w:rsid w:val="0049393F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64F2B"/>
    <w:rsid w:val="00774DD0"/>
    <w:rsid w:val="007776F9"/>
    <w:rsid w:val="007829B2"/>
    <w:rsid w:val="00791138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06EC5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87FA7"/>
    <w:rsid w:val="009B0B83"/>
    <w:rsid w:val="009B6F24"/>
    <w:rsid w:val="009C0EBF"/>
    <w:rsid w:val="009C3204"/>
    <w:rsid w:val="009C3E14"/>
    <w:rsid w:val="009C71DF"/>
    <w:rsid w:val="009D3AAF"/>
    <w:rsid w:val="009D476E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AF6B2E"/>
    <w:rsid w:val="00B00F1A"/>
    <w:rsid w:val="00B13830"/>
    <w:rsid w:val="00B146DE"/>
    <w:rsid w:val="00B15619"/>
    <w:rsid w:val="00B17323"/>
    <w:rsid w:val="00B22A0F"/>
    <w:rsid w:val="00B24818"/>
    <w:rsid w:val="00B32AB2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10C2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12F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47F48"/>
    <w:rsid w:val="00F6022E"/>
    <w:rsid w:val="00F800B3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9235ED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D91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F800B3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F800B3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25</Pages>
  <Words>1887</Words>
  <Characters>10758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12620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34</cp:revision>
  <dcterms:created xsi:type="dcterms:W3CDTF">2017-04-18T18:53:00Z</dcterms:created>
  <dcterms:modified xsi:type="dcterms:W3CDTF">2022-07-22T18:33:00Z</dcterms:modified>
</cp:coreProperties>
</file>