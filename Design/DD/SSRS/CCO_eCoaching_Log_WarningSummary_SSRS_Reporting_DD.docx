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91612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1830B949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2040EC08" w14:textId="77777777"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  <w:r>
        <w:rPr>
          <w:rFonts w:ascii="Century Schoolbook" w:hAnsi="Century Schoolbook"/>
        </w:rPr>
        <w:tab/>
      </w:r>
      <w:r>
        <w:rPr>
          <w:b/>
          <w:bCs/>
          <w:noProof/>
          <w:sz w:val="56"/>
          <w:szCs w:val="56"/>
        </w:rPr>
        <w:t xml:space="preserve">               </w:t>
      </w:r>
    </w:p>
    <w:p w14:paraId="75AB9F75" w14:textId="77777777" w:rsidR="00F800B3" w:rsidRDefault="00F800B3" w:rsidP="00F800B3">
      <w:pPr>
        <w:ind w:right="-270"/>
        <w:jc w:val="both"/>
        <w:rPr>
          <w:b/>
          <w:bCs/>
          <w:noProof/>
          <w:sz w:val="56"/>
          <w:szCs w:val="56"/>
        </w:rPr>
      </w:pPr>
    </w:p>
    <w:p w14:paraId="54114051" w14:textId="77777777" w:rsidR="00BF6056" w:rsidRPr="002431EB" w:rsidRDefault="00F800B3" w:rsidP="00F800B3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34DD4429" w14:textId="77777777" w:rsidR="004F7B11" w:rsidRDefault="00FC77E3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Warning</w:t>
      </w:r>
      <w:r w:rsidR="004F7B11">
        <w:rPr>
          <w:rFonts w:ascii="Arial" w:hAnsi="Arial"/>
          <w:b/>
          <w:sz w:val="36"/>
        </w:rPr>
        <w:t xml:space="preserve"> Summary Report</w:t>
      </w:r>
    </w:p>
    <w:p w14:paraId="278C9F7B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58CEE934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4D56096" w14:textId="77777777"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980"/>
        <w:gridCol w:w="1170"/>
        <w:gridCol w:w="6300"/>
      </w:tblGrid>
      <w:tr w:rsidR="00502DC5" w:rsidRPr="00D37C04" w14:paraId="75A054E8" w14:textId="77777777" w:rsidTr="009D476E">
        <w:trPr>
          <w:cantSplit/>
          <w:trHeight w:val="28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8E71529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423A85A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63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6FE5218" w14:textId="77777777"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800B3" w:rsidRPr="00D37C04" w14:paraId="3A5B1D69" w14:textId="77777777" w:rsidTr="009D476E">
        <w:trPr>
          <w:cantSplit/>
          <w:trHeight w:val="348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2E64198" w14:textId="1D258E35" w:rsidR="00F800B3" w:rsidRPr="00D37C04" w:rsidRDefault="00F800B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" w:date="2021-04-19T16:27:00Z">
              <w:r w:rsidDel="009D476E">
                <w:rPr>
                  <w:rFonts w:ascii="Times New Roman" w:hAnsi="Times New Roman"/>
                </w:rPr>
                <w:delText xml:space="preserve">     8/3</w:delText>
              </w:r>
              <w:r w:rsidRPr="009C69BB" w:rsidDel="009D476E">
                <w:rPr>
                  <w:rFonts w:ascii="Times New Roman" w:hAnsi="Times New Roman"/>
                </w:rPr>
                <w:delText>/2020</w:delText>
              </w:r>
            </w:del>
            <w:ins w:id="2" w:author="Palacherla, Susmitha C" w:date="2021-04-19T16:27:00Z">
              <w:r w:rsidR="009D476E">
                <w:rPr>
                  <w:rFonts w:ascii="Times New Roman" w:hAnsi="Times New Roman"/>
                </w:rPr>
                <w:t>4/19/2021</w:t>
              </w:r>
            </w:ins>
          </w:p>
        </w:tc>
        <w:tc>
          <w:tcPr>
            <w:tcW w:w="11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66F1AB0" w14:textId="77777777" w:rsidR="00F800B3" w:rsidRPr="00D37C04" w:rsidRDefault="00F800B3" w:rsidP="00F800B3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63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F5FD42A" w14:textId="0702DEE7" w:rsidR="00F800B3" w:rsidRPr="00D37C04" w:rsidRDefault="009D476E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" w:date="2021-04-19T16:27:00Z">
              <w:r w:rsidRPr="00B459BC">
                <w:t>TFS 20677 -  AD island to AD AWS environment changes</w:t>
              </w:r>
            </w:ins>
            <w:del w:id="4" w:author="Palacherla, Susmitha C" w:date="2021-04-19T16:27:00Z">
              <w:r w:rsidR="00F800B3" w:rsidRPr="009C69BB" w:rsidDel="009D476E">
                <w:rPr>
                  <w:rFonts w:ascii="Times New Roman" w:hAnsi="Times New Roman"/>
                  <w:sz w:val="24"/>
                </w:rPr>
                <w:delText xml:space="preserve">TFS 17716 - Removed company specific references </w:delText>
              </w:r>
            </w:del>
          </w:p>
        </w:tc>
      </w:tr>
    </w:tbl>
    <w:p w14:paraId="548409EE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87DBF8F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C6E111A" wp14:editId="0592F787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722EAACA" wp14:editId="035B02CB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F800B3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3B2AB175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6FE6AD8B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7F9C97BE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5586DF84" wp14:editId="3239A6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57643BE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68B5EE71" wp14:editId="268952B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7D38403A" wp14:editId="7204DEEA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1511A346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60B16056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0FC9AE05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213F213D" w14:textId="77777777" w:rsidTr="00BA755D">
        <w:trPr>
          <w:tblHeader/>
        </w:trPr>
        <w:tc>
          <w:tcPr>
            <w:tcW w:w="1440" w:type="dxa"/>
            <w:shd w:val="solid" w:color="auto" w:fill="000000"/>
          </w:tcPr>
          <w:p w14:paraId="4725A313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09EDDEA8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58382D7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21B024F1" w14:textId="77777777" w:rsidTr="00BA755D">
        <w:tc>
          <w:tcPr>
            <w:tcW w:w="1440" w:type="dxa"/>
          </w:tcPr>
          <w:p w14:paraId="0DEADE4E" w14:textId="77777777"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14:paraId="065F1235" w14:textId="77777777"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14:paraId="084A33C1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14:paraId="353AEEBB" w14:textId="77777777" w:rsidTr="00BA755D">
        <w:tc>
          <w:tcPr>
            <w:tcW w:w="1440" w:type="dxa"/>
          </w:tcPr>
          <w:p w14:paraId="7D86035E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14:paraId="193C3AD7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14:paraId="36AA102A" w14:textId="77777777"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14:paraId="224BF4BF" w14:textId="77777777" w:rsidTr="00BA755D">
        <w:tc>
          <w:tcPr>
            <w:tcW w:w="1440" w:type="dxa"/>
          </w:tcPr>
          <w:p w14:paraId="30E53CBF" w14:textId="77777777"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14:paraId="655849CB" w14:textId="77777777"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WarningEmployeeList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14:paraId="0713EBDB" w14:textId="77777777"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14:paraId="3146F579" w14:textId="77777777" w:rsidTr="001F5277">
        <w:tc>
          <w:tcPr>
            <w:tcW w:w="1440" w:type="dxa"/>
          </w:tcPr>
          <w:p w14:paraId="56F9021A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14:paraId="29D27A8F" w14:textId="77777777" w:rsidR="00502DC5" w:rsidRDefault="00502DC5" w:rsidP="00502DC5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14:paraId="0AB494FF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14:paraId="4CC4B455" w14:textId="77777777"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14:paraId="7150A5A3" w14:textId="77777777" w:rsidTr="00C310C2">
        <w:tc>
          <w:tcPr>
            <w:tcW w:w="1440" w:type="dxa"/>
          </w:tcPr>
          <w:p w14:paraId="0A43FF92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14:paraId="6DB04AFE" w14:textId="77777777" w:rsidR="001F5277" w:rsidRDefault="001F5277" w:rsidP="001F5277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14:paraId="1F39F301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14:paraId="0D2C233D" w14:textId="77777777" w:rsidR="001F5277" w:rsidRPr="00D37C04" w:rsidRDefault="001F5277" w:rsidP="001F527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310C2" w:rsidRPr="00D37C04" w14:paraId="5B8506F1" w14:textId="77777777" w:rsidTr="00BA755D">
        <w:tc>
          <w:tcPr>
            <w:tcW w:w="1440" w:type="dxa"/>
          </w:tcPr>
          <w:p w14:paraId="3DEF4D2F" w14:textId="77777777" w:rsidR="00C310C2" w:rsidRPr="00D37C04" w:rsidRDefault="00C310C2" w:rsidP="00C310C2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14:paraId="2070DE5D" w14:textId="77777777" w:rsidR="00C310C2" w:rsidRPr="00D37C04" w:rsidRDefault="00C310C2" w:rsidP="00C310C2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14:paraId="250F6AE8" w14:textId="77777777" w:rsidR="00C310C2" w:rsidRPr="00D37C04" w:rsidRDefault="00C310C2" w:rsidP="00C310C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30355506" w14:textId="77777777" w:rsidTr="00BA755D">
        <w:tc>
          <w:tcPr>
            <w:tcW w:w="1440" w:type="dxa"/>
          </w:tcPr>
          <w:p w14:paraId="19684264" w14:textId="77777777" w:rsidR="009F2A51" w:rsidRPr="00D37C04" w:rsidRDefault="00764F2B" w:rsidP="00A45C57">
            <w:pPr>
              <w:pStyle w:val="hdr1"/>
              <w:ind w:left="0"/>
              <w:jc w:val="left"/>
            </w:pPr>
            <w:r>
              <w:t>03/24/2020</w:t>
            </w:r>
          </w:p>
        </w:tc>
        <w:tc>
          <w:tcPr>
            <w:tcW w:w="5238" w:type="dxa"/>
          </w:tcPr>
          <w:p w14:paraId="4FC7ACF3" w14:textId="77777777" w:rsidR="009F2A51" w:rsidRPr="00D37C04" w:rsidRDefault="00764F2B" w:rsidP="00A45C57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r>
              <w:rPr>
                <w:rFonts w:ascii="Times New Roman (PCL6)" w:hAnsi="Times New Roman (PCL6)"/>
              </w:rPr>
              <w:t xml:space="preserve">16855 – Allow </w:t>
            </w:r>
            <w:proofErr w:type="spellStart"/>
            <w:r>
              <w:rPr>
                <w:rFonts w:ascii="Times New Roman (PCL6)" w:hAnsi="Times New Roman (PCL6)"/>
              </w:rPr>
              <w:t>csrs</w:t>
            </w:r>
            <w:proofErr w:type="spellEnd"/>
            <w:r>
              <w:rPr>
                <w:rFonts w:ascii="Times New Roman (PCL6)" w:hAnsi="Times New Roman (PCL6)"/>
              </w:rPr>
              <w:t xml:space="preserve"> to add comments to warning logs</w:t>
            </w:r>
          </w:p>
        </w:tc>
        <w:tc>
          <w:tcPr>
            <w:tcW w:w="2790" w:type="dxa"/>
          </w:tcPr>
          <w:p w14:paraId="3A42D014" w14:textId="77777777" w:rsidR="009F2A51" w:rsidRPr="00D37C04" w:rsidRDefault="00764F2B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14:paraId="41B783DA" w14:textId="77777777" w:rsidTr="00BA755D">
        <w:tc>
          <w:tcPr>
            <w:tcW w:w="1440" w:type="dxa"/>
          </w:tcPr>
          <w:p w14:paraId="090BA525" w14:textId="77777777" w:rsidR="009F2A51" w:rsidRPr="00D37C04" w:rsidRDefault="00F800B3" w:rsidP="00F800B3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1ECB2761" w14:textId="77777777" w:rsidR="009F2A51" w:rsidRPr="00D37C04" w:rsidRDefault="00F800B3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72B26AC9" w14:textId="77777777" w:rsidR="009F2A51" w:rsidRPr="00D37C04" w:rsidRDefault="00F800B3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D476E" w:rsidRPr="00D37C04" w14:paraId="21BF64CB" w14:textId="77777777" w:rsidTr="00BA755D">
        <w:tc>
          <w:tcPr>
            <w:tcW w:w="1440" w:type="dxa"/>
          </w:tcPr>
          <w:p w14:paraId="384A0C26" w14:textId="4F3F45D9" w:rsidR="009D476E" w:rsidRDefault="009D476E" w:rsidP="009D476E">
            <w:pPr>
              <w:pStyle w:val="hdr1"/>
              <w:ind w:left="0"/>
              <w:jc w:val="left"/>
            </w:pPr>
            <w:ins w:id="5" w:author="Palacherla, Susmitha C" w:date="2021-04-19T16:27:00Z">
              <w:r>
                <w:t>4/19/2021</w:t>
              </w:r>
            </w:ins>
          </w:p>
        </w:tc>
        <w:tc>
          <w:tcPr>
            <w:tcW w:w="5238" w:type="dxa"/>
          </w:tcPr>
          <w:p w14:paraId="0BC0F25D" w14:textId="496767CE" w:rsidR="009D476E" w:rsidRPr="0076278D" w:rsidRDefault="009D476E" w:rsidP="009D476E">
            <w:pPr>
              <w:ind w:right="-270"/>
              <w:rPr>
                <w:rFonts w:ascii="Times New Roman (PCL6)" w:hAnsi="Times New Roman (PCL6)"/>
              </w:rPr>
            </w:pPr>
            <w:ins w:id="6" w:author="Palacherla, Susmitha C" w:date="2021-04-19T16:27:00Z">
              <w:r w:rsidRPr="00B459BC"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041E8420" w14:textId="1F0618BD" w:rsidR="009D476E" w:rsidRDefault="009D476E" w:rsidP="009D476E">
            <w:pPr>
              <w:pStyle w:val="hdr1"/>
              <w:ind w:left="0"/>
              <w:jc w:val="left"/>
            </w:pPr>
            <w:ins w:id="7" w:author="Palacherla, Susmitha C" w:date="2021-04-19T16:27:00Z">
              <w:r>
                <w:t>Susmitha Palacherla</w:t>
              </w:r>
            </w:ins>
          </w:p>
        </w:tc>
      </w:tr>
      <w:tr w:rsidR="00425565" w:rsidRPr="00D37C04" w14:paraId="23300D73" w14:textId="77777777" w:rsidTr="00BA755D">
        <w:tc>
          <w:tcPr>
            <w:tcW w:w="1440" w:type="dxa"/>
          </w:tcPr>
          <w:p w14:paraId="468A76D1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48FD1D2C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154F461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D4AA464" w14:textId="77777777" w:rsidTr="00BA755D">
        <w:tc>
          <w:tcPr>
            <w:tcW w:w="1440" w:type="dxa"/>
          </w:tcPr>
          <w:p w14:paraId="0580B0F3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35110849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6977A03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E0464D2" w14:textId="77777777" w:rsidTr="00BA755D">
        <w:tc>
          <w:tcPr>
            <w:tcW w:w="1440" w:type="dxa"/>
          </w:tcPr>
          <w:p w14:paraId="23916992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1C8BC65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9445883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599C8DDA" w14:textId="77777777" w:rsidR="009F2A51" w:rsidRPr="002431EB" w:rsidRDefault="009F2A51" w:rsidP="009F2A51">
      <w:pPr>
        <w:pStyle w:val="BodyText"/>
      </w:pPr>
    </w:p>
    <w:p w14:paraId="65FABB8F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p w14:paraId="5EFA5535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4A3C08C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1EA315" w14:textId="77777777" w:rsidR="00BA755D" w:rsidRDefault="00BA755D">
          <w:pPr>
            <w:pStyle w:val="TOCHeading"/>
          </w:pPr>
          <w:r>
            <w:t>Contents</w:t>
          </w:r>
        </w:p>
        <w:p w14:paraId="07634FDF" w14:textId="77777777"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7FBDF6E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4B72207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0A140AE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253B40C2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D301B61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9974E53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6CA4AA2E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421935C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71EF296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94D26E2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3FD95D08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10D2C6D6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122CBCC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2EF11299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716347FB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08CD49B5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469154A2" w14:textId="77777777" w:rsidR="00502DC5" w:rsidRDefault="00987FA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14:paraId="5068A750" w14:textId="77777777"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14:paraId="59E78772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2440306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634B228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EA36C1E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6E778E97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BA632EF" w14:textId="77777777"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31FCF33C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9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9"/>
    </w:p>
    <w:p w14:paraId="500C1ABD" w14:textId="77777777"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14:paraId="7B6AAB9C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10"/>
    </w:p>
    <w:p w14:paraId="46466F8A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1731E251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6FC40774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14:paraId="4E5ED8AA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27AABE69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5C579504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11"/>
    </w:p>
    <w:p w14:paraId="26FC903F" w14:textId="77777777"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FE89BF0" wp14:editId="59B31370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99E7" w14:textId="77777777" w:rsidR="006F6E8A" w:rsidRDefault="006F6E8A" w:rsidP="006F6E8A"/>
    <w:p w14:paraId="43BB04AA" w14:textId="77777777" w:rsidR="000D0353" w:rsidRDefault="000D0353" w:rsidP="006F6E8A"/>
    <w:p w14:paraId="78AECE1D" w14:textId="77777777" w:rsidR="00FC77E3" w:rsidRDefault="00FC77E3" w:rsidP="006F6E8A"/>
    <w:p w14:paraId="65261F00" w14:textId="77777777" w:rsidR="000D0353" w:rsidRDefault="000D0353" w:rsidP="006F6E8A"/>
    <w:p w14:paraId="02803592" w14:textId="77777777"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74F778CD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0B93CB1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3FE36C9B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2CA3DB5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73AE1747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78BFE66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75E714F9" w14:textId="77777777" w:rsidTr="000D0353">
        <w:tc>
          <w:tcPr>
            <w:tcW w:w="1621" w:type="dxa"/>
          </w:tcPr>
          <w:p w14:paraId="54E239E5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05D3F5EA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2F8DBED1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BDE233A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43FA56F7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5EC4FAA6" w14:textId="77777777" w:rsidTr="000D0353">
        <w:tc>
          <w:tcPr>
            <w:tcW w:w="1621" w:type="dxa"/>
          </w:tcPr>
          <w:p w14:paraId="3D1C8D18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0B5D9648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205B035A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5E9C5A34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2F3D53CF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08D8A7C0" w14:textId="77777777" w:rsidTr="000D0353">
        <w:tc>
          <w:tcPr>
            <w:tcW w:w="1621" w:type="dxa"/>
          </w:tcPr>
          <w:p w14:paraId="45D092F6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6DA2CD58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19AC8AFA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0B5C62C7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2462A7B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03266E7B" w14:textId="77777777" w:rsidTr="000D0353">
        <w:tc>
          <w:tcPr>
            <w:tcW w:w="1621" w:type="dxa"/>
          </w:tcPr>
          <w:p w14:paraId="7AA815FC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1D606F51" w14:textId="77777777" w:rsidR="000D0353" w:rsidRDefault="00C310C2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179B3931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38EDBA35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30D5FF1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7830ABBD" w14:textId="77777777" w:rsidTr="000D0353">
        <w:tc>
          <w:tcPr>
            <w:tcW w:w="1621" w:type="dxa"/>
          </w:tcPr>
          <w:p w14:paraId="7469148F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E46B4C6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79920663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20C0AE8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30B6BBA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3B709C72" w14:textId="77777777" w:rsidTr="000D0353">
        <w:tc>
          <w:tcPr>
            <w:tcW w:w="1621" w:type="dxa"/>
          </w:tcPr>
          <w:p w14:paraId="7E396472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7ACF741A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03A6120B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150EE892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7FCE1D5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397A38AE" w14:textId="77777777" w:rsidTr="000D0353">
        <w:tc>
          <w:tcPr>
            <w:tcW w:w="1621" w:type="dxa"/>
          </w:tcPr>
          <w:p w14:paraId="6A2E82D3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155DC873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49DF978D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21C5E9C5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40A5F379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7B13F950" w14:textId="77777777" w:rsidTr="000D0353">
        <w:tc>
          <w:tcPr>
            <w:tcW w:w="1621" w:type="dxa"/>
          </w:tcPr>
          <w:p w14:paraId="20DD4F3E" w14:textId="77777777" w:rsidR="00286D7F" w:rsidRDefault="00286D7F">
            <w:pPr>
              <w:spacing w:after="0" w:line="240" w:lineRule="auto"/>
            </w:pPr>
            <w:proofErr w:type="spellStart"/>
            <w:r>
              <w:t>int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14:paraId="6535C3CE" w14:textId="77777777"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14:paraId="5AA59E36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1EB3586F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6154537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64A4FFBF" w14:textId="77777777" w:rsidTr="000D0353">
        <w:tc>
          <w:tcPr>
            <w:tcW w:w="1621" w:type="dxa"/>
          </w:tcPr>
          <w:p w14:paraId="48506B85" w14:textId="77777777" w:rsidR="00286D7F" w:rsidRDefault="00286D7F">
            <w:pPr>
              <w:spacing w:after="0" w:line="240" w:lineRule="auto"/>
            </w:pPr>
            <w:proofErr w:type="spellStart"/>
            <w:r>
              <w:t>intsub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14:paraId="5039B817" w14:textId="77777777"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51581DFA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3C82CE92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013B8D36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28F425E5" w14:textId="77777777" w:rsidR="006F6E8A" w:rsidRDefault="006F6E8A" w:rsidP="006F6E8A"/>
    <w:p w14:paraId="395E8986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523134445"/>
      <w:r>
        <w:rPr>
          <w:rFonts w:ascii="Arial" w:hAnsi="Arial" w:cs="Arial"/>
          <w:sz w:val="24"/>
          <w:szCs w:val="24"/>
        </w:rPr>
        <w:t>Report Datasets</w:t>
      </w:r>
      <w:bookmarkEnd w:id="12"/>
    </w:p>
    <w:p w14:paraId="7ACEB085" w14:textId="77777777"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3" w:name="_Toc523134446"/>
      <w:proofErr w:type="spellStart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3"/>
      <w:proofErr w:type="spellEnd"/>
    </w:p>
    <w:p w14:paraId="6656CC29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14:paraId="2AE325D3" w14:textId="77777777" w:rsidR="007B16D7" w:rsidRDefault="007B16D7" w:rsidP="006F6E8A">
      <w:r>
        <w:t>Query:</w:t>
      </w:r>
    </w:p>
    <w:p w14:paraId="672EDCD4" w14:textId="77777777" w:rsidR="00FC77E3" w:rsidRDefault="00FC77E3" w:rsidP="006F6E8A">
      <w:r>
        <w:rPr>
          <w:noProof/>
        </w:rPr>
        <w:lastRenderedPageBreak/>
        <w:drawing>
          <wp:inline distT="0" distB="0" distL="0" distR="0" wp14:anchorId="45FD93F1" wp14:editId="2C215FBD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8E4E" w14:textId="77777777" w:rsidR="007B16D7" w:rsidRDefault="007B16D7" w:rsidP="006F6E8A"/>
    <w:p w14:paraId="5A91FF48" w14:textId="77777777" w:rsidR="007B16D7" w:rsidRDefault="007B16D7" w:rsidP="006F6E8A"/>
    <w:p w14:paraId="2DFB48CC" w14:textId="77777777" w:rsidR="007B16D7" w:rsidRDefault="007B16D7" w:rsidP="006F6E8A">
      <w:r>
        <w:t>Fields:</w:t>
      </w:r>
    </w:p>
    <w:p w14:paraId="1C247335" w14:textId="77777777" w:rsidR="007B16D7" w:rsidRDefault="00764F2B" w:rsidP="006F6E8A">
      <w:r w:rsidRPr="00764F2B">
        <w:rPr>
          <w:noProof/>
        </w:rPr>
        <w:lastRenderedPageBreak/>
        <w:t xml:space="preserve"> </w:t>
      </w:r>
      <w:r>
        <w:rPr>
          <w:noProof/>
        </w:rPr>
        <w:lastRenderedPageBreak/>
        <w:drawing>
          <wp:inline distT="0" distB="0" distL="0" distR="0" wp14:anchorId="1762B1AD" wp14:editId="4046EF6C">
            <wp:extent cx="5943600" cy="7975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7B77" w14:textId="77777777" w:rsidR="00FC77E3" w:rsidRDefault="00764F2B" w:rsidP="006F6E8A">
      <w:r w:rsidRPr="00764F2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5BD733" wp14:editId="6A5BBEFA">
            <wp:extent cx="5943600" cy="2719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5B72" w14:textId="77777777" w:rsidR="007B16D7" w:rsidRDefault="007B16D7" w:rsidP="006F6E8A"/>
    <w:p w14:paraId="2A7E0EBD" w14:textId="77777777" w:rsidR="007B16D7" w:rsidRDefault="007B16D7" w:rsidP="006F6E8A"/>
    <w:p w14:paraId="410838D5" w14:textId="77777777" w:rsidR="007B16D7" w:rsidRDefault="007B16D7" w:rsidP="006F6E8A"/>
    <w:p w14:paraId="73792ADA" w14:textId="77777777" w:rsidR="007B16D7" w:rsidRDefault="007B16D7" w:rsidP="006F6E8A"/>
    <w:p w14:paraId="0A6DE77B" w14:textId="77777777" w:rsidR="007B16D7" w:rsidRDefault="007B16D7" w:rsidP="006F6E8A"/>
    <w:p w14:paraId="35561DF2" w14:textId="77777777" w:rsidR="007B16D7" w:rsidRDefault="007B16D7" w:rsidP="006F6E8A"/>
    <w:p w14:paraId="43C79299" w14:textId="77777777" w:rsidR="007B16D7" w:rsidRDefault="007B16D7" w:rsidP="006F6E8A"/>
    <w:p w14:paraId="5A4FCE93" w14:textId="77777777" w:rsidR="00764F2B" w:rsidRDefault="00764F2B" w:rsidP="006F6E8A"/>
    <w:p w14:paraId="42B4B2D2" w14:textId="77777777" w:rsidR="00764F2B" w:rsidRDefault="00764F2B" w:rsidP="006F6E8A"/>
    <w:p w14:paraId="293CFED4" w14:textId="77777777" w:rsidR="00764F2B" w:rsidRDefault="00764F2B" w:rsidP="006F6E8A"/>
    <w:p w14:paraId="2408CB02" w14:textId="77777777" w:rsidR="00764F2B" w:rsidRDefault="00764F2B" w:rsidP="006F6E8A"/>
    <w:p w14:paraId="0060C3DA" w14:textId="77777777" w:rsidR="00764F2B" w:rsidRDefault="00764F2B" w:rsidP="006F6E8A"/>
    <w:p w14:paraId="1B46378C" w14:textId="77777777" w:rsidR="00764F2B" w:rsidRDefault="00764F2B" w:rsidP="006F6E8A"/>
    <w:p w14:paraId="6FCDB5EC" w14:textId="77777777" w:rsidR="007B16D7" w:rsidRDefault="007B16D7" w:rsidP="006F6E8A"/>
    <w:p w14:paraId="41C91293" w14:textId="77777777" w:rsidR="006F6E8A" w:rsidRDefault="006F6E8A" w:rsidP="006F6E8A">
      <w:r>
        <w:lastRenderedPageBreak/>
        <w:t>Parameters:</w:t>
      </w:r>
    </w:p>
    <w:p w14:paraId="59DA6459" w14:textId="77777777"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CBA7BF9" wp14:editId="7932E2A9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8718" w14:textId="77777777"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14:paraId="3B73789D" w14:textId="77777777"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14:paraId="57E6F128" w14:textId="77777777"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14:paraId="51BE685E" w14:textId="77777777"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14:paraId="10B6BA04" w14:textId="77777777" w:rsidR="00764F2B" w:rsidRDefault="00764F2B" w:rsidP="00AF16F3">
      <w:pPr>
        <w:rPr>
          <w:rFonts w:ascii="Arial" w:hAnsi="Arial" w:cs="Arial"/>
          <w:b/>
          <w:sz w:val="20"/>
          <w:szCs w:val="20"/>
        </w:rPr>
      </w:pPr>
    </w:p>
    <w:p w14:paraId="4D0AD317" w14:textId="77777777"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14:paraId="3350F691" w14:textId="77777777"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14:paraId="440FF104" w14:textId="77777777"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4" w:name="_Toc523134447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lastRenderedPageBreak/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ReasonRef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4"/>
    </w:p>
    <w:p w14:paraId="329E0636" w14:textId="77777777" w:rsidR="00233EA6" w:rsidRDefault="007B16D7" w:rsidP="00233EA6">
      <w:r>
        <w:t>Query:</w:t>
      </w:r>
    </w:p>
    <w:p w14:paraId="736124B3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70C9D41F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09DB9516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47F32F2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5764D3EB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5222B5A9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18A005B0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4E06FCFD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D245DC2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772DD23C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14:paraId="33E74441" w14:textId="77777777" w:rsidR="007B16D7" w:rsidRDefault="007B16D7" w:rsidP="00E365E3">
      <w:r>
        <w:t>Fields:</w:t>
      </w:r>
    </w:p>
    <w:p w14:paraId="4A324036" w14:textId="77777777" w:rsidR="007B16D7" w:rsidRDefault="007B16D7" w:rsidP="00233EA6">
      <w:r>
        <w:rPr>
          <w:noProof/>
        </w:rPr>
        <w:drawing>
          <wp:inline distT="0" distB="0" distL="0" distR="0" wp14:anchorId="302E5A1E" wp14:editId="7D43F9F3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637" w14:textId="77777777" w:rsidR="007B16D7" w:rsidRDefault="007B16D7" w:rsidP="00233EA6"/>
    <w:p w14:paraId="2B50635B" w14:textId="77777777" w:rsidR="00233EA6" w:rsidRDefault="00233EA6" w:rsidP="00233EA6">
      <w:r>
        <w:t>Parameters:</w:t>
      </w:r>
    </w:p>
    <w:p w14:paraId="46005673" w14:textId="77777777" w:rsidR="007B16D7" w:rsidRDefault="007B16D7" w:rsidP="00233EA6"/>
    <w:p w14:paraId="1601630E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33D8E34D" wp14:editId="2294DCE9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B6E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4D260F68" w14:textId="77777777"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5" w:name="_Toc523134448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EmployeeRef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5"/>
    </w:p>
    <w:p w14:paraId="4829D775" w14:textId="77777777" w:rsidR="00F06D56" w:rsidRDefault="00F06D56" w:rsidP="00F06D56">
      <w:r>
        <w:t>Query:</w:t>
      </w:r>
    </w:p>
    <w:p w14:paraId="083B72B5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3EBAB9D" wp14:editId="43237F20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3D01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9AD327E" w14:textId="77777777"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476F19B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14:paraId="321F7504" w14:textId="77777777" w:rsidR="00F06D56" w:rsidRDefault="00F06D56" w:rsidP="00E365E3">
      <w:r>
        <w:t>Fields:</w:t>
      </w:r>
    </w:p>
    <w:p w14:paraId="7BD8ECA5" w14:textId="77777777" w:rsidR="00F06D56" w:rsidRDefault="00F06D56" w:rsidP="00F06D56">
      <w:r>
        <w:rPr>
          <w:noProof/>
        </w:rPr>
        <w:drawing>
          <wp:inline distT="0" distB="0" distL="0" distR="0" wp14:anchorId="43D0C757" wp14:editId="3B7C30D8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801C" w14:textId="77777777" w:rsidR="00F06D56" w:rsidRDefault="00F06D56" w:rsidP="00F06D56"/>
    <w:p w14:paraId="0A6E89EB" w14:textId="77777777" w:rsidR="00F06D56" w:rsidRDefault="00F06D56" w:rsidP="00F06D56">
      <w:r>
        <w:t>Parameters:</w:t>
      </w:r>
    </w:p>
    <w:p w14:paraId="4DADA462" w14:textId="77777777" w:rsidR="00F06D56" w:rsidRDefault="00F06D56" w:rsidP="00F06D56"/>
    <w:p w14:paraId="19881D4B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266A98F3" wp14:editId="627A6AE2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9FC" w14:textId="77777777" w:rsidR="00F06D56" w:rsidRDefault="00F06D56" w:rsidP="00F06D56"/>
    <w:p w14:paraId="2F3243D1" w14:textId="77777777"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6" w:name="_Toc523134449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ModuleRef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ModuleList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>)</w:t>
      </w:r>
      <w:bookmarkEnd w:id="16"/>
    </w:p>
    <w:p w14:paraId="36607667" w14:textId="77777777" w:rsidR="007935E3" w:rsidRDefault="007935E3" w:rsidP="007935E3">
      <w:r>
        <w:t>Query:</w:t>
      </w:r>
    </w:p>
    <w:p w14:paraId="2DAB2037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0D633A52" wp14:editId="32C10394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18FFACCF" w14:textId="77777777" w:rsidR="007935E3" w:rsidRDefault="007935E3" w:rsidP="007935E3">
      <w:r>
        <w:rPr>
          <w:noProof/>
        </w:rPr>
        <w:drawing>
          <wp:inline distT="0" distB="0" distL="0" distR="0" wp14:anchorId="31B3098D" wp14:editId="3C823652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7F9" w14:textId="77777777" w:rsidR="007935E3" w:rsidRDefault="007935E3" w:rsidP="007935E3"/>
    <w:p w14:paraId="2E911CD5" w14:textId="77777777" w:rsidR="007935E3" w:rsidRDefault="007935E3" w:rsidP="007935E3">
      <w:r>
        <w:t>Parameters:</w:t>
      </w:r>
    </w:p>
    <w:p w14:paraId="100BD4E6" w14:textId="77777777" w:rsidR="007935E3" w:rsidRDefault="007935E3" w:rsidP="007935E3"/>
    <w:p w14:paraId="30F333E7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A6AC84B" wp14:editId="1D92E3A7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EF2B" w14:textId="77777777" w:rsidR="00F06D56" w:rsidRDefault="00F06D56" w:rsidP="00233EA6"/>
    <w:p w14:paraId="0D56450D" w14:textId="77777777"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7" w:name="_Toc523134450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7"/>
    </w:p>
    <w:p w14:paraId="41A3C416" w14:textId="77777777" w:rsidR="007935E3" w:rsidRDefault="007935E3" w:rsidP="007935E3">
      <w:r>
        <w:t>Query:</w:t>
      </w:r>
    </w:p>
    <w:p w14:paraId="42A65AF5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02FC301D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1FCE8A79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51A317CE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78D50E21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208BEF18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33601CCC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093D96FA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1AD5B8A2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1418E11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197FF8B7" w14:textId="77777777"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5D753149" w14:textId="77777777" w:rsidR="007935E3" w:rsidRDefault="007935E3" w:rsidP="00E365E3">
      <w:r>
        <w:t>Fields:</w:t>
      </w:r>
    </w:p>
    <w:p w14:paraId="73F0AF2F" w14:textId="77777777" w:rsidR="007935E3" w:rsidRDefault="007935E3" w:rsidP="007935E3">
      <w:r>
        <w:rPr>
          <w:noProof/>
        </w:rPr>
        <w:drawing>
          <wp:inline distT="0" distB="0" distL="0" distR="0" wp14:anchorId="2734418E" wp14:editId="1AC3ADCB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CF7" w14:textId="77777777" w:rsidR="007935E3" w:rsidRDefault="007935E3" w:rsidP="007935E3"/>
    <w:p w14:paraId="3295D957" w14:textId="77777777" w:rsidR="007935E3" w:rsidRDefault="007935E3" w:rsidP="007935E3">
      <w:r>
        <w:t>Parameters:</w:t>
      </w:r>
    </w:p>
    <w:p w14:paraId="39BFB0F4" w14:textId="77777777" w:rsidR="007935E3" w:rsidRDefault="007935E3" w:rsidP="007935E3"/>
    <w:p w14:paraId="09F44C06" w14:textId="77777777" w:rsidR="007935E3" w:rsidRDefault="007935E3" w:rsidP="007935E3">
      <w:r>
        <w:rPr>
          <w:noProof/>
        </w:rPr>
        <w:drawing>
          <wp:inline distT="0" distB="0" distL="0" distR="0" wp14:anchorId="5FEF09FA" wp14:editId="705EB5BA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B50" w14:textId="77777777" w:rsidR="007935E3" w:rsidRDefault="007935E3" w:rsidP="00233EA6"/>
    <w:p w14:paraId="532B918D" w14:textId="77777777"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8" w:name="_Toc523134451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8"/>
    </w:p>
    <w:p w14:paraId="497BA0DE" w14:textId="77777777" w:rsidR="007935E3" w:rsidRDefault="007935E3" w:rsidP="007935E3">
      <w:r>
        <w:t>Query:</w:t>
      </w:r>
    </w:p>
    <w:p w14:paraId="26D74BE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2C879BEF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6975F072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6C963056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58C934CC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39FB6321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7C16CDD7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11E39DAE" w14:textId="77777777"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6424D754" w14:textId="77777777"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7465976A" w14:textId="77777777" w:rsidR="007935E3" w:rsidRDefault="007935E3" w:rsidP="00E365E3">
      <w:r>
        <w:t>Fields:</w:t>
      </w:r>
    </w:p>
    <w:p w14:paraId="786EBEE8" w14:textId="77777777" w:rsidR="007935E3" w:rsidRDefault="007935E3" w:rsidP="007935E3">
      <w:r>
        <w:rPr>
          <w:noProof/>
        </w:rPr>
        <w:drawing>
          <wp:inline distT="0" distB="0" distL="0" distR="0" wp14:anchorId="7C6E8EB6" wp14:editId="3865DCEB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BECB" w14:textId="77777777" w:rsidR="007935E3" w:rsidRDefault="007935E3" w:rsidP="007935E3"/>
    <w:p w14:paraId="240A5CF8" w14:textId="77777777" w:rsidR="007935E3" w:rsidRDefault="007935E3" w:rsidP="007935E3">
      <w:r>
        <w:t>Parameters:</w:t>
      </w:r>
    </w:p>
    <w:p w14:paraId="3C9D6D29" w14:textId="77777777" w:rsidR="007935E3" w:rsidRDefault="007935E3" w:rsidP="007935E3"/>
    <w:p w14:paraId="7E719A47" w14:textId="77777777" w:rsidR="007935E3" w:rsidRDefault="00E365E3" w:rsidP="007935E3">
      <w:r>
        <w:rPr>
          <w:noProof/>
        </w:rPr>
        <w:lastRenderedPageBreak/>
        <w:drawing>
          <wp:inline distT="0" distB="0" distL="0" distR="0" wp14:anchorId="36D90681" wp14:editId="3EDB4241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492" w14:textId="77777777"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19" w:name="_Toc523134452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19"/>
    </w:p>
    <w:p w14:paraId="00A88BC5" w14:textId="77777777" w:rsidR="007935E3" w:rsidRDefault="007935E3" w:rsidP="007935E3">
      <w:r>
        <w:t>Query:</w:t>
      </w:r>
    </w:p>
    <w:p w14:paraId="5D06B92A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5FA6DBA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53506C55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4F58EB12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213EE47D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04D045D0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14:paraId="4512EB18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14:paraId="01D1C9D8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83919F1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71A50E6A" w14:textId="77777777"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6426DD82" w14:textId="77777777"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420CBEBC" w14:textId="77777777" w:rsidR="007935E3" w:rsidRDefault="007935E3" w:rsidP="007935E3">
      <w:r>
        <w:t>Fields:</w:t>
      </w:r>
    </w:p>
    <w:p w14:paraId="7DFE0B75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7C8984B6" wp14:editId="42B536C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D8E" w14:textId="77777777" w:rsidR="007935E3" w:rsidRDefault="007935E3" w:rsidP="007935E3"/>
    <w:p w14:paraId="2DE5326A" w14:textId="77777777" w:rsidR="007935E3" w:rsidRDefault="007935E3" w:rsidP="007935E3">
      <w:r>
        <w:t>Parameters:</w:t>
      </w:r>
    </w:p>
    <w:p w14:paraId="4CCBDE54" w14:textId="77777777" w:rsidR="007935E3" w:rsidRDefault="007935E3" w:rsidP="007935E3"/>
    <w:p w14:paraId="441D23D8" w14:textId="77777777" w:rsidR="007935E3" w:rsidRDefault="007935E3" w:rsidP="007935E3">
      <w:r>
        <w:rPr>
          <w:noProof/>
        </w:rPr>
        <w:drawing>
          <wp:inline distT="0" distB="0" distL="0" distR="0" wp14:anchorId="3D04138A" wp14:editId="606E7065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DB74" w14:textId="77777777" w:rsidR="007935E3" w:rsidRDefault="007935E3" w:rsidP="00233EA6"/>
    <w:p w14:paraId="4893BDA4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0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20"/>
    </w:p>
    <w:p w14:paraId="66DF27E0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A099A6A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7D758668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20B242F0" w14:textId="77777777"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14:paraId="4F38BC78" w14:textId="77777777" w:rsidTr="00436BEB">
        <w:tc>
          <w:tcPr>
            <w:tcW w:w="1098" w:type="dxa"/>
          </w:tcPr>
          <w:p w14:paraId="71BEAE1A" w14:textId="77777777"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14:paraId="3B2A0F23" w14:textId="77777777"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14:paraId="57937693" w14:textId="77777777"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C310C2" w:rsidRPr="001530FE" w14:paraId="041B41AB" w14:textId="77777777" w:rsidTr="00764F2B">
        <w:tc>
          <w:tcPr>
            <w:tcW w:w="1098" w:type="dxa"/>
          </w:tcPr>
          <w:p w14:paraId="4EA323FB" w14:textId="77777777"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</w:tcPr>
          <w:p w14:paraId="63A82C99" w14:textId="77777777" w:rsidR="00C310C2" w:rsidRPr="001530FE" w:rsidRDefault="00C310C2" w:rsidP="00C310C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3609" w:type="dxa"/>
          </w:tcPr>
          <w:p w14:paraId="45C3D04F" w14:textId="77777777"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the log was submitted in</w:t>
            </w:r>
          </w:p>
        </w:tc>
      </w:tr>
      <w:tr w:rsidR="00C310C2" w:rsidRPr="001530FE" w14:paraId="1B3823F9" w14:textId="77777777" w:rsidTr="00764F2B">
        <w:tc>
          <w:tcPr>
            <w:tcW w:w="1098" w:type="dxa"/>
          </w:tcPr>
          <w:p w14:paraId="24B2DDDE" w14:textId="77777777"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</w:tcPr>
          <w:p w14:paraId="7CF64F95" w14:textId="77777777" w:rsidR="00C310C2" w:rsidRPr="001530FE" w:rsidRDefault="00C310C2" w:rsidP="00C310C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3609" w:type="dxa"/>
          </w:tcPr>
          <w:p w14:paraId="10580157" w14:textId="77777777"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Employee Level(Module)</w:t>
            </w:r>
          </w:p>
        </w:tc>
      </w:tr>
      <w:tr w:rsidR="00436BEB" w:rsidRPr="001530FE" w14:paraId="1BAF198D" w14:textId="77777777" w:rsidTr="00436BEB">
        <w:tc>
          <w:tcPr>
            <w:tcW w:w="1098" w:type="dxa"/>
          </w:tcPr>
          <w:p w14:paraId="53C8D83B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14:paraId="5B1C21EE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14:paraId="614E80C6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14:paraId="0E8860F3" w14:textId="77777777" w:rsidTr="00436BEB">
        <w:tc>
          <w:tcPr>
            <w:tcW w:w="1098" w:type="dxa"/>
          </w:tcPr>
          <w:p w14:paraId="27740619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14:paraId="291AB8B0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14:paraId="012BF5FB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14:paraId="1F7E163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F7B0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9DCC2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70169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14:paraId="2F02CA10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68283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9A937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8D83B6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14:paraId="0B176738" w14:textId="77777777" w:rsidTr="00436BEB">
        <w:tc>
          <w:tcPr>
            <w:tcW w:w="1098" w:type="dxa"/>
          </w:tcPr>
          <w:p w14:paraId="190EA5DA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14:paraId="61FD4E19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14:paraId="4DA9EDDF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14:paraId="69F3CCDF" w14:textId="77777777" w:rsidTr="00436BEB">
        <w:tc>
          <w:tcPr>
            <w:tcW w:w="1098" w:type="dxa"/>
          </w:tcPr>
          <w:p w14:paraId="1BDF95B4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14:paraId="6B7EE35E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14:paraId="7DE58A33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14:paraId="150016D4" w14:textId="77777777" w:rsidTr="00436BEB">
        <w:tc>
          <w:tcPr>
            <w:tcW w:w="1098" w:type="dxa"/>
          </w:tcPr>
          <w:p w14:paraId="49077B13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14:paraId="3F096F9A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14:paraId="680B4FC5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14:paraId="14DCD061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889D3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C3015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D5399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14:paraId="4E2F0DE7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CAC3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99D85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CA267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14:paraId="442FE16B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3181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912DB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5321A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14:paraId="7FF5CC9F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794C4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2DAB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BECBC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14:paraId="287C6407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7F85C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F99FF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3846F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14:paraId="17847D36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621E1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E9D90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F7B93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14:paraId="0CC15398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44D0B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C8354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6E94F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14:paraId="0D82AAA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A42A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6D711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59219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14:paraId="55BEEC73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91C15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74EE8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B0F18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14:paraId="32B7A765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E4BA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306B18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89420C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14:paraId="4DE360C2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D89C9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BB16C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480F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14:paraId="478F094B" w14:textId="77777777" w:rsidTr="00436BEB">
        <w:tc>
          <w:tcPr>
            <w:tcW w:w="1098" w:type="dxa"/>
          </w:tcPr>
          <w:p w14:paraId="2703CF51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14:paraId="58350BEC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14:paraId="0617511A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14:paraId="153FF3FA" w14:textId="77777777" w:rsidTr="00436BEB">
        <w:tc>
          <w:tcPr>
            <w:tcW w:w="1098" w:type="dxa"/>
          </w:tcPr>
          <w:p w14:paraId="55645A96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14:paraId="05F40C41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14:paraId="7E86D255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14:paraId="075D02C1" w14:textId="77777777" w:rsidTr="00436BEB">
        <w:tc>
          <w:tcPr>
            <w:tcW w:w="1098" w:type="dxa"/>
          </w:tcPr>
          <w:p w14:paraId="517F8347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14:paraId="23DC233F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14:paraId="4F40E34E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14:paraId="0E0D0A30" w14:textId="77777777" w:rsidTr="00436BEB">
        <w:tc>
          <w:tcPr>
            <w:tcW w:w="1098" w:type="dxa"/>
          </w:tcPr>
          <w:p w14:paraId="163F4A4E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14:paraId="151261EA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14:paraId="7D42FDBC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14:paraId="63CA537A" w14:textId="77777777" w:rsidTr="00436BEB">
        <w:tc>
          <w:tcPr>
            <w:tcW w:w="1098" w:type="dxa"/>
          </w:tcPr>
          <w:p w14:paraId="254C94B4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14:paraId="05F178E3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14:paraId="1BB7587C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14:paraId="691DBE73" w14:textId="77777777" w:rsidTr="00436BEB">
        <w:tc>
          <w:tcPr>
            <w:tcW w:w="1098" w:type="dxa"/>
          </w:tcPr>
          <w:p w14:paraId="63F165A1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14:paraId="3ED4CA6C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14:paraId="04667185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14:paraId="1313838D" w14:textId="77777777" w:rsidTr="00436BEB">
        <w:tc>
          <w:tcPr>
            <w:tcW w:w="1098" w:type="dxa"/>
          </w:tcPr>
          <w:p w14:paraId="35203864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14:paraId="30201C69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14:paraId="5AEEB7F1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14:paraId="52A15594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A7A62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5EA5B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C5623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14:paraId="12742AD5" w14:textId="77777777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CF8F1" w14:textId="77777777"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6F7CA" w14:textId="77777777"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1CC9BD" w14:textId="77777777"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14:paraId="0D9BF8AF" w14:textId="77777777"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33A01A1B" w14:textId="77777777" w:rsidR="00B24818" w:rsidRDefault="00B24818" w:rsidP="00B24818">
      <w:pPr>
        <w:rPr>
          <w:b/>
        </w:rPr>
      </w:pPr>
      <w:r>
        <w:rPr>
          <w:noProof/>
        </w:rPr>
        <w:drawing>
          <wp:inline distT="0" distB="0" distL="0" distR="0" wp14:anchorId="07DAB5AD" wp14:editId="6C785F4C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510E" w14:textId="77777777"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ECE250" wp14:editId="7AB31311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85C" w14:textId="77777777"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F649E" wp14:editId="74F3DB89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5D5" w14:textId="77777777" w:rsidR="00B24818" w:rsidRDefault="00B24818" w:rsidP="00B24818">
      <w:pPr>
        <w:rPr>
          <w:b/>
        </w:rPr>
      </w:pPr>
    </w:p>
    <w:p w14:paraId="4EAD1000" w14:textId="77777777" w:rsidR="00B24818" w:rsidRDefault="00B24818" w:rsidP="00B24818">
      <w:pPr>
        <w:rPr>
          <w:b/>
        </w:rPr>
      </w:pPr>
    </w:p>
    <w:p w14:paraId="604B9EBF" w14:textId="77777777" w:rsidR="00B24818" w:rsidRDefault="00B24818" w:rsidP="00B24818">
      <w:pPr>
        <w:rPr>
          <w:b/>
        </w:rPr>
      </w:pPr>
    </w:p>
    <w:p w14:paraId="501601EB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75469DC" w14:textId="77777777"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C6E26C9" w14:textId="77777777"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28D2F59E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1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21"/>
    </w:p>
    <w:p w14:paraId="402566F8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5EC1740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D44E64F" w14:textId="77777777" w:rsidR="006F6E8A" w:rsidRDefault="00C310C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A3A0450" wp14:editId="2EC4607B">
            <wp:extent cx="5422392" cy="20116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2D6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77F66B9B" w14:textId="77777777"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22" w:name="_Toc523134455"/>
      <w:bookmarkStart w:id="23" w:name="_Toc523134456"/>
      <w:bookmarkStart w:id="24" w:name="_Toc523134484"/>
      <w:bookmarkStart w:id="25" w:name="_Toc523134487"/>
      <w:bookmarkStart w:id="26" w:name="_Toc523134488"/>
      <w:bookmarkStart w:id="27" w:name="_Toc523134516"/>
      <w:bookmarkStart w:id="28" w:name="_Toc523134519"/>
      <w:bookmarkStart w:id="29" w:name="_Toc523134520"/>
      <w:bookmarkStart w:id="30" w:name="_Toc523134521"/>
      <w:bookmarkStart w:id="31" w:name="_Toc523134549"/>
      <w:bookmarkStart w:id="32" w:name="_Toc523134552"/>
      <w:bookmarkStart w:id="33" w:name="_Toc523134553"/>
      <w:bookmarkStart w:id="34" w:name="_Toc523134581"/>
      <w:bookmarkStart w:id="35" w:name="_Toc523133392"/>
      <w:bookmarkStart w:id="36" w:name="_Toc52313458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rPr>
          <w:rFonts w:ascii="Arial" w:hAnsi="Arial" w:cs="Arial"/>
          <w:sz w:val="24"/>
          <w:szCs w:val="24"/>
        </w:rPr>
        <w:t>Deployment Properties</w:t>
      </w:r>
      <w:bookmarkEnd w:id="35"/>
      <w:bookmarkEnd w:id="36"/>
    </w:p>
    <w:p w14:paraId="438B20C7" w14:textId="34BD5CF2" w:rsidR="00502DC5" w:rsidRPr="00925970" w:rsidDel="009D476E" w:rsidRDefault="00502DC5" w:rsidP="00502DC5">
      <w:pPr>
        <w:pStyle w:val="Heading1"/>
        <w:numPr>
          <w:ilvl w:val="1"/>
          <w:numId w:val="3"/>
        </w:numPr>
        <w:spacing w:before="0"/>
        <w:rPr>
          <w:del w:id="37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38" w:name="_Toc523133393"/>
      <w:bookmarkStart w:id="39" w:name="_Toc523134585"/>
      <w:del w:id="40" w:author="Palacherla, Susmitha C" w:date="2021-04-19T16:29:00Z">
        <w:r w:rsidRPr="00925970" w:rsidDel="009D476E">
          <w:rPr>
            <w:rFonts w:ascii="Arial" w:hAnsi="Arial" w:cs="Arial"/>
            <w:color w:val="auto"/>
            <w:sz w:val="20"/>
            <w:szCs w:val="20"/>
          </w:rPr>
          <w:delText>Dev</w:delText>
        </w:r>
        <w:bookmarkEnd w:id="38"/>
        <w:bookmarkEnd w:id="39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Del="009D476E" w14:paraId="3EB676D4" w14:textId="6D1B332E" w:rsidTr="00DA59FC">
        <w:trPr>
          <w:trHeight w:hRule="exact" w:val="288"/>
          <w:del w:id="41" w:author="Palacherla, Susmitha C" w:date="2021-04-19T16:29:00Z"/>
        </w:trPr>
        <w:tc>
          <w:tcPr>
            <w:tcW w:w="2695" w:type="dxa"/>
          </w:tcPr>
          <w:p w14:paraId="4B755BB7" w14:textId="1F5BA920" w:rsidR="00502DC5" w:rsidRPr="005745A6" w:rsidDel="009D476E" w:rsidRDefault="00502DC5" w:rsidP="00DA59FC">
            <w:pPr>
              <w:rPr>
                <w:del w:id="42" w:author="Palacherla, Susmitha C" w:date="2021-04-19T16:29:00Z"/>
                <w:b/>
              </w:rPr>
            </w:pPr>
            <w:del w:id="43" w:author="Palacherla, Susmitha C" w:date="2021-04-19T16:29:00Z">
              <w:r w:rsidRPr="005745A6" w:rsidDel="009D476E">
                <w:rPr>
                  <w:b/>
                </w:rPr>
                <w:delText>Overwrite  Datasets</w:delText>
              </w:r>
            </w:del>
          </w:p>
        </w:tc>
        <w:tc>
          <w:tcPr>
            <w:tcW w:w="5940" w:type="dxa"/>
          </w:tcPr>
          <w:p w14:paraId="704C6B1F" w14:textId="6C755A6F" w:rsidR="00502DC5" w:rsidDel="009D476E" w:rsidRDefault="00502DC5" w:rsidP="00DA59FC">
            <w:pPr>
              <w:rPr>
                <w:del w:id="44" w:author="Palacherla, Susmitha C" w:date="2021-04-19T16:29:00Z"/>
              </w:rPr>
            </w:pPr>
            <w:del w:id="45" w:author="Palacherla, Susmitha C" w:date="2021-04-19T16:29:00Z">
              <w:r w:rsidDel="009D476E">
                <w:delText>True</w:delText>
              </w:r>
            </w:del>
          </w:p>
        </w:tc>
      </w:tr>
      <w:tr w:rsidR="00502DC5" w:rsidDel="009D476E" w14:paraId="7F552EE8" w14:textId="634A0BA2" w:rsidTr="00DA59FC">
        <w:trPr>
          <w:trHeight w:hRule="exact" w:val="288"/>
          <w:del w:id="46" w:author="Palacherla, Susmitha C" w:date="2021-04-19T16:29:00Z"/>
        </w:trPr>
        <w:tc>
          <w:tcPr>
            <w:tcW w:w="2695" w:type="dxa"/>
          </w:tcPr>
          <w:p w14:paraId="78F97283" w14:textId="310A4458" w:rsidR="00502DC5" w:rsidRPr="005745A6" w:rsidDel="009D476E" w:rsidRDefault="00502DC5" w:rsidP="00DA59FC">
            <w:pPr>
              <w:rPr>
                <w:del w:id="47" w:author="Palacherla, Susmitha C" w:date="2021-04-19T16:29:00Z"/>
                <w:b/>
              </w:rPr>
            </w:pPr>
            <w:del w:id="48" w:author="Palacherla, Susmitha C" w:date="2021-04-19T16:29:00Z">
              <w:r w:rsidRPr="005745A6" w:rsidDel="009D476E">
                <w:rPr>
                  <w:b/>
                </w:rPr>
                <w:delText>Overwrite DataSources</w:delText>
              </w:r>
            </w:del>
          </w:p>
        </w:tc>
        <w:tc>
          <w:tcPr>
            <w:tcW w:w="5940" w:type="dxa"/>
          </w:tcPr>
          <w:p w14:paraId="14AB0115" w14:textId="1E4F4D02" w:rsidR="00502DC5" w:rsidDel="009D476E" w:rsidRDefault="00502DC5" w:rsidP="00DA59FC">
            <w:pPr>
              <w:rPr>
                <w:del w:id="49" w:author="Palacherla, Susmitha C" w:date="2021-04-19T16:29:00Z"/>
              </w:rPr>
            </w:pPr>
            <w:del w:id="50" w:author="Palacherla, Susmitha C" w:date="2021-04-19T16:29:00Z">
              <w:r w:rsidDel="009D476E">
                <w:delText>False</w:delText>
              </w:r>
            </w:del>
          </w:p>
        </w:tc>
      </w:tr>
      <w:tr w:rsidR="00502DC5" w:rsidDel="009D476E" w14:paraId="04C50E69" w14:textId="43762521" w:rsidTr="00DA59FC">
        <w:trPr>
          <w:trHeight w:hRule="exact" w:val="288"/>
          <w:del w:id="51" w:author="Palacherla, Susmitha C" w:date="2021-04-19T16:29:00Z"/>
        </w:trPr>
        <w:tc>
          <w:tcPr>
            <w:tcW w:w="2695" w:type="dxa"/>
          </w:tcPr>
          <w:p w14:paraId="01F587E6" w14:textId="515A5BCE" w:rsidR="00502DC5" w:rsidRPr="005745A6" w:rsidDel="009D476E" w:rsidRDefault="00502DC5" w:rsidP="00DA59FC">
            <w:pPr>
              <w:rPr>
                <w:del w:id="52" w:author="Palacherla, Susmitha C" w:date="2021-04-19T16:29:00Z"/>
                <w:b/>
              </w:rPr>
            </w:pPr>
            <w:del w:id="53" w:author="Palacherla, Susmitha C" w:date="2021-04-19T16:29:00Z">
              <w:r w:rsidRPr="005745A6" w:rsidDel="009D476E">
                <w:rPr>
                  <w:b/>
                </w:rPr>
                <w:delText>TargetDatasetFolder</w:delText>
              </w:r>
            </w:del>
          </w:p>
        </w:tc>
        <w:tc>
          <w:tcPr>
            <w:tcW w:w="5940" w:type="dxa"/>
          </w:tcPr>
          <w:p w14:paraId="436B41B8" w14:textId="720BA2EC" w:rsidR="00502DC5" w:rsidDel="009D476E" w:rsidRDefault="00502DC5" w:rsidP="00DA59FC">
            <w:pPr>
              <w:rPr>
                <w:del w:id="54" w:author="Palacherla, Susmitha C" w:date="2021-04-19T16:29:00Z"/>
              </w:rPr>
            </w:pPr>
            <w:del w:id="55" w:author="Palacherla, Susmitha C" w:date="2021-04-19T16:29:00Z">
              <w:r w:rsidRPr="00F74047" w:rsidDel="009D476E">
                <w:delText>/eCoaching/Datasets</w:delText>
              </w:r>
            </w:del>
          </w:p>
        </w:tc>
      </w:tr>
      <w:tr w:rsidR="00502DC5" w:rsidDel="009D476E" w14:paraId="1B0CDD3B" w14:textId="1BBE64AE" w:rsidTr="00DA59FC">
        <w:trPr>
          <w:trHeight w:hRule="exact" w:val="288"/>
          <w:del w:id="56" w:author="Palacherla, Susmitha C" w:date="2021-04-19T16:29:00Z"/>
        </w:trPr>
        <w:tc>
          <w:tcPr>
            <w:tcW w:w="2695" w:type="dxa"/>
          </w:tcPr>
          <w:p w14:paraId="16C67F1B" w14:textId="61F8D5C1" w:rsidR="00502DC5" w:rsidRPr="005745A6" w:rsidDel="009D476E" w:rsidRDefault="00502DC5" w:rsidP="00DA59FC">
            <w:pPr>
              <w:rPr>
                <w:del w:id="57" w:author="Palacherla, Susmitha C" w:date="2021-04-19T16:29:00Z"/>
                <w:b/>
              </w:rPr>
            </w:pPr>
            <w:del w:id="58" w:author="Palacherla, Susmitha C" w:date="2021-04-19T16:29:00Z">
              <w:r w:rsidRPr="005745A6" w:rsidDel="009D476E">
                <w:rPr>
                  <w:b/>
                </w:rPr>
                <w:delText>TargetDataSourceFolder</w:delText>
              </w:r>
            </w:del>
          </w:p>
        </w:tc>
        <w:tc>
          <w:tcPr>
            <w:tcW w:w="5940" w:type="dxa"/>
          </w:tcPr>
          <w:p w14:paraId="5806E1AF" w14:textId="3AA66005" w:rsidR="00502DC5" w:rsidDel="009D476E" w:rsidRDefault="00502DC5" w:rsidP="00DA59FC">
            <w:pPr>
              <w:rPr>
                <w:del w:id="59" w:author="Palacherla, Susmitha C" w:date="2021-04-19T16:29:00Z"/>
              </w:rPr>
            </w:pPr>
            <w:del w:id="60" w:author="Palacherla, Susmitha C" w:date="2021-04-19T16:29:00Z">
              <w:r w:rsidRPr="00F74047" w:rsidDel="009D476E">
                <w:delText>/eCoaching/DataSources</w:delText>
              </w:r>
            </w:del>
          </w:p>
        </w:tc>
      </w:tr>
      <w:tr w:rsidR="00502DC5" w:rsidDel="009D476E" w14:paraId="5397B058" w14:textId="04A731A1" w:rsidTr="00DA59FC">
        <w:trPr>
          <w:trHeight w:hRule="exact" w:val="288"/>
          <w:del w:id="61" w:author="Palacherla, Susmitha C" w:date="2021-04-19T16:29:00Z"/>
        </w:trPr>
        <w:tc>
          <w:tcPr>
            <w:tcW w:w="2695" w:type="dxa"/>
          </w:tcPr>
          <w:p w14:paraId="578FCE10" w14:textId="2D874865" w:rsidR="00502DC5" w:rsidRPr="005745A6" w:rsidDel="009D476E" w:rsidRDefault="00502DC5" w:rsidP="00DA59FC">
            <w:pPr>
              <w:rPr>
                <w:del w:id="62" w:author="Palacherla, Susmitha C" w:date="2021-04-19T16:29:00Z"/>
                <w:b/>
              </w:rPr>
            </w:pPr>
            <w:del w:id="63" w:author="Palacherla, Susmitha C" w:date="2021-04-19T16:29:00Z">
              <w:r w:rsidRPr="005745A6" w:rsidDel="009D476E">
                <w:rPr>
                  <w:b/>
                </w:rPr>
                <w:delText>TargetReportFolder</w:delText>
              </w:r>
            </w:del>
          </w:p>
        </w:tc>
        <w:tc>
          <w:tcPr>
            <w:tcW w:w="5940" w:type="dxa"/>
          </w:tcPr>
          <w:p w14:paraId="42E12D67" w14:textId="72DF8967" w:rsidR="00502DC5" w:rsidDel="009D476E" w:rsidRDefault="00502DC5" w:rsidP="00DA59FC">
            <w:pPr>
              <w:rPr>
                <w:del w:id="64" w:author="Palacherla, Susmitha C" w:date="2021-04-19T16:29:00Z"/>
              </w:rPr>
            </w:pPr>
            <w:del w:id="65" w:author="Palacherla, Susmitha C" w:date="2021-04-19T16:29:00Z">
              <w:r w:rsidRPr="00F74047" w:rsidDel="009D476E">
                <w:delText>/eCoaching/Reports</w:delText>
              </w:r>
            </w:del>
          </w:p>
        </w:tc>
      </w:tr>
      <w:tr w:rsidR="00502DC5" w:rsidDel="009D476E" w14:paraId="2F57DD16" w14:textId="5084D351" w:rsidTr="00DA59FC">
        <w:trPr>
          <w:trHeight w:hRule="exact" w:val="288"/>
          <w:del w:id="66" w:author="Palacherla, Susmitha C" w:date="2021-04-19T16:29:00Z"/>
        </w:trPr>
        <w:tc>
          <w:tcPr>
            <w:tcW w:w="2695" w:type="dxa"/>
          </w:tcPr>
          <w:p w14:paraId="7D54F755" w14:textId="119994F6" w:rsidR="00502DC5" w:rsidRPr="005745A6" w:rsidDel="009D476E" w:rsidRDefault="00502DC5" w:rsidP="00DA59FC">
            <w:pPr>
              <w:rPr>
                <w:del w:id="67" w:author="Palacherla, Susmitha C" w:date="2021-04-19T16:29:00Z"/>
                <w:b/>
              </w:rPr>
            </w:pPr>
            <w:del w:id="68" w:author="Palacherla, Susmitha C" w:date="2021-04-19T16:29:00Z">
              <w:r w:rsidRPr="005745A6" w:rsidDel="009D476E">
                <w:rPr>
                  <w:b/>
                </w:rPr>
                <w:delText>TargetReportPartFolder</w:delText>
              </w:r>
            </w:del>
          </w:p>
        </w:tc>
        <w:tc>
          <w:tcPr>
            <w:tcW w:w="5940" w:type="dxa"/>
          </w:tcPr>
          <w:p w14:paraId="3FA17024" w14:textId="788CE6F2" w:rsidR="00502DC5" w:rsidDel="009D476E" w:rsidRDefault="00502DC5" w:rsidP="00DA59FC">
            <w:pPr>
              <w:rPr>
                <w:del w:id="69" w:author="Palacherla, Susmitha C" w:date="2021-04-19T16:29:00Z"/>
              </w:rPr>
            </w:pPr>
            <w:del w:id="70" w:author="Palacherla, Susmitha C" w:date="2021-04-19T16:29:00Z">
              <w:r w:rsidRPr="00F74047" w:rsidDel="009D476E">
                <w:delText>Report Parts</w:delText>
              </w:r>
            </w:del>
          </w:p>
        </w:tc>
      </w:tr>
      <w:tr w:rsidR="00502DC5" w:rsidDel="009D476E" w14:paraId="544AEDEE" w14:textId="7ABC3AF0" w:rsidTr="00DA59FC">
        <w:trPr>
          <w:trHeight w:hRule="exact" w:val="288"/>
          <w:del w:id="71" w:author="Palacherla, Susmitha C" w:date="2021-04-19T16:29:00Z"/>
        </w:trPr>
        <w:tc>
          <w:tcPr>
            <w:tcW w:w="2695" w:type="dxa"/>
          </w:tcPr>
          <w:p w14:paraId="58C95DD2" w14:textId="5C092A8C" w:rsidR="00502DC5" w:rsidRPr="005745A6" w:rsidDel="009D476E" w:rsidRDefault="00502DC5" w:rsidP="00DA59FC">
            <w:pPr>
              <w:rPr>
                <w:del w:id="72" w:author="Palacherla, Susmitha C" w:date="2021-04-19T16:29:00Z"/>
                <w:b/>
              </w:rPr>
            </w:pPr>
            <w:del w:id="73" w:author="Palacherla, Susmitha C" w:date="2021-04-19T16:29:00Z">
              <w:r w:rsidRPr="005745A6" w:rsidDel="009D476E">
                <w:rPr>
                  <w:b/>
                </w:rPr>
                <w:delText>TargetServerURL</w:delText>
              </w:r>
            </w:del>
          </w:p>
        </w:tc>
        <w:tc>
          <w:tcPr>
            <w:tcW w:w="5940" w:type="dxa"/>
          </w:tcPr>
          <w:p w14:paraId="40213068" w14:textId="7ECC328D" w:rsidR="00502DC5" w:rsidDel="009D476E" w:rsidRDefault="00502DC5">
            <w:pPr>
              <w:rPr>
                <w:del w:id="74" w:author="Palacherla, Susmitha C" w:date="2021-04-19T16:29:00Z"/>
              </w:rPr>
            </w:pPr>
            <w:del w:id="75" w:author="Palacherla, Susmitha C" w:date="2021-04-19T16:29:00Z">
              <w:r w:rsidRPr="00F74047" w:rsidDel="009D476E">
                <w:delText>http</w:delText>
              </w:r>
              <w:r w:rsidDel="009D476E">
                <w:delText>s</w:delText>
              </w:r>
              <w:r w:rsidRPr="00F74047" w:rsidDel="009D476E">
                <w:delText>://f3420-ecldbd01/ReportServer</w:delText>
              </w:r>
            </w:del>
          </w:p>
        </w:tc>
      </w:tr>
      <w:tr w:rsidR="00502DC5" w:rsidDel="009D476E" w14:paraId="3454A86F" w14:textId="08337D13" w:rsidTr="00DA59FC">
        <w:trPr>
          <w:trHeight w:hRule="exact" w:val="288"/>
          <w:del w:id="76" w:author="Palacherla, Susmitha C" w:date="2021-04-19T16:29:00Z"/>
        </w:trPr>
        <w:tc>
          <w:tcPr>
            <w:tcW w:w="2695" w:type="dxa"/>
          </w:tcPr>
          <w:p w14:paraId="5996AFBB" w14:textId="5A2E1E74" w:rsidR="00502DC5" w:rsidRPr="005745A6" w:rsidDel="009D476E" w:rsidRDefault="00502DC5" w:rsidP="00DA59FC">
            <w:pPr>
              <w:rPr>
                <w:del w:id="77" w:author="Palacherla, Susmitha C" w:date="2021-04-19T16:29:00Z"/>
                <w:b/>
              </w:rPr>
            </w:pPr>
            <w:del w:id="78" w:author="Palacherla, Susmitha C" w:date="2021-04-19T16:29:00Z">
              <w:r w:rsidRPr="005745A6" w:rsidDel="009D476E">
                <w:rPr>
                  <w:b/>
                </w:rPr>
                <w:delText>TargetServerVersion</w:delText>
              </w:r>
            </w:del>
          </w:p>
        </w:tc>
        <w:tc>
          <w:tcPr>
            <w:tcW w:w="5940" w:type="dxa"/>
          </w:tcPr>
          <w:p w14:paraId="04E084D6" w14:textId="31E0629A" w:rsidR="00502DC5" w:rsidDel="009D476E" w:rsidRDefault="00502DC5" w:rsidP="00DA59FC">
            <w:pPr>
              <w:rPr>
                <w:del w:id="79" w:author="Palacherla, Susmitha C" w:date="2021-04-19T16:29:00Z"/>
              </w:rPr>
            </w:pPr>
            <w:del w:id="80" w:author="Palacherla, Susmitha C" w:date="2021-04-19T16:29:00Z">
              <w:r w:rsidRPr="00F74047" w:rsidDel="009D476E">
                <w:delText>SQL Server 2008 R2, 2012 or 2014</w:delText>
              </w:r>
            </w:del>
          </w:p>
        </w:tc>
      </w:tr>
      <w:tr w:rsidR="00502DC5" w:rsidDel="009D476E" w14:paraId="72EA6C45" w14:textId="181C1019" w:rsidTr="00DA59FC">
        <w:trPr>
          <w:trHeight w:hRule="exact" w:val="288"/>
          <w:del w:id="81" w:author="Palacherla, Susmitha C" w:date="2021-04-19T16:29:00Z"/>
        </w:trPr>
        <w:tc>
          <w:tcPr>
            <w:tcW w:w="2695" w:type="dxa"/>
          </w:tcPr>
          <w:p w14:paraId="2ECE87FC" w14:textId="742B6853" w:rsidR="00502DC5" w:rsidRPr="005745A6" w:rsidDel="009D476E" w:rsidRDefault="00502DC5" w:rsidP="00DA59FC">
            <w:pPr>
              <w:rPr>
                <w:del w:id="82" w:author="Palacherla, Susmitha C" w:date="2021-04-19T16:29:00Z"/>
                <w:b/>
              </w:rPr>
            </w:pPr>
            <w:del w:id="83" w:author="Palacherla, Susmitha C" w:date="2021-04-19T16:29:00Z">
              <w:r w:rsidDel="009D476E">
                <w:rPr>
                  <w:b/>
                </w:rPr>
                <w:delText>Report Portal</w:delText>
              </w:r>
            </w:del>
          </w:p>
        </w:tc>
        <w:tc>
          <w:tcPr>
            <w:tcW w:w="5940" w:type="dxa"/>
          </w:tcPr>
          <w:p w14:paraId="4443AA56" w14:textId="3C4AAEAE" w:rsidR="00502DC5" w:rsidRPr="00F74047" w:rsidDel="009D476E" w:rsidRDefault="00502DC5">
            <w:pPr>
              <w:rPr>
                <w:del w:id="84" w:author="Palacherla, Susmitha C" w:date="2021-04-19T16:29:00Z"/>
              </w:rPr>
            </w:pPr>
            <w:del w:id="85" w:author="Palacherla, Susmitha C" w:date="2021-04-19T16:29:00Z">
              <w:r w:rsidRPr="001515E0" w:rsidDel="009D476E">
                <w:delText>http</w:delText>
              </w:r>
              <w:r w:rsidDel="009D476E">
                <w:delText>s</w:delText>
              </w:r>
              <w:r w:rsidRPr="001515E0" w:rsidDel="009D476E">
                <w:delText>://f3420-ecldbd01/Reports_ECLD01</w:delText>
              </w:r>
            </w:del>
          </w:p>
        </w:tc>
      </w:tr>
    </w:tbl>
    <w:p w14:paraId="26489AC3" w14:textId="07A23C1E" w:rsidR="00502DC5" w:rsidRPr="005745A6" w:rsidDel="009D476E" w:rsidRDefault="00502DC5" w:rsidP="00502DC5">
      <w:pPr>
        <w:rPr>
          <w:del w:id="86" w:author="Palacherla, Susmitha C" w:date="2021-04-19T16:29:00Z"/>
        </w:rPr>
      </w:pPr>
    </w:p>
    <w:p w14:paraId="4A6602E1" w14:textId="735E7B34" w:rsidR="00502DC5" w:rsidRPr="00925970" w:rsidDel="009D476E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del w:id="87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88" w:name="_Toc523133394"/>
      <w:bookmarkStart w:id="89" w:name="_Toc523134586"/>
      <w:del w:id="90" w:author="Palacherla, Susmitha C" w:date="2021-04-19T16:29:00Z">
        <w:r w:rsidRPr="00925970" w:rsidDel="009D476E">
          <w:rPr>
            <w:rFonts w:ascii="Arial" w:hAnsi="Arial" w:cs="Arial"/>
            <w:color w:val="auto"/>
            <w:sz w:val="20"/>
            <w:szCs w:val="20"/>
          </w:rPr>
          <w:delText>SysTest</w:delText>
        </w:r>
        <w:bookmarkEnd w:id="88"/>
        <w:bookmarkEnd w:id="89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Del="009D476E" w14:paraId="3215BE22" w14:textId="7078766F" w:rsidTr="00DA59FC">
        <w:trPr>
          <w:trHeight w:hRule="exact" w:val="288"/>
          <w:del w:id="91" w:author="Palacherla, Susmitha C" w:date="2021-04-19T16:29:00Z"/>
        </w:trPr>
        <w:tc>
          <w:tcPr>
            <w:tcW w:w="2695" w:type="dxa"/>
          </w:tcPr>
          <w:p w14:paraId="46895BFD" w14:textId="1F6DC28B" w:rsidR="00502DC5" w:rsidRPr="005745A6" w:rsidDel="009D476E" w:rsidRDefault="00502DC5" w:rsidP="00DA59FC">
            <w:pPr>
              <w:rPr>
                <w:del w:id="92" w:author="Palacherla, Susmitha C" w:date="2021-04-19T16:29:00Z"/>
                <w:b/>
              </w:rPr>
            </w:pPr>
            <w:del w:id="93" w:author="Palacherla, Susmitha C" w:date="2021-04-19T16:29:00Z">
              <w:r w:rsidRPr="005745A6" w:rsidDel="009D476E">
                <w:rPr>
                  <w:b/>
                </w:rPr>
                <w:delText>Overwrite  Datasets</w:delText>
              </w:r>
            </w:del>
          </w:p>
        </w:tc>
        <w:tc>
          <w:tcPr>
            <w:tcW w:w="5940" w:type="dxa"/>
          </w:tcPr>
          <w:p w14:paraId="1E9AC21E" w14:textId="67B6F240" w:rsidR="00502DC5" w:rsidDel="009D476E" w:rsidRDefault="00502DC5" w:rsidP="00DA59FC">
            <w:pPr>
              <w:rPr>
                <w:del w:id="94" w:author="Palacherla, Susmitha C" w:date="2021-04-19T16:29:00Z"/>
              </w:rPr>
            </w:pPr>
            <w:del w:id="95" w:author="Palacherla, Susmitha C" w:date="2021-04-19T16:29:00Z">
              <w:r w:rsidDel="009D476E">
                <w:delText>True</w:delText>
              </w:r>
            </w:del>
          </w:p>
        </w:tc>
      </w:tr>
      <w:tr w:rsidR="00502DC5" w:rsidDel="009D476E" w14:paraId="600AD987" w14:textId="1BC34D1C" w:rsidTr="00DA59FC">
        <w:trPr>
          <w:trHeight w:hRule="exact" w:val="288"/>
          <w:del w:id="96" w:author="Palacherla, Susmitha C" w:date="2021-04-19T16:29:00Z"/>
        </w:trPr>
        <w:tc>
          <w:tcPr>
            <w:tcW w:w="2695" w:type="dxa"/>
          </w:tcPr>
          <w:p w14:paraId="072BF1E7" w14:textId="6B7734ED" w:rsidR="00502DC5" w:rsidRPr="005745A6" w:rsidDel="009D476E" w:rsidRDefault="00502DC5" w:rsidP="00DA59FC">
            <w:pPr>
              <w:rPr>
                <w:del w:id="97" w:author="Palacherla, Susmitha C" w:date="2021-04-19T16:29:00Z"/>
                <w:b/>
              </w:rPr>
            </w:pPr>
            <w:del w:id="98" w:author="Palacherla, Susmitha C" w:date="2021-04-19T16:29:00Z">
              <w:r w:rsidRPr="005745A6" w:rsidDel="009D476E">
                <w:rPr>
                  <w:b/>
                </w:rPr>
                <w:delText>Overwrite DataSources</w:delText>
              </w:r>
            </w:del>
          </w:p>
        </w:tc>
        <w:tc>
          <w:tcPr>
            <w:tcW w:w="5940" w:type="dxa"/>
          </w:tcPr>
          <w:p w14:paraId="3BEBCC56" w14:textId="5D68E26D" w:rsidR="00502DC5" w:rsidDel="009D476E" w:rsidRDefault="00502DC5" w:rsidP="00DA59FC">
            <w:pPr>
              <w:rPr>
                <w:del w:id="99" w:author="Palacherla, Susmitha C" w:date="2021-04-19T16:29:00Z"/>
              </w:rPr>
            </w:pPr>
            <w:del w:id="100" w:author="Palacherla, Susmitha C" w:date="2021-04-19T16:29:00Z">
              <w:r w:rsidDel="009D476E">
                <w:delText>False</w:delText>
              </w:r>
            </w:del>
          </w:p>
        </w:tc>
      </w:tr>
      <w:tr w:rsidR="00502DC5" w:rsidDel="009D476E" w14:paraId="2C14C23A" w14:textId="30C8001C" w:rsidTr="00DA59FC">
        <w:trPr>
          <w:trHeight w:hRule="exact" w:val="288"/>
          <w:del w:id="101" w:author="Palacherla, Susmitha C" w:date="2021-04-19T16:29:00Z"/>
        </w:trPr>
        <w:tc>
          <w:tcPr>
            <w:tcW w:w="2695" w:type="dxa"/>
          </w:tcPr>
          <w:p w14:paraId="1B480B87" w14:textId="656B2A74" w:rsidR="00502DC5" w:rsidRPr="005745A6" w:rsidDel="009D476E" w:rsidRDefault="00502DC5" w:rsidP="00DA59FC">
            <w:pPr>
              <w:rPr>
                <w:del w:id="102" w:author="Palacherla, Susmitha C" w:date="2021-04-19T16:29:00Z"/>
                <w:b/>
              </w:rPr>
            </w:pPr>
            <w:del w:id="103" w:author="Palacherla, Susmitha C" w:date="2021-04-19T16:29:00Z">
              <w:r w:rsidRPr="005745A6" w:rsidDel="009D476E">
                <w:rPr>
                  <w:b/>
                </w:rPr>
                <w:delText>TargetDatasetFolder</w:delText>
              </w:r>
            </w:del>
          </w:p>
        </w:tc>
        <w:tc>
          <w:tcPr>
            <w:tcW w:w="5940" w:type="dxa"/>
          </w:tcPr>
          <w:p w14:paraId="35EEFAB5" w14:textId="08188C38" w:rsidR="00502DC5" w:rsidDel="009D476E" w:rsidRDefault="00502DC5" w:rsidP="00DA59FC">
            <w:pPr>
              <w:rPr>
                <w:del w:id="104" w:author="Palacherla, Susmitha C" w:date="2021-04-19T16:29:00Z"/>
              </w:rPr>
            </w:pPr>
            <w:del w:id="105" w:author="Palacherla, Susmitha C" w:date="2021-04-19T16:29:00Z">
              <w:r w:rsidRPr="00F74047" w:rsidDel="009D476E">
                <w:delText>/eCoaching/Datasets</w:delText>
              </w:r>
            </w:del>
          </w:p>
        </w:tc>
      </w:tr>
      <w:tr w:rsidR="00502DC5" w:rsidDel="009D476E" w14:paraId="43A8CC39" w14:textId="49C5C326" w:rsidTr="00DA59FC">
        <w:trPr>
          <w:trHeight w:hRule="exact" w:val="288"/>
          <w:del w:id="106" w:author="Palacherla, Susmitha C" w:date="2021-04-19T16:29:00Z"/>
        </w:trPr>
        <w:tc>
          <w:tcPr>
            <w:tcW w:w="2695" w:type="dxa"/>
          </w:tcPr>
          <w:p w14:paraId="336C080F" w14:textId="6A9EDCD3" w:rsidR="00502DC5" w:rsidRPr="005745A6" w:rsidDel="009D476E" w:rsidRDefault="00502DC5" w:rsidP="00DA59FC">
            <w:pPr>
              <w:rPr>
                <w:del w:id="107" w:author="Palacherla, Susmitha C" w:date="2021-04-19T16:29:00Z"/>
                <w:b/>
              </w:rPr>
            </w:pPr>
            <w:del w:id="108" w:author="Palacherla, Susmitha C" w:date="2021-04-19T16:29:00Z">
              <w:r w:rsidRPr="005745A6" w:rsidDel="009D476E">
                <w:rPr>
                  <w:b/>
                </w:rPr>
                <w:delText>TargetDataSourceFolder</w:delText>
              </w:r>
            </w:del>
          </w:p>
        </w:tc>
        <w:tc>
          <w:tcPr>
            <w:tcW w:w="5940" w:type="dxa"/>
          </w:tcPr>
          <w:p w14:paraId="527DEAE2" w14:textId="38F5D3A9" w:rsidR="00502DC5" w:rsidDel="009D476E" w:rsidRDefault="00502DC5" w:rsidP="00DA59FC">
            <w:pPr>
              <w:rPr>
                <w:del w:id="109" w:author="Palacherla, Susmitha C" w:date="2021-04-19T16:29:00Z"/>
              </w:rPr>
            </w:pPr>
            <w:del w:id="110" w:author="Palacherla, Susmitha C" w:date="2021-04-19T16:29:00Z">
              <w:r w:rsidRPr="00F74047" w:rsidDel="009D476E">
                <w:delText>/eCoaching/DataSources</w:delText>
              </w:r>
            </w:del>
          </w:p>
        </w:tc>
      </w:tr>
      <w:tr w:rsidR="00502DC5" w:rsidDel="009D476E" w14:paraId="2C1C96C9" w14:textId="7311E9E1" w:rsidTr="00DA59FC">
        <w:trPr>
          <w:trHeight w:hRule="exact" w:val="288"/>
          <w:del w:id="111" w:author="Palacherla, Susmitha C" w:date="2021-04-19T16:29:00Z"/>
        </w:trPr>
        <w:tc>
          <w:tcPr>
            <w:tcW w:w="2695" w:type="dxa"/>
          </w:tcPr>
          <w:p w14:paraId="3DAF84AB" w14:textId="1DE62CEA" w:rsidR="00502DC5" w:rsidRPr="005745A6" w:rsidDel="009D476E" w:rsidRDefault="00502DC5" w:rsidP="00DA59FC">
            <w:pPr>
              <w:rPr>
                <w:del w:id="112" w:author="Palacherla, Susmitha C" w:date="2021-04-19T16:29:00Z"/>
                <w:b/>
              </w:rPr>
            </w:pPr>
            <w:del w:id="113" w:author="Palacherla, Susmitha C" w:date="2021-04-19T16:29:00Z">
              <w:r w:rsidRPr="005745A6" w:rsidDel="009D476E">
                <w:rPr>
                  <w:b/>
                </w:rPr>
                <w:delText>TargetReportFolder</w:delText>
              </w:r>
            </w:del>
          </w:p>
        </w:tc>
        <w:tc>
          <w:tcPr>
            <w:tcW w:w="5940" w:type="dxa"/>
          </w:tcPr>
          <w:p w14:paraId="1181656C" w14:textId="517AE78D" w:rsidR="00502DC5" w:rsidDel="009D476E" w:rsidRDefault="00502DC5" w:rsidP="00DA59FC">
            <w:pPr>
              <w:rPr>
                <w:del w:id="114" w:author="Palacherla, Susmitha C" w:date="2021-04-19T16:29:00Z"/>
              </w:rPr>
            </w:pPr>
            <w:del w:id="115" w:author="Palacherla, Susmitha C" w:date="2021-04-19T16:29:00Z">
              <w:r w:rsidRPr="00F74047" w:rsidDel="009D476E">
                <w:delText>/eCoaching/Reports</w:delText>
              </w:r>
            </w:del>
          </w:p>
        </w:tc>
      </w:tr>
      <w:tr w:rsidR="00502DC5" w:rsidDel="009D476E" w14:paraId="545D2678" w14:textId="686D563F" w:rsidTr="00DA59FC">
        <w:trPr>
          <w:trHeight w:hRule="exact" w:val="288"/>
          <w:del w:id="116" w:author="Palacherla, Susmitha C" w:date="2021-04-19T16:29:00Z"/>
        </w:trPr>
        <w:tc>
          <w:tcPr>
            <w:tcW w:w="2695" w:type="dxa"/>
          </w:tcPr>
          <w:p w14:paraId="5FD1597C" w14:textId="53B317EF" w:rsidR="00502DC5" w:rsidRPr="005745A6" w:rsidDel="009D476E" w:rsidRDefault="00502DC5" w:rsidP="00DA59FC">
            <w:pPr>
              <w:rPr>
                <w:del w:id="117" w:author="Palacherla, Susmitha C" w:date="2021-04-19T16:29:00Z"/>
                <w:b/>
              </w:rPr>
            </w:pPr>
            <w:del w:id="118" w:author="Palacherla, Susmitha C" w:date="2021-04-19T16:29:00Z">
              <w:r w:rsidRPr="005745A6" w:rsidDel="009D476E">
                <w:rPr>
                  <w:b/>
                </w:rPr>
                <w:delText>TargetReportPartFolder</w:delText>
              </w:r>
            </w:del>
          </w:p>
        </w:tc>
        <w:tc>
          <w:tcPr>
            <w:tcW w:w="5940" w:type="dxa"/>
          </w:tcPr>
          <w:p w14:paraId="7D62DA49" w14:textId="4FD2E378" w:rsidR="00502DC5" w:rsidDel="009D476E" w:rsidRDefault="00502DC5" w:rsidP="00DA59FC">
            <w:pPr>
              <w:rPr>
                <w:del w:id="119" w:author="Palacherla, Susmitha C" w:date="2021-04-19T16:29:00Z"/>
              </w:rPr>
            </w:pPr>
            <w:del w:id="120" w:author="Palacherla, Susmitha C" w:date="2021-04-19T16:29:00Z">
              <w:r w:rsidRPr="00F74047" w:rsidDel="009D476E">
                <w:delText>Report Parts</w:delText>
              </w:r>
            </w:del>
          </w:p>
        </w:tc>
      </w:tr>
      <w:tr w:rsidR="00502DC5" w:rsidDel="009D476E" w14:paraId="1CC8853F" w14:textId="2EEFEB40" w:rsidTr="00DA59FC">
        <w:trPr>
          <w:trHeight w:hRule="exact" w:val="288"/>
          <w:del w:id="121" w:author="Palacherla, Susmitha C" w:date="2021-04-19T16:29:00Z"/>
        </w:trPr>
        <w:tc>
          <w:tcPr>
            <w:tcW w:w="2695" w:type="dxa"/>
          </w:tcPr>
          <w:p w14:paraId="14999E7E" w14:textId="24ECB2B4" w:rsidR="00502DC5" w:rsidRPr="005745A6" w:rsidDel="009D476E" w:rsidRDefault="00502DC5" w:rsidP="00DA59FC">
            <w:pPr>
              <w:rPr>
                <w:del w:id="122" w:author="Palacherla, Susmitha C" w:date="2021-04-19T16:29:00Z"/>
                <w:b/>
              </w:rPr>
            </w:pPr>
            <w:del w:id="123" w:author="Palacherla, Susmitha C" w:date="2021-04-19T16:29:00Z">
              <w:r w:rsidRPr="005745A6" w:rsidDel="009D476E">
                <w:rPr>
                  <w:b/>
                </w:rPr>
                <w:delText>TargetServerURL</w:delText>
              </w:r>
            </w:del>
          </w:p>
        </w:tc>
        <w:tc>
          <w:tcPr>
            <w:tcW w:w="5940" w:type="dxa"/>
          </w:tcPr>
          <w:p w14:paraId="6461F388" w14:textId="3CAF5F83" w:rsidR="00502DC5" w:rsidDel="009D476E" w:rsidRDefault="00502DC5">
            <w:pPr>
              <w:rPr>
                <w:del w:id="124" w:author="Palacherla, Susmitha C" w:date="2021-04-19T16:29:00Z"/>
              </w:rPr>
            </w:pPr>
            <w:del w:id="125" w:author="Palacherla, Susmitha C" w:date="2021-04-19T16:29:00Z">
              <w:r w:rsidRPr="00F74047" w:rsidDel="009D476E">
                <w:delText>http</w:delText>
              </w:r>
              <w:r w:rsidDel="009D476E">
                <w:delText>s</w:delText>
              </w:r>
              <w:r w:rsidRPr="00F74047" w:rsidDel="009D476E">
                <w:delText>://f3420-ecldb</w:delText>
              </w:r>
              <w:r w:rsidDel="009D476E">
                <w:delText>t</w:delText>
              </w:r>
              <w:r w:rsidRPr="00F74047" w:rsidDel="009D476E">
                <w:delText>01/ReportServer</w:delText>
              </w:r>
            </w:del>
          </w:p>
        </w:tc>
      </w:tr>
      <w:tr w:rsidR="00502DC5" w:rsidDel="009D476E" w14:paraId="5DB286F1" w14:textId="06E460CC" w:rsidTr="00DA59FC">
        <w:trPr>
          <w:trHeight w:hRule="exact" w:val="288"/>
          <w:del w:id="126" w:author="Palacherla, Susmitha C" w:date="2021-04-19T16:29:00Z"/>
        </w:trPr>
        <w:tc>
          <w:tcPr>
            <w:tcW w:w="2695" w:type="dxa"/>
          </w:tcPr>
          <w:p w14:paraId="53AC7762" w14:textId="12C2A33C" w:rsidR="00502DC5" w:rsidRPr="005745A6" w:rsidDel="009D476E" w:rsidRDefault="00502DC5" w:rsidP="00DA59FC">
            <w:pPr>
              <w:rPr>
                <w:del w:id="127" w:author="Palacherla, Susmitha C" w:date="2021-04-19T16:29:00Z"/>
                <w:b/>
              </w:rPr>
            </w:pPr>
            <w:del w:id="128" w:author="Palacherla, Susmitha C" w:date="2021-04-19T16:29:00Z">
              <w:r w:rsidRPr="005745A6" w:rsidDel="009D476E">
                <w:rPr>
                  <w:b/>
                </w:rPr>
                <w:delText>TargetServerVersion</w:delText>
              </w:r>
            </w:del>
          </w:p>
        </w:tc>
        <w:tc>
          <w:tcPr>
            <w:tcW w:w="5940" w:type="dxa"/>
          </w:tcPr>
          <w:p w14:paraId="1A6CDEF8" w14:textId="3589EA0A" w:rsidR="00502DC5" w:rsidDel="009D476E" w:rsidRDefault="00502DC5" w:rsidP="00DA59FC">
            <w:pPr>
              <w:rPr>
                <w:del w:id="129" w:author="Palacherla, Susmitha C" w:date="2021-04-19T16:29:00Z"/>
              </w:rPr>
            </w:pPr>
            <w:del w:id="130" w:author="Palacherla, Susmitha C" w:date="2021-04-19T16:29:00Z">
              <w:r w:rsidRPr="00F74047" w:rsidDel="009D476E">
                <w:delText>SQL Server 2008 R2, 2012 or 2014</w:delText>
              </w:r>
            </w:del>
          </w:p>
        </w:tc>
      </w:tr>
      <w:tr w:rsidR="00502DC5" w:rsidDel="009D476E" w14:paraId="7F33F693" w14:textId="60073D74" w:rsidTr="00DA59FC">
        <w:trPr>
          <w:trHeight w:hRule="exact" w:val="288"/>
          <w:del w:id="131" w:author="Palacherla, Susmitha C" w:date="2021-04-19T16:29:00Z"/>
        </w:trPr>
        <w:tc>
          <w:tcPr>
            <w:tcW w:w="2695" w:type="dxa"/>
          </w:tcPr>
          <w:p w14:paraId="24EFA3E5" w14:textId="0877121E" w:rsidR="00502DC5" w:rsidRPr="005745A6" w:rsidDel="009D476E" w:rsidRDefault="00502DC5" w:rsidP="00DA59FC">
            <w:pPr>
              <w:rPr>
                <w:del w:id="132" w:author="Palacherla, Susmitha C" w:date="2021-04-19T16:29:00Z"/>
                <w:b/>
              </w:rPr>
            </w:pPr>
            <w:del w:id="133" w:author="Palacherla, Susmitha C" w:date="2021-04-19T16:29:00Z">
              <w:r w:rsidDel="009D476E">
                <w:rPr>
                  <w:b/>
                </w:rPr>
                <w:delText>Report Portal</w:delText>
              </w:r>
            </w:del>
          </w:p>
        </w:tc>
        <w:tc>
          <w:tcPr>
            <w:tcW w:w="5940" w:type="dxa"/>
          </w:tcPr>
          <w:p w14:paraId="186F4197" w14:textId="73DC2869" w:rsidR="00502DC5" w:rsidRPr="00F74047" w:rsidDel="009D476E" w:rsidRDefault="00502DC5">
            <w:pPr>
              <w:rPr>
                <w:del w:id="134" w:author="Palacherla, Susmitha C" w:date="2021-04-19T16:29:00Z"/>
              </w:rPr>
            </w:pPr>
            <w:del w:id="135" w:author="Palacherla, Susmitha C" w:date="2021-04-19T16:29:00Z">
              <w:r w:rsidRPr="001515E0" w:rsidDel="009D476E">
                <w:delText>http</w:delText>
              </w:r>
              <w:r w:rsidDel="009D476E">
                <w:delText>s</w:delText>
              </w:r>
              <w:r w:rsidRPr="001515E0" w:rsidDel="009D476E">
                <w:delText>://f3420-ecldb</w:delText>
              </w:r>
              <w:r w:rsidDel="009D476E">
                <w:delText>t</w:delText>
              </w:r>
              <w:r w:rsidRPr="001515E0" w:rsidDel="009D476E">
                <w:delText>01/Reports_ECL</w:delText>
              </w:r>
              <w:r w:rsidDel="009D476E">
                <w:delText>T</w:delText>
              </w:r>
              <w:r w:rsidRPr="001515E0" w:rsidDel="009D476E">
                <w:delText>01</w:delText>
              </w:r>
            </w:del>
          </w:p>
        </w:tc>
      </w:tr>
    </w:tbl>
    <w:p w14:paraId="07875280" w14:textId="10CD7EE8" w:rsidR="00502DC5" w:rsidDel="009D476E" w:rsidRDefault="00502DC5" w:rsidP="00502DC5">
      <w:pPr>
        <w:pStyle w:val="Heading1"/>
        <w:spacing w:before="0"/>
        <w:ind w:left="720"/>
        <w:rPr>
          <w:del w:id="136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6D74BDF5" w14:textId="368A561C" w:rsidR="00502DC5" w:rsidDel="009D476E" w:rsidRDefault="00502DC5" w:rsidP="00502DC5">
      <w:pPr>
        <w:pStyle w:val="Heading1"/>
        <w:spacing w:before="0"/>
        <w:ind w:left="720"/>
        <w:rPr>
          <w:del w:id="137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32A84875" w14:textId="7416431D" w:rsidR="00502DC5" w:rsidDel="009D476E" w:rsidRDefault="00502DC5" w:rsidP="00502DC5">
      <w:pPr>
        <w:pStyle w:val="Heading1"/>
        <w:spacing w:before="0"/>
        <w:ind w:left="720"/>
        <w:rPr>
          <w:del w:id="138" w:author="Palacherla, Susmitha C" w:date="2021-04-19T16:29:00Z"/>
          <w:rFonts w:ascii="Arial" w:hAnsi="Arial" w:cs="Arial"/>
          <w:color w:val="auto"/>
          <w:sz w:val="20"/>
          <w:szCs w:val="20"/>
        </w:rPr>
      </w:pPr>
    </w:p>
    <w:p w14:paraId="7CF06C12" w14:textId="478132F0" w:rsidR="00502DC5" w:rsidRPr="00925970" w:rsidDel="009D476E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del w:id="139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140" w:name="_Toc523133395"/>
      <w:bookmarkStart w:id="141" w:name="_Toc523134587"/>
      <w:del w:id="142" w:author="Palacherla, Susmitha C" w:date="2021-04-19T16:29:00Z">
        <w:r w:rsidRPr="00925970" w:rsidDel="009D476E">
          <w:rPr>
            <w:rFonts w:ascii="Arial" w:hAnsi="Arial" w:cs="Arial"/>
            <w:color w:val="auto"/>
            <w:sz w:val="20"/>
            <w:szCs w:val="20"/>
          </w:rPr>
          <w:delText>Production</w:delText>
        </w:r>
        <w:bookmarkEnd w:id="140"/>
        <w:bookmarkEnd w:id="141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Del="009D476E" w14:paraId="2513DD25" w14:textId="14D3AEB4" w:rsidTr="00DA59FC">
        <w:trPr>
          <w:trHeight w:hRule="exact" w:val="288"/>
          <w:del w:id="143" w:author="Palacherla, Susmitha C" w:date="2021-04-19T16:29:00Z"/>
        </w:trPr>
        <w:tc>
          <w:tcPr>
            <w:tcW w:w="2695" w:type="dxa"/>
          </w:tcPr>
          <w:p w14:paraId="2E6ED7E4" w14:textId="0EA0136D" w:rsidR="00502DC5" w:rsidRPr="005745A6" w:rsidDel="009D476E" w:rsidRDefault="00502DC5" w:rsidP="00DA59FC">
            <w:pPr>
              <w:rPr>
                <w:del w:id="144" w:author="Palacherla, Susmitha C" w:date="2021-04-19T16:29:00Z"/>
                <w:b/>
              </w:rPr>
            </w:pPr>
            <w:del w:id="145" w:author="Palacherla, Susmitha C" w:date="2021-04-19T16:29:00Z">
              <w:r w:rsidRPr="005745A6" w:rsidDel="009D476E">
                <w:rPr>
                  <w:b/>
                </w:rPr>
                <w:delText>Overwrite  Datasets</w:delText>
              </w:r>
            </w:del>
          </w:p>
        </w:tc>
        <w:tc>
          <w:tcPr>
            <w:tcW w:w="6210" w:type="dxa"/>
          </w:tcPr>
          <w:p w14:paraId="6D5D0849" w14:textId="1B7C9102" w:rsidR="00502DC5" w:rsidDel="009D476E" w:rsidRDefault="00502DC5" w:rsidP="00DA59FC">
            <w:pPr>
              <w:rPr>
                <w:del w:id="146" w:author="Palacherla, Susmitha C" w:date="2021-04-19T16:29:00Z"/>
              </w:rPr>
            </w:pPr>
            <w:del w:id="147" w:author="Palacherla, Susmitha C" w:date="2021-04-19T16:29:00Z">
              <w:r w:rsidDel="009D476E">
                <w:delText>True</w:delText>
              </w:r>
            </w:del>
          </w:p>
        </w:tc>
      </w:tr>
      <w:tr w:rsidR="00502DC5" w:rsidDel="009D476E" w14:paraId="7C7F4EF4" w14:textId="2DDAB847" w:rsidTr="00DA59FC">
        <w:trPr>
          <w:trHeight w:hRule="exact" w:val="288"/>
          <w:del w:id="148" w:author="Palacherla, Susmitha C" w:date="2021-04-19T16:29:00Z"/>
        </w:trPr>
        <w:tc>
          <w:tcPr>
            <w:tcW w:w="2695" w:type="dxa"/>
          </w:tcPr>
          <w:p w14:paraId="06179B67" w14:textId="52333484" w:rsidR="00502DC5" w:rsidRPr="005745A6" w:rsidDel="009D476E" w:rsidRDefault="00502DC5" w:rsidP="00DA59FC">
            <w:pPr>
              <w:rPr>
                <w:del w:id="149" w:author="Palacherla, Susmitha C" w:date="2021-04-19T16:29:00Z"/>
                <w:b/>
              </w:rPr>
            </w:pPr>
            <w:del w:id="150" w:author="Palacherla, Susmitha C" w:date="2021-04-19T16:29:00Z">
              <w:r w:rsidRPr="005745A6" w:rsidDel="009D476E">
                <w:rPr>
                  <w:b/>
                </w:rPr>
                <w:delText>Overwrite DataSources</w:delText>
              </w:r>
            </w:del>
          </w:p>
        </w:tc>
        <w:tc>
          <w:tcPr>
            <w:tcW w:w="6210" w:type="dxa"/>
          </w:tcPr>
          <w:p w14:paraId="52B1726B" w14:textId="70E57587" w:rsidR="00502DC5" w:rsidDel="009D476E" w:rsidRDefault="00502DC5" w:rsidP="00DA59FC">
            <w:pPr>
              <w:rPr>
                <w:del w:id="151" w:author="Palacherla, Susmitha C" w:date="2021-04-19T16:29:00Z"/>
              </w:rPr>
            </w:pPr>
            <w:del w:id="152" w:author="Palacherla, Susmitha C" w:date="2021-04-19T16:29:00Z">
              <w:r w:rsidDel="009D476E">
                <w:delText>False</w:delText>
              </w:r>
            </w:del>
          </w:p>
        </w:tc>
      </w:tr>
      <w:tr w:rsidR="00502DC5" w:rsidDel="009D476E" w14:paraId="5D8B513D" w14:textId="75025406" w:rsidTr="00DA59FC">
        <w:trPr>
          <w:trHeight w:hRule="exact" w:val="288"/>
          <w:del w:id="153" w:author="Palacherla, Susmitha C" w:date="2021-04-19T16:29:00Z"/>
        </w:trPr>
        <w:tc>
          <w:tcPr>
            <w:tcW w:w="2695" w:type="dxa"/>
          </w:tcPr>
          <w:p w14:paraId="3B04EFE9" w14:textId="2CFFB0E0" w:rsidR="00502DC5" w:rsidRPr="005745A6" w:rsidDel="009D476E" w:rsidRDefault="00502DC5" w:rsidP="00DA59FC">
            <w:pPr>
              <w:rPr>
                <w:del w:id="154" w:author="Palacherla, Susmitha C" w:date="2021-04-19T16:29:00Z"/>
                <w:b/>
              </w:rPr>
            </w:pPr>
            <w:del w:id="155" w:author="Palacherla, Susmitha C" w:date="2021-04-19T16:29:00Z">
              <w:r w:rsidRPr="005745A6" w:rsidDel="009D476E">
                <w:rPr>
                  <w:b/>
                </w:rPr>
                <w:delText>TargetDatasetFolder</w:delText>
              </w:r>
            </w:del>
          </w:p>
        </w:tc>
        <w:tc>
          <w:tcPr>
            <w:tcW w:w="6210" w:type="dxa"/>
          </w:tcPr>
          <w:p w14:paraId="47748E7E" w14:textId="485160FB" w:rsidR="00502DC5" w:rsidDel="009D476E" w:rsidRDefault="00502DC5" w:rsidP="00DA59FC">
            <w:pPr>
              <w:rPr>
                <w:del w:id="156" w:author="Palacherla, Susmitha C" w:date="2021-04-19T16:29:00Z"/>
              </w:rPr>
            </w:pPr>
            <w:del w:id="157" w:author="Palacherla, Susmitha C" w:date="2021-04-19T16:29:00Z">
              <w:r w:rsidRPr="00BB09B3" w:rsidDel="009D476E">
                <w:delText>/eCoaching/Production/Datasets</w:delText>
              </w:r>
            </w:del>
          </w:p>
        </w:tc>
      </w:tr>
      <w:tr w:rsidR="00502DC5" w:rsidDel="009D476E" w14:paraId="1191EAA8" w14:textId="396783C0" w:rsidTr="00DA59FC">
        <w:trPr>
          <w:trHeight w:hRule="exact" w:val="288"/>
          <w:del w:id="158" w:author="Palacherla, Susmitha C" w:date="2021-04-19T16:29:00Z"/>
        </w:trPr>
        <w:tc>
          <w:tcPr>
            <w:tcW w:w="2695" w:type="dxa"/>
          </w:tcPr>
          <w:p w14:paraId="44B8665B" w14:textId="3F63C31C" w:rsidR="00502DC5" w:rsidRPr="005745A6" w:rsidDel="009D476E" w:rsidRDefault="00502DC5" w:rsidP="00DA59FC">
            <w:pPr>
              <w:rPr>
                <w:del w:id="159" w:author="Palacherla, Susmitha C" w:date="2021-04-19T16:29:00Z"/>
                <w:b/>
              </w:rPr>
            </w:pPr>
            <w:del w:id="160" w:author="Palacherla, Susmitha C" w:date="2021-04-19T16:29:00Z">
              <w:r w:rsidRPr="005745A6" w:rsidDel="009D476E">
                <w:rPr>
                  <w:b/>
                </w:rPr>
                <w:delText>TargetDataSourceFolder</w:delText>
              </w:r>
            </w:del>
          </w:p>
        </w:tc>
        <w:tc>
          <w:tcPr>
            <w:tcW w:w="6210" w:type="dxa"/>
          </w:tcPr>
          <w:p w14:paraId="713B78B0" w14:textId="5F6ED17D" w:rsidR="00502DC5" w:rsidDel="009D476E" w:rsidRDefault="00502DC5" w:rsidP="00DA59FC">
            <w:pPr>
              <w:rPr>
                <w:del w:id="161" w:author="Palacherla, Susmitha C" w:date="2021-04-19T16:29:00Z"/>
              </w:rPr>
            </w:pPr>
            <w:del w:id="162" w:author="Palacherla, Susmitha C" w:date="2021-04-19T16:29:00Z">
              <w:r w:rsidRPr="00BB09B3" w:rsidDel="009D476E">
                <w:delText>/eCoaching/Production/DataSources</w:delText>
              </w:r>
            </w:del>
          </w:p>
        </w:tc>
      </w:tr>
      <w:tr w:rsidR="00502DC5" w:rsidDel="009D476E" w14:paraId="0A2D39B3" w14:textId="7553C475" w:rsidTr="00DA59FC">
        <w:trPr>
          <w:trHeight w:hRule="exact" w:val="288"/>
          <w:del w:id="163" w:author="Palacherla, Susmitha C" w:date="2021-04-19T16:29:00Z"/>
        </w:trPr>
        <w:tc>
          <w:tcPr>
            <w:tcW w:w="2695" w:type="dxa"/>
          </w:tcPr>
          <w:p w14:paraId="25E3E61B" w14:textId="5E8356F0" w:rsidR="00502DC5" w:rsidRPr="005745A6" w:rsidDel="009D476E" w:rsidRDefault="00502DC5" w:rsidP="00DA59FC">
            <w:pPr>
              <w:rPr>
                <w:del w:id="164" w:author="Palacherla, Susmitha C" w:date="2021-04-19T16:29:00Z"/>
                <w:b/>
              </w:rPr>
            </w:pPr>
            <w:del w:id="165" w:author="Palacherla, Susmitha C" w:date="2021-04-19T16:29:00Z">
              <w:r w:rsidRPr="005745A6" w:rsidDel="009D476E">
                <w:rPr>
                  <w:b/>
                </w:rPr>
                <w:delText>TargetReportFolder</w:delText>
              </w:r>
            </w:del>
          </w:p>
        </w:tc>
        <w:tc>
          <w:tcPr>
            <w:tcW w:w="6210" w:type="dxa"/>
          </w:tcPr>
          <w:p w14:paraId="32FF60B1" w14:textId="0FCE3855" w:rsidR="00502DC5" w:rsidDel="009D476E" w:rsidRDefault="00502DC5" w:rsidP="00DA59FC">
            <w:pPr>
              <w:rPr>
                <w:del w:id="166" w:author="Palacherla, Susmitha C" w:date="2021-04-19T16:29:00Z"/>
              </w:rPr>
            </w:pPr>
            <w:del w:id="167" w:author="Palacherla, Susmitha C" w:date="2021-04-19T16:29:00Z">
              <w:r w:rsidRPr="00BB09B3" w:rsidDel="009D476E">
                <w:delText>/eCoaching/Production/Reports</w:delText>
              </w:r>
            </w:del>
          </w:p>
        </w:tc>
      </w:tr>
      <w:tr w:rsidR="00502DC5" w:rsidDel="009D476E" w14:paraId="5534AADD" w14:textId="1DBC4E86" w:rsidTr="00DA59FC">
        <w:trPr>
          <w:trHeight w:hRule="exact" w:val="288"/>
          <w:del w:id="168" w:author="Palacherla, Susmitha C" w:date="2021-04-19T16:29:00Z"/>
        </w:trPr>
        <w:tc>
          <w:tcPr>
            <w:tcW w:w="2695" w:type="dxa"/>
          </w:tcPr>
          <w:p w14:paraId="040B41E0" w14:textId="2C1F8929" w:rsidR="00502DC5" w:rsidRPr="005745A6" w:rsidDel="009D476E" w:rsidRDefault="00502DC5" w:rsidP="00DA59FC">
            <w:pPr>
              <w:rPr>
                <w:del w:id="169" w:author="Palacherla, Susmitha C" w:date="2021-04-19T16:29:00Z"/>
                <w:b/>
              </w:rPr>
            </w:pPr>
            <w:del w:id="170" w:author="Palacherla, Susmitha C" w:date="2021-04-19T16:29:00Z">
              <w:r w:rsidRPr="005745A6" w:rsidDel="009D476E">
                <w:rPr>
                  <w:b/>
                </w:rPr>
                <w:delText>TargetReportPartFolder</w:delText>
              </w:r>
            </w:del>
          </w:p>
        </w:tc>
        <w:tc>
          <w:tcPr>
            <w:tcW w:w="6210" w:type="dxa"/>
          </w:tcPr>
          <w:p w14:paraId="3EEAEA8B" w14:textId="64189295" w:rsidR="00502DC5" w:rsidDel="009D476E" w:rsidRDefault="00502DC5" w:rsidP="00DA59FC">
            <w:pPr>
              <w:rPr>
                <w:del w:id="171" w:author="Palacherla, Susmitha C" w:date="2021-04-19T16:29:00Z"/>
              </w:rPr>
            </w:pPr>
            <w:del w:id="172" w:author="Palacherla, Susmitha C" w:date="2021-04-19T16:29:00Z">
              <w:r w:rsidRPr="00F74047" w:rsidDel="009D476E">
                <w:delText>Report Parts</w:delText>
              </w:r>
            </w:del>
          </w:p>
        </w:tc>
      </w:tr>
      <w:tr w:rsidR="00502DC5" w:rsidDel="009D476E" w14:paraId="1816FE7B" w14:textId="375B33BD" w:rsidTr="00DA59FC">
        <w:trPr>
          <w:trHeight w:hRule="exact" w:val="288"/>
          <w:del w:id="173" w:author="Palacherla, Susmitha C" w:date="2021-04-19T16:29:00Z"/>
        </w:trPr>
        <w:tc>
          <w:tcPr>
            <w:tcW w:w="2695" w:type="dxa"/>
          </w:tcPr>
          <w:p w14:paraId="608BCE5A" w14:textId="66C117AE" w:rsidR="00502DC5" w:rsidRPr="005745A6" w:rsidDel="009D476E" w:rsidRDefault="00502DC5" w:rsidP="00DA59FC">
            <w:pPr>
              <w:rPr>
                <w:del w:id="174" w:author="Palacherla, Susmitha C" w:date="2021-04-19T16:29:00Z"/>
                <w:b/>
              </w:rPr>
            </w:pPr>
            <w:del w:id="175" w:author="Palacherla, Susmitha C" w:date="2021-04-19T16:29:00Z">
              <w:r w:rsidRPr="005745A6" w:rsidDel="009D476E">
                <w:rPr>
                  <w:b/>
                </w:rPr>
                <w:delText>TargetServerURL</w:delText>
              </w:r>
            </w:del>
          </w:p>
        </w:tc>
        <w:tc>
          <w:tcPr>
            <w:tcW w:w="6210" w:type="dxa"/>
          </w:tcPr>
          <w:p w14:paraId="6E784C60" w14:textId="1315689E" w:rsidR="00502DC5" w:rsidDel="009D476E" w:rsidRDefault="00502DC5">
            <w:pPr>
              <w:rPr>
                <w:del w:id="176" w:author="Palacherla, Susmitha C" w:date="2021-04-19T16:29:00Z"/>
              </w:rPr>
            </w:pPr>
            <w:del w:id="177" w:author="Palacherla, Susmitha C" w:date="2021-04-19T16:29:00Z">
              <w:r w:rsidRPr="00F74047" w:rsidDel="009D476E">
                <w:delText>http</w:delText>
              </w:r>
              <w:r w:rsidDel="009D476E">
                <w:delText>s</w:delText>
              </w:r>
              <w:r w:rsidRPr="00F74047" w:rsidDel="009D476E">
                <w:delText>://f3420-ecldb</w:delText>
              </w:r>
              <w:r w:rsidDel="009D476E">
                <w:delText>p</w:delText>
              </w:r>
              <w:r w:rsidRPr="00F74047" w:rsidDel="009D476E">
                <w:delText>01/ReportServer</w:delText>
              </w:r>
            </w:del>
          </w:p>
        </w:tc>
      </w:tr>
      <w:tr w:rsidR="00502DC5" w:rsidDel="009D476E" w14:paraId="4747BF42" w14:textId="38F411AF" w:rsidTr="00DA59FC">
        <w:trPr>
          <w:trHeight w:hRule="exact" w:val="288"/>
          <w:del w:id="178" w:author="Palacherla, Susmitha C" w:date="2021-04-19T16:29:00Z"/>
        </w:trPr>
        <w:tc>
          <w:tcPr>
            <w:tcW w:w="2695" w:type="dxa"/>
          </w:tcPr>
          <w:p w14:paraId="452D750C" w14:textId="6E96FEE4" w:rsidR="00502DC5" w:rsidRPr="005745A6" w:rsidDel="009D476E" w:rsidRDefault="00502DC5" w:rsidP="00DA59FC">
            <w:pPr>
              <w:rPr>
                <w:del w:id="179" w:author="Palacherla, Susmitha C" w:date="2021-04-19T16:29:00Z"/>
                <w:b/>
              </w:rPr>
            </w:pPr>
            <w:del w:id="180" w:author="Palacherla, Susmitha C" w:date="2021-04-19T16:29:00Z">
              <w:r w:rsidRPr="005745A6" w:rsidDel="009D476E">
                <w:rPr>
                  <w:b/>
                </w:rPr>
                <w:delText>TargetServerVersion</w:delText>
              </w:r>
            </w:del>
          </w:p>
        </w:tc>
        <w:tc>
          <w:tcPr>
            <w:tcW w:w="6210" w:type="dxa"/>
          </w:tcPr>
          <w:p w14:paraId="7BF02852" w14:textId="4C4CCA27" w:rsidR="00502DC5" w:rsidDel="009D476E" w:rsidRDefault="00502DC5" w:rsidP="00DA59FC">
            <w:pPr>
              <w:rPr>
                <w:del w:id="181" w:author="Palacherla, Susmitha C" w:date="2021-04-19T16:29:00Z"/>
              </w:rPr>
            </w:pPr>
            <w:del w:id="182" w:author="Palacherla, Susmitha C" w:date="2021-04-19T16:29:00Z">
              <w:r w:rsidRPr="00F74047" w:rsidDel="009D476E">
                <w:delText>SQL Server 2008 R2, 2012 or 2014</w:delText>
              </w:r>
            </w:del>
          </w:p>
        </w:tc>
      </w:tr>
      <w:tr w:rsidR="00502DC5" w:rsidDel="009D476E" w14:paraId="08BCDCC4" w14:textId="0D9004AE" w:rsidTr="00DA59FC">
        <w:trPr>
          <w:trHeight w:hRule="exact" w:val="288"/>
          <w:del w:id="183" w:author="Palacherla, Susmitha C" w:date="2021-04-19T16:29:00Z"/>
        </w:trPr>
        <w:tc>
          <w:tcPr>
            <w:tcW w:w="2695" w:type="dxa"/>
          </w:tcPr>
          <w:p w14:paraId="26812F5B" w14:textId="5D34E9D5" w:rsidR="00502DC5" w:rsidRPr="005745A6" w:rsidDel="009D476E" w:rsidRDefault="00502DC5" w:rsidP="00DA59FC">
            <w:pPr>
              <w:rPr>
                <w:del w:id="184" w:author="Palacherla, Susmitha C" w:date="2021-04-19T16:29:00Z"/>
                <w:b/>
              </w:rPr>
            </w:pPr>
            <w:del w:id="185" w:author="Palacherla, Susmitha C" w:date="2021-04-19T16:29:00Z">
              <w:r w:rsidDel="009D476E">
                <w:rPr>
                  <w:b/>
                </w:rPr>
                <w:delText>Report Portal</w:delText>
              </w:r>
            </w:del>
          </w:p>
        </w:tc>
        <w:tc>
          <w:tcPr>
            <w:tcW w:w="6210" w:type="dxa"/>
          </w:tcPr>
          <w:p w14:paraId="45026A82" w14:textId="77B59E8A" w:rsidR="00502DC5" w:rsidRPr="00F74047" w:rsidDel="009D476E" w:rsidRDefault="00502DC5">
            <w:pPr>
              <w:rPr>
                <w:del w:id="186" w:author="Palacherla, Susmitha C" w:date="2021-04-19T16:29:00Z"/>
              </w:rPr>
            </w:pPr>
            <w:del w:id="187" w:author="Palacherla, Susmitha C" w:date="2021-04-19T16:29:00Z">
              <w:r w:rsidRPr="001515E0" w:rsidDel="009D476E">
                <w:delText>http</w:delText>
              </w:r>
              <w:r w:rsidDel="009D476E">
                <w:delText>s</w:delText>
              </w:r>
              <w:r w:rsidRPr="001515E0" w:rsidDel="009D476E">
                <w:delText>://f3420-ecldb</w:delText>
              </w:r>
              <w:r w:rsidDel="009D476E">
                <w:delText>p</w:delText>
              </w:r>
              <w:r w:rsidRPr="001515E0" w:rsidDel="009D476E">
                <w:delText>01/Reports_ECL</w:delText>
              </w:r>
              <w:r w:rsidDel="009D476E">
                <w:delText>P</w:delText>
              </w:r>
              <w:r w:rsidRPr="001515E0" w:rsidDel="009D476E">
                <w:delText>01</w:delText>
              </w:r>
            </w:del>
          </w:p>
        </w:tc>
      </w:tr>
    </w:tbl>
    <w:p w14:paraId="506DEF05" w14:textId="3CF48A2D" w:rsidR="00502DC5" w:rsidDel="009D476E" w:rsidRDefault="00502DC5" w:rsidP="00502DC5">
      <w:pPr>
        <w:pStyle w:val="Heading1"/>
        <w:numPr>
          <w:ilvl w:val="0"/>
          <w:numId w:val="3"/>
        </w:numPr>
        <w:rPr>
          <w:del w:id="188" w:author="Palacherla, Susmitha C" w:date="2021-04-19T16:29:00Z"/>
          <w:rFonts w:ascii="Arial" w:hAnsi="Arial" w:cs="Arial"/>
          <w:sz w:val="24"/>
          <w:szCs w:val="24"/>
        </w:rPr>
      </w:pPr>
      <w:bookmarkStart w:id="189" w:name="_Toc523133396"/>
      <w:bookmarkStart w:id="190" w:name="_Toc523134588"/>
      <w:del w:id="191" w:author="Palacherla, Susmitha C" w:date="2021-04-19T16:29:00Z">
        <w:r w:rsidDel="009D476E">
          <w:rPr>
            <w:rFonts w:ascii="Arial" w:hAnsi="Arial" w:cs="Arial"/>
            <w:sz w:val="24"/>
            <w:szCs w:val="24"/>
          </w:rPr>
          <w:delText>Data Source(s)</w:delText>
        </w:r>
        <w:bookmarkEnd w:id="189"/>
        <w:bookmarkEnd w:id="190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1A1341" w:rsidDel="009D476E" w14:paraId="3767AA9F" w14:textId="0AD9D47D" w:rsidTr="001F5277">
        <w:trPr>
          <w:trHeight w:hRule="exact" w:val="288"/>
          <w:del w:id="192" w:author="Palacherla, Susmitha C" w:date="2021-04-19T16:29:00Z"/>
        </w:trPr>
        <w:tc>
          <w:tcPr>
            <w:tcW w:w="2425" w:type="dxa"/>
          </w:tcPr>
          <w:p w14:paraId="247765EA" w14:textId="34FDDC9C" w:rsidR="001A1341" w:rsidRPr="005745A6" w:rsidDel="009D476E" w:rsidRDefault="001A1341" w:rsidP="001A1341">
            <w:pPr>
              <w:rPr>
                <w:del w:id="193" w:author="Palacherla, Susmitha C" w:date="2021-04-19T16:29:00Z"/>
                <w:b/>
              </w:rPr>
            </w:pPr>
            <w:del w:id="194" w:author="Palacherla, Susmitha C" w:date="2021-04-19T16:29:00Z">
              <w:r w:rsidDel="009D476E">
                <w:rPr>
                  <w:b/>
                </w:rPr>
                <w:delText>Name</w:delText>
              </w:r>
            </w:del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8658" w14:textId="03E532C8" w:rsidR="001A1341" w:rsidDel="009D476E" w:rsidRDefault="001A1341" w:rsidP="001A1341">
            <w:pPr>
              <w:rPr>
                <w:del w:id="195" w:author="Palacherla, Susmitha C" w:date="2021-04-19T16:29:00Z"/>
              </w:rPr>
            </w:pPr>
            <w:del w:id="196" w:author="Palacherla, Susmitha C" w:date="2021-04-19T16:29:00Z">
              <w:r w:rsidDel="009D476E">
                <w:delText>eCoaching</w:delText>
              </w:r>
            </w:del>
          </w:p>
        </w:tc>
      </w:tr>
      <w:tr w:rsidR="001A1341" w:rsidDel="009D476E" w14:paraId="61F366F4" w14:textId="569A6A8A" w:rsidTr="001F5277">
        <w:trPr>
          <w:trHeight w:hRule="exact" w:val="288"/>
          <w:del w:id="197" w:author="Palacherla, Susmitha C" w:date="2021-04-19T16:29:00Z"/>
        </w:trPr>
        <w:tc>
          <w:tcPr>
            <w:tcW w:w="2425" w:type="dxa"/>
          </w:tcPr>
          <w:p w14:paraId="1F0968A2" w14:textId="2145ADFA" w:rsidR="001A1341" w:rsidRPr="005745A6" w:rsidDel="009D476E" w:rsidRDefault="001A1341" w:rsidP="001A1341">
            <w:pPr>
              <w:rPr>
                <w:del w:id="198" w:author="Palacherla, Susmitha C" w:date="2021-04-19T16:29:00Z"/>
                <w:b/>
              </w:rPr>
            </w:pPr>
            <w:del w:id="199" w:author="Palacherla, Susmitha C" w:date="2021-04-19T16:29:00Z">
              <w:r w:rsidDel="009D476E">
                <w:rPr>
                  <w:b/>
                </w:rPr>
                <w:delText>Type</w:delText>
              </w:r>
            </w:del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E4A5" w14:textId="14C14C57" w:rsidR="001A1341" w:rsidDel="009D476E" w:rsidRDefault="001A1341" w:rsidP="001A1341">
            <w:pPr>
              <w:rPr>
                <w:del w:id="200" w:author="Palacherla, Susmitha C" w:date="2021-04-19T16:29:00Z"/>
              </w:rPr>
            </w:pPr>
            <w:del w:id="201" w:author="Palacherla, Susmitha C" w:date="2021-04-19T16:29:00Z">
              <w:r w:rsidDel="009D476E">
                <w:delText>Microsoft SQL Server</w:delText>
              </w:r>
            </w:del>
          </w:p>
        </w:tc>
      </w:tr>
      <w:tr w:rsidR="00502DC5" w:rsidDel="009D476E" w14:paraId="01750932" w14:textId="76A4198F" w:rsidTr="00DA59FC">
        <w:trPr>
          <w:trHeight w:hRule="exact" w:val="1576"/>
          <w:del w:id="202" w:author="Palacherla, Susmitha C" w:date="2021-04-19T16:29:00Z"/>
        </w:trPr>
        <w:tc>
          <w:tcPr>
            <w:tcW w:w="2425" w:type="dxa"/>
          </w:tcPr>
          <w:p w14:paraId="51C196C0" w14:textId="068A5FE4" w:rsidR="00502DC5" w:rsidRPr="005745A6" w:rsidDel="009D476E" w:rsidRDefault="00502DC5" w:rsidP="00DA59FC">
            <w:pPr>
              <w:rPr>
                <w:del w:id="203" w:author="Palacherla, Susmitha C" w:date="2021-04-19T16:29:00Z"/>
                <w:b/>
              </w:rPr>
            </w:pPr>
            <w:del w:id="204" w:author="Palacherla, Susmitha C" w:date="2021-04-19T16:29:00Z">
              <w:r w:rsidDel="009D476E">
                <w:rPr>
                  <w:b/>
                </w:rPr>
                <w:delText>Connection String(s)</w:delText>
              </w:r>
            </w:del>
          </w:p>
        </w:tc>
        <w:tc>
          <w:tcPr>
            <w:tcW w:w="6570" w:type="dxa"/>
          </w:tcPr>
          <w:p w14:paraId="0AC1241D" w14:textId="0691926F" w:rsidR="00502DC5" w:rsidDel="009D476E" w:rsidRDefault="00502DC5" w:rsidP="00DA59FC">
            <w:pPr>
              <w:rPr>
                <w:del w:id="205" w:author="Palacherla, Susmitha C" w:date="2021-04-19T16:29:00Z"/>
              </w:rPr>
            </w:pPr>
            <w:del w:id="206" w:author="Palacherla, Susmitha C" w:date="2021-04-19T16:29:00Z">
              <w:r w:rsidDel="009D476E">
                <w:delText xml:space="preserve">Dev: </w:delText>
              </w:r>
              <w:r w:rsidRPr="009C448F" w:rsidDel="009D476E">
                <w:delText>Data Source=F3420-ECLDBD01;Initial Catalog=eCoachingDev</w:delText>
              </w:r>
            </w:del>
          </w:p>
          <w:p w14:paraId="2E931047" w14:textId="0FD41FBB" w:rsidR="00502DC5" w:rsidDel="009D476E" w:rsidRDefault="00502DC5" w:rsidP="00DA59FC">
            <w:pPr>
              <w:rPr>
                <w:del w:id="207" w:author="Palacherla, Susmitha C" w:date="2021-04-19T16:29:00Z"/>
              </w:rPr>
            </w:pPr>
            <w:del w:id="208" w:author="Palacherla, Susmitha C" w:date="2021-04-19T16:29:00Z">
              <w:r w:rsidDel="009D476E">
                <w:delText xml:space="preserve">Sys Test: </w:delText>
              </w:r>
              <w:r w:rsidRPr="009C448F" w:rsidDel="009D476E">
                <w:delText>Data Source=F3420-ECLDB</w:delText>
              </w:r>
              <w:r w:rsidDel="009D476E">
                <w:delText>T01;Initial Catalog=eCoachingTest</w:delText>
              </w:r>
            </w:del>
          </w:p>
          <w:p w14:paraId="5AE43FEB" w14:textId="56E6FDD1" w:rsidR="00502DC5" w:rsidDel="009D476E" w:rsidRDefault="00502DC5" w:rsidP="00DA59FC">
            <w:pPr>
              <w:rPr>
                <w:del w:id="209" w:author="Palacherla, Susmitha C" w:date="2021-04-19T16:29:00Z"/>
              </w:rPr>
            </w:pPr>
            <w:del w:id="210" w:author="Palacherla, Susmitha C" w:date="2021-04-19T16:29:00Z">
              <w:r w:rsidDel="009D476E">
                <w:delText xml:space="preserve">Production: </w:delText>
              </w:r>
              <w:r w:rsidRPr="009C448F" w:rsidDel="009D476E">
                <w:delText>Data Source=F3420-ECLDB</w:delText>
              </w:r>
              <w:r w:rsidDel="009D476E">
                <w:delText>P01;Initial Catalog=eCoaching</w:delText>
              </w:r>
            </w:del>
          </w:p>
        </w:tc>
      </w:tr>
      <w:tr w:rsidR="00502DC5" w:rsidDel="009D476E" w14:paraId="2839F4EE" w14:textId="33E478F4" w:rsidTr="00DA59FC">
        <w:trPr>
          <w:trHeight w:hRule="exact" w:val="288"/>
          <w:del w:id="211" w:author="Palacherla, Susmitha C" w:date="2021-04-19T16:29:00Z"/>
        </w:trPr>
        <w:tc>
          <w:tcPr>
            <w:tcW w:w="2425" w:type="dxa"/>
          </w:tcPr>
          <w:p w14:paraId="01EE6915" w14:textId="03D407EC" w:rsidR="00502DC5" w:rsidRPr="005745A6" w:rsidDel="009D476E" w:rsidRDefault="00502DC5" w:rsidP="00DA59FC">
            <w:pPr>
              <w:rPr>
                <w:del w:id="212" w:author="Palacherla, Susmitha C" w:date="2021-04-19T16:29:00Z"/>
                <w:b/>
              </w:rPr>
            </w:pPr>
            <w:del w:id="213" w:author="Palacherla, Susmitha C" w:date="2021-04-19T16:29:00Z">
              <w:r w:rsidDel="009D476E">
                <w:rPr>
                  <w:b/>
                </w:rPr>
                <w:delText>Connect Using</w:delText>
              </w:r>
            </w:del>
          </w:p>
        </w:tc>
        <w:tc>
          <w:tcPr>
            <w:tcW w:w="6570" w:type="dxa"/>
          </w:tcPr>
          <w:p w14:paraId="3241FAA9" w14:textId="5FE6CA1C" w:rsidR="00502DC5" w:rsidDel="009D476E" w:rsidRDefault="00502DC5" w:rsidP="00DA59FC">
            <w:pPr>
              <w:rPr>
                <w:del w:id="214" w:author="Palacherla, Susmitha C" w:date="2021-04-19T16:29:00Z"/>
              </w:rPr>
            </w:pPr>
            <w:del w:id="215" w:author="Palacherla, Susmitha C" w:date="2021-04-19T16:29:00Z">
              <w:r w:rsidDel="009D476E">
                <w:delText>Windows Integrated Security</w:delText>
              </w:r>
            </w:del>
          </w:p>
        </w:tc>
      </w:tr>
    </w:tbl>
    <w:p w14:paraId="5F00E7E1" w14:textId="77777777" w:rsidR="009D476E" w:rsidRPr="00925970" w:rsidRDefault="009D476E" w:rsidP="009D476E">
      <w:pPr>
        <w:pStyle w:val="Heading1"/>
        <w:numPr>
          <w:ilvl w:val="1"/>
          <w:numId w:val="3"/>
        </w:numPr>
        <w:spacing w:before="0"/>
        <w:rPr>
          <w:ins w:id="216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217" w:name="_Toc490553373"/>
      <w:ins w:id="218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t>Dev</w:t>
        </w:r>
        <w:bookmarkEnd w:id="217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9D476E" w14:paraId="37B02805" w14:textId="77777777" w:rsidTr="00FD126E">
        <w:trPr>
          <w:trHeight w:hRule="exact" w:val="288"/>
          <w:ins w:id="219" w:author="Palacherla, Susmitha C" w:date="2021-04-19T16:29:00Z"/>
        </w:trPr>
        <w:tc>
          <w:tcPr>
            <w:tcW w:w="2695" w:type="dxa"/>
          </w:tcPr>
          <w:p w14:paraId="40CC8844" w14:textId="77777777" w:rsidR="009D476E" w:rsidRPr="005745A6" w:rsidRDefault="009D476E" w:rsidP="00FD126E">
            <w:pPr>
              <w:rPr>
                <w:ins w:id="220" w:author="Palacherla, Susmitha C" w:date="2021-04-19T16:29:00Z"/>
                <w:b/>
              </w:rPr>
            </w:pPr>
            <w:ins w:id="221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01947744" w14:textId="77777777" w:rsidR="009D476E" w:rsidRDefault="009D476E" w:rsidP="00FD126E">
            <w:pPr>
              <w:rPr>
                <w:ins w:id="222" w:author="Palacherla, Susmitha C" w:date="2021-04-19T16:29:00Z"/>
              </w:rPr>
            </w:pPr>
            <w:ins w:id="223" w:author="Palacherla, Susmitha C" w:date="2021-04-19T16:29:00Z">
              <w:r>
                <w:t>True</w:t>
              </w:r>
            </w:ins>
          </w:p>
        </w:tc>
      </w:tr>
      <w:tr w:rsidR="009D476E" w14:paraId="66C88BA3" w14:textId="77777777" w:rsidTr="00FD126E">
        <w:trPr>
          <w:trHeight w:hRule="exact" w:val="288"/>
          <w:ins w:id="224" w:author="Palacherla, Susmitha C" w:date="2021-04-19T16:29:00Z"/>
        </w:trPr>
        <w:tc>
          <w:tcPr>
            <w:tcW w:w="2695" w:type="dxa"/>
          </w:tcPr>
          <w:p w14:paraId="7BFC2A1F" w14:textId="77777777" w:rsidR="009D476E" w:rsidRPr="005745A6" w:rsidRDefault="009D476E" w:rsidP="00FD126E">
            <w:pPr>
              <w:rPr>
                <w:ins w:id="225" w:author="Palacherla, Susmitha C" w:date="2021-04-19T16:29:00Z"/>
                <w:b/>
              </w:rPr>
            </w:pPr>
            <w:ins w:id="226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13E8D88E" w14:textId="77777777" w:rsidR="009D476E" w:rsidRDefault="009D476E" w:rsidP="00FD126E">
            <w:pPr>
              <w:rPr>
                <w:ins w:id="227" w:author="Palacherla, Susmitha C" w:date="2021-04-19T16:29:00Z"/>
              </w:rPr>
            </w:pPr>
            <w:ins w:id="228" w:author="Palacherla, Susmitha C" w:date="2021-04-19T16:29:00Z">
              <w:r>
                <w:t>False</w:t>
              </w:r>
            </w:ins>
          </w:p>
        </w:tc>
      </w:tr>
      <w:tr w:rsidR="009D476E" w14:paraId="41F2BD6C" w14:textId="77777777" w:rsidTr="00FD126E">
        <w:trPr>
          <w:trHeight w:hRule="exact" w:val="288"/>
          <w:ins w:id="229" w:author="Palacherla, Susmitha C" w:date="2021-04-19T16:29:00Z"/>
        </w:trPr>
        <w:tc>
          <w:tcPr>
            <w:tcW w:w="2695" w:type="dxa"/>
          </w:tcPr>
          <w:p w14:paraId="36A1D411" w14:textId="77777777" w:rsidR="009D476E" w:rsidRPr="005745A6" w:rsidRDefault="009D476E" w:rsidP="00FD126E">
            <w:pPr>
              <w:rPr>
                <w:ins w:id="230" w:author="Palacherla, Susmitha C" w:date="2021-04-19T16:29:00Z"/>
                <w:b/>
              </w:rPr>
            </w:pPr>
            <w:proofErr w:type="spellStart"/>
            <w:ins w:id="231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79516092" w14:textId="77777777" w:rsidR="009D476E" w:rsidRDefault="009D476E" w:rsidP="00FD126E">
            <w:pPr>
              <w:rPr>
                <w:ins w:id="232" w:author="Palacherla, Susmitha C" w:date="2021-04-19T16:29:00Z"/>
              </w:rPr>
            </w:pPr>
            <w:ins w:id="233" w:author="Palacherla, Susmitha C" w:date="2021-04-19T16:29:00Z">
              <w:r w:rsidRPr="00F74047">
                <w:t>/eCoaching/Datasets</w:t>
              </w:r>
            </w:ins>
          </w:p>
        </w:tc>
      </w:tr>
      <w:tr w:rsidR="009D476E" w14:paraId="4CC97778" w14:textId="77777777" w:rsidTr="00FD126E">
        <w:trPr>
          <w:trHeight w:hRule="exact" w:val="288"/>
          <w:ins w:id="234" w:author="Palacherla, Susmitha C" w:date="2021-04-19T16:29:00Z"/>
        </w:trPr>
        <w:tc>
          <w:tcPr>
            <w:tcW w:w="2695" w:type="dxa"/>
          </w:tcPr>
          <w:p w14:paraId="18599FCB" w14:textId="77777777" w:rsidR="009D476E" w:rsidRPr="005745A6" w:rsidRDefault="009D476E" w:rsidP="00FD126E">
            <w:pPr>
              <w:rPr>
                <w:ins w:id="235" w:author="Palacherla, Susmitha C" w:date="2021-04-19T16:29:00Z"/>
                <w:b/>
              </w:rPr>
            </w:pPr>
            <w:proofErr w:type="spellStart"/>
            <w:ins w:id="236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4153F421" w14:textId="77777777" w:rsidR="009D476E" w:rsidRDefault="009D476E" w:rsidP="00FD126E">
            <w:pPr>
              <w:rPr>
                <w:ins w:id="237" w:author="Palacherla, Susmitha C" w:date="2021-04-19T16:29:00Z"/>
              </w:rPr>
            </w:pPr>
            <w:ins w:id="238" w:author="Palacherla, Susmitha C" w:date="2021-04-19T16:2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9D476E" w14:paraId="219DFF6D" w14:textId="77777777" w:rsidTr="00FD126E">
        <w:trPr>
          <w:trHeight w:hRule="exact" w:val="288"/>
          <w:ins w:id="239" w:author="Palacherla, Susmitha C" w:date="2021-04-19T16:29:00Z"/>
        </w:trPr>
        <w:tc>
          <w:tcPr>
            <w:tcW w:w="2695" w:type="dxa"/>
          </w:tcPr>
          <w:p w14:paraId="67F91C7E" w14:textId="77777777" w:rsidR="009D476E" w:rsidRPr="005745A6" w:rsidRDefault="009D476E" w:rsidP="00FD126E">
            <w:pPr>
              <w:rPr>
                <w:ins w:id="240" w:author="Palacherla, Susmitha C" w:date="2021-04-19T16:29:00Z"/>
                <w:b/>
              </w:rPr>
            </w:pPr>
            <w:proofErr w:type="spellStart"/>
            <w:ins w:id="241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5AC70F2C" w14:textId="77777777" w:rsidR="009D476E" w:rsidRDefault="009D476E" w:rsidP="00FD126E">
            <w:pPr>
              <w:rPr>
                <w:ins w:id="242" w:author="Palacherla, Susmitha C" w:date="2021-04-19T16:29:00Z"/>
              </w:rPr>
            </w:pPr>
            <w:ins w:id="243" w:author="Palacherla, Susmitha C" w:date="2021-04-19T16:29:00Z">
              <w:r w:rsidRPr="00F74047">
                <w:t>/eCoaching/Reports</w:t>
              </w:r>
            </w:ins>
          </w:p>
        </w:tc>
      </w:tr>
      <w:tr w:rsidR="009D476E" w14:paraId="69C3C3B3" w14:textId="77777777" w:rsidTr="00FD126E">
        <w:trPr>
          <w:trHeight w:hRule="exact" w:val="288"/>
          <w:ins w:id="244" w:author="Palacherla, Susmitha C" w:date="2021-04-19T16:29:00Z"/>
        </w:trPr>
        <w:tc>
          <w:tcPr>
            <w:tcW w:w="2695" w:type="dxa"/>
          </w:tcPr>
          <w:p w14:paraId="455CB66A" w14:textId="77777777" w:rsidR="009D476E" w:rsidRPr="005745A6" w:rsidRDefault="009D476E" w:rsidP="00FD126E">
            <w:pPr>
              <w:rPr>
                <w:ins w:id="245" w:author="Palacherla, Susmitha C" w:date="2021-04-19T16:29:00Z"/>
                <w:b/>
              </w:rPr>
            </w:pPr>
            <w:proofErr w:type="spellStart"/>
            <w:ins w:id="246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10CED4BB" w14:textId="77777777" w:rsidR="009D476E" w:rsidRDefault="009D476E" w:rsidP="00FD126E">
            <w:pPr>
              <w:rPr>
                <w:ins w:id="247" w:author="Palacherla, Susmitha C" w:date="2021-04-19T16:29:00Z"/>
              </w:rPr>
            </w:pPr>
            <w:ins w:id="248" w:author="Palacherla, Susmitha C" w:date="2021-04-19T16:29:00Z">
              <w:r w:rsidRPr="00F74047">
                <w:t>Report Parts</w:t>
              </w:r>
            </w:ins>
          </w:p>
        </w:tc>
      </w:tr>
      <w:tr w:rsidR="009D476E" w14:paraId="718F47AE" w14:textId="77777777" w:rsidTr="00FD126E">
        <w:trPr>
          <w:trHeight w:hRule="exact" w:val="288"/>
          <w:ins w:id="249" w:author="Palacherla, Susmitha C" w:date="2021-04-19T16:29:00Z"/>
        </w:trPr>
        <w:tc>
          <w:tcPr>
            <w:tcW w:w="2695" w:type="dxa"/>
          </w:tcPr>
          <w:p w14:paraId="1637ABF5" w14:textId="77777777" w:rsidR="009D476E" w:rsidRPr="005745A6" w:rsidRDefault="009D476E" w:rsidP="00FD126E">
            <w:pPr>
              <w:rPr>
                <w:ins w:id="250" w:author="Palacherla, Susmitha C" w:date="2021-04-19T16:29:00Z"/>
                <w:b/>
              </w:rPr>
            </w:pPr>
            <w:proofErr w:type="spellStart"/>
            <w:ins w:id="251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70CC8821" w14:textId="77777777" w:rsidR="009D476E" w:rsidRDefault="009D476E" w:rsidP="00FD126E">
            <w:pPr>
              <w:rPr>
                <w:ins w:id="252" w:author="Palacherla, Susmitha C" w:date="2021-04-19T16:29:00Z"/>
              </w:rPr>
            </w:pPr>
            <w:ins w:id="253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UVAADADSQL50CCO</w:t>
              </w:r>
              <w:r w:rsidRPr="00F74047">
                <w:t>/ReportServer</w:t>
              </w:r>
            </w:ins>
          </w:p>
        </w:tc>
      </w:tr>
      <w:tr w:rsidR="009D476E" w14:paraId="0034C459" w14:textId="77777777" w:rsidTr="00FD126E">
        <w:trPr>
          <w:trHeight w:hRule="exact" w:val="288"/>
          <w:ins w:id="254" w:author="Palacherla, Susmitha C" w:date="2021-04-19T16:29:00Z"/>
        </w:trPr>
        <w:tc>
          <w:tcPr>
            <w:tcW w:w="2695" w:type="dxa"/>
          </w:tcPr>
          <w:p w14:paraId="20BDDB6B" w14:textId="77777777" w:rsidR="009D476E" w:rsidRPr="005745A6" w:rsidRDefault="009D476E" w:rsidP="00FD126E">
            <w:pPr>
              <w:rPr>
                <w:ins w:id="255" w:author="Palacherla, Susmitha C" w:date="2021-04-19T16:29:00Z"/>
                <w:b/>
              </w:rPr>
            </w:pPr>
            <w:proofErr w:type="spellStart"/>
            <w:ins w:id="256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2E975F6E" w14:textId="77777777" w:rsidR="009D476E" w:rsidRDefault="009D476E" w:rsidP="00FD126E">
            <w:pPr>
              <w:rPr>
                <w:ins w:id="257" w:author="Palacherla, Susmitha C" w:date="2021-04-19T16:29:00Z"/>
              </w:rPr>
            </w:pPr>
            <w:ins w:id="258" w:author="Palacherla, Susmitha C" w:date="2021-04-19T16:29:00Z">
              <w:r w:rsidRPr="00B459BC">
                <w:t>SQL Server 2016 or later</w:t>
              </w:r>
            </w:ins>
          </w:p>
        </w:tc>
      </w:tr>
      <w:tr w:rsidR="009D476E" w14:paraId="692B269E" w14:textId="77777777" w:rsidTr="00FD126E">
        <w:trPr>
          <w:trHeight w:hRule="exact" w:val="288"/>
          <w:ins w:id="259" w:author="Palacherla, Susmitha C" w:date="2021-04-19T16:29:00Z"/>
        </w:trPr>
        <w:tc>
          <w:tcPr>
            <w:tcW w:w="2695" w:type="dxa"/>
          </w:tcPr>
          <w:p w14:paraId="035D4574" w14:textId="77777777" w:rsidR="009D476E" w:rsidRPr="005745A6" w:rsidRDefault="009D476E" w:rsidP="00FD126E">
            <w:pPr>
              <w:rPr>
                <w:ins w:id="260" w:author="Palacherla, Susmitha C" w:date="2021-04-19T16:29:00Z"/>
                <w:b/>
              </w:rPr>
            </w:pPr>
            <w:ins w:id="261" w:author="Palacherla, Susmitha C" w:date="2021-04-19T16:29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14:paraId="2C3E32AF" w14:textId="77777777" w:rsidR="009D476E" w:rsidRPr="00F74047" w:rsidRDefault="009D476E" w:rsidP="00FD126E">
            <w:pPr>
              <w:rPr>
                <w:ins w:id="262" w:author="Palacherla, Susmitha C" w:date="2021-04-19T16:29:00Z"/>
              </w:rPr>
            </w:pPr>
            <w:ins w:id="263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UVAADADSQL50CCO</w:t>
              </w:r>
              <w:r w:rsidRPr="001515E0">
                <w:t>/Reports_ECLD01</w:t>
              </w:r>
            </w:ins>
          </w:p>
        </w:tc>
      </w:tr>
    </w:tbl>
    <w:p w14:paraId="37757A84" w14:textId="77777777" w:rsidR="009D476E" w:rsidRPr="005745A6" w:rsidRDefault="009D476E" w:rsidP="009D476E">
      <w:pPr>
        <w:rPr>
          <w:ins w:id="264" w:author="Palacherla, Susmitha C" w:date="2021-04-19T16:29:00Z"/>
        </w:rPr>
      </w:pPr>
    </w:p>
    <w:p w14:paraId="30E9E688" w14:textId="77777777" w:rsidR="009D476E" w:rsidRPr="00925970" w:rsidRDefault="009D476E" w:rsidP="009D476E">
      <w:pPr>
        <w:pStyle w:val="Heading1"/>
        <w:numPr>
          <w:ilvl w:val="1"/>
          <w:numId w:val="3"/>
        </w:numPr>
        <w:spacing w:before="0"/>
        <w:ind w:left="1138" w:hanging="418"/>
        <w:rPr>
          <w:ins w:id="265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266" w:name="_Toc490553374"/>
      <w:ins w:id="267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t>SysTest</w:t>
        </w:r>
        <w:bookmarkEnd w:id="266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9D476E" w14:paraId="3DC322AD" w14:textId="77777777" w:rsidTr="00FD126E">
        <w:trPr>
          <w:trHeight w:hRule="exact" w:val="288"/>
          <w:ins w:id="268" w:author="Palacherla, Susmitha C" w:date="2021-04-19T16:29:00Z"/>
        </w:trPr>
        <w:tc>
          <w:tcPr>
            <w:tcW w:w="2695" w:type="dxa"/>
          </w:tcPr>
          <w:p w14:paraId="183DBB50" w14:textId="77777777" w:rsidR="009D476E" w:rsidRPr="005745A6" w:rsidRDefault="009D476E" w:rsidP="00FD126E">
            <w:pPr>
              <w:rPr>
                <w:ins w:id="269" w:author="Palacherla, Susmitha C" w:date="2021-04-19T16:29:00Z"/>
                <w:b/>
              </w:rPr>
            </w:pPr>
            <w:ins w:id="270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14:paraId="13479F9E" w14:textId="77777777" w:rsidR="009D476E" w:rsidRDefault="009D476E" w:rsidP="00FD126E">
            <w:pPr>
              <w:rPr>
                <w:ins w:id="271" w:author="Palacherla, Susmitha C" w:date="2021-04-19T16:29:00Z"/>
              </w:rPr>
            </w:pPr>
            <w:ins w:id="272" w:author="Palacherla, Susmitha C" w:date="2021-04-19T16:29:00Z">
              <w:r>
                <w:t>True</w:t>
              </w:r>
            </w:ins>
          </w:p>
        </w:tc>
      </w:tr>
      <w:tr w:rsidR="009D476E" w14:paraId="5BDEEBBB" w14:textId="77777777" w:rsidTr="00FD126E">
        <w:trPr>
          <w:trHeight w:hRule="exact" w:val="288"/>
          <w:ins w:id="273" w:author="Palacherla, Susmitha C" w:date="2021-04-19T16:29:00Z"/>
        </w:trPr>
        <w:tc>
          <w:tcPr>
            <w:tcW w:w="2695" w:type="dxa"/>
          </w:tcPr>
          <w:p w14:paraId="02161C1F" w14:textId="77777777" w:rsidR="009D476E" w:rsidRPr="005745A6" w:rsidRDefault="009D476E" w:rsidP="00FD126E">
            <w:pPr>
              <w:rPr>
                <w:ins w:id="274" w:author="Palacherla, Susmitha C" w:date="2021-04-19T16:29:00Z"/>
                <w:b/>
              </w:rPr>
            </w:pPr>
            <w:ins w:id="275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5940" w:type="dxa"/>
          </w:tcPr>
          <w:p w14:paraId="25417980" w14:textId="77777777" w:rsidR="009D476E" w:rsidRDefault="009D476E" w:rsidP="00FD126E">
            <w:pPr>
              <w:rPr>
                <w:ins w:id="276" w:author="Palacherla, Susmitha C" w:date="2021-04-19T16:29:00Z"/>
              </w:rPr>
            </w:pPr>
            <w:ins w:id="277" w:author="Palacherla, Susmitha C" w:date="2021-04-19T16:29:00Z">
              <w:r>
                <w:t>False</w:t>
              </w:r>
            </w:ins>
          </w:p>
        </w:tc>
      </w:tr>
      <w:tr w:rsidR="009D476E" w14:paraId="718C8315" w14:textId="77777777" w:rsidTr="00FD126E">
        <w:trPr>
          <w:trHeight w:hRule="exact" w:val="288"/>
          <w:ins w:id="278" w:author="Palacherla, Susmitha C" w:date="2021-04-19T16:29:00Z"/>
        </w:trPr>
        <w:tc>
          <w:tcPr>
            <w:tcW w:w="2695" w:type="dxa"/>
          </w:tcPr>
          <w:p w14:paraId="120659AD" w14:textId="77777777" w:rsidR="009D476E" w:rsidRPr="005745A6" w:rsidRDefault="009D476E" w:rsidP="00FD126E">
            <w:pPr>
              <w:rPr>
                <w:ins w:id="279" w:author="Palacherla, Susmitha C" w:date="2021-04-19T16:29:00Z"/>
                <w:b/>
              </w:rPr>
            </w:pPr>
            <w:proofErr w:type="spellStart"/>
            <w:ins w:id="280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5940" w:type="dxa"/>
          </w:tcPr>
          <w:p w14:paraId="18AAF52D" w14:textId="77777777" w:rsidR="009D476E" w:rsidRDefault="009D476E" w:rsidP="00FD126E">
            <w:pPr>
              <w:rPr>
                <w:ins w:id="281" w:author="Palacherla, Susmitha C" w:date="2021-04-19T16:29:00Z"/>
              </w:rPr>
            </w:pPr>
            <w:ins w:id="282" w:author="Palacherla, Susmitha C" w:date="2021-04-19T16:29:00Z">
              <w:r w:rsidRPr="00F74047">
                <w:t>/eCoaching/Datasets</w:t>
              </w:r>
            </w:ins>
          </w:p>
        </w:tc>
      </w:tr>
      <w:tr w:rsidR="009D476E" w14:paraId="1B3C2D98" w14:textId="77777777" w:rsidTr="00FD126E">
        <w:trPr>
          <w:trHeight w:hRule="exact" w:val="288"/>
          <w:ins w:id="283" w:author="Palacherla, Susmitha C" w:date="2021-04-19T16:29:00Z"/>
        </w:trPr>
        <w:tc>
          <w:tcPr>
            <w:tcW w:w="2695" w:type="dxa"/>
          </w:tcPr>
          <w:p w14:paraId="368D9E43" w14:textId="77777777" w:rsidR="009D476E" w:rsidRPr="005745A6" w:rsidRDefault="009D476E" w:rsidP="00FD126E">
            <w:pPr>
              <w:rPr>
                <w:ins w:id="284" w:author="Palacherla, Susmitha C" w:date="2021-04-19T16:29:00Z"/>
                <w:b/>
              </w:rPr>
            </w:pPr>
            <w:proofErr w:type="spellStart"/>
            <w:ins w:id="285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5940" w:type="dxa"/>
          </w:tcPr>
          <w:p w14:paraId="71FD3DE3" w14:textId="77777777" w:rsidR="009D476E" w:rsidRDefault="009D476E" w:rsidP="00FD126E">
            <w:pPr>
              <w:rPr>
                <w:ins w:id="286" w:author="Palacherla, Susmitha C" w:date="2021-04-19T16:29:00Z"/>
              </w:rPr>
            </w:pPr>
            <w:ins w:id="287" w:author="Palacherla, Susmitha C" w:date="2021-04-19T16:29:00Z">
              <w:r w:rsidRPr="00F74047">
                <w:t>/eCoaching/</w:t>
              </w:r>
              <w:proofErr w:type="spellStart"/>
              <w:r w:rsidRPr="00F74047">
                <w:t>DataSources</w:t>
              </w:r>
              <w:proofErr w:type="spellEnd"/>
            </w:ins>
          </w:p>
        </w:tc>
      </w:tr>
      <w:tr w:rsidR="009D476E" w14:paraId="63393BAB" w14:textId="77777777" w:rsidTr="00FD126E">
        <w:trPr>
          <w:trHeight w:hRule="exact" w:val="288"/>
          <w:ins w:id="288" w:author="Palacherla, Susmitha C" w:date="2021-04-19T16:29:00Z"/>
        </w:trPr>
        <w:tc>
          <w:tcPr>
            <w:tcW w:w="2695" w:type="dxa"/>
          </w:tcPr>
          <w:p w14:paraId="6EADEB12" w14:textId="77777777" w:rsidR="009D476E" w:rsidRPr="005745A6" w:rsidRDefault="009D476E" w:rsidP="00FD126E">
            <w:pPr>
              <w:rPr>
                <w:ins w:id="289" w:author="Palacherla, Susmitha C" w:date="2021-04-19T16:29:00Z"/>
                <w:b/>
              </w:rPr>
            </w:pPr>
            <w:proofErr w:type="spellStart"/>
            <w:ins w:id="290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5940" w:type="dxa"/>
          </w:tcPr>
          <w:p w14:paraId="211FFCFD" w14:textId="77777777" w:rsidR="009D476E" w:rsidRDefault="009D476E" w:rsidP="00FD126E">
            <w:pPr>
              <w:rPr>
                <w:ins w:id="291" w:author="Palacherla, Susmitha C" w:date="2021-04-19T16:29:00Z"/>
              </w:rPr>
            </w:pPr>
            <w:ins w:id="292" w:author="Palacherla, Susmitha C" w:date="2021-04-19T16:29:00Z">
              <w:r w:rsidRPr="00F74047">
                <w:t>/eCoaching/Reports</w:t>
              </w:r>
            </w:ins>
          </w:p>
        </w:tc>
      </w:tr>
      <w:tr w:rsidR="009D476E" w14:paraId="53F5D402" w14:textId="77777777" w:rsidTr="00FD126E">
        <w:trPr>
          <w:trHeight w:hRule="exact" w:val="288"/>
          <w:ins w:id="293" w:author="Palacherla, Susmitha C" w:date="2021-04-19T16:29:00Z"/>
        </w:trPr>
        <w:tc>
          <w:tcPr>
            <w:tcW w:w="2695" w:type="dxa"/>
          </w:tcPr>
          <w:p w14:paraId="25B2ED15" w14:textId="77777777" w:rsidR="009D476E" w:rsidRPr="005745A6" w:rsidRDefault="009D476E" w:rsidP="00FD126E">
            <w:pPr>
              <w:rPr>
                <w:ins w:id="294" w:author="Palacherla, Susmitha C" w:date="2021-04-19T16:29:00Z"/>
                <w:b/>
              </w:rPr>
            </w:pPr>
            <w:proofErr w:type="spellStart"/>
            <w:ins w:id="295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5940" w:type="dxa"/>
          </w:tcPr>
          <w:p w14:paraId="5C3E0FED" w14:textId="77777777" w:rsidR="009D476E" w:rsidRDefault="009D476E" w:rsidP="00FD126E">
            <w:pPr>
              <w:rPr>
                <w:ins w:id="296" w:author="Palacherla, Susmitha C" w:date="2021-04-19T16:29:00Z"/>
              </w:rPr>
            </w:pPr>
            <w:ins w:id="297" w:author="Palacherla, Susmitha C" w:date="2021-04-19T16:29:00Z">
              <w:r w:rsidRPr="00F74047">
                <w:t>Report Parts</w:t>
              </w:r>
            </w:ins>
          </w:p>
        </w:tc>
      </w:tr>
      <w:tr w:rsidR="009D476E" w14:paraId="023EA89B" w14:textId="77777777" w:rsidTr="00FD126E">
        <w:trPr>
          <w:trHeight w:hRule="exact" w:val="288"/>
          <w:ins w:id="298" w:author="Palacherla, Susmitha C" w:date="2021-04-19T16:29:00Z"/>
        </w:trPr>
        <w:tc>
          <w:tcPr>
            <w:tcW w:w="2695" w:type="dxa"/>
          </w:tcPr>
          <w:p w14:paraId="18D3338F" w14:textId="77777777" w:rsidR="009D476E" w:rsidRPr="005745A6" w:rsidRDefault="009D476E" w:rsidP="00FD126E">
            <w:pPr>
              <w:rPr>
                <w:ins w:id="299" w:author="Palacherla, Susmitha C" w:date="2021-04-19T16:29:00Z"/>
                <w:b/>
              </w:rPr>
            </w:pPr>
            <w:proofErr w:type="spellStart"/>
            <w:ins w:id="300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5940" w:type="dxa"/>
          </w:tcPr>
          <w:p w14:paraId="796DBED3" w14:textId="77777777" w:rsidR="009D476E" w:rsidRDefault="009D476E" w:rsidP="00FD126E">
            <w:pPr>
              <w:rPr>
                <w:ins w:id="301" w:author="Palacherla, Susmitha C" w:date="2021-04-19T16:29:00Z"/>
              </w:rPr>
            </w:pPr>
            <w:ins w:id="302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UVAADADSQL52CCO</w:t>
              </w:r>
              <w:r w:rsidRPr="00F74047">
                <w:t>/ReportServer</w:t>
              </w:r>
            </w:ins>
          </w:p>
        </w:tc>
      </w:tr>
      <w:tr w:rsidR="009D476E" w14:paraId="09E0B6EA" w14:textId="77777777" w:rsidTr="00FD126E">
        <w:trPr>
          <w:trHeight w:hRule="exact" w:val="288"/>
          <w:ins w:id="303" w:author="Palacherla, Susmitha C" w:date="2021-04-19T16:29:00Z"/>
        </w:trPr>
        <w:tc>
          <w:tcPr>
            <w:tcW w:w="2695" w:type="dxa"/>
          </w:tcPr>
          <w:p w14:paraId="38D6F0D7" w14:textId="77777777" w:rsidR="009D476E" w:rsidRPr="005745A6" w:rsidRDefault="009D476E" w:rsidP="00FD126E">
            <w:pPr>
              <w:rPr>
                <w:ins w:id="304" w:author="Palacherla, Susmitha C" w:date="2021-04-19T16:29:00Z"/>
                <w:b/>
              </w:rPr>
            </w:pPr>
            <w:proofErr w:type="spellStart"/>
            <w:ins w:id="305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5940" w:type="dxa"/>
          </w:tcPr>
          <w:p w14:paraId="28E23A3B" w14:textId="77777777" w:rsidR="009D476E" w:rsidRDefault="009D476E" w:rsidP="00FD126E">
            <w:pPr>
              <w:rPr>
                <w:ins w:id="306" w:author="Palacherla, Susmitha C" w:date="2021-04-19T16:29:00Z"/>
              </w:rPr>
            </w:pPr>
            <w:ins w:id="307" w:author="Palacherla, Susmitha C" w:date="2021-04-19T16:29:00Z">
              <w:r w:rsidRPr="00B459BC">
                <w:t>SQL Server 2016 or later</w:t>
              </w:r>
            </w:ins>
          </w:p>
        </w:tc>
      </w:tr>
      <w:tr w:rsidR="009D476E" w14:paraId="3AA20A83" w14:textId="77777777" w:rsidTr="00FD126E">
        <w:trPr>
          <w:trHeight w:hRule="exact" w:val="288"/>
          <w:ins w:id="308" w:author="Palacherla, Susmitha C" w:date="2021-04-19T16:29:00Z"/>
        </w:trPr>
        <w:tc>
          <w:tcPr>
            <w:tcW w:w="2695" w:type="dxa"/>
          </w:tcPr>
          <w:p w14:paraId="0CD5DB72" w14:textId="77777777" w:rsidR="009D476E" w:rsidRPr="005745A6" w:rsidRDefault="009D476E" w:rsidP="00FD126E">
            <w:pPr>
              <w:rPr>
                <w:ins w:id="309" w:author="Palacherla, Susmitha C" w:date="2021-04-19T16:29:00Z"/>
                <w:b/>
              </w:rPr>
            </w:pPr>
            <w:ins w:id="310" w:author="Palacherla, Susmitha C" w:date="2021-04-19T16:29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14:paraId="03504CE1" w14:textId="77777777" w:rsidR="009D476E" w:rsidRPr="00F74047" w:rsidRDefault="009D476E" w:rsidP="00FD126E">
            <w:pPr>
              <w:rPr>
                <w:ins w:id="311" w:author="Palacherla, Susmitha C" w:date="2021-04-19T16:29:00Z"/>
              </w:rPr>
            </w:pPr>
            <w:ins w:id="312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UVAADADSQL52CCO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14:paraId="757A14F6" w14:textId="77777777" w:rsidR="009D476E" w:rsidRPr="00FD126E" w:rsidRDefault="009D476E" w:rsidP="009D476E">
      <w:pPr>
        <w:rPr>
          <w:ins w:id="313" w:author="Palacherla, Susmitha C" w:date="2021-04-19T16:29:00Z"/>
        </w:rPr>
      </w:pPr>
    </w:p>
    <w:p w14:paraId="67831C3F" w14:textId="77777777" w:rsidR="009D476E" w:rsidRPr="00925970" w:rsidRDefault="009D476E" w:rsidP="009D476E">
      <w:pPr>
        <w:pStyle w:val="Heading1"/>
        <w:numPr>
          <w:ilvl w:val="1"/>
          <w:numId w:val="3"/>
        </w:numPr>
        <w:spacing w:before="0"/>
        <w:ind w:left="1138" w:hanging="418"/>
        <w:rPr>
          <w:ins w:id="314" w:author="Palacherla, Susmitha C" w:date="2021-04-19T16:29:00Z"/>
          <w:rFonts w:ascii="Arial" w:hAnsi="Arial" w:cs="Arial"/>
          <w:color w:val="auto"/>
          <w:sz w:val="20"/>
          <w:szCs w:val="20"/>
        </w:rPr>
      </w:pPr>
      <w:bookmarkStart w:id="315" w:name="_Toc490553376"/>
      <w:ins w:id="316" w:author="Palacherla, Susmitha C" w:date="2021-04-19T16:29:00Z">
        <w:r w:rsidRPr="00925970">
          <w:rPr>
            <w:rFonts w:ascii="Arial" w:hAnsi="Arial" w:cs="Arial"/>
            <w:color w:val="auto"/>
            <w:sz w:val="20"/>
            <w:szCs w:val="20"/>
          </w:rPr>
          <w:lastRenderedPageBreak/>
          <w:t>Production</w:t>
        </w:r>
        <w:bookmarkEnd w:id="315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9D476E" w14:paraId="6722B50E" w14:textId="77777777" w:rsidTr="00FD126E">
        <w:trPr>
          <w:trHeight w:hRule="exact" w:val="288"/>
          <w:ins w:id="317" w:author="Palacherla, Susmitha C" w:date="2021-04-19T16:29:00Z"/>
        </w:trPr>
        <w:tc>
          <w:tcPr>
            <w:tcW w:w="2695" w:type="dxa"/>
          </w:tcPr>
          <w:p w14:paraId="2BDF98E5" w14:textId="77777777" w:rsidR="009D476E" w:rsidRPr="005745A6" w:rsidRDefault="009D476E" w:rsidP="00FD126E">
            <w:pPr>
              <w:rPr>
                <w:ins w:id="318" w:author="Palacherla, Susmitha C" w:date="2021-04-19T16:29:00Z"/>
                <w:b/>
              </w:rPr>
            </w:pPr>
            <w:ins w:id="319" w:author="Palacherla, Susmitha C" w:date="2021-04-19T16:29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6210" w:type="dxa"/>
          </w:tcPr>
          <w:p w14:paraId="3BF95445" w14:textId="77777777" w:rsidR="009D476E" w:rsidRDefault="009D476E" w:rsidP="00FD126E">
            <w:pPr>
              <w:rPr>
                <w:ins w:id="320" w:author="Palacherla, Susmitha C" w:date="2021-04-19T16:29:00Z"/>
              </w:rPr>
            </w:pPr>
            <w:ins w:id="321" w:author="Palacherla, Susmitha C" w:date="2021-04-19T16:29:00Z">
              <w:r>
                <w:t>True</w:t>
              </w:r>
            </w:ins>
          </w:p>
        </w:tc>
      </w:tr>
      <w:tr w:rsidR="009D476E" w14:paraId="7900A489" w14:textId="77777777" w:rsidTr="00FD126E">
        <w:trPr>
          <w:trHeight w:hRule="exact" w:val="288"/>
          <w:ins w:id="322" w:author="Palacherla, Susmitha C" w:date="2021-04-19T16:29:00Z"/>
        </w:trPr>
        <w:tc>
          <w:tcPr>
            <w:tcW w:w="2695" w:type="dxa"/>
          </w:tcPr>
          <w:p w14:paraId="3988B9B2" w14:textId="77777777" w:rsidR="009D476E" w:rsidRPr="005745A6" w:rsidRDefault="009D476E" w:rsidP="00FD126E">
            <w:pPr>
              <w:rPr>
                <w:ins w:id="323" w:author="Palacherla, Susmitha C" w:date="2021-04-19T16:29:00Z"/>
                <w:b/>
              </w:rPr>
            </w:pPr>
            <w:ins w:id="324" w:author="Palacherla, Susmitha C" w:date="2021-04-19T16:29:00Z">
              <w:r w:rsidRPr="005745A6">
                <w:rPr>
                  <w:b/>
                </w:rPr>
                <w:t xml:space="preserve">Overwrite </w:t>
              </w:r>
              <w:proofErr w:type="spellStart"/>
              <w:r w:rsidRPr="005745A6">
                <w:rPr>
                  <w:b/>
                </w:rPr>
                <w:t>DataSources</w:t>
              </w:r>
              <w:proofErr w:type="spellEnd"/>
            </w:ins>
          </w:p>
        </w:tc>
        <w:tc>
          <w:tcPr>
            <w:tcW w:w="6210" w:type="dxa"/>
          </w:tcPr>
          <w:p w14:paraId="4D48B2D0" w14:textId="77777777" w:rsidR="009D476E" w:rsidRDefault="009D476E" w:rsidP="00FD126E">
            <w:pPr>
              <w:rPr>
                <w:ins w:id="325" w:author="Palacherla, Susmitha C" w:date="2021-04-19T16:29:00Z"/>
              </w:rPr>
            </w:pPr>
            <w:ins w:id="326" w:author="Palacherla, Susmitha C" w:date="2021-04-19T16:29:00Z">
              <w:r>
                <w:t>False</w:t>
              </w:r>
            </w:ins>
          </w:p>
        </w:tc>
      </w:tr>
      <w:tr w:rsidR="009D476E" w14:paraId="43E79315" w14:textId="77777777" w:rsidTr="00FD126E">
        <w:trPr>
          <w:trHeight w:hRule="exact" w:val="288"/>
          <w:ins w:id="327" w:author="Palacherla, Susmitha C" w:date="2021-04-19T16:29:00Z"/>
        </w:trPr>
        <w:tc>
          <w:tcPr>
            <w:tcW w:w="2695" w:type="dxa"/>
          </w:tcPr>
          <w:p w14:paraId="28B506D8" w14:textId="77777777" w:rsidR="009D476E" w:rsidRPr="005745A6" w:rsidRDefault="009D476E" w:rsidP="00FD126E">
            <w:pPr>
              <w:rPr>
                <w:ins w:id="328" w:author="Palacherla, Susmitha C" w:date="2021-04-19T16:29:00Z"/>
                <w:b/>
              </w:rPr>
            </w:pPr>
            <w:proofErr w:type="spellStart"/>
            <w:ins w:id="329" w:author="Palacherla, Susmitha C" w:date="2021-04-19T16:29:00Z">
              <w:r w:rsidRPr="005745A6">
                <w:rPr>
                  <w:b/>
                </w:rPr>
                <w:t>TargetDatasetFolder</w:t>
              </w:r>
              <w:proofErr w:type="spellEnd"/>
            </w:ins>
          </w:p>
        </w:tc>
        <w:tc>
          <w:tcPr>
            <w:tcW w:w="6210" w:type="dxa"/>
          </w:tcPr>
          <w:p w14:paraId="43D455AC" w14:textId="77777777" w:rsidR="009D476E" w:rsidRDefault="009D476E" w:rsidP="00FD126E">
            <w:pPr>
              <w:rPr>
                <w:ins w:id="330" w:author="Palacherla, Susmitha C" w:date="2021-04-19T16:29:00Z"/>
              </w:rPr>
            </w:pPr>
            <w:ins w:id="331" w:author="Palacherla, Susmitha C" w:date="2021-04-19T16:29:00Z">
              <w:r w:rsidRPr="00BB09B3">
                <w:t>/eCoaching/Production/Datasets</w:t>
              </w:r>
            </w:ins>
          </w:p>
        </w:tc>
      </w:tr>
      <w:tr w:rsidR="009D476E" w14:paraId="0FCADA48" w14:textId="77777777" w:rsidTr="00FD126E">
        <w:trPr>
          <w:trHeight w:hRule="exact" w:val="288"/>
          <w:ins w:id="332" w:author="Palacherla, Susmitha C" w:date="2021-04-19T16:29:00Z"/>
        </w:trPr>
        <w:tc>
          <w:tcPr>
            <w:tcW w:w="2695" w:type="dxa"/>
          </w:tcPr>
          <w:p w14:paraId="2602602D" w14:textId="77777777" w:rsidR="009D476E" w:rsidRPr="005745A6" w:rsidRDefault="009D476E" w:rsidP="00FD126E">
            <w:pPr>
              <w:rPr>
                <w:ins w:id="333" w:author="Palacherla, Susmitha C" w:date="2021-04-19T16:29:00Z"/>
                <w:b/>
              </w:rPr>
            </w:pPr>
            <w:proofErr w:type="spellStart"/>
            <w:ins w:id="334" w:author="Palacherla, Susmitha C" w:date="2021-04-19T16:29:00Z">
              <w:r w:rsidRPr="005745A6">
                <w:rPr>
                  <w:b/>
                </w:rPr>
                <w:t>TargetDataSourceFolder</w:t>
              </w:r>
              <w:proofErr w:type="spellEnd"/>
            </w:ins>
          </w:p>
        </w:tc>
        <w:tc>
          <w:tcPr>
            <w:tcW w:w="6210" w:type="dxa"/>
          </w:tcPr>
          <w:p w14:paraId="44306621" w14:textId="77777777" w:rsidR="009D476E" w:rsidRDefault="009D476E" w:rsidP="00FD126E">
            <w:pPr>
              <w:rPr>
                <w:ins w:id="335" w:author="Palacherla, Susmitha C" w:date="2021-04-19T16:29:00Z"/>
              </w:rPr>
            </w:pPr>
            <w:ins w:id="336" w:author="Palacherla, Susmitha C" w:date="2021-04-19T16:29:00Z">
              <w:r w:rsidRPr="00BB09B3">
                <w:t>/eCoaching/Production/</w:t>
              </w:r>
              <w:proofErr w:type="spellStart"/>
              <w:r w:rsidRPr="00BB09B3">
                <w:t>DataSources</w:t>
              </w:r>
              <w:proofErr w:type="spellEnd"/>
            </w:ins>
          </w:p>
        </w:tc>
      </w:tr>
      <w:tr w:rsidR="009D476E" w14:paraId="2CD6FE09" w14:textId="77777777" w:rsidTr="00FD126E">
        <w:trPr>
          <w:trHeight w:hRule="exact" w:val="288"/>
          <w:ins w:id="337" w:author="Palacherla, Susmitha C" w:date="2021-04-19T16:29:00Z"/>
        </w:trPr>
        <w:tc>
          <w:tcPr>
            <w:tcW w:w="2695" w:type="dxa"/>
          </w:tcPr>
          <w:p w14:paraId="7424AAE9" w14:textId="77777777" w:rsidR="009D476E" w:rsidRPr="005745A6" w:rsidRDefault="009D476E" w:rsidP="00FD126E">
            <w:pPr>
              <w:rPr>
                <w:ins w:id="338" w:author="Palacherla, Susmitha C" w:date="2021-04-19T16:29:00Z"/>
                <w:b/>
              </w:rPr>
            </w:pPr>
            <w:proofErr w:type="spellStart"/>
            <w:ins w:id="339" w:author="Palacherla, Susmitha C" w:date="2021-04-19T16:29:00Z">
              <w:r w:rsidRPr="005745A6">
                <w:rPr>
                  <w:b/>
                </w:rPr>
                <w:t>TargetReportFolder</w:t>
              </w:r>
              <w:proofErr w:type="spellEnd"/>
            </w:ins>
          </w:p>
        </w:tc>
        <w:tc>
          <w:tcPr>
            <w:tcW w:w="6210" w:type="dxa"/>
          </w:tcPr>
          <w:p w14:paraId="3DBD93AC" w14:textId="77777777" w:rsidR="009D476E" w:rsidRDefault="009D476E" w:rsidP="00FD126E">
            <w:pPr>
              <w:rPr>
                <w:ins w:id="340" w:author="Palacherla, Susmitha C" w:date="2021-04-19T16:29:00Z"/>
              </w:rPr>
            </w:pPr>
            <w:ins w:id="341" w:author="Palacherla, Susmitha C" w:date="2021-04-19T16:29:00Z">
              <w:r w:rsidRPr="00BB09B3">
                <w:t>/eCoaching/Production/Reports</w:t>
              </w:r>
            </w:ins>
          </w:p>
        </w:tc>
      </w:tr>
      <w:tr w:rsidR="009D476E" w14:paraId="088B5F15" w14:textId="77777777" w:rsidTr="00FD126E">
        <w:trPr>
          <w:trHeight w:hRule="exact" w:val="288"/>
          <w:ins w:id="342" w:author="Palacherla, Susmitha C" w:date="2021-04-19T16:29:00Z"/>
        </w:trPr>
        <w:tc>
          <w:tcPr>
            <w:tcW w:w="2695" w:type="dxa"/>
          </w:tcPr>
          <w:p w14:paraId="4EDC5CDC" w14:textId="77777777" w:rsidR="009D476E" w:rsidRPr="005745A6" w:rsidRDefault="009D476E" w:rsidP="00FD126E">
            <w:pPr>
              <w:rPr>
                <w:ins w:id="343" w:author="Palacherla, Susmitha C" w:date="2021-04-19T16:29:00Z"/>
                <w:b/>
              </w:rPr>
            </w:pPr>
            <w:proofErr w:type="spellStart"/>
            <w:ins w:id="344" w:author="Palacherla, Susmitha C" w:date="2021-04-19T16:29:00Z">
              <w:r w:rsidRPr="005745A6">
                <w:rPr>
                  <w:b/>
                </w:rPr>
                <w:t>TargetReportPartFolder</w:t>
              </w:r>
              <w:proofErr w:type="spellEnd"/>
            </w:ins>
          </w:p>
        </w:tc>
        <w:tc>
          <w:tcPr>
            <w:tcW w:w="6210" w:type="dxa"/>
          </w:tcPr>
          <w:p w14:paraId="76E34999" w14:textId="77777777" w:rsidR="009D476E" w:rsidRDefault="009D476E" w:rsidP="00FD126E">
            <w:pPr>
              <w:rPr>
                <w:ins w:id="345" w:author="Palacherla, Susmitha C" w:date="2021-04-19T16:29:00Z"/>
              </w:rPr>
            </w:pPr>
            <w:ins w:id="346" w:author="Palacherla, Susmitha C" w:date="2021-04-19T16:29:00Z">
              <w:r w:rsidRPr="00F74047">
                <w:t>Report Parts</w:t>
              </w:r>
            </w:ins>
          </w:p>
        </w:tc>
      </w:tr>
      <w:tr w:rsidR="009D476E" w14:paraId="16D81C34" w14:textId="77777777" w:rsidTr="00FD126E">
        <w:trPr>
          <w:trHeight w:hRule="exact" w:val="288"/>
          <w:ins w:id="347" w:author="Palacherla, Susmitha C" w:date="2021-04-19T16:29:00Z"/>
        </w:trPr>
        <w:tc>
          <w:tcPr>
            <w:tcW w:w="2695" w:type="dxa"/>
          </w:tcPr>
          <w:p w14:paraId="65CB5CB4" w14:textId="77777777" w:rsidR="009D476E" w:rsidRPr="005745A6" w:rsidRDefault="009D476E" w:rsidP="00FD126E">
            <w:pPr>
              <w:rPr>
                <w:ins w:id="348" w:author="Palacherla, Susmitha C" w:date="2021-04-19T16:29:00Z"/>
                <w:b/>
              </w:rPr>
            </w:pPr>
            <w:proofErr w:type="spellStart"/>
            <w:ins w:id="349" w:author="Palacherla, Susmitha C" w:date="2021-04-19T16:29:00Z">
              <w:r w:rsidRPr="005745A6">
                <w:rPr>
                  <w:b/>
                </w:rPr>
                <w:t>TargetServerURL</w:t>
              </w:r>
              <w:proofErr w:type="spellEnd"/>
            </w:ins>
          </w:p>
        </w:tc>
        <w:tc>
          <w:tcPr>
            <w:tcW w:w="6210" w:type="dxa"/>
          </w:tcPr>
          <w:p w14:paraId="45B04872" w14:textId="77777777" w:rsidR="009D476E" w:rsidRDefault="009D476E" w:rsidP="00FD126E">
            <w:pPr>
              <w:rPr>
                <w:ins w:id="350" w:author="Palacherla, Susmitha C" w:date="2021-04-19T16:29:00Z"/>
              </w:rPr>
            </w:pPr>
            <w:ins w:id="351" w:author="Palacherla, Susmitha C" w:date="2021-04-19T16:29:00Z">
              <w:r w:rsidRPr="00F74047">
                <w:t>http</w:t>
              </w:r>
              <w:r>
                <w:t>s</w:t>
              </w:r>
              <w:r w:rsidRPr="00F74047">
                <w:t>://</w:t>
              </w:r>
              <w:r>
                <w:t>UVAAPADSQL50CCO</w:t>
              </w:r>
              <w:r w:rsidRPr="00F74047">
                <w:t>/ReportServer</w:t>
              </w:r>
            </w:ins>
          </w:p>
        </w:tc>
      </w:tr>
      <w:tr w:rsidR="009D476E" w14:paraId="2AD02554" w14:textId="77777777" w:rsidTr="00FD126E">
        <w:trPr>
          <w:trHeight w:hRule="exact" w:val="288"/>
          <w:ins w:id="352" w:author="Palacherla, Susmitha C" w:date="2021-04-19T16:29:00Z"/>
        </w:trPr>
        <w:tc>
          <w:tcPr>
            <w:tcW w:w="2695" w:type="dxa"/>
          </w:tcPr>
          <w:p w14:paraId="7BBEA1BF" w14:textId="77777777" w:rsidR="009D476E" w:rsidRPr="005745A6" w:rsidRDefault="009D476E" w:rsidP="00FD126E">
            <w:pPr>
              <w:rPr>
                <w:ins w:id="353" w:author="Palacherla, Susmitha C" w:date="2021-04-19T16:29:00Z"/>
                <w:b/>
              </w:rPr>
            </w:pPr>
            <w:proofErr w:type="spellStart"/>
            <w:ins w:id="354" w:author="Palacherla, Susmitha C" w:date="2021-04-19T16:29:00Z">
              <w:r w:rsidRPr="005745A6">
                <w:rPr>
                  <w:b/>
                </w:rPr>
                <w:t>TargetServerVersion</w:t>
              </w:r>
              <w:proofErr w:type="spellEnd"/>
            </w:ins>
          </w:p>
        </w:tc>
        <w:tc>
          <w:tcPr>
            <w:tcW w:w="6210" w:type="dxa"/>
          </w:tcPr>
          <w:p w14:paraId="5B5018B1" w14:textId="77777777" w:rsidR="009D476E" w:rsidRDefault="009D476E" w:rsidP="00FD126E">
            <w:pPr>
              <w:rPr>
                <w:ins w:id="355" w:author="Palacherla, Susmitha C" w:date="2021-04-19T16:29:00Z"/>
              </w:rPr>
            </w:pPr>
            <w:ins w:id="356" w:author="Palacherla, Susmitha C" w:date="2021-04-19T16:29:00Z">
              <w:r w:rsidRPr="00B459BC">
                <w:t>SQL Server 2016 or later</w:t>
              </w:r>
            </w:ins>
          </w:p>
        </w:tc>
      </w:tr>
      <w:tr w:rsidR="009D476E" w14:paraId="193CF7FE" w14:textId="77777777" w:rsidTr="00FD126E">
        <w:trPr>
          <w:trHeight w:hRule="exact" w:val="288"/>
          <w:ins w:id="357" w:author="Palacherla, Susmitha C" w:date="2021-04-19T16:29:00Z"/>
        </w:trPr>
        <w:tc>
          <w:tcPr>
            <w:tcW w:w="2695" w:type="dxa"/>
          </w:tcPr>
          <w:p w14:paraId="0E34D7FE" w14:textId="77777777" w:rsidR="009D476E" w:rsidRPr="005745A6" w:rsidRDefault="009D476E" w:rsidP="00FD126E">
            <w:pPr>
              <w:rPr>
                <w:ins w:id="358" w:author="Palacherla, Susmitha C" w:date="2021-04-19T16:29:00Z"/>
                <w:b/>
              </w:rPr>
            </w:pPr>
            <w:ins w:id="359" w:author="Palacherla, Susmitha C" w:date="2021-04-19T16:29:00Z">
              <w:r>
                <w:rPr>
                  <w:b/>
                </w:rPr>
                <w:t>Report Portal</w:t>
              </w:r>
            </w:ins>
          </w:p>
        </w:tc>
        <w:tc>
          <w:tcPr>
            <w:tcW w:w="6210" w:type="dxa"/>
          </w:tcPr>
          <w:p w14:paraId="1C4EE1E6" w14:textId="77777777" w:rsidR="009D476E" w:rsidRPr="00F74047" w:rsidRDefault="009D476E" w:rsidP="00FD126E">
            <w:pPr>
              <w:rPr>
                <w:ins w:id="360" w:author="Palacherla, Susmitha C" w:date="2021-04-19T16:29:00Z"/>
              </w:rPr>
            </w:pPr>
            <w:ins w:id="361" w:author="Palacherla, Susmitha C" w:date="2021-04-19T16:29:00Z">
              <w:r w:rsidRPr="001515E0">
                <w:t>http</w:t>
              </w:r>
              <w:r>
                <w:t>s</w:t>
              </w:r>
              <w:r w:rsidRPr="001515E0">
                <w:t>://</w:t>
              </w:r>
              <w:r>
                <w:t>UVAAPADSQL50CCO</w:t>
              </w:r>
              <w:r w:rsidRPr="001515E0">
                <w:t>/Reports_ECL</w:t>
              </w:r>
              <w:r>
                <w:t>P</w:t>
              </w:r>
              <w:r w:rsidRPr="001515E0">
                <w:t>01</w:t>
              </w:r>
            </w:ins>
          </w:p>
        </w:tc>
      </w:tr>
    </w:tbl>
    <w:p w14:paraId="53029108" w14:textId="77777777" w:rsidR="009D476E" w:rsidRDefault="009D476E" w:rsidP="009D476E">
      <w:pPr>
        <w:pStyle w:val="Heading1"/>
        <w:numPr>
          <w:ilvl w:val="0"/>
          <w:numId w:val="3"/>
        </w:numPr>
        <w:rPr>
          <w:ins w:id="362" w:author="Palacherla, Susmitha C" w:date="2021-04-19T16:29:00Z"/>
          <w:rFonts w:ascii="Arial" w:hAnsi="Arial" w:cs="Arial"/>
          <w:sz w:val="24"/>
          <w:szCs w:val="24"/>
        </w:rPr>
      </w:pPr>
      <w:ins w:id="363" w:author="Palacherla, Susmitha C" w:date="2021-04-19T16:29:00Z">
        <w:r>
          <w:rPr>
            <w:rFonts w:ascii="Arial" w:hAnsi="Arial" w:cs="Arial"/>
            <w:sz w:val="24"/>
            <w:szCs w:val="24"/>
          </w:rPr>
          <w:t>Data Source(s)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9D476E" w14:paraId="6FAA4F7B" w14:textId="77777777" w:rsidTr="00FD126E">
        <w:trPr>
          <w:trHeight w:hRule="exact" w:val="352"/>
          <w:ins w:id="364" w:author="Palacherla, Susmitha C" w:date="2021-04-19T16:29:00Z"/>
        </w:trPr>
        <w:tc>
          <w:tcPr>
            <w:tcW w:w="1809" w:type="dxa"/>
          </w:tcPr>
          <w:p w14:paraId="2482BDDE" w14:textId="77777777" w:rsidR="009D476E" w:rsidRPr="005745A6" w:rsidRDefault="009D476E" w:rsidP="00FD126E">
            <w:pPr>
              <w:rPr>
                <w:ins w:id="365" w:author="Palacherla, Susmitha C" w:date="2021-04-19T16:29:00Z"/>
                <w:b/>
              </w:rPr>
            </w:pPr>
            <w:ins w:id="366" w:author="Palacherla, Susmitha C" w:date="2021-04-19T16:29:00Z">
              <w:r>
                <w:rPr>
                  <w:b/>
                </w:rPr>
                <w:t>Name</w:t>
              </w:r>
            </w:ins>
          </w:p>
        </w:tc>
        <w:tc>
          <w:tcPr>
            <w:tcW w:w="3222" w:type="dxa"/>
          </w:tcPr>
          <w:p w14:paraId="46BABEF2" w14:textId="77777777" w:rsidR="009D476E" w:rsidRDefault="009D476E" w:rsidP="00FD126E">
            <w:pPr>
              <w:rPr>
                <w:ins w:id="367" w:author="Palacherla, Susmitha C" w:date="2021-04-19T16:29:00Z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C26D4" w14:textId="77777777" w:rsidR="009D476E" w:rsidRDefault="009D476E" w:rsidP="00FD126E">
            <w:pPr>
              <w:rPr>
                <w:ins w:id="368" w:author="Palacherla, Susmitha C" w:date="2021-04-19T16:29:00Z"/>
              </w:rPr>
            </w:pPr>
            <w:ins w:id="369" w:author="Palacherla, Susmitha C" w:date="2021-04-19T16:29:00Z">
              <w:r>
                <w:t>eCoaching</w:t>
              </w:r>
            </w:ins>
          </w:p>
        </w:tc>
      </w:tr>
      <w:tr w:rsidR="009D476E" w14:paraId="23693593" w14:textId="77777777" w:rsidTr="00FD126E">
        <w:trPr>
          <w:trHeight w:hRule="exact" w:val="288"/>
          <w:ins w:id="370" w:author="Palacherla, Susmitha C" w:date="2021-04-19T16:29:00Z"/>
        </w:trPr>
        <w:tc>
          <w:tcPr>
            <w:tcW w:w="1809" w:type="dxa"/>
          </w:tcPr>
          <w:p w14:paraId="73B811EC" w14:textId="77777777" w:rsidR="009D476E" w:rsidRPr="005745A6" w:rsidRDefault="009D476E" w:rsidP="00FD126E">
            <w:pPr>
              <w:rPr>
                <w:ins w:id="371" w:author="Palacherla, Susmitha C" w:date="2021-04-19T16:29:00Z"/>
                <w:b/>
              </w:rPr>
            </w:pPr>
            <w:ins w:id="372" w:author="Palacherla, Susmitha C" w:date="2021-04-19T16:29:00Z">
              <w:r>
                <w:rPr>
                  <w:b/>
                </w:rPr>
                <w:t>Type</w:t>
              </w:r>
            </w:ins>
          </w:p>
        </w:tc>
        <w:tc>
          <w:tcPr>
            <w:tcW w:w="3222" w:type="dxa"/>
          </w:tcPr>
          <w:p w14:paraId="77948ED4" w14:textId="77777777" w:rsidR="009D476E" w:rsidRDefault="009D476E" w:rsidP="00FD126E">
            <w:pPr>
              <w:rPr>
                <w:ins w:id="373" w:author="Palacherla, Susmitha C" w:date="2021-04-19T16:29:00Z"/>
              </w:rPr>
            </w:pPr>
          </w:p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6436" w14:textId="77777777" w:rsidR="009D476E" w:rsidRDefault="009D476E" w:rsidP="00FD126E">
            <w:pPr>
              <w:rPr>
                <w:ins w:id="374" w:author="Palacherla, Susmitha C" w:date="2021-04-19T16:29:00Z"/>
              </w:rPr>
            </w:pPr>
            <w:ins w:id="375" w:author="Palacherla, Susmitha C" w:date="2021-04-19T16:29:00Z">
              <w:r>
                <w:t>Microsoft SQL Server</w:t>
              </w:r>
            </w:ins>
          </w:p>
        </w:tc>
      </w:tr>
      <w:tr w:rsidR="009D476E" w14:paraId="0E23BFEE" w14:textId="77777777" w:rsidTr="00FD126E">
        <w:trPr>
          <w:trHeight w:hRule="exact" w:val="3205"/>
          <w:ins w:id="376" w:author="Palacherla, Susmitha C" w:date="2021-04-19T16:29:00Z"/>
        </w:trPr>
        <w:tc>
          <w:tcPr>
            <w:tcW w:w="1809" w:type="dxa"/>
          </w:tcPr>
          <w:p w14:paraId="16390699" w14:textId="77777777" w:rsidR="009D476E" w:rsidRPr="005745A6" w:rsidRDefault="009D476E" w:rsidP="00FD126E">
            <w:pPr>
              <w:rPr>
                <w:ins w:id="377" w:author="Palacherla, Susmitha C" w:date="2021-04-19T16:29:00Z"/>
                <w:b/>
              </w:rPr>
            </w:pPr>
            <w:ins w:id="378" w:author="Palacherla, Susmitha C" w:date="2021-04-19T16:29:00Z">
              <w:r>
                <w:rPr>
                  <w:b/>
                </w:rPr>
                <w:t>Connection String(s)</w:t>
              </w:r>
            </w:ins>
          </w:p>
        </w:tc>
        <w:tc>
          <w:tcPr>
            <w:tcW w:w="3222" w:type="dxa"/>
          </w:tcPr>
          <w:p w14:paraId="24BEC5EB" w14:textId="77777777" w:rsidR="009D476E" w:rsidRDefault="009D476E" w:rsidP="00FD126E">
            <w:pPr>
              <w:rPr>
                <w:ins w:id="379" w:author="Palacherla, Susmitha C" w:date="2021-04-19T16:29:00Z"/>
              </w:rPr>
            </w:pPr>
          </w:p>
        </w:tc>
        <w:tc>
          <w:tcPr>
            <w:tcW w:w="4319" w:type="dxa"/>
          </w:tcPr>
          <w:p w14:paraId="45BB93E6" w14:textId="77777777" w:rsidR="009D476E" w:rsidRDefault="009D476E" w:rsidP="00FD126E">
            <w:pPr>
              <w:rPr>
                <w:ins w:id="380" w:author="Palacherla, Susmitha C" w:date="2021-04-19T16:29:00Z"/>
              </w:rPr>
            </w:pPr>
            <w:ins w:id="381" w:author="Palacherla, Susmitha C" w:date="2021-04-19T16:29:00Z">
              <w:r>
                <w:t xml:space="preserve">Dev: </w:t>
              </w:r>
              <w:r w:rsidRPr="009C448F">
                <w:t>Data Source=</w:t>
              </w:r>
              <w:r>
                <w:t>UVAADADSQL50CCO</w:t>
              </w:r>
              <w:r w:rsidRPr="009C448F">
                <w:t>;Initial Catalog=eCoachingDev</w:t>
              </w:r>
            </w:ins>
          </w:p>
          <w:p w14:paraId="4825BBFD" w14:textId="77777777" w:rsidR="009D476E" w:rsidRDefault="009D476E" w:rsidP="00FD126E">
            <w:pPr>
              <w:rPr>
                <w:ins w:id="382" w:author="Palacherla, Susmitha C" w:date="2021-04-19T16:29:00Z"/>
              </w:rPr>
            </w:pPr>
            <w:ins w:id="383" w:author="Palacherla, Susmitha C" w:date="2021-04-19T16:29:00Z">
              <w:r>
                <w:t xml:space="preserve">Sys Test: </w:t>
              </w:r>
              <w:r w:rsidRPr="009C448F">
                <w:t>Data Source=</w:t>
              </w:r>
              <w:r>
                <w:t>UVAADADSQL52CCO;Initial Catalog=eCoachingTest</w:t>
              </w:r>
            </w:ins>
          </w:p>
          <w:p w14:paraId="6AA9C627" w14:textId="77777777" w:rsidR="009D476E" w:rsidRDefault="009D476E" w:rsidP="00FD126E">
            <w:pPr>
              <w:rPr>
                <w:ins w:id="384" w:author="Palacherla, Susmitha C" w:date="2021-04-19T16:29:00Z"/>
              </w:rPr>
            </w:pPr>
            <w:ins w:id="385" w:author="Palacherla, Susmitha C" w:date="2021-04-19T16:29:00Z">
              <w:r>
                <w:t xml:space="preserve">Production: </w:t>
              </w:r>
              <w:r w:rsidRPr="009C448F">
                <w:t>Data Source=</w:t>
              </w:r>
              <w:r>
                <w:t>UVAAPADSQL50CCO;Initial Catalog=eCoaching</w:t>
              </w:r>
            </w:ins>
          </w:p>
        </w:tc>
      </w:tr>
      <w:tr w:rsidR="009D476E" w14:paraId="39B12186" w14:textId="77777777" w:rsidTr="00FD126E">
        <w:trPr>
          <w:trHeight w:hRule="exact" w:val="288"/>
          <w:ins w:id="386" w:author="Palacherla, Susmitha C" w:date="2021-04-19T16:29:00Z"/>
        </w:trPr>
        <w:tc>
          <w:tcPr>
            <w:tcW w:w="1809" w:type="dxa"/>
          </w:tcPr>
          <w:p w14:paraId="0C86C74F" w14:textId="77777777" w:rsidR="009D476E" w:rsidRPr="005745A6" w:rsidRDefault="009D476E" w:rsidP="00FD126E">
            <w:pPr>
              <w:rPr>
                <w:ins w:id="387" w:author="Palacherla, Susmitha C" w:date="2021-04-19T16:29:00Z"/>
                <w:b/>
              </w:rPr>
            </w:pPr>
            <w:ins w:id="388" w:author="Palacherla, Susmitha C" w:date="2021-04-19T16:29:00Z">
              <w:r>
                <w:rPr>
                  <w:b/>
                </w:rPr>
                <w:t>Connect Using</w:t>
              </w:r>
            </w:ins>
          </w:p>
        </w:tc>
        <w:tc>
          <w:tcPr>
            <w:tcW w:w="3222" w:type="dxa"/>
          </w:tcPr>
          <w:p w14:paraId="2998DDDE" w14:textId="77777777" w:rsidR="009D476E" w:rsidRDefault="009D476E" w:rsidP="00FD126E">
            <w:pPr>
              <w:rPr>
                <w:ins w:id="389" w:author="Palacherla, Susmitha C" w:date="2021-04-19T16:29:00Z"/>
              </w:rPr>
            </w:pPr>
          </w:p>
        </w:tc>
        <w:tc>
          <w:tcPr>
            <w:tcW w:w="4319" w:type="dxa"/>
          </w:tcPr>
          <w:p w14:paraId="68846204" w14:textId="77777777" w:rsidR="009D476E" w:rsidRDefault="009D476E" w:rsidP="00FD126E">
            <w:pPr>
              <w:rPr>
                <w:ins w:id="390" w:author="Palacherla, Susmitha C" w:date="2021-04-19T16:29:00Z"/>
              </w:rPr>
            </w:pPr>
            <w:ins w:id="391" w:author="Palacherla, Susmitha C" w:date="2021-04-19T16:29:00Z">
              <w:r>
                <w:t>Windows Integrated Security</w:t>
              </w:r>
            </w:ins>
          </w:p>
        </w:tc>
      </w:tr>
    </w:tbl>
    <w:p w14:paraId="52761D3F" w14:textId="77777777" w:rsidR="00D9112F" w:rsidRPr="00D9112F" w:rsidRDefault="00D9112F" w:rsidP="00D9112F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9112F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D9112F" w:rsidRPr="00D9112F" w14:paraId="6EF86721" w14:textId="77777777" w:rsidTr="00C310C2">
        <w:trPr>
          <w:trHeight w:hRule="exact" w:val="3826"/>
        </w:trPr>
        <w:tc>
          <w:tcPr>
            <w:tcW w:w="1809" w:type="dxa"/>
          </w:tcPr>
          <w:p w14:paraId="184CE6B9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593C077F" w14:textId="77777777" w:rsidR="00D9112F" w:rsidRPr="00D9112F" w:rsidRDefault="00D9112F" w:rsidP="00D9112F">
            <w:r>
              <w:rPr>
                <w:noProof/>
              </w:rPr>
              <w:drawing>
                <wp:inline distT="0" distB="0" distL="0" distR="0" wp14:anchorId="3EB62C58" wp14:editId="6DD007C1">
                  <wp:extent cx="4325112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12F" w:rsidRPr="00D9112F" w14:paraId="1EF83CAB" w14:textId="77777777" w:rsidTr="005B5889">
        <w:trPr>
          <w:trHeight w:hRule="exact" w:val="288"/>
        </w:trPr>
        <w:tc>
          <w:tcPr>
            <w:tcW w:w="1809" w:type="dxa"/>
          </w:tcPr>
          <w:p w14:paraId="4A994E94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76686BB0" w14:textId="77777777" w:rsidR="00D9112F" w:rsidRPr="00D9112F" w:rsidRDefault="00D9112F" w:rsidP="00D9112F"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D9112F" w:rsidRPr="00D9112F" w14:paraId="36F48148" w14:textId="77777777" w:rsidTr="00C310C2">
        <w:trPr>
          <w:trHeight w:hRule="exact" w:val="2971"/>
        </w:trPr>
        <w:tc>
          <w:tcPr>
            <w:tcW w:w="1809" w:type="dxa"/>
          </w:tcPr>
          <w:p w14:paraId="343C3E2B" w14:textId="77777777"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0629CD7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  <w:p w14:paraId="0CBD1466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WarningActiveList</w:t>
            </w:r>
            <w:proofErr w:type="spellEnd"/>
          </w:p>
          <w:p w14:paraId="4CC43451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WarningEmployeeList</w:t>
            </w:r>
            <w:proofErr w:type="spellEnd"/>
          </w:p>
          <w:p w14:paraId="1E17E82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WarningReasonList</w:t>
            </w:r>
            <w:proofErr w:type="spellEnd"/>
          </w:p>
          <w:p w14:paraId="1632337B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WarningSiteList</w:t>
            </w:r>
            <w:proofErr w:type="spellEnd"/>
          </w:p>
          <w:p w14:paraId="1EEDAD35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WarningStatusList</w:t>
            </w:r>
            <w:proofErr w:type="spellEnd"/>
          </w:p>
          <w:p w14:paraId="1F1A9496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/eCoaching/Datasets/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WarningSubReasonList</w:t>
            </w:r>
            <w:proofErr w:type="spellEnd"/>
          </w:p>
          <w:p w14:paraId="59C2F92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DD7C5A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76F85618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00BC8E9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F276597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5712E9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216384B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397A675E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DC5DFD" w14:textId="77777777"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40"/>
            </w:tblGrid>
            <w:tr w:rsidR="00D9112F" w:rsidRPr="00D9112F" w14:paraId="73180901" w14:textId="77777777" w:rsidTr="00C310C2">
              <w:trPr>
                <w:trHeight w:val="990"/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 w14:paraId="5FC8522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14:paraId="4C0E6869" w14:textId="77777777" w:rsidR="00D9112F" w:rsidRPr="00D9112F" w:rsidRDefault="00D9112F" w:rsidP="00D9112F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/eCoaching/Datasets/</w:t>
                        </w:r>
                        <w:proofErr w:type="spellStart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WarningSiteList</w:t>
                        </w:r>
                        <w:proofErr w:type="spellEnd"/>
                      </w:p>
                    </w:tc>
                  </w:tr>
                </w:tbl>
                <w:p w14:paraId="230432A7" w14:textId="77777777" w:rsidR="00D9112F" w:rsidRPr="00D9112F" w:rsidRDefault="00D9112F" w:rsidP="00D9112F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C1E717B" w14:textId="77777777" w:rsidR="00D9112F" w:rsidRPr="00D9112F" w:rsidRDefault="00D9112F" w:rsidP="00D9112F">
            <w:pPr>
              <w:spacing w:after="0" w:line="240" w:lineRule="auto"/>
            </w:pPr>
          </w:p>
        </w:tc>
      </w:tr>
    </w:tbl>
    <w:p w14:paraId="5D107BE6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91EB4" w14:textId="77777777" w:rsidR="00987FA7" w:rsidRDefault="00987FA7" w:rsidP="009F2A51">
      <w:pPr>
        <w:spacing w:after="0" w:line="240" w:lineRule="auto"/>
      </w:pPr>
      <w:r>
        <w:separator/>
      </w:r>
    </w:p>
  </w:endnote>
  <w:endnote w:type="continuationSeparator" w:id="0">
    <w:p w14:paraId="2F387FCA" w14:textId="77777777" w:rsidR="00987FA7" w:rsidRDefault="00987FA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1621B" w14:textId="77777777" w:rsidR="00AF6B2E" w:rsidRDefault="00AF6B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3A8A" w14:textId="77777777" w:rsidR="00F800B3" w:rsidRDefault="00F800B3" w:rsidP="00F800B3">
    <w:pPr>
      <w:pStyle w:val="Footertext1"/>
      <w:rPr>
        <w:color w:val="FFFFFF"/>
      </w:rPr>
    </w:pPr>
    <w:r>
      <w:t>This document contains confidential and proprietary information,</w:t>
    </w:r>
  </w:p>
  <w:p w14:paraId="38A18AE9" w14:textId="77777777" w:rsidR="00F800B3" w:rsidRDefault="00F800B3" w:rsidP="00F800B3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285AF120" w14:textId="4D93852F" w:rsidR="00F800B3" w:rsidRPr="000C47F2" w:rsidRDefault="00F800B3" w:rsidP="00F800B3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9D476E">
      <w:rPr>
        <w:noProof/>
      </w:rPr>
      <w:t>4/19/2021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AF6B2E">
      <w:rPr>
        <w:rStyle w:val="PageNumber"/>
        <w:noProof/>
      </w:rPr>
      <w:t>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AF6B2E">
      <w:rPr>
        <w:rStyle w:val="PageNumber"/>
        <w:noProof/>
      </w:rPr>
      <w:t>28</w:t>
    </w:r>
    <w:r w:rsidRPr="000C47F2">
      <w:rPr>
        <w:rStyle w:val="PageNumber"/>
      </w:rPr>
      <w:fldChar w:fldCharType="end"/>
    </w:r>
  </w:p>
  <w:p w14:paraId="7FFDD453" w14:textId="039F57D1" w:rsidR="007B16D7" w:rsidRDefault="007B16D7" w:rsidP="009D476E">
    <w:pPr>
      <w:pStyle w:val="Footer"/>
      <w:tabs>
        <w:tab w:val="right" w:pos="720"/>
      </w:tabs>
      <w:spacing w:after="0"/>
      <w:jc w:val="center"/>
      <w:rPr>
        <w:rFonts w:ascii="Arial Black" w:hAnsi="Arial Black"/>
        <w:sz w:val="20"/>
      </w:rPr>
    </w:pPr>
    <w:r w:rsidRPr="00D62F04">
      <w:rPr>
        <w:b/>
        <w:sz w:val="18"/>
        <w:szCs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1CFB4" w14:textId="77777777" w:rsidR="00AF6B2E" w:rsidRDefault="00AF6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102A9" w14:textId="77777777" w:rsidR="00987FA7" w:rsidRDefault="00987FA7" w:rsidP="009F2A51">
      <w:pPr>
        <w:spacing w:after="0" w:line="240" w:lineRule="auto"/>
      </w:pPr>
      <w:r>
        <w:separator/>
      </w:r>
    </w:p>
  </w:footnote>
  <w:footnote w:type="continuationSeparator" w:id="0">
    <w:p w14:paraId="7B0EE3DA" w14:textId="77777777" w:rsidR="00987FA7" w:rsidRDefault="00987FA7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833E6" w14:textId="77777777" w:rsidR="00AF6B2E" w:rsidRDefault="00AF6B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8A6B" w14:textId="77777777" w:rsidR="00F800B3" w:rsidRDefault="00F800B3" w:rsidP="00F800B3">
    <w:pPr>
      <w:pStyle w:val="Header"/>
    </w:pPr>
    <w:r>
      <w:t>eCoaching Log System</w:t>
    </w:r>
  </w:p>
  <w:p w14:paraId="095F398A" w14:textId="77777777" w:rsidR="007B16D7" w:rsidRDefault="007B16D7" w:rsidP="00BF6056">
    <w:pPr>
      <w:pStyle w:val="headingstuff"/>
      <w:ind w:left="4320" w:firstLine="720"/>
      <w:jc w:val="right"/>
    </w:pPr>
  </w:p>
  <w:p w14:paraId="252F109E" w14:textId="77777777" w:rsidR="007B16D7" w:rsidRDefault="007B16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6E04A" w14:textId="77777777" w:rsidR="00AF6B2E" w:rsidRDefault="00AF6B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85085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64F2B"/>
    <w:rsid w:val="00774DD0"/>
    <w:rsid w:val="007776F9"/>
    <w:rsid w:val="007829B2"/>
    <w:rsid w:val="00791138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06EC5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87FA7"/>
    <w:rsid w:val="009B0B83"/>
    <w:rsid w:val="009B6F24"/>
    <w:rsid w:val="009C0EBF"/>
    <w:rsid w:val="009C3204"/>
    <w:rsid w:val="009C3E14"/>
    <w:rsid w:val="009C71DF"/>
    <w:rsid w:val="009D3AAF"/>
    <w:rsid w:val="009D476E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AF6B2E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10C2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47F48"/>
    <w:rsid w:val="00F6022E"/>
    <w:rsid w:val="00F800B3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9235ED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F800B3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F800B3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28</Pages>
  <Words>2020</Words>
  <Characters>11517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13510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33</cp:revision>
  <dcterms:created xsi:type="dcterms:W3CDTF">2017-04-18T18:53:00Z</dcterms:created>
  <dcterms:modified xsi:type="dcterms:W3CDTF">2021-04-19T20:29:00Z</dcterms:modified>
</cp:coreProperties>
</file>