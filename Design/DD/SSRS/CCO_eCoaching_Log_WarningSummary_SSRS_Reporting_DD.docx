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2A51" w:rsidRPr="002431EB" w:rsidRDefault="009F2A51" w:rsidP="009F2A51">
      <w:pPr>
        <w:pStyle w:val="Title1"/>
      </w:pPr>
      <w:bookmarkStart w:id="0" w:name="_Ref29370327"/>
      <w:bookmarkEnd w:id="0"/>
      <w:r w:rsidRPr="002431EB">
        <w:t>__________________________</w:t>
      </w: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F800B3" w:rsidRDefault="00F800B3" w:rsidP="00F800B3">
      <w:pPr>
        <w:ind w:right="-270"/>
        <w:jc w:val="both"/>
        <w:rPr>
          <w:b/>
          <w:bCs/>
          <w:noProof/>
          <w:sz w:val="56"/>
          <w:szCs w:val="56"/>
        </w:rPr>
      </w:pPr>
      <w:r>
        <w:rPr>
          <w:rFonts w:ascii="Century Schoolbook" w:hAnsi="Century Schoolbook"/>
        </w:rPr>
        <w:tab/>
      </w:r>
      <w:r>
        <w:rPr>
          <w:b/>
          <w:bCs/>
          <w:noProof/>
          <w:sz w:val="56"/>
          <w:szCs w:val="56"/>
        </w:rPr>
        <w:t xml:space="preserve">               </w:t>
      </w:r>
    </w:p>
    <w:p w:rsidR="00F800B3" w:rsidRDefault="00F800B3" w:rsidP="00F800B3">
      <w:pPr>
        <w:ind w:right="-270"/>
        <w:jc w:val="both"/>
        <w:rPr>
          <w:b/>
          <w:bCs/>
          <w:noProof/>
          <w:sz w:val="56"/>
          <w:szCs w:val="56"/>
        </w:rPr>
      </w:pPr>
    </w:p>
    <w:p w:rsidR="00BF6056" w:rsidRPr="002431EB" w:rsidRDefault="00F800B3" w:rsidP="00F800B3">
      <w:pPr>
        <w:ind w:left="1440" w:right="-270" w:firstLine="720"/>
        <w:jc w:val="both"/>
        <w:rPr>
          <w:rFonts w:ascii="Century Schoolbook" w:hAnsi="Century Schoolbook"/>
        </w:rPr>
      </w:pPr>
      <w:r w:rsidRPr="007665CA">
        <w:rPr>
          <w:b/>
          <w:bCs/>
          <w:noProof/>
          <w:sz w:val="56"/>
          <w:szCs w:val="56"/>
        </w:rPr>
        <w:t>eCoac</w:t>
      </w:r>
      <w:r>
        <w:rPr>
          <w:b/>
          <w:bCs/>
          <w:noProof/>
          <w:sz w:val="56"/>
          <w:szCs w:val="56"/>
        </w:rPr>
        <w:t>h</w:t>
      </w:r>
      <w:r w:rsidRPr="007665CA">
        <w:rPr>
          <w:b/>
          <w:bCs/>
          <w:noProof/>
          <w:sz w:val="56"/>
          <w:szCs w:val="56"/>
        </w:rPr>
        <w:t>ing Log System</w:t>
      </w:r>
    </w:p>
    <w:p w:rsidR="004F7B11" w:rsidRDefault="00FC77E3" w:rsidP="009F2A51">
      <w:pPr>
        <w:pStyle w:val="BodyText"/>
        <w:spacing w:before="240" w:after="60"/>
        <w:jc w:val="center"/>
        <w:rPr>
          <w:rFonts w:ascii="Arial" w:hAnsi="Arial"/>
          <w:b/>
          <w:sz w:val="36"/>
        </w:rPr>
      </w:pPr>
      <w:r>
        <w:rPr>
          <w:rFonts w:ascii="Arial" w:hAnsi="Arial"/>
          <w:b/>
          <w:sz w:val="36"/>
        </w:rPr>
        <w:t>Warning</w:t>
      </w:r>
      <w:r w:rsidR="004F7B11">
        <w:rPr>
          <w:rFonts w:ascii="Arial" w:hAnsi="Arial"/>
          <w:b/>
          <w:sz w:val="36"/>
        </w:rPr>
        <w:t xml:space="preserve"> Summary Report</w:t>
      </w:r>
    </w:p>
    <w:p w:rsidR="009F2A51" w:rsidRPr="002431EB" w:rsidRDefault="004F7B11" w:rsidP="009F2A51">
      <w:pPr>
        <w:pStyle w:val="BodyText"/>
        <w:spacing w:before="240" w:after="60"/>
        <w:jc w:val="center"/>
        <w:rPr>
          <w:rFonts w:ascii="Arial" w:hAnsi="Arial"/>
          <w:b/>
          <w:sz w:val="32"/>
        </w:rPr>
      </w:pPr>
      <w:r>
        <w:rPr>
          <w:rFonts w:ascii="Arial" w:hAnsi="Arial" w:cs="Arial"/>
          <w:b/>
          <w:sz w:val="32"/>
        </w:rPr>
        <w:t xml:space="preserve">SSRS </w:t>
      </w:r>
      <w:r>
        <w:rPr>
          <w:rFonts w:ascii="Arial" w:hAnsi="Arial"/>
          <w:b/>
          <w:sz w:val="32"/>
        </w:rPr>
        <w:t xml:space="preserve">Detail </w:t>
      </w:r>
      <w:r w:rsidR="009F2A51">
        <w:rPr>
          <w:rFonts w:ascii="Arial" w:hAnsi="Arial"/>
          <w:b/>
          <w:sz w:val="32"/>
        </w:rPr>
        <w:t>Design Document</w:t>
      </w:r>
    </w:p>
    <w:p w:rsidR="009F2A51" w:rsidRPr="002431EB" w:rsidRDefault="009F2A51" w:rsidP="009F2A51">
      <w:pPr>
        <w:pStyle w:val="Title1"/>
        <w:ind w:right="-270"/>
      </w:pPr>
      <w:r w:rsidRPr="002431EB">
        <w:t>__________________________</w:t>
      </w:r>
    </w:p>
    <w:p w:rsidR="009F2A51" w:rsidRPr="002431EB" w:rsidRDefault="009F2A51" w:rsidP="009F2A51">
      <w:pPr>
        <w:ind w:right="-270"/>
      </w:pPr>
    </w:p>
    <w:tbl>
      <w:tblPr>
        <w:tblW w:w="9450" w:type="dxa"/>
        <w:tblInd w:w="262" w:type="dxa"/>
        <w:tblLayout w:type="fixed"/>
        <w:tblCellMar>
          <w:left w:w="79" w:type="dxa"/>
          <w:right w:w="79" w:type="dxa"/>
        </w:tblCellMar>
        <w:tblLook w:val="0000" w:firstRow="0" w:lastRow="0" w:firstColumn="0" w:lastColumn="0" w:noHBand="0" w:noVBand="0"/>
        <w:tblPrChange w:id="1" w:author="Palacherla, Susmitha C (NE)" w:date="2020-08-03T13:14:00Z">
          <w:tblPr>
            <w:tblW w:w="9450" w:type="dxa"/>
            <w:tblInd w:w="262" w:type="dxa"/>
            <w:tblLayout w:type="fixed"/>
            <w:tblCellMar>
              <w:left w:w="79" w:type="dxa"/>
              <w:right w:w="79" w:type="dxa"/>
            </w:tblCellMar>
            <w:tblLook w:val="0000" w:firstRow="0" w:lastRow="0" w:firstColumn="0" w:lastColumn="0" w:noHBand="0" w:noVBand="0"/>
          </w:tblPr>
        </w:tblPrChange>
      </w:tblPr>
      <w:tblGrid>
        <w:gridCol w:w="1980"/>
        <w:gridCol w:w="1170"/>
        <w:gridCol w:w="6300"/>
        <w:tblGridChange w:id="2">
          <w:tblGrid>
            <w:gridCol w:w="1980"/>
            <w:gridCol w:w="1530"/>
            <w:gridCol w:w="5940"/>
          </w:tblGrid>
        </w:tblGridChange>
      </w:tblGrid>
      <w:tr w:rsidR="00502DC5" w:rsidRPr="00D37C04" w:rsidTr="00AF6B2E">
        <w:trPr>
          <w:cantSplit/>
          <w:trHeight w:val="282"/>
          <w:trPrChange w:id="3" w:author="Palacherla, Susmitha C (NE)" w:date="2020-08-03T13:14:00Z">
            <w:trPr>
              <w:cantSplit/>
              <w:trHeight w:val="282"/>
            </w:trPr>
          </w:trPrChange>
        </w:trPr>
        <w:tc>
          <w:tcPr>
            <w:tcW w:w="198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  <w:tcPrChange w:id="4" w:author="Palacherla, Susmitha C (NE)" w:date="2020-08-03T13:14:00Z">
              <w:tcPr>
                <w:tcW w:w="1980" w:type="dxa"/>
                <w:tcBorders>
                  <w:top w:val="single" w:sz="6" w:space="0" w:color="auto"/>
                  <w:left w:val="single" w:sz="6" w:space="0" w:color="auto"/>
                  <w:right w:val="single" w:sz="6" w:space="0" w:color="auto"/>
                </w:tcBorders>
                <w:vAlign w:val="center"/>
              </w:tcPr>
            </w:tcPrChange>
          </w:tcPr>
          <w:p w:rsidR="00502DC5" w:rsidRPr="00D37C04" w:rsidRDefault="00502DC5" w:rsidP="00502DC5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Last Revision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  <w:tcPrChange w:id="5" w:author="Palacherla, Susmitha C (NE)" w:date="2020-08-03T13:14:00Z">
              <w:tcPr>
                <w:tcW w:w="1530" w:type="dxa"/>
                <w:tcBorders>
                  <w:top w:val="single" w:sz="6" w:space="0" w:color="auto"/>
                  <w:left w:val="single" w:sz="6" w:space="0" w:color="auto"/>
                  <w:right w:val="single" w:sz="6" w:space="0" w:color="auto"/>
                </w:tcBorders>
                <w:vAlign w:val="center"/>
              </w:tcPr>
            </w:tcPrChange>
          </w:tcPr>
          <w:p w:rsidR="00502DC5" w:rsidRPr="00D37C04" w:rsidRDefault="00502DC5" w:rsidP="00502DC5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Last Review</w:t>
            </w:r>
          </w:p>
        </w:tc>
        <w:tc>
          <w:tcPr>
            <w:tcW w:w="6300" w:type="dxa"/>
            <w:tcBorders>
              <w:top w:val="single" w:sz="6" w:space="0" w:color="auto"/>
              <w:right w:val="single" w:sz="6" w:space="0" w:color="auto"/>
            </w:tcBorders>
            <w:vAlign w:val="center"/>
            <w:tcPrChange w:id="6" w:author="Palacherla, Susmitha C (NE)" w:date="2020-08-03T13:14:00Z">
              <w:tcPr>
                <w:tcW w:w="5940" w:type="dxa"/>
                <w:tcBorders>
                  <w:top w:val="single" w:sz="6" w:space="0" w:color="auto"/>
                  <w:right w:val="single" w:sz="6" w:space="0" w:color="auto"/>
                </w:tcBorders>
                <w:vAlign w:val="center"/>
              </w:tcPr>
            </w:tcPrChange>
          </w:tcPr>
          <w:p w:rsidR="00502DC5" w:rsidRPr="00D37C04" w:rsidRDefault="00502DC5" w:rsidP="00502DC5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Description</w:t>
            </w:r>
          </w:p>
        </w:tc>
      </w:tr>
      <w:tr w:rsidR="00F800B3" w:rsidRPr="00D37C04" w:rsidTr="00AF6B2E">
        <w:trPr>
          <w:cantSplit/>
          <w:trHeight w:val="348"/>
          <w:trPrChange w:id="7" w:author="Palacherla, Susmitha C (NE)" w:date="2020-08-03T13:14:00Z">
            <w:trPr>
              <w:cantSplit/>
              <w:trHeight w:val="348"/>
            </w:trPr>
          </w:trPrChange>
        </w:trPr>
        <w:tc>
          <w:tcPr>
            <w:tcW w:w="198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tcPrChange w:id="8" w:author="Palacherla, Susmitha C (NE)" w:date="2020-08-03T13:14:00Z">
              <w:tcPr>
                <w:tcW w:w="1980" w:type="dxa"/>
                <w:tcBorders>
                  <w:top w:val="single" w:sz="12" w:space="0" w:color="auto"/>
                  <w:left w:val="single" w:sz="6" w:space="0" w:color="auto"/>
                  <w:bottom w:val="single" w:sz="12" w:space="0" w:color="auto"/>
                  <w:right w:val="single" w:sz="6" w:space="0" w:color="auto"/>
                </w:tcBorders>
              </w:tcPr>
            </w:tcPrChange>
          </w:tcPr>
          <w:p w:rsidR="00F800B3" w:rsidRPr="00D37C04" w:rsidRDefault="00F800B3" w:rsidP="00F800B3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  <w:r>
              <w:rPr>
                <w:rFonts w:ascii="Times New Roman" w:hAnsi="Times New Roman"/>
              </w:rPr>
              <w:t xml:space="preserve">     </w:t>
            </w:r>
            <w:r>
              <w:rPr>
                <w:rFonts w:ascii="Times New Roman" w:hAnsi="Times New Roman"/>
              </w:rPr>
              <w:t>8/</w:t>
            </w:r>
            <w:ins w:id="9" w:author="Palacherla, Susmitha C (NE)" w:date="2020-08-03T13:10:00Z">
              <w:r>
                <w:rPr>
                  <w:rFonts w:ascii="Times New Roman" w:hAnsi="Times New Roman"/>
                </w:rPr>
                <w:t>3</w:t>
              </w:r>
            </w:ins>
            <w:del w:id="10" w:author="Palacherla, Susmitha C (NE)" w:date="2020-08-03T13:10:00Z">
              <w:r w:rsidDel="00F800B3">
                <w:rPr>
                  <w:rFonts w:ascii="Times New Roman" w:hAnsi="Times New Roman"/>
                </w:rPr>
                <w:delText>1</w:delText>
              </w:r>
            </w:del>
            <w:r w:rsidRPr="009C69BB">
              <w:rPr>
                <w:rFonts w:ascii="Times New Roman" w:hAnsi="Times New Roman"/>
              </w:rPr>
              <w:t>/2020</w:t>
            </w:r>
          </w:p>
        </w:tc>
        <w:tc>
          <w:tcPr>
            <w:tcW w:w="117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tcPrChange w:id="11" w:author="Palacherla, Susmitha C (NE)" w:date="2020-08-03T13:14:00Z">
              <w:tcPr>
                <w:tcW w:w="1530" w:type="dxa"/>
                <w:tcBorders>
                  <w:top w:val="single" w:sz="12" w:space="0" w:color="auto"/>
                  <w:left w:val="single" w:sz="6" w:space="0" w:color="auto"/>
                  <w:bottom w:val="single" w:sz="12" w:space="0" w:color="auto"/>
                  <w:right w:val="single" w:sz="6" w:space="0" w:color="auto"/>
                </w:tcBorders>
              </w:tcPr>
            </w:tcPrChange>
          </w:tcPr>
          <w:p w:rsidR="00F800B3" w:rsidRPr="00D37C04" w:rsidRDefault="00F800B3" w:rsidP="00F800B3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</w:p>
        </w:tc>
        <w:tc>
          <w:tcPr>
            <w:tcW w:w="6300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  <w:tcPrChange w:id="12" w:author="Palacherla, Susmitha C (NE)" w:date="2020-08-03T13:14:00Z">
              <w:tcPr>
                <w:tcW w:w="5940" w:type="dxa"/>
                <w:tcBorders>
                  <w:top w:val="single" w:sz="12" w:space="0" w:color="auto"/>
                  <w:bottom w:val="single" w:sz="12" w:space="0" w:color="auto"/>
                  <w:right w:val="single" w:sz="6" w:space="0" w:color="auto"/>
                </w:tcBorders>
              </w:tcPr>
            </w:tcPrChange>
          </w:tcPr>
          <w:p w:rsidR="00F800B3" w:rsidRPr="00D37C04" w:rsidRDefault="00F800B3" w:rsidP="00AF6B2E">
            <w:pPr>
              <w:ind w:right="-270"/>
              <w:rPr>
                <w:rFonts w:ascii="Times New Roman (PCL6)" w:hAnsi="Times New Roman (PCL6)"/>
              </w:rPr>
              <w:pPrChange w:id="13" w:author="Palacherla, Susmitha C (NE)" w:date="2020-08-03T13:14:00Z">
                <w:pPr>
                  <w:ind w:right="-270"/>
                </w:pPr>
              </w:pPrChange>
            </w:pPr>
            <w:r w:rsidRPr="009C69BB">
              <w:rPr>
                <w:rFonts w:ascii="Times New Roman" w:hAnsi="Times New Roman"/>
                <w:sz w:val="24"/>
              </w:rPr>
              <w:t xml:space="preserve">TFS 17716 - Removed company specific references </w:t>
            </w:r>
            <w:del w:id="14" w:author="Palacherla, Susmitha C (NE)" w:date="2020-08-03T13:14:00Z">
              <w:r w:rsidRPr="009C69BB" w:rsidDel="00AF6B2E">
                <w:rPr>
                  <w:rFonts w:ascii="Times New Roman" w:hAnsi="Times New Roman"/>
                  <w:sz w:val="24"/>
                </w:rPr>
                <w:delText>like GDIT</w:delText>
              </w:r>
            </w:del>
          </w:p>
        </w:tc>
      </w:tr>
    </w:tbl>
    <w:p w:rsidR="009F2A51" w:rsidRPr="002431EB" w:rsidRDefault="009F2A51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Palatino (PCL6)" w:hAnsi="Palatino (PCL6)"/>
          <w:b w:val="0"/>
          <w:sz w:val="20"/>
        </w:rPr>
      </w:pPr>
    </w:p>
    <w:p w:rsidR="009F2A51" w:rsidRPr="002431EB" w:rsidRDefault="00301AD2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0" allowOverlap="1" wp14:anchorId="010BD673" wp14:editId="3E2EA310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5715" t="13335" r="12700" b="5080"/>
                <wp:wrapNone/>
                <wp:docPr id="15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7D8795" id="Line 3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0" allowOverlap="1" wp14:anchorId="1E3279E1" wp14:editId="117A5C3F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9525" t="13335" r="6985" b="5080"/>
                <wp:wrapNone/>
                <wp:docPr id="14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C7E4FB" id="Line 4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Prepared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4F7B11" w:rsidRPr="00F800B3">
        <w:rPr>
          <w:rFonts w:ascii="Times New Roman (PCL6)" w:hAnsi="Times New Roman (PCL6)"/>
          <w:b w:val="0"/>
          <w:sz w:val="22"/>
        </w:rPr>
        <w:t>Suzy Palacherla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 </w:t>
      </w:r>
      <w:r w:rsidR="004F7B11">
        <w:rPr>
          <w:rFonts w:ascii="Times New Roman (PCL6)" w:hAnsi="Times New Roman (PCL6)"/>
          <w:b w:val="0"/>
          <w:sz w:val="22"/>
        </w:rPr>
        <w:t>4/18/2017</w:t>
      </w:r>
    </w:p>
    <w:p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 (PCL6)" w:hAnsi="Times New Roman (PCL6)"/>
        </w:rPr>
      </w:pPr>
    </w:p>
    <w:p w:rsidR="009F2A51" w:rsidRPr="002431EB" w:rsidRDefault="009F2A51" w:rsidP="009F2A51">
      <w:pPr>
        <w:pStyle w:val="BodyText"/>
        <w:rPr>
          <w:rFonts w:ascii="Times New Roman (PCL6)" w:hAnsi="Times New Roman (PCL6)"/>
        </w:rPr>
      </w:pPr>
      <w:r w:rsidRPr="002431EB">
        <w:rPr>
          <w:rFonts w:ascii="Times New Roman (PCL6)" w:hAnsi="Times New Roman (PCL6)"/>
        </w:rPr>
        <w:t xml:space="preserve">Department, Location: </w:t>
      </w:r>
      <w:r w:rsidRPr="002431EB">
        <w:rPr>
          <w:rFonts w:ascii="Times New Roman (PCL6)" w:hAnsi="Times New Roman (PCL6)"/>
        </w:rPr>
        <w:tab/>
      </w:r>
      <w:r w:rsidRPr="002431EB">
        <w:rPr>
          <w:rFonts w:ascii="Times New Roman (PCL6)" w:hAnsi="Times New Roman (PCL6)"/>
        </w:rPr>
        <w:tab/>
      </w:r>
      <w:r w:rsidR="004F7B11">
        <w:rPr>
          <w:rFonts w:ascii="Times New Roman (PCL6)" w:hAnsi="Times New Roman (PCL6)"/>
        </w:rPr>
        <w:t>HCSD</w:t>
      </w:r>
    </w:p>
    <w:p w:rsidR="009F2A51" w:rsidRPr="002431EB" w:rsidRDefault="00301AD2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0" allowOverlap="1" wp14:anchorId="1E319682" wp14:editId="6F67C6DA">
                <wp:simplePos x="0" y="0"/>
                <wp:positionH relativeFrom="column">
                  <wp:posOffset>1463040</wp:posOffset>
                </wp:positionH>
                <wp:positionV relativeFrom="paragraph">
                  <wp:posOffset>7620</wp:posOffset>
                </wp:positionV>
                <wp:extent cx="2468880" cy="0"/>
                <wp:effectExtent l="5715" t="7620" r="11430" b="11430"/>
                <wp:wrapNone/>
                <wp:docPr id="13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0BC8561" id="Line 5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5.2pt,.6pt" to="309.6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:rsidR="009F2A51" w:rsidRPr="002431EB" w:rsidRDefault="00301AD2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0" allowOverlap="1" wp14:anchorId="7B4479ED" wp14:editId="0D06661F">
                <wp:simplePos x="0" y="0"/>
                <wp:positionH relativeFrom="column">
                  <wp:posOffset>4754880</wp:posOffset>
                </wp:positionH>
                <wp:positionV relativeFrom="paragraph">
                  <wp:posOffset>441325</wp:posOffset>
                </wp:positionV>
                <wp:extent cx="915035" cy="635"/>
                <wp:effectExtent l="11430" t="12700" r="6985" b="5715"/>
                <wp:wrapNone/>
                <wp:docPr id="12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5E6BB47" id="Line 6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4.4pt,34.75pt" to="446.45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0" allowOverlap="1" wp14:anchorId="498871D4" wp14:editId="12839F32">
                <wp:simplePos x="0" y="0"/>
                <wp:positionH relativeFrom="column">
                  <wp:posOffset>914400</wp:posOffset>
                </wp:positionH>
                <wp:positionV relativeFrom="paragraph">
                  <wp:posOffset>415925</wp:posOffset>
                </wp:positionV>
                <wp:extent cx="2469515" cy="635"/>
                <wp:effectExtent l="9525" t="6350" r="6985" b="12065"/>
                <wp:wrapNone/>
                <wp:docPr id="11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F518A3C" id="Line 7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2.75pt" to="266.45pt,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Approved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</w:t>
      </w:r>
    </w:p>
    <w:p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</w:pPr>
    </w:p>
    <w:p w:rsidR="009F2A51" w:rsidRPr="002431EB" w:rsidRDefault="0013673F" w:rsidP="003B583A">
      <w:pPr>
        <w:spacing w:after="0" w:line="240" w:lineRule="auto"/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br w:type="page"/>
      </w:r>
      <w:r w:rsidR="009F2A51" w:rsidRPr="002431EB">
        <w:rPr>
          <w:rFonts w:ascii="Arial" w:hAnsi="Arial"/>
          <w:b/>
          <w:sz w:val="28"/>
        </w:rPr>
        <w:lastRenderedPageBreak/>
        <w:t>Change History Log</w:t>
      </w:r>
    </w:p>
    <w:p w:rsidR="009F2A51" w:rsidRPr="002431EB" w:rsidRDefault="009F2A51" w:rsidP="009F2A51">
      <w:pPr>
        <w:pStyle w:val="hdr1"/>
        <w:jc w:val="center"/>
      </w:pPr>
    </w:p>
    <w:tbl>
      <w:tblPr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5238"/>
        <w:gridCol w:w="2790"/>
      </w:tblGrid>
      <w:tr w:rsidR="009F2A51" w:rsidRPr="00D37C04" w:rsidTr="00BA755D">
        <w:trPr>
          <w:tblHeader/>
        </w:trPr>
        <w:tc>
          <w:tcPr>
            <w:tcW w:w="1440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Date</w:t>
            </w:r>
          </w:p>
        </w:tc>
        <w:tc>
          <w:tcPr>
            <w:tcW w:w="5238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Change Description</w:t>
            </w:r>
          </w:p>
        </w:tc>
        <w:tc>
          <w:tcPr>
            <w:tcW w:w="2790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Author</w:t>
            </w:r>
          </w:p>
        </w:tc>
      </w:tr>
      <w:tr w:rsidR="009F2A51" w:rsidRPr="00D37C04" w:rsidTr="00BA755D">
        <w:tc>
          <w:tcPr>
            <w:tcW w:w="1440" w:type="dxa"/>
          </w:tcPr>
          <w:p w:rsidR="009F2A51" w:rsidRPr="00D37C04" w:rsidRDefault="004F7B11" w:rsidP="00BD7ED6">
            <w:pPr>
              <w:pStyle w:val="hdr1"/>
              <w:ind w:left="0"/>
              <w:jc w:val="left"/>
            </w:pPr>
            <w:r>
              <w:t>4/18/2017</w:t>
            </w:r>
          </w:p>
        </w:tc>
        <w:tc>
          <w:tcPr>
            <w:tcW w:w="5238" w:type="dxa"/>
          </w:tcPr>
          <w:p w:rsidR="009F2A51" w:rsidRPr="00D37C04" w:rsidRDefault="004F7B11">
            <w:pPr>
              <w:pStyle w:val="hdr1"/>
              <w:ind w:left="0"/>
              <w:jc w:val="left"/>
            </w:pPr>
            <w:r>
              <w:t>TFS 5621 – Initial revision</w:t>
            </w:r>
          </w:p>
        </w:tc>
        <w:tc>
          <w:tcPr>
            <w:tcW w:w="2790" w:type="dxa"/>
          </w:tcPr>
          <w:p w:rsidR="00256F60" w:rsidRPr="00D37C04" w:rsidRDefault="004F7B11" w:rsidP="00256F60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BA755D" w:rsidRPr="00D37C04" w:rsidTr="00BA755D">
        <w:tc>
          <w:tcPr>
            <w:tcW w:w="1440" w:type="dxa"/>
          </w:tcPr>
          <w:p w:rsidR="00BA755D" w:rsidRPr="00D37C04" w:rsidRDefault="00BA755D" w:rsidP="00BA755D">
            <w:pPr>
              <w:pStyle w:val="hdr1"/>
              <w:ind w:left="0"/>
              <w:jc w:val="left"/>
            </w:pPr>
            <w:r>
              <w:t>8/15/2017</w:t>
            </w:r>
          </w:p>
        </w:tc>
        <w:tc>
          <w:tcPr>
            <w:tcW w:w="5238" w:type="dxa"/>
          </w:tcPr>
          <w:p w:rsidR="00BA755D" w:rsidRPr="00D37C04" w:rsidRDefault="00BA755D" w:rsidP="00BA755D">
            <w:pPr>
              <w:pStyle w:val="hdr1"/>
              <w:ind w:left="0"/>
              <w:jc w:val="left"/>
            </w:pPr>
            <w:r>
              <w:rPr>
                <w:rFonts w:ascii="Times New Roman (PCL6)" w:hAnsi="Times New Roman (PCL6)"/>
              </w:rPr>
              <w:t>TFS 7106 – Upgrade for SQL Server 2012</w:t>
            </w:r>
          </w:p>
        </w:tc>
        <w:tc>
          <w:tcPr>
            <w:tcW w:w="2790" w:type="dxa"/>
          </w:tcPr>
          <w:p w:rsidR="00BA755D" w:rsidRPr="00D37C04" w:rsidRDefault="00BA755D" w:rsidP="00BA755D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CC4CD4" w:rsidRPr="00D37C04" w:rsidTr="00BA755D">
        <w:tc>
          <w:tcPr>
            <w:tcW w:w="1440" w:type="dxa"/>
          </w:tcPr>
          <w:p w:rsidR="00CC4CD4" w:rsidRPr="00D37C04" w:rsidRDefault="00CC4CD4" w:rsidP="00CC4CD4">
            <w:pPr>
              <w:pStyle w:val="hdr1"/>
              <w:ind w:left="0"/>
              <w:jc w:val="left"/>
            </w:pPr>
            <w:r>
              <w:t>04/09/2018</w:t>
            </w:r>
          </w:p>
        </w:tc>
        <w:tc>
          <w:tcPr>
            <w:tcW w:w="5238" w:type="dxa"/>
          </w:tcPr>
          <w:p w:rsidR="00CC4CD4" w:rsidRPr="00D37C04" w:rsidRDefault="00CC4CD4">
            <w:pPr>
              <w:pStyle w:val="hdr1"/>
              <w:ind w:left="0"/>
              <w:jc w:val="left"/>
            </w:pPr>
            <w:r>
              <w:t xml:space="preserve">TFS 10588 - </w:t>
            </w:r>
            <w:r w:rsidRPr="002B0F92">
              <w:t>Update SSRS DD docs with peer review finding</w:t>
            </w:r>
            <w:r>
              <w:t>. Updated WarningEmployeeList dataset to replace embedded query with stored procedure that was implemented to support Encryption of sensitive data during TFS 7856.</w:t>
            </w:r>
          </w:p>
        </w:tc>
        <w:tc>
          <w:tcPr>
            <w:tcW w:w="2790" w:type="dxa"/>
          </w:tcPr>
          <w:p w:rsidR="00CC4CD4" w:rsidRPr="00D37C04" w:rsidRDefault="00CC4CD4" w:rsidP="00CC4CD4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502DC5" w:rsidRPr="00D37C04" w:rsidTr="001F5277">
        <w:tc>
          <w:tcPr>
            <w:tcW w:w="1440" w:type="dxa"/>
          </w:tcPr>
          <w:p w:rsidR="00502DC5" w:rsidRPr="00D37C04" w:rsidRDefault="00502DC5" w:rsidP="00502DC5">
            <w:pPr>
              <w:pStyle w:val="hdr1"/>
              <w:ind w:left="0"/>
              <w:jc w:val="left"/>
            </w:pPr>
            <w:r>
              <w:t>08/27/2018</w:t>
            </w:r>
          </w:p>
        </w:tc>
        <w:tc>
          <w:tcPr>
            <w:tcW w:w="5238" w:type="dxa"/>
          </w:tcPr>
          <w:p w:rsidR="00502DC5" w:rsidRDefault="00502DC5" w:rsidP="00502DC5">
            <w:pPr>
              <w:pStyle w:val="hdr1"/>
              <w:ind w:left="0"/>
              <w:jc w:val="left"/>
            </w:pPr>
            <w:r w:rsidRPr="00582759">
              <w:t>TFS 11663 - Update urls in SSRS Reporting for Shared</w:t>
            </w:r>
            <w:r>
              <w:t xml:space="preserve"> </w:t>
            </w:r>
            <w:r w:rsidRPr="00582759">
              <w:t>Services domain</w:t>
            </w:r>
            <w:r>
              <w:t>.</w:t>
            </w:r>
          </w:p>
          <w:p w:rsidR="00502DC5" w:rsidRPr="00D37C04" w:rsidRDefault="00502DC5" w:rsidP="00502DC5">
            <w:pPr>
              <w:pStyle w:val="hdr1"/>
              <w:ind w:left="0"/>
              <w:jc w:val="left"/>
            </w:pPr>
            <w:r>
              <w:t>Updated Section 7.0 Deployment properties and added Section 8.0 for Data Source(s)</w:t>
            </w:r>
          </w:p>
        </w:tc>
        <w:tc>
          <w:tcPr>
            <w:tcW w:w="2790" w:type="dxa"/>
          </w:tcPr>
          <w:p w:rsidR="00502DC5" w:rsidRPr="00D37C04" w:rsidRDefault="00502DC5" w:rsidP="00502DC5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1F5277" w:rsidRPr="00D37C04" w:rsidTr="00C310C2">
        <w:tc>
          <w:tcPr>
            <w:tcW w:w="1440" w:type="dxa"/>
          </w:tcPr>
          <w:p w:rsidR="001F5277" w:rsidRPr="00D37C04" w:rsidRDefault="001F5277" w:rsidP="001F5277">
            <w:pPr>
              <w:pStyle w:val="hdr1"/>
              <w:ind w:left="0"/>
              <w:jc w:val="left"/>
            </w:pPr>
            <w:r>
              <w:t>02/11/2019</w:t>
            </w:r>
          </w:p>
        </w:tc>
        <w:tc>
          <w:tcPr>
            <w:tcW w:w="5238" w:type="dxa"/>
          </w:tcPr>
          <w:p w:rsidR="001F5277" w:rsidRDefault="001F5277" w:rsidP="001F5277">
            <w:pPr>
              <w:pStyle w:val="hdr1"/>
              <w:ind w:left="0"/>
              <w:jc w:val="left"/>
            </w:pPr>
            <w:r w:rsidRPr="00582759">
              <w:t xml:space="preserve">TFS </w:t>
            </w:r>
            <w:r w:rsidRPr="00582759">
              <w:rPr>
                <w:rFonts w:ascii="Times New Roman (PCL6)" w:hAnsi="Times New Roman (PCL6)"/>
              </w:rPr>
              <w:t>1</w:t>
            </w:r>
            <w:r>
              <w:rPr>
                <w:rFonts w:ascii="Times New Roman (PCL6)" w:hAnsi="Times New Roman (PCL6)"/>
              </w:rPr>
              <w:t>3437</w:t>
            </w:r>
            <w:r w:rsidRPr="00582759">
              <w:t xml:space="preserve"> - Update urls in SSRS Reporting for </w:t>
            </w:r>
            <w:r>
              <w:t>AD</w:t>
            </w:r>
            <w:r w:rsidRPr="00582759">
              <w:t xml:space="preserve"> domain</w:t>
            </w:r>
            <w:r>
              <w:t>.</w:t>
            </w:r>
          </w:p>
          <w:p w:rsidR="001F5277" w:rsidRPr="00D37C04" w:rsidRDefault="001F5277" w:rsidP="001F5277">
            <w:pPr>
              <w:pStyle w:val="hdr1"/>
              <w:ind w:left="0"/>
              <w:jc w:val="left"/>
            </w:pPr>
            <w:r>
              <w:t>Updated Section 7.0 Deployment properties and added Section 8.0 for Data Source(s)</w:t>
            </w:r>
          </w:p>
        </w:tc>
        <w:tc>
          <w:tcPr>
            <w:tcW w:w="2790" w:type="dxa"/>
            <w:vAlign w:val="bottom"/>
          </w:tcPr>
          <w:p w:rsidR="001F5277" w:rsidRPr="00D37C04" w:rsidRDefault="001F5277" w:rsidP="001F5277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C310C2" w:rsidRPr="00D37C04" w:rsidTr="00BA755D">
        <w:tc>
          <w:tcPr>
            <w:tcW w:w="1440" w:type="dxa"/>
          </w:tcPr>
          <w:p w:rsidR="00C310C2" w:rsidRPr="00D37C04" w:rsidRDefault="00C310C2" w:rsidP="00C310C2">
            <w:pPr>
              <w:pStyle w:val="hdr1"/>
              <w:ind w:left="0"/>
              <w:jc w:val="left"/>
            </w:pPr>
            <w:r>
              <w:t>03/08/2019</w:t>
            </w:r>
          </w:p>
        </w:tc>
        <w:tc>
          <w:tcPr>
            <w:tcW w:w="5238" w:type="dxa"/>
          </w:tcPr>
          <w:p w:rsidR="00C310C2" w:rsidRPr="00D37C04" w:rsidRDefault="00C310C2" w:rsidP="00C310C2">
            <w:pPr>
              <w:pStyle w:val="hdr1"/>
              <w:ind w:left="0"/>
              <w:jc w:val="left"/>
            </w:pPr>
            <w:r w:rsidRPr="00582759">
              <w:rPr>
                <w:rFonts w:ascii="Times New Roman (PCL6)" w:hAnsi="Times New Roman (PCL6)"/>
              </w:rPr>
              <w:t>TFS 1</w:t>
            </w:r>
            <w:r>
              <w:rPr>
                <w:rFonts w:ascii="Times New Roman (PCL6)" w:hAnsi="Times New Roman (PCL6)"/>
              </w:rPr>
              <w:t>3643</w:t>
            </w:r>
            <w:r w:rsidRPr="00582759">
              <w:rPr>
                <w:rFonts w:ascii="Times New Roman (PCL6)" w:hAnsi="Times New Roman (PCL6)"/>
              </w:rPr>
              <w:t xml:space="preserve"> </w:t>
            </w:r>
            <w:r>
              <w:rPr>
                <w:rFonts w:ascii="Times New Roman (PCL6)" w:hAnsi="Times New Roman (PCL6)"/>
              </w:rPr>
              <w:t>–</w:t>
            </w:r>
            <w:r w:rsidRPr="00582759">
              <w:rPr>
                <w:rFonts w:ascii="Times New Roman (PCL6)" w:hAnsi="Times New Roman (PCL6)"/>
              </w:rPr>
              <w:t xml:space="preserve"> </w:t>
            </w:r>
            <w:r>
              <w:rPr>
                <w:rFonts w:ascii="Times New Roman (PCL6)" w:hAnsi="Times New Roman (PCL6)"/>
              </w:rPr>
              <w:t>Change label for Module to Employee Level</w:t>
            </w:r>
          </w:p>
        </w:tc>
        <w:tc>
          <w:tcPr>
            <w:tcW w:w="2790" w:type="dxa"/>
          </w:tcPr>
          <w:p w:rsidR="00C310C2" w:rsidRPr="00D37C04" w:rsidRDefault="00C310C2" w:rsidP="00C310C2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9F2A51" w:rsidRPr="00D37C04" w:rsidTr="00BA755D">
        <w:tc>
          <w:tcPr>
            <w:tcW w:w="1440" w:type="dxa"/>
          </w:tcPr>
          <w:p w:rsidR="009F2A51" w:rsidRPr="00D37C04" w:rsidRDefault="00764F2B" w:rsidP="00A45C57">
            <w:pPr>
              <w:pStyle w:val="hdr1"/>
              <w:ind w:left="0"/>
              <w:jc w:val="left"/>
            </w:pPr>
            <w:r>
              <w:t>03/24/2020</w:t>
            </w:r>
          </w:p>
        </w:tc>
        <w:tc>
          <w:tcPr>
            <w:tcW w:w="5238" w:type="dxa"/>
          </w:tcPr>
          <w:p w:rsidR="009F2A51" w:rsidRPr="00D37C04" w:rsidRDefault="00764F2B" w:rsidP="00A45C57">
            <w:pPr>
              <w:pStyle w:val="hdr1"/>
              <w:ind w:left="0"/>
              <w:jc w:val="left"/>
            </w:pPr>
            <w:r w:rsidRPr="00582759">
              <w:rPr>
                <w:rFonts w:ascii="Times New Roman (PCL6)" w:hAnsi="Times New Roman (PCL6)"/>
              </w:rPr>
              <w:t xml:space="preserve">TFS </w:t>
            </w:r>
            <w:r>
              <w:rPr>
                <w:rFonts w:ascii="Times New Roman (PCL6)" w:hAnsi="Times New Roman (PCL6)"/>
              </w:rPr>
              <w:t>16855 – Allow csrs to add comments to warning logs</w:t>
            </w:r>
          </w:p>
        </w:tc>
        <w:tc>
          <w:tcPr>
            <w:tcW w:w="2790" w:type="dxa"/>
          </w:tcPr>
          <w:p w:rsidR="009F2A51" w:rsidRPr="00D37C04" w:rsidRDefault="00764F2B" w:rsidP="00A45C57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9F2A51" w:rsidRPr="00D37C04" w:rsidTr="00BA755D">
        <w:tc>
          <w:tcPr>
            <w:tcW w:w="1440" w:type="dxa"/>
          </w:tcPr>
          <w:p w:rsidR="009F2A51" w:rsidRPr="00D37C04" w:rsidRDefault="00F800B3" w:rsidP="00F800B3">
            <w:pPr>
              <w:pStyle w:val="hdr1"/>
              <w:ind w:left="0"/>
              <w:jc w:val="left"/>
            </w:pPr>
            <w:ins w:id="15" w:author="Palacherla, Susmitha C (NE)" w:date="2020-08-03T13:08:00Z">
              <w:r>
                <w:t>8/</w:t>
              </w:r>
            </w:ins>
            <w:ins w:id="16" w:author="Palacherla, Susmitha C (NE)" w:date="2020-08-03T13:10:00Z">
              <w:r>
                <w:t>3</w:t>
              </w:r>
            </w:ins>
            <w:ins w:id="17" w:author="Palacherla, Susmitha C (NE)" w:date="2020-08-03T13:08:00Z">
              <w:r>
                <w:t>/2020</w:t>
              </w:r>
            </w:ins>
          </w:p>
        </w:tc>
        <w:tc>
          <w:tcPr>
            <w:tcW w:w="5238" w:type="dxa"/>
          </w:tcPr>
          <w:p w:rsidR="009F2A51" w:rsidRPr="00D37C04" w:rsidRDefault="00F800B3" w:rsidP="00F800B3">
            <w:pPr>
              <w:pStyle w:val="hdr1"/>
              <w:ind w:left="0"/>
              <w:jc w:val="left"/>
              <w:pPrChange w:id="18" w:author="Palacherla, Susmitha C (NE)" w:date="2020-08-03T13:09:00Z">
                <w:pPr>
                  <w:pStyle w:val="hdr1"/>
                  <w:ind w:left="0"/>
                  <w:jc w:val="left"/>
                </w:pPr>
              </w:pPrChange>
            </w:pPr>
            <w:ins w:id="19" w:author="Palacherla, Susmitha C (NE)" w:date="2020-08-03T13:09:00Z">
              <w:r w:rsidRPr="009C69BB">
                <w:t xml:space="preserve">TFS 17716 - Removed company specific references </w:t>
              </w:r>
            </w:ins>
          </w:p>
        </w:tc>
        <w:tc>
          <w:tcPr>
            <w:tcW w:w="2790" w:type="dxa"/>
          </w:tcPr>
          <w:p w:rsidR="009F2A51" w:rsidRPr="00D37C04" w:rsidRDefault="00F800B3" w:rsidP="00A45C57">
            <w:pPr>
              <w:pStyle w:val="hdr1"/>
              <w:ind w:left="0"/>
              <w:jc w:val="left"/>
            </w:pPr>
            <w:ins w:id="20" w:author="Palacherla, Susmitha C (NE)" w:date="2020-08-03T13:09:00Z">
              <w:r>
                <w:t>Susmitha Palacherla</w:t>
              </w:r>
            </w:ins>
          </w:p>
        </w:tc>
      </w:tr>
      <w:tr w:rsidR="00425565" w:rsidRPr="00D37C04" w:rsidTr="00BA755D">
        <w:tc>
          <w:tcPr>
            <w:tcW w:w="144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7829B2" w:rsidRPr="0076278D" w:rsidRDefault="007829B2" w:rsidP="0076278D">
            <w:pPr>
              <w:ind w:right="-270"/>
              <w:rPr>
                <w:rFonts w:ascii="Times New Roman (PCL6)" w:hAnsi="Times New Roman (PCL6)"/>
              </w:rPr>
            </w:pPr>
          </w:p>
        </w:tc>
        <w:tc>
          <w:tcPr>
            <w:tcW w:w="279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</w:tr>
      <w:tr w:rsidR="00425565" w:rsidRPr="00D37C04" w:rsidTr="00BA755D">
        <w:tc>
          <w:tcPr>
            <w:tcW w:w="144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</w:tr>
      <w:tr w:rsidR="00425565" w:rsidRPr="00D37C04" w:rsidTr="00BA755D">
        <w:tc>
          <w:tcPr>
            <w:tcW w:w="144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</w:tr>
      <w:tr w:rsidR="00425565" w:rsidRPr="00D37C04" w:rsidTr="00BA755D">
        <w:tc>
          <w:tcPr>
            <w:tcW w:w="144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</w:tr>
    </w:tbl>
    <w:p w:rsidR="009F2A51" w:rsidRPr="002431EB" w:rsidRDefault="009F2A51" w:rsidP="009F2A51">
      <w:pPr>
        <w:pStyle w:val="BodyText"/>
      </w:pPr>
    </w:p>
    <w:p w:rsidR="002B32B3" w:rsidRDefault="009F2A51" w:rsidP="000D6346">
      <w:pPr>
        <w:widowControl w:val="0"/>
        <w:autoSpaceDE w:val="0"/>
        <w:autoSpaceDN w:val="0"/>
        <w:adjustRightInd w:val="0"/>
        <w:spacing w:after="0" w:line="240" w:lineRule="auto"/>
      </w:pPr>
      <w:bookmarkStart w:id="21" w:name="_Toc434743870"/>
      <w:r w:rsidRPr="002431EB">
        <w:br w:type="page"/>
      </w:r>
      <w:bookmarkEnd w:id="21"/>
    </w:p>
    <w:p w:rsidR="00BA755D" w:rsidRDefault="00BA755D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BA755D" w:rsidRDefault="00BA755D" w:rsidP="000D6346">
      <w:pPr>
        <w:widowControl w:val="0"/>
        <w:autoSpaceDE w:val="0"/>
        <w:autoSpaceDN w:val="0"/>
        <w:adjustRightInd w:val="0"/>
        <w:spacing w:after="0" w:line="240" w:lineRule="auto"/>
      </w:pPr>
    </w:p>
    <w:sdt>
      <w:sdtPr>
        <w:rPr>
          <w:rFonts w:ascii="Calibri" w:eastAsia="Times New Roman" w:hAnsi="Calibri" w:cs="Times New Roman"/>
          <w:color w:val="auto"/>
          <w:sz w:val="22"/>
          <w:szCs w:val="22"/>
        </w:rPr>
        <w:id w:val="-42156410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BA755D" w:rsidRDefault="00BA755D">
          <w:pPr>
            <w:pStyle w:val="TOCHeading"/>
          </w:pPr>
          <w:r>
            <w:t>Contents</w:t>
          </w:r>
        </w:p>
        <w:p w:rsidR="00502DC5" w:rsidRDefault="00BA755D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3134442" w:history="1">
            <w:r w:rsidR="00502DC5" w:rsidRPr="009078C4">
              <w:rPr>
                <w:rStyle w:val="Hyperlink"/>
                <w:noProof/>
              </w:rPr>
              <w:t>1.0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Purpose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_Toc523134442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4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:rsidR="00502DC5" w:rsidRDefault="00F47F48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443" w:history="1">
            <w:r w:rsidR="00502DC5" w:rsidRPr="009078C4">
              <w:rPr>
                <w:rStyle w:val="Hyperlink"/>
                <w:noProof/>
              </w:rPr>
              <w:t>2.0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XML Information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_Toc523134443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4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:rsidR="00502DC5" w:rsidRDefault="00F47F48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444" w:history="1">
            <w:r w:rsidR="00502DC5" w:rsidRPr="009078C4">
              <w:rPr>
                <w:rStyle w:val="Hyperlink"/>
                <w:noProof/>
              </w:rPr>
              <w:t>3.0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Report Parameters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_Toc523134444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4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:rsidR="00502DC5" w:rsidRDefault="00F47F48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445" w:history="1">
            <w:r w:rsidR="00502DC5" w:rsidRPr="009078C4">
              <w:rPr>
                <w:rStyle w:val="Hyperlink"/>
                <w:noProof/>
              </w:rPr>
              <w:t>4.0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Report Datasets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_Toc523134445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5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:rsidR="00502DC5" w:rsidRDefault="00F47F48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446" w:history="1">
            <w:r w:rsidR="00502DC5" w:rsidRPr="009078C4">
              <w:rPr>
                <w:rStyle w:val="Hyperlink"/>
                <w:noProof/>
              </w:rPr>
              <w:t>4.1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WarningSummary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_Toc523134446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5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:rsidR="00502DC5" w:rsidRDefault="00F47F48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447" w:history="1">
            <w:r w:rsidR="00502DC5" w:rsidRPr="009078C4">
              <w:rPr>
                <w:rStyle w:val="Hyperlink"/>
                <w:noProof/>
              </w:rPr>
              <w:t>4.2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WarningReasonRef (uses shared dataset WarningReasonList)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_Toc523134447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10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:rsidR="00502DC5" w:rsidRDefault="00F47F48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448" w:history="1">
            <w:r w:rsidR="00502DC5" w:rsidRPr="009078C4">
              <w:rPr>
                <w:rStyle w:val="Hyperlink"/>
                <w:noProof/>
              </w:rPr>
              <w:t>4.3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WarningEmployeeRef (uses shared dataset WarningEmployeeList)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_Toc523134448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11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:rsidR="00502DC5" w:rsidRDefault="00F47F48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449" w:history="1">
            <w:r w:rsidR="00502DC5" w:rsidRPr="009078C4">
              <w:rPr>
                <w:rStyle w:val="Hyperlink"/>
                <w:noProof/>
              </w:rPr>
              <w:t>4.4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ModuleRef (uses shared dataset ModuleList)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_Toc523134449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13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:rsidR="00502DC5" w:rsidRDefault="00F47F48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450" w:history="1">
            <w:r w:rsidR="00502DC5" w:rsidRPr="009078C4">
              <w:rPr>
                <w:rStyle w:val="Hyperlink"/>
                <w:noProof/>
              </w:rPr>
              <w:t>4.5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warningStatusRef (uses shared dataset warningStatusList)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_Toc523134450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15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:rsidR="00502DC5" w:rsidRDefault="00F47F48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451" w:history="1">
            <w:r w:rsidR="00502DC5" w:rsidRPr="009078C4">
              <w:rPr>
                <w:rStyle w:val="Hyperlink"/>
                <w:noProof/>
              </w:rPr>
              <w:t>4.6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WarningSubReasonRef (uses shared dataset WarningSubReasonList)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_Toc523134451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17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:rsidR="00502DC5" w:rsidRDefault="00F47F48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452" w:history="1">
            <w:r w:rsidR="00502DC5" w:rsidRPr="009078C4">
              <w:rPr>
                <w:rStyle w:val="Hyperlink"/>
                <w:noProof/>
              </w:rPr>
              <w:t>4.7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WarningSiteRef (uses shared dataset WarningSiteList)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_Toc523134452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18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:rsidR="00502DC5" w:rsidRDefault="00F47F48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453" w:history="1">
            <w:r w:rsidR="00502DC5" w:rsidRPr="009078C4">
              <w:rPr>
                <w:rStyle w:val="Hyperlink"/>
                <w:noProof/>
              </w:rPr>
              <w:t>5.0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Report Display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_Toc523134453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20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:rsidR="00502DC5" w:rsidRDefault="00F47F48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454" w:history="1">
            <w:r w:rsidR="00502DC5" w:rsidRPr="009078C4">
              <w:rPr>
                <w:rStyle w:val="Hyperlink"/>
                <w:noProof/>
              </w:rPr>
              <w:t>6.0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Preview Sample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_Toc523134454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25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:rsidR="00502DC5" w:rsidRDefault="00F47F48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584" w:history="1">
            <w:r w:rsidR="00502DC5" w:rsidRPr="009078C4">
              <w:rPr>
                <w:rStyle w:val="Hyperlink"/>
                <w:noProof/>
              </w:rPr>
              <w:t>7.0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Deployment Properties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_Toc523134584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25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:rsidR="00502DC5" w:rsidRDefault="00F47F48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585" w:history="1">
            <w:r w:rsidR="00502DC5" w:rsidRPr="009078C4">
              <w:rPr>
                <w:rStyle w:val="Hyperlink"/>
                <w:noProof/>
              </w:rPr>
              <w:t>7.1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Dev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_Toc523134585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25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:rsidR="00502DC5" w:rsidRDefault="00F47F48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586" w:history="1">
            <w:r w:rsidR="00502DC5" w:rsidRPr="009078C4">
              <w:rPr>
                <w:rStyle w:val="Hyperlink"/>
                <w:noProof/>
              </w:rPr>
              <w:t>7.2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SysTest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_Toc523134586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25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:rsidR="00502DC5" w:rsidRDefault="00F47F48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587" w:history="1">
            <w:r w:rsidR="00502DC5" w:rsidRPr="009078C4">
              <w:rPr>
                <w:rStyle w:val="Hyperlink"/>
                <w:noProof/>
              </w:rPr>
              <w:t>7.3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Production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_Toc523134587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26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:rsidR="00502DC5" w:rsidRDefault="00F47F48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588" w:history="1">
            <w:r w:rsidR="00502DC5" w:rsidRPr="009078C4">
              <w:rPr>
                <w:rStyle w:val="Hyperlink"/>
                <w:noProof/>
              </w:rPr>
              <w:t>8.0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Data Source(s)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_Toc523134588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26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:rsidR="00BA755D" w:rsidRDefault="00BA755D">
          <w:r>
            <w:rPr>
              <w:b/>
              <w:bCs/>
              <w:noProof/>
            </w:rPr>
            <w:fldChar w:fldCharType="end"/>
          </w:r>
        </w:p>
      </w:sdtContent>
    </w:sdt>
    <w:p w:rsidR="00BA755D" w:rsidRDefault="00BA755D" w:rsidP="000D634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BA755D" w:rsidRDefault="00BA755D" w:rsidP="000D634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BA755D" w:rsidRDefault="00BA755D" w:rsidP="000D634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BA755D" w:rsidRDefault="00BA755D" w:rsidP="000D634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BA755D" w:rsidRDefault="00BA755D" w:rsidP="000D634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BA755D" w:rsidRDefault="00BA755D" w:rsidP="000D634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BF6056" w:rsidRDefault="00BF6056" w:rsidP="00BF6056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22" w:name="_Toc523134442"/>
      <w:r>
        <w:rPr>
          <w:rFonts w:ascii="Arial" w:hAnsi="Arial" w:cs="Arial"/>
          <w:sz w:val="24"/>
          <w:szCs w:val="24"/>
        </w:rPr>
        <w:lastRenderedPageBreak/>
        <w:t>Purpose</w:t>
      </w:r>
      <w:bookmarkEnd w:id="22"/>
    </w:p>
    <w:p w:rsidR="00BF6056" w:rsidRPr="00D62F04" w:rsidRDefault="00BF6056" w:rsidP="00BF6056">
      <w:r>
        <w:t xml:space="preserve">The purpose of the </w:t>
      </w:r>
      <w:r w:rsidR="00092504">
        <w:t>W</w:t>
      </w:r>
      <w:r w:rsidR="00FC77E3">
        <w:t>arning</w:t>
      </w:r>
      <w:r w:rsidR="00B17323">
        <w:t xml:space="preserve"> summary report is for Engineering, Program and support staff that need to be able to view the details of the </w:t>
      </w:r>
      <w:r w:rsidR="00FC77E3">
        <w:t>warning</w:t>
      </w:r>
      <w:r w:rsidR="00B17323">
        <w:t xml:space="preserve"> log</w:t>
      </w:r>
      <w:r w:rsidR="00FC77E3">
        <w:t>s</w:t>
      </w:r>
      <w:r w:rsidR="00B17323">
        <w:t xml:space="preserve"> and or generate Reports based on the </w:t>
      </w:r>
      <w:r w:rsidR="00FC77E3">
        <w:t>warning</w:t>
      </w:r>
      <w:r w:rsidR="00B17323">
        <w:t xml:space="preserve"> logs to be able to do so without having to login to the database and run direct queries.</w:t>
      </w:r>
    </w:p>
    <w:p w:rsidR="00BF6056" w:rsidRPr="00D62F04" w:rsidRDefault="00BF6056" w:rsidP="00BF6056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23" w:name="_Toc523134443"/>
      <w:r w:rsidRPr="00CF2472">
        <w:rPr>
          <w:rFonts w:ascii="Arial" w:hAnsi="Arial" w:cs="Arial"/>
          <w:sz w:val="24"/>
          <w:szCs w:val="24"/>
        </w:rPr>
        <w:t>XML Information</w:t>
      </w:r>
      <w:bookmarkEnd w:id="23"/>
    </w:p>
    <w:p w:rsidR="006F6E8A" w:rsidRDefault="00BF6056">
      <w:pPr>
        <w:widowControl w:val="0"/>
        <w:autoSpaceDE w:val="0"/>
        <w:autoSpaceDN w:val="0"/>
        <w:adjustRightInd w:val="0"/>
        <w:spacing w:after="0" w:line="240" w:lineRule="auto"/>
      </w:pPr>
      <w:r w:rsidRPr="00D62F04">
        <w:t>The location</w:t>
      </w:r>
      <w:r w:rsidR="006F6E8A" w:rsidRPr="0013673F">
        <w:t xml:space="preserve"> </w:t>
      </w:r>
      <w:r w:rsidR="006F6E8A">
        <w:t xml:space="preserve">of the </w:t>
      </w:r>
      <w:r w:rsidR="006F6E8A" w:rsidRPr="0013673F">
        <w:t>RDL</w:t>
      </w:r>
      <w:r w:rsidR="002B32B3" w:rsidRPr="0013673F">
        <w:t xml:space="preserve"> “executable” code for the report </w:t>
      </w:r>
      <w:r w:rsidR="006F6E8A">
        <w:t xml:space="preserve">can be found </w:t>
      </w:r>
      <w:r w:rsidR="002B32B3" w:rsidRPr="0013673F">
        <w:t xml:space="preserve">in </w:t>
      </w:r>
      <w:r w:rsidR="000D0353">
        <w:t>TFS</w:t>
      </w:r>
      <w:r w:rsidR="002B32B3" w:rsidRPr="0013673F">
        <w:t xml:space="preserve"> </w:t>
      </w:r>
      <w:r w:rsidR="006F6E8A">
        <w:t>at:</w:t>
      </w:r>
    </w:p>
    <w:p w:rsidR="002B32B3" w:rsidRPr="0013673F" w:rsidRDefault="006F6E8A">
      <w:pPr>
        <w:widowControl w:val="0"/>
        <w:autoSpaceDE w:val="0"/>
        <w:autoSpaceDN w:val="0"/>
        <w:adjustRightInd w:val="0"/>
        <w:spacing w:after="0" w:line="240" w:lineRule="auto"/>
      </w:pPr>
      <w:r w:rsidRPr="0013673F">
        <w:t xml:space="preserve"> </w:t>
      </w:r>
    </w:p>
    <w:p w:rsidR="002B32B3" w:rsidRPr="0013673F" w:rsidRDefault="000D0353" w:rsidP="002B32B3">
      <w:pPr>
        <w:widowControl w:val="0"/>
        <w:autoSpaceDE w:val="0"/>
        <w:autoSpaceDN w:val="0"/>
        <w:adjustRightInd w:val="0"/>
        <w:spacing w:after="0" w:line="240" w:lineRule="auto"/>
      </w:pPr>
      <w:r w:rsidRPr="000D0353">
        <w:t>\cms\eCoaching_V2\Code\SSRS\eCoachingReport\eCoachingRepor</w:t>
      </w:r>
      <w:r>
        <w:t>t</w:t>
      </w:r>
      <w:r w:rsidR="00FE5388">
        <w:t>\</w:t>
      </w:r>
      <w:r w:rsidR="00FC77E3">
        <w:t>Warning</w:t>
      </w:r>
      <w:r w:rsidR="00B24818">
        <w:t>Su</w:t>
      </w:r>
      <w:r w:rsidRPr="000D0353">
        <w:t>mmary.rdl</w:t>
      </w:r>
    </w:p>
    <w:p w:rsidR="006F6E8A" w:rsidRDefault="006F6E8A" w:rsidP="002B32B3">
      <w:pPr>
        <w:widowControl w:val="0"/>
        <w:autoSpaceDE w:val="0"/>
        <w:autoSpaceDN w:val="0"/>
        <w:adjustRightInd w:val="0"/>
        <w:spacing w:after="0" w:line="240" w:lineRule="auto"/>
      </w:pPr>
      <w:r w:rsidRPr="00D62F04">
        <w:t>This contains all the code that defines the SQL, the formatting, and any other special effects.</w:t>
      </w:r>
    </w:p>
    <w:p w:rsidR="002B32B3" w:rsidRPr="0013673F" w:rsidRDefault="002B32B3" w:rsidP="002B32B3">
      <w:pPr>
        <w:widowControl w:val="0"/>
        <w:autoSpaceDE w:val="0"/>
        <w:autoSpaceDN w:val="0"/>
        <w:adjustRightInd w:val="0"/>
        <w:spacing w:after="0" w:line="240" w:lineRule="auto"/>
      </w:pPr>
    </w:p>
    <w:p w:rsidR="006F6E8A" w:rsidRPr="00D04BC1" w:rsidRDefault="006F6E8A" w:rsidP="0013673F">
      <w:pPr>
        <w:pStyle w:val="Heading1"/>
        <w:numPr>
          <w:ilvl w:val="0"/>
          <w:numId w:val="3"/>
        </w:numPr>
        <w:spacing w:before="360"/>
        <w:ind w:left="0" w:firstLine="0"/>
        <w:rPr>
          <w:rFonts w:ascii="Arial" w:hAnsi="Arial" w:cs="Arial"/>
          <w:sz w:val="24"/>
          <w:szCs w:val="24"/>
        </w:rPr>
      </w:pPr>
      <w:bookmarkStart w:id="24" w:name="_Toc523134444"/>
      <w:r w:rsidRPr="00D04BC1">
        <w:rPr>
          <w:rFonts w:ascii="Arial" w:hAnsi="Arial" w:cs="Arial"/>
          <w:sz w:val="24"/>
          <w:szCs w:val="24"/>
        </w:rPr>
        <w:t>Report Parameters</w:t>
      </w:r>
      <w:bookmarkEnd w:id="24"/>
    </w:p>
    <w:p w:rsidR="006F6E8A" w:rsidRPr="00804A60" w:rsidRDefault="00FC77E3" w:rsidP="006F6E8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24107818" wp14:editId="37603255">
            <wp:extent cx="2466975" cy="33813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E8A" w:rsidRDefault="006F6E8A" w:rsidP="006F6E8A"/>
    <w:p w:rsidR="000D0353" w:rsidRDefault="000D0353" w:rsidP="006F6E8A"/>
    <w:p w:rsidR="00FC77E3" w:rsidRDefault="00FC77E3" w:rsidP="006F6E8A"/>
    <w:p w:rsidR="000D0353" w:rsidRDefault="000D0353" w:rsidP="006F6E8A"/>
    <w:p w:rsidR="006F6E8A" w:rsidRDefault="006F6E8A" w:rsidP="006F6E8A">
      <w:r>
        <w:lastRenderedPageBreak/>
        <w:t xml:space="preserve">The </w:t>
      </w:r>
      <w:r w:rsidR="000D0353">
        <w:t xml:space="preserve">Coaching Summary </w:t>
      </w:r>
      <w:r>
        <w:t>report will take the following parameters:</w:t>
      </w:r>
    </w:p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1621"/>
        <w:gridCol w:w="1732"/>
        <w:gridCol w:w="1345"/>
        <w:gridCol w:w="1170"/>
        <w:gridCol w:w="3708"/>
      </w:tblGrid>
      <w:tr w:rsidR="00A51166" w:rsidRPr="00D62F04" w:rsidTr="000D0353">
        <w:trPr>
          <w:trHeight w:val="260"/>
        </w:trPr>
        <w:tc>
          <w:tcPr>
            <w:tcW w:w="1621" w:type="dxa"/>
            <w:shd w:val="clear" w:color="auto" w:fill="D9D9D9" w:themeFill="background1" w:themeFillShade="D9"/>
          </w:tcPr>
          <w:p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 w:rsidRPr="00D62F04">
              <w:rPr>
                <w:b/>
              </w:rPr>
              <w:t>Name</w:t>
            </w:r>
          </w:p>
        </w:tc>
        <w:tc>
          <w:tcPr>
            <w:tcW w:w="1732" w:type="dxa"/>
            <w:shd w:val="clear" w:color="auto" w:fill="D9D9D9" w:themeFill="background1" w:themeFillShade="D9"/>
          </w:tcPr>
          <w:p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 w:rsidRPr="00D62F04">
              <w:rPr>
                <w:b/>
              </w:rPr>
              <w:t>User Prompt</w:t>
            </w:r>
          </w:p>
        </w:tc>
        <w:tc>
          <w:tcPr>
            <w:tcW w:w="1345" w:type="dxa"/>
            <w:shd w:val="clear" w:color="auto" w:fill="D9D9D9" w:themeFill="background1" w:themeFillShade="D9"/>
          </w:tcPr>
          <w:p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 w:rsidRPr="00D62F04">
              <w:rPr>
                <w:b/>
              </w:rPr>
              <w:t>Type</w:t>
            </w:r>
          </w:p>
        </w:tc>
        <w:tc>
          <w:tcPr>
            <w:tcW w:w="1170" w:type="dxa"/>
            <w:shd w:val="clear" w:color="auto" w:fill="D9D9D9" w:themeFill="background1" w:themeFillShade="D9"/>
          </w:tcPr>
          <w:p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Required?</w:t>
            </w:r>
          </w:p>
        </w:tc>
        <w:tc>
          <w:tcPr>
            <w:tcW w:w="3708" w:type="dxa"/>
            <w:shd w:val="clear" w:color="auto" w:fill="D9D9D9" w:themeFill="background1" w:themeFillShade="D9"/>
          </w:tcPr>
          <w:p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 w:rsidRPr="00D62F04">
              <w:rPr>
                <w:b/>
              </w:rPr>
              <w:t>Description</w:t>
            </w:r>
          </w:p>
        </w:tc>
      </w:tr>
      <w:tr w:rsidR="00A51166" w:rsidTr="000D0353">
        <w:tc>
          <w:tcPr>
            <w:tcW w:w="1621" w:type="dxa"/>
          </w:tcPr>
          <w:p w:rsidR="00A51166" w:rsidRDefault="000D0353" w:rsidP="007B16D7">
            <w:pPr>
              <w:spacing w:after="0" w:line="240" w:lineRule="auto"/>
            </w:pPr>
            <w:r>
              <w:t>LanID</w:t>
            </w:r>
          </w:p>
        </w:tc>
        <w:tc>
          <w:tcPr>
            <w:tcW w:w="1732" w:type="dxa"/>
          </w:tcPr>
          <w:p w:rsidR="00A51166" w:rsidRDefault="000D0353" w:rsidP="007B16D7">
            <w:pPr>
              <w:spacing w:after="0" w:line="240" w:lineRule="auto"/>
            </w:pPr>
            <w:r>
              <w:t>NA [Hidden]</w:t>
            </w:r>
          </w:p>
        </w:tc>
        <w:tc>
          <w:tcPr>
            <w:tcW w:w="1345" w:type="dxa"/>
          </w:tcPr>
          <w:p w:rsidR="00A51166" w:rsidRDefault="000D0353" w:rsidP="007B16D7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A51166" w:rsidRDefault="00AA6CAB" w:rsidP="007B16D7">
            <w:pPr>
              <w:spacing w:after="0" w:line="240" w:lineRule="auto"/>
            </w:pPr>
            <w:r>
              <w:t xml:space="preserve">Yes </w:t>
            </w:r>
          </w:p>
        </w:tc>
        <w:tc>
          <w:tcPr>
            <w:tcW w:w="3708" w:type="dxa"/>
          </w:tcPr>
          <w:p w:rsidR="00A51166" w:rsidRDefault="00AA6CAB" w:rsidP="007B16D7">
            <w:pPr>
              <w:spacing w:after="0" w:line="240" w:lineRule="auto"/>
            </w:pPr>
            <w:r>
              <w:t>Lan ID of Logged in user. Will be passed in from UI code. Used to determine Role of logged in user to display list of available Modules.</w:t>
            </w:r>
          </w:p>
        </w:tc>
      </w:tr>
      <w:tr w:rsidR="000D0353" w:rsidTr="000D0353">
        <w:tc>
          <w:tcPr>
            <w:tcW w:w="1621" w:type="dxa"/>
          </w:tcPr>
          <w:p w:rsidR="000D0353" w:rsidRDefault="000D0353" w:rsidP="000D0353">
            <w:pPr>
              <w:spacing w:after="0" w:line="240" w:lineRule="auto"/>
            </w:pPr>
            <w:r>
              <w:t>strSdatein</w:t>
            </w:r>
          </w:p>
        </w:tc>
        <w:tc>
          <w:tcPr>
            <w:tcW w:w="1732" w:type="dxa"/>
          </w:tcPr>
          <w:p w:rsidR="000D0353" w:rsidRDefault="000D0353" w:rsidP="000D0353">
            <w:pPr>
              <w:spacing w:after="0" w:line="240" w:lineRule="auto"/>
            </w:pPr>
            <w:r>
              <w:t>Start Date</w:t>
            </w:r>
          </w:p>
        </w:tc>
        <w:tc>
          <w:tcPr>
            <w:tcW w:w="1345" w:type="dxa"/>
          </w:tcPr>
          <w:p w:rsidR="000D0353" w:rsidRDefault="000D0353" w:rsidP="000D0353">
            <w:pPr>
              <w:spacing w:after="0" w:line="240" w:lineRule="auto"/>
            </w:pPr>
            <w:r>
              <w:t>Date/Time</w:t>
            </w:r>
          </w:p>
        </w:tc>
        <w:tc>
          <w:tcPr>
            <w:tcW w:w="1170" w:type="dxa"/>
          </w:tcPr>
          <w:p w:rsidR="000D0353" w:rsidRDefault="000D0353" w:rsidP="000D0353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0D0353" w:rsidRDefault="00AA6CAB">
            <w:pPr>
              <w:spacing w:after="0" w:line="240" w:lineRule="auto"/>
            </w:pPr>
            <w:r>
              <w:t>Start date for list of coaching logs to be displayed based on log submitted date.</w:t>
            </w:r>
          </w:p>
        </w:tc>
      </w:tr>
      <w:tr w:rsidR="000D0353" w:rsidTr="000D0353">
        <w:tc>
          <w:tcPr>
            <w:tcW w:w="1621" w:type="dxa"/>
          </w:tcPr>
          <w:p w:rsidR="000D0353" w:rsidRDefault="000D0353" w:rsidP="000D0353">
            <w:pPr>
              <w:spacing w:after="0" w:line="240" w:lineRule="auto"/>
            </w:pPr>
            <w:r>
              <w:t>strEDatein</w:t>
            </w:r>
          </w:p>
        </w:tc>
        <w:tc>
          <w:tcPr>
            <w:tcW w:w="1732" w:type="dxa"/>
          </w:tcPr>
          <w:p w:rsidR="000D0353" w:rsidRDefault="000D0353" w:rsidP="000D0353">
            <w:pPr>
              <w:spacing w:after="0" w:line="240" w:lineRule="auto"/>
            </w:pPr>
            <w:r>
              <w:t>End Date</w:t>
            </w:r>
          </w:p>
        </w:tc>
        <w:tc>
          <w:tcPr>
            <w:tcW w:w="1345" w:type="dxa"/>
          </w:tcPr>
          <w:p w:rsidR="000D0353" w:rsidRDefault="00AA6CAB" w:rsidP="000D0353">
            <w:pPr>
              <w:spacing w:after="0" w:line="240" w:lineRule="auto"/>
            </w:pPr>
            <w:r>
              <w:t>Date/Time</w:t>
            </w:r>
          </w:p>
        </w:tc>
        <w:tc>
          <w:tcPr>
            <w:tcW w:w="1170" w:type="dxa"/>
          </w:tcPr>
          <w:p w:rsidR="000D0353" w:rsidRDefault="000D0353" w:rsidP="000D0353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0D0353" w:rsidRDefault="00AA6CAB" w:rsidP="000D0353">
            <w:pPr>
              <w:spacing w:after="0" w:line="240" w:lineRule="auto"/>
            </w:pPr>
            <w:r>
              <w:t>End date for list of coaching logs to be displayed based on log submitted date.</w:t>
            </w:r>
          </w:p>
        </w:tc>
      </w:tr>
      <w:tr w:rsidR="000D0353" w:rsidTr="000D0353">
        <w:tc>
          <w:tcPr>
            <w:tcW w:w="1621" w:type="dxa"/>
          </w:tcPr>
          <w:p w:rsidR="000D0353" w:rsidDel="000D0353" w:rsidRDefault="000D0353" w:rsidP="007B16D7">
            <w:pPr>
              <w:spacing w:after="0" w:line="240" w:lineRule="auto"/>
            </w:pPr>
            <w:r>
              <w:t>intModulein</w:t>
            </w:r>
          </w:p>
        </w:tc>
        <w:tc>
          <w:tcPr>
            <w:tcW w:w="1732" w:type="dxa"/>
          </w:tcPr>
          <w:p w:rsidR="000D0353" w:rsidRDefault="00C310C2" w:rsidP="007B16D7">
            <w:pPr>
              <w:spacing w:after="0" w:line="240" w:lineRule="auto"/>
            </w:pPr>
            <w:r>
              <w:t>Employee Level</w:t>
            </w:r>
          </w:p>
        </w:tc>
        <w:tc>
          <w:tcPr>
            <w:tcW w:w="1345" w:type="dxa"/>
          </w:tcPr>
          <w:p w:rsidR="000D0353" w:rsidRDefault="00AA6CAB" w:rsidP="007B16D7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0D0353" w:rsidRDefault="00AA6CAB" w:rsidP="00A51166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0D0353" w:rsidRDefault="00286D7F" w:rsidP="004D09FF">
            <w:pPr>
              <w:spacing w:after="0" w:line="240" w:lineRule="auto"/>
            </w:pPr>
            <w:r>
              <w:t>Dropdown</w:t>
            </w:r>
            <w:r w:rsidR="00AA6CAB">
              <w:t xml:space="preserve"> list populated by dataset ModuleRef (value field: ModuleID label field: Module)</w:t>
            </w:r>
          </w:p>
        </w:tc>
      </w:tr>
      <w:tr w:rsidR="000D0353" w:rsidTr="000D0353">
        <w:tc>
          <w:tcPr>
            <w:tcW w:w="1621" w:type="dxa"/>
          </w:tcPr>
          <w:p w:rsidR="000D0353" w:rsidDel="000D0353" w:rsidRDefault="000D0353" w:rsidP="007B16D7">
            <w:pPr>
              <w:spacing w:after="0" w:line="240" w:lineRule="auto"/>
            </w:pPr>
            <w:r>
              <w:t>intStatusin</w:t>
            </w:r>
          </w:p>
        </w:tc>
        <w:tc>
          <w:tcPr>
            <w:tcW w:w="1732" w:type="dxa"/>
          </w:tcPr>
          <w:p w:rsidR="000D0353" w:rsidRDefault="000D0353" w:rsidP="007B16D7">
            <w:pPr>
              <w:spacing w:after="0" w:line="240" w:lineRule="auto"/>
            </w:pPr>
            <w:r>
              <w:t>Status</w:t>
            </w:r>
          </w:p>
        </w:tc>
        <w:tc>
          <w:tcPr>
            <w:tcW w:w="1345" w:type="dxa"/>
          </w:tcPr>
          <w:p w:rsidR="000D0353" w:rsidRDefault="00AA6CAB" w:rsidP="007B16D7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0D0353" w:rsidRDefault="00AA6CAB" w:rsidP="00A51166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0D0353" w:rsidRDefault="00AA6CAB">
            <w:pPr>
              <w:spacing w:after="0" w:line="240" w:lineRule="auto"/>
            </w:pPr>
            <w:r>
              <w:t>Dropdown List populated by dataset CoachingStatusRef (value field: StatusID label field: Status)</w:t>
            </w:r>
          </w:p>
        </w:tc>
      </w:tr>
      <w:tr w:rsidR="00286D7F" w:rsidTr="000D0353">
        <w:tc>
          <w:tcPr>
            <w:tcW w:w="1621" w:type="dxa"/>
          </w:tcPr>
          <w:p w:rsidR="00286D7F" w:rsidDel="000D0353" w:rsidRDefault="00286D7F" w:rsidP="00286D7F">
            <w:pPr>
              <w:spacing w:after="0" w:line="240" w:lineRule="auto"/>
            </w:pPr>
            <w:r>
              <w:t>intSitein</w:t>
            </w:r>
          </w:p>
        </w:tc>
        <w:tc>
          <w:tcPr>
            <w:tcW w:w="1732" w:type="dxa"/>
          </w:tcPr>
          <w:p w:rsidR="00286D7F" w:rsidRDefault="00286D7F" w:rsidP="00286D7F">
            <w:pPr>
              <w:spacing w:after="0" w:line="240" w:lineRule="auto"/>
            </w:pPr>
            <w:r>
              <w:t>Site</w:t>
            </w:r>
          </w:p>
        </w:tc>
        <w:tc>
          <w:tcPr>
            <w:tcW w:w="1345" w:type="dxa"/>
          </w:tcPr>
          <w:p w:rsidR="00286D7F" w:rsidRDefault="00286D7F" w:rsidP="00286D7F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286D7F" w:rsidRDefault="00286D7F" w:rsidP="00286D7F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286D7F" w:rsidRDefault="00286D7F">
            <w:pPr>
              <w:spacing w:after="0" w:line="240" w:lineRule="auto"/>
            </w:pPr>
            <w:r>
              <w:t>Dropdown List populated by dataset CoachingSiteRef (value field: SiteID label field: Site)</w:t>
            </w:r>
          </w:p>
        </w:tc>
      </w:tr>
      <w:tr w:rsidR="00286D7F" w:rsidTr="000D0353">
        <w:tc>
          <w:tcPr>
            <w:tcW w:w="1621" w:type="dxa"/>
          </w:tcPr>
          <w:p w:rsidR="00286D7F" w:rsidRDefault="00286D7F" w:rsidP="00286D7F">
            <w:pPr>
              <w:spacing w:after="0" w:line="240" w:lineRule="auto"/>
            </w:pPr>
            <w:r>
              <w:t>strEmpin</w:t>
            </w:r>
          </w:p>
        </w:tc>
        <w:tc>
          <w:tcPr>
            <w:tcW w:w="1732" w:type="dxa"/>
          </w:tcPr>
          <w:p w:rsidR="00286D7F" w:rsidRDefault="00286D7F" w:rsidP="00286D7F">
            <w:pPr>
              <w:spacing w:after="0" w:line="240" w:lineRule="auto"/>
            </w:pPr>
            <w:r>
              <w:t>Employee</w:t>
            </w:r>
          </w:p>
        </w:tc>
        <w:tc>
          <w:tcPr>
            <w:tcW w:w="1345" w:type="dxa"/>
          </w:tcPr>
          <w:p w:rsidR="00286D7F" w:rsidRDefault="00286D7F" w:rsidP="00286D7F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286D7F" w:rsidRDefault="00286D7F" w:rsidP="00286D7F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286D7F" w:rsidRDefault="00286D7F">
            <w:pPr>
              <w:spacing w:after="0" w:line="240" w:lineRule="auto"/>
            </w:pPr>
            <w:r>
              <w:t>Dropdown List populated by dataset CoachingEmployeeRef (value field: EmpID label field: EmpName)</w:t>
            </w:r>
          </w:p>
        </w:tc>
      </w:tr>
      <w:tr w:rsidR="00286D7F" w:rsidTr="000D0353">
        <w:tc>
          <w:tcPr>
            <w:tcW w:w="1621" w:type="dxa"/>
          </w:tcPr>
          <w:p w:rsidR="00286D7F" w:rsidRDefault="00286D7F">
            <w:pPr>
              <w:spacing w:after="0" w:line="240" w:lineRule="auto"/>
            </w:pPr>
            <w:r>
              <w:t>int</w:t>
            </w:r>
            <w:r w:rsidR="00FC77E3">
              <w:t>warn</w:t>
            </w:r>
            <w:r>
              <w:t>Reasonin</w:t>
            </w:r>
          </w:p>
        </w:tc>
        <w:tc>
          <w:tcPr>
            <w:tcW w:w="1732" w:type="dxa"/>
          </w:tcPr>
          <w:p w:rsidR="00286D7F" w:rsidRDefault="00FC77E3" w:rsidP="00286D7F">
            <w:pPr>
              <w:spacing w:after="0" w:line="240" w:lineRule="auto"/>
            </w:pPr>
            <w:r>
              <w:t xml:space="preserve">Warning </w:t>
            </w:r>
            <w:r w:rsidR="00286D7F">
              <w:t>Reason</w:t>
            </w:r>
          </w:p>
        </w:tc>
        <w:tc>
          <w:tcPr>
            <w:tcW w:w="1345" w:type="dxa"/>
          </w:tcPr>
          <w:p w:rsidR="00286D7F" w:rsidRDefault="00286D7F" w:rsidP="00286D7F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286D7F" w:rsidRDefault="00286D7F" w:rsidP="00286D7F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286D7F" w:rsidRDefault="00286D7F">
            <w:pPr>
              <w:spacing w:after="0" w:line="240" w:lineRule="auto"/>
            </w:pPr>
            <w:r>
              <w:t xml:space="preserve">Dropdown List populated by dataset </w:t>
            </w:r>
            <w:r w:rsidR="00FC77E3">
              <w:t>Warning</w:t>
            </w:r>
            <w:r>
              <w:t>ReasonRef (value field: CoachingReasonID label field: Coaching</w:t>
            </w:r>
            <w:r w:rsidR="001F4587">
              <w:t>Reason</w:t>
            </w:r>
            <w:r>
              <w:t>)</w:t>
            </w:r>
          </w:p>
        </w:tc>
      </w:tr>
      <w:tr w:rsidR="00286D7F" w:rsidTr="000D0353">
        <w:tc>
          <w:tcPr>
            <w:tcW w:w="1621" w:type="dxa"/>
          </w:tcPr>
          <w:p w:rsidR="00286D7F" w:rsidRDefault="00286D7F">
            <w:pPr>
              <w:spacing w:after="0" w:line="240" w:lineRule="auto"/>
            </w:pPr>
            <w:r>
              <w:t>intsub</w:t>
            </w:r>
            <w:r w:rsidR="00FC77E3">
              <w:t>warn</w:t>
            </w:r>
            <w:r>
              <w:t>Reasonin</w:t>
            </w:r>
          </w:p>
        </w:tc>
        <w:tc>
          <w:tcPr>
            <w:tcW w:w="1732" w:type="dxa"/>
          </w:tcPr>
          <w:p w:rsidR="00286D7F" w:rsidRDefault="00FC77E3" w:rsidP="00286D7F">
            <w:pPr>
              <w:spacing w:after="0" w:line="240" w:lineRule="auto"/>
            </w:pPr>
            <w:r>
              <w:t>Warning SubReason</w:t>
            </w:r>
          </w:p>
        </w:tc>
        <w:tc>
          <w:tcPr>
            <w:tcW w:w="1345" w:type="dxa"/>
          </w:tcPr>
          <w:p w:rsidR="00286D7F" w:rsidRDefault="00286D7F" w:rsidP="00286D7F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286D7F" w:rsidRDefault="00286D7F" w:rsidP="00286D7F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286D7F" w:rsidRDefault="00286D7F">
            <w:pPr>
              <w:spacing w:after="0" w:line="240" w:lineRule="auto"/>
            </w:pPr>
            <w:r>
              <w:t xml:space="preserve">Dropdown List populated by dataset </w:t>
            </w:r>
            <w:r w:rsidR="00FC77E3">
              <w:t>Warning</w:t>
            </w:r>
            <w:r>
              <w:t xml:space="preserve">SubReasonRef (value field: </w:t>
            </w:r>
            <w:r w:rsidR="001F4587">
              <w:t>Sub</w:t>
            </w:r>
            <w:r>
              <w:t xml:space="preserve">CoachingReasonID label field: </w:t>
            </w:r>
            <w:r w:rsidR="001F4587">
              <w:t>Sub</w:t>
            </w:r>
            <w:r>
              <w:t>Coaching</w:t>
            </w:r>
            <w:r w:rsidR="001F4587">
              <w:t>Reason</w:t>
            </w:r>
            <w:r>
              <w:t>)</w:t>
            </w:r>
          </w:p>
        </w:tc>
      </w:tr>
    </w:tbl>
    <w:p w:rsidR="006F6E8A" w:rsidRDefault="006F6E8A" w:rsidP="006F6E8A"/>
    <w:p w:rsidR="006F6E8A" w:rsidRDefault="006F6E8A" w:rsidP="006F6E8A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25" w:name="_Toc523134445"/>
      <w:r>
        <w:rPr>
          <w:rFonts w:ascii="Arial" w:hAnsi="Arial" w:cs="Arial"/>
          <w:sz w:val="24"/>
          <w:szCs w:val="24"/>
        </w:rPr>
        <w:t>Report Datasets</w:t>
      </w:r>
      <w:bookmarkEnd w:id="25"/>
    </w:p>
    <w:p w:rsidR="00B24818" w:rsidRPr="00AF16F3" w:rsidRDefault="00B24818" w:rsidP="00AF16F3">
      <w:pPr>
        <w:pStyle w:val="Heading1"/>
        <w:numPr>
          <w:ilvl w:val="1"/>
          <w:numId w:val="3"/>
        </w:numPr>
        <w:rPr>
          <w:rFonts w:ascii="Arial" w:hAnsi="Arial" w:cs="Arial"/>
          <w:color w:val="auto"/>
          <w:sz w:val="20"/>
          <w:szCs w:val="20"/>
        </w:rPr>
      </w:pPr>
      <w:bookmarkStart w:id="26" w:name="_Toc523134446"/>
      <w:r>
        <w:rPr>
          <w:rFonts w:ascii="Arial" w:hAnsi="Arial" w:cs="Arial"/>
          <w:color w:val="auto"/>
          <w:sz w:val="20"/>
          <w:szCs w:val="20"/>
        </w:rPr>
        <w:t>WarningS</w:t>
      </w:r>
      <w:r w:rsidRPr="00AF16F3">
        <w:rPr>
          <w:rFonts w:ascii="Arial" w:hAnsi="Arial" w:cs="Arial"/>
          <w:color w:val="auto"/>
          <w:sz w:val="20"/>
          <w:szCs w:val="20"/>
        </w:rPr>
        <w:t>ummary</w:t>
      </w:r>
      <w:bookmarkEnd w:id="26"/>
    </w:p>
    <w:p w:rsidR="006F6E8A" w:rsidRDefault="006F6E8A" w:rsidP="006F6E8A">
      <w:r>
        <w:t xml:space="preserve">Query the </w:t>
      </w:r>
      <w:r w:rsidR="007B16D7">
        <w:t xml:space="preserve">Coaching logs for </w:t>
      </w:r>
      <w:r w:rsidR="00FC77E3">
        <w:t>selec</w:t>
      </w:r>
      <w:r w:rsidR="007B16D7">
        <w:t>t</w:t>
      </w:r>
      <w:r w:rsidR="00FC77E3">
        <w:t>e</w:t>
      </w:r>
      <w:r w:rsidR="007B16D7">
        <w:t>d set of parameters.</w:t>
      </w:r>
    </w:p>
    <w:p w:rsidR="007B16D7" w:rsidRDefault="007B16D7" w:rsidP="006F6E8A">
      <w:r>
        <w:t>Query:</w:t>
      </w:r>
    </w:p>
    <w:p w:rsidR="00FC77E3" w:rsidRDefault="00FC77E3" w:rsidP="006F6E8A">
      <w:r>
        <w:rPr>
          <w:noProof/>
        </w:rPr>
        <w:lastRenderedPageBreak/>
        <w:drawing>
          <wp:inline distT="0" distB="0" distL="0" distR="0" wp14:anchorId="57571E61" wp14:editId="7A20EFF5">
            <wp:extent cx="5943600" cy="48310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7" w:rsidRDefault="007B16D7" w:rsidP="006F6E8A"/>
    <w:p w:rsidR="007B16D7" w:rsidRDefault="007B16D7" w:rsidP="006F6E8A"/>
    <w:p w:rsidR="007B16D7" w:rsidRDefault="007B16D7" w:rsidP="006F6E8A">
      <w:r>
        <w:t>Fields:</w:t>
      </w:r>
    </w:p>
    <w:p w:rsidR="007B16D7" w:rsidRDefault="00764F2B" w:rsidP="006F6E8A">
      <w:r w:rsidRPr="00764F2B">
        <w:rPr>
          <w:noProof/>
        </w:rPr>
        <w:lastRenderedPageBreak/>
        <w:t xml:space="preserve"> </w:t>
      </w:r>
      <w:r>
        <w:rPr>
          <w:noProof/>
        </w:rPr>
        <w:lastRenderedPageBreak/>
        <w:drawing>
          <wp:inline distT="0" distB="0" distL="0" distR="0" wp14:anchorId="618378AF" wp14:editId="1B893F8D">
            <wp:extent cx="5943600" cy="79756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7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7E3" w:rsidRDefault="00764F2B" w:rsidP="006F6E8A">
      <w:r w:rsidRPr="00764F2B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53346F02" wp14:editId="74AAD0CB">
            <wp:extent cx="5943600" cy="27197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7" w:rsidRDefault="007B16D7" w:rsidP="006F6E8A"/>
    <w:p w:rsidR="007B16D7" w:rsidRDefault="007B16D7" w:rsidP="006F6E8A"/>
    <w:p w:rsidR="007B16D7" w:rsidRDefault="007B16D7" w:rsidP="006F6E8A"/>
    <w:p w:rsidR="007B16D7" w:rsidRDefault="007B16D7" w:rsidP="006F6E8A"/>
    <w:p w:rsidR="007B16D7" w:rsidRDefault="007B16D7" w:rsidP="006F6E8A"/>
    <w:p w:rsidR="007B16D7" w:rsidRDefault="007B16D7" w:rsidP="006F6E8A"/>
    <w:p w:rsidR="007B16D7" w:rsidRDefault="007B16D7" w:rsidP="006F6E8A"/>
    <w:p w:rsidR="00764F2B" w:rsidRDefault="00764F2B" w:rsidP="006F6E8A"/>
    <w:p w:rsidR="00764F2B" w:rsidRDefault="00764F2B" w:rsidP="006F6E8A"/>
    <w:p w:rsidR="00764F2B" w:rsidRDefault="00764F2B" w:rsidP="006F6E8A"/>
    <w:p w:rsidR="00764F2B" w:rsidRDefault="00764F2B" w:rsidP="006F6E8A"/>
    <w:p w:rsidR="00764F2B" w:rsidRDefault="00764F2B" w:rsidP="006F6E8A"/>
    <w:p w:rsidR="00764F2B" w:rsidRDefault="00764F2B" w:rsidP="006F6E8A"/>
    <w:p w:rsidR="007B16D7" w:rsidRDefault="007B16D7" w:rsidP="006F6E8A"/>
    <w:p w:rsidR="006F6E8A" w:rsidRDefault="006F6E8A" w:rsidP="006F6E8A">
      <w:r>
        <w:lastRenderedPageBreak/>
        <w:t>Parameters:</w:t>
      </w:r>
    </w:p>
    <w:p w:rsidR="007B16D7" w:rsidRDefault="00FC77E3" w:rsidP="00AF16F3">
      <w:pPr>
        <w:rPr>
          <w:rFonts w:ascii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171832D6" wp14:editId="7697915E">
            <wp:extent cx="5943600" cy="48285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7" w:rsidRDefault="007B16D7" w:rsidP="00AF16F3">
      <w:pPr>
        <w:rPr>
          <w:rFonts w:ascii="Arial" w:hAnsi="Arial" w:cs="Arial"/>
          <w:b/>
          <w:sz w:val="20"/>
          <w:szCs w:val="20"/>
        </w:rPr>
      </w:pPr>
    </w:p>
    <w:p w:rsidR="00CC4CD4" w:rsidRDefault="00CC4CD4" w:rsidP="00AF16F3">
      <w:pPr>
        <w:rPr>
          <w:rFonts w:ascii="Arial" w:hAnsi="Arial" w:cs="Arial"/>
          <w:b/>
          <w:sz w:val="20"/>
          <w:szCs w:val="20"/>
        </w:rPr>
      </w:pPr>
    </w:p>
    <w:p w:rsidR="00764F2B" w:rsidRDefault="00764F2B" w:rsidP="00AF16F3">
      <w:pPr>
        <w:rPr>
          <w:rFonts w:ascii="Arial" w:hAnsi="Arial" w:cs="Arial"/>
          <w:b/>
          <w:sz w:val="20"/>
          <w:szCs w:val="20"/>
        </w:rPr>
      </w:pPr>
    </w:p>
    <w:p w:rsidR="00764F2B" w:rsidRDefault="00764F2B" w:rsidP="00AF16F3">
      <w:pPr>
        <w:rPr>
          <w:rFonts w:ascii="Arial" w:hAnsi="Arial" w:cs="Arial"/>
          <w:b/>
          <w:sz w:val="20"/>
          <w:szCs w:val="20"/>
        </w:rPr>
      </w:pPr>
    </w:p>
    <w:p w:rsidR="00764F2B" w:rsidRDefault="00764F2B" w:rsidP="00AF16F3">
      <w:pPr>
        <w:rPr>
          <w:rFonts w:ascii="Arial" w:hAnsi="Arial" w:cs="Arial"/>
          <w:b/>
          <w:sz w:val="20"/>
          <w:szCs w:val="20"/>
        </w:rPr>
      </w:pPr>
    </w:p>
    <w:p w:rsidR="00CC4CD4" w:rsidRDefault="00CC4CD4" w:rsidP="00AF16F3">
      <w:pPr>
        <w:rPr>
          <w:rFonts w:ascii="Arial" w:hAnsi="Arial" w:cs="Arial"/>
          <w:b/>
          <w:sz w:val="20"/>
          <w:szCs w:val="20"/>
        </w:rPr>
      </w:pPr>
    </w:p>
    <w:p w:rsidR="00CC4CD4" w:rsidRDefault="00CC4CD4" w:rsidP="00AF16F3">
      <w:pPr>
        <w:rPr>
          <w:rFonts w:ascii="Arial" w:hAnsi="Arial" w:cs="Arial"/>
          <w:b/>
          <w:sz w:val="20"/>
          <w:szCs w:val="20"/>
        </w:rPr>
      </w:pPr>
    </w:p>
    <w:p w:rsidR="00233EA6" w:rsidRPr="00AF16F3" w:rsidRDefault="00E365E3" w:rsidP="00AF16F3">
      <w:pPr>
        <w:pStyle w:val="Heading1"/>
        <w:numPr>
          <w:ilvl w:val="1"/>
          <w:numId w:val="3"/>
        </w:numPr>
        <w:rPr>
          <w:rFonts w:ascii="Arial" w:hAnsi="Arial" w:cs="Arial"/>
          <w:b w:val="0"/>
          <w:sz w:val="20"/>
          <w:szCs w:val="20"/>
        </w:rPr>
      </w:pPr>
      <w:bookmarkStart w:id="27" w:name="_Toc523134447"/>
      <w:r w:rsidRPr="00AF16F3">
        <w:rPr>
          <w:rFonts w:ascii="Arial" w:hAnsi="Arial" w:cs="Arial"/>
          <w:color w:val="auto"/>
          <w:sz w:val="20"/>
          <w:szCs w:val="20"/>
        </w:rPr>
        <w:lastRenderedPageBreak/>
        <w:t>Warning</w:t>
      </w:r>
      <w:r w:rsidR="007B16D7" w:rsidRPr="00AF16F3">
        <w:rPr>
          <w:rFonts w:ascii="Arial" w:hAnsi="Arial" w:cs="Arial"/>
          <w:color w:val="auto"/>
          <w:sz w:val="20"/>
          <w:szCs w:val="20"/>
        </w:rPr>
        <w:t xml:space="preserve">ReasonRef (uses shared dataset </w:t>
      </w:r>
      <w:r w:rsidRPr="00AF16F3">
        <w:rPr>
          <w:rFonts w:ascii="Arial" w:hAnsi="Arial" w:cs="Arial"/>
          <w:color w:val="auto"/>
          <w:sz w:val="20"/>
          <w:szCs w:val="20"/>
        </w:rPr>
        <w:t>Warning</w:t>
      </w:r>
      <w:r w:rsidR="007B16D7" w:rsidRPr="00AF16F3">
        <w:rPr>
          <w:rFonts w:ascii="Arial" w:hAnsi="Arial" w:cs="Arial"/>
          <w:color w:val="auto"/>
          <w:sz w:val="20"/>
          <w:szCs w:val="20"/>
        </w:rPr>
        <w:t>ReasonList)</w:t>
      </w:r>
      <w:bookmarkEnd w:id="27"/>
    </w:p>
    <w:p w:rsidR="00233EA6" w:rsidRDefault="007B16D7" w:rsidP="00233EA6">
      <w:r>
        <w:t>Query: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FROM   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'All'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UNION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DISTINCT</w:t>
      </w:r>
      <w:r>
        <w:rPr>
          <w:rFonts w:ascii="Courier New" w:hAnsi="Courier New" w:cs="Courier New"/>
          <w:noProof/>
          <w:sz w:val="20"/>
          <w:szCs w:val="20"/>
        </w:rPr>
        <w:t xml:space="preserve"> wlr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dcr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CoachingReason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warning_log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wl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warning_log_Reason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wlr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wl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WarningID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wlr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WarningID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DIM_Coaching_Reason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dcr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wlr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dcr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CoachingReasonID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WHERE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wl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ModuleID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=(</w:t>
      </w:r>
      <w:r>
        <w:rPr>
          <w:rFonts w:ascii="Courier New" w:hAnsi="Courier New" w:cs="Courier New"/>
          <w:noProof/>
          <w:sz w:val="20"/>
          <w:szCs w:val="20"/>
        </w:rPr>
        <w:t>@intModulein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or</w:t>
      </w:r>
      <w:r>
        <w:rPr>
          <w:rFonts w:ascii="Courier New" w:hAnsi="Courier New" w:cs="Courier New"/>
          <w:noProof/>
          <w:sz w:val="20"/>
          <w:szCs w:val="20"/>
        </w:rPr>
        <w:t xml:space="preserve"> @intModulein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</w:t>
      </w:r>
    </w:p>
    <w:p w:rsidR="00E365E3" w:rsidRDefault="00E365E3" w:rsidP="00E365E3">
      <w:pPr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ORDER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WHEN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</w:t>
      </w:r>
    </w:p>
    <w:p w:rsidR="00E365E3" w:rsidRDefault="00E365E3" w:rsidP="00E365E3">
      <w:pPr>
        <w:rPr>
          <w:rFonts w:ascii="Courier New" w:hAnsi="Courier New" w:cs="Courier New"/>
          <w:noProof/>
          <w:sz w:val="20"/>
          <w:szCs w:val="20"/>
        </w:rPr>
      </w:pPr>
    </w:p>
    <w:p w:rsidR="007B16D7" w:rsidRDefault="007B16D7" w:rsidP="00E365E3">
      <w:r>
        <w:t>Fields:</w:t>
      </w:r>
    </w:p>
    <w:p w:rsidR="007B16D7" w:rsidRDefault="007B16D7" w:rsidP="00233EA6">
      <w:r>
        <w:rPr>
          <w:noProof/>
        </w:rPr>
        <w:drawing>
          <wp:inline distT="0" distB="0" distL="0" distR="0" wp14:anchorId="3FA648D7" wp14:editId="640A2A19">
            <wp:extent cx="5943600" cy="220535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7" w:rsidRDefault="007B16D7" w:rsidP="00233EA6"/>
    <w:p w:rsidR="00233EA6" w:rsidRDefault="00233EA6" w:rsidP="00233EA6">
      <w:r>
        <w:t>Parameters:</w:t>
      </w:r>
    </w:p>
    <w:p w:rsidR="007B16D7" w:rsidRDefault="007B16D7" w:rsidP="00233EA6"/>
    <w:p w:rsidR="007B16D7" w:rsidRDefault="007B16D7" w:rsidP="00233EA6">
      <w:r>
        <w:rPr>
          <w:noProof/>
        </w:rPr>
        <w:lastRenderedPageBreak/>
        <w:drawing>
          <wp:inline distT="0" distB="0" distL="0" distR="0" wp14:anchorId="0D5E0A49" wp14:editId="5F60CEF6">
            <wp:extent cx="5943600" cy="292862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D56" w:rsidRDefault="00F06D56" w:rsidP="00F06D56">
      <w:pPr>
        <w:rPr>
          <w:rFonts w:ascii="Arial" w:hAnsi="Arial" w:cs="Arial"/>
          <w:b/>
          <w:sz w:val="20"/>
          <w:szCs w:val="20"/>
        </w:rPr>
      </w:pPr>
    </w:p>
    <w:p w:rsidR="00F06D56" w:rsidRPr="00AF16F3" w:rsidRDefault="00E365E3" w:rsidP="00AF16F3">
      <w:pPr>
        <w:pStyle w:val="Heading1"/>
        <w:numPr>
          <w:ilvl w:val="1"/>
          <w:numId w:val="3"/>
        </w:numPr>
        <w:rPr>
          <w:rFonts w:ascii="Arial" w:hAnsi="Arial" w:cs="Arial"/>
          <w:b w:val="0"/>
          <w:sz w:val="20"/>
          <w:szCs w:val="20"/>
        </w:rPr>
      </w:pPr>
      <w:bookmarkStart w:id="28" w:name="_Toc523134448"/>
      <w:r w:rsidRPr="00AF16F3">
        <w:rPr>
          <w:rFonts w:ascii="Arial" w:hAnsi="Arial" w:cs="Arial"/>
          <w:color w:val="auto"/>
          <w:sz w:val="20"/>
          <w:szCs w:val="20"/>
        </w:rPr>
        <w:t>Warning</w:t>
      </w:r>
      <w:r w:rsidR="00F06D56" w:rsidRPr="00AF16F3">
        <w:rPr>
          <w:rFonts w:ascii="Arial" w:hAnsi="Arial" w:cs="Arial"/>
          <w:color w:val="auto"/>
          <w:sz w:val="20"/>
          <w:szCs w:val="20"/>
        </w:rPr>
        <w:t xml:space="preserve">EmployeeRef (uses shared dataset </w:t>
      </w:r>
      <w:r w:rsidRPr="00AF16F3">
        <w:rPr>
          <w:rFonts w:ascii="Arial" w:hAnsi="Arial" w:cs="Arial"/>
          <w:color w:val="auto"/>
          <w:sz w:val="20"/>
          <w:szCs w:val="20"/>
        </w:rPr>
        <w:t>Warning</w:t>
      </w:r>
      <w:r w:rsidR="00F06D56" w:rsidRPr="00AF16F3">
        <w:rPr>
          <w:rFonts w:ascii="Arial" w:hAnsi="Arial" w:cs="Arial"/>
          <w:color w:val="auto"/>
          <w:sz w:val="20"/>
          <w:szCs w:val="20"/>
        </w:rPr>
        <w:t>EmployeeList)</w:t>
      </w:r>
      <w:bookmarkEnd w:id="28"/>
    </w:p>
    <w:p w:rsidR="00F06D56" w:rsidRDefault="00F06D56" w:rsidP="00F06D56">
      <w:r>
        <w:t>Query:</w:t>
      </w:r>
    </w:p>
    <w:p w:rsidR="00CC4CD4" w:rsidRDefault="00CC4CD4" w:rsidP="00E365E3">
      <w:pPr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noProof/>
        </w:rPr>
        <w:drawing>
          <wp:inline distT="0" distB="0" distL="0" distR="0" wp14:anchorId="41A90853" wp14:editId="65D93A93">
            <wp:extent cx="4242816" cy="274320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281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CD4" w:rsidRDefault="00CC4CD4" w:rsidP="00E365E3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CC4CD4" w:rsidRDefault="00CC4CD4" w:rsidP="00E365E3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E365E3" w:rsidRDefault="00E365E3" w:rsidP="00E365E3">
      <w:pPr>
        <w:rPr>
          <w:rFonts w:ascii="Courier New" w:hAnsi="Courier New" w:cs="Courier New"/>
          <w:noProof/>
          <w:sz w:val="20"/>
          <w:szCs w:val="20"/>
        </w:rPr>
      </w:pPr>
    </w:p>
    <w:p w:rsidR="00F06D56" w:rsidRDefault="00F06D56" w:rsidP="00E365E3">
      <w:r>
        <w:t>Fields:</w:t>
      </w:r>
    </w:p>
    <w:p w:rsidR="00F06D56" w:rsidRDefault="00F06D56" w:rsidP="00F06D56">
      <w:r>
        <w:rPr>
          <w:noProof/>
        </w:rPr>
        <w:drawing>
          <wp:inline distT="0" distB="0" distL="0" distR="0" wp14:anchorId="00943EA7" wp14:editId="26CE00A2">
            <wp:extent cx="5943600" cy="23310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D56" w:rsidRDefault="00F06D56" w:rsidP="00F06D56"/>
    <w:p w:rsidR="00F06D56" w:rsidRDefault="00F06D56" w:rsidP="00F06D56">
      <w:r>
        <w:t>Parameters:</w:t>
      </w:r>
    </w:p>
    <w:p w:rsidR="00F06D56" w:rsidRDefault="00F06D56" w:rsidP="00F06D56"/>
    <w:p w:rsidR="00F06D56" w:rsidRDefault="00F06D56" w:rsidP="00F06D56">
      <w:r>
        <w:rPr>
          <w:noProof/>
        </w:rPr>
        <w:lastRenderedPageBreak/>
        <w:drawing>
          <wp:inline distT="0" distB="0" distL="0" distR="0" wp14:anchorId="08F0EE40" wp14:editId="5D14AC34">
            <wp:extent cx="5943600" cy="39712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D56" w:rsidRDefault="00F06D56" w:rsidP="00F06D56"/>
    <w:p w:rsidR="007935E3" w:rsidRPr="00AF16F3" w:rsidRDefault="007935E3" w:rsidP="00AF16F3">
      <w:pPr>
        <w:pStyle w:val="Heading1"/>
        <w:numPr>
          <w:ilvl w:val="1"/>
          <w:numId w:val="3"/>
        </w:numPr>
        <w:rPr>
          <w:rFonts w:ascii="Arial" w:hAnsi="Arial" w:cs="Arial"/>
          <w:b w:val="0"/>
          <w:sz w:val="20"/>
          <w:szCs w:val="20"/>
        </w:rPr>
      </w:pPr>
      <w:bookmarkStart w:id="29" w:name="_Toc523134449"/>
      <w:r w:rsidRPr="00AF16F3">
        <w:rPr>
          <w:rFonts w:ascii="Arial" w:hAnsi="Arial" w:cs="Arial"/>
          <w:color w:val="auto"/>
          <w:sz w:val="20"/>
          <w:szCs w:val="20"/>
        </w:rPr>
        <w:t>ModuleRef (uses shared dataset ModuleList)</w:t>
      </w:r>
      <w:bookmarkEnd w:id="29"/>
    </w:p>
    <w:p w:rsidR="007935E3" w:rsidRDefault="007935E3" w:rsidP="007935E3">
      <w:r>
        <w:t>Query:</w:t>
      </w:r>
    </w:p>
    <w:p w:rsidR="007935E3" w:rsidRDefault="007935E3" w:rsidP="007935E3">
      <w:r>
        <w:rPr>
          <w:noProof/>
        </w:rPr>
        <w:lastRenderedPageBreak/>
        <w:drawing>
          <wp:inline distT="0" distB="0" distL="0" distR="0" wp14:anchorId="4EA0CADB" wp14:editId="7210A0E5">
            <wp:extent cx="5943600" cy="3839845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Fields:</w:t>
      </w:r>
    </w:p>
    <w:p w:rsidR="007935E3" w:rsidRDefault="007935E3" w:rsidP="007935E3">
      <w:r>
        <w:rPr>
          <w:noProof/>
        </w:rPr>
        <w:drawing>
          <wp:inline distT="0" distB="0" distL="0" distR="0" wp14:anchorId="4AB58D69" wp14:editId="17E05A6F">
            <wp:extent cx="5943600" cy="2209165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Default="007935E3" w:rsidP="007935E3"/>
    <w:p w:rsidR="007935E3" w:rsidRDefault="007935E3" w:rsidP="007935E3">
      <w:r>
        <w:t>Parameters:</w:t>
      </w:r>
    </w:p>
    <w:p w:rsidR="007935E3" w:rsidRDefault="007935E3" w:rsidP="007935E3"/>
    <w:p w:rsidR="007935E3" w:rsidRDefault="007935E3" w:rsidP="007935E3">
      <w:r>
        <w:rPr>
          <w:noProof/>
        </w:rPr>
        <w:lastRenderedPageBreak/>
        <w:drawing>
          <wp:inline distT="0" distB="0" distL="0" distR="0" wp14:anchorId="7F63D863" wp14:editId="799B45A3">
            <wp:extent cx="5943600" cy="520954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D56" w:rsidRDefault="00F06D56" w:rsidP="00233EA6"/>
    <w:p w:rsidR="007935E3" w:rsidRPr="00AF16F3" w:rsidRDefault="00E365E3" w:rsidP="00AF16F3">
      <w:pPr>
        <w:pStyle w:val="Heading1"/>
        <w:numPr>
          <w:ilvl w:val="1"/>
          <w:numId w:val="3"/>
        </w:numPr>
        <w:rPr>
          <w:rFonts w:ascii="Arial" w:hAnsi="Arial" w:cs="Arial"/>
          <w:b w:val="0"/>
          <w:sz w:val="20"/>
          <w:szCs w:val="20"/>
        </w:rPr>
      </w:pPr>
      <w:bookmarkStart w:id="30" w:name="_Toc523134450"/>
      <w:r w:rsidRPr="00AF16F3">
        <w:rPr>
          <w:rFonts w:ascii="Arial" w:hAnsi="Arial" w:cs="Arial"/>
          <w:color w:val="auto"/>
          <w:sz w:val="20"/>
          <w:szCs w:val="20"/>
        </w:rPr>
        <w:t>warning</w:t>
      </w:r>
      <w:r w:rsidR="007935E3" w:rsidRPr="00AF16F3">
        <w:rPr>
          <w:rFonts w:ascii="Arial" w:hAnsi="Arial" w:cs="Arial"/>
          <w:color w:val="auto"/>
          <w:sz w:val="20"/>
          <w:szCs w:val="20"/>
        </w:rPr>
        <w:t xml:space="preserve">StatusRef (uses shared dataset </w:t>
      </w:r>
      <w:r w:rsidRPr="00AF16F3">
        <w:rPr>
          <w:rFonts w:ascii="Arial" w:hAnsi="Arial" w:cs="Arial"/>
          <w:color w:val="auto"/>
          <w:sz w:val="20"/>
          <w:szCs w:val="20"/>
        </w:rPr>
        <w:t>warning</w:t>
      </w:r>
      <w:r w:rsidR="007935E3" w:rsidRPr="00AF16F3">
        <w:rPr>
          <w:rFonts w:ascii="Arial" w:hAnsi="Arial" w:cs="Arial"/>
          <w:color w:val="auto"/>
          <w:sz w:val="20"/>
          <w:szCs w:val="20"/>
        </w:rPr>
        <w:t>StatusList)</w:t>
      </w:r>
      <w:bookmarkEnd w:id="30"/>
    </w:p>
    <w:p w:rsidR="007935E3" w:rsidRDefault="007935E3" w:rsidP="007935E3">
      <w:r>
        <w:t>Query: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StatusID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FROM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StatusID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'All'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UNION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DISTINCT</w:t>
      </w:r>
      <w:r>
        <w:rPr>
          <w:rFonts w:ascii="Courier New" w:hAnsi="Courier New" w:cs="Courier New"/>
          <w:noProof/>
          <w:sz w:val="20"/>
          <w:szCs w:val="20"/>
        </w:rPr>
        <w:t xml:space="preserve"> wl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StatusID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ds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Warning_Log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wl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  <w:r>
        <w:rPr>
          <w:rFonts w:ascii="Courier New" w:hAnsi="Courier New" w:cs="Courier New"/>
          <w:noProof/>
          <w:sz w:val="20"/>
          <w:szCs w:val="20"/>
        </w:rPr>
        <w:t xml:space="preserve">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DIM_Status ds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wl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StatusID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ds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StatusID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lastRenderedPageBreak/>
        <w:t xml:space="preserve">WHERE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wl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ModuleID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=(</w:t>
      </w:r>
      <w:r>
        <w:rPr>
          <w:rFonts w:ascii="Courier New" w:hAnsi="Courier New" w:cs="Courier New"/>
          <w:noProof/>
          <w:sz w:val="20"/>
          <w:szCs w:val="20"/>
        </w:rPr>
        <w:t>@intModulein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or</w:t>
      </w:r>
      <w:r>
        <w:rPr>
          <w:rFonts w:ascii="Courier New" w:hAnsi="Courier New" w:cs="Courier New"/>
          <w:noProof/>
          <w:sz w:val="20"/>
          <w:szCs w:val="20"/>
        </w:rPr>
        <w:t xml:space="preserve"> @intModulein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wl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StatusID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&lt;&gt;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</w:t>
      </w:r>
    </w:p>
    <w:p w:rsidR="00E365E3" w:rsidRDefault="00E365E3" w:rsidP="00E365E3">
      <w:pPr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ORDER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WHEN</w:t>
      </w:r>
      <w:r>
        <w:rPr>
          <w:rFonts w:ascii="Courier New" w:hAnsi="Courier New" w:cs="Courier New"/>
          <w:noProof/>
          <w:sz w:val="20"/>
          <w:szCs w:val="20"/>
        </w:rPr>
        <w:t xml:space="preserve"> StatusID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</w:p>
    <w:p w:rsidR="007935E3" w:rsidRDefault="007935E3" w:rsidP="00E365E3">
      <w:r>
        <w:t>Fields:</w:t>
      </w:r>
    </w:p>
    <w:p w:rsidR="007935E3" w:rsidRDefault="007935E3" w:rsidP="007935E3">
      <w:r>
        <w:rPr>
          <w:noProof/>
        </w:rPr>
        <w:drawing>
          <wp:inline distT="0" distB="0" distL="0" distR="0" wp14:anchorId="477A41EE" wp14:editId="5B9D9DF4">
            <wp:extent cx="5943600" cy="22733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Default="007935E3" w:rsidP="007935E3"/>
    <w:p w:rsidR="007935E3" w:rsidRDefault="007935E3" w:rsidP="007935E3">
      <w:r>
        <w:t>Parameters:</w:t>
      </w:r>
    </w:p>
    <w:p w:rsidR="007935E3" w:rsidRDefault="007935E3" w:rsidP="007935E3"/>
    <w:p w:rsidR="007935E3" w:rsidRDefault="007935E3" w:rsidP="007935E3">
      <w:r>
        <w:rPr>
          <w:noProof/>
        </w:rPr>
        <w:drawing>
          <wp:inline distT="0" distB="0" distL="0" distR="0" wp14:anchorId="6433D50E" wp14:editId="75C10279">
            <wp:extent cx="5943600" cy="2894330"/>
            <wp:effectExtent l="0" t="0" r="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Default="007935E3" w:rsidP="00233EA6"/>
    <w:p w:rsidR="007935E3" w:rsidRPr="00AF16F3" w:rsidRDefault="00E365E3" w:rsidP="00AF16F3">
      <w:pPr>
        <w:pStyle w:val="Heading1"/>
        <w:numPr>
          <w:ilvl w:val="1"/>
          <w:numId w:val="3"/>
        </w:numPr>
        <w:rPr>
          <w:rFonts w:ascii="Arial" w:hAnsi="Arial" w:cs="Arial"/>
          <w:b w:val="0"/>
          <w:sz w:val="20"/>
          <w:szCs w:val="20"/>
        </w:rPr>
      </w:pPr>
      <w:bookmarkStart w:id="31" w:name="_Toc523134451"/>
      <w:r w:rsidRPr="00AF16F3">
        <w:rPr>
          <w:rFonts w:ascii="Arial" w:hAnsi="Arial" w:cs="Arial"/>
          <w:color w:val="auto"/>
          <w:sz w:val="20"/>
          <w:szCs w:val="20"/>
        </w:rPr>
        <w:t>Warning</w:t>
      </w:r>
      <w:r w:rsidR="007935E3" w:rsidRPr="00AF16F3">
        <w:rPr>
          <w:rFonts w:ascii="Arial" w:hAnsi="Arial" w:cs="Arial"/>
          <w:color w:val="auto"/>
          <w:sz w:val="20"/>
          <w:szCs w:val="20"/>
        </w:rPr>
        <w:t xml:space="preserve">SubReasonRef (uses shared dataset </w:t>
      </w:r>
      <w:r w:rsidRPr="00AF16F3">
        <w:rPr>
          <w:rFonts w:ascii="Arial" w:hAnsi="Arial" w:cs="Arial"/>
          <w:color w:val="auto"/>
          <w:sz w:val="20"/>
          <w:szCs w:val="20"/>
        </w:rPr>
        <w:t>Warning</w:t>
      </w:r>
      <w:r w:rsidR="007935E3" w:rsidRPr="00AF16F3">
        <w:rPr>
          <w:rFonts w:ascii="Arial" w:hAnsi="Arial" w:cs="Arial"/>
          <w:color w:val="auto"/>
          <w:sz w:val="20"/>
          <w:szCs w:val="20"/>
        </w:rPr>
        <w:t>SubReasonList)</w:t>
      </w:r>
      <w:bookmarkEnd w:id="31"/>
    </w:p>
    <w:p w:rsidR="007935E3" w:rsidRDefault="007935E3" w:rsidP="007935E3">
      <w:r>
        <w:t>Query: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FROM   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'All'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UNION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DISTINCT</w:t>
      </w:r>
      <w:r>
        <w:rPr>
          <w:rFonts w:ascii="Courier New" w:hAnsi="Courier New" w:cs="Courier New"/>
          <w:noProof/>
          <w:sz w:val="20"/>
          <w:szCs w:val="20"/>
        </w:rPr>
        <w:t xml:space="preserve"> wlr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SubCoachingReasonID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dscr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SubCoachingReason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Warning_Log_Reason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wlr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DIM_Sub_Coaching_Reason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dscr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wlr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SubCoachingReasonID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dscr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SubCoachingReasonID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WHERE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wlr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=(</w:t>
      </w:r>
      <w:r>
        <w:rPr>
          <w:rFonts w:ascii="Courier New" w:hAnsi="Courier New" w:cs="Courier New"/>
          <w:noProof/>
          <w:sz w:val="20"/>
          <w:szCs w:val="20"/>
        </w:rPr>
        <w:t>@intWarnReasonin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or</w:t>
      </w:r>
      <w:r>
        <w:rPr>
          <w:rFonts w:ascii="Courier New" w:hAnsi="Courier New" w:cs="Courier New"/>
          <w:noProof/>
          <w:sz w:val="20"/>
          <w:szCs w:val="20"/>
        </w:rPr>
        <w:t xml:space="preserve"> @intWarnReasonin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WHERE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&lt;&gt;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'unknown'</w:t>
      </w:r>
    </w:p>
    <w:p w:rsidR="00E365E3" w:rsidRDefault="00E365E3" w:rsidP="00E365E3">
      <w:pPr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ORDER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WHEN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</w:t>
      </w:r>
    </w:p>
    <w:p w:rsidR="007935E3" w:rsidRDefault="007935E3" w:rsidP="00E365E3">
      <w:r>
        <w:t>Fields:</w:t>
      </w:r>
    </w:p>
    <w:p w:rsidR="007935E3" w:rsidRDefault="007935E3" w:rsidP="007935E3">
      <w:r>
        <w:rPr>
          <w:noProof/>
        </w:rPr>
        <w:drawing>
          <wp:inline distT="0" distB="0" distL="0" distR="0" wp14:anchorId="708FCCC1" wp14:editId="18D2A295">
            <wp:extent cx="5943600" cy="2508250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Default="007935E3" w:rsidP="007935E3"/>
    <w:p w:rsidR="007935E3" w:rsidRDefault="007935E3" w:rsidP="007935E3">
      <w:r>
        <w:t>Parameters:</w:t>
      </w:r>
    </w:p>
    <w:p w:rsidR="007935E3" w:rsidRDefault="007935E3" w:rsidP="007935E3"/>
    <w:p w:rsidR="007935E3" w:rsidRDefault="00E365E3" w:rsidP="007935E3">
      <w:r>
        <w:rPr>
          <w:noProof/>
        </w:rPr>
        <w:lastRenderedPageBreak/>
        <w:drawing>
          <wp:inline distT="0" distB="0" distL="0" distR="0" wp14:anchorId="339B9F9A" wp14:editId="52A02C0D">
            <wp:extent cx="5943600" cy="301561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Pr="00AF16F3" w:rsidRDefault="00E453F6" w:rsidP="00AF16F3">
      <w:pPr>
        <w:pStyle w:val="Heading1"/>
        <w:numPr>
          <w:ilvl w:val="1"/>
          <w:numId w:val="3"/>
        </w:numPr>
        <w:rPr>
          <w:rFonts w:ascii="Arial" w:hAnsi="Arial" w:cs="Arial"/>
          <w:b w:val="0"/>
          <w:sz w:val="20"/>
          <w:szCs w:val="20"/>
        </w:rPr>
      </w:pPr>
      <w:bookmarkStart w:id="32" w:name="_Toc523134452"/>
      <w:r w:rsidRPr="00AF16F3">
        <w:rPr>
          <w:rFonts w:ascii="Arial" w:hAnsi="Arial" w:cs="Arial"/>
          <w:color w:val="auto"/>
          <w:sz w:val="20"/>
          <w:szCs w:val="20"/>
        </w:rPr>
        <w:t>Warning</w:t>
      </w:r>
      <w:r w:rsidR="007935E3" w:rsidRPr="00AF16F3">
        <w:rPr>
          <w:rFonts w:ascii="Arial" w:hAnsi="Arial" w:cs="Arial"/>
          <w:color w:val="auto"/>
          <w:sz w:val="20"/>
          <w:szCs w:val="20"/>
        </w:rPr>
        <w:t xml:space="preserve">SiteRef (uses shared dataset </w:t>
      </w:r>
      <w:r w:rsidRPr="00AF16F3">
        <w:rPr>
          <w:rFonts w:ascii="Arial" w:hAnsi="Arial" w:cs="Arial"/>
          <w:color w:val="auto"/>
          <w:sz w:val="20"/>
          <w:szCs w:val="20"/>
        </w:rPr>
        <w:t>Warning</w:t>
      </w:r>
      <w:r w:rsidR="007935E3" w:rsidRPr="00AF16F3">
        <w:rPr>
          <w:rFonts w:ascii="Arial" w:hAnsi="Arial" w:cs="Arial"/>
          <w:color w:val="auto"/>
          <w:sz w:val="20"/>
          <w:szCs w:val="20"/>
        </w:rPr>
        <w:t>SiteList)</w:t>
      </w:r>
      <w:bookmarkEnd w:id="32"/>
    </w:p>
    <w:p w:rsidR="007935E3" w:rsidRDefault="007935E3" w:rsidP="007935E3">
      <w:r>
        <w:t>Query:</w:t>
      </w:r>
    </w:p>
    <w:p w:rsidR="00E453F6" w:rsidRDefault="00E453F6" w:rsidP="00E45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SiteID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Site</w:t>
      </w:r>
    </w:p>
    <w:p w:rsidR="00E453F6" w:rsidRDefault="00E453F6" w:rsidP="00E45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FROM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</w:p>
    <w:p w:rsidR="00E453F6" w:rsidRDefault="00E453F6" w:rsidP="00E45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SiteID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'All'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Site</w:t>
      </w:r>
    </w:p>
    <w:p w:rsidR="00E453F6" w:rsidRDefault="00E453F6" w:rsidP="00E45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UNION</w:t>
      </w:r>
    </w:p>
    <w:p w:rsidR="00E453F6" w:rsidRDefault="00E453F6" w:rsidP="00E45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DISTINCT</w:t>
      </w:r>
      <w:r>
        <w:rPr>
          <w:rFonts w:ascii="Courier New" w:hAnsi="Courier New" w:cs="Courier New"/>
          <w:noProof/>
          <w:sz w:val="20"/>
          <w:szCs w:val="20"/>
        </w:rPr>
        <w:t xml:space="preserve"> wl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SiteID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cs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City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Site</w:t>
      </w:r>
    </w:p>
    <w:p w:rsidR="00E453F6" w:rsidRDefault="00E453F6" w:rsidP="00E45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Warning_Log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wl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  <w:r>
        <w:rPr>
          <w:rFonts w:ascii="Courier New" w:hAnsi="Courier New" w:cs="Courier New"/>
          <w:noProof/>
          <w:sz w:val="20"/>
          <w:szCs w:val="20"/>
        </w:rPr>
        <w:t xml:space="preserve">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DIM_Site cs</w:t>
      </w:r>
    </w:p>
    <w:p w:rsidR="00E453F6" w:rsidRDefault="00E453F6" w:rsidP="00E45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wl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SiteID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cs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SiteID</w:t>
      </w:r>
    </w:p>
    <w:p w:rsidR="00E453F6" w:rsidRDefault="00E453F6" w:rsidP="00E45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WHERE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wl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ModuleID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=(</w:t>
      </w:r>
      <w:r>
        <w:rPr>
          <w:rFonts w:ascii="Courier New" w:hAnsi="Courier New" w:cs="Courier New"/>
          <w:noProof/>
          <w:sz w:val="20"/>
          <w:szCs w:val="20"/>
        </w:rPr>
        <w:t>@intModulein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or</w:t>
      </w:r>
      <w:r>
        <w:rPr>
          <w:rFonts w:ascii="Courier New" w:hAnsi="Courier New" w:cs="Courier New"/>
          <w:noProof/>
          <w:sz w:val="20"/>
          <w:szCs w:val="20"/>
        </w:rPr>
        <w:t xml:space="preserve"> @intModulein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E453F6" w:rsidRDefault="00E453F6" w:rsidP="00E45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cs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City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&lt;&gt;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'Unknown'</w:t>
      </w:r>
    </w:p>
    <w:p w:rsidR="00E453F6" w:rsidRDefault="00E453F6" w:rsidP="00E45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</w:t>
      </w:r>
    </w:p>
    <w:p w:rsidR="00E453F6" w:rsidRDefault="00E453F6" w:rsidP="00E453F6">
      <w:pPr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ORDER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WHEN</w:t>
      </w:r>
      <w:r>
        <w:rPr>
          <w:rFonts w:ascii="Courier New" w:hAnsi="Courier New" w:cs="Courier New"/>
          <w:noProof/>
          <w:sz w:val="20"/>
          <w:szCs w:val="20"/>
        </w:rPr>
        <w:t xml:space="preserve"> SiteID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Site</w:t>
      </w:r>
    </w:p>
    <w:p w:rsidR="007935E3" w:rsidRDefault="007935E3" w:rsidP="007935E3">
      <w:r>
        <w:t>Fields:</w:t>
      </w:r>
    </w:p>
    <w:p w:rsidR="007935E3" w:rsidRDefault="007935E3" w:rsidP="007935E3">
      <w:r>
        <w:rPr>
          <w:noProof/>
        </w:rPr>
        <w:lastRenderedPageBreak/>
        <w:drawing>
          <wp:inline distT="0" distB="0" distL="0" distR="0" wp14:anchorId="770F74ED" wp14:editId="3C24BC6C">
            <wp:extent cx="5943600" cy="2373630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Default="007935E3" w:rsidP="007935E3"/>
    <w:p w:rsidR="007935E3" w:rsidRDefault="007935E3" w:rsidP="007935E3">
      <w:r>
        <w:t>Parameters:</w:t>
      </w:r>
    </w:p>
    <w:p w:rsidR="007935E3" w:rsidRDefault="007935E3" w:rsidP="007935E3"/>
    <w:p w:rsidR="007935E3" w:rsidRDefault="007935E3" w:rsidP="007935E3">
      <w:r>
        <w:rPr>
          <w:noProof/>
        </w:rPr>
        <w:drawing>
          <wp:inline distT="0" distB="0" distL="0" distR="0" wp14:anchorId="3F4E4441" wp14:editId="17CC428C">
            <wp:extent cx="5943600" cy="3154045"/>
            <wp:effectExtent l="0" t="0" r="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Default="007935E3" w:rsidP="00233EA6"/>
    <w:p w:rsidR="006F6E8A" w:rsidRPr="00D62F04" w:rsidRDefault="006F6E8A" w:rsidP="006F6E8A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33" w:name="_Toc523134453"/>
      <w:r>
        <w:rPr>
          <w:rFonts w:ascii="Arial" w:hAnsi="Arial" w:cs="Arial"/>
          <w:sz w:val="24"/>
          <w:szCs w:val="24"/>
        </w:rPr>
        <w:lastRenderedPageBreak/>
        <w:t>Report Display</w:t>
      </w:r>
      <w:bookmarkEnd w:id="33"/>
    </w:p>
    <w:p w:rsidR="006F6E8A" w:rsidRPr="00804A60" w:rsidRDefault="006F6E8A" w:rsidP="006F6E8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F6E8A" w:rsidRPr="00D62F04" w:rsidRDefault="006F6E8A" w:rsidP="006F6E8A">
      <w:pPr>
        <w:rPr>
          <w:b/>
        </w:rPr>
      </w:pPr>
      <w:r w:rsidRPr="00D62F04">
        <w:rPr>
          <w:b/>
        </w:rPr>
        <w:t>Report Title:</w:t>
      </w:r>
      <w:r w:rsidR="007935E3">
        <w:rPr>
          <w:b/>
        </w:rPr>
        <w:t xml:space="preserve"> None (Defined in UI)</w:t>
      </w:r>
    </w:p>
    <w:p w:rsidR="006F6E8A" w:rsidRPr="00D62F04" w:rsidRDefault="006F6E8A" w:rsidP="006F6E8A">
      <w:pPr>
        <w:rPr>
          <w:b/>
        </w:rPr>
      </w:pPr>
      <w:r w:rsidRPr="00D62F04">
        <w:rPr>
          <w:b/>
        </w:rPr>
        <w:t>Subtitle:</w:t>
      </w:r>
      <w:r w:rsidR="007935E3">
        <w:rPr>
          <w:b/>
        </w:rPr>
        <w:t xml:space="preserve"> None</w:t>
      </w:r>
    </w:p>
    <w:p w:rsidR="006F6E8A" w:rsidRPr="00AF16F3" w:rsidRDefault="00E250E0" w:rsidP="006F6E8A">
      <w:pPr>
        <w:rPr>
          <w:b/>
        </w:rPr>
      </w:pPr>
      <w:r w:rsidRPr="00AF16F3">
        <w:rPr>
          <w:b/>
        </w:rPr>
        <w:t>Report Elements</w:t>
      </w:r>
      <w:r w:rsidR="006F6E8A" w:rsidRPr="00AF16F3">
        <w:rPr>
          <w:b/>
        </w:rPr>
        <w:t xml:space="preserve">: </w:t>
      </w:r>
    </w:p>
    <w:tbl>
      <w:tblPr>
        <w:tblW w:w="0" w:type="auto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098"/>
        <w:gridCol w:w="3358"/>
        <w:gridCol w:w="3609"/>
      </w:tblGrid>
      <w:tr w:rsidR="00436BEB" w:rsidRPr="001530FE" w:rsidTr="00436BEB"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rFonts w:eastAsia="Calibri"/>
                <w:b/>
                <w:color w:val="000000"/>
              </w:rPr>
            </w:pPr>
            <w:r w:rsidRPr="001530FE">
              <w:rPr>
                <w:rFonts w:eastAsia="Calibri"/>
                <w:b/>
                <w:color w:val="000000"/>
              </w:rPr>
              <w:t>Number</w:t>
            </w:r>
          </w:p>
        </w:tc>
        <w:tc>
          <w:tcPr>
            <w:tcW w:w="3358" w:type="dxa"/>
            <w:shd w:val="clear" w:color="auto" w:fill="auto"/>
            <w:vAlign w:val="bottom"/>
          </w:tcPr>
          <w:p w:rsidR="00436BEB" w:rsidRPr="001530FE" w:rsidRDefault="00436BEB" w:rsidP="00343D8D">
            <w:pPr>
              <w:jc w:val="center"/>
              <w:rPr>
                <w:rFonts w:eastAsia="Calibri"/>
                <w:b/>
                <w:color w:val="000000"/>
              </w:rPr>
            </w:pPr>
            <w:r w:rsidRPr="001530FE">
              <w:rPr>
                <w:rFonts w:eastAsia="Calibri"/>
                <w:b/>
                <w:color w:val="000000"/>
              </w:rPr>
              <w:t>Field</w:t>
            </w:r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jc w:val="center"/>
              <w:rPr>
                <w:rFonts w:eastAsia="Calibri"/>
                <w:b/>
              </w:rPr>
            </w:pPr>
            <w:r w:rsidRPr="001530FE">
              <w:rPr>
                <w:rFonts w:eastAsia="Calibri"/>
                <w:b/>
              </w:rPr>
              <w:t>Description</w:t>
            </w:r>
          </w:p>
        </w:tc>
      </w:tr>
      <w:tr w:rsidR="00C310C2" w:rsidRPr="001530FE" w:rsidTr="00764F2B">
        <w:tc>
          <w:tcPr>
            <w:tcW w:w="1098" w:type="dxa"/>
          </w:tcPr>
          <w:p w:rsidR="00C310C2" w:rsidRPr="001530FE" w:rsidRDefault="00C310C2" w:rsidP="00C310C2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1</w:t>
            </w:r>
          </w:p>
        </w:tc>
        <w:tc>
          <w:tcPr>
            <w:tcW w:w="3358" w:type="dxa"/>
          </w:tcPr>
          <w:p w:rsidR="00C310C2" w:rsidRPr="001530FE" w:rsidRDefault="00C310C2" w:rsidP="00C310C2">
            <w:pPr>
              <w:rPr>
                <w:rFonts w:eastAsia="Calibri"/>
                <w:b/>
                <w:color w:val="000000"/>
              </w:rPr>
            </w:pPr>
            <w:r>
              <w:rPr>
                <w:rFonts w:eastAsia="Calibri"/>
                <w:color w:val="000000"/>
              </w:rPr>
              <w:t>Employee Level ID</w:t>
            </w:r>
          </w:p>
        </w:tc>
        <w:tc>
          <w:tcPr>
            <w:tcW w:w="3609" w:type="dxa"/>
          </w:tcPr>
          <w:p w:rsidR="00C310C2" w:rsidRPr="001530FE" w:rsidRDefault="00C310C2" w:rsidP="00C310C2">
            <w:pPr>
              <w:rPr>
                <w:rFonts w:eastAsia="Calibri"/>
              </w:rPr>
            </w:pPr>
            <w:r>
              <w:rPr>
                <w:rFonts w:eastAsia="Calibri"/>
              </w:rPr>
              <w:t>ID of the Employee Level(Module)</w:t>
            </w:r>
            <w:r w:rsidRPr="004F4A0E">
              <w:rPr>
                <w:rFonts w:eastAsia="Calibri"/>
              </w:rPr>
              <w:t xml:space="preserve"> the log was submitted in</w:t>
            </w:r>
          </w:p>
        </w:tc>
      </w:tr>
      <w:tr w:rsidR="00C310C2" w:rsidRPr="001530FE" w:rsidTr="00764F2B">
        <w:tc>
          <w:tcPr>
            <w:tcW w:w="1098" w:type="dxa"/>
          </w:tcPr>
          <w:p w:rsidR="00C310C2" w:rsidRPr="001530FE" w:rsidRDefault="00C310C2" w:rsidP="00C310C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</w:t>
            </w:r>
          </w:p>
        </w:tc>
        <w:tc>
          <w:tcPr>
            <w:tcW w:w="3358" w:type="dxa"/>
          </w:tcPr>
          <w:p w:rsidR="00C310C2" w:rsidRPr="001530FE" w:rsidRDefault="00C310C2" w:rsidP="00C310C2">
            <w:pPr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Employee Level</w:t>
            </w:r>
          </w:p>
        </w:tc>
        <w:tc>
          <w:tcPr>
            <w:tcW w:w="3609" w:type="dxa"/>
          </w:tcPr>
          <w:p w:rsidR="00C310C2" w:rsidRPr="001530FE" w:rsidRDefault="00C310C2" w:rsidP="00C310C2">
            <w:pPr>
              <w:rPr>
                <w:rFonts w:eastAsia="Calibri"/>
              </w:rPr>
            </w:pPr>
            <w:r>
              <w:rPr>
                <w:rFonts w:eastAsia="Calibri"/>
              </w:rPr>
              <w:t>Name of the Employee Level(Module)</w:t>
            </w:r>
          </w:p>
        </w:tc>
      </w:tr>
      <w:tr w:rsidR="00436BEB" w:rsidRPr="001530FE" w:rsidTr="00436BEB"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3</w:t>
            </w:r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Warning ID</w:t>
            </w:r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ID of the warning log</w:t>
            </w:r>
          </w:p>
        </w:tc>
      </w:tr>
      <w:tr w:rsidR="00436BEB" w:rsidRPr="001530FE" w:rsidTr="00436BEB"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4</w:t>
            </w:r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Form name</w:t>
            </w:r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Warning log form name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5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Status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Current status of the warning log (Completed, Inactive)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6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State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Current state of the warning log (Active, Expired)</w:t>
            </w:r>
          </w:p>
        </w:tc>
      </w:tr>
      <w:tr w:rsidR="00436BEB" w:rsidRPr="001530FE" w:rsidTr="00436BEB"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7</w:t>
            </w:r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Employee ID</w:t>
            </w:r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Employee ID of the log recipient</w:t>
            </w:r>
          </w:p>
        </w:tc>
      </w:tr>
      <w:tr w:rsidR="00436BEB" w:rsidRPr="001530FE" w:rsidTr="00436BEB"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8</w:t>
            </w:r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Employee name</w:t>
            </w:r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The last, first mi name of employee</w:t>
            </w:r>
          </w:p>
        </w:tc>
      </w:tr>
      <w:tr w:rsidR="00436BEB" w:rsidRPr="001530FE" w:rsidTr="00436BEB"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9</w:t>
            </w:r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City</w:t>
            </w:r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Site of the employee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10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Supervisor employee ID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Employee ID of the supervisor of the log recipient at time the log is submitted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1</w:t>
            </w:r>
            <w:r>
              <w:rPr>
                <w:rFonts w:eastAsia="Calibri"/>
                <w:color w:val="000000"/>
              </w:rPr>
              <w:t>1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Supervisor name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The last, first mi name of supervisor of employee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1</w:t>
            </w:r>
            <w:r>
              <w:rPr>
                <w:rFonts w:eastAsia="Calibri"/>
                <w:color w:val="000000"/>
              </w:rPr>
              <w:t>2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Manager employee ID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 xml:space="preserve">Employee ID of the manager of the log recipient at time log is submitted 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lastRenderedPageBreak/>
              <w:t>1</w:t>
            </w:r>
            <w:r>
              <w:rPr>
                <w:rFonts w:eastAsia="Calibri"/>
                <w:color w:val="000000"/>
              </w:rPr>
              <w:t>3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Manager name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The last, first mi name of manager of employee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1</w:t>
            </w:r>
            <w:r>
              <w:rPr>
                <w:rFonts w:eastAsia="Calibri"/>
                <w:color w:val="000000"/>
              </w:rPr>
              <w:t>4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Current Supervisor employee ID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Employee ID of the supervisor of the log recipient at time the report is run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1</w:t>
            </w:r>
            <w:r>
              <w:rPr>
                <w:rFonts w:eastAsia="Calibri"/>
                <w:color w:val="000000"/>
              </w:rPr>
              <w:t>5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Current Supervisor name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The last, first mi name of supervisor of employee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1</w:t>
            </w:r>
            <w:r>
              <w:rPr>
                <w:rFonts w:eastAsia="Calibri"/>
                <w:color w:val="000000"/>
              </w:rPr>
              <w:t>6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Current Manager employee ID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 xml:space="preserve">Employee ID of the manager of the log recipient at time the report is 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1</w:t>
            </w:r>
            <w:r>
              <w:rPr>
                <w:rFonts w:eastAsia="Calibri"/>
                <w:color w:val="000000"/>
              </w:rPr>
              <w:t>7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Current Manager name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The last, first mi name of manager of employee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1</w:t>
            </w:r>
            <w:r>
              <w:rPr>
                <w:rFonts w:eastAsia="Calibri"/>
                <w:color w:val="000000"/>
              </w:rPr>
              <w:t>8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Warning given date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Date warning log was given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1</w:t>
            </w:r>
            <w:r>
              <w:rPr>
                <w:rFonts w:eastAsia="Calibri"/>
                <w:color w:val="000000"/>
              </w:rPr>
              <w:t>9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Submitted date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Date the log was submitted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20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Expiration date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Date the warning log will or did expire (Warning given date + 91 days)</w:t>
            </w:r>
          </w:p>
        </w:tc>
      </w:tr>
      <w:tr w:rsidR="00436BEB" w:rsidRPr="001530FE" w:rsidTr="00436BEB"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2</w:t>
            </w:r>
            <w:r>
              <w:rPr>
                <w:rFonts w:eastAsia="Calibri"/>
                <w:color w:val="000000"/>
              </w:rPr>
              <w:t>1</w:t>
            </w:r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Warning source</w:t>
            </w:r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Source of warning (Direct, Indirect)</w:t>
            </w:r>
          </w:p>
        </w:tc>
      </w:tr>
      <w:tr w:rsidR="00436BEB" w:rsidRPr="001530FE" w:rsidTr="00436BEB"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2</w:t>
            </w:r>
            <w:r>
              <w:rPr>
                <w:rFonts w:eastAsia="Calibri"/>
                <w:color w:val="000000"/>
              </w:rPr>
              <w:t>2</w:t>
            </w:r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Sub-coaching source</w:t>
            </w:r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How the warning was identified</w:t>
            </w:r>
          </w:p>
        </w:tc>
      </w:tr>
      <w:tr w:rsidR="00436BEB" w:rsidRPr="001530FE" w:rsidTr="00436BEB"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2</w:t>
            </w:r>
            <w:r>
              <w:rPr>
                <w:rFonts w:eastAsia="Calibri"/>
                <w:color w:val="000000"/>
              </w:rPr>
              <w:t>3</w:t>
            </w:r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Warning reason</w:t>
            </w:r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Warning reason of log</w:t>
            </w:r>
          </w:p>
        </w:tc>
      </w:tr>
      <w:tr w:rsidR="00436BEB" w:rsidRPr="001530FE" w:rsidTr="00436BEB"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2</w:t>
            </w:r>
            <w:r>
              <w:rPr>
                <w:rFonts w:eastAsia="Calibri"/>
                <w:color w:val="000000"/>
              </w:rPr>
              <w:t>4</w:t>
            </w:r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Warning sub-reason</w:t>
            </w:r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Warning sub-reason of log</w:t>
            </w:r>
          </w:p>
        </w:tc>
      </w:tr>
      <w:tr w:rsidR="00436BEB" w:rsidRPr="001530FE" w:rsidTr="00436BEB"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2</w:t>
            </w:r>
            <w:r>
              <w:rPr>
                <w:rFonts w:eastAsia="Calibri"/>
                <w:color w:val="000000"/>
              </w:rPr>
              <w:t>5</w:t>
            </w:r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Value</w:t>
            </w:r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Value of log (Opportunity)</w:t>
            </w:r>
          </w:p>
        </w:tc>
      </w:tr>
      <w:tr w:rsidR="00436BEB" w:rsidRPr="001530FE" w:rsidTr="00436BEB"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2</w:t>
            </w:r>
            <w:r>
              <w:rPr>
                <w:rFonts w:eastAsia="Calibri"/>
                <w:color w:val="000000"/>
              </w:rPr>
              <w:t>6</w:t>
            </w:r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Submitter ID</w:t>
            </w:r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Employee ID of the submitter of the log</w:t>
            </w:r>
          </w:p>
        </w:tc>
      </w:tr>
      <w:tr w:rsidR="00436BEB" w:rsidRPr="001530FE" w:rsidTr="00436BEB"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2</w:t>
            </w:r>
            <w:r>
              <w:rPr>
                <w:rFonts w:eastAsia="Calibri"/>
                <w:color w:val="000000"/>
              </w:rPr>
              <w:t>7</w:t>
            </w:r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Submitter name</w:t>
            </w:r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Name of the submitter of the log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2</w:t>
            </w:r>
            <w:r>
              <w:rPr>
                <w:rFonts w:eastAsia="Calibri"/>
                <w:color w:val="000000"/>
              </w:rPr>
              <w:t>8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Program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Program associated with the log (Medicare, Marketplace, NA)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lastRenderedPageBreak/>
              <w:t>2</w:t>
            </w:r>
            <w:r>
              <w:rPr>
                <w:rFonts w:eastAsia="Calibri"/>
                <w:color w:val="000000"/>
              </w:rPr>
              <w:t>9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Behavior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Behavior associated with the log in the Training module (Production, Training, Other)</w:t>
            </w:r>
          </w:p>
        </w:tc>
      </w:tr>
    </w:tbl>
    <w:p w:rsidR="00B24818" w:rsidRDefault="00B24818" w:rsidP="00B24818">
      <w:pPr>
        <w:rPr>
          <w:b/>
        </w:rPr>
      </w:pPr>
      <w:r>
        <w:rPr>
          <w:b/>
        </w:rPr>
        <w:t>Tablix Properties:</w:t>
      </w:r>
      <w:r w:rsidRPr="00E33641">
        <w:rPr>
          <w:b/>
        </w:rPr>
        <w:t xml:space="preserve"> </w:t>
      </w:r>
    </w:p>
    <w:p w:rsidR="00B24818" w:rsidRDefault="00B24818" w:rsidP="00B24818">
      <w:pPr>
        <w:rPr>
          <w:b/>
        </w:rPr>
      </w:pPr>
      <w:r>
        <w:rPr>
          <w:noProof/>
        </w:rPr>
        <w:drawing>
          <wp:inline distT="0" distB="0" distL="0" distR="0" wp14:anchorId="405679C9" wp14:editId="508AF81F">
            <wp:extent cx="5943600" cy="51358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818" w:rsidRDefault="00B24818" w:rsidP="00B2481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E5DB0DF" wp14:editId="6B5765A0">
            <wp:extent cx="5943600" cy="60998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818" w:rsidRDefault="00B24818" w:rsidP="00B2481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2E2ACD4" wp14:editId="1D0D04AE">
            <wp:extent cx="5943600" cy="53047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818" w:rsidRDefault="00B24818" w:rsidP="00B24818">
      <w:pPr>
        <w:rPr>
          <w:b/>
        </w:rPr>
      </w:pPr>
    </w:p>
    <w:p w:rsidR="00B24818" w:rsidRDefault="00B24818" w:rsidP="00B24818">
      <w:pPr>
        <w:rPr>
          <w:b/>
        </w:rPr>
      </w:pPr>
    </w:p>
    <w:p w:rsidR="00B24818" w:rsidRDefault="00B24818" w:rsidP="00B24818">
      <w:pPr>
        <w:rPr>
          <w:b/>
        </w:rPr>
      </w:pPr>
    </w:p>
    <w:p w:rsidR="006F6E8A" w:rsidRDefault="006F6E8A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BA755D" w:rsidRDefault="00BA755D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BA755D" w:rsidRDefault="00BA755D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F6E8A" w:rsidRPr="00D62F04" w:rsidRDefault="006F6E8A" w:rsidP="006F6E8A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34" w:name="_Toc523134454"/>
      <w:r>
        <w:rPr>
          <w:rFonts w:ascii="Arial" w:hAnsi="Arial" w:cs="Arial"/>
          <w:sz w:val="24"/>
          <w:szCs w:val="24"/>
        </w:rPr>
        <w:lastRenderedPageBreak/>
        <w:t>Preview Sample</w:t>
      </w:r>
      <w:bookmarkEnd w:id="34"/>
    </w:p>
    <w:p w:rsidR="006F6E8A" w:rsidRDefault="006F6E8A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F6E8A" w:rsidRPr="00D62F04" w:rsidRDefault="004D09FF" w:rsidP="006F6E8A">
      <w:pPr>
        <w:spacing w:after="0" w:line="240" w:lineRule="auto"/>
      </w:pPr>
      <w:r w:rsidRPr="004D09FF">
        <w:rPr>
          <w:noProof/>
        </w:rPr>
        <w:t xml:space="preserve"> </w:t>
      </w:r>
      <w:r w:rsidR="00E250E0" w:rsidRPr="00E250E0">
        <w:rPr>
          <w:noProof/>
        </w:rPr>
        <w:t xml:space="preserve"> </w:t>
      </w:r>
    </w:p>
    <w:p w:rsidR="006F6E8A" w:rsidRDefault="00C310C2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2B439496" wp14:editId="1068BF54">
            <wp:extent cx="5422392" cy="2011680"/>
            <wp:effectExtent l="0" t="0" r="698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22392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E8A" w:rsidRDefault="006F6E8A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502DC5" w:rsidRDefault="00502DC5" w:rsidP="00502DC5">
      <w:pPr>
        <w:pStyle w:val="Heading1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bookmarkStart w:id="35" w:name="_Toc523134455"/>
      <w:bookmarkStart w:id="36" w:name="_Toc523134456"/>
      <w:bookmarkStart w:id="37" w:name="_Toc523134484"/>
      <w:bookmarkStart w:id="38" w:name="_Toc523134487"/>
      <w:bookmarkStart w:id="39" w:name="_Toc523134488"/>
      <w:bookmarkStart w:id="40" w:name="_Toc523134516"/>
      <w:bookmarkStart w:id="41" w:name="_Toc523134519"/>
      <w:bookmarkStart w:id="42" w:name="_Toc523134520"/>
      <w:bookmarkStart w:id="43" w:name="_Toc523134521"/>
      <w:bookmarkStart w:id="44" w:name="_Toc523134549"/>
      <w:bookmarkStart w:id="45" w:name="_Toc523134552"/>
      <w:bookmarkStart w:id="46" w:name="_Toc523134553"/>
      <w:bookmarkStart w:id="47" w:name="_Toc523134581"/>
      <w:bookmarkStart w:id="48" w:name="_Toc523133392"/>
      <w:bookmarkStart w:id="49" w:name="_Toc52313458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r>
        <w:rPr>
          <w:rFonts w:ascii="Arial" w:hAnsi="Arial" w:cs="Arial"/>
          <w:sz w:val="24"/>
          <w:szCs w:val="24"/>
        </w:rPr>
        <w:t>Deployment Properties</w:t>
      </w:r>
      <w:bookmarkEnd w:id="48"/>
      <w:bookmarkEnd w:id="49"/>
    </w:p>
    <w:p w:rsidR="00502DC5" w:rsidRPr="00925970" w:rsidRDefault="00502DC5" w:rsidP="00502DC5">
      <w:pPr>
        <w:pStyle w:val="Heading1"/>
        <w:numPr>
          <w:ilvl w:val="1"/>
          <w:numId w:val="3"/>
        </w:numPr>
        <w:spacing w:before="0"/>
        <w:rPr>
          <w:rFonts w:ascii="Arial" w:hAnsi="Arial" w:cs="Arial"/>
          <w:color w:val="auto"/>
          <w:sz w:val="20"/>
          <w:szCs w:val="20"/>
        </w:rPr>
      </w:pPr>
      <w:bookmarkStart w:id="50" w:name="_Toc523133393"/>
      <w:bookmarkStart w:id="51" w:name="_Toc523134585"/>
      <w:r w:rsidRPr="00925970">
        <w:rPr>
          <w:rFonts w:ascii="Arial" w:hAnsi="Arial" w:cs="Arial"/>
          <w:color w:val="auto"/>
          <w:sz w:val="20"/>
          <w:szCs w:val="20"/>
        </w:rPr>
        <w:t>Dev</w:t>
      </w:r>
      <w:bookmarkEnd w:id="50"/>
      <w:bookmarkEnd w:id="5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5940"/>
      </w:tblGrid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r w:rsidRPr="005745A6">
              <w:rPr>
                <w:b/>
              </w:rPr>
              <w:t>Overwrite  Datasets</w:t>
            </w:r>
          </w:p>
        </w:tc>
        <w:tc>
          <w:tcPr>
            <w:tcW w:w="5940" w:type="dxa"/>
          </w:tcPr>
          <w:p w:rsidR="00502DC5" w:rsidRDefault="00502DC5" w:rsidP="00DA59FC">
            <w:r>
              <w:t>True</w:t>
            </w:r>
          </w:p>
        </w:tc>
      </w:tr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r w:rsidRPr="005745A6">
              <w:rPr>
                <w:b/>
              </w:rPr>
              <w:t>Overwrite DataSources</w:t>
            </w:r>
          </w:p>
        </w:tc>
        <w:tc>
          <w:tcPr>
            <w:tcW w:w="5940" w:type="dxa"/>
          </w:tcPr>
          <w:p w:rsidR="00502DC5" w:rsidRDefault="00502DC5" w:rsidP="00DA59FC">
            <w:r>
              <w:t>False</w:t>
            </w:r>
          </w:p>
        </w:tc>
      </w:tr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r w:rsidRPr="005745A6">
              <w:rPr>
                <w:b/>
              </w:rPr>
              <w:t>TargetDatasetFolder</w:t>
            </w:r>
          </w:p>
        </w:tc>
        <w:tc>
          <w:tcPr>
            <w:tcW w:w="5940" w:type="dxa"/>
          </w:tcPr>
          <w:p w:rsidR="00502DC5" w:rsidRDefault="00502DC5" w:rsidP="00DA59FC">
            <w:r w:rsidRPr="00F74047">
              <w:t>/eCoaching/Datasets</w:t>
            </w:r>
          </w:p>
        </w:tc>
      </w:tr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r w:rsidRPr="005745A6">
              <w:rPr>
                <w:b/>
              </w:rPr>
              <w:t>TargetDataSourceFolder</w:t>
            </w:r>
          </w:p>
        </w:tc>
        <w:tc>
          <w:tcPr>
            <w:tcW w:w="5940" w:type="dxa"/>
          </w:tcPr>
          <w:p w:rsidR="00502DC5" w:rsidRDefault="00502DC5" w:rsidP="00DA59FC">
            <w:r w:rsidRPr="00F74047">
              <w:t>/eCoaching/DataSources</w:t>
            </w:r>
          </w:p>
        </w:tc>
      </w:tr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r w:rsidRPr="005745A6">
              <w:rPr>
                <w:b/>
              </w:rPr>
              <w:t>TargetReportFolder</w:t>
            </w:r>
          </w:p>
        </w:tc>
        <w:tc>
          <w:tcPr>
            <w:tcW w:w="5940" w:type="dxa"/>
          </w:tcPr>
          <w:p w:rsidR="00502DC5" w:rsidRDefault="00502DC5" w:rsidP="00DA59FC">
            <w:r w:rsidRPr="00F74047">
              <w:t>/eCoaching/Reports</w:t>
            </w:r>
          </w:p>
        </w:tc>
      </w:tr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r w:rsidRPr="005745A6">
              <w:rPr>
                <w:b/>
              </w:rPr>
              <w:t>TargetReportPartFolder</w:t>
            </w:r>
          </w:p>
        </w:tc>
        <w:tc>
          <w:tcPr>
            <w:tcW w:w="5940" w:type="dxa"/>
          </w:tcPr>
          <w:p w:rsidR="00502DC5" w:rsidRDefault="00502DC5" w:rsidP="00DA59FC">
            <w:r w:rsidRPr="00F74047">
              <w:t>Report Parts</w:t>
            </w:r>
          </w:p>
        </w:tc>
      </w:tr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r w:rsidRPr="005745A6">
              <w:rPr>
                <w:b/>
              </w:rPr>
              <w:t>TargetServerURL</w:t>
            </w:r>
          </w:p>
        </w:tc>
        <w:tc>
          <w:tcPr>
            <w:tcW w:w="5940" w:type="dxa"/>
          </w:tcPr>
          <w:p w:rsidR="00502DC5" w:rsidRDefault="00502DC5">
            <w:r w:rsidRPr="00F74047">
              <w:t>http</w:t>
            </w:r>
            <w:r>
              <w:t>s</w:t>
            </w:r>
            <w:r w:rsidRPr="00F74047">
              <w:t>://f3420-ecldbd01/ReportServer</w:t>
            </w:r>
          </w:p>
        </w:tc>
      </w:tr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r w:rsidRPr="005745A6">
              <w:rPr>
                <w:b/>
              </w:rPr>
              <w:t>TargetServerVersion</w:t>
            </w:r>
          </w:p>
        </w:tc>
        <w:tc>
          <w:tcPr>
            <w:tcW w:w="5940" w:type="dxa"/>
          </w:tcPr>
          <w:p w:rsidR="00502DC5" w:rsidRDefault="00502DC5" w:rsidP="00DA59FC">
            <w:r w:rsidRPr="00F74047">
              <w:t>SQL Server 2008 R2, 2012 or 2014</w:t>
            </w:r>
          </w:p>
        </w:tc>
      </w:tr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r>
              <w:rPr>
                <w:b/>
              </w:rPr>
              <w:t>Report Portal</w:t>
            </w:r>
          </w:p>
        </w:tc>
        <w:tc>
          <w:tcPr>
            <w:tcW w:w="5940" w:type="dxa"/>
          </w:tcPr>
          <w:p w:rsidR="00502DC5" w:rsidRPr="00F74047" w:rsidRDefault="00502DC5">
            <w:r w:rsidRPr="001515E0">
              <w:t>http</w:t>
            </w:r>
            <w:r>
              <w:t>s</w:t>
            </w:r>
            <w:r w:rsidRPr="001515E0">
              <w:t>://f3420-ecldbd01/Reports_ECLD01</w:t>
            </w:r>
          </w:p>
        </w:tc>
      </w:tr>
    </w:tbl>
    <w:p w:rsidR="00502DC5" w:rsidRPr="005745A6" w:rsidRDefault="00502DC5" w:rsidP="00502DC5"/>
    <w:p w:rsidR="00502DC5" w:rsidRPr="00925970" w:rsidRDefault="00502DC5" w:rsidP="00502DC5">
      <w:pPr>
        <w:pStyle w:val="Heading1"/>
        <w:numPr>
          <w:ilvl w:val="1"/>
          <w:numId w:val="3"/>
        </w:numPr>
        <w:spacing w:before="0"/>
        <w:ind w:left="1138" w:hanging="418"/>
        <w:rPr>
          <w:rFonts w:ascii="Arial" w:hAnsi="Arial" w:cs="Arial"/>
          <w:color w:val="auto"/>
          <w:sz w:val="20"/>
          <w:szCs w:val="20"/>
        </w:rPr>
      </w:pPr>
      <w:bookmarkStart w:id="52" w:name="_Toc523133394"/>
      <w:bookmarkStart w:id="53" w:name="_Toc523134586"/>
      <w:r w:rsidRPr="00925970">
        <w:rPr>
          <w:rFonts w:ascii="Arial" w:hAnsi="Arial" w:cs="Arial"/>
          <w:color w:val="auto"/>
          <w:sz w:val="20"/>
          <w:szCs w:val="20"/>
        </w:rPr>
        <w:t>SysTest</w:t>
      </w:r>
      <w:bookmarkEnd w:id="52"/>
      <w:bookmarkEnd w:id="5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5940"/>
      </w:tblGrid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r w:rsidRPr="005745A6">
              <w:rPr>
                <w:b/>
              </w:rPr>
              <w:t>Overwrite  Datasets</w:t>
            </w:r>
          </w:p>
        </w:tc>
        <w:tc>
          <w:tcPr>
            <w:tcW w:w="5940" w:type="dxa"/>
          </w:tcPr>
          <w:p w:rsidR="00502DC5" w:rsidRDefault="00502DC5" w:rsidP="00DA59FC">
            <w:r>
              <w:t>True</w:t>
            </w:r>
          </w:p>
        </w:tc>
      </w:tr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r w:rsidRPr="005745A6">
              <w:rPr>
                <w:b/>
              </w:rPr>
              <w:t>Overwrite DataSources</w:t>
            </w:r>
          </w:p>
        </w:tc>
        <w:tc>
          <w:tcPr>
            <w:tcW w:w="5940" w:type="dxa"/>
          </w:tcPr>
          <w:p w:rsidR="00502DC5" w:rsidRDefault="00502DC5" w:rsidP="00DA59FC">
            <w:r>
              <w:t>False</w:t>
            </w:r>
          </w:p>
        </w:tc>
      </w:tr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r w:rsidRPr="005745A6">
              <w:rPr>
                <w:b/>
              </w:rPr>
              <w:t>TargetDatasetFolder</w:t>
            </w:r>
          </w:p>
        </w:tc>
        <w:tc>
          <w:tcPr>
            <w:tcW w:w="5940" w:type="dxa"/>
          </w:tcPr>
          <w:p w:rsidR="00502DC5" w:rsidRDefault="00502DC5" w:rsidP="00DA59FC">
            <w:r w:rsidRPr="00F74047">
              <w:t>/eCoaching/Datasets</w:t>
            </w:r>
          </w:p>
        </w:tc>
      </w:tr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r w:rsidRPr="005745A6">
              <w:rPr>
                <w:b/>
              </w:rPr>
              <w:t>TargetDataSourceFolder</w:t>
            </w:r>
          </w:p>
        </w:tc>
        <w:tc>
          <w:tcPr>
            <w:tcW w:w="5940" w:type="dxa"/>
          </w:tcPr>
          <w:p w:rsidR="00502DC5" w:rsidRDefault="00502DC5" w:rsidP="00DA59FC">
            <w:r w:rsidRPr="00F74047">
              <w:t>/eCoaching/DataSources</w:t>
            </w:r>
          </w:p>
        </w:tc>
      </w:tr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r w:rsidRPr="005745A6">
              <w:rPr>
                <w:b/>
              </w:rPr>
              <w:t>TargetReportFolder</w:t>
            </w:r>
          </w:p>
        </w:tc>
        <w:tc>
          <w:tcPr>
            <w:tcW w:w="5940" w:type="dxa"/>
          </w:tcPr>
          <w:p w:rsidR="00502DC5" w:rsidRDefault="00502DC5" w:rsidP="00DA59FC">
            <w:r w:rsidRPr="00F74047">
              <w:t>/eCoaching/Reports</w:t>
            </w:r>
          </w:p>
        </w:tc>
      </w:tr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r w:rsidRPr="005745A6">
              <w:rPr>
                <w:b/>
              </w:rPr>
              <w:t>TargetReportPartFolder</w:t>
            </w:r>
          </w:p>
        </w:tc>
        <w:tc>
          <w:tcPr>
            <w:tcW w:w="5940" w:type="dxa"/>
          </w:tcPr>
          <w:p w:rsidR="00502DC5" w:rsidRDefault="00502DC5" w:rsidP="00DA59FC">
            <w:r w:rsidRPr="00F74047">
              <w:t>Report Parts</w:t>
            </w:r>
          </w:p>
        </w:tc>
      </w:tr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r w:rsidRPr="005745A6">
              <w:rPr>
                <w:b/>
              </w:rPr>
              <w:t>TargetServerURL</w:t>
            </w:r>
          </w:p>
        </w:tc>
        <w:tc>
          <w:tcPr>
            <w:tcW w:w="5940" w:type="dxa"/>
          </w:tcPr>
          <w:p w:rsidR="00502DC5" w:rsidRDefault="00502DC5">
            <w:r w:rsidRPr="00F74047">
              <w:t>http</w:t>
            </w:r>
            <w:r>
              <w:t>s</w:t>
            </w:r>
            <w:r w:rsidRPr="00F74047">
              <w:t>://f3420-ecldb</w:t>
            </w:r>
            <w:r>
              <w:t>t</w:t>
            </w:r>
            <w:r w:rsidRPr="00F74047">
              <w:t>01/ReportServer</w:t>
            </w:r>
          </w:p>
        </w:tc>
      </w:tr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r w:rsidRPr="005745A6">
              <w:rPr>
                <w:b/>
              </w:rPr>
              <w:t>TargetServerVersion</w:t>
            </w:r>
          </w:p>
        </w:tc>
        <w:tc>
          <w:tcPr>
            <w:tcW w:w="5940" w:type="dxa"/>
          </w:tcPr>
          <w:p w:rsidR="00502DC5" w:rsidRDefault="00502DC5" w:rsidP="00DA59FC">
            <w:r w:rsidRPr="00F74047">
              <w:t>SQL Server 2008 R2, 2012 or 2014</w:t>
            </w:r>
          </w:p>
        </w:tc>
      </w:tr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r>
              <w:rPr>
                <w:b/>
              </w:rPr>
              <w:t>Report Portal</w:t>
            </w:r>
          </w:p>
        </w:tc>
        <w:tc>
          <w:tcPr>
            <w:tcW w:w="5940" w:type="dxa"/>
          </w:tcPr>
          <w:p w:rsidR="00502DC5" w:rsidRPr="00F74047" w:rsidRDefault="00502DC5">
            <w:r w:rsidRPr="001515E0">
              <w:t>http</w:t>
            </w:r>
            <w:r>
              <w:t>s</w:t>
            </w:r>
            <w:r w:rsidRPr="001515E0">
              <w:t>://f3420-ecldb</w:t>
            </w:r>
            <w:r>
              <w:t>t</w:t>
            </w:r>
            <w:r w:rsidRPr="001515E0">
              <w:t>01/Reports_ECL</w:t>
            </w:r>
            <w:r>
              <w:t>T</w:t>
            </w:r>
            <w:r w:rsidRPr="001515E0">
              <w:t>01</w:t>
            </w:r>
          </w:p>
        </w:tc>
      </w:tr>
    </w:tbl>
    <w:p w:rsidR="00502DC5" w:rsidRDefault="00502DC5" w:rsidP="00502DC5">
      <w:pPr>
        <w:pStyle w:val="Heading1"/>
        <w:spacing w:before="0"/>
        <w:ind w:left="720"/>
        <w:rPr>
          <w:rFonts w:ascii="Arial" w:hAnsi="Arial" w:cs="Arial"/>
          <w:color w:val="auto"/>
          <w:sz w:val="20"/>
          <w:szCs w:val="20"/>
        </w:rPr>
      </w:pPr>
    </w:p>
    <w:p w:rsidR="00502DC5" w:rsidRDefault="00502DC5" w:rsidP="00502DC5">
      <w:pPr>
        <w:pStyle w:val="Heading1"/>
        <w:spacing w:before="0"/>
        <w:ind w:left="720"/>
        <w:rPr>
          <w:rFonts w:ascii="Arial" w:hAnsi="Arial" w:cs="Arial"/>
          <w:color w:val="auto"/>
          <w:sz w:val="20"/>
          <w:szCs w:val="20"/>
        </w:rPr>
      </w:pPr>
    </w:p>
    <w:p w:rsidR="00502DC5" w:rsidRDefault="00502DC5" w:rsidP="00502DC5">
      <w:pPr>
        <w:pStyle w:val="Heading1"/>
        <w:spacing w:before="0"/>
        <w:ind w:left="720"/>
        <w:rPr>
          <w:rFonts w:ascii="Arial" w:hAnsi="Arial" w:cs="Arial"/>
          <w:color w:val="auto"/>
          <w:sz w:val="20"/>
          <w:szCs w:val="20"/>
        </w:rPr>
      </w:pPr>
    </w:p>
    <w:p w:rsidR="00502DC5" w:rsidRPr="00925970" w:rsidRDefault="00502DC5" w:rsidP="00502DC5">
      <w:pPr>
        <w:pStyle w:val="Heading1"/>
        <w:numPr>
          <w:ilvl w:val="1"/>
          <w:numId w:val="3"/>
        </w:numPr>
        <w:spacing w:before="0"/>
        <w:ind w:left="1138" w:hanging="418"/>
        <w:rPr>
          <w:rFonts w:ascii="Arial" w:hAnsi="Arial" w:cs="Arial"/>
          <w:color w:val="auto"/>
          <w:sz w:val="20"/>
          <w:szCs w:val="20"/>
        </w:rPr>
      </w:pPr>
      <w:bookmarkStart w:id="54" w:name="_Toc523133395"/>
      <w:bookmarkStart w:id="55" w:name="_Toc523134587"/>
      <w:r w:rsidRPr="00925970">
        <w:rPr>
          <w:rFonts w:ascii="Arial" w:hAnsi="Arial" w:cs="Arial"/>
          <w:color w:val="auto"/>
          <w:sz w:val="20"/>
          <w:szCs w:val="20"/>
        </w:rPr>
        <w:t>Production</w:t>
      </w:r>
      <w:bookmarkEnd w:id="54"/>
      <w:bookmarkEnd w:id="5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6210"/>
      </w:tblGrid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r w:rsidRPr="005745A6">
              <w:rPr>
                <w:b/>
              </w:rPr>
              <w:t>Overwrite  Datasets</w:t>
            </w:r>
          </w:p>
        </w:tc>
        <w:tc>
          <w:tcPr>
            <w:tcW w:w="6210" w:type="dxa"/>
          </w:tcPr>
          <w:p w:rsidR="00502DC5" w:rsidRDefault="00502DC5" w:rsidP="00DA59FC">
            <w:r>
              <w:t>True</w:t>
            </w:r>
          </w:p>
        </w:tc>
      </w:tr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r w:rsidRPr="005745A6">
              <w:rPr>
                <w:b/>
              </w:rPr>
              <w:t>Overwrite DataSources</w:t>
            </w:r>
          </w:p>
        </w:tc>
        <w:tc>
          <w:tcPr>
            <w:tcW w:w="6210" w:type="dxa"/>
          </w:tcPr>
          <w:p w:rsidR="00502DC5" w:rsidRDefault="00502DC5" w:rsidP="00DA59FC">
            <w:r>
              <w:t>False</w:t>
            </w:r>
          </w:p>
        </w:tc>
      </w:tr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r w:rsidRPr="005745A6">
              <w:rPr>
                <w:b/>
              </w:rPr>
              <w:t>TargetDatasetFolder</w:t>
            </w:r>
          </w:p>
        </w:tc>
        <w:tc>
          <w:tcPr>
            <w:tcW w:w="6210" w:type="dxa"/>
          </w:tcPr>
          <w:p w:rsidR="00502DC5" w:rsidRDefault="00502DC5" w:rsidP="00DA59FC">
            <w:r w:rsidRPr="00BB09B3">
              <w:t>/eCoaching/Production/Datasets</w:t>
            </w:r>
          </w:p>
        </w:tc>
      </w:tr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r w:rsidRPr="005745A6">
              <w:rPr>
                <w:b/>
              </w:rPr>
              <w:t>TargetDataSourceFolder</w:t>
            </w:r>
          </w:p>
        </w:tc>
        <w:tc>
          <w:tcPr>
            <w:tcW w:w="6210" w:type="dxa"/>
          </w:tcPr>
          <w:p w:rsidR="00502DC5" w:rsidRDefault="00502DC5" w:rsidP="00DA59FC">
            <w:r w:rsidRPr="00BB09B3">
              <w:t>/eCoaching/Production/DataSources</w:t>
            </w:r>
          </w:p>
        </w:tc>
      </w:tr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r w:rsidRPr="005745A6">
              <w:rPr>
                <w:b/>
              </w:rPr>
              <w:t>TargetReportFolder</w:t>
            </w:r>
          </w:p>
        </w:tc>
        <w:tc>
          <w:tcPr>
            <w:tcW w:w="6210" w:type="dxa"/>
          </w:tcPr>
          <w:p w:rsidR="00502DC5" w:rsidRDefault="00502DC5" w:rsidP="00DA59FC">
            <w:r w:rsidRPr="00BB09B3">
              <w:t>/eCoaching/Production/Reports</w:t>
            </w:r>
          </w:p>
        </w:tc>
      </w:tr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r w:rsidRPr="005745A6">
              <w:rPr>
                <w:b/>
              </w:rPr>
              <w:t>TargetReportPartFolder</w:t>
            </w:r>
          </w:p>
        </w:tc>
        <w:tc>
          <w:tcPr>
            <w:tcW w:w="6210" w:type="dxa"/>
          </w:tcPr>
          <w:p w:rsidR="00502DC5" w:rsidRDefault="00502DC5" w:rsidP="00DA59FC">
            <w:r w:rsidRPr="00F74047">
              <w:t>Report Parts</w:t>
            </w:r>
          </w:p>
        </w:tc>
      </w:tr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r w:rsidRPr="005745A6">
              <w:rPr>
                <w:b/>
              </w:rPr>
              <w:t>TargetServerURL</w:t>
            </w:r>
          </w:p>
        </w:tc>
        <w:tc>
          <w:tcPr>
            <w:tcW w:w="6210" w:type="dxa"/>
          </w:tcPr>
          <w:p w:rsidR="00502DC5" w:rsidRDefault="00502DC5">
            <w:r w:rsidRPr="00F74047">
              <w:t>http</w:t>
            </w:r>
            <w:r>
              <w:t>s</w:t>
            </w:r>
            <w:r w:rsidRPr="00F74047">
              <w:t>://f3420-ecldb</w:t>
            </w:r>
            <w:r>
              <w:t>p</w:t>
            </w:r>
            <w:r w:rsidRPr="00F74047">
              <w:t>01/ReportServer</w:t>
            </w:r>
          </w:p>
        </w:tc>
      </w:tr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r w:rsidRPr="005745A6">
              <w:rPr>
                <w:b/>
              </w:rPr>
              <w:t>TargetServerVersion</w:t>
            </w:r>
          </w:p>
        </w:tc>
        <w:tc>
          <w:tcPr>
            <w:tcW w:w="6210" w:type="dxa"/>
          </w:tcPr>
          <w:p w:rsidR="00502DC5" w:rsidRDefault="00502DC5" w:rsidP="00DA59FC">
            <w:r w:rsidRPr="00F74047">
              <w:t>SQL Server 2008 R2, 2012 or 2014</w:t>
            </w:r>
          </w:p>
        </w:tc>
      </w:tr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r>
              <w:rPr>
                <w:b/>
              </w:rPr>
              <w:t>Report Portal</w:t>
            </w:r>
          </w:p>
        </w:tc>
        <w:tc>
          <w:tcPr>
            <w:tcW w:w="6210" w:type="dxa"/>
          </w:tcPr>
          <w:p w:rsidR="00502DC5" w:rsidRPr="00F74047" w:rsidRDefault="00502DC5">
            <w:r w:rsidRPr="001515E0">
              <w:t>http</w:t>
            </w:r>
            <w:r>
              <w:t>s</w:t>
            </w:r>
            <w:r w:rsidRPr="001515E0">
              <w:t>://f3420-ecldb</w:t>
            </w:r>
            <w:r>
              <w:t>p</w:t>
            </w:r>
            <w:r w:rsidRPr="001515E0">
              <w:t>01/Reports_ECL</w:t>
            </w:r>
            <w:r>
              <w:t>P</w:t>
            </w:r>
            <w:r w:rsidRPr="001515E0">
              <w:t>01</w:t>
            </w:r>
          </w:p>
        </w:tc>
      </w:tr>
    </w:tbl>
    <w:p w:rsidR="00502DC5" w:rsidRDefault="00502DC5" w:rsidP="00502DC5">
      <w:pPr>
        <w:pStyle w:val="Heading1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bookmarkStart w:id="56" w:name="_Toc523133396"/>
      <w:bookmarkStart w:id="57" w:name="_Toc523134588"/>
      <w:r>
        <w:rPr>
          <w:rFonts w:ascii="Arial" w:hAnsi="Arial" w:cs="Arial"/>
          <w:sz w:val="24"/>
          <w:szCs w:val="24"/>
        </w:rPr>
        <w:t>Data Source(s)</w:t>
      </w:r>
      <w:bookmarkEnd w:id="56"/>
      <w:bookmarkEnd w:id="5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570"/>
      </w:tblGrid>
      <w:tr w:rsidR="001A1341" w:rsidTr="001F5277">
        <w:trPr>
          <w:trHeight w:hRule="exact" w:val="288"/>
        </w:trPr>
        <w:tc>
          <w:tcPr>
            <w:tcW w:w="2425" w:type="dxa"/>
          </w:tcPr>
          <w:p w:rsidR="001A1341" w:rsidRPr="005745A6" w:rsidRDefault="001A1341" w:rsidP="001A1341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1341" w:rsidRDefault="001A1341" w:rsidP="001A1341">
            <w:r>
              <w:t>eCoaching</w:t>
            </w:r>
          </w:p>
        </w:tc>
      </w:tr>
      <w:tr w:rsidR="001A1341" w:rsidTr="001F5277">
        <w:trPr>
          <w:trHeight w:hRule="exact" w:val="288"/>
        </w:trPr>
        <w:tc>
          <w:tcPr>
            <w:tcW w:w="2425" w:type="dxa"/>
          </w:tcPr>
          <w:p w:rsidR="001A1341" w:rsidRPr="005745A6" w:rsidRDefault="001A1341" w:rsidP="001A1341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1341" w:rsidRDefault="001A1341" w:rsidP="001A1341">
            <w:r>
              <w:t>Microsoft SQL Server</w:t>
            </w:r>
          </w:p>
        </w:tc>
      </w:tr>
      <w:tr w:rsidR="00502DC5" w:rsidTr="00DA59FC">
        <w:trPr>
          <w:trHeight w:hRule="exact" w:val="1576"/>
        </w:trPr>
        <w:tc>
          <w:tcPr>
            <w:tcW w:w="2425" w:type="dxa"/>
          </w:tcPr>
          <w:p w:rsidR="00502DC5" w:rsidRPr="005745A6" w:rsidRDefault="00502DC5" w:rsidP="00DA59FC">
            <w:pPr>
              <w:rPr>
                <w:b/>
              </w:rPr>
            </w:pPr>
            <w:r>
              <w:rPr>
                <w:b/>
              </w:rPr>
              <w:t>Connection String(s)</w:t>
            </w:r>
          </w:p>
        </w:tc>
        <w:tc>
          <w:tcPr>
            <w:tcW w:w="6570" w:type="dxa"/>
          </w:tcPr>
          <w:p w:rsidR="00502DC5" w:rsidRDefault="00502DC5" w:rsidP="00DA59FC">
            <w:r>
              <w:t xml:space="preserve">Dev: </w:t>
            </w:r>
            <w:r w:rsidRPr="009C448F">
              <w:t>Data Source=F3420-ECLDBD01;Initial Catalog=eCoachingDev</w:t>
            </w:r>
          </w:p>
          <w:p w:rsidR="00502DC5" w:rsidRDefault="00502DC5" w:rsidP="00DA59FC">
            <w:r>
              <w:t xml:space="preserve">Sys Test: </w:t>
            </w:r>
            <w:r w:rsidRPr="009C448F">
              <w:t>Data Source=F3420-ECLDB</w:t>
            </w:r>
            <w:r>
              <w:t>T01;Initial Catalog=eCoachingTest</w:t>
            </w:r>
          </w:p>
          <w:p w:rsidR="00502DC5" w:rsidRDefault="00502DC5" w:rsidP="00DA59FC">
            <w:r>
              <w:t xml:space="preserve">Production: </w:t>
            </w:r>
            <w:r w:rsidRPr="009C448F">
              <w:t>Data Source=F3420-ECLDB</w:t>
            </w:r>
            <w:r>
              <w:t>P01;Initial Catalog=eCoaching</w:t>
            </w:r>
          </w:p>
        </w:tc>
      </w:tr>
      <w:tr w:rsidR="00502DC5" w:rsidTr="00DA59FC">
        <w:trPr>
          <w:trHeight w:hRule="exact" w:val="288"/>
        </w:trPr>
        <w:tc>
          <w:tcPr>
            <w:tcW w:w="2425" w:type="dxa"/>
          </w:tcPr>
          <w:p w:rsidR="00502DC5" w:rsidRPr="005745A6" w:rsidRDefault="00502DC5" w:rsidP="00DA59FC">
            <w:pPr>
              <w:rPr>
                <w:b/>
              </w:rPr>
            </w:pPr>
            <w:r>
              <w:rPr>
                <w:b/>
              </w:rPr>
              <w:t>Connect Using</w:t>
            </w:r>
          </w:p>
        </w:tc>
        <w:tc>
          <w:tcPr>
            <w:tcW w:w="6570" w:type="dxa"/>
          </w:tcPr>
          <w:p w:rsidR="00502DC5" w:rsidRDefault="00502DC5" w:rsidP="00DA59FC">
            <w:r>
              <w:t>Windows Integrated Security</w:t>
            </w:r>
          </w:p>
        </w:tc>
      </w:tr>
    </w:tbl>
    <w:p w:rsidR="00D9112F" w:rsidRPr="00D9112F" w:rsidRDefault="00D9112F" w:rsidP="00D9112F">
      <w:pPr>
        <w:keepNext/>
        <w:keepLines/>
        <w:numPr>
          <w:ilvl w:val="0"/>
          <w:numId w:val="3"/>
        </w:numPr>
        <w:spacing w:before="480" w:after="0"/>
        <w:outlineLvl w:val="0"/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</w:rPr>
      </w:pPr>
      <w:r w:rsidRPr="00D9112F"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</w:rPr>
        <w:t>Report Properties</w:t>
      </w:r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1809"/>
        <w:gridCol w:w="7056"/>
      </w:tblGrid>
      <w:tr w:rsidR="00D9112F" w:rsidRPr="00D9112F" w:rsidTr="00C310C2">
        <w:trPr>
          <w:trHeight w:hRule="exact" w:val="3826"/>
        </w:trPr>
        <w:tc>
          <w:tcPr>
            <w:tcW w:w="1809" w:type="dxa"/>
          </w:tcPr>
          <w:p w:rsidR="00D9112F" w:rsidRPr="00D9112F" w:rsidRDefault="00D9112F" w:rsidP="00D9112F">
            <w:pPr>
              <w:rPr>
                <w:b/>
              </w:rPr>
            </w:pPr>
            <w:r w:rsidRPr="00D9112F">
              <w:rPr>
                <w:b/>
              </w:rPr>
              <w:t>Parameters</w:t>
            </w:r>
          </w:p>
        </w:tc>
        <w:tc>
          <w:tcPr>
            <w:tcW w:w="7056" w:type="dxa"/>
          </w:tcPr>
          <w:p w:rsidR="00D9112F" w:rsidRPr="00D9112F" w:rsidRDefault="00D9112F" w:rsidP="00D9112F">
            <w:r>
              <w:rPr>
                <w:noProof/>
              </w:rPr>
              <w:drawing>
                <wp:inline distT="0" distB="0" distL="0" distR="0" wp14:anchorId="48518122" wp14:editId="015AE530">
                  <wp:extent cx="4325112" cy="18288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5112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112F" w:rsidRPr="00D9112F" w:rsidTr="005B5889">
        <w:trPr>
          <w:trHeight w:hRule="exact" w:val="288"/>
        </w:trPr>
        <w:tc>
          <w:tcPr>
            <w:tcW w:w="1809" w:type="dxa"/>
          </w:tcPr>
          <w:p w:rsidR="00D9112F" w:rsidRPr="00D9112F" w:rsidRDefault="00D9112F" w:rsidP="00D9112F">
            <w:pPr>
              <w:rPr>
                <w:b/>
              </w:rPr>
            </w:pPr>
            <w:r w:rsidRPr="00D9112F">
              <w:rPr>
                <w:b/>
              </w:rPr>
              <w:lastRenderedPageBreak/>
              <w:t>Data Source</w:t>
            </w:r>
          </w:p>
        </w:tc>
        <w:tc>
          <w:tcPr>
            <w:tcW w:w="7056" w:type="dxa"/>
          </w:tcPr>
          <w:p w:rsidR="00D9112F" w:rsidRPr="00D9112F" w:rsidRDefault="00D9112F" w:rsidP="00D9112F">
            <w:r w:rsidRPr="00D9112F">
              <w:rPr>
                <w:rFonts w:ascii="Arial" w:hAnsi="Arial" w:cs="Arial"/>
                <w:color w:val="000000"/>
                <w:sz w:val="20"/>
                <w:szCs w:val="20"/>
              </w:rPr>
              <w:t>/eCoaching/DataSources/eCoaching</w:t>
            </w:r>
          </w:p>
        </w:tc>
      </w:tr>
      <w:tr w:rsidR="00D9112F" w:rsidRPr="00D9112F" w:rsidTr="00C310C2">
        <w:trPr>
          <w:trHeight w:hRule="exact" w:val="2971"/>
        </w:trPr>
        <w:tc>
          <w:tcPr>
            <w:tcW w:w="1809" w:type="dxa"/>
          </w:tcPr>
          <w:p w:rsidR="00D9112F" w:rsidRPr="00D9112F" w:rsidRDefault="00D9112F" w:rsidP="00D9112F">
            <w:pPr>
              <w:rPr>
                <w:b/>
              </w:rPr>
            </w:pPr>
            <w:r w:rsidRPr="00D9112F">
              <w:rPr>
                <w:b/>
              </w:rPr>
              <w:t>Shared Datasets</w:t>
            </w:r>
          </w:p>
        </w:tc>
        <w:tc>
          <w:tcPr>
            <w:tcW w:w="7056" w:type="dxa"/>
          </w:tcPr>
          <w:p w:rsidR="00D9112F" w:rsidRDefault="00D9112F" w:rsidP="00D9112F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ModuleRef: /eCoaching/Datasets/ModuleList</w:t>
            </w:r>
          </w:p>
          <w:p w:rsidR="00D9112F" w:rsidRDefault="00D9112F" w:rsidP="00D9112F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WarningActiveRef: /eCoaching/Datasets/WarningActiveList</w:t>
            </w:r>
          </w:p>
          <w:p w:rsidR="00D9112F" w:rsidRDefault="00D9112F" w:rsidP="00D9112F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WarningEmployeeRef: /eCoaching/Datasets/WarningEmployeeList</w:t>
            </w:r>
          </w:p>
          <w:p w:rsidR="00D9112F" w:rsidRDefault="00D9112F" w:rsidP="00D9112F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WarningReasonRef: /eCoaching/Datasets/WarningReasonList</w:t>
            </w:r>
          </w:p>
          <w:p w:rsidR="00D9112F" w:rsidRDefault="00D9112F" w:rsidP="00D9112F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WarningSiteRef: /eCoaching/Datasets/WarningSiteList</w:t>
            </w:r>
          </w:p>
          <w:p w:rsidR="00D9112F" w:rsidRDefault="00D9112F" w:rsidP="00D9112F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WarningStatusRef: /eCoaching/Datasets/WarningStatusList</w:t>
            </w:r>
          </w:p>
          <w:p w:rsidR="00D9112F" w:rsidRDefault="00D9112F" w:rsidP="00D9112F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WarningSubReasonRef: /eCoaching/Datasets/WarningSubReasonList</w:t>
            </w:r>
          </w:p>
          <w:p w:rsidR="00D9112F" w:rsidRDefault="00D9112F" w:rsidP="00D9112F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:rsidR="00D9112F" w:rsidRDefault="00D9112F" w:rsidP="00D9112F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:rsidR="00D9112F" w:rsidRDefault="00D9112F" w:rsidP="00D9112F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:rsidR="00D9112F" w:rsidRDefault="00D9112F" w:rsidP="00D9112F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:rsidR="00D9112F" w:rsidRDefault="00D9112F" w:rsidP="00D9112F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:rsidR="00D9112F" w:rsidRDefault="00D9112F" w:rsidP="00D9112F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:rsidR="00D9112F" w:rsidRDefault="00D9112F" w:rsidP="00D9112F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:rsidR="00D9112F" w:rsidRDefault="00D9112F" w:rsidP="00D9112F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:rsidR="00D9112F" w:rsidRDefault="00D9112F" w:rsidP="00D9112F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tbl>
            <w:tblPr>
              <w:tblW w:w="5000" w:type="pct"/>
              <w:tblCellSpacing w:w="15" w:type="dxa"/>
              <w:tblInd w:w="300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840"/>
            </w:tblGrid>
            <w:tr w:rsidR="00D9112F" w:rsidRPr="00D9112F" w:rsidTr="00C310C2">
              <w:trPr>
                <w:trHeight w:val="990"/>
                <w:tblCellSpacing w:w="15" w:type="dxa"/>
              </w:trPr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tblCellSpacing w:w="0" w:type="dxa"/>
                    <w:tblInd w:w="30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750"/>
                  </w:tblGrid>
                  <w:tr w:rsidR="00D9112F" w:rsidRPr="00D9112F">
                    <w:trPr>
                      <w:tblCellSpacing w:w="0" w:type="dxa"/>
                    </w:trPr>
                    <w:tc>
                      <w:tcPr>
                        <w:tcW w:w="0" w:type="auto"/>
                        <w:noWrap/>
                        <w:vAlign w:val="center"/>
                        <w:hideMark/>
                      </w:tcPr>
                      <w:p w:rsidR="00D9112F" w:rsidRPr="00D9112F" w:rsidRDefault="00D9112F" w:rsidP="00D9112F">
                        <w:pPr>
                          <w:spacing w:after="0" w:line="240" w:lineRule="auto"/>
                          <w:rPr>
                            <w:rFonts w:ascii="Arial" w:hAnsi="Arial" w:cs="Arial"/>
                            <w:color w:val="000000"/>
                            <w:sz w:val="20"/>
                            <w:szCs w:val="20"/>
                          </w:rPr>
                        </w:pPr>
                        <w:r w:rsidRPr="00D9112F">
                          <w:rPr>
                            <w:rFonts w:ascii="Arial" w:hAnsi="Arial" w:cs="Arial"/>
                            <w:color w:val="000000"/>
                            <w:sz w:val="20"/>
                            <w:szCs w:val="20"/>
                          </w:rPr>
                          <w:t>/eCoaching/Datasets/WarningSiteList</w:t>
                        </w:r>
                      </w:p>
                    </w:tc>
                  </w:tr>
                </w:tbl>
                <w:p w:rsidR="00D9112F" w:rsidRPr="00D9112F" w:rsidRDefault="00D9112F" w:rsidP="00D9112F">
                  <w:pPr>
                    <w:spacing w:after="0" w:line="240" w:lineRule="auto"/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</w:pPr>
                </w:p>
              </w:tc>
            </w:tr>
          </w:tbl>
          <w:p w:rsidR="00D9112F" w:rsidRPr="00D9112F" w:rsidRDefault="00D9112F" w:rsidP="00D9112F">
            <w:pPr>
              <w:spacing w:after="0" w:line="240" w:lineRule="auto"/>
            </w:pPr>
          </w:p>
        </w:tc>
      </w:tr>
    </w:tbl>
    <w:p w:rsidR="00373EBA" w:rsidRPr="008F746F" w:rsidRDefault="00373EBA">
      <w:pPr>
        <w:keepNext/>
        <w:keepLines/>
        <w:spacing w:before="480" w:after="0"/>
        <w:outlineLvl w:val="0"/>
        <w:rPr>
          <w:rFonts w:ascii="Arial" w:hAnsi="Arial" w:cs="Arial"/>
          <w:b/>
          <w:sz w:val="20"/>
          <w:szCs w:val="20"/>
        </w:rPr>
      </w:pPr>
    </w:p>
    <w:sectPr w:rsidR="00373EBA" w:rsidRPr="008F746F" w:rsidSect="00D47089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47F48" w:rsidRDefault="00F47F48" w:rsidP="009F2A51">
      <w:pPr>
        <w:spacing w:after="0" w:line="240" w:lineRule="auto"/>
      </w:pPr>
      <w:r>
        <w:separator/>
      </w:r>
    </w:p>
  </w:endnote>
  <w:endnote w:type="continuationSeparator" w:id="0">
    <w:p w:rsidR="00F47F48" w:rsidRDefault="00F47F48" w:rsidP="009F2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G Times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Times New Roman (PCL6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Palatino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F6B2E" w:rsidRDefault="00AF6B2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800B3" w:rsidRDefault="00F800B3" w:rsidP="00F800B3">
    <w:pPr>
      <w:pStyle w:val="Footertext1"/>
      <w:rPr>
        <w:ins w:id="58" w:author="Palacherla, Susmitha C (NE)" w:date="2020-08-03T13:09:00Z"/>
        <w:color w:val="FFFFFF"/>
      </w:rPr>
    </w:pPr>
    <w:bookmarkStart w:id="59" w:name="_GoBack"/>
    <w:ins w:id="60" w:author="Palacherla, Susmitha C (NE)" w:date="2020-08-03T13:09:00Z">
      <w:r>
        <w:t>This document contains confidential and proprietary information,</w:t>
      </w:r>
    </w:ins>
  </w:p>
  <w:p w:rsidR="00F800B3" w:rsidRDefault="00F800B3" w:rsidP="00F800B3">
    <w:pPr>
      <w:pStyle w:val="Footertext2"/>
      <w:rPr>
        <w:ins w:id="61" w:author="Palacherla, Susmitha C (NE)" w:date="2020-08-03T13:09:00Z"/>
        <w:color w:val="FFFFFF"/>
      </w:rPr>
    </w:pPr>
    <w:ins w:id="62" w:author="Palacherla, Susmitha C (NE)" w:date="2020-08-03T13:09:00Z">
      <w:r>
        <w:t>Which shall not be used, disclosed, or reproduced for any purpose other than the conduct of company business affairs.</w:t>
      </w:r>
    </w:ins>
  </w:p>
  <w:p w:rsidR="00F800B3" w:rsidRPr="000C47F2" w:rsidRDefault="00F800B3" w:rsidP="00F800B3">
    <w:pPr>
      <w:pStyle w:val="Footer"/>
      <w:rPr>
        <w:ins w:id="63" w:author="Palacherla, Susmitha C (NE)" w:date="2020-08-03T13:09:00Z"/>
      </w:rPr>
    </w:pPr>
    <w:ins w:id="64" w:author="Palacherla, Susmitha C (NE)" w:date="2020-08-03T13:09:00Z">
      <w:r w:rsidRPr="000C47F2">
        <w:t xml:space="preserve">Revised </w:t>
      </w:r>
      <w:r>
        <w:fldChar w:fldCharType="begin"/>
      </w:r>
      <w:r>
        <w:instrText xml:space="preserve"> DATE \@ "M/d/yyyy" </w:instrText>
      </w:r>
      <w:r>
        <w:fldChar w:fldCharType="separate"/>
      </w:r>
      <w:r>
        <w:rPr>
          <w:noProof/>
        </w:rPr>
        <w:t>8/3/2020</w:t>
      </w:r>
      <w:r>
        <w:fldChar w:fldCharType="end"/>
      </w:r>
      <w:r>
        <w:tab/>
      </w:r>
      <w:r>
        <w:tab/>
      </w:r>
      <w:r w:rsidRPr="000C47F2">
        <w:t xml:space="preserve">Page </w:t>
      </w:r>
      <w:r w:rsidRPr="000C47F2">
        <w:rPr>
          <w:rStyle w:val="PageNumber"/>
        </w:rPr>
        <w:fldChar w:fldCharType="begin"/>
      </w:r>
      <w:r w:rsidRPr="000C47F2">
        <w:rPr>
          <w:rStyle w:val="PageNumber"/>
        </w:rPr>
        <w:instrText xml:space="preserve"> PAGE </w:instrText>
      </w:r>
      <w:r w:rsidRPr="000C47F2">
        <w:rPr>
          <w:rStyle w:val="PageNumber"/>
        </w:rPr>
        <w:fldChar w:fldCharType="separate"/>
      </w:r>
    </w:ins>
    <w:r w:rsidR="00AF6B2E">
      <w:rPr>
        <w:rStyle w:val="PageNumber"/>
        <w:noProof/>
      </w:rPr>
      <w:t>2</w:t>
    </w:r>
    <w:ins w:id="65" w:author="Palacherla, Susmitha C (NE)" w:date="2020-08-03T13:09:00Z">
      <w:r w:rsidRPr="000C47F2">
        <w:rPr>
          <w:rStyle w:val="PageNumber"/>
        </w:rPr>
        <w:fldChar w:fldCharType="end"/>
      </w:r>
      <w:r w:rsidRPr="000C47F2">
        <w:rPr>
          <w:rStyle w:val="PageNumber"/>
        </w:rPr>
        <w:t xml:space="preserve"> of </w:t>
      </w:r>
      <w:r w:rsidRPr="000C47F2">
        <w:rPr>
          <w:rStyle w:val="PageNumber"/>
        </w:rPr>
        <w:fldChar w:fldCharType="begin"/>
      </w:r>
      <w:r w:rsidRPr="000C47F2">
        <w:rPr>
          <w:rStyle w:val="PageNumber"/>
        </w:rPr>
        <w:instrText xml:space="preserve"> NUMPAGES </w:instrText>
      </w:r>
      <w:r w:rsidRPr="000C47F2">
        <w:rPr>
          <w:rStyle w:val="PageNumber"/>
        </w:rPr>
        <w:fldChar w:fldCharType="separate"/>
      </w:r>
    </w:ins>
    <w:r w:rsidR="00AF6B2E">
      <w:rPr>
        <w:rStyle w:val="PageNumber"/>
        <w:noProof/>
      </w:rPr>
      <w:t>28</w:t>
    </w:r>
    <w:ins w:id="66" w:author="Palacherla, Susmitha C (NE)" w:date="2020-08-03T13:09:00Z">
      <w:r w:rsidRPr="000C47F2">
        <w:rPr>
          <w:rStyle w:val="PageNumber"/>
        </w:rPr>
        <w:fldChar w:fldCharType="end"/>
      </w:r>
    </w:ins>
  </w:p>
  <w:bookmarkEnd w:id="59"/>
  <w:p w:rsidR="007B16D7" w:rsidRPr="007B53B8" w:rsidDel="00F800B3" w:rsidRDefault="007B16D7" w:rsidP="00F800B3">
    <w:pPr>
      <w:pStyle w:val="Footer"/>
      <w:tabs>
        <w:tab w:val="right" w:pos="720"/>
      </w:tabs>
      <w:spacing w:after="0"/>
      <w:jc w:val="center"/>
      <w:rPr>
        <w:del w:id="67" w:author="Palacherla, Susmitha C (NE)" w:date="2020-08-03T13:09:00Z"/>
        <w:b/>
        <w:sz w:val="18"/>
        <w:szCs w:val="18"/>
      </w:rPr>
      <w:pPrChange w:id="68" w:author="Palacherla, Susmitha C (NE)" w:date="2020-08-03T13:09:00Z">
        <w:pPr>
          <w:pStyle w:val="Footer"/>
          <w:tabs>
            <w:tab w:val="right" w:pos="720"/>
          </w:tabs>
          <w:spacing w:after="0"/>
          <w:jc w:val="center"/>
        </w:pPr>
      </w:pPrChange>
    </w:pPr>
    <w:del w:id="69" w:author="Palacherla, Susmitha C (NE)" w:date="2020-08-03T13:09:00Z">
      <w:r w:rsidRPr="00D62F04" w:rsidDel="00F800B3">
        <w:rPr>
          <w:b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1824" behindDoc="0" locked="0" layoutInCell="0" allowOverlap="1" wp14:anchorId="73D408F6" wp14:editId="2868BE9A">
                <wp:simplePos x="0" y="0"/>
                <wp:positionH relativeFrom="column">
                  <wp:posOffset>0</wp:posOffset>
                </wp:positionH>
                <wp:positionV relativeFrom="paragraph">
                  <wp:posOffset>22860</wp:posOffset>
                </wp:positionV>
                <wp:extent cx="6035040" cy="0"/>
                <wp:effectExtent l="9525" t="13335" r="13335" b="5715"/>
                <wp:wrapNone/>
                <wp:docPr id="7" name="Lin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350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C77B703" id="Line 1" o:spid="_x0000_s1026" style="position:absolute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.8pt" to="475.2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" o:allowincell="f"/>
            </w:pict>
          </mc:Fallback>
        </mc:AlternateContent>
      </w:r>
    </w:del>
    <w:r w:rsidRPr="00D62F04">
      <w:rPr>
        <w:b/>
        <w:sz w:val="18"/>
        <w:szCs w:val="18"/>
      </w:rPr>
      <w:t xml:space="preserve"> </w:t>
    </w:r>
    <w:del w:id="70" w:author="Palacherla, Susmitha C (NE)" w:date="2020-08-03T13:09:00Z">
      <w:r w:rsidDel="00F800B3">
        <w:rPr>
          <w:b/>
          <w:sz w:val="18"/>
          <w:szCs w:val="18"/>
        </w:rPr>
        <w:delText>General Dynamics Information Technology</w:delText>
      </w:r>
      <w:r w:rsidRPr="007B53B8" w:rsidDel="00F800B3">
        <w:rPr>
          <w:b/>
          <w:sz w:val="18"/>
          <w:szCs w:val="18"/>
        </w:rPr>
        <w:delText xml:space="preserve"> - </w:delText>
      </w:r>
      <w:r w:rsidDel="00F800B3">
        <w:rPr>
          <w:b/>
          <w:sz w:val="18"/>
          <w:szCs w:val="18"/>
        </w:rPr>
        <w:delText>Proprietary</w:delText>
      </w:r>
    </w:del>
  </w:p>
  <w:p w:rsidR="007B16D7" w:rsidDel="00F800B3" w:rsidRDefault="007B16D7" w:rsidP="00F800B3">
    <w:pPr>
      <w:pStyle w:val="Footer"/>
      <w:tabs>
        <w:tab w:val="right" w:pos="720"/>
      </w:tabs>
      <w:spacing w:after="0"/>
      <w:jc w:val="center"/>
      <w:rPr>
        <w:del w:id="71" w:author="Palacherla, Susmitha C (NE)" w:date="2020-08-03T13:09:00Z"/>
        <w:b/>
        <w:sz w:val="18"/>
        <w:szCs w:val="18"/>
      </w:rPr>
      <w:pPrChange w:id="72" w:author="Palacherla, Susmitha C (NE)" w:date="2020-08-03T13:09:00Z">
        <w:pPr>
          <w:pStyle w:val="Footer"/>
          <w:tabs>
            <w:tab w:val="right" w:pos="720"/>
          </w:tabs>
          <w:spacing w:after="0"/>
          <w:jc w:val="center"/>
        </w:pPr>
      </w:pPrChange>
    </w:pPr>
    <w:del w:id="73" w:author="Palacherla, Susmitha C (NE)" w:date="2020-08-03T13:09:00Z">
      <w:r w:rsidRPr="007B53B8" w:rsidDel="00F800B3">
        <w:rPr>
          <w:b/>
          <w:sz w:val="18"/>
          <w:szCs w:val="18"/>
        </w:rPr>
        <w:delText>Controlled if Electronic - Uncontrolled if Printed</w:delText>
      </w:r>
    </w:del>
  </w:p>
  <w:p w:rsidR="007B16D7" w:rsidRPr="0091531A" w:rsidDel="00F800B3" w:rsidRDefault="007B16D7" w:rsidP="00F800B3">
    <w:pPr>
      <w:pStyle w:val="Footer"/>
      <w:tabs>
        <w:tab w:val="right" w:pos="720"/>
      </w:tabs>
      <w:spacing w:after="0"/>
      <w:jc w:val="center"/>
      <w:rPr>
        <w:del w:id="74" w:author="Palacherla, Susmitha C (NE)" w:date="2020-08-03T13:09:00Z"/>
        <w:b/>
        <w:sz w:val="18"/>
        <w:szCs w:val="18"/>
      </w:rPr>
      <w:pPrChange w:id="75" w:author="Palacherla, Susmitha C (NE)" w:date="2020-08-03T13:09:00Z">
        <w:pPr>
          <w:pStyle w:val="Footer"/>
          <w:jc w:val="center"/>
        </w:pPr>
      </w:pPrChange>
    </w:pPr>
    <w:del w:id="76" w:author="Palacherla, Susmitha C (NE)" w:date="2020-08-03T13:09:00Z">
      <w:r w:rsidDel="00F800B3">
        <w:rPr>
          <w:noProof/>
        </w:rPr>
        <w:drawing>
          <wp:inline distT="0" distB="0" distL="0" distR="0" wp14:anchorId="753C0058" wp14:editId="19E62D1A">
            <wp:extent cx="2647950" cy="313910"/>
            <wp:effectExtent l="0" t="0" r="0" b="0"/>
            <wp:docPr id="18" name="Picture 18" descr="http://teamworks.gdit.com/uploadedImages/HQ/Communications/Logos/gd_it_logoColorJPG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teamworks.gdit.com/uploadedImages/HQ/Communications/Logos/gd_it_logoColorJPG(1).jpg"/>
                    <pic:cNvPicPr>
                      <a:picLocks noChangeAspect="1" noChangeArrowheads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86" cy="32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del>
  </w:p>
  <w:p w:rsidR="007B16D7" w:rsidRDefault="007B16D7" w:rsidP="00F800B3">
    <w:pPr>
      <w:pStyle w:val="Footer"/>
      <w:tabs>
        <w:tab w:val="right" w:pos="720"/>
      </w:tabs>
      <w:spacing w:after="0"/>
      <w:jc w:val="center"/>
      <w:rPr>
        <w:rFonts w:ascii="Arial Black" w:hAnsi="Arial Black"/>
        <w:sz w:val="20"/>
      </w:rPr>
      <w:pPrChange w:id="77" w:author="Palacherla, Susmitha C (NE)" w:date="2020-08-03T13:09:00Z">
        <w:pPr>
          <w:tabs>
            <w:tab w:val="left" w:pos="4320"/>
            <w:tab w:val="right" w:pos="9630"/>
          </w:tabs>
        </w:pPr>
      </w:pPrChange>
    </w:pPr>
    <w:del w:id="78" w:author="Palacherla, Susmitha C (NE)" w:date="2020-08-03T13:09:00Z">
      <w:r w:rsidDel="00F800B3">
        <w:rPr>
          <w:b/>
          <w:sz w:val="18"/>
        </w:rPr>
        <w:tab/>
      </w:r>
      <w:r w:rsidDel="00F800B3">
        <w:rPr>
          <w:sz w:val="18"/>
        </w:rPr>
        <w:delText xml:space="preserve">Page </w:delText>
      </w:r>
      <w:r w:rsidDel="00F800B3">
        <w:rPr>
          <w:rStyle w:val="PageNumber"/>
          <w:sz w:val="18"/>
        </w:rPr>
        <w:fldChar w:fldCharType="begin"/>
      </w:r>
      <w:r w:rsidDel="00F800B3">
        <w:rPr>
          <w:rStyle w:val="PageNumber"/>
          <w:sz w:val="18"/>
        </w:rPr>
        <w:delInstrText xml:space="preserve"> PAGE </w:delInstrText>
      </w:r>
      <w:r w:rsidDel="00F800B3">
        <w:rPr>
          <w:rStyle w:val="PageNumber"/>
          <w:sz w:val="18"/>
        </w:rPr>
        <w:fldChar w:fldCharType="separate"/>
      </w:r>
      <w:r w:rsidR="00F800B3" w:rsidDel="00F800B3">
        <w:rPr>
          <w:rStyle w:val="PageNumber"/>
          <w:noProof/>
          <w:sz w:val="18"/>
        </w:rPr>
        <w:delText>2</w:delText>
      </w:r>
      <w:r w:rsidDel="00F800B3">
        <w:rPr>
          <w:rStyle w:val="PageNumber"/>
          <w:sz w:val="18"/>
        </w:rPr>
        <w:fldChar w:fldCharType="end"/>
      </w:r>
    </w:del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F6B2E" w:rsidRDefault="00AF6B2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47F48" w:rsidRDefault="00F47F48" w:rsidP="009F2A51">
      <w:pPr>
        <w:spacing w:after="0" w:line="240" w:lineRule="auto"/>
      </w:pPr>
      <w:r>
        <w:separator/>
      </w:r>
    </w:p>
  </w:footnote>
  <w:footnote w:type="continuationSeparator" w:id="0">
    <w:p w:rsidR="00F47F48" w:rsidRDefault="00F47F48" w:rsidP="009F2A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F6B2E" w:rsidRDefault="00AF6B2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800B3" w:rsidRDefault="00F800B3" w:rsidP="00F800B3">
    <w:pPr>
      <w:pStyle w:val="Header"/>
    </w:pPr>
    <w:r>
      <w:t>eCoaching Log System</w:t>
    </w:r>
  </w:p>
  <w:p w:rsidR="007B16D7" w:rsidRDefault="007B16D7" w:rsidP="00BF6056">
    <w:pPr>
      <w:pStyle w:val="headingstuff"/>
      <w:ind w:left="4320" w:firstLine="720"/>
      <w:jc w:val="right"/>
    </w:pPr>
  </w:p>
  <w:p w:rsidR="007B16D7" w:rsidRDefault="007B16D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F6B2E" w:rsidRDefault="00AF6B2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5941FF"/>
    <w:multiLevelType w:val="hybridMultilevel"/>
    <w:tmpl w:val="E718088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711B17"/>
    <w:multiLevelType w:val="hybridMultilevel"/>
    <w:tmpl w:val="5F5604C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F83A82"/>
    <w:multiLevelType w:val="hybridMultilevel"/>
    <w:tmpl w:val="A294AA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2A73CF"/>
    <w:multiLevelType w:val="hybridMultilevel"/>
    <w:tmpl w:val="5EF42802"/>
    <w:lvl w:ilvl="0" w:tplc="3BB88D62">
      <w:numFmt w:val="bullet"/>
      <w:lvlText w:val=""/>
      <w:lvlJc w:val="left"/>
      <w:pPr>
        <w:ind w:left="615" w:hanging="360"/>
      </w:pPr>
      <w:rPr>
        <w:rFonts w:ascii="Wingdings" w:eastAsia="Times New Roman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35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0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9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2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5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375" w:hanging="360"/>
      </w:pPr>
      <w:rPr>
        <w:rFonts w:ascii="Wingdings" w:hAnsi="Wingdings" w:hint="default"/>
      </w:rPr>
    </w:lvl>
  </w:abstractNum>
  <w:abstractNum w:abstractNumId="4" w15:restartNumberingAfterBreak="0">
    <w:nsid w:val="443611B0"/>
    <w:multiLevelType w:val="multilevel"/>
    <w:tmpl w:val="CFCAF522"/>
    <w:lvl w:ilvl="0">
      <w:start w:val="1"/>
      <w:numFmt w:val="decimal"/>
      <w:lvlText w:val="%1.0"/>
      <w:lvlJc w:val="left"/>
      <w:pPr>
        <w:ind w:left="420" w:hanging="420"/>
      </w:pPr>
      <w:rPr>
        <w:rFonts w:ascii="Calibri" w:hAnsi="Calibri" w:cs="Times New Roman" w:hint="default"/>
        <w:sz w:val="28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ascii="Calibri" w:hAnsi="Calibri" w:cs="Times New Roman" w:hint="default"/>
        <w:sz w:val="20"/>
        <w:szCs w:val="20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ascii="Calibri" w:hAnsi="Calibri" w:cs="Times New Roman" w:hint="default"/>
        <w:sz w:val="28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ascii="Calibri" w:hAnsi="Calibri" w:cs="Times New Roman" w:hint="default"/>
        <w:sz w:val="28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ascii="Calibri" w:hAnsi="Calibri" w:cs="Times New Roman" w:hint="default"/>
        <w:sz w:val="28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ascii="Calibri" w:hAnsi="Calibri" w:cs="Times New Roman" w:hint="default"/>
        <w:sz w:val="28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ascii="Calibri" w:hAnsi="Calibri" w:cs="Times New Roman" w:hint="default"/>
        <w:sz w:val="28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ascii="Calibri" w:hAnsi="Calibri" w:cs="Times New Roman"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ascii="Calibri" w:hAnsi="Calibri" w:cs="Times New Roman" w:hint="default"/>
        <w:sz w:val="28"/>
      </w:rPr>
    </w:lvl>
  </w:abstractNum>
  <w:abstractNum w:abstractNumId="5" w15:restartNumberingAfterBreak="0">
    <w:nsid w:val="7F262C89"/>
    <w:multiLevelType w:val="hybridMultilevel"/>
    <w:tmpl w:val="7E202BCE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5"/>
  </w:num>
  <w:num w:numId="5">
    <w:abstractNumId w:val="1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Palacherla, Susmitha C (NE)">
    <w15:presenceInfo w15:providerId="AD" w15:userId="S-1-5-21-560238246-503670158-341402209-63362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embedSystemFonts/>
  <w:bordersDoNotSurroundHeader/>
  <w:bordersDoNotSurroundFooter/>
  <w:trackRevision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2977"/>
    <w:rsid w:val="000143C1"/>
    <w:rsid w:val="0001727F"/>
    <w:rsid w:val="00022646"/>
    <w:rsid w:val="00024AB2"/>
    <w:rsid w:val="000360DC"/>
    <w:rsid w:val="0004360A"/>
    <w:rsid w:val="000450EA"/>
    <w:rsid w:val="000569F1"/>
    <w:rsid w:val="00060E62"/>
    <w:rsid w:val="00061754"/>
    <w:rsid w:val="00092504"/>
    <w:rsid w:val="000C1C25"/>
    <w:rsid w:val="000D0353"/>
    <w:rsid w:val="000D6346"/>
    <w:rsid w:val="000E0CDE"/>
    <w:rsid w:val="000E324A"/>
    <w:rsid w:val="000E346B"/>
    <w:rsid w:val="000E4565"/>
    <w:rsid w:val="000E763C"/>
    <w:rsid w:val="000F22F8"/>
    <w:rsid w:val="00115144"/>
    <w:rsid w:val="0011577F"/>
    <w:rsid w:val="0012383B"/>
    <w:rsid w:val="0013673F"/>
    <w:rsid w:val="00142AA2"/>
    <w:rsid w:val="0015615D"/>
    <w:rsid w:val="0016044C"/>
    <w:rsid w:val="00165AEF"/>
    <w:rsid w:val="00183870"/>
    <w:rsid w:val="00185085"/>
    <w:rsid w:val="001932CE"/>
    <w:rsid w:val="001956D0"/>
    <w:rsid w:val="001A1341"/>
    <w:rsid w:val="001B35F6"/>
    <w:rsid w:val="001B4679"/>
    <w:rsid w:val="001B789B"/>
    <w:rsid w:val="001C7159"/>
    <w:rsid w:val="001E1C24"/>
    <w:rsid w:val="001E7F6B"/>
    <w:rsid w:val="001F4587"/>
    <w:rsid w:val="001F5277"/>
    <w:rsid w:val="00233EA6"/>
    <w:rsid w:val="00236BBD"/>
    <w:rsid w:val="002431EB"/>
    <w:rsid w:val="00243CCC"/>
    <w:rsid w:val="00253739"/>
    <w:rsid w:val="00256F60"/>
    <w:rsid w:val="00262081"/>
    <w:rsid w:val="00263314"/>
    <w:rsid w:val="00265A6D"/>
    <w:rsid w:val="002743FF"/>
    <w:rsid w:val="00286D7F"/>
    <w:rsid w:val="00290CD1"/>
    <w:rsid w:val="00294B4E"/>
    <w:rsid w:val="002A315F"/>
    <w:rsid w:val="002B32B3"/>
    <w:rsid w:val="002B6EC8"/>
    <w:rsid w:val="002C1333"/>
    <w:rsid w:val="002D464C"/>
    <w:rsid w:val="002E58CF"/>
    <w:rsid w:val="002F2FC1"/>
    <w:rsid w:val="002F47D9"/>
    <w:rsid w:val="002F6804"/>
    <w:rsid w:val="00301AD2"/>
    <w:rsid w:val="00320E41"/>
    <w:rsid w:val="003376CE"/>
    <w:rsid w:val="00373EBA"/>
    <w:rsid w:val="00377ADE"/>
    <w:rsid w:val="003A12B2"/>
    <w:rsid w:val="003A31E0"/>
    <w:rsid w:val="003A6C58"/>
    <w:rsid w:val="003B2299"/>
    <w:rsid w:val="003B583A"/>
    <w:rsid w:val="003D00C8"/>
    <w:rsid w:val="003D1530"/>
    <w:rsid w:val="003D2977"/>
    <w:rsid w:val="003E1F08"/>
    <w:rsid w:val="0042551C"/>
    <w:rsid w:val="00425565"/>
    <w:rsid w:val="00432150"/>
    <w:rsid w:val="004323CF"/>
    <w:rsid w:val="00436BEB"/>
    <w:rsid w:val="004564E1"/>
    <w:rsid w:val="00464BCF"/>
    <w:rsid w:val="00480072"/>
    <w:rsid w:val="0049254A"/>
    <w:rsid w:val="004954C4"/>
    <w:rsid w:val="004A701C"/>
    <w:rsid w:val="004D09FF"/>
    <w:rsid w:val="004D324A"/>
    <w:rsid w:val="004E4265"/>
    <w:rsid w:val="004F390F"/>
    <w:rsid w:val="004F7B11"/>
    <w:rsid w:val="005006E5"/>
    <w:rsid w:val="00500C55"/>
    <w:rsid w:val="00502DC5"/>
    <w:rsid w:val="00540EA3"/>
    <w:rsid w:val="00544A27"/>
    <w:rsid w:val="0054760A"/>
    <w:rsid w:val="00556F1C"/>
    <w:rsid w:val="00572F34"/>
    <w:rsid w:val="00591671"/>
    <w:rsid w:val="005A7B8E"/>
    <w:rsid w:val="005B4919"/>
    <w:rsid w:val="005D5D20"/>
    <w:rsid w:val="005E4DED"/>
    <w:rsid w:val="00601D0A"/>
    <w:rsid w:val="00623B88"/>
    <w:rsid w:val="00630A4E"/>
    <w:rsid w:val="00644CBA"/>
    <w:rsid w:val="00646DDB"/>
    <w:rsid w:val="00694F80"/>
    <w:rsid w:val="00695E80"/>
    <w:rsid w:val="006B6CDF"/>
    <w:rsid w:val="006E5C91"/>
    <w:rsid w:val="006F292A"/>
    <w:rsid w:val="006F6E8A"/>
    <w:rsid w:val="00703C76"/>
    <w:rsid w:val="007049CC"/>
    <w:rsid w:val="0071452A"/>
    <w:rsid w:val="00714708"/>
    <w:rsid w:val="00732F3C"/>
    <w:rsid w:val="00737DE7"/>
    <w:rsid w:val="00742C76"/>
    <w:rsid w:val="00743479"/>
    <w:rsid w:val="00750891"/>
    <w:rsid w:val="00750EAC"/>
    <w:rsid w:val="0076278D"/>
    <w:rsid w:val="00763A6D"/>
    <w:rsid w:val="00764F2B"/>
    <w:rsid w:val="00774DD0"/>
    <w:rsid w:val="007776F9"/>
    <w:rsid w:val="007829B2"/>
    <w:rsid w:val="00791138"/>
    <w:rsid w:val="007920EC"/>
    <w:rsid w:val="007935E3"/>
    <w:rsid w:val="007A7B19"/>
    <w:rsid w:val="007B16D7"/>
    <w:rsid w:val="007D2A5C"/>
    <w:rsid w:val="007E4ABC"/>
    <w:rsid w:val="007F250E"/>
    <w:rsid w:val="007F36E6"/>
    <w:rsid w:val="008018A3"/>
    <w:rsid w:val="00806EC5"/>
    <w:rsid w:val="00814ED8"/>
    <w:rsid w:val="008169E7"/>
    <w:rsid w:val="008212C1"/>
    <w:rsid w:val="008265CD"/>
    <w:rsid w:val="0086220A"/>
    <w:rsid w:val="00881025"/>
    <w:rsid w:val="008A428D"/>
    <w:rsid w:val="008A5F8C"/>
    <w:rsid w:val="008A6175"/>
    <w:rsid w:val="008C1852"/>
    <w:rsid w:val="008D2EC0"/>
    <w:rsid w:val="008D562D"/>
    <w:rsid w:val="008E1F6F"/>
    <w:rsid w:val="008F746F"/>
    <w:rsid w:val="009330C3"/>
    <w:rsid w:val="00933E43"/>
    <w:rsid w:val="00950B2C"/>
    <w:rsid w:val="00962313"/>
    <w:rsid w:val="00963D81"/>
    <w:rsid w:val="00965759"/>
    <w:rsid w:val="009662CF"/>
    <w:rsid w:val="009856F2"/>
    <w:rsid w:val="009B0B83"/>
    <w:rsid w:val="009B6F24"/>
    <w:rsid w:val="009C0EBF"/>
    <w:rsid w:val="009C3204"/>
    <w:rsid w:val="009C3E14"/>
    <w:rsid w:val="009C71DF"/>
    <w:rsid w:val="009D3AAF"/>
    <w:rsid w:val="009E49BA"/>
    <w:rsid w:val="009E6009"/>
    <w:rsid w:val="009E6598"/>
    <w:rsid w:val="009F2A51"/>
    <w:rsid w:val="009F77F3"/>
    <w:rsid w:val="009F7BC0"/>
    <w:rsid w:val="00A05698"/>
    <w:rsid w:val="00A1321B"/>
    <w:rsid w:val="00A31EC2"/>
    <w:rsid w:val="00A361EC"/>
    <w:rsid w:val="00A41103"/>
    <w:rsid w:val="00A45C57"/>
    <w:rsid w:val="00A51166"/>
    <w:rsid w:val="00A55E7D"/>
    <w:rsid w:val="00A65295"/>
    <w:rsid w:val="00A84584"/>
    <w:rsid w:val="00AA6CAB"/>
    <w:rsid w:val="00AC2890"/>
    <w:rsid w:val="00AC3ED8"/>
    <w:rsid w:val="00AC6E0C"/>
    <w:rsid w:val="00AC7D88"/>
    <w:rsid w:val="00AD0C30"/>
    <w:rsid w:val="00AE2F98"/>
    <w:rsid w:val="00AF16F3"/>
    <w:rsid w:val="00AF390C"/>
    <w:rsid w:val="00AF6B2E"/>
    <w:rsid w:val="00B00F1A"/>
    <w:rsid w:val="00B13830"/>
    <w:rsid w:val="00B146DE"/>
    <w:rsid w:val="00B15619"/>
    <w:rsid w:val="00B17323"/>
    <w:rsid w:val="00B22A0F"/>
    <w:rsid w:val="00B24818"/>
    <w:rsid w:val="00B32AB2"/>
    <w:rsid w:val="00B4117A"/>
    <w:rsid w:val="00B541F7"/>
    <w:rsid w:val="00B6739B"/>
    <w:rsid w:val="00B929AC"/>
    <w:rsid w:val="00B94B3A"/>
    <w:rsid w:val="00BA755D"/>
    <w:rsid w:val="00BD2C9B"/>
    <w:rsid w:val="00BD7627"/>
    <w:rsid w:val="00BD7ED6"/>
    <w:rsid w:val="00BE537A"/>
    <w:rsid w:val="00BF6056"/>
    <w:rsid w:val="00C103E4"/>
    <w:rsid w:val="00C11D53"/>
    <w:rsid w:val="00C12D20"/>
    <w:rsid w:val="00C12E3D"/>
    <w:rsid w:val="00C17305"/>
    <w:rsid w:val="00C20D15"/>
    <w:rsid w:val="00C310C2"/>
    <w:rsid w:val="00C33CDA"/>
    <w:rsid w:val="00C35E45"/>
    <w:rsid w:val="00C46AC2"/>
    <w:rsid w:val="00C50FFE"/>
    <w:rsid w:val="00C53166"/>
    <w:rsid w:val="00C57C3E"/>
    <w:rsid w:val="00C83D7D"/>
    <w:rsid w:val="00C84D7D"/>
    <w:rsid w:val="00C84DC7"/>
    <w:rsid w:val="00C96079"/>
    <w:rsid w:val="00CA0761"/>
    <w:rsid w:val="00CA2E1F"/>
    <w:rsid w:val="00CB046C"/>
    <w:rsid w:val="00CB1C69"/>
    <w:rsid w:val="00CC4CD4"/>
    <w:rsid w:val="00CE0901"/>
    <w:rsid w:val="00D04BC1"/>
    <w:rsid w:val="00D2025F"/>
    <w:rsid w:val="00D2382E"/>
    <w:rsid w:val="00D3182E"/>
    <w:rsid w:val="00D32094"/>
    <w:rsid w:val="00D37C04"/>
    <w:rsid w:val="00D43FD1"/>
    <w:rsid w:val="00D47089"/>
    <w:rsid w:val="00D63E6E"/>
    <w:rsid w:val="00D721EB"/>
    <w:rsid w:val="00D77877"/>
    <w:rsid w:val="00D80FA8"/>
    <w:rsid w:val="00D9112F"/>
    <w:rsid w:val="00DA164B"/>
    <w:rsid w:val="00E012D4"/>
    <w:rsid w:val="00E03889"/>
    <w:rsid w:val="00E1489E"/>
    <w:rsid w:val="00E17182"/>
    <w:rsid w:val="00E173C1"/>
    <w:rsid w:val="00E24F22"/>
    <w:rsid w:val="00E250E0"/>
    <w:rsid w:val="00E365E3"/>
    <w:rsid w:val="00E36F9D"/>
    <w:rsid w:val="00E453F6"/>
    <w:rsid w:val="00E5171C"/>
    <w:rsid w:val="00E55462"/>
    <w:rsid w:val="00E57F38"/>
    <w:rsid w:val="00E66759"/>
    <w:rsid w:val="00EA7152"/>
    <w:rsid w:val="00EA7EB2"/>
    <w:rsid w:val="00EB1363"/>
    <w:rsid w:val="00EC6CC1"/>
    <w:rsid w:val="00EE25CC"/>
    <w:rsid w:val="00EF6E91"/>
    <w:rsid w:val="00F00100"/>
    <w:rsid w:val="00F008E1"/>
    <w:rsid w:val="00F06D56"/>
    <w:rsid w:val="00F47F48"/>
    <w:rsid w:val="00F6022E"/>
    <w:rsid w:val="00F800B3"/>
    <w:rsid w:val="00F92A3C"/>
    <w:rsid w:val="00FB17B2"/>
    <w:rsid w:val="00FC77E3"/>
    <w:rsid w:val="00FE12DD"/>
    <w:rsid w:val="00FE5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4F87FC7"/>
  <w15:docId w15:val="{02D45F71-0D8E-4EC8-96DC-17ABA9D56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605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locked/>
    <w:rsid w:val="009F2A51"/>
    <w:rPr>
      <w:rFonts w:cs="Times New Roman"/>
    </w:rPr>
  </w:style>
  <w:style w:type="character" w:styleId="PageNumber">
    <w:name w:val="page number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customStyle="1" w:styleId="TableText">
    <w:name w:val="Table Text"/>
    <w:basedOn w:val="Normal"/>
    <w:rsid w:val="00425565"/>
    <w:pPr>
      <w:spacing w:after="0" w:line="240" w:lineRule="auto"/>
    </w:pPr>
    <w:rPr>
      <w:rFonts w:ascii="Times New Roman" w:hAnsi="Times New Roman"/>
      <w:b/>
      <w:szCs w:val="20"/>
    </w:rPr>
  </w:style>
  <w:style w:type="paragraph" w:styleId="NormalWeb">
    <w:name w:val="Normal (Web)"/>
    <w:basedOn w:val="Normal"/>
    <w:uiPriority w:val="99"/>
    <w:rsid w:val="00425565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customStyle="1" w:styleId="headingstuff">
    <w:name w:val="headingstuff"/>
    <w:rsid w:val="00BF6056"/>
    <w:rPr>
      <w:rFonts w:ascii="Times New Roman" w:hAnsi="Times New Roman" w:cs="Arial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BF605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6F6E8A"/>
    <w:pPr>
      <w:ind w:left="720"/>
      <w:contextualSpacing/>
    </w:pPr>
  </w:style>
  <w:style w:type="table" w:styleId="TableGrid">
    <w:name w:val="Table Grid"/>
    <w:basedOn w:val="TableNormal"/>
    <w:uiPriority w:val="59"/>
    <w:rsid w:val="006F6E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BA755D"/>
    <w:pPr>
      <w:spacing w:before="240" w:line="259" w:lineRule="auto"/>
      <w:outlineLvl w:val="9"/>
    </w:pPr>
    <w:rPr>
      <w:b w:val="0"/>
      <w:bCs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BA755D"/>
    <w:pPr>
      <w:spacing w:after="100"/>
    </w:pPr>
  </w:style>
  <w:style w:type="table" w:customStyle="1" w:styleId="TableGrid1">
    <w:name w:val="Table Grid1"/>
    <w:basedOn w:val="TableNormal"/>
    <w:next w:val="TableGrid"/>
    <w:uiPriority w:val="59"/>
    <w:rsid w:val="00D911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ootertext1">
    <w:name w:val="Footer text 1"/>
    <w:basedOn w:val="Footer"/>
    <w:rsid w:val="00F800B3"/>
    <w:pPr>
      <w:tabs>
        <w:tab w:val="clear" w:pos="4680"/>
        <w:tab w:val="clear" w:pos="9360"/>
      </w:tabs>
      <w:spacing w:before="120" w:after="0" w:line="240" w:lineRule="auto"/>
      <w:jc w:val="center"/>
    </w:pPr>
    <w:rPr>
      <w:rFonts w:ascii="CG Times" w:hAnsi="CG Times" w:cs="Vrinda"/>
      <w:sz w:val="18"/>
      <w:szCs w:val="18"/>
    </w:rPr>
  </w:style>
  <w:style w:type="paragraph" w:customStyle="1" w:styleId="Footertext2">
    <w:name w:val="Footer text 2"/>
    <w:basedOn w:val="Footer"/>
    <w:rsid w:val="00F800B3"/>
    <w:pPr>
      <w:tabs>
        <w:tab w:val="clear" w:pos="4680"/>
        <w:tab w:val="clear" w:pos="9360"/>
      </w:tabs>
      <w:spacing w:after="0" w:line="240" w:lineRule="auto"/>
      <w:jc w:val="center"/>
    </w:pPr>
    <w:rPr>
      <w:rFonts w:ascii="CG Times" w:hAnsi="CG Times" w:cs="Vrind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349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3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38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3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587</TotalTime>
  <Pages>1</Pages>
  <Words>1777</Words>
  <Characters>10129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Vangent, Inc</Company>
  <LinksUpToDate>false</LinksUpToDate>
  <CharactersWithSpaces>11883</CharactersWithSpaces>
  <SharedDoc>false</SharedDoc>
  <HLinks>
    <vt:vector size="6" baseType="variant">
      <vt:variant>
        <vt:i4>4718683</vt:i4>
      </vt:variant>
      <vt:variant>
        <vt:i4>0</vt:i4>
      </vt:variant>
      <vt:variant>
        <vt:i4>0</vt:i4>
      </vt:variant>
      <vt:variant>
        <vt:i4>5</vt:i4>
      </vt:variant>
      <vt:variant>
        <vt:lpwstr>\\VACMSMAPP01\apps\diffMerge\NDW_QCM\QCM_Int_files\GentranBackup\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hinmda</dc:creator>
  <cp:lastModifiedBy>Palacherla, Susmitha C (NE)</cp:lastModifiedBy>
  <cp:revision>32</cp:revision>
  <dcterms:created xsi:type="dcterms:W3CDTF">2017-04-18T18:53:00Z</dcterms:created>
  <dcterms:modified xsi:type="dcterms:W3CDTF">2020-08-03T17:17:00Z</dcterms:modified>
</cp:coreProperties>
</file>