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7B16D7" w:rsidRDefault="007B16D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7B16D7" w:rsidRDefault="007B16D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 xml:space="preserve">CCO eCoaching </w:t>
      </w:r>
      <w:r w:rsidR="00FC77E3">
        <w:rPr>
          <w:rFonts w:ascii="Arial" w:hAnsi="Arial"/>
          <w:b/>
          <w:sz w:val="36"/>
        </w:rPr>
        <w:t>Warning</w:t>
      </w:r>
      <w:r>
        <w:rPr>
          <w:rFonts w:ascii="Arial" w:hAnsi="Arial"/>
          <w:b/>
          <w:sz w:val="36"/>
        </w:rPr>
        <w:t xml:space="preserve">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980"/>
        <w:gridCol w:w="1530"/>
        <w:gridCol w:w="5940"/>
      </w:tblGrid>
      <w:tr w:rsidR="00502DC5" w:rsidRPr="00D37C04" w:rsidTr="00C310C2">
        <w:trPr>
          <w:cantSplit/>
          <w:trHeight w:val="282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94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502DC5" w:rsidRPr="00D37C04" w:rsidRDefault="00502DC5" w:rsidP="00502DC5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C310C2" w:rsidRPr="00D37C04" w:rsidTr="00C310C2">
        <w:trPr>
          <w:cantSplit/>
          <w:trHeight w:val="348"/>
        </w:trPr>
        <w:tc>
          <w:tcPr>
            <w:tcW w:w="198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C310C2" w:rsidRPr="00D37C04" w:rsidRDefault="00C310C2" w:rsidP="00C310C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del w:id="1" w:author="Palacherla, Susmitha C (NE)" w:date="2020-03-24T14:41:00Z">
              <w:r w:rsidDel="00764F2B">
                <w:rPr>
                  <w:rFonts w:ascii="Times New Roman (PCL6)" w:hAnsi="Times New Roman (PCL6)"/>
                </w:rPr>
                <w:delText>03/08/2019</w:delText>
              </w:r>
            </w:del>
            <w:ins w:id="2" w:author="Palacherla, Susmitha C (NE)" w:date="2020-03-24T14:41:00Z">
              <w:r w:rsidR="00764F2B">
                <w:rPr>
                  <w:rFonts w:ascii="Times New Roman (PCL6)" w:hAnsi="Times New Roman (PCL6)"/>
                </w:rPr>
                <w:t>03/24/2020</w:t>
              </w:r>
            </w:ins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C310C2" w:rsidRPr="00D37C04" w:rsidRDefault="00C310C2" w:rsidP="00C310C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94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C310C2" w:rsidRPr="00D37C04" w:rsidRDefault="00C310C2" w:rsidP="00764F2B">
            <w:pPr>
              <w:ind w:right="-270"/>
              <w:rPr>
                <w:rFonts w:ascii="Times New Roman (PCL6)" w:hAnsi="Times New Roman (PCL6)"/>
              </w:rPr>
            </w:pPr>
            <w:r w:rsidRPr="00582759">
              <w:rPr>
                <w:rFonts w:ascii="Times New Roman (PCL6)" w:hAnsi="Times New Roman (PCL6)"/>
              </w:rPr>
              <w:t xml:space="preserve">TFS </w:t>
            </w:r>
            <w:del w:id="3" w:author="Palacherla, Susmitha C (NE)" w:date="2020-03-24T14:41:00Z">
              <w:r w:rsidRPr="00582759" w:rsidDel="00764F2B">
                <w:rPr>
                  <w:rFonts w:ascii="Times New Roman (PCL6)" w:hAnsi="Times New Roman (PCL6)"/>
                </w:rPr>
                <w:delText>1</w:delText>
              </w:r>
              <w:r w:rsidDel="00764F2B">
                <w:rPr>
                  <w:rFonts w:ascii="Times New Roman (PCL6)" w:hAnsi="Times New Roman (PCL6)"/>
                </w:rPr>
                <w:delText>3643</w:delText>
              </w:r>
              <w:r w:rsidRPr="00582759" w:rsidDel="00764F2B">
                <w:rPr>
                  <w:rFonts w:ascii="Times New Roman (PCL6)" w:hAnsi="Times New Roman (PCL6)"/>
                </w:rPr>
                <w:delText xml:space="preserve"> </w:delText>
              </w:r>
              <w:r w:rsidDel="00764F2B">
                <w:rPr>
                  <w:rFonts w:ascii="Times New Roman (PCL6)" w:hAnsi="Times New Roman (PCL6)"/>
                </w:rPr>
                <w:delText>–</w:delText>
              </w:r>
              <w:r w:rsidRPr="00582759" w:rsidDel="00764F2B">
                <w:rPr>
                  <w:rFonts w:ascii="Times New Roman (PCL6)" w:hAnsi="Times New Roman (PCL6)"/>
                </w:rPr>
                <w:delText xml:space="preserve"> </w:delText>
              </w:r>
              <w:r w:rsidDel="00764F2B">
                <w:rPr>
                  <w:rFonts w:ascii="Times New Roman (PCL6)" w:hAnsi="Times New Roman (PCL6)"/>
                </w:rPr>
                <w:delText>Change label for Module to Employee Level</w:delText>
              </w:r>
            </w:del>
            <w:ins w:id="4" w:author="Palacherla, Susmitha C (NE)" w:date="2020-03-24T14:41:00Z">
              <w:r w:rsidR="00764F2B">
                <w:rPr>
                  <w:rFonts w:ascii="Times New Roman (PCL6)" w:hAnsi="Times New Roman (PCL6)"/>
                </w:rPr>
                <w:t xml:space="preserve">16855 – Allow </w:t>
              </w:r>
              <w:proofErr w:type="spellStart"/>
              <w:r w:rsidR="00764F2B">
                <w:rPr>
                  <w:rFonts w:ascii="Times New Roman (PCL6)" w:hAnsi="Times New Roman (PCL6)"/>
                </w:rPr>
                <w:t>csrs</w:t>
              </w:r>
              <w:proofErr w:type="spellEnd"/>
              <w:r w:rsidR="00764F2B">
                <w:rPr>
                  <w:rFonts w:ascii="Times New Roman (PCL6)" w:hAnsi="Times New Roman (PCL6)"/>
                </w:rPr>
                <w:t xml:space="preserve"> to add comments to warning logs</w:t>
              </w:r>
            </w:ins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BA755D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BA755D" w:rsidRPr="00D37C04" w:rsidTr="00BA755D">
        <w:tc>
          <w:tcPr>
            <w:tcW w:w="144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BA755D" w:rsidRPr="00D37C04" w:rsidRDefault="00BA755D" w:rsidP="00BA755D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C4CD4" w:rsidRPr="00D37C04" w:rsidTr="00BA755D">
        <w:tc>
          <w:tcPr>
            <w:tcW w:w="144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:rsidR="00CC4CD4" w:rsidRPr="00D37C04" w:rsidRDefault="00CC4CD4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 xml:space="preserve">. Updated </w:t>
            </w:r>
            <w:proofErr w:type="spellStart"/>
            <w:r>
              <w:t>WarningEmployeeList</w:t>
            </w:r>
            <w:proofErr w:type="spellEnd"/>
            <w:r>
              <w:t xml:space="preserve">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:rsidR="00CC4CD4" w:rsidRPr="00D37C04" w:rsidRDefault="00CC4CD4" w:rsidP="00CC4CD4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502DC5" w:rsidRPr="00D37C04" w:rsidTr="001F5277">
        <w:tc>
          <w:tcPr>
            <w:tcW w:w="1440" w:type="dxa"/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:rsidR="00502DC5" w:rsidRDefault="00502DC5" w:rsidP="00502DC5">
            <w:pPr>
              <w:pStyle w:val="hdr1"/>
              <w:ind w:left="0"/>
              <w:jc w:val="left"/>
            </w:pPr>
            <w:r w:rsidRPr="00582759">
              <w:t xml:space="preserve">TFS 11663 -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:rsidR="00502DC5" w:rsidRPr="00D37C04" w:rsidRDefault="00502DC5" w:rsidP="00502DC5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F5277" w:rsidRPr="00D37C04" w:rsidTr="00C310C2">
        <w:tc>
          <w:tcPr>
            <w:tcW w:w="1440" w:type="dxa"/>
          </w:tcPr>
          <w:p w:rsidR="001F5277" w:rsidRPr="00D37C04" w:rsidRDefault="001F5277" w:rsidP="001F5277">
            <w:pPr>
              <w:pStyle w:val="hdr1"/>
              <w:ind w:left="0"/>
              <w:jc w:val="left"/>
            </w:pPr>
            <w:r>
              <w:t>02/11/2019</w:t>
            </w:r>
          </w:p>
        </w:tc>
        <w:tc>
          <w:tcPr>
            <w:tcW w:w="5238" w:type="dxa"/>
          </w:tcPr>
          <w:p w:rsidR="001F5277" w:rsidRDefault="001F5277" w:rsidP="001F5277">
            <w:pPr>
              <w:pStyle w:val="hdr1"/>
              <w:ind w:left="0"/>
              <w:jc w:val="left"/>
            </w:pPr>
            <w:r w:rsidRPr="00582759">
              <w:t xml:space="preserve">TFS </w:t>
            </w:r>
            <w:r w:rsidRPr="00582759">
              <w:rPr>
                <w:rFonts w:ascii="Times New Roman (PCL6)" w:hAnsi="Times New Roman (PCL6)"/>
              </w:rPr>
              <w:t>1</w:t>
            </w:r>
            <w:r>
              <w:rPr>
                <w:rFonts w:ascii="Times New Roman (PCL6)" w:hAnsi="Times New Roman (PCL6)"/>
              </w:rPr>
              <w:t>3437</w:t>
            </w:r>
            <w:r w:rsidRPr="00582759">
              <w:t xml:space="preserve"> - Update </w:t>
            </w:r>
            <w:proofErr w:type="spellStart"/>
            <w:r w:rsidRPr="00582759">
              <w:t>urls</w:t>
            </w:r>
            <w:proofErr w:type="spellEnd"/>
            <w:r w:rsidRPr="00582759">
              <w:t xml:space="preserve"> in SSRS Reporting for </w:t>
            </w:r>
            <w:r>
              <w:t>AD</w:t>
            </w:r>
            <w:r w:rsidRPr="00582759">
              <w:t xml:space="preserve"> domain</w:t>
            </w:r>
            <w:r>
              <w:t>.</w:t>
            </w:r>
          </w:p>
          <w:p w:rsidR="001F5277" w:rsidRPr="00D37C04" w:rsidRDefault="001F5277" w:rsidP="001F5277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  <w:vAlign w:val="bottom"/>
          </w:tcPr>
          <w:p w:rsidR="001F5277" w:rsidRPr="00D37C04" w:rsidRDefault="001F5277" w:rsidP="001F527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C310C2" w:rsidRPr="00D37C04" w:rsidTr="00BA755D">
        <w:tc>
          <w:tcPr>
            <w:tcW w:w="1440" w:type="dxa"/>
          </w:tcPr>
          <w:p w:rsidR="00C310C2" w:rsidRPr="00D37C04" w:rsidRDefault="00C310C2" w:rsidP="00C310C2">
            <w:pPr>
              <w:pStyle w:val="hdr1"/>
              <w:ind w:left="0"/>
              <w:jc w:val="left"/>
            </w:pPr>
            <w:r>
              <w:t>03/08/2019</w:t>
            </w:r>
          </w:p>
        </w:tc>
        <w:tc>
          <w:tcPr>
            <w:tcW w:w="5238" w:type="dxa"/>
          </w:tcPr>
          <w:p w:rsidR="00C310C2" w:rsidRPr="00D37C04" w:rsidRDefault="00C310C2" w:rsidP="00C310C2">
            <w:pPr>
              <w:pStyle w:val="hdr1"/>
              <w:ind w:left="0"/>
              <w:jc w:val="left"/>
            </w:pPr>
            <w:r w:rsidRPr="00582759">
              <w:rPr>
                <w:rFonts w:ascii="Times New Roman (PCL6)" w:hAnsi="Times New Roman (PCL6)"/>
              </w:rPr>
              <w:t>TFS 1</w:t>
            </w:r>
            <w:r>
              <w:rPr>
                <w:rFonts w:ascii="Times New Roman (PCL6)" w:hAnsi="Times New Roman (PCL6)"/>
              </w:rPr>
              <w:t>3643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–</w:t>
            </w:r>
            <w:r w:rsidRPr="00582759">
              <w:rPr>
                <w:rFonts w:ascii="Times New Roman (PCL6)" w:hAnsi="Times New Roman (PCL6)"/>
              </w:rPr>
              <w:t xml:space="preserve"> </w:t>
            </w:r>
            <w:r>
              <w:rPr>
                <w:rFonts w:ascii="Times New Roman (PCL6)" w:hAnsi="Times New Roman (PCL6)"/>
              </w:rPr>
              <w:t>Change label for Module to Employee Level</w:t>
            </w:r>
          </w:p>
        </w:tc>
        <w:tc>
          <w:tcPr>
            <w:tcW w:w="2790" w:type="dxa"/>
          </w:tcPr>
          <w:p w:rsidR="00C310C2" w:rsidRPr="00D37C04" w:rsidRDefault="00C310C2" w:rsidP="00C310C2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764F2B" w:rsidP="00A45C57">
            <w:pPr>
              <w:pStyle w:val="hdr1"/>
              <w:ind w:left="0"/>
              <w:jc w:val="left"/>
            </w:pPr>
            <w:ins w:id="5" w:author="Palacherla, Susmitha C (NE)" w:date="2020-03-24T14:41:00Z">
              <w:r>
                <w:t>03/24/2020</w:t>
              </w:r>
            </w:ins>
          </w:p>
        </w:tc>
        <w:tc>
          <w:tcPr>
            <w:tcW w:w="5238" w:type="dxa"/>
          </w:tcPr>
          <w:p w:rsidR="009F2A51" w:rsidRPr="00D37C04" w:rsidRDefault="00764F2B" w:rsidP="00A45C57">
            <w:pPr>
              <w:pStyle w:val="hdr1"/>
              <w:ind w:left="0"/>
              <w:jc w:val="left"/>
            </w:pPr>
            <w:ins w:id="6" w:author="Palacherla, Susmitha C (NE)" w:date="2020-03-24T14:42:00Z">
              <w:r w:rsidRPr="00582759">
                <w:rPr>
                  <w:rFonts w:ascii="Times New Roman (PCL6)" w:hAnsi="Times New Roman (PCL6)"/>
                </w:rPr>
                <w:t xml:space="preserve">TFS </w:t>
              </w:r>
              <w:r>
                <w:rPr>
                  <w:rFonts w:ascii="Times New Roman (PCL6)" w:hAnsi="Times New Roman (PCL6)"/>
                </w:rPr>
                <w:t xml:space="preserve">16855 – Allow </w:t>
              </w:r>
              <w:proofErr w:type="spellStart"/>
              <w:r>
                <w:rPr>
                  <w:rFonts w:ascii="Times New Roman (PCL6)" w:hAnsi="Times New Roman (PCL6)"/>
                </w:rPr>
                <w:t>csrs</w:t>
              </w:r>
              <w:proofErr w:type="spellEnd"/>
              <w:r>
                <w:rPr>
                  <w:rFonts w:ascii="Times New Roman (PCL6)" w:hAnsi="Times New Roman (PCL6)"/>
                </w:rPr>
                <w:t xml:space="preserve"> to add comments to warning logs</w:t>
              </w:r>
            </w:ins>
          </w:p>
        </w:tc>
        <w:tc>
          <w:tcPr>
            <w:tcW w:w="2790" w:type="dxa"/>
          </w:tcPr>
          <w:p w:rsidR="009F2A51" w:rsidRPr="00D37C04" w:rsidRDefault="00764F2B" w:rsidP="00A45C57">
            <w:pPr>
              <w:pStyle w:val="hdr1"/>
              <w:ind w:left="0"/>
              <w:jc w:val="left"/>
            </w:pPr>
            <w:ins w:id="7" w:author="Palacherla, Susmitha C (NE)" w:date="2020-03-24T14:42:00Z">
              <w:r>
                <w:t xml:space="preserve">Susmitha </w:t>
              </w:r>
              <w:proofErr w:type="spellStart"/>
              <w:r>
                <w:t>Palacherla</w:t>
              </w:r>
            </w:ins>
            <w:proofErr w:type="spellEnd"/>
          </w:p>
        </w:tc>
      </w:tr>
      <w:tr w:rsidR="009F2A51" w:rsidRPr="00D37C04" w:rsidTr="00BA755D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BA755D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8" w:name="_Toc434743870"/>
      <w:r w:rsidRPr="002431EB">
        <w:br w:type="page"/>
      </w:r>
      <w:bookmarkEnd w:id="8"/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421564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A755D" w:rsidRDefault="00BA755D">
          <w:pPr>
            <w:pStyle w:val="TOCHeading"/>
          </w:pPr>
          <w:r>
            <w:t>Contents</w:t>
          </w:r>
        </w:p>
        <w:p w:rsidR="00502DC5" w:rsidRDefault="00BA755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442" w:history="1">
            <w:r w:rsidR="00502DC5" w:rsidRPr="009078C4">
              <w:rPr>
                <w:rStyle w:val="Hyperlink"/>
                <w:noProof/>
              </w:rPr>
              <w:t>1.0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Purpose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3" w:history="1">
            <w:r w:rsidR="00502DC5" w:rsidRPr="009078C4">
              <w:rPr>
                <w:rStyle w:val="Hyperlink"/>
                <w:noProof/>
              </w:rPr>
              <w:t>2.0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4" w:history="1">
            <w:r w:rsidR="00502DC5" w:rsidRPr="009078C4">
              <w:rPr>
                <w:rStyle w:val="Hyperlink"/>
                <w:noProof/>
              </w:rPr>
              <w:t>3.0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4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5" w:history="1">
            <w:r w:rsidR="00502DC5" w:rsidRPr="009078C4">
              <w:rPr>
                <w:rStyle w:val="Hyperlink"/>
                <w:noProof/>
              </w:rPr>
              <w:t>4.0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6" w:history="1">
            <w:r w:rsidR="00502DC5" w:rsidRPr="009078C4">
              <w:rPr>
                <w:rStyle w:val="Hyperlink"/>
                <w:noProof/>
              </w:rPr>
              <w:t>4.1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WarningSummary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7" w:history="1">
            <w:r w:rsidR="00502DC5" w:rsidRPr="009078C4">
              <w:rPr>
                <w:rStyle w:val="Hyperlink"/>
                <w:noProof/>
              </w:rPr>
              <w:t>4.2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WarningReasonRef (uses shared dataset WarningReasonList)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8" w:history="1">
            <w:r w:rsidR="00502DC5" w:rsidRPr="009078C4">
              <w:rPr>
                <w:rStyle w:val="Hyperlink"/>
                <w:noProof/>
              </w:rPr>
              <w:t>4.3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WarningEmployeeRef (uses shared dataset WarningEmployeeList)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11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49" w:history="1">
            <w:r w:rsidR="00502DC5" w:rsidRPr="009078C4">
              <w:rPr>
                <w:rStyle w:val="Hyperlink"/>
                <w:noProof/>
              </w:rPr>
              <w:t>4.4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ModuleRef (uses shared dataset ModuleList)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_Toc523134449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13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0" w:history="1">
            <w:r w:rsidR="00502DC5" w:rsidRPr="009078C4">
              <w:rPr>
                <w:rStyle w:val="Hyperlink"/>
                <w:noProof/>
              </w:rPr>
              <w:t>4.5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warningStatusRef (uses shared dataset warningStatusList)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_Toc523134450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1" w:history="1">
            <w:r w:rsidR="00502DC5" w:rsidRPr="009078C4">
              <w:rPr>
                <w:rStyle w:val="Hyperlink"/>
                <w:noProof/>
              </w:rPr>
              <w:t>4.6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WarningSubReasonRef (uses shared dataset WarningSubReasonList)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_Toc523134451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17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2" w:history="1">
            <w:r w:rsidR="00502DC5" w:rsidRPr="009078C4">
              <w:rPr>
                <w:rStyle w:val="Hyperlink"/>
                <w:noProof/>
              </w:rPr>
              <w:t>4.7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WarningSiteRef (uses shared dataset WarningSiteList)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_Toc523134452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18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3" w:history="1">
            <w:r w:rsidR="00502DC5" w:rsidRPr="009078C4">
              <w:rPr>
                <w:rStyle w:val="Hyperlink"/>
                <w:noProof/>
              </w:rPr>
              <w:t>5.0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_Toc523134453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20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454" w:history="1">
            <w:r w:rsidR="00502DC5" w:rsidRPr="009078C4">
              <w:rPr>
                <w:rStyle w:val="Hyperlink"/>
                <w:noProof/>
              </w:rPr>
              <w:t>6.0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_Toc523134454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4" w:history="1">
            <w:r w:rsidR="00502DC5" w:rsidRPr="009078C4">
              <w:rPr>
                <w:rStyle w:val="Hyperlink"/>
                <w:noProof/>
              </w:rPr>
              <w:t>7.0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_Toc523134584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5" w:history="1">
            <w:r w:rsidR="00502DC5" w:rsidRPr="009078C4">
              <w:rPr>
                <w:rStyle w:val="Hyperlink"/>
                <w:noProof/>
              </w:rPr>
              <w:t>7.1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Dev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_Toc523134585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6" w:history="1">
            <w:r w:rsidR="00502DC5" w:rsidRPr="009078C4">
              <w:rPr>
                <w:rStyle w:val="Hyperlink"/>
                <w:noProof/>
              </w:rPr>
              <w:t>7.2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SysTest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_Toc523134586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25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7" w:history="1">
            <w:r w:rsidR="00502DC5" w:rsidRPr="009078C4">
              <w:rPr>
                <w:rStyle w:val="Hyperlink"/>
                <w:noProof/>
              </w:rPr>
              <w:t>7.3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Production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_Toc523134587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502DC5" w:rsidRDefault="00185085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88" w:history="1">
            <w:r w:rsidR="00502DC5" w:rsidRPr="009078C4">
              <w:rPr>
                <w:rStyle w:val="Hyperlink"/>
                <w:noProof/>
              </w:rPr>
              <w:t>8.0</w:t>
            </w:r>
            <w:r w:rsidR="00502DC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502DC5" w:rsidRPr="009078C4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502DC5">
              <w:rPr>
                <w:noProof/>
                <w:webHidden/>
              </w:rPr>
              <w:tab/>
            </w:r>
            <w:r w:rsidR="00502DC5">
              <w:rPr>
                <w:noProof/>
                <w:webHidden/>
              </w:rPr>
              <w:fldChar w:fldCharType="begin"/>
            </w:r>
            <w:r w:rsidR="00502DC5">
              <w:rPr>
                <w:noProof/>
                <w:webHidden/>
              </w:rPr>
              <w:instrText xml:space="preserve"> PAGEREF _Toc523134588 \h </w:instrText>
            </w:r>
            <w:r w:rsidR="00502DC5">
              <w:rPr>
                <w:noProof/>
                <w:webHidden/>
              </w:rPr>
            </w:r>
            <w:r w:rsidR="00502DC5">
              <w:rPr>
                <w:noProof/>
                <w:webHidden/>
              </w:rPr>
              <w:fldChar w:fldCharType="separate"/>
            </w:r>
            <w:r w:rsidR="00502DC5">
              <w:rPr>
                <w:noProof/>
                <w:webHidden/>
              </w:rPr>
              <w:t>26</w:t>
            </w:r>
            <w:r w:rsidR="00502DC5">
              <w:rPr>
                <w:noProof/>
                <w:webHidden/>
              </w:rPr>
              <w:fldChar w:fldCharType="end"/>
            </w:r>
          </w:hyperlink>
        </w:p>
        <w:p w:rsidR="00BA755D" w:rsidRDefault="00BA755D">
          <w:r>
            <w:rPr>
              <w:b/>
              <w:bCs/>
              <w:noProof/>
            </w:rPr>
            <w:fldChar w:fldCharType="end"/>
          </w:r>
        </w:p>
      </w:sdtContent>
    </w:sdt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9" w:name="_Toc523134442"/>
      <w:r>
        <w:rPr>
          <w:rFonts w:ascii="Arial" w:hAnsi="Arial" w:cs="Arial"/>
          <w:sz w:val="24"/>
          <w:szCs w:val="24"/>
        </w:rPr>
        <w:lastRenderedPageBreak/>
        <w:t>Purpose</w:t>
      </w:r>
      <w:bookmarkEnd w:id="9"/>
    </w:p>
    <w:p w:rsidR="00BF6056" w:rsidRPr="00D62F04" w:rsidRDefault="00BF6056" w:rsidP="00BF6056">
      <w:r>
        <w:t xml:space="preserve">The purpose of the </w:t>
      </w:r>
      <w:r w:rsidR="00092504">
        <w:t>W</w:t>
      </w:r>
      <w:r w:rsidR="00FC77E3">
        <w:t>arning</w:t>
      </w:r>
      <w:r w:rsidR="00B17323">
        <w:t xml:space="preserve"> summary report is for Engineering, Program and support staff that need to be able to view the details of the </w:t>
      </w:r>
      <w:r w:rsidR="00FC77E3">
        <w:t>warning</w:t>
      </w:r>
      <w:r w:rsidR="00B17323">
        <w:t xml:space="preserve"> log</w:t>
      </w:r>
      <w:r w:rsidR="00FC77E3">
        <w:t>s</w:t>
      </w:r>
      <w:r w:rsidR="00B17323">
        <w:t xml:space="preserve"> and or generate Reports based on the </w:t>
      </w:r>
      <w:r w:rsidR="00FC77E3">
        <w:t>warning</w:t>
      </w:r>
      <w:r w:rsidR="00B17323">
        <w:t xml:space="preserve">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0" w:name="_Toc523134443"/>
      <w:r w:rsidRPr="00CF2472">
        <w:rPr>
          <w:rFonts w:ascii="Arial" w:hAnsi="Arial" w:cs="Arial"/>
          <w:sz w:val="24"/>
          <w:szCs w:val="24"/>
        </w:rPr>
        <w:t>XML Information</w:t>
      </w:r>
      <w:bookmarkEnd w:id="10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="00FC77E3">
        <w:t>Warning</w:t>
      </w:r>
      <w:r w:rsidR="00B24818">
        <w:t>Su</w:t>
      </w:r>
      <w:r w:rsidRPr="000D0353">
        <w:t>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1" w:name="_Toc523134444"/>
      <w:r w:rsidRPr="00D04BC1">
        <w:rPr>
          <w:rFonts w:ascii="Arial" w:hAnsi="Arial" w:cs="Arial"/>
          <w:sz w:val="24"/>
          <w:szCs w:val="24"/>
        </w:rPr>
        <w:t>Report Parameters</w:t>
      </w:r>
      <w:bookmarkEnd w:id="11"/>
    </w:p>
    <w:p w:rsidR="006F6E8A" w:rsidRPr="00804A60" w:rsidRDefault="00FC77E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4107818" wp14:editId="37603255">
            <wp:extent cx="2466975" cy="3381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FC77E3" w:rsidRDefault="00FC77E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proofErr w:type="spellStart"/>
            <w:r>
              <w:t>strSdatein</w:t>
            </w:r>
            <w:proofErr w:type="spellEnd"/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intModulein</w:t>
            </w:r>
            <w:proofErr w:type="spellEnd"/>
          </w:p>
        </w:tc>
        <w:tc>
          <w:tcPr>
            <w:tcW w:w="1732" w:type="dxa"/>
          </w:tcPr>
          <w:p w:rsidR="000D0353" w:rsidRDefault="00C310C2" w:rsidP="007B16D7">
            <w:pPr>
              <w:spacing w:after="0" w:line="240" w:lineRule="auto"/>
            </w:pPr>
            <w:r>
              <w:t>Employee Level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</w:t>
            </w:r>
            <w:proofErr w:type="spellStart"/>
            <w:r w:rsidR="00AA6CAB">
              <w:t>ModuleRef</w:t>
            </w:r>
            <w:proofErr w:type="spellEnd"/>
            <w:r w:rsidR="00AA6CAB">
              <w:t xml:space="preserve"> (value field: </w:t>
            </w:r>
            <w:proofErr w:type="spellStart"/>
            <w:r w:rsidR="00AA6CAB">
              <w:t>ModuleID</w:t>
            </w:r>
            <w:proofErr w:type="spellEnd"/>
            <w:r w:rsidR="00AA6CAB">
              <w:t xml:space="preserve">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proofErr w:type="spellStart"/>
            <w:r>
              <w:t>intStatusin</w:t>
            </w:r>
            <w:proofErr w:type="spellEnd"/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CoachingStatusRef</w:t>
            </w:r>
            <w:proofErr w:type="spellEnd"/>
            <w:r>
              <w:t xml:space="preserve"> (value field: </w:t>
            </w:r>
            <w:proofErr w:type="spellStart"/>
            <w:r>
              <w:t>StatusID</w:t>
            </w:r>
            <w:proofErr w:type="spellEnd"/>
            <w:r>
              <w:t xml:space="preserve">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proofErr w:type="spellStart"/>
            <w:r>
              <w:t>intSitein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CoachingSiteRef</w:t>
            </w:r>
            <w:proofErr w:type="spellEnd"/>
            <w:r>
              <w:t xml:space="preserve"> (value field: </w:t>
            </w:r>
            <w:proofErr w:type="spellStart"/>
            <w:r>
              <w:t>SiteID</w:t>
            </w:r>
            <w:proofErr w:type="spellEnd"/>
            <w:r>
              <w:t xml:space="preserve">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proofErr w:type="spellStart"/>
            <w:r>
              <w:t>strEmpin</w:t>
            </w:r>
            <w:proofErr w:type="spellEnd"/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>
              <w:t>CoachingEmployeeRef</w:t>
            </w:r>
            <w:proofErr w:type="spellEnd"/>
            <w:r>
              <w:t xml:space="preserve"> (value field: </w:t>
            </w:r>
            <w:proofErr w:type="spellStart"/>
            <w:r>
              <w:t>EmpID</w:t>
            </w:r>
            <w:proofErr w:type="spellEnd"/>
            <w:r>
              <w:t xml:space="preserve"> label field: </w:t>
            </w:r>
            <w:proofErr w:type="spellStart"/>
            <w:r>
              <w:t>EmpName</w:t>
            </w:r>
            <w:proofErr w:type="spellEnd"/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proofErr w:type="spellStart"/>
            <w:r>
              <w:t>int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r w:rsidR="00286D7F">
              <w:t>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ReasonRef</w:t>
            </w:r>
            <w:proofErr w:type="spellEnd"/>
            <w:r>
              <w:t xml:space="preserve"> (value field: </w:t>
            </w:r>
            <w:proofErr w:type="spellStart"/>
            <w:r>
              <w:t>CoachingReasonID</w:t>
            </w:r>
            <w:proofErr w:type="spellEnd"/>
            <w:r>
              <w:t xml:space="preserve">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>
            <w:pPr>
              <w:spacing w:after="0" w:line="240" w:lineRule="auto"/>
            </w:pPr>
            <w:proofErr w:type="spellStart"/>
            <w:r>
              <w:t>intsub</w:t>
            </w:r>
            <w:r w:rsidR="00FC77E3">
              <w:t>warn</w:t>
            </w:r>
            <w:r>
              <w:t>Reasonin</w:t>
            </w:r>
            <w:proofErr w:type="spellEnd"/>
          </w:p>
        </w:tc>
        <w:tc>
          <w:tcPr>
            <w:tcW w:w="1732" w:type="dxa"/>
          </w:tcPr>
          <w:p w:rsidR="00286D7F" w:rsidRDefault="00FC77E3" w:rsidP="00286D7F">
            <w:pPr>
              <w:spacing w:after="0" w:line="240" w:lineRule="auto"/>
            </w:pPr>
            <w:r>
              <w:t xml:space="preserve">Warning </w:t>
            </w:r>
            <w:proofErr w:type="spellStart"/>
            <w:r>
              <w:t>SubReason</w:t>
            </w:r>
            <w:proofErr w:type="spellEnd"/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 xml:space="preserve">Dropdown List populated by dataset </w:t>
            </w:r>
            <w:proofErr w:type="spellStart"/>
            <w:r w:rsidR="00FC77E3">
              <w:t>Warning</w:t>
            </w:r>
            <w:r>
              <w:t>SubReasonRef</w:t>
            </w:r>
            <w:proofErr w:type="spellEnd"/>
            <w:r>
              <w:t xml:space="preserve"> (value field: </w:t>
            </w:r>
            <w:proofErr w:type="spellStart"/>
            <w:r w:rsidR="001F4587">
              <w:t>Sub</w:t>
            </w:r>
            <w:r>
              <w:t>CoachingReasonID</w:t>
            </w:r>
            <w:proofErr w:type="spellEnd"/>
            <w:r>
              <w:t xml:space="preserve">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2" w:name="_Toc523134445"/>
      <w:r>
        <w:rPr>
          <w:rFonts w:ascii="Arial" w:hAnsi="Arial" w:cs="Arial"/>
          <w:sz w:val="24"/>
          <w:szCs w:val="24"/>
        </w:rPr>
        <w:t>Report Datasets</w:t>
      </w:r>
      <w:bookmarkEnd w:id="12"/>
    </w:p>
    <w:p w:rsidR="00B24818" w:rsidRPr="00AF16F3" w:rsidRDefault="00B24818" w:rsidP="00AF16F3">
      <w:pPr>
        <w:pStyle w:val="Heading1"/>
        <w:numPr>
          <w:ilvl w:val="1"/>
          <w:numId w:val="3"/>
        </w:numPr>
        <w:rPr>
          <w:rFonts w:ascii="Arial" w:hAnsi="Arial" w:cs="Arial"/>
          <w:color w:val="auto"/>
          <w:sz w:val="20"/>
          <w:szCs w:val="20"/>
        </w:rPr>
      </w:pPr>
      <w:bookmarkStart w:id="13" w:name="_Toc523134446"/>
      <w:proofErr w:type="spellStart"/>
      <w:r>
        <w:rPr>
          <w:rFonts w:ascii="Arial" w:hAnsi="Arial" w:cs="Arial"/>
          <w:color w:val="auto"/>
          <w:sz w:val="20"/>
          <w:szCs w:val="20"/>
        </w:rPr>
        <w:t>WarningS</w:t>
      </w:r>
      <w:r w:rsidRPr="00AF16F3">
        <w:rPr>
          <w:rFonts w:ascii="Arial" w:hAnsi="Arial" w:cs="Arial"/>
          <w:color w:val="auto"/>
          <w:sz w:val="20"/>
          <w:szCs w:val="20"/>
        </w:rPr>
        <w:t>ummary</w:t>
      </w:r>
      <w:bookmarkEnd w:id="13"/>
      <w:proofErr w:type="spellEnd"/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FC77E3">
        <w:t>selec</w:t>
      </w:r>
      <w:r w:rsidR="007B16D7">
        <w:t>t</w:t>
      </w:r>
      <w:r w:rsidR="00FC77E3">
        <w:t>e</w:t>
      </w:r>
      <w:r w:rsidR="007B16D7">
        <w:t>d set of parameters.</w:t>
      </w:r>
    </w:p>
    <w:p w:rsidR="007B16D7" w:rsidRDefault="007B16D7" w:rsidP="006F6E8A">
      <w:r>
        <w:t>Query:</w:t>
      </w:r>
    </w:p>
    <w:p w:rsidR="00FC77E3" w:rsidRDefault="00FC77E3" w:rsidP="006F6E8A">
      <w:r>
        <w:rPr>
          <w:noProof/>
        </w:rPr>
        <w:lastRenderedPageBreak/>
        <w:drawing>
          <wp:inline distT="0" distB="0" distL="0" distR="0" wp14:anchorId="57571E61" wp14:editId="7A20EFF5">
            <wp:extent cx="5943600" cy="4831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FC77E3" w:rsidP="006F6E8A">
      <w:del w:id="14" w:author="Palacherla, Susmitha C (NE)" w:date="2020-03-24T14:44:00Z">
        <w:r w:rsidDel="00764F2B">
          <w:rPr>
            <w:noProof/>
          </w:rPr>
          <w:lastRenderedPageBreak/>
          <w:drawing>
            <wp:inline distT="0" distB="0" distL="0" distR="0" wp14:anchorId="2F912D06" wp14:editId="7B56332B">
              <wp:extent cx="5943600" cy="6614160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6141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5" w:author="Palacherla, Susmitha C (NE)" w:date="2020-03-24T14:44:00Z">
        <w:r w:rsidR="00764F2B" w:rsidRPr="00764F2B">
          <w:rPr>
            <w:noProof/>
          </w:rPr>
          <w:t xml:space="preserve"> </w:t>
        </w:r>
        <w:r w:rsidR="00764F2B">
          <w:rPr>
            <w:noProof/>
          </w:rPr>
          <w:lastRenderedPageBreak/>
          <w:drawing>
            <wp:inline distT="0" distB="0" distL="0" distR="0" wp14:anchorId="618378AF" wp14:editId="1B893F8D">
              <wp:extent cx="5943600" cy="7975600"/>
              <wp:effectExtent l="0" t="0" r="0" b="635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975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C77E3" w:rsidRDefault="00FC77E3" w:rsidP="006F6E8A">
      <w:del w:id="16" w:author="Palacherla, Susmitha C (NE)" w:date="2020-03-24T14:44:00Z">
        <w:r w:rsidDel="00764F2B">
          <w:rPr>
            <w:noProof/>
          </w:rPr>
          <w:lastRenderedPageBreak/>
          <w:drawing>
            <wp:inline distT="0" distB="0" distL="0" distR="0" wp14:anchorId="5C809DDC" wp14:editId="51196B0E">
              <wp:extent cx="5943600" cy="5738495"/>
              <wp:effectExtent l="0" t="0" r="0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38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7" w:author="Palacherla, Susmitha C (NE)" w:date="2020-03-24T14:44:00Z">
        <w:r w:rsidR="00764F2B" w:rsidRPr="00764F2B">
          <w:rPr>
            <w:noProof/>
          </w:rPr>
          <w:t xml:space="preserve"> </w:t>
        </w:r>
        <w:r w:rsidR="00764F2B">
          <w:rPr>
            <w:noProof/>
          </w:rPr>
          <w:drawing>
            <wp:inline distT="0" distB="0" distL="0" distR="0" wp14:anchorId="53346F02" wp14:editId="74AAD0CB">
              <wp:extent cx="5943600" cy="2719705"/>
              <wp:effectExtent l="0" t="0" r="0" b="444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19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>
      <w:pPr>
        <w:rPr>
          <w:ins w:id="18" w:author="Palacherla, Susmitha C (NE)" w:date="2020-03-24T14:44:00Z"/>
        </w:rPr>
      </w:pPr>
    </w:p>
    <w:p w:rsidR="00764F2B" w:rsidRDefault="00764F2B" w:rsidP="006F6E8A">
      <w:pPr>
        <w:rPr>
          <w:ins w:id="19" w:author="Palacherla, Susmitha C (NE)" w:date="2020-03-24T14:44:00Z"/>
        </w:rPr>
      </w:pPr>
    </w:p>
    <w:p w:rsidR="00764F2B" w:rsidRDefault="00764F2B" w:rsidP="006F6E8A">
      <w:pPr>
        <w:rPr>
          <w:ins w:id="20" w:author="Palacherla, Susmitha C (NE)" w:date="2020-03-24T14:44:00Z"/>
        </w:rPr>
      </w:pPr>
    </w:p>
    <w:p w:rsidR="00764F2B" w:rsidRDefault="00764F2B" w:rsidP="006F6E8A">
      <w:pPr>
        <w:rPr>
          <w:ins w:id="21" w:author="Palacherla, Susmitha C (NE)" w:date="2020-03-24T14:44:00Z"/>
        </w:rPr>
      </w:pPr>
    </w:p>
    <w:p w:rsidR="00764F2B" w:rsidRDefault="00764F2B" w:rsidP="006F6E8A">
      <w:pPr>
        <w:rPr>
          <w:ins w:id="22" w:author="Palacherla, Susmitha C (NE)" w:date="2020-03-24T14:44:00Z"/>
        </w:rPr>
      </w:pPr>
    </w:p>
    <w:p w:rsidR="00764F2B" w:rsidRDefault="00764F2B" w:rsidP="006F6E8A">
      <w:pPr>
        <w:rPr>
          <w:ins w:id="23" w:author="Palacherla, Susmitha C (NE)" w:date="2020-03-24T14:44:00Z"/>
        </w:rPr>
      </w:pPr>
    </w:p>
    <w:p w:rsidR="00764F2B" w:rsidRDefault="00764F2B" w:rsidP="006F6E8A"/>
    <w:p w:rsidR="007B16D7" w:rsidRDefault="007B16D7" w:rsidP="006F6E8A"/>
    <w:p w:rsidR="006F6E8A" w:rsidRDefault="006F6E8A" w:rsidP="006F6E8A">
      <w:r>
        <w:t>Parameters:</w:t>
      </w:r>
    </w:p>
    <w:p w:rsidR="007B16D7" w:rsidRDefault="00FC77E3" w:rsidP="00AF16F3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71832D6" wp14:editId="7697915E">
            <wp:extent cx="5943600" cy="482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ins w:id="24" w:author="Palacherla, Susmitha C (NE)" w:date="2020-03-24T14:44:00Z"/>
          <w:rFonts w:ascii="Arial" w:hAnsi="Arial" w:cs="Arial"/>
          <w:b/>
          <w:sz w:val="20"/>
          <w:szCs w:val="20"/>
        </w:rPr>
      </w:pPr>
    </w:p>
    <w:p w:rsidR="00764F2B" w:rsidRDefault="00764F2B" w:rsidP="00AF16F3">
      <w:pPr>
        <w:rPr>
          <w:ins w:id="25" w:author="Palacherla, Susmitha C (NE)" w:date="2020-03-24T14:44:00Z"/>
          <w:rFonts w:ascii="Arial" w:hAnsi="Arial" w:cs="Arial"/>
          <w:b/>
          <w:sz w:val="20"/>
          <w:szCs w:val="20"/>
        </w:rPr>
      </w:pPr>
    </w:p>
    <w:p w:rsidR="00764F2B" w:rsidRDefault="00764F2B" w:rsidP="00AF16F3">
      <w:pPr>
        <w:rPr>
          <w:ins w:id="26" w:author="Palacherla, Susmitha C (NE)" w:date="2020-03-24T14:44:00Z"/>
          <w:rFonts w:ascii="Arial" w:hAnsi="Arial" w:cs="Arial"/>
          <w:b/>
          <w:sz w:val="20"/>
          <w:szCs w:val="20"/>
        </w:rPr>
      </w:pPr>
    </w:p>
    <w:p w:rsidR="00764F2B" w:rsidRDefault="00764F2B" w:rsidP="00AF16F3">
      <w:pPr>
        <w:rPr>
          <w:rFonts w:ascii="Arial" w:hAnsi="Arial" w:cs="Arial"/>
          <w:b/>
          <w:sz w:val="20"/>
          <w:szCs w:val="20"/>
        </w:rPr>
      </w:pPr>
      <w:bookmarkStart w:id="27" w:name="_GoBack"/>
      <w:bookmarkEnd w:id="27"/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CC4CD4" w:rsidRDefault="00CC4CD4" w:rsidP="00AF16F3">
      <w:pPr>
        <w:rPr>
          <w:rFonts w:ascii="Arial" w:hAnsi="Arial" w:cs="Arial"/>
          <w:b/>
          <w:sz w:val="20"/>
          <w:szCs w:val="20"/>
        </w:rPr>
      </w:pPr>
    </w:p>
    <w:p w:rsidR="00233EA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28" w:name="_Toc523134447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ReasonRef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B16D7" w:rsidRPr="00AF16F3">
        <w:rPr>
          <w:rFonts w:ascii="Arial" w:hAnsi="Arial" w:cs="Arial"/>
          <w:color w:val="auto"/>
          <w:sz w:val="20"/>
          <w:szCs w:val="20"/>
        </w:rPr>
        <w:t>ReasonList</w:t>
      </w:r>
      <w:proofErr w:type="spellEnd"/>
      <w:r w:rsidR="007B16D7" w:rsidRPr="00AF16F3">
        <w:rPr>
          <w:rFonts w:ascii="Arial" w:hAnsi="Arial" w:cs="Arial"/>
          <w:color w:val="auto"/>
          <w:sz w:val="20"/>
          <w:szCs w:val="20"/>
        </w:rPr>
        <w:t>)</w:t>
      </w:r>
      <w:bookmarkEnd w:id="28"/>
    </w:p>
    <w:p w:rsidR="00233EA6" w:rsidRDefault="007B16D7" w:rsidP="00233EA6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7B16D7" w:rsidRDefault="007B16D7" w:rsidP="00E365E3">
      <w:r>
        <w:t>Fields:</w:t>
      </w:r>
    </w:p>
    <w:p w:rsidR="007B16D7" w:rsidRDefault="007B16D7" w:rsidP="00233EA6">
      <w:r>
        <w:rPr>
          <w:noProof/>
        </w:rPr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lastRenderedPageBreak/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29" w:name="_Toc523134448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EmployeeRef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F06D56" w:rsidRPr="00AF16F3">
        <w:rPr>
          <w:rFonts w:ascii="Arial" w:hAnsi="Arial" w:cs="Arial"/>
          <w:color w:val="auto"/>
          <w:sz w:val="20"/>
          <w:szCs w:val="20"/>
        </w:rPr>
        <w:t>EmployeeList</w:t>
      </w:r>
      <w:proofErr w:type="spellEnd"/>
      <w:r w:rsidR="00F06D56" w:rsidRPr="00AF16F3">
        <w:rPr>
          <w:rFonts w:ascii="Arial" w:hAnsi="Arial" w:cs="Arial"/>
          <w:color w:val="auto"/>
          <w:sz w:val="20"/>
          <w:szCs w:val="20"/>
        </w:rPr>
        <w:t>)</w:t>
      </w:r>
      <w:bookmarkEnd w:id="29"/>
    </w:p>
    <w:p w:rsidR="00F06D56" w:rsidRDefault="00F06D56" w:rsidP="00F06D56">
      <w:r>
        <w:t>Query:</w:t>
      </w: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1A90853" wp14:editId="65D93A93">
            <wp:extent cx="4242816" cy="2743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C4CD4" w:rsidRDefault="00CC4CD4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</w:p>
    <w:p w:rsidR="00F06D56" w:rsidRDefault="00F06D56" w:rsidP="00E365E3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AF16F3" w:rsidRDefault="00793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30" w:name="_Toc523134449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ModuleRef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ModuleList</w:t>
      </w:r>
      <w:proofErr w:type="spellEnd"/>
      <w:r w:rsidRPr="00AF16F3">
        <w:rPr>
          <w:rFonts w:ascii="Arial" w:hAnsi="Arial" w:cs="Arial"/>
          <w:color w:val="auto"/>
          <w:sz w:val="20"/>
          <w:szCs w:val="20"/>
        </w:rPr>
        <w:t>)</w:t>
      </w:r>
      <w:bookmarkEnd w:id="30"/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31" w:name="_Toc523134450"/>
      <w:proofErr w:type="spellStart"/>
      <w:proofErr w:type="gram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StatusRef</w:t>
      </w:r>
      <w:proofErr w:type="spellEnd"/>
      <w:proofErr w:type="gram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StatusList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31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AF16F3" w:rsidRDefault="00E365E3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32" w:name="_Toc523134451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SubReasonList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32"/>
    </w:p>
    <w:p w:rsidR="007935E3" w:rsidRDefault="007935E3" w:rsidP="007935E3">
      <w:r>
        <w:t>Query: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@intWarnReasonin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@intWarnReasonin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365E3" w:rsidRDefault="00E365E3" w:rsidP="00E36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365E3" w:rsidRDefault="00E365E3" w:rsidP="00E36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E36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E365E3" w:rsidP="007935E3">
      <w:r>
        <w:rPr>
          <w:noProof/>
        </w:rPr>
        <w:lastRenderedPageBreak/>
        <w:drawing>
          <wp:inline distT="0" distB="0" distL="0" distR="0" wp14:anchorId="339B9F9A" wp14:editId="52A02C0D">
            <wp:extent cx="5943600" cy="30156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AF16F3" w:rsidRDefault="00E453F6" w:rsidP="00AF16F3">
      <w:pPr>
        <w:pStyle w:val="Heading1"/>
        <w:numPr>
          <w:ilvl w:val="1"/>
          <w:numId w:val="3"/>
        </w:numPr>
        <w:rPr>
          <w:rFonts w:ascii="Arial" w:hAnsi="Arial" w:cs="Arial"/>
          <w:b w:val="0"/>
          <w:sz w:val="20"/>
          <w:szCs w:val="20"/>
        </w:rPr>
      </w:pPr>
      <w:bookmarkStart w:id="33" w:name="_Toc523134452"/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SiteRef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 xml:space="preserve"> (uses shared dataset </w:t>
      </w:r>
      <w:proofErr w:type="spellStart"/>
      <w:r w:rsidRPr="00AF16F3">
        <w:rPr>
          <w:rFonts w:ascii="Arial" w:hAnsi="Arial" w:cs="Arial"/>
          <w:color w:val="auto"/>
          <w:sz w:val="20"/>
          <w:szCs w:val="20"/>
        </w:rPr>
        <w:t>Warning</w:t>
      </w:r>
      <w:r w:rsidR="007935E3" w:rsidRPr="00AF16F3">
        <w:rPr>
          <w:rFonts w:ascii="Arial" w:hAnsi="Arial" w:cs="Arial"/>
          <w:color w:val="auto"/>
          <w:sz w:val="20"/>
          <w:szCs w:val="20"/>
        </w:rPr>
        <w:t>SiteList</w:t>
      </w:r>
      <w:proofErr w:type="spellEnd"/>
      <w:r w:rsidR="007935E3" w:rsidRPr="00AF16F3">
        <w:rPr>
          <w:rFonts w:ascii="Arial" w:hAnsi="Arial" w:cs="Arial"/>
          <w:color w:val="auto"/>
          <w:sz w:val="20"/>
          <w:szCs w:val="20"/>
        </w:rPr>
        <w:t>)</w:t>
      </w:r>
      <w:bookmarkEnd w:id="33"/>
    </w:p>
    <w:p w:rsidR="007935E3" w:rsidRDefault="007935E3" w:rsidP="007935E3">
      <w:r>
        <w:t>Query: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Warning_Log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wl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wl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E453F6" w:rsidRDefault="00E453F6" w:rsidP="00E45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E453F6" w:rsidRDefault="00E453F6" w:rsidP="00E453F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4" w:name="_Toc52313445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34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AF16F3" w:rsidRDefault="00E250E0" w:rsidP="006F6E8A">
      <w:pPr>
        <w:rPr>
          <w:b/>
        </w:rPr>
      </w:pPr>
      <w:r w:rsidRPr="00AF16F3">
        <w:rPr>
          <w:b/>
        </w:rPr>
        <w:t>Report Elements</w:t>
      </w:r>
      <w:r w:rsidR="006F6E8A" w:rsidRPr="00AF16F3">
        <w:rPr>
          <w:b/>
        </w:rPr>
        <w:t xml:space="preserve">: </w:t>
      </w:r>
    </w:p>
    <w:tbl>
      <w:tblPr>
        <w:tblW w:w="0" w:type="auto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3358"/>
        <w:gridCol w:w="3609"/>
      </w:tblGrid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358" w:type="dxa"/>
            <w:shd w:val="clear" w:color="auto" w:fill="auto"/>
            <w:vAlign w:val="bottom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1530F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jc w:val="center"/>
              <w:rPr>
                <w:rFonts w:eastAsia="Calibri"/>
                <w:b/>
              </w:rPr>
            </w:pPr>
            <w:r w:rsidRPr="001530FE">
              <w:rPr>
                <w:rFonts w:eastAsia="Calibri"/>
                <w:b/>
              </w:rPr>
              <w:t>Description</w:t>
            </w:r>
          </w:p>
        </w:tc>
      </w:tr>
      <w:tr w:rsidR="00C310C2" w:rsidRPr="001530FE" w:rsidTr="00764F2B">
        <w:tc>
          <w:tcPr>
            <w:tcW w:w="1098" w:type="dxa"/>
          </w:tcPr>
          <w:p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</w:tcPr>
          <w:p w:rsidR="00C310C2" w:rsidRPr="001530FE" w:rsidRDefault="00C310C2" w:rsidP="00C310C2">
            <w:pPr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color w:val="000000"/>
              </w:rPr>
              <w:t>Employee Level ID</w:t>
            </w:r>
          </w:p>
        </w:tc>
        <w:tc>
          <w:tcPr>
            <w:tcW w:w="3609" w:type="dxa"/>
          </w:tcPr>
          <w:p w:rsidR="00C310C2" w:rsidRPr="001530FE" w:rsidRDefault="00C310C2" w:rsidP="00C310C2">
            <w:pPr>
              <w:rPr>
                <w:rFonts w:eastAsia="Calibri"/>
              </w:rPr>
            </w:pPr>
            <w:r>
              <w:rPr>
                <w:rFonts w:eastAsia="Calibri"/>
              </w:rPr>
              <w:t>ID of the Employee Level(Module)</w:t>
            </w:r>
            <w:r w:rsidRPr="004F4A0E">
              <w:rPr>
                <w:rFonts w:eastAsia="Calibri"/>
              </w:rPr>
              <w:t xml:space="preserve"> the log was submitted in</w:t>
            </w:r>
          </w:p>
        </w:tc>
      </w:tr>
      <w:tr w:rsidR="00C310C2" w:rsidRPr="001530FE" w:rsidTr="00764F2B">
        <w:tc>
          <w:tcPr>
            <w:tcW w:w="1098" w:type="dxa"/>
          </w:tcPr>
          <w:p w:rsidR="00C310C2" w:rsidRPr="001530FE" w:rsidRDefault="00C310C2" w:rsidP="00C310C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</w:tcPr>
          <w:p w:rsidR="00C310C2" w:rsidRPr="001530FE" w:rsidRDefault="00C310C2" w:rsidP="00C310C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Employee Level</w:t>
            </w:r>
          </w:p>
        </w:tc>
        <w:tc>
          <w:tcPr>
            <w:tcW w:w="3609" w:type="dxa"/>
          </w:tcPr>
          <w:p w:rsidR="00C310C2" w:rsidRPr="001530FE" w:rsidRDefault="00C310C2" w:rsidP="00C310C2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Employee Level(Module)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ID of the warning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log form name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status of the warning log (Completed, Inactive)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State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Current state of the warning log (Active, Expired)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log recipient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employee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Site of the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1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supervisor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The last, first mi name of manager of employee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given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warning log was given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1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log was submitted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Expiration date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Date the warning log will or did expire (Warning given date + 91 days)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Source of warning (Direct, Indirect)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How the warning was identified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Warning sub-reason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Warning sub-reason of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Value of log (Opportunity)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Employee ID of the submitter of the log</w:t>
            </w:r>
          </w:p>
        </w:tc>
      </w:tr>
      <w:tr w:rsidR="00436BEB" w:rsidRPr="001530FE" w:rsidTr="00436BEB">
        <w:tc>
          <w:tcPr>
            <w:tcW w:w="1098" w:type="dxa"/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358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3609" w:type="dxa"/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Name of the submitter of the log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2</w:t>
            </w: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Program associated with the log (Medicare, Marketplace, NA)</w:t>
            </w:r>
          </w:p>
        </w:tc>
      </w:tr>
      <w:tr w:rsidR="00436BEB" w:rsidRPr="001530FE" w:rsidTr="00436BEB"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6BEB" w:rsidRPr="001530FE" w:rsidRDefault="00436BEB" w:rsidP="00343D8D">
            <w:pPr>
              <w:jc w:val="center"/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lastRenderedPageBreak/>
              <w:t>2</w:t>
            </w: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  <w:color w:val="000000"/>
              </w:rPr>
            </w:pPr>
            <w:r w:rsidRPr="001530F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3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36BEB" w:rsidRPr="001530FE" w:rsidRDefault="00436BEB" w:rsidP="00343D8D">
            <w:pPr>
              <w:rPr>
                <w:rFonts w:eastAsia="Calibri"/>
              </w:rPr>
            </w:pPr>
            <w:r w:rsidRPr="001530FE">
              <w:rPr>
                <w:rFonts w:eastAsia="Calibri"/>
              </w:rPr>
              <w:t>Behavior associated with the log in the Training module (Production, Training, Other)</w:t>
            </w:r>
          </w:p>
        </w:tc>
      </w:tr>
    </w:tbl>
    <w:p w:rsidR="00B24818" w:rsidRDefault="00B24818" w:rsidP="00B24818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B24818" w:rsidRDefault="00B24818" w:rsidP="00B24818">
      <w:pPr>
        <w:rPr>
          <w:b/>
        </w:rPr>
      </w:pPr>
      <w:r>
        <w:rPr>
          <w:noProof/>
        </w:rPr>
        <w:drawing>
          <wp:inline distT="0" distB="0" distL="0" distR="0" wp14:anchorId="405679C9" wp14:editId="508AF81F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5DB0DF" wp14:editId="6B5765A0">
            <wp:extent cx="5943600" cy="6099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2E2ACD4" wp14:editId="1D0D04AE">
            <wp:extent cx="5943600" cy="5304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B24818" w:rsidRDefault="00B24818" w:rsidP="00B24818">
      <w:pPr>
        <w:rPr>
          <w:b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755D" w:rsidRDefault="00BA755D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5" w:name="_Toc52313445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35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</w:p>
    <w:p w:rsidR="006F6E8A" w:rsidRDefault="00C310C2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2B439496" wp14:editId="1068BF54">
            <wp:extent cx="5422392" cy="20116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36" w:name="_Toc523134455"/>
      <w:bookmarkStart w:id="37" w:name="_Toc523134456"/>
      <w:bookmarkStart w:id="38" w:name="_Toc523134484"/>
      <w:bookmarkStart w:id="39" w:name="_Toc523134487"/>
      <w:bookmarkStart w:id="40" w:name="_Toc523134488"/>
      <w:bookmarkStart w:id="41" w:name="_Toc523134516"/>
      <w:bookmarkStart w:id="42" w:name="_Toc523134519"/>
      <w:bookmarkStart w:id="43" w:name="_Toc523134520"/>
      <w:bookmarkStart w:id="44" w:name="_Toc523134521"/>
      <w:bookmarkStart w:id="45" w:name="_Toc523134549"/>
      <w:bookmarkStart w:id="46" w:name="_Toc523134552"/>
      <w:bookmarkStart w:id="47" w:name="_Toc523134553"/>
      <w:bookmarkStart w:id="48" w:name="_Toc523134581"/>
      <w:bookmarkStart w:id="49" w:name="_Toc523133392"/>
      <w:bookmarkStart w:id="50" w:name="_Toc523134584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rFonts w:ascii="Arial" w:hAnsi="Arial" w:cs="Arial"/>
          <w:sz w:val="24"/>
          <w:szCs w:val="24"/>
        </w:rPr>
        <w:t>Deployment Properties</w:t>
      </w:r>
      <w:bookmarkEnd w:id="49"/>
      <w:bookmarkEnd w:id="50"/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51" w:name="_Toc523133393"/>
      <w:bookmarkStart w:id="52" w:name="_Toc523134585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51"/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</w:t>
            </w:r>
            <w:proofErr w:type="spellStart"/>
            <w:r w:rsidRPr="00F74047">
              <w:t>eCoaching</w:t>
            </w:r>
            <w:proofErr w:type="spellEnd"/>
            <w:r w:rsidRPr="00F74047">
              <w:t>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://f3420-ecldbd01/ReportServer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://f3420-ecldbd01/Reports_ECLD01</w:t>
            </w:r>
          </w:p>
        </w:tc>
      </w:tr>
    </w:tbl>
    <w:p w:rsidR="00502DC5" w:rsidRPr="005745A6" w:rsidRDefault="00502DC5" w:rsidP="00502DC5"/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53" w:name="_Toc523133394"/>
      <w:bookmarkStart w:id="54" w:name="_Toc523134586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53"/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</w:t>
            </w:r>
            <w:proofErr w:type="spellStart"/>
            <w:r w:rsidRPr="00F74047">
              <w:t>eCoaching</w:t>
            </w:r>
            <w:proofErr w:type="spellEnd"/>
            <w:r w:rsidRPr="00F74047">
              <w:t>/</w:t>
            </w:r>
            <w:proofErr w:type="spellStart"/>
            <w:r w:rsidRPr="00F74047">
              <w:t>DataSources</w:t>
            </w:r>
            <w:proofErr w:type="spellEnd"/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/eCoaching/Reports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594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t</w:t>
            </w:r>
            <w:r w:rsidRPr="00F74047">
              <w:t>01/ReportServer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594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t</w:t>
            </w:r>
            <w:r w:rsidRPr="001515E0">
              <w:t>01/Reports_ECL</w:t>
            </w:r>
            <w:r>
              <w:t>T</w:t>
            </w:r>
            <w:r w:rsidRPr="001515E0">
              <w:t>01</w:t>
            </w:r>
          </w:p>
        </w:tc>
      </w:tr>
    </w:tbl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Default="00502DC5" w:rsidP="00502DC5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502DC5" w:rsidRPr="00925970" w:rsidRDefault="00502DC5" w:rsidP="00502DC5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55" w:name="_Toc523133395"/>
      <w:bookmarkStart w:id="56" w:name="_Toc523134587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55"/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:rsidR="00502DC5" w:rsidRDefault="00502DC5" w:rsidP="00DA59FC">
            <w:r>
              <w:t>True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 w:rsidRPr="005745A6">
              <w:rPr>
                <w:b/>
              </w:rPr>
              <w:t xml:space="preserve">Overwrite </w:t>
            </w:r>
            <w:proofErr w:type="spellStart"/>
            <w:r w:rsidRPr="005745A6">
              <w:rPr>
                <w:b/>
              </w:rPr>
              <w:t>DataSources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>
              <w:t>False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TargetDatasetFolder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/eCoaching/Production/Datasets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TargetDataSourceFolder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BB09B3">
              <w:t>/</w:t>
            </w:r>
            <w:proofErr w:type="spellStart"/>
            <w:r w:rsidRPr="00BB09B3">
              <w:t>eCoaching</w:t>
            </w:r>
            <w:proofErr w:type="spellEnd"/>
            <w:r w:rsidRPr="00BB09B3">
              <w:t>/Production/</w:t>
            </w:r>
            <w:proofErr w:type="spellStart"/>
            <w:r w:rsidRPr="00BB09B3">
              <w:t>DataSources</w:t>
            </w:r>
            <w:proofErr w:type="spellEnd"/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TargetReportFolder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BB09B3">
              <w:t>/eCoaching/Production/Reports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TargetReportPartFolder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F74047">
              <w:t>Report Parts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TargetServerURL</w:t>
            </w:r>
            <w:proofErr w:type="spellEnd"/>
          </w:p>
        </w:tc>
        <w:tc>
          <w:tcPr>
            <w:tcW w:w="6210" w:type="dxa"/>
          </w:tcPr>
          <w:p w:rsidR="00502DC5" w:rsidRDefault="00502DC5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p</w:t>
            </w:r>
            <w:r w:rsidRPr="00F74047">
              <w:t>01/ReportServer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proofErr w:type="spellStart"/>
            <w:r w:rsidRPr="005745A6">
              <w:rPr>
                <w:b/>
              </w:rPr>
              <w:t>TargetServerVersion</w:t>
            </w:r>
            <w:proofErr w:type="spellEnd"/>
          </w:p>
        </w:tc>
        <w:tc>
          <w:tcPr>
            <w:tcW w:w="6210" w:type="dxa"/>
          </w:tcPr>
          <w:p w:rsidR="00502DC5" w:rsidRDefault="00502DC5" w:rsidP="00DA59FC">
            <w:r w:rsidRPr="00F74047">
              <w:t>SQL Server 2008 R2, 2012 or 2014</w:t>
            </w:r>
          </w:p>
        </w:tc>
      </w:tr>
      <w:tr w:rsidR="00502DC5" w:rsidTr="00DA59FC">
        <w:trPr>
          <w:trHeight w:hRule="exact" w:val="288"/>
        </w:trPr>
        <w:tc>
          <w:tcPr>
            <w:tcW w:w="269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:rsidR="00502DC5" w:rsidRPr="00F74047" w:rsidRDefault="00502DC5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p</w:t>
            </w:r>
            <w:r w:rsidRPr="001515E0">
              <w:t>01/Reports_ECL</w:t>
            </w:r>
            <w:r>
              <w:t>P</w:t>
            </w:r>
            <w:r w:rsidRPr="001515E0">
              <w:t>01</w:t>
            </w:r>
          </w:p>
        </w:tc>
      </w:tr>
    </w:tbl>
    <w:p w:rsidR="00502DC5" w:rsidRDefault="00502DC5" w:rsidP="00502DC5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57" w:name="_Toc523133396"/>
      <w:bookmarkStart w:id="58" w:name="_Toc523134588"/>
      <w:r>
        <w:rPr>
          <w:rFonts w:ascii="Arial" w:hAnsi="Arial" w:cs="Arial"/>
          <w:sz w:val="24"/>
          <w:szCs w:val="24"/>
        </w:rPr>
        <w:t>Data Source(s)</w:t>
      </w:r>
      <w:bookmarkEnd w:id="57"/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1A1341" w:rsidTr="001F5277">
        <w:trPr>
          <w:trHeight w:hRule="exact" w:val="288"/>
        </w:trPr>
        <w:tc>
          <w:tcPr>
            <w:tcW w:w="2425" w:type="dxa"/>
          </w:tcPr>
          <w:p w:rsidR="001A1341" w:rsidRPr="005745A6" w:rsidRDefault="001A1341" w:rsidP="001A1341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341" w:rsidRDefault="001A1341" w:rsidP="001A1341">
            <w:r>
              <w:t>eCoaching</w:t>
            </w:r>
          </w:p>
        </w:tc>
      </w:tr>
      <w:tr w:rsidR="001A1341" w:rsidTr="001F5277">
        <w:trPr>
          <w:trHeight w:hRule="exact" w:val="288"/>
        </w:trPr>
        <w:tc>
          <w:tcPr>
            <w:tcW w:w="2425" w:type="dxa"/>
          </w:tcPr>
          <w:p w:rsidR="001A1341" w:rsidRPr="005745A6" w:rsidRDefault="001A1341" w:rsidP="001A1341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1341" w:rsidRDefault="001A1341" w:rsidP="001A1341">
            <w:r>
              <w:t>Microsoft SQL Server</w:t>
            </w:r>
          </w:p>
        </w:tc>
      </w:tr>
      <w:tr w:rsidR="00502DC5" w:rsidTr="00DA59FC">
        <w:trPr>
          <w:trHeight w:hRule="exact" w:val="1576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6570" w:type="dxa"/>
          </w:tcPr>
          <w:p w:rsidR="00502DC5" w:rsidRDefault="00502DC5" w:rsidP="00DA59FC">
            <w:r>
              <w:t xml:space="preserve">Dev: </w:t>
            </w:r>
            <w:r w:rsidRPr="009C448F">
              <w:t>Data Source=F3420-ECLDBD01;Initial Catalog=</w:t>
            </w:r>
            <w:proofErr w:type="spellStart"/>
            <w:r w:rsidRPr="009C448F">
              <w:t>eCoachingDev</w:t>
            </w:r>
            <w:proofErr w:type="spellEnd"/>
          </w:p>
          <w:p w:rsidR="00502DC5" w:rsidRDefault="00502DC5" w:rsidP="00DA59FC">
            <w:r>
              <w:t xml:space="preserve">Sys Test: </w:t>
            </w:r>
            <w:r w:rsidRPr="009C448F">
              <w:t>Data Source=F3420-ECLDB</w:t>
            </w:r>
            <w:r>
              <w:t>T01;Initial Catalog=eCoachingTest</w:t>
            </w:r>
          </w:p>
          <w:p w:rsidR="00502DC5" w:rsidRDefault="00502DC5" w:rsidP="00DA59FC">
            <w:r>
              <w:t xml:space="preserve">Production: </w:t>
            </w:r>
            <w:r w:rsidRPr="009C448F">
              <w:t>Data Source=F3420-ECLDB</w:t>
            </w:r>
            <w:r>
              <w:t>P01;Initial Catalog=eCoaching</w:t>
            </w:r>
          </w:p>
        </w:tc>
      </w:tr>
      <w:tr w:rsidR="00502DC5" w:rsidTr="00DA59FC">
        <w:trPr>
          <w:trHeight w:hRule="exact" w:val="288"/>
        </w:trPr>
        <w:tc>
          <w:tcPr>
            <w:tcW w:w="2425" w:type="dxa"/>
          </w:tcPr>
          <w:p w:rsidR="00502DC5" w:rsidRPr="005745A6" w:rsidRDefault="00502DC5" w:rsidP="00DA59FC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6570" w:type="dxa"/>
          </w:tcPr>
          <w:p w:rsidR="00502DC5" w:rsidRDefault="00502DC5" w:rsidP="00DA59FC">
            <w:r>
              <w:t>Windows Integrated Security</w:t>
            </w:r>
          </w:p>
        </w:tc>
      </w:tr>
    </w:tbl>
    <w:p w:rsidR="00D9112F" w:rsidRPr="00D9112F" w:rsidRDefault="00D9112F" w:rsidP="00D9112F">
      <w:pPr>
        <w:keepNext/>
        <w:keepLines/>
        <w:numPr>
          <w:ilvl w:val="0"/>
          <w:numId w:val="3"/>
        </w:numPr>
        <w:spacing w:before="480" w:after="0"/>
        <w:outlineLvl w:val="0"/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D9112F"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  <w:t>Report Properties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9"/>
        <w:gridCol w:w="7056"/>
      </w:tblGrid>
      <w:tr w:rsidR="00D9112F" w:rsidRPr="00D9112F" w:rsidTr="00C310C2">
        <w:trPr>
          <w:trHeight w:hRule="exact" w:val="3826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Parameters</w:t>
            </w:r>
          </w:p>
        </w:tc>
        <w:tc>
          <w:tcPr>
            <w:tcW w:w="7056" w:type="dxa"/>
          </w:tcPr>
          <w:p w:rsidR="00D9112F" w:rsidRPr="00D9112F" w:rsidRDefault="00D9112F" w:rsidP="00D9112F">
            <w:r>
              <w:rPr>
                <w:noProof/>
              </w:rPr>
              <w:drawing>
                <wp:inline distT="0" distB="0" distL="0" distR="0" wp14:anchorId="48518122" wp14:editId="015AE530">
                  <wp:extent cx="4325112" cy="1828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12F" w:rsidRPr="00D9112F" w:rsidTr="005B5889">
        <w:trPr>
          <w:trHeight w:hRule="exact" w:val="288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lastRenderedPageBreak/>
              <w:t>Data Source</w:t>
            </w:r>
          </w:p>
        </w:tc>
        <w:tc>
          <w:tcPr>
            <w:tcW w:w="7056" w:type="dxa"/>
          </w:tcPr>
          <w:p w:rsidR="00D9112F" w:rsidRPr="00D9112F" w:rsidRDefault="00D9112F" w:rsidP="00D9112F"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eCoaching</w:t>
            </w:r>
            <w:proofErr w:type="spellEnd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DataSources</w:t>
            </w:r>
            <w:proofErr w:type="spellEnd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D9112F">
              <w:rPr>
                <w:rFonts w:ascii="Arial" w:hAnsi="Arial" w:cs="Arial"/>
                <w:color w:val="000000"/>
                <w:sz w:val="20"/>
                <w:szCs w:val="20"/>
              </w:rPr>
              <w:t>eCoaching</w:t>
            </w:r>
            <w:proofErr w:type="spellEnd"/>
          </w:p>
        </w:tc>
      </w:tr>
      <w:tr w:rsidR="00D9112F" w:rsidRPr="00D9112F" w:rsidTr="00C310C2">
        <w:trPr>
          <w:trHeight w:hRule="exact" w:val="2971"/>
        </w:trPr>
        <w:tc>
          <w:tcPr>
            <w:tcW w:w="1809" w:type="dxa"/>
          </w:tcPr>
          <w:p w:rsidR="00D9112F" w:rsidRPr="00D9112F" w:rsidRDefault="00D9112F" w:rsidP="00D9112F">
            <w:pPr>
              <w:rPr>
                <w:b/>
              </w:rPr>
            </w:pPr>
            <w:r w:rsidRPr="00D9112F">
              <w:rPr>
                <w:b/>
              </w:rPr>
              <w:t>Shared Datasets</w:t>
            </w:r>
          </w:p>
        </w:tc>
        <w:tc>
          <w:tcPr>
            <w:tcW w:w="7056" w:type="dxa"/>
          </w:tcPr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eCoaching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ModuleList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WarningActiveRef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eCoaching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WarningActiveList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WarningEmployeeRef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eCoaching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WarningEmployeeList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eCoaching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WarningReasonList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WarningSiteRef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eCoaching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WarningSiteList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WarningStatusRef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eCoaching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WarningStatusList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WarningSubReasonRef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: 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eCoaching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>/Datasets/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WarningSubReasonList</w:t>
            </w:r>
            <w:proofErr w:type="spellEnd"/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D9112F" w:rsidRDefault="00D9112F" w:rsidP="00D9112F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tbl>
            <w:tblPr>
              <w:tblW w:w="5000" w:type="pct"/>
              <w:tblCellSpacing w:w="15" w:type="dxa"/>
              <w:tblInd w:w="30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840"/>
            </w:tblGrid>
            <w:tr w:rsidR="00D9112F" w:rsidRPr="00D9112F" w:rsidTr="00C310C2">
              <w:trPr>
                <w:trHeight w:val="990"/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5000" w:type="pct"/>
                    <w:tblCellSpacing w:w="0" w:type="dxa"/>
                    <w:tblInd w:w="30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750"/>
                  </w:tblGrid>
                  <w:tr w:rsidR="00D9112F" w:rsidRPr="00D9112F">
                    <w:trPr>
                      <w:tblCellSpacing w:w="0" w:type="dxa"/>
                    </w:trPr>
                    <w:tc>
                      <w:tcPr>
                        <w:tcW w:w="0" w:type="auto"/>
                        <w:noWrap/>
                        <w:vAlign w:val="center"/>
                        <w:hideMark/>
                      </w:tcPr>
                      <w:p w:rsidR="00D9112F" w:rsidRPr="00D9112F" w:rsidRDefault="00D9112F" w:rsidP="00D9112F">
                        <w:pPr>
                          <w:spacing w:after="0" w:line="240" w:lineRule="auto"/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</w:pPr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/</w:t>
                        </w:r>
                        <w:proofErr w:type="spellStart"/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eCoaching</w:t>
                        </w:r>
                        <w:proofErr w:type="spellEnd"/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/Datasets/</w:t>
                        </w:r>
                        <w:proofErr w:type="spellStart"/>
                        <w:r w:rsidRPr="00D9112F">
                          <w:rPr>
                            <w:rFonts w:ascii="Arial" w:hAnsi="Arial" w:cs="Arial"/>
                            <w:color w:val="000000"/>
                            <w:sz w:val="20"/>
                            <w:szCs w:val="20"/>
                          </w:rPr>
                          <w:t>WarningSiteList</w:t>
                        </w:r>
                        <w:proofErr w:type="spellEnd"/>
                      </w:p>
                    </w:tc>
                  </w:tr>
                </w:tbl>
                <w:p w:rsidR="00D9112F" w:rsidRPr="00D9112F" w:rsidRDefault="00D9112F" w:rsidP="00D9112F">
                  <w:pPr>
                    <w:spacing w:after="0" w:line="240" w:lineRule="auto"/>
                    <w:rPr>
                      <w:rFonts w:ascii="Arial" w:hAnsi="Arial" w:cs="Arial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:rsidR="00D9112F" w:rsidRPr="00D9112F" w:rsidRDefault="00D9112F" w:rsidP="00D9112F">
            <w:pPr>
              <w:spacing w:after="0" w:line="240" w:lineRule="auto"/>
            </w:pPr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085" w:rsidRDefault="00185085" w:rsidP="009F2A51">
      <w:pPr>
        <w:spacing w:after="0" w:line="240" w:lineRule="auto"/>
      </w:pPr>
      <w:r>
        <w:separator/>
      </w:r>
    </w:p>
  </w:endnote>
  <w:endnote w:type="continuationSeparator" w:id="0">
    <w:p w:rsidR="00185085" w:rsidRDefault="00185085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6D7" w:rsidRPr="007B53B8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7B16D7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7B16D7" w:rsidRPr="0091531A" w:rsidRDefault="007B16D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B16D7" w:rsidRDefault="007B16D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764F2B">
      <w:rPr>
        <w:rStyle w:val="PageNumber"/>
        <w:noProof/>
        <w:sz w:val="18"/>
      </w:rPr>
      <w:t>21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085" w:rsidRDefault="00185085" w:rsidP="009F2A51">
      <w:pPr>
        <w:spacing w:after="0" w:line="240" w:lineRule="auto"/>
      </w:pPr>
      <w:r>
        <w:separator/>
      </w:r>
    </w:p>
  </w:footnote>
  <w:footnote w:type="continuationSeparator" w:id="0">
    <w:p w:rsidR="00185085" w:rsidRDefault="00185085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6D7" w:rsidRDefault="007B16D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B16D7" w:rsidRDefault="007B16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CFCAF522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0"/>
        <w:szCs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lacherla, Susmitha C (NE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2646"/>
    <w:rsid w:val="00024AB2"/>
    <w:rsid w:val="000360DC"/>
    <w:rsid w:val="0004360A"/>
    <w:rsid w:val="000450EA"/>
    <w:rsid w:val="000569F1"/>
    <w:rsid w:val="00060E62"/>
    <w:rsid w:val="00061754"/>
    <w:rsid w:val="00092504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85085"/>
    <w:rsid w:val="001932CE"/>
    <w:rsid w:val="001956D0"/>
    <w:rsid w:val="001A1341"/>
    <w:rsid w:val="001B35F6"/>
    <w:rsid w:val="001B4679"/>
    <w:rsid w:val="001B789B"/>
    <w:rsid w:val="001C7159"/>
    <w:rsid w:val="001E1C24"/>
    <w:rsid w:val="001E7F6B"/>
    <w:rsid w:val="001F4587"/>
    <w:rsid w:val="001F527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1530"/>
    <w:rsid w:val="003D2977"/>
    <w:rsid w:val="003E1F08"/>
    <w:rsid w:val="0042551C"/>
    <w:rsid w:val="00425565"/>
    <w:rsid w:val="00432150"/>
    <w:rsid w:val="004323CF"/>
    <w:rsid w:val="00436BEB"/>
    <w:rsid w:val="004564E1"/>
    <w:rsid w:val="00464BCF"/>
    <w:rsid w:val="00480072"/>
    <w:rsid w:val="0049254A"/>
    <w:rsid w:val="004954C4"/>
    <w:rsid w:val="004A701C"/>
    <w:rsid w:val="004D09FF"/>
    <w:rsid w:val="004D324A"/>
    <w:rsid w:val="004E4265"/>
    <w:rsid w:val="004F390F"/>
    <w:rsid w:val="004F7B11"/>
    <w:rsid w:val="005006E5"/>
    <w:rsid w:val="00500C55"/>
    <w:rsid w:val="00502DC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64F2B"/>
    <w:rsid w:val="00774DD0"/>
    <w:rsid w:val="007776F9"/>
    <w:rsid w:val="007829B2"/>
    <w:rsid w:val="007920EC"/>
    <w:rsid w:val="007935E3"/>
    <w:rsid w:val="007A7B19"/>
    <w:rsid w:val="007B16D7"/>
    <w:rsid w:val="007D2A5C"/>
    <w:rsid w:val="007E4ABC"/>
    <w:rsid w:val="007F250E"/>
    <w:rsid w:val="007F36E6"/>
    <w:rsid w:val="008018A3"/>
    <w:rsid w:val="00806EC5"/>
    <w:rsid w:val="00814ED8"/>
    <w:rsid w:val="008169E7"/>
    <w:rsid w:val="008212C1"/>
    <w:rsid w:val="008265CD"/>
    <w:rsid w:val="0086220A"/>
    <w:rsid w:val="00881025"/>
    <w:rsid w:val="008A428D"/>
    <w:rsid w:val="008A5F8C"/>
    <w:rsid w:val="008A6175"/>
    <w:rsid w:val="008C1852"/>
    <w:rsid w:val="008D2EC0"/>
    <w:rsid w:val="008D562D"/>
    <w:rsid w:val="008E1F6F"/>
    <w:rsid w:val="008F746F"/>
    <w:rsid w:val="009330C3"/>
    <w:rsid w:val="00933E43"/>
    <w:rsid w:val="00950B2C"/>
    <w:rsid w:val="00962313"/>
    <w:rsid w:val="00963D81"/>
    <w:rsid w:val="00965759"/>
    <w:rsid w:val="009662CF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E6598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84584"/>
    <w:rsid w:val="00AA6CAB"/>
    <w:rsid w:val="00AC2890"/>
    <w:rsid w:val="00AC3ED8"/>
    <w:rsid w:val="00AC6E0C"/>
    <w:rsid w:val="00AC7D88"/>
    <w:rsid w:val="00AD0C30"/>
    <w:rsid w:val="00AE2F98"/>
    <w:rsid w:val="00AF16F3"/>
    <w:rsid w:val="00AF390C"/>
    <w:rsid w:val="00B00F1A"/>
    <w:rsid w:val="00B13830"/>
    <w:rsid w:val="00B146DE"/>
    <w:rsid w:val="00B15619"/>
    <w:rsid w:val="00B17323"/>
    <w:rsid w:val="00B22A0F"/>
    <w:rsid w:val="00B24818"/>
    <w:rsid w:val="00B32AB2"/>
    <w:rsid w:val="00B4117A"/>
    <w:rsid w:val="00B541F7"/>
    <w:rsid w:val="00B6739B"/>
    <w:rsid w:val="00B929AC"/>
    <w:rsid w:val="00B94B3A"/>
    <w:rsid w:val="00BA755D"/>
    <w:rsid w:val="00BD2C9B"/>
    <w:rsid w:val="00BD7627"/>
    <w:rsid w:val="00BD7ED6"/>
    <w:rsid w:val="00BE537A"/>
    <w:rsid w:val="00BF6056"/>
    <w:rsid w:val="00C103E4"/>
    <w:rsid w:val="00C11D53"/>
    <w:rsid w:val="00C12D20"/>
    <w:rsid w:val="00C12E3D"/>
    <w:rsid w:val="00C17305"/>
    <w:rsid w:val="00C20D15"/>
    <w:rsid w:val="00C310C2"/>
    <w:rsid w:val="00C33CDA"/>
    <w:rsid w:val="00C35E45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C4CD4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721EB"/>
    <w:rsid w:val="00D77877"/>
    <w:rsid w:val="00D80FA8"/>
    <w:rsid w:val="00D9112F"/>
    <w:rsid w:val="00DA164B"/>
    <w:rsid w:val="00E012D4"/>
    <w:rsid w:val="00E03889"/>
    <w:rsid w:val="00E1489E"/>
    <w:rsid w:val="00E17182"/>
    <w:rsid w:val="00E173C1"/>
    <w:rsid w:val="00E24F22"/>
    <w:rsid w:val="00E250E0"/>
    <w:rsid w:val="00E365E3"/>
    <w:rsid w:val="00E36F9D"/>
    <w:rsid w:val="00E453F6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6022E"/>
    <w:rsid w:val="00F92A3C"/>
    <w:rsid w:val="00FB17B2"/>
    <w:rsid w:val="00FC77E3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8139F6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755D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A755D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D911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1770</Words>
  <Characters>10093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11840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(NE)</cp:lastModifiedBy>
  <cp:revision>28</cp:revision>
  <dcterms:created xsi:type="dcterms:W3CDTF">2017-04-18T18:53:00Z</dcterms:created>
  <dcterms:modified xsi:type="dcterms:W3CDTF">2020-03-24T18:45:00Z</dcterms:modified>
</cp:coreProperties>
</file>