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2A51" w:rsidRPr="002431EB" w:rsidRDefault="009F2A51" w:rsidP="009F2A51">
      <w:pPr>
        <w:pStyle w:val="Title1"/>
      </w:pPr>
      <w:bookmarkStart w:id="0" w:name="_Ref29370327"/>
      <w:bookmarkEnd w:id="0"/>
      <w:r w:rsidRPr="002431EB">
        <w:t>__________________________</w:t>
      </w: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3E1F08" w:rsidP="009F2A51">
      <w:pPr>
        <w:ind w:right="-270"/>
        <w:rPr>
          <w:rFonts w:ascii="Century Schoolbook" w:hAnsi="Century Schoolbook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37F5304A" wp14:editId="544A4F0A">
                <wp:simplePos x="0" y="0"/>
                <wp:positionH relativeFrom="column">
                  <wp:posOffset>1308735</wp:posOffset>
                </wp:positionH>
                <wp:positionV relativeFrom="paragraph">
                  <wp:posOffset>306070</wp:posOffset>
                </wp:positionV>
                <wp:extent cx="3291840" cy="590550"/>
                <wp:effectExtent l="0" t="0" r="3810" b="0"/>
                <wp:wrapTopAndBottom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91840" cy="59055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00529B"/>
                            </a:gs>
                            <a:gs pos="100000">
                              <a:srgbClr val="F5CF00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 type="none" w="sm" len="sm"/>
                              <a:tailEnd type="none" w="sm" len="sm"/>
                            </a14:hiddenLine>
                          </a:ext>
                        </a:extLst>
                      </wps:spPr>
                      <wps:txbx>
                        <w:txbxContent>
                          <w:p w:rsidR="007B16D7" w:rsidRDefault="007B16D7" w:rsidP="00BF6056">
                            <w:pPr>
                              <w:spacing w:before="120"/>
                              <w:jc w:val="center"/>
                              <w:rPr>
                                <w:b/>
                                <w:i/>
                                <w:color w:val="FFFFFF"/>
                                <w:position w:val="-20"/>
                                <w:sz w:val="36"/>
                              </w:rPr>
                            </w:pPr>
                            <w:r>
                              <w:rPr>
                                <w:b/>
                                <w:i/>
                                <w:color w:val="FFFFFF"/>
                                <w:position w:val="-20"/>
                                <w:sz w:val="36"/>
                              </w:rPr>
                              <w:t>Contact Center Operations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7F5304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03.05pt;margin-top:24.1pt;width:259.2pt;height:46.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" fillcolor="#00529b" stroked="f">
                <v:fill color2="#f5cf00" angle="90" focus="100%" type="gradient"/>
                <v:stroke startarrowwidth="narrow" startarrowlength="short" endarrowwidth="narrow" endarrowlength="short"/>
                <v:textbox>
                  <w:txbxContent>
                    <w:p w:rsidR="007B16D7" w:rsidRDefault="007B16D7" w:rsidP="00BF6056">
                      <w:pPr>
                        <w:spacing w:before="120"/>
                        <w:jc w:val="center"/>
                        <w:rPr>
                          <w:b/>
                          <w:i/>
                          <w:color w:val="FFFFFF"/>
                          <w:position w:val="-20"/>
                          <w:sz w:val="36"/>
                        </w:rPr>
                      </w:pPr>
                      <w:r>
                        <w:rPr>
                          <w:b/>
                          <w:i/>
                          <w:color w:val="FFFFFF"/>
                          <w:position w:val="-20"/>
                          <w:sz w:val="36"/>
                        </w:rPr>
                        <w:t>Contact Center Operations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BF6056" w:rsidRPr="002431EB" w:rsidRDefault="00BF6056" w:rsidP="009F2A51">
      <w:pPr>
        <w:ind w:right="-270"/>
        <w:jc w:val="center"/>
        <w:rPr>
          <w:rFonts w:ascii="Century Schoolbook" w:hAnsi="Century Schoolbook"/>
        </w:rPr>
      </w:pPr>
    </w:p>
    <w:p w:rsidR="004F7B11" w:rsidRDefault="009F2A51" w:rsidP="009F2A51">
      <w:pPr>
        <w:pStyle w:val="BodyText"/>
        <w:spacing w:before="240" w:after="60"/>
        <w:jc w:val="center"/>
        <w:rPr>
          <w:ins w:id="1" w:author="Palacherla, Susmitha C (NONUS)" w:date="2017-04-18T15:28:00Z"/>
          <w:rFonts w:ascii="Arial" w:hAnsi="Arial"/>
          <w:b/>
          <w:sz w:val="36"/>
        </w:rPr>
      </w:pPr>
      <w:r w:rsidRPr="002431EB">
        <w:rPr>
          <w:rFonts w:ascii="Arial" w:hAnsi="Arial"/>
          <w:b/>
          <w:sz w:val="36"/>
        </w:rPr>
        <w:t xml:space="preserve">Title: </w:t>
      </w:r>
      <w:ins w:id="2" w:author="Palacherla, Susmitha C (NONUS)" w:date="2017-04-18T15:28:00Z">
        <w:r w:rsidR="004F7B11">
          <w:rPr>
            <w:rFonts w:ascii="Arial" w:hAnsi="Arial"/>
            <w:b/>
            <w:sz w:val="36"/>
          </w:rPr>
          <w:t xml:space="preserve">CCO eCoaching </w:t>
        </w:r>
      </w:ins>
      <w:ins w:id="3" w:author="Palacherla, Susmitha C (NONUS)" w:date="2017-04-18T15:31:00Z">
        <w:r w:rsidR="004F7B11">
          <w:rPr>
            <w:rFonts w:ascii="Arial" w:hAnsi="Arial"/>
            <w:b/>
            <w:sz w:val="36"/>
          </w:rPr>
          <w:t>Coaching Summary Report</w:t>
        </w:r>
      </w:ins>
    </w:p>
    <w:p w:rsidR="009F2A51" w:rsidRPr="002431EB" w:rsidDel="004F7B11" w:rsidRDefault="004F7B11" w:rsidP="009F2A51">
      <w:pPr>
        <w:pStyle w:val="BodyText"/>
        <w:spacing w:before="240" w:after="60"/>
        <w:jc w:val="center"/>
        <w:rPr>
          <w:del w:id="4" w:author="Palacherla, Susmitha C (NONUS)" w:date="2017-04-18T15:28:00Z"/>
          <w:rFonts w:ascii="Arial" w:hAnsi="Arial"/>
          <w:b/>
          <w:sz w:val="32"/>
        </w:rPr>
      </w:pPr>
      <w:ins w:id="5" w:author="Palacherla, Susmitha C (NONUS)" w:date="2017-04-18T15:31:00Z">
        <w:r>
          <w:rPr>
            <w:rFonts w:ascii="Arial" w:hAnsi="Arial" w:cs="Arial"/>
            <w:b/>
            <w:sz w:val="32"/>
          </w:rPr>
          <w:t xml:space="preserve">SSRS </w:t>
        </w:r>
      </w:ins>
      <w:del w:id="6" w:author="Palacherla, Susmitha C (NONUS)" w:date="2017-04-18T15:28:00Z">
        <w:r w:rsidR="00BF6056" w:rsidDel="004F7B11">
          <w:rPr>
            <w:rFonts w:ascii="Arial" w:hAnsi="Arial" w:cs="Arial"/>
            <w:b/>
            <w:sz w:val="32"/>
          </w:rPr>
          <w:delText xml:space="preserve">CCO Assignment and Exception Tracking System </w:delText>
        </w:r>
        <w:r w:rsidR="00256F60" w:rsidDel="004F7B11">
          <w:rPr>
            <w:rFonts w:ascii="Arial" w:hAnsi="Arial" w:cs="Arial"/>
            <w:b/>
            <w:sz w:val="32"/>
          </w:rPr>
          <w:delText>Quality</w:delText>
        </w:r>
        <w:r w:rsidR="00BF6056" w:rsidDel="004F7B11">
          <w:rPr>
            <w:rFonts w:ascii="Arial" w:hAnsi="Arial" w:cs="Arial"/>
            <w:b/>
            <w:sz w:val="32"/>
          </w:rPr>
          <w:delText xml:space="preserve"> </w:delText>
        </w:r>
        <w:r w:rsidR="009C0EBF" w:rsidDel="004F7B11">
          <w:rPr>
            <w:rFonts w:ascii="Arial" w:hAnsi="Arial" w:cs="Arial"/>
            <w:b/>
            <w:sz w:val="32"/>
          </w:rPr>
          <w:delText>Leads</w:delText>
        </w:r>
        <w:r w:rsidR="00BF6056" w:rsidDel="004F7B11">
          <w:rPr>
            <w:rFonts w:ascii="Arial" w:hAnsi="Arial" w:cs="Arial"/>
            <w:b/>
            <w:sz w:val="32"/>
          </w:rPr>
          <w:delText xml:space="preserve"> </w:delText>
        </w:r>
        <w:r w:rsidR="00256F60" w:rsidDel="004F7B11">
          <w:rPr>
            <w:rFonts w:ascii="Arial" w:hAnsi="Arial" w:cs="Arial"/>
            <w:b/>
            <w:sz w:val="32"/>
          </w:rPr>
          <w:delText>Report</w:delText>
        </w:r>
        <w:r w:rsidR="00BF6056" w:rsidDel="004F7B11">
          <w:rPr>
            <w:rFonts w:ascii="Arial" w:hAnsi="Arial" w:cs="Arial"/>
            <w:b/>
            <w:sz w:val="32"/>
          </w:rPr>
          <w:delText xml:space="preserve"> </w:delText>
        </w:r>
        <w:r w:rsidR="00256F60" w:rsidDel="004F7B11">
          <w:rPr>
            <w:rFonts w:ascii="Arial" w:hAnsi="Arial" w:cs="Arial"/>
            <w:b/>
            <w:sz w:val="32"/>
          </w:rPr>
          <w:delText>by</w:delText>
        </w:r>
        <w:r w:rsidR="00BF6056" w:rsidDel="004F7B11">
          <w:rPr>
            <w:rFonts w:ascii="Arial" w:hAnsi="Arial" w:cs="Arial"/>
            <w:b/>
            <w:sz w:val="32"/>
          </w:rPr>
          <w:delText xml:space="preserve"> </w:delText>
        </w:r>
        <w:r w:rsidR="00256F60" w:rsidDel="004F7B11">
          <w:rPr>
            <w:rFonts w:ascii="Arial" w:hAnsi="Arial" w:cs="Arial"/>
            <w:b/>
            <w:sz w:val="32"/>
          </w:rPr>
          <w:delText>Site</w:delText>
        </w:r>
      </w:del>
    </w:p>
    <w:p w:rsidR="009F2A51" w:rsidRPr="002431EB" w:rsidRDefault="009F2A51" w:rsidP="009F2A51">
      <w:pPr>
        <w:pStyle w:val="BodyText"/>
        <w:spacing w:before="240" w:after="60"/>
        <w:jc w:val="center"/>
        <w:rPr>
          <w:rFonts w:ascii="Arial" w:hAnsi="Arial"/>
          <w:b/>
          <w:sz w:val="32"/>
        </w:rPr>
      </w:pPr>
      <w:del w:id="7" w:author="Palacherla, Susmitha C (NONUS)" w:date="2017-04-18T15:29:00Z">
        <w:r w:rsidDel="004F7B11">
          <w:rPr>
            <w:rFonts w:ascii="Arial" w:hAnsi="Arial"/>
            <w:b/>
            <w:sz w:val="32"/>
          </w:rPr>
          <w:delText>SS</w:delText>
        </w:r>
        <w:r w:rsidR="00256F60" w:rsidDel="004F7B11">
          <w:rPr>
            <w:rFonts w:ascii="Arial" w:hAnsi="Arial"/>
            <w:b/>
            <w:sz w:val="32"/>
          </w:rPr>
          <w:delText>R</w:delText>
        </w:r>
        <w:r w:rsidDel="004F7B11">
          <w:rPr>
            <w:rFonts w:ascii="Arial" w:hAnsi="Arial"/>
            <w:b/>
            <w:sz w:val="32"/>
          </w:rPr>
          <w:delText xml:space="preserve">S Detail </w:delText>
        </w:r>
      </w:del>
      <w:ins w:id="8" w:author="Palacherla, Susmitha C (NONUS)" w:date="2017-04-18T15:29:00Z">
        <w:r w:rsidR="004F7B11">
          <w:rPr>
            <w:rFonts w:ascii="Arial" w:hAnsi="Arial"/>
            <w:b/>
            <w:sz w:val="32"/>
          </w:rPr>
          <w:t xml:space="preserve">Detail </w:t>
        </w:r>
      </w:ins>
      <w:r>
        <w:rPr>
          <w:rFonts w:ascii="Arial" w:hAnsi="Arial"/>
          <w:b/>
          <w:sz w:val="32"/>
        </w:rPr>
        <w:t>Design Document</w:t>
      </w:r>
    </w:p>
    <w:p w:rsidR="009F2A51" w:rsidRPr="002431EB" w:rsidRDefault="009F2A51" w:rsidP="009F2A51">
      <w:pPr>
        <w:pStyle w:val="Title1"/>
        <w:ind w:right="-270"/>
      </w:pPr>
      <w:r w:rsidRPr="002431EB">
        <w:t>__________________________</w:t>
      </w:r>
    </w:p>
    <w:p w:rsidR="009F2A51" w:rsidRPr="002431EB" w:rsidRDefault="009F2A51" w:rsidP="009F2A51">
      <w:pPr>
        <w:ind w:right="-270"/>
      </w:pPr>
    </w:p>
    <w:tbl>
      <w:tblPr>
        <w:tblW w:w="0" w:type="auto"/>
        <w:tblInd w:w="1519" w:type="dxa"/>
        <w:tblLayout w:type="fixed"/>
        <w:tblCellMar>
          <w:left w:w="79" w:type="dxa"/>
          <w:right w:w="79" w:type="dxa"/>
        </w:tblCellMar>
        <w:tblLook w:val="0000" w:firstRow="0" w:lastRow="0" w:firstColumn="0" w:lastColumn="0" w:noHBand="0" w:noVBand="0"/>
      </w:tblPr>
      <w:tblGrid>
        <w:gridCol w:w="1530"/>
        <w:gridCol w:w="1620"/>
        <w:gridCol w:w="3510"/>
      </w:tblGrid>
      <w:tr w:rsidR="009F2A51" w:rsidRPr="00D37C04" w:rsidTr="00A45C57">
        <w:trPr>
          <w:cantSplit/>
          <w:trHeight w:val="282"/>
        </w:trPr>
        <w:tc>
          <w:tcPr>
            <w:tcW w:w="15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Last Revision</w:t>
            </w: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Last Review</w:t>
            </w:r>
          </w:p>
        </w:tc>
        <w:tc>
          <w:tcPr>
            <w:tcW w:w="3510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Description</w:t>
            </w:r>
          </w:p>
        </w:tc>
      </w:tr>
      <w:tr w:rsidR="009F2A51" w:rsidRPr="00D37C04" w:rsidTr="00A45C57">
        <w:trPr>
          <w:cantSplit/>
          <w:trHeight w:val="348"/>
        </w:trPr>
        <w:tc>
          <w:tcPr>
            <w:tcW w:w="153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9F2A51" w:rsidRPr="00D37C04" w:rsidRDefault="003B583A" w:rsidP="00C84D7D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  <w:del w:id="9" w:author="Huang, Lili" w:date="2015-09-17T09:15:00Z">
              <w:r w:rsidDel="00C84D7D">
                <w:rPr>
                  <w:rFonts w:ascii="Times New Roman (PCL6)" w:hAnsi="Times New Roman (PCL6)"/>
                </w:rPr>
                <w:delText>2</w:delText>
              </w:r>
            </w:del>
            <w:ins w:id="10" w:author="Huang, Lili" w:date="2015-09-17T09:15:00Z">
              <w:del w:id="11" w:author="Palacherla, Susmitha C (NONUS)" w:date="2017-04-18T15:29:00Z">
                <w:r w:rsidR="00C84D7D" w:rsidDel="004F7B11">
                  <w:rPr>
                    <w:rFonts w:ascii="Times New Roman (PCL6)" w:hAnsi="Times New Roman (PCL6)"/>
                  </w:rPr>
                  <w:delText>9</w:delText>
                </w:r>
              </w:del>
            </w:ins>
            <w:del w:id="12" w:author="Palacherla, Susmitha C (NONUS)" w:date="2017-04-18T15:29:00Z">
              <w:r w:rsidR="0013673F" w:rsidDel="004F7B11">
                <w:rPr>
                  <w:rFonts w:ascii="Times New Roman (PCL6)" w:hAnsi="Times New Roman (PCL6)"/>
                </w:rPr>
                <w:delText>/</w:delText>
              </w:r>
              <w:r w:rsidDel="004F7B11">
                <w:rPr>
                  <w:rFonts w:ascii="Times New Roman (PCL6)" w:hAnsi="Times New Roman (PCL6)"/>
                </w:rPr>
                <w:delText>16</w:delText>
              </w:r>
            </w:del>
            <w:ins w:id="13" w:author="Huang, Lili" w:date="2015-09-17T09:16:00Z">
              <w:del w:id="14" w:author="Palacherla, Susmitha C (NONUS)" w:date="2017-04-18T15:29:00Z">
                <w:r w:rsidR="00C84D7D" w:rsidDel="004F7B11">
                  <w:rPr>
                    <w:rFonts w:ascii="Times New Roman (PCL6)" w:hAnsi="Times New Roman (PCL6)"/>
                  </w:rPr>
                  <w:delText>17</w:delText>
                </w:r>
              </w:del>
            </w:ins>
            <w:del w:id="15" w:author="Palacherla, Susmitha C (NONUS)" w:date="2017-04-18T15:29:00Z">
              <w:r w:rsidR="0013673F" w:rsidDel="004F7B11">
                <w:rPr>
                  <w:rFonts w:ascii="Times New Roman (PCL6)" w:hAnsi="Times New Roman (PCL6)"/>
                </w:rPr>
                <w:delText>/2015</w:delText>
              </w:r>
            </w:del>
            <w:ins w:id="16" w:author="Palacherla, Susmitha C (NONUS)" w:date="2017-04-18T15:29:00Z">
              <w:r w:rsidR="004F7B11">
                <w:rPr>
                  <w:rFonts w:ascii="Times New Roman (PCL6)" w:hAnsi="Times New Roman (PCL6)"/>
                </w:rPr>
                <w:t>4/18/2017</w:t>
              </w:r>
            </w:ins>
          </w:p>
        </w:tc>
        <w:tc>
          <w:tcPr>
            <w:tcW w:w="162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9F2A51" w:rsidRPr="00D37C04" w:rsidRDefault="009F2A51" w:rsidP="00A45C57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</w:p>
        </w:tc>
        <w:tc>
          <w:tcPr>
            <w:tcW w:w="3510" w:type="dxa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42551C" w:rsidRDefault="0042551C" w:rsidP="006E5C91">
            <w:pPr>
              <w:ind w:right="-270"/>
              <w:rPr>
                <w:ins w:id="17" w:author="Huang, Lili" w:date="2015-09-30T09:11:00Z"/>
                <w:rFonts w:ascii="Times New Roman (PCL6)" w:hAnsi="Times New Roman (PCL6)"/>
              </w:rPr>
            </w:pPr>
            <w:ins w:id="18" w:author="Huang, Lili" w:date="2015-09-30T09:11:00Z">
              <w:r>
                <w:rPr>
                  <w:rFonts w:ascii="Times New Roman (PCL6)" w:hAnsi="Times New Roman (PCL6)"/>
                </w:rPr>
                <w:t xml:space="preserve">TFS </w:t>
              </w:r>
              <w:del w:id="19" w:author="Palacherla, Susmitha C (NONUS)" w:date="2017-04-18T15:29:00Z">
                <w:r w:rsidDel="004F7B11">
                  <w:rPr>
                    <w:rFonts w:ascii="Times New Roman (PCL6)" w:hAnsi="Times New Roman (PCL6)"/>
                  </w:rPr>
                  <w:delText xml:space="preserve">799 - </w:delText>
                </w:r>
              </w:del>
            </w:ins>
            <w:ins w:id="20" w:author="Huang, Lili" w:date="2015-09-30T09:12:00Z">
              <w:del w:id="21" w:author="Palacherla, Susmitha C (NONUS)" w:date="2017-04-18T15:29:00Z">
                <w:r w:rsidRPr="0042551C" w:rsidDel="004F7B11">
                  <w:rPr>
                    <w:rFonts w:ascii="Times New Roman (PCL6)" w:hAnsi="Times New Roman (PCL6)"/>
                  </w:rPr>
                  <w:delText>Update CCO Assignment and Exception Tracking System Quality-Leads-Report-by-Site_SSRS_DD.docx</w:delText>
                </w:r>
              </w:del>
            </w:ins>
            <w:ins w:id="22" w:author="Palacherla, Susmitha C (NONUS)" w:date="2017-04-18T15:29:00Z">
              <w:r w:rsidR="004F7B11">
                <w:rPr>
                  <w:rFonts w:ascii="Times New Roman (PCL6)" w:hAnsi="Times New Roman (PCL6)"/>
                </w:rPr>
                <w:t xml:space="preserve">5621 - </w:t>
              </w:r>
            </w:ins>
            <w:ins w:id="23" w:author="Palacherla, Susmitha C (NONUS)" w:date="2017-04-18T15:30:00Z">
              <w:r w:rsidR="004F7B11" w:rsidRPr="004F7B11">
                <w:rPr>
                  <w:rFonts w:ascii="Times New Roman (PCL6)" w:hAnsi="Times New Roman (PCL6)"/>
                </w:rPr>
                <w:t xml:space="preserve"> Initial reporting for </w:t>
              </w:r>
              <w:proofErr w:type="spellStart"/>
              <w:r w:rsidR="004F7B11" w:rsidRPr="004F7B11">
                <w:rPr>
                  <w:rFonts w:ascii="Times New Roman (PCL6)" w:hAnsi="Times New Roman (PCL6)"/>
                </w:rPr>
                <w:t>eCL</w:t>
              </w:r>
            </w:ins>
            <w:proofErr w:type="spellEnd"/>
          </w:p>
          <w:p w:rsidR="00B13830" w:rsidRPr="00D37C04" w:rsidRDefault="0013673F" w:rsidP="006E5C91">
            <w:pPr>
              <w:ind w:right="-270"/>
              <w:rPr>
                <w:rFonts w:ascii="Times New Roman (PCL6)" w:hAnsi="Times New Roman (PCL6)"/>
              </w:rPr>
            </w:pPr>
            <w:del w:id="24" w:author="Huang, Lili" w:date="2015-09-17T09:16:00Z">
              <w:r w:rsidDel="00B13830">
                <w:rPr>
                  <w:rFonts w:ascii="Times New Roman (PCL6)" w:hAnsi="Times New Roman (PCL6)"/>
                </w:rPr>
                <w:delText>SCR #</w:delText>
              </w:r>
              <w:r w:rsidR="003B583A" w:rsidDel="00B13830">
                <w:rPr>
                  <w:rFonts w:ascii="Times New Roman (PCL6)" w:hAnsi="Times New Roman (PCL6)"/>
                </w:rPr>
                <w:delText xml:space="preserve">P14155 </w:delText>
              </w:r>
              <w:r w:rsidDel="00B13830">
                <w:rPr>
                  <w:rFonts w:ascii="Times New Roman (PCL6)" w:hAnsi="Times New Roman (PCL6)"/>
                </w:rPr>
                <w:delText xml:space="preserve">– </w:delText>
              </w:r>
              <w:r w:rsidR="003B583A" w:rsidDel="00B13830">
                <w:rPr>
                  <w:rFonts w:ascii="Times New Roman (PCL6)" w:hAnsi="Times New Roman (PCL6)"/>
                </w:rPr>
                <w:delText>Add site parameter and additional fields to Quality Lead report</w:delText>
              </w:r>
              <w:r w:rsidDel="00B13830">
                <w:rPr>
                  <w:rFonts w:ascii="Times New Roman (PCL6)" w:hAnsi="Times New Roman (PCL6)"/>
                </w:rPr>
                <w:delText>.</w:delText>
              </w:r>
            </w:del>
          </w:p>
        </w:tc>
      </w:tr>
    </w:tbl>
    <w:p w:rsidR="009F2A51" w:rsidRPr="002431EB" w:rsidRDefault="009F2A51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Palatino (PCL6)" w:hAnsi="Palatino (PCL6)"/>
          <w:b w:val="0"/>
          <w:sz w:val="20"/>
        </w:rPr>
      </w:pPr>
    </w:p>
    <w:p w:rsidR="009F2A51" w:rsidRPr="002431EB" w:rsidRDefault="00301AD2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0" allowOverlap="1" wp14:anchorId="010BD673" wp14:editId="3E2EA310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5715" t="13335" r="12700" b="5080"/>
                <wp:wrapNone/>
                <wp:docPr id="15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97D8795" id="Line 3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0" allowOverlap="1" wp14:anchorId="1E3279E1" wp14:editId="117A5C3F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9525" t="13335" r="6985" b="5080"/>
                <wp:wrapNone/>
                <wp:docPr id="14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AC7E4FB" id="Line 4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Prepared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del w:id="25" w:author="Palacherla, Susmitha C (NONUS)" w:date="2017-04-18T15:30:00Z">
        <w:r w:rsidR="00256F60" w:rsidRPr="00256F60" w:rsidDel="004F7B11">
          <w:rPr>
            <w:rFonts w:ascii="Times New Roman (PCL6)" w:hAnsi="Times New Roman (PCL6)"/>
            <w:b w:val="0"/>
            <w:sz w:val="20"/>
          </w:rPr>
          <w:delText>Ben Trachsel</w:delText>
        </w:r>
      </w:del>
      <w:ins w:id="26" w:author="Palacherla, Susmitha C (NONUS)" w:date="2017-04-18T15:30:00Z">
        <w:r w:rsidR="004F7B11">
          <w:rPr>
            <w:rFonts w:ascii="Times New Roman (PCL6)" w:hAnsi="Times New Roman (PCL6)"/>
            <w:b w:val="0"/>
            <w:sz w:val="20"/>
          </w:rPr>
          <w:t>Suzy Palacherla</w:t>
        </w:r>
      </w:ins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 </w:t>
      </w:r>
      <w:del w:id="27" w:author="Palacherla, Susmitha C (NONUS)" w:date="2017-04-18T15:30:00Z">
        <w:r w:rsidR="00256F60" w:rsidDel="004F7B11">
          <w:rPr>
            <w:rFonts w:ascii="Times New Roman (PCL6)" w:hAnsi="Times New Roman (PCL6)"/>
            <w:b w:val="0"/>
            <w:sz w:val="22"/>
          </w:rPr>
          <w:delText>10</w:delText>
        </w:r>
        <w:r w:rsidR="00061754" w:rsidDel="004F7B11">
          <w:rPr>
            <w:rFonts w:ascii="Times New Roman (PCL6)" w:hAnsi="Times New Roman (PCL6)"/>
            <w:b w:val="0"/>
            <w:sz w:val="22"/>
          </w:rPr>
          <w:delText>/</w:delText>
        </w:r>
        <w:r w:rsidR="00256F60" w:rsidDel="004F7B11">
          <w:rPr>
            <w:rFonts w:ascii="Times New Roman (PCL6)" w:hAnsi="Times New Roman (PCL6)"/>
            <w:b w:val="0"/>
            <w:sz w:val="22"/>
          </w:rPr>
          <w:delText>31</w:delText>
        </w:r>
        <w:r w:rsidR="00061754" w:rsidDel="004F7B11">
          <w:rPr>
            <w:rFonts w:ascii="Times New Roman (PCL6)" w:hAnsi="Times New Roman (PCL6)"/>
            <w:b w:val="0"/>
            <w:sz w:val="22"/>
          </w:rPr>
          <w:delText>/2012</w:delText>
        </w:r>
      </w:del>
      <w:ins w:id="28" w:author="Palacherla, Susmitha C (NONUS)" w:date="2017-04-18T15:30:00Z">
        <w:r w:rsidR="004F7B11">
          <w:rPr>
            <w:rFonts w:ascii="Times New Roman (PCL6)" w:hAnsi="Times New Roman (PCL6)"/>
            <w:b w:val="0"/>
            <w:sz w:val="22"/>
          </w:rPr>
          <w:t>4/18/2017</w:t>
        </w:r>
      </w:ins>
    </w:p>
    <w:p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 (PCL6)" w:hAnsi="Times New Roman (PCL6)"/>
        </w:rPr>
      </w:pPr>
    </w:p>
    <w:p w:rsidR="009F2A51" w:rsidRPr="002431EB" w:rsidRDefault="009F2A51" w:rsidP="009F2A51">
      <w:pPr>
        <w:pStyle w:val="BodyText"/>
        <w:rPr>
          <w:rFonts w:ascii="Times New Roman (PCL6)" w:hAnsi="Times New Roman (PCL6)"/>
        </w:rPr>
      </w:pPr>
      <w:r w:rsidRPr="002431EB">
        <w:rPr>
          <w:rFonts w:ascii="Times New Roman (PCL6)" w:hAnsi="Times New Roman (PCL6)"/>
        </w:rPr>
        <w:t xml:space="preserve">Department, Location: </w:t>
      </w:r>
      <w:r w:rsidRPr="002431EB">
        <w:rPr>
          <w:rFonts w:ascii="Times New Roman (PCL6)" w:hAnsi="Times New Roman (PCL6)"/>
        </w:rPr>
        <w:tab/>
      </w:r>
      <w:r w:rsidRPr="002431EB">
        <w:rPr>
          <w:rFonts w:ascii="Times New Roman (PCL6)" w:hAnsi="Times New Roman (PCL6)"/>
        </w:rPr>
        <w:tab/>
      </w:r>
      <w:del w:id="29" w:author="Palacherla, Susmitha C (NONUS)" w:date="2017-04-18T15:30:00Z">
        <w:r w:rsidDel="004F7B11">
          <w:rPr>
            <w:rFonts w:ascii="Times New Roman (PCL6)" w:hAnsi="Times New Roman (PCL6)"/>
          </w:rPr>
          <w:delText>Coralville</w:delText>
        </w:r>
      </w:del>
      <w:ins w:id="30" w:author="Palacherla, Susmitha C (NONUS)" w:date="2017-04-18T15:30:00Z">
        <w:r w:rsidR="004F7B11">
          <w:rPr>
            <w:rFonts w:ascii="Times New Roman (PCL6)" w:hAnsi="Times New Roman (PCL6)"/>
          </w:rPr>
          <w:t>HCSD</w:t>
        </w:r>
      </w:ins>
    </w:p>
    <w:p w:rsidR="009F2A51" w:rsidRPr="002431EB" w:rsidRDefault="00301AD2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0" allowOverlap="1" wp14:anchorId="1E319682" wp14:editId="6F67C6DA">
                <wp:simplePos x="0" y="0"/>
                <wp:positionH relativeFrom="column">
                  <wp:posOffset>1463040</wp:posOffset>
                </wp:positionH>
                <wp:positionV relativeFrom="paragraph">
                  <wp:posOffset>7620</wp:posOffset>
                </wp:positionV>
                <wp:extent cx="2468880" cy="0"/>
                <wp:effectExtent l="5715" t="7620" r="11430" b="11430"/>
                <wp:wrapNone/>
                <wp:docPr id="13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0BC8561" id="Line 5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5.2pt,.6pt" to="309.6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:rsidR="009F2A51" w:rsidRPr="002431EB" w:rsidRDefault="00301AD2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0" allowOverlap="1" wp14:anchorId="7B4479ED" wp14:editId="0D06661F">
                <wp:simplePos x="0" y="0"/>
                <wp:positionH relativeFrom="column">
                  <wp:posOffset>4754880</wp:posOffset>
                </wp:positionH>
                <wp:positionV relativeFrom="paragraph">
                  <wp:posOffset>441325</wp:posOffset>
                </wp:positionV>
                <wp:extent cx="915035" cy="635"/>
                <wp:effectExtent l="11430" t="12700" r="6985" b="5715"/>
                <wp:wrapNone/>
                <wp:docPr id="12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5E6BB47" id="Line 6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4.4pt,34.75pt" to="446.45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0" allowOverlap="1" wp14:anchorId="498871D4" wp14:editId="12839F32">
                <wp:simplePos x="0" y="0"/>
                <wp:positionH relativeFrom="column">
                  <wp:posOffset>914400</wp:posOffset>
                </wp:positionH>
                <wp:positionV relativeFrom="paragraph">
                  <wp:posOffset>415925</wp:posOffset>
                </wp:positionV>
                <wp:extent cx="2469515" cy="635"/>
                <wp:effectExtent l="9525" t="6350" r="6985" b="12065"/>
                <wp:wrapNone/>
                <wp:docPr id="11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F518A3C" id="Line 7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2.75pt" to="266.45pt,3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Approved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</w:t>
      </w:r>
    </w:p>
    <w:p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</w:pPr>
    </w:p>
    <w:p w:rsidR="009F2A51" w:rsidRPr="002431EB" w:rsidRDefault="0013673F" w:rsidP="003B583A">
      <w:pPr>
        <w:spacing w:after="0" w:line="240" w:lineRule="auto"/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br w:type="page"/>
      </w:r>
      <w:r w:rsidR="009F2A51" w:rsidRPr="002431EB">
        <w:rPr>
          <w:rFonts w:ascii="Arial" w:hAnsi="Arial"/>
          <w:b/>
          <w:sz w:val="28"/>
        </w:rPr>
        <w:lastRenderedPageBreak/>
        <w:t>Change History Log</w:t>
      </w:r>
    </w:p>
    <w:p w:rsidR="009F2A51" w:rsidRPr="002431EB" w:rsidRDefault="009F2A51" w:rsidP="009F2A51">
      <w:pPr>
        <w:pStyle w:val="hdr1"/>
        <w:jc w:val="center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5238"/>
        <w:gridCol w:w="2790"/>
      </w:tblGrid>
      <w:tr w:rsidR="009F2A51" w:rsidRPr="00D37C04" w:rsidTr="00A45C57">
        <w:trPr>
          <w:tblHeader/>
        </w:trPr>
        <w:tc>
          <w:tcPr>
            <w:tcW w:w="1440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Date</w:t>
            </w:r>
          </w:p>
        </w:tc>
        <w:tc>
          <w:tcPr>
            <w:tcW w:w="5238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Change Description</w:t>
            </w:r>
          </w:p>
        </w:tc>
        <w:tc>
          <w:tcPr>
            <w:tcW w:w="2790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Author</w:t>
            </w:r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256F60" w:rsidP="00BD7ED6">
            <w:pPr>
              <w:pStyle w:val="hdr1"/>
              <w:ind w:left="0"/>
              <w:jc w:val="left"/>
            </w:pPr>
            <w:del w:id="31" w:author="Palacherla, Susmitha C (NONUS)" w:date="2017-04-18T15:30:00Z">
              <w:r w:rsidDel="004F7B11">
                <w:delText>10/31/2012</w:delText>
              </w:r>
            </w:del>
            <w:ins w:id="32" w:author="Palacherla, Susmitha C (NONUS)" w:date="2017-04-18T15:30:00Z">
              <w:r w:rsidR="004F7B11">
                <w:t>4/18/2017</w:t>
              </w:r>
            </w:ins>
          </w:p>
        </w:tc>
        <w:tc>
          <w:tcPr>
            <w:tcW w:w="5238" w:type="dxa"/>
          </w:tcPr>
          <w:p w:rsidR="009F2A51" w:rsidRPr="00D37C04" w:rsidRDefault="004F7B11">
            <w:pPr>
              <w:pStyle w:val="hdr1"/>
              <w:ind w:left="0"/>
              <w:jc w:val="left"/>
            </w:pPr>
            <w:ins w:id="33" w:author="Palacherla, Susmitha C (NONUS)" w:date="2017-04-18T15:30:00Z">
              <w:r>
                <w:t xml:space="preserve">TFS 5621 </w:t>
              </w:r>
            </w:ins>
            <w:ins w:id="34" w:author="Palacherla, Susmitha C (NONUS)" w:date="2017-04-18T15:32:00Z">
              <w:r>
                <w:t>–</w:t>
              </w:r>
            </w:ins>
            <w:ins w:id="35" w:author="Palacherla, Susmitha C (NONUS)" w:date="2017-04-18T15:30:00Z">
              <w:r>
                <w:t xml:space="preserve"> </w:t>
              </w:r>
            </w:ins>
            <w:del w:id="36" w:author="Palacherla, Susmitha C (NONUS)" w:date="2017-04-18T15:30:00Z">
              <w:r w:rsidR="00BD7ED6" w:rsidDel="004F7B11">
                <w:delText>A&amp;E</w:delText>
              </w:r>
            </w:del>
            <w:ins w:id="37" w:author="Palacherla, Susmitha C (NONUS)" w:date="2017-04-18T15:32:00Z">
              <w:r>
                <w:t>Initial revision</w:t>
              </w:r>
            </w:ins>
            <w:del w:id="38" w:author="Palacherla, Susmitha C (NONUS)" w:date="2017-04-18T15:30:00Z">
              <w:r w:rsidR="00BD7ED6" w:rsidDel="004F7B11">
                <w:delText xml:space="preserve"> </w:delText>
              </w:r>
            </w:del>
            <w:del w:id="39" w:author="Palacherla, Susmitha C (NONUS)" w:date="2017-04-18T15:32:00Z">
              <w:r w:rsidR="00BD7ED6" w:rsidDel="004F7B11">
                <w:delText>Initial Release</w:delText>
              </w:r>
            </w:del>
          </w:p>
        </w:tc>
        <w:tc>
          <w:tcPr>
            <w:tcW w:w="2790" w:type="dxa"/>
          </w:tcPr>
          <w:p w:rsidR="00256F60" w:rsidRPr="00D37C04" w:rsidRDefault="004F7B11" w:rsidP="00256F60">
            <w:pPr>
              <w:pStyle w:val="hdr1"/>
              <w:ind w:left="0"/>
              <w:jc w:val="left"/>
            </w:pPr>
            <w:ins w:id="40" w:author="Palacherla, Susmitha C (NONUS)" w:date="2017-04-18T15:30:00Z">
              <w:r>
                <w:t>Susmitha Palacherla</w:t>
              </w:r>
            </w:ins>
            <w:del w:id="41" w:author="Palacherla, Susmitha C (NONUS)" w:date="2017-04-18T15:30:00Z">
              <w:r w:rsidR="00256F60" w:rsidDel="004F7B11">
                <w:delText>Ben Trachsel</w:delText>
              </w:r>
            </w:del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2B32B3" w:rsidP="00C57C3E">
            <w:pPr>
              <w:pStyle w:val="hdr1"/>
              <w:ind w:left="0"/>
              <w:jc w:val="left"/>
            </w:pPr>
            <w:del w:id="42" w:author="Palacherla, Susmitha C (NONUS)" w:date="2017-04-18T15:30:00Z">
              <w:r w:rsidDel="004F7B11">
                <w:delText>11/30/2012</w:delText>
              </w:r>
            </w:del>
          </w:p>
        </w:tc>
        <w:tc>
          <w:tcPr>
            <w:tcW w:w="5238" w:type="dxa"/>
          </w:tcPr>
          <w:p w:rsidR="009F2A51" w:rsidRPr="00D37C04" w:rsidRDefault="00256F60" w:rsidP="002B32B3">
            <w:pPr>
              <w:pStyle w:val="hdr1"/>
              <w:ind w:left="0"/>
              <w:jc w:val="left"/>
            </w:pPr>
            <w:del w:id="43" w:author="Palacherla, Susmitha C (NONUS)" w:date="2017-04-18T15:30:00Z">
              <w:r w:rsidDel="004F7B11">
                <w:delText xml:space="preserve"> </w:delText>
              </w:r>
              <w:r w:rsidR="002B32B3" w:rsidDel="004F7B11">
                <w:delText xml:space="preserve">Added function, exceptions, improved formatting </w:delText>
              </w:r>
            </w:del>
          </w:p>
        </w:tc>
        <w:tc>
          <w:tcPr>
            <w:tcW w:w="2790" w:type="dxa"/>
          </w:tcPr>
          <w:p w:rsidR="009F2A51" w:rsidRPr="00D37C04" w:rsidRDefault="002B32B3" w:rsidP="00A45C57">
            <w:pPr>
              <w:pStyle w:val="hdr1"/>
              <w:ind w:left="0"/>
              <w:jc w:val="left"/>
            </w:pPr>
            <w:del w:id="44" w:author="Palacherla, Susmitha C (NONUS)" w:date="2017-04-18T15:30:00Z">
              <w:r w:rsidDel="004F7B11">
                <w:delText>Ben Trachsel</w:delText>
              </w:r>
            </w:del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8F746F" w:rsidP="00C57C3E">
            <w:pPr>
              <w:pStyle w:val="hdr1"/>
              <w:ind w:left="0"/>
              <w:jc w:val="left"/>
            </w:pPr>
            <w:del w:id="45" w:author="Palacherla, Susmitha C (NONUS)" w:date="2017-04-18T15:30:00Z">
              <w:r w:rsidDel="004F7B11">
                <w:delText>3/6/2013</w:delText>
              </w:r>
            </w:del>
          </w:p>
        </w:tc>
        <w:tc>
          <w:tcPr>
            <w:tcW w:w="5238" w:type="dxa"/>
          </w:tcPr>
          <w:p w:rsidR="009F2A51" w:rsidRPr="00D37C04" w:rsidRDefault="008F746F" w:rsidP="00C57C3E">
            <w:pPr>
              <w:pStyle w:val="hdr1"/>
              <w:ind w:left="0"/>
              <w:jc w:val="left"/>
            </w:pPr>
            <w:del w:id="46" w:author="Palacherla, Susmitha C (NONUS)" w:date="2017-04-18T15:30:00Z">
              <w:r w:rsidDel="004F7B11">
                <w:delText xml:space="preserve">SCR9499  Added info regarding using a Bold Blue Font for the Agent’s Name to indicate a Bilingual agent.  </w:delText>
              </w:r>
            </w:del>
          </w:p>
        </w:tc>
        <w:tc>
          <w:tcPr>
            <w:tcW w:w="2790" w:type="dxa"/>
          </w:tcPr>
          <w:p w:rsidR="009F2A51" w:rsidDel="004F7B11" w:rsidRDefault="009F2A51" w:rsidP="00A45C57">
            <w:pPr>
              <w:pStyle w:val="hdr1"/>
              <w:ind w:left="0"/>
              <w:jc w:val="left"/>
              <w:rPr>
                <w:del w:id="47" w:author="Palacherla, Susmitha C (NONUS)" w:date="2017-04-18T15:30:00Z"/>
              </w:rPr>
            </w:pPr>
          </w:p>
          <w:p w:rsidR="008F746F" w:rsidRPr="00D37C04" w:rsidRDefault="008F746F" w:rsidP="00A45C57">
            <w:pPr>
              <w:pStyle w:val="hdr1"/>
              <w:ind w:left="0"/>
              <w:jc w:val="left"/>
            </w:pPr>
            <w:del w:id="48" w:author="Palacherla, Susmitha C (NONUS)" w:date="2017-04-18T15:30:00Z">
              <w:r w:rsidDel="004F7B11">
                <w:delText>Ben Trachsel</w:delText>
              </w:r>
            </w:del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AC2890" w:rsidP="00C57C3E">
            <w:pPr>
              <w:pStyle w:val="hdr1"/>
              <w:ind w:left="0"/>
              <w:jc w:val="left"/>
            </w:pPr>
            <w:del w:id="49" w:author="Palacherla, Susmitha C (NONUS)" w:date="2017-04-18T15:30:00Z">
              <w:r w:rsidDel="004F7B11">
                <w:delText>4/2/2013</w:delText>
              </w:r>
            </w:del>
          </w:p>
        </w:tc>
        <w:tc>
          <w:tcPr>
            <w:tcW w:w="5238" w:type="dxa"/>
          </w:tcPr>
          <w:p w:rsidR="009F2A51" w:rsidRPr="00D37C04" w:rsidRDefault="00AC2890" w:rsidP="00C57C3E">
            <w:pPr>
              <w:pStyle w:val="hdr1"/>
              <w:ind w:left="0"/>
              <w:jc w:val="left"/>
            </w:pPr>
            <w:del w:id="50" w:author="Palacherla, Susmitha C (NONUS)" w:date="2017-04-18T15:30:00Z">
              <w:r w:rsidDel="004F7B11">
                <w:delText>SCR9199 Added Date Range.</w:delText>
              </w:r>
              <w:r w:rsidR="00965759" w:rsidDel="004F7B11">
                <w:delText xml:space="preserve">  Based on scheduled  on scheduled completion date</w:delText>
              </w:r>
            </w:del>
          </w:p>
        </w:tc>
        <w:tc>
          <w:tcPr>
            <w:tcW w:w="2790" w:type="dxa"/>
            <w:vAlign w:val="bottom"/>
          </w:tcPr>
          <w:p w:rsidR="009F2A51" w:rsidRPr="00D37C04" w:rsidRDefault="00965759" w:rsidP="00A45C57">
            <w:pPr>
              <w:pStyle w:val="hdr1"/>
              <w:ind w:left="0"/>
              <w:jc w:val="left"/>
            </w:pPr>
            <w:del w:id="51" w:author="Palacherla, Susmitha C (NONUS)" w:date="2017-04-18T15:30:00Z">
              <w:r w:rsidDel="004F7B11">
                <w:delText>Ben Trachsel</w:delText>
              </w:r>
            </w:del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BF6056" w:rsidP="00C57C3E">
            <w:pPr>
              <w:pStyle w:val="hdr1"/>
              <w:ind w:left="0"/>
              <w:jc w:val="left"/>
            </w:pPr>
            <w:del w:id="52" w:author="Palacherla, Susmitha C (NONUS)" w:date="2017-04-18T15:30:00Z">
              <w:r w:rsidDel="004F7B11">
                <w:delText>12/15/2014</w:delText>
              </w:r>
            </w:del>
          </w:p>
        </w:tc>
        <w:tc>
          <w:tcPr>
            <w:tcW w:w="5238" w:type="dxa"/>
          </w:tcPr>
          <w:p w:rsidR="009F2A51" w:rsidRPr="00D37C04" w:rsidRDefault="00BF6056" w:rsidP="00C57C3E">
            <w:pPr>
              <w:pStyle w:val="hdr1"/>
              <w:ind w:left="0"/>
              <w:jc w:val="left"/>
            </w:pPr>
            <w:del w:id="53" w:author="Palacherla, Susmitha C (NONUS)" w:date="2017-04-18T15:30:00Z">
              <w:r w:rsidRPr="00C22B5F" w:rsidDel="004F7B11">
                <w:rPr>
                  <w:rFonts w:ascii="Times New Roman (PCL6)" w:hAnsi="Times New Roman (PCL6)"/>
                </w:rPr>
                <w:delText>SCRs #P11872, 13586, 13588, 13589 - Remove coaching references, add new fields</w:delText>
              </w:r>
              <w:r w:rsidDel="004F7B11">
                <w:rPr>
                  <w:rFonts w:ascii="Times New Roman (PCL6)" w:hAnsi="Times New Roman (PCL6)"/>
                </w:rPr>
                <w:delText>.</w:delText>
              </w:r>
            </w:del>
          </w:p>
        </w:tc>
        <w:tc>
          <w:tcPr>
            <w:tcW w:w="2790" w:type="dxa"/>
          </w:tcPr>
          <w:p w:rsidR="009F2A51" w:rsidRPr="00D37C04" w:rsidRDefault="00BF6056" w:rsidP="00A45C57">
            <w:pPr>
              <w:pStyle w:val="hdr1"/>
              <w:ind w:left="0"/>
              <w:jc w:val="left"/>
            </w:pPr>
            <w:del w:id="54" w:author="Palacherla, Susmitha C (NONUS)" w:date="2017-04-18T15:30:00Z">
              <w:r w:rsidDel="004F7B11">
                <w:delText>Lola Treinen</w:delText>
              </w:r>
            </w:del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E173C1" w:rsidP="00C57C3E">
            <w:pPr>
              <w:pStyle w:val="hdr1"/>
              <w:ind w:left="0"/>
              <w:jc w:val="left"/>
            </w:pPr>
            <w:del w:id="55" w:author="Palacherla, Susmitha C (NONUS)" w:date="2017-04-18T15:30:00Z">
              <w:r w:rsidDel="004F7B11">
                <w:delText>1/8/2015</w:delText>
              </w:r>
            </w:del>
          </w:p>
        </w:tc>
        <w:tc>
          <w:tcPr>
            <w:tcW w:w="5238" w:type="dxa"/>
          </w:tcPr>
          <w:p w:rsidR="009F2A51" w:rsidRPr="00D37C04" w:rsidRDefault="00E173C1" w:rsidP="00A45C57">
            <w:pPr>
              <w:pStyle w:val="hdr1"/>
              <w:ind w:left="0"/>
              <w:jc w:val="left"/>
            </w:pPr>
            <w:del w:id="56" w:author="Palacherla, Susmitha C (NONUS)" w:date="2017-04-18T15:30:00Z">
              <w:r w:rsidDel="004F7B11">
                <w:rPr>
                  <w:rFonts w:ascii="Times New Roman (PCL6)" w:hAnsi="Times New Roman (PCL6)"/>
                </w:rPr>
                <w:delText>SCR #P14057 – Correctly identify discretionary coaching monitors.</w:delText>
              </w:r>
            </w:del>
          </w:p>
        </w:tc>
        <w:tc>
          <w:tcPr>
            <w:tcW w:w="2790" w:type="dxa"/>
          </w:tcPr>
          <w:p w:rsidR="009F2A51" w:rsidRPr="00D37C04" w:rsidRDefault="00E173C1" w:rsidP="00A45C57">
            <w:pPr>
              <w:pStyle w:val="hdr1"/>
              <w:ind w:left="0"/>
              <w:jc w:val="left"/>
            </w:pPr>
            <w:del w:id="57" w:author="Palacherla, Susmitha C (NONUS)" w:date="2017-04-18T15:30:00Z">
              <w:r w:rsidDel="004F7B11">
                <w:delText>Lola Treinen</w:delText>
              </w:r>
            </w:del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3B583A" w:rsidP="00A45C57">
            <w:pPr>
              <w:pStyle w:val="hdr1"/>
              <w:ind w:left="0"/>
              <w:jc w:val="left"/>
            </w:pPr>
            <w:del w:id="58" w:author="Palacherla, Susmitha C (NONUS)" w:date="2017-04-18T15:30:00Z">
              <w:r w:rsidDel="004F7B11">
                <w:delText>2/16/2015</w:delText>
              </w:r>
            </w:del>
          </w:p>
        </w:tc>
        <w:tc>
          <w:tcPr>
            <w:tcW w:w="5238" w:type="dxa"/>
          </w:tcPr>
          <w:p w:rsidR="009F2A51" w:rsidRPr="00D37C04" w:rsidRDefault="003B583A" w:rsidP="00A45C57">
            <w:pPr>
              <w:pStyle w:val="hdr1"/>
              <w:ind w:left="0"/>
              <w:jc w:val="left"/>
            </w:pPr>
            <w:del w:id="59" w:author="Palacherla, Susmitha C (NONUS)" w:date="2017-04-18T15:30:00Z">
              <w:r w:rsidDel="004F7B11">
                <w:delText xml:space="preserve">SCR #P14155 – </w:delText>
              </w:r>
              <w:r w:rsidDel="004F7B11">
                <w:rPr>
                  <w:rFonts w:ascii="Times New Roman (PCL6)" w:hAnsi="Times New Roman (PCL6)"/>
                </w:rPr>
                <w:delText>Add site parameter and additional fields to Quality Lead report.</w:delText>
              </w:r>
            </w:del>
          </w:p>
        </w:tc>
        <w:tc>
          <w:tcPr>
            <w:tcW w:w="2790" w:type="dxa"/>
          </w:tcPr>
          <w:p w:rsidR="009F2A51" w:rsidRPr="00D37C04" w:rsidRDefault="003B583A" w:rsidP="00A45C57">
            <w:pPr>
              <w:pStyle w:val="hdr1"/>
              <w:ind w:left="0"/>
              <w:jc w:val="left"/>
            </w:pPr>
            <w:del w:id="60" w:author="Palacherla, Susmitha C (NONUS)" w:date="2017-04-18T15:30:00Z">
              <w:r w:rsidDel="004F7B11">
                <w:delText>Lola Treinen</w:delText>
              </w:r>
            </w:del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0E4565" w:rsidP="00A45C57">
            <w:pPr>
              <w:pStyle w:val="hdr1"/>
              <w:ind w:left="0"/>
              <w:jc w:val="left"/>
            </w:pPr>
            <w:del w:id="61" w:author="Palacherla, Susmitha C (NONUS)" w:date="2017-04-18T15:30:00Z">
              <w:r w:rsidDel="004F7B11">
                <w:delText>2/25/2015</w:delText>
              </w:r>
            </w:del>
          </w:p>
        </w:tc>
        <w:tc>
          <w:tcPr>
            <w:tcW w:w="5238" w:type="dxa"/>
          </w:tcPr>
          <w:p w:rsidR="009F2A51" w:rsidRPr="00D37C04" w:rsidRDefault="000E4565" w:rsidP="00A45C57">
            <w:pPr>
              <w:pStyle w:val="hdr1"/>
              <w:ind w:left="0"/>
              <w:jc w:val="left"/>
            </w:pPr>
            <w:del w:id="62" w:author="Palacherla, Susmitha C (NONUS)" w:date="2017-04-18T15:30:00Z">
              <w:r w:rsidDel="004F7B11">
                <w:delText xml:space="preserve">SCR #P14155 – </w:delText>
              </w:r>
              <w:r w:rsidDel="004F7B11">
                <w:rPr>
                  <w:rFonts w:ascii="Times New Roman (PCL6)" w:hAnsi="Times New Roman (PCL6)"/>
                </w:rPr>
                <w:delText xml:space="preserve">Add site parameter and additional fields to Quality Lead report – Noted specific production permissions needed. </w:delText>
              </w:r>
            </w:del>
          </w:p>
        </w:tc>
        <w:tc>
          <w:tcPr>
            <w:tcW w:w="2790" w:type="dxa"/>
          </w:tcPr>
          <w:p w:rsidR="009F2A51" w:rsidRPr="00D37C04" w:rsidRDefault="000E4565" w:rsidP="00A45C57">
            <w:pPr>
              <w:pStyle w:val="hdr1"/>
              <w:ind w:left="0"/>
              <w:jc w:val="left"/>
            </w:pPr>
            <w:del w:id="63" w:author="Palacherla, Susmitha C (NONUS)" w:date="2017-04-18T15:30:00Z">
              <w:r w:rsidDel="004F7B11">
                <w:delText>Lola Treinen</w:delText>
              </w:r>
            </w:del>
          </w:p>
        </w:tc>
      </w:tr>
      <w:tr w:rsidR="00425565" w:rsidRPr="00D37C04" w:rsidTr="00A45C57">
        <w:tc>
          <w:tcPr>
            <w:tcW w:w="1440" w:type="dxa"/>
          </w:tcPr>
          <w:p w:rsidR="00425565" w:rsidRDefault="00C96079" w:rsidP="00A45C57">
            <w:pPr>
              <w:pStyle w:val="hdr1"/>
              <w:ind w:left="0"/>
              <w:jc w:val="left"/>
            </w:pPr>
            <w:ins w:id="64" w:author="Huang, Lili" w:date="2015-09-17T09:22:00Z">
              <w:del w:id="65" w:author="Palacherla, Susmitha C (NONUS)" w:date="2017-04-18T15:30:00Z">
                <w:r w:rsidDel="004F7B11">
                  <w:delText>9/17/2015</w:delText>
                </w:r>
              </w:del>
            </w:ins>
          </w:p>
        </w:tc>
        <w:tc>
          <w:tcPr>
            <w:tcW w:w="5238" w:type="dxa"/>
          </w:tcPr>
          <w:p w:rsidR="007829B2" w:rsidRPr="0076278D" w:rsidRDefault="0076278D" w:rsidP="0076278D">
            <w:pPr>
              <w:ind w:right="-270"/>
              <w:rPr>
                <w:rFonts w:ascii="Times New Roman (PCL6)" w:hAnsi="Times New Roman (PCL6)"/>
              </w:rPr>
            </w:pPr>
            <w:ins w:id="66" w:author="Huang, Lili" w:date="2015-09-30T09:12:00Z">
              <w:del w:id="67" w:author="Palacherla, Susmitha C (NONUS)" w:date="2017-04-18T15:30:00Z">
                <w:r w:rsidDel="004F7B11">
                  <w:rPr>
                    <w:rFonts w:ascii="Times New Roman (PCL6)" w:hAnsi="Times New Roman (PCL6)"/>
                  </w:rPr>
                  <w:delText xml:space="preserve">TFS 799 - </w:delText>
                </w:r>
                <w:r w:rsidRPr="0042551C" w:rsidDel="004F7B11">
                  <w:rPr>
                    <w:rFonts w:ascii="Times New Roman (PCL6)" w:hAnsi="Times New Roman (PCL6)"/>
                  </w:rPr>
                  <w:delText>Update CCO Assignment and Exception Tracking System Quality-Leads-Report-by-Site_SSRS_DD.docx</w:delText>
                </w:r>
              </w:del>
            </w:ins>
          </w:p>
        </w:tc>
        <w:tc>
          <w:tcPr>
            <w:tcW w:w="2790" w:type="dxa"/>
          </w:tcPr>
          <w:p w:rsidR="00425565" w:rsidRDefault="00C96079" w:rsidP="00A45C57">
            <w:pPr>
              <w:pStyle w:val="hdr1"/>
              <w:ind w:left="0"/>
              <w:jc w:val="left"/>
            </w:pPr>
            <w:ins w:id="68" w:author="Huang, Lili" w:date="2015-09-17T09:22:00Z">
              <w:del w:id="69" w:author="Palacherla, Susmitha C (NONUS)" w:date="2017-04-18T15:30:00Z">
                <w:r w:rsidDel="004F7B11">
                  <w:delText>Lili Huang</w:delText>
                </w:r>
              </w:del>
            </w:ins>
          </w:p>
        </w:tc>
      </w:tr>
      <w:tr w:rsidR="00425565" w:rsidRPr="00D37C04" w:rsidTr="00A45C57">
        <w:tc>
          <w:tcPr>
            <w:tcW w:w="144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</w:tr>
      <w:tr w:rsidR="00425565" w:rsidRPr="00D37C04" w:rsidTr="00A45C57">
        <w:tc>
          <w:tcPr>
            <w:tcW w:w="144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</w:tr>
      <w:tr w:rsidR="00425565" w:rsidRPr="00D37C04" w:rsidTr="00A45C57">
        <w:tc>
          <w:tcPr>
            <w:tcW w:w="144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</w:tr>
    </w:tbl>
    <w:p w:rsidR="009F2A51" w:rsidRPr="002431EB" w:rsidRDefault="009F2A51" w:rsidP="009F2A51">
      <w:pPr>
        <w:pStyle w:val="BodyText"/>
      </w:pPr>
    </w:p>
    <w:p w:rsidR="002B32B3" w:rsidRDefault="009F2A51" w:rsidP="000D634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bookmarkStart w:id="70" w:name="_Toc434743870"/>
      <w:r w:rsidRPr="002431EB">
        <w:br w:type="page"/>
      </w:r>
      <w:bookmarkEnd w:id="70"/>
    </w:p>
    <w:p w:rsidR="00BF6056" w:rsidRDefault="00BF6056" w:rsidP="00BF6056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Purpose</w:t>
      </w:r>
    </w:p>
    <w:p w:rsidR="00BF6056" w:rsidRPr="00D62F04" w:rsidRDefault="00BF6056" w:rsidP="00BF6056">
      <w:r>
        <w:t xml:space="preserve">The purpose of the </w:t>
      </w:r>
      <w:del w:id="71" w:author="Palacherla, Susmitha C (NONUS)" w:date="2017-04-18T15:32:00Z">
        <w:r w:rsidDel="00B17323">
          <w:delText>Quality Lead</w:delText>
        </w:r>
        <w:r w:rsidR="00743479" w:rsidDel="00B17323">
          <w:delText xml:space="preserve"> (QL)</w:delText>
        </w:r>
        <w:r w:rsidDel="00B17323">
          <w:delText xml:space="preserve"> report is to provide information for Quality </w:delText>
        </w:r>
        <w:r w:rsidR="00432150" w:rsidDel="00B17323">
          <w:delText>Leads</w:delText>
        </w:r>
        <w:r w:rsidDel="00B17323">
          <w:delText xml:space="preserve"> on the </w:delText>
        </w:r>
        <w:r w:rsidR="00432150" w:rsidDel="00B17323">
          <w:delText>monitoring assignments assigned to the quality specialists</w:delText>
        </w:r>
        <w:r w:rsidR="008C1852" w:rsidDel="00B17323">
          <w:delText xml:space="preserve"> (QSs)</w:delText>
        </w:r>
        <w:r w:rsidR="00432150" w:rsidDel="00B17323">
          <w:delText xml:space="preserve"> at the various sites </w:delText>
        </w:r>
        <w:r w:rsidDel="00B17323">
          <w:delText>in a given time period.  The data can be used to help track progress on completed and excepted monitors, in addition to those still remaining to be completed</w:delText>
        </w:r>
        <w:r w:rsidRPr="000D6857" w:rsidDel="00B17323">
          <w:delText>.</w:delText>
        </w:r>
      </w:del>
      <w:ins w:id="72" w:author="Palacherla, Susmitha C (NONUS)" w:date="2017-04-18T15:32:00Z">
        <w:r w:rsidR="00B17323">
          <w:t xml:space="preserve">Coaching summary report is for Engineering, Program and support staff that need to be able to view the </w:t>
        </w:r>
      </w:ins>
      <w:ins w:id="73" w:author="Palacherla, Susmitha C (NONUS)" w:date="2017-04-18T15:33:00Z">
        <w:r w:rsidR="00B17323">
          <w:t>details</w:t>
        </w:r>
      </w:ins>
      <w:ins w:id="74" w:author="Palacherla, Susmitha C (NONUS)" w:date="2017-04-18T15:32:00Z">
        <w:r w:rsidR="00B17323">
          <w:t xml:space="preserve"> </w:t>
        </w:r>
      </w:ins>
      <w:ins w:id="75" w:author="Palacherla, Susmitha C (NONUS)" w:date="2017-04-18T15:33:00Z">
        <w:r w:rsidR="00B17323">
          <w:t>of the coaching log</w:t>
        </w:r>
      </w:ins>
      <w:ins w:id="76" w:author="Palacherla, Susmitha C (NONUS)" w:date="2017-04-24T10:19:00Z">
        <w:r w:rsidR="00E430C0">
          <w:t>s</w:t>
        </w:r>
      </w:ins>
      <w:ins w:id="77" w:author="Palacherla, Susmitha C (NONUS)" w:date="2017-04-18T15:33:00Z">
        <w:r w:rsidR="00B17323">
          <w:t xml:space="preserve"> and or generate Reports based on the coaching logs to be able to do so without having to login to the database and run direct queries.</w:t>
        </w:r>
      </w:ins>
    </w:p>
    <w:p w:rsidR="00BF6056" w:rsidRPr="00D62F04" w:rsidRDefault="00BF6056" w:rsidP="00BF6056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r w:rsidRPr="00CF2472">
        <w:rPr>
          <w:rFonts w:ascii="Arial" w:hAnsi="Arial" w:cs="Arial"/>
          <w:sz w:val="24"/>
          <w:szCs w:val="24"/>
        </w:rPr>
        <w:t>XML Information</w:t>
      </w:r>
    </w:p>
    <w:p w:rsidR="006F6E8A" w:rsidRDefault="00BF6056">
      <w:pPr>
        <w:widowControl w:val="0"/>
        <w:autoSpaceDE w:val="0"/>
        <w:autoSpaceDN w:val="0"/>
        <w:adjustRightInd w:val="0"/>
        <w:spacing w:after="0" w:line="240" w:lineRule="auto"/>
      </w:pPr>
      <w:r w:rsidRPr="00D62F04">
        <w:t>The location</w:t>
      </w:r>
      <w:r w:rsidR="006F6E8A" w:rsidRPr="0013673F">
        <w:t xml:space="preserve"> </w:t>
      </w:r>
      <w:r w:rsidR="006F6E8A">
        <w:t xml:space="preserve">of the </w:t>
      </w:r>
      <w:r w:rsidR="006F6E8A" w:rsidRPr="0013673F">
        <w:t>RDL</w:t>
      </w:r>
      <w:r w:rsidR="002B32B3" w:rsidRPr="0013673F">
        <w:t xml:space="preserve"> “executable” code for the report </w:t>
      </w:r>
      <w:r w:rsidR="006F6E8A">
        <w:t xml:space="preserve">can be found </w:t>
      </w:r>
      <w:r w:rsidR="002B32B3" w:rsidRPr="0013673F">
        <w:t xml:space="preserve">in </w:t>
      </w:r>
      <w:del w:id="78" w:author="Palacherla, Susmitha C (NONUS)" w:date="2017-04-24T09:30:00Z">
        <w:r w:rsidR="002B32B3" w:rsidRPr="0013673F" w:rsidDel="000D0353">
          <w:delText>Version Man</w:delText>
        </w:r>
        <w:r w:rsidR="006F6E8A" w:rsidDel="000D0353">
          <w:delText>a</w:delText>
        </w:r>
        <w:r w:rsidR="002B32B3" w:rsidRPr="0013673F" w:rsidDel="000D0353">
          <w:delText>ger</w:delText>
        </w:r>
      </w:del>
      <w:ins w:id="79" w:author="Palacherla, Susmitha C (NONUS)" w:date="2017-04-24T09:30:00Z">
        <w:r w:rsidR="000D0353">
          <w:t>TFS</w:t>
        </w:r>
      </w:ins>
      <w:r w:rsidR="002B32B3" w:rsidRPr="0013673F">
        <w:t xml:space="preserve"> </w:t>
      </w:r>
      <w:r w:rsidR="006F6E8A">
        <w:t>at:</w:t>
      </w:r>
    </w:p>
    <w:p w:rsidR="002B32B3" w:rsidRPr="0013673F" w:rsidRDefault="006F6E8A">
      <w:pPr>
        <w:widowControl w:val="0"/>
        <w:autoSpaceDE w:val="0"/>
        <w:autoSpaceDN w:val="0"/>
        <w:adjustRightInd w:val="0"/>
        <w:spacing w:after="0" w:line="240" w:lineRule="auto"/>
      </w:pPr>
      <w:r w:rsidRPr="0013673F">
        <w:t xml:space="preserve"> </w:t>
      </w:r>
    </w:p>
    <w:p w:rsidR="002B32B3" w:rsidRPr="0013673F" w:rsidRDefault="000D0353" w:rsidP="002B32B3">
      <w:pPr>
        <w:widowControl w:val="0"/>
        <w:autoSpaceDE w:val="0"/>
        <w:autoSpaceDN w:val="0"/>
        <w:adjustRightInd w:val="0"/>
        <w:spacing w:after="0" w:line="240" w:lineRule="auto"/>
      </w:pPr>
      <w:ins w:id="80" w:author="Palacherla, Susmitha C (NONUS)" w:date="2017-04-24T09:30:00Z">
        <w:r w:rsidRPr="000D0353">
          <w:t>\cms\eCoaching_V2\Code\SSRS\eCoachingReport\eCoachingRepor</w:t>
        </w:r>
        <w:r>
          <w:t>t</w:t>
        </w:r>
      </w:ins>
      <w:del w:id="81" w:author="Palacherla, Susmitha C (NONUS)" w:date="2017-04-24T09:30:00Z">
        <w:r w:rsidR="002B32B3" w:rsidRPr="0013673F" w:rsidDel="000D0353">
          <w:delText>\cms\Assignment and Exception Tool\Code\SSRS\</w:delText>
        </w:r>
        <w:r w:rsidR="00FE5388" w:rsidRPr="00FE5388" w:rsidDel="000D0353">
          <w:delText>AEReports\AEReports</w:delText>
        </w:r>
      </w:del>
      <w:r w:rsidR="00FE5388">
        <w:t>\</w:t>
      </w:r>
      <w:ins w:id="82" w:author="Palacherla, Susmitha C (NONUS)" w:date="2017-04-24T09:31:00Z">
        <w:r w:rsidRPr="000D0353">
          <w:t>CoachingSummary.rdl</w:t>
        </w:r>
      </w:ins>
      <w:del w:id="83" w:author="Palacherla, Susmitha C (NONUS)" w:date="2017-04-24T09:31:00Z">
        <w:r w:rsidR="006F6E8A" w:rsidRPr="006F6E8A" w:rsidDel="000D0353">
          <w:delText>BCC QME_AE_RptQSRptbySite.rdl</w:delText>
        </w:r>
      </w:del>
    </w:p>
    <w:p w:rsidR="006F6E8A" w:rsidDel="000D0353" w:rsidRDefault="006F6E8A" w:rsidP="002B32B3">
      <w:pPr>
        <w:widowControl w:val="0"/>
        <w:autoSpaceDE w:val="0"/>
        <w:autoSpaceDN w:val="0"/>
        <w:adjustRightInd w:val="0"/>
        <w:spacing w:after="0" w:line="240" w:lineRule="auto"/>
        <w:rPr>
          <w:del w:id="84" w:author="Palacherla, Susmitha C (NONUS)" w:date="2017-04-24T09:31:00Z"/>
        </w:rPr>
      </w:pPr>
    </w:p>
    <w:p w:rsidR="006F6E8A" w:rsidRDefault="006F6E8A" w:rsidP="002B32B3">
      <w:pPr>
        <w:widowControl w:val="0"/>
        <w:autoSpaceDE w:val="0"/>
        <w:autoSpaceDN w:val="0"/>
        <w:adjustRightInd w:val="0"/>
        <w:spacing w:after="0" w:line="240" w:lineRule="auto"/>
      </w:pPr>
      <w:r w:rsidRPr="00D62F04">
        <w:t>This contains all the code that defines the SQL, the formatting, and any other special effects.</w:t>
      </w:r>
    </w:p>
    <w:p w:rsidR="002B32B3" w:rsidRPr="0013673F" w:rsidRDefault="002B32B3" w:rsidP="002B32B3">
      <w:pPr>
        <w:widowControl w:val="0"/>
        <w:autoSpaceDE w:val="0"/>
        <w:autoSpaceDN w:val="0"/>
        <w:adjustRightInd w:val="0"/>
        <w:spacing w:after="0" w:line="240" w:lineRule="auto"/>
      </w:pPr>
    </w:p>
    <w:p w:rsidR="006F6E8A" w:rsidRPr="00D04BC1" w:rsidRDefault="006F6E8A" w:rsidP="0013673F">
      <w:pPr>
        <w:pStyle w:val="Heading1"/>
        <w:numPr>
          <w:ilvl w:val="0"/>
          <w:numId w:val="3"/>
        </w:numPr>
        <w:spacing w:before="360"/>
        <w:ind w:left="0" w:firstLine="0"/>
        <w:rPr>
          <w:rFonts w:ascii="Arial" w:hAnsi="Arial" w:cs="Arial"/>
          <w:sz w:val="24"/>
          <w:szCs w:val="24"/>
        </w:rPr>
      </w:pPr>
      <w:r w:rsidRPr="00D04BC1">
        <w:rPr>
          <w:rFonts w:ascii="Arial" w:hAnsi="Arial" w:cs="Arial"/>
          <w:sz w:val="24"/>
          <w:szCs w:val="24"/>
        </w:rPr>
        <w:t>Report Parameters</w:t>
      </w:r>
    </w:p>
    <w:p w:rsidR="006F6E8A" w:rsidRPr="00804A60" w:rsidRDefault="000D0353" w:rsidP="006F6E8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ins w:id="85" w:author="Palacherla, Susmitha C (NONUS)" w:date="2017-04-24T09:35:00Z">
        <w:r>
          <w:rPr>
            <w:noProof/>
          </w:rPr>
          <w:drawing>
            <wp:inline distT="0" distB="0" distL="0" distR="0" wp14:anchorId="1BC962E2" wp14:editId="64E4C6E4">
              <wp:extent cx="2581275" cy="3867150"/>
              <wp:effectExtent l="0" t="0" r="9525" b="0"/>
              <wp:docPr id="8" name="Picture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81275" cy="38671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del w:id="86" w:author="Palacherla, Susmitha C (NONUS)" w:date="2017-04-24T09:35:00Z">
        <w:r w:rsidR="00A51166" w:rsidDel="000D0353">
          <w:rPr>
            <w:noProof/>
          </w:rPr>
          <w:drawing>
            <wp:inline distT="0" distB="0" distL="0" distR="0" wp14:anchorId="1438125F" wp14:editId="46257677">
              <wp:extent cx="2228572" cy="1447619"/>
              <wp:effectExtent l="0" t="0" r="635" b="635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28572" cy="144761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6F6E8A" w:rsidRDefault="006F6E8A" w:rsidP="006F6E8A"/>
    <w:p w:rsidR="000D0353" w:rsidRDefault="000D0353" w:rsidP="006F6E8A">
      <w:pPr>
        <w:rPr>
          <w:ins w:id="87" w:author="Palacherla, Susmitha C (NONUS)" w:date="2017-04-24T09:35:00Z"/>
        </w:rPr>
      </w:pPr>
    </w:p>
    <w:p w:rsidR="000D0353" w:rsidRDefault="000D0353" w:rsidP="006F6E8A">
      <w:pPr>
        <w:rPr>
          <w:ins w:id="88" w:author="Palacherla, Susmitha C (NONUS)" w:date="2017-04-24T09:35:00Z"/>
        </w:rPr>
      </w:pPr>
    </w:p>
    <w:p w:rsidR="006F6E8A" w:rsidRDefault="006F6E8A" w:rsidP="006F6E8A">
      <w:r>
        <w:lastRenderedPageBreak/>
        <w:t xml:space="preserve">The </w:t>
      </w:r>
      <w:del w:id="89" w:author="Palacherla, Susmitha C (NONUS)" w:date="2017-04-24T09:35:00Z">
        <w:r w:rsidDel="000D0353">
          <w:delText>Q</w:delText>
        </w:r>
        <w:r w:rsidR="00D04BC1" w:rsidDel="000D0353">
          <w:delText>L</w:delText>
        </w:r>
        <w:r w:rsidDel="000D0353">
          <w:delText xml:space="preserve"> </w:delText>
        </w:r>
      </w:del>
      <w:ins w:id="90" w:author="Palacherla, Susmitha C (NONUS)" w:date="2017-04-24T09:35:00Z">
        <w:r w:rsidR="000D0353">
          <w:t xml:space="preserve">Coaching Summary </w:t>
        </w:r>
      </w:ins>
      <w:r>
        <w:t>report will take the following parameters:</w:t>
      </w:r>
    </w:p>
    <w:tbl>
      <w:tblPr>
        <w:tblStyle w:val="TableGrid"/>
        <w:tblW w:w="9576" w:type="dxa"/>
        <w:tblLayout w:type="fixed"/>
        <w:tblLook w:val="04A0" w:firstRow="1" w:lastRow="0" w:firstColumn="1" w:lastColumn="0" w:noHBand="0" w:noVBand="1"/>
      </w:tblPr>
      <w:tblGrid>
        <w:gridCol w:w="1621"/>
        <w:gridCol w:w="1732"/>
        <w:gridCol w:w="1345"/>
        <w:gridCol w:w="1170"/>
        <w:gridCol w:w="3708"/>
      </w:tblGrid>
      <w:tr w:rsidR="00A51166" w:rsidRPr="00D62F04" w:rsidTr="000D0353">
        <w:trPr>
          <w:trHeight w:val="260"/>
        </w:trPr>
        <w:tc>
          <w:tcPr>
            <w:tcW w:w="1621" w:type="dxa"/>
            <w:shd w:val="clear" w:color="auto" w:fill="D9D9D9" w:themeFill="background1" w:themeFillShade="D9"/>
          </w:tcPr>
          <w:p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 w:rsidRPr="00D62F04">
              <w:rPr>
                <w:b/>
              </w:rPr>
              <w:t>Name</w:t>
            </w:r>
          </w:p>
        </w:tc>
        <w:tc>
          <w:tcPr>
            <w:tcW w:w="1732" w:type="dxa"/>
            <w:shd w:val="clear" w:color="auto" w:fill="D9D9D9" w:themeFill="background1" w:themeFillShade="D9"/>
          </w:tcPr>
          <w:p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 w:rsidRPr="00D62F04">
              <w:rPr>
                <w:b/>
              </w:rPr>
              <w:t>User Prompt</w:t>
            </w:r>
          </w:p>
        </w:tc>
        <w:tc>
          <w:tcPr>
            <w:tcW w:w="1345" w:type="dxa"/>
            <w:shd w:val="clear" w:color="auto" w:fill="D9D9D9" w:themeFill="background1" w:themeFillShade="D9"/>
          </w:tcPr>
          <w:p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 w:rsidRPr="00D62F04">
              <w:rPr>
                <w:b/>
              </w:rPr>
              <w:t>Type</w:t>
            </w:r>
          </w:p>
        </w:tc>
        <w:tc>
          <w:tcPr>
            <w:tcW w:w="1170" w:type="dxa"/>
            <w:shd w:val="clear" w:color="auto" w:fill="D9D9D9" w:themeFill="background1" w:themeFillShade="D9"/>
          </w:tcPr>
          <w:p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Required?</w:t>
            </w:r>
          </w:p>
        </w:tc>
        <w:tc>
          <w:tcPr>
            <w:tcW w:w="3708" w:type="dxa"/>
            <w:shd w:val="clear" w:color="auto" w:fill="D9D9D9" w:themeFill="background1" w:themeFillShade="D9"/>
          </w:tcPr>
          <w:p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 w:rsidRPr="00D62F04">
              <w:rPr>
                <w:b/>
              </w:rPr>
              <w:t>Description</w:t>
            </w:r>
          </w:p>
        </w:tc>
      </w:tr>
      <w:tr w:rsidR="00A51166" w:rsidTr="000D0353">
        <w:tc>
          <w:tcPr>
            <w:tcW w:w="1621" w:type="dxa"/>
          </w:tcPr>
          <w:p w:rsidR="00A51166" w:rsidRDefault="00A51166" w:rsidP="007B16D7">
            <w:pPr>
              <w:spacing w:after="0" w:line="240" w:lineRule="auto"/>
            </w:pPr>
            <w:del w:id="91" w:author="Palacherla, Susmitha C (NONUS)" w:date="2017-04-24T09:35:00Z">
              <w:r w:rsidDel="000D0353">
                <w:delText>StartDate</w:delText>
              </w:r>
            </w:del>
            <w:proofErr w:type="spellStart"/>
            <w:ins w:id="92" w:author="Palacherla, Susmitha C (NONUS)" w:date="2017-04-24T09:35:00Z">
              <w:r w:rsidR="000D0353">
                <w:t>LanID</w:t>
              </w:r>
            </w:ins>
            <w:proofErr w:type="spellEnd"/>
          </w:p>
        </w:tc>
        <w:tc>
          <w:tcPr>
            <w:tcW w:w="1732" w:type="dxa"/>
          </w:tcPr>
          <w:p w:rsidR="00A51166" w:rsidRDefault="00A51166" w:rsidP="007B16D7">
            <w:pPr>
              <w:spacing w:after="0" w:line="240" w:lineRule="auto"/>
            </w:pPr>
            <w:del w:id="93" w:author="Palacherla, Susmitha C (NONUS)" w:date="2017-04-24T09:38:00Z">
              <w:r w:rsidDel="000D0353">
                <w:delText>Start Date</w:delText>
              </w:r>
            </w:del>
            <w:ins w:id="94" w:author="Palacherla, Susmitha C (NONUS)" w:date="2017-04-24T09:38:00Z">
              <w:r w:rsidR="000D0353">
                <w:t>NA [Hidden]</w:t>
              </w:r>
            </w:ins>
          </w:p>
        </w:tc>
        <w:tc>
          <w:tcPr>
            <w:tcW w:w="1345" w:type="dxa"/>
          </w:tcPr>
          <w:p w:rsidR="00A51166" w:rsidRDefault="00A51166" w:rsidP="007B16D7">
            <w:pPr>
              <w:spacing w:after="0" w:line="240" w:lineRule="auto"/>
            </w:pPr>
            <w:del w:id="95" w:author="Palacherla, Susmitha C (NONUS)" w:date="2017-04-24T09:39:00Z">
              <w:r w:rsidDel="000D0353">
                <w:delText>Date/Time</w:delText>
              </w:r>
            </w:del>
            <w:ins w:id="96" w:author="Palacherla, Susmitha C (NONUS)" w:date="2017-04-24T09:39:00Z">
              <w:r w:rsidR="000D0353">
                <w:t>Text</w:t>
              </w:r>
            </w:ins>
          </w:p>
        </w:tc>
        <w:tc>
          <w:tcPr>
            <w:tcW w:w="1170" w:type="dxa"/>
          </w:tcPr>
          <w:p w:rsidR="00A51166" w:rsidRDefault="00A51166" w:rsidP="007B16D7">
            <w:pPr>
              <w:spacing w:after="0" w:line="240" w:lineRule="auto"/>
            </w:pPr>
            <w:del w:id="97" w:author="Palacherla, Susmitha C (NONUS)" w:date="2017-04-24T09:39:00Z">
              <w:r w:rsidDel="00AA6CAB">
                <w:delText>Yes</w:delText>
              </w:r>
            </w:del>
            <w:ins w:id="98" w:author="Palacherla, Susmitha C (NONUS)" w:date="2017-04-24T09:39:00Z">
              <w:r w:rsidR="00AA6CAB">
                <w:t xml:space="preserve">Yes </w:t>
              </w:r>
            </w:ins>
          </w:p>
        </w:tc>
        <w:tc>
          <w:tcPr>
            <w:tcW w:w="3708" w:type="dxa"/>
          </w:tcPr>
          <w:p w:rsidR="00A51166" w:rsidRDefault="00A51166" w:rsidP="007B16D7">
            <w:pPr>
              <w:spacing w:after="0" w:line="240" w:lineRule="auto"/>
            </w:pPr>
            <w:del w:id="99" w:author="Palacherla, Susmitha C (NONUS)" w:date="2017-04-24T09:40:00Z">
              <w:r w:rsidDel="00AA6CAB">
                <w:delText>Start date for scheduled monitor completion dates.</w:delText>
              </w:r>
            </w:del>
            <w:ins w:id="100" w:author="Palacherla, Susmitha C (NONUS)" w:date="2017-04-24T09:40:00Z">
              <w:r w:rsidR="00AA6CAB">
                <w:t>Lan ID of Logged in user. Will be passed in from UI code. Used to determine Role of logged in user to display list of available Modules.</w:t>
              </w:r>
            </w:ins>
          </w:p>
        </w:tc>
      </w:tr>
      <w:tr w:rsidR="000D0353" w:rsidTr="000D0353">
        <w:tc>
          <w:tcPr>
            <w:tcW w:w="1621" w:type="dxa"/>
          </w:tcPr>
          <w:p w:rsidR="000D0353" w:rsidRDefault="000D0353" w:rsidP="000D0353">
            <w:pPr>
              <w:spacing w:after="0" w:line="240" w:lineRule="auto"/>
            </w:pPr>
            <w:del w:id="101" w:author="Palacherla, Susmitha C (NONUS)" w:date="2017-04-24T09:35:00Z">
              <w:r w:rsidDel="000D0353">
                <w:delText>EndDate</w:delText>
              </w:r>
            </w:del>
            <w:proofErr w:type="spellStart"/>
            <w:ins w:id="102" w:author="Palacherla, Susmitha C (NONUS)" w:date="2017-04-24T09:35:00Z">
              <w:r>
                <w:t>strSdatein</w:t>
              </w:r>
            </w:ins>
            <w:proofErr w:type="spellEnd"/>
          </w:p>
        </w:tc>
        <w:tc>
          <w:tcPr>
            <w:tcW w:w="1732" w:type="dxa"/>
          </w:tcPr>
          <w:p w:rsidR="000D0353" w:rsidRDefault="000D0353" w:rsidP="000D0353">
            <w:pPr>
              <w:spacing w:after="0" w:line="240" w:lineRule="auto"/>
            </w:pPr>
            <w:ins w:id="103" w:author="Palacherla, Susmitha C (NONUS)" w:date="2017-04-24T09:38:00Z">
              <w:r>
                <w:t>Start Date</w:t>
              </w:r>
            </w:ins>
            <w:del w:id="104" w:author="Palacherla, Susmitha C (NONUS)" w:date="2017-04-24T09:38:00Z">
              <w:r w:rsidDel="00C05FE7">
                <w:delText>End Date</w:delText>
              </w:r>
            </w:del>
          </w:p>
        </w:tc>
        <w:tc>
          <w:tcPr>
            <w:tcW w:w="1345" w:type="dxa"/>
          </w:tcPr>
          <w:p w:rsidR="000D0353" w:rsidRDefault="000D0353" w:rsidP="000D0353">
            <w:pPr>
              <w:spacing w:after="0" w:line="240" w:lineRule="auto"/>
            </w:pPr>
            <w:r>
              <w:t>Date/Time</w:t>
            </w:r>
          </w:p>
        </w:tc>
        <w:tc>
          <w:tcPr>
            <w:tcW w:w="1170" w:type="dxa"/>
          </w:tcPr>
          <w:p w:rsidR="000D0353" w:rsidRDefault="000D0353" w:rsidP="000D0353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0D0353" w:rsidRDefault="000D0353">
            <w:pPr>
              <w:spacing w:after="0" w:line="240" w:lineRule="auto"/>
            </w:pPr>
            <w:del w:id="105" w:author="Palacherla, Susmitha C (NONUS)" w:date="2017-04-24T09:41:00Z">
              <w:r w:rsidDel="00AA6CAB">
                <w:delText>End date for scheduled monitor completion dates.</w:delText>
              </w:r>
            </w:del>
            <w:ins w:id="106" w:author="Palacherla, Susmitha C (NONUS)" w:date="2017-04-24T09:41:00Z">
              <w:r w:rsidR="00AA6CAB">
                <w:t xml:space="preserve">Start date for list </w:t>
              </w:r>
            </w:ins>
            <w:ins w:id="107" w:author="Palacherla, Susmitha C (NONUS)" w:date="2017-04-24T09:42:00Z">
              <w:r w:rsidR="00AA6CAB">
                <w:t>of coaching logs to be displayed based on log submitted date.</w:t>
              </w:r>
            </w:ins>
          </w:p>
        </w:tc>
      </w:tr>
      <w:tr w:rsidR="000D0353" w:rsidTr="000D0353">
        <w:tc>
          <w:tcPr>
            <w:tcW w:w="1621" w:type="dxa"/>
          </w:tcPr>
          <w:p w:rsidR="000D0353" w:rsidRDefault="000D0353" w:rsidP="000D0353">
            <w:pPr>
              <w:spacing w:after="0" w:line="240" w:lineRule="auto"/>
            </w:pPr>
            <w:del w:id="108" w:author="Palacherla, Susmitha C (NONUS)" w:date="2017-04-24T09:36:00Z">
              <w:r w:rsidDel="000D0353">
                <w:delText>Site</w:delText>
              </w:r>
            </w:del>
            <w:proofErr w:type="spellStart"/>
            <w:ins w:id="109" w:author="Palacherla, Susmitha C (NONUS)" w:date="2017-04-24T09:36:00Z">
              <w:r>
                <w:t>strEDatein</w:t>
              </w:r>
            </w:ins>
            <w:proofErr w:type="spellEnd"/>
          </w:p>
        </w:tc>
        <w:tc>
          <w:tcPr>
            <w:tcW w:w="1732" w:type="dxa"/>
          </w:tcPr>
          <w:p w:rsidR="000D0353" w:rsidRDefault="000D0353" w:rsidP="000D0353">
            <w:pPr>
              <w:spacing w:after="0" w:line="240" w:lineRule="auto"/>
            </w:pPr>
            <w:ins w:id="110" w:author="Palacherla, Susmitha C (NONUS)" w:date="2017-04-24T09:38:00Z">
              <w:r>
                <w:t>End Date</w:t>
              </w:r>
            </w:ins>
            <w:del w:id="111" w:author="Palacherla, Susmitha C (NONUS)" w:date="2017-04-24T09:38:00Z">
              <w:r w:rsidDel="00C05FE7">
                <w:delText>Location</w:delText>
              </w:r>
            </w:del>
          </w:p>
        </w:tc>
        <w:tc>
          <w:tcPr>
            <w:tcW w:w="1345" w:type="dxa"/>
          </w:tcPr>
          <w:p w:rsidR="000D0353" w:rsidRDefault="00AA6CAB" w:rsidP="000D0353">
            <w:pPr>
              <w:spacing w:after="0" w:line="240" w:lineRule="auto"/>
            </w:pPr>
            <w:ins w:id="112" w:author="Palacherla, Susmitha C (NONUS)" w:date="2017-04-24T09:43:00Z">
              <w:r>
                <w:t>Date/Time</w:t>
              </w:r>
            </w:ins>
            <w:del w:id="113" w:author="Palacherla, Susmitha C (NONUS)" w:date="2017-04-24T09:43:00Z">
              <w:r w:rsidR="000D0353" w:rsidDel="00AA6CAB">
                <w:delText>Integer</w:delText>
              </w:r>
            </w:del>
          </w:p>
        </w:tc>
        <w:tc>
          <w:tcPr>
            <w:tcW w:w="1170" w:type="dxa"/>
          </w:tcPr>
          <w:p w:rsidR="000D0353" w:rsidRDefault="000D0353" w:rsidP="000D0353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0D0353" w:rsidRDefault="00AA6CAB" w:rsidP="000D0353">
            <w:pPr>
              <w:spacing w:after="0" w:line="240" w:lineRule="auto"/>
            </w:pPr>
            <w:ins w:id="114" w:author="Palacherla, Susmitha C (NONUS)" w:date="2017-04-24T09:42:00Z">
              <w:r>
                <w:t>End date for list of coaching logs to be displayed based on log submitted date.</w:t>
              </w:r>
            </w:ins>
            <w:del w:id="115" w:author="Palacherla, Susmitha C (NONUS)" w:date="2017-04-24T09:42:00Z">
              <w:r w:rsidR="000D0353" w:rsidDel="00AA6CAB">
                <w:delText>Quality specialist location to filter by.  Dropdown populated from QSLocDataSet (Value field = ID, Label field = Location)</w:delText>
              </w:r>
            </w:del>
          </w:p>
        </w:tc>
      </w:tr>
      <w:tr w:rsidR="000D0353" w:rsidTr="000D0353">
        <w:trPr>
          <w:ins w:id="116" w:author="Palacherla, Susmitha C (NONUS)" w:date="2017-04-24T09:36:00Z"/>
        </w:trPr>
        <w:tc>
          <w:tcPr>
            <w:tcW w:w="1621" w:type="dxa"/>
          </w:tcPr>
          <w:p w:rsidR="000D0353" w:rsidDel="000D0353" w:rsidRDefault="000D0353" w:rsidP="007B16D7">
            <w:pPr>
              <w:spacing w:after="0" w:line="240" w:lineRule="auto"/>
              <w:rPr>
                <w:ins w:id="117" w:author="Palacherla, Susmitha C (NONUS)" w:date="2017-04-24T09:36:00Z"/>
              </w:rPr>
            </w:pPr>
            <w:proofErr w:type="spellStart"/>
            <w:ins w:id="118" w:author="Palacherla, Susmitha C (NONUS)" w:date="2017-04-24T09:36:00Z">
              <w:r>
                <w:t>intModulein</w:t>
              </w:r>
              <w:proofErr w:type="spellEnd"/>
            </w:ins>
          </w:p>
        </w:tc>
        <w:tc>
          <w:tcPr>
            <w:tcW w:w="1732" w:type="dxa"/>
          </w:tcPr>
          <w:p w:rsidR="000D0353" w:rsidRDefault="000D0353" w:rsidP="007B16D7">
            <w:pPr>
              <w:spacing w:after="0" w:line="240" w:lineRule="auto"/>
              <w:rPr>
                <w:ins w:id="119" w:author="Palacherla, Susmitha C (NONUS)" w:date="2017-04-24T09:36:00Z"/>
              </w:rPr>
            </w:pPr>
            <w:ins w:id="120" w:author="Palacherla, Susmitha C (NONUS)" w:date="2017-04-24T09:39:00Z">
              <w:r>
                <w:t>Module</w:t>
              </w:r>
            </w:ins>
          </w:p>
        </w:tc>
        <w:tc>
          <w:tcPr>
            <w:tcW w:w="1345" w:type="dxa"/>
          </w:tcPr>
          <w:p w:rsidR="000D0353" w:rsidRDefault="00AA6CAB" w:rsidP="007B16D7">
            <w:pPr>
              <w:spacing w:after="0" w:line="240" w:lineRule="auto"/>
              <w:rPr>
                <w:ins w:id="121" w:author="Palacherla, Susmitha C (NONUS)" w:date="2017-04-24T09:36:00Z"/>
              </w:rPr>
            </w:pPr>
            <w:ins w:id="122" w:author="Palacherla, Susmitha C (NONUS)" w:date="2017-04-24T09:46:00Z">
              <w:r>
                <w:t>Text</w:t>
              </w:r>
            </w:ins>
          </w:p>
        </w:tc>
        <w:tc>
          <w:tcPr>
            <w:tcW w:w="1170" w:type="dxa"/>
          </w:tcPr>
          <w:p w:rsidR="000D0353" w:rsidRDefault="00AA6CAB" w:rsidP="00A51166">
            <w:pPr>
              <w:spacing w:after="0" w:line="240" w:lineRule="auto"/>
              <w:rPr>
                <w:ins w:id="123" w:author="Palacherla, Susmitha C (NONUS)" w:date="2017-04-24T09:36:00Z"/>
              </w:rPr>
            </w:pPr>
            <w:ins w:id="124" w:author="Palacherla, Susmitha C (NONUS)" w:date="2017-04-24T09:43:00Z">
              <w:r>
                <w:t>Yes</w:t>
              </w:r>
            </w:ins>
          </w:p>
        </w:tc>
        <w:tc>
          <w:tcPr>
            <w:tcW w:w="3708" w:type="dxa"/>
          </w:tcPr>
          <w:p w:rsidR="000D0353" w:rsidRDefault="00286D7F" w:rsidP="004D09FF">
            <w:pPr>
              <w:spacing w:after="0" w:line="240" w:lineRule="auto"/>
              <w:rPr>
                <w:ins w:id="125" w:author="Palacherla, Susmitha C (NONUS)" w:date="2017-04-24T09:36:00Z"/>
              </w:rPr>
            </w:pPr>
            <w:ins w:id="126" w:author="Palacherla, Susmitha C (NONUS)" w:date="2017-04-24T09:48:00Z">
              <w:r>
                <w:t>Dropdown</w:t>
              </w:r>
            </w:ins>
            <w:ins w:id="127" w:author="Palacherla, Susmitha C (NONUS)" w:date="2017-04-24T09:44:00Z">
              <w:r w:rsidR="00AA6CAB">
                <w:t xml:space="preserve"> list populated by dataset </w:t>
              </w:r>
              <w:proofErr w:type="spellStart"/>
              <w:r w:rsidR="00AA6CAB">
                <w:t>ModuleRef</w:t>
              </w:r>
              <w:proofErr w:type="spellEnd"/>
              <w:r w:rsidR="00AA6CAB">
                <w:t xml:space="preserve"> (value field: </w:t>
              </w:r>
              <w:proofErr w:type="spellStart"/>
              <w:r w:rsidR="00AA6CAB">
                <w:t>Module</w:t>
              </w:r>
            </w:ins>
            <w:ins w:id="128" w:author="Palacherla, Susmitha C (NONUS)" w:date="2017-04-24T09:45:00Z">
              <w:r w:rsidR="00AA6CAB">
                <w:t>ID</w:t>
              </w:r>
              <w:proofErr w:type="spellEnd"/>
              <w:r w:rsidR="00AA6CAB">
                <w:t xml:space="preserve"> label field: Module</w:t>
              </w:r>
            </w:ins>
            <w:ins w:id="129" w:author="Palacherla, Susmitha C (NONUS)" w:date="2017-04-24T09:46:00Z">
              <w:r w:rsidR="00AA6CAB">
                <w:t>)</w:t>
              </w:r>
            </w:ins>
          </w:p>
        </w:tc>
      </w:tr>
      <w:tr w:rsidR="000D0353" w:rsidTr="000D0353">
        <w:trPr>
          <w:ins w:id="130" w:author="Palacherla, Susmitha C (NONUS)" w:date="2017-04-24T09:36:00Z"/>
        </w:trPr>
        <w:tc>
          <w:tcPr>
            <w:tcW w:w="1621" w:type="dxa"/>
          </w:tcPr>
          <w:p w:rsidR="000D0353" w:rsidDel="000D0353" w:rsidRDefault="000D0353" w:rsidP="007B16D7">
            <w:pPr>
              <w:spacing w:after="0" w:line="240" w:lineRule="auto"/>
              <w:rPr>
                <w:ins w:id="131" w:author="Palacherla, Susmitha C (NONUS)" w:date="2017-04-24T09:36:00Z"/>
              </w:rPr>
            </w:pPr>
            <w:proofErr w:type="spellStart"/>
            <w:ins w:id="132" w:author="Palacherla, Susmitha C (NONUS)" w:date="2017-04-24T09:37:00Z">
              <w:r>
                <w:t>intStatusin</w:t>
              </w:r>
            </w:ins>
            <w:proofErr w:type="spellEnd"/>
          </w:p>
        </w:tc>
        <w:tc>
          <w:tcPr>
            <w:tcW w:w="1732" w:type="dxa"/>
          </w:tcPr>
          <w:p w:rsidR="000D0353" w:rsidRDefault="000D0353" w:rsidP="007B16D7">
            <w:pPr>
              <w:spacing w:after="0" w:line="240" w:lineRule="auto"/>
              <w:rPr>
                <w:ins w:id="133" w:author="Palacherla, Susmitha C (NONUS)" w:date="2017-04-24T09:36:00Z"/>
              </w:rPr>
            </w:pPr>
            <w:ins w:id="134" w:author="Palacherla, Susmitha C (NONUS)" w:date="2017-04-24T09:39:00Z">
              <w:r>
                <w:t>Status</w:t>
              </w:r>
            </w:ins>
          </w:p>
        </w:tc>
        <w:tc>
          <w:tcPr>
            <w:tcW w:w="1345" w:type="dxa"/>
          </w:tcPr>
          <w:p w:rsidR="000D0353" w:rsidRDefault="00AA6CAB" w:rsidP="007B16D7">
            <w:pPr>
              <w:spacing w:after="0" w:line="240" w:lineRule="auto"/>
              <w:rPr>
                <w:ins w:id="135" w:author="Palacherla, Susmitha C (NONUS)" w:date="2017-04-24T09:36:00Z"/>
              </w:rPr>
            </w:pPr>
            <w:ins w:id="136" w:author="Palacherla, Susmitha C (NONUS)" w:date="2017-04-24T09:45:00Z">
              <w:r>
                <w:t>Text</w:t>
              </w:r>
            </w:ins>
          </w:p>
        </w:tc>
        <w:tc>
          <w:tcPr>
            <w:tcW w:w="1170" w:type="dxa"/>
          </w:tcPr>
          <w:p w:rsidR="000D0353" w:rsidRDefault="00AA6CAB" w:rsidP="00A51166">
            <w:pPr>
              <w:spacing w:after="0" w:line="240" w:lineRule="auto"/>
              <w:rPr>
                <w:ins w:id="137" w:author="Palacherla, Susmitha C (NONUS)" w:date="2017-04-24T09:36:00Z"/>
              </w:rPr>
            </w:pPr>
            <w:ins w:id="138" w:author="Palacherla, Susmitha C (NONUS)" w:date="2017-04-24T09:46:00Z">
              <w:r>
                <w:t>Yes</w:t>
              </w:r>
            </w:ins>
          </w:p>
        </w:tc>
        <w:tc>
          <w:tcPr>
            <w:tcW w:w="3708" w:type="dxa"/>
          </w:tcPr>
          <w:p w:rsidR="000D0353" w:rsidRDefault="00AA6CAB">
            <w:pPr>
              <w:spacing w:after="0" w:line="240" w:lineRule="auto"/>
              <w:rPr>
                <w:ins w:id="139" w:author="Palacherla, Susmitha C (NONUS)" w:date="2017-04-24T09:36:00Z"/>
              </w:rPr>
            </w:pPr>
            <w:ins w:id="140" w:author="Palacherla, Susmitha C (NONUS)" w:date="2017-04-24T09:46:00Z">
              <w:r>
                <w:t xml:space="preserve">Dropdown List populated by </w:t>
              </w:r>
            </w:ins>
            <w:ins w:id="141" w:author="Palacherla, Susmitha C (NONUS)" w:date="2017-04-24T09:47:00Z">
              <w:r>
                <w:t xml:space="preserve">dataset </w:t>
              </w:r>
            </w:ins>
            <w:proofErr w:type="spellStart"/>
            <w:ins w:id="142" w:author="Palacherla, Susmitha C (NONUS)" w:date="2017-04-24T09:46:00Z">
              <w:r>
                <w:t>CoachingStatusRef</w:t>
              </w:r>
            </w:ins>
            <w:proofErr w:type="spellEnd"/>
            <w:ins w:id="143" w:author="Palacherla, Susmitha C (NONUS)" w:date="2017-04-24T09:47:00Z">
              <w:r>
                <w:t xml:space="preserve"> (value field: </w:t>
              </w:r>
              <w:proofErr w:type="spellStart"/>
              <w:r>
                <w:t>StatusID</w:t>
              </w:r>
              <w:proofErr w:type="spellEnd"/>
              <w:r>
                <w:t xml:space="preserve"> label field: Status)</w:t>
              </w:r>
            </w:ins>
          </w:p>
        </w:tc>
      </w:tr>
      <w:tr w:rsidR="00286D7F" w:rsidTr="000D0353">
        <w:trPr>
          <w:ins w:id="144" w:author="Palacherla, Susmitha C (NONUS)" w:date="2017-04-24T09:36:00Z"/>
        </w:trPr>
        <w:tc>
          <w:tcPr>
            <w:tcW w:w="1621" w:type="dxa"/>
          </w:tcPr>
          <w:p w:rsidR="00286D7F" w:rsidDel="000D0353" w:rsidRDefault="00286D7F" w:rsidP="00286D7F">
            <w:pPr>
              <w:spacing w:after="0" w:line="240" w:lineRule="auto"/>
              <w:rPr>
                <w:ins w:id="145" w:author="Palacherla, Susmitha C (NONUS)" w:date="2017-04-24T09:36:00Z"/>
              </w:rPr>
            </w:pPr>
            <w:proofErr w:type="spellStart"/>
            <w:ins w:id="146" w:author="Palacherla, Susmitha C (NONUS)" w:date="2017-04-24T09:37:00Z">
              <w:r>
                <w:t>intSitein</w:t>
              </w:r>
            </w:ins>
            <w:proofErr w:type="spellEnd"/>
          </w:p>
        </w:tc>
        <w:tc>
          <w:tcPr>
            <w:tcW w:w="1732" w:type="dxa"/>
          </w:tcPr>
          <w:p w:rsidR="00286D7F" w:rsidRDefault="00286D7F" w:rsidP="00286D7F">
            <w:pPr>
              <w:spacing w:after="0" w:line="240" w:lineRule="auto"/>
              <w:rPr>
                <w:ins w:id="147" w:author="Palacherla, Susmitha C (NONUS)" w:date="2017-04-24T09:36:00Z"/>
              </w:rPr>
            </w:pPr>
            <w:ins w:id="148" w:author="Palacherla, Susmitha C (NONUS)" w:date="2017-04-24T09:39:00Z">
              <w:r>
                <w:t>Site</w:t>
              </w:r>
            </w:ins>
          </w:p>
        </w:tc>
        <w:tc>
          <w:tcPr>
            <w:tcW w:w="1345" w:type="dxa"/>
          </w:tcPr>
          <w:p w:rsidR="00286D7F" w:rsidRDefault="00286D7F" w:rsidP="00286D7F">
            <w:pPr>
              <w:spacing w:after="0" w:line="240" w:lineRule="auto"/>
              <w:rPr>
                <w:ins w:id="149" w:author="Palacherla, Susmitha C (NONUS)" w:date="2017-04-24T09:36:00Z"/>
              </w:rPr>
            </w:pPr>
            <w:ins w:id="150" w:author="Palacherla, Susmitha C (NONUS)" w:date="2017-04-24T09:47:00Z">
              <w:r>
                <w:t>Text</w:t>
              </w:r>
            </w:ins>
          </w:p>
        </w:tc>
        <w:tc>
          <w:tcPr>
            <w:tcW w:w="1170" w:type="dxa"/>
          </w:tcPr>
          <w:p w:rsidR="00286D7F" w:rsidRDefault="00286D7F" w:rsidP="00286D7F">
            <w:pPr>
              <w:spacing w:after="0" w:line="240" w:lineRule="auto"/>
              <w:rPr>
                <w:ins w:id="151" w:author="Palacherla, Susmitha C (NONUS)" w:date="2017-04-24T09:36:00Z"/>
              </w:rPr>
            </w:pPr>
            <w:ins w:id="152" w:author="Palacherla, Susmitha C (NONUS)" w:date="2017-04-24T09:47:00Z">
              <w:r>
                <w:t>Yes</w:t>
              </w:r>
            </w:ins>
          </w:p>
        </w:tc>
        <w:tc>
          <w:tcPr>
            <w:tcW w:w="3708" w:type="dxa"/>
          </w:tcPr>
          <w:p w:rsidR="00286D7F" w:rsidRDefault="00286D7F">
            <w:pPr>
              <w:spacing w:after="0" w:line="240" w:lineRule="auto"/>
              <w:rPr>
                <w:ins w:id="153" w:author="Palacherla, Susmitha C (NONUS)" w:date="2017-04-24T09:36:00Z"/>
              </w:rPr>
            </w:pPr>
            <w:ins w:id="154" w:author="Palacherla, Susmitha C (NONUS)" w:date="2017-04-24T09:47:00Z">
              <w:r>
                <w:t xml:space="preserve">Dropdown List populated by dataset </w:t>
              </w:r>
              <w:proofErr w:type="spellStart"/>
              <w:r>
                <w:t>CoachingS</w:t>
              </w:r>
            </w:ins>
            <w:ins w:id="155" w:author="Palacherla, Susmitha C (NONUS)" w:date="2017-04-24T09:48:00Z">
              <w:r>
                <w:t>ite</w:t>
              </w:r>
            </w:ins>
            <w:ins w:id="156" w:author="Palacherla, Susmitha C (NONUS)" w:date="2017-04-24T09:47:00Z">
              <w:r>
                <w:t>Ref</w:t>
              </w:r>
              <w:proofErr w:type="spellEnd"/>
              <w:r>
                <w:t xml:space="preserve"> (value field: </w:t>
              </w:r>
              <w:proofErr w:type="spellStart"/>
              <w:r>
                <w:t>SiteID</w:t>
              </w:r>
              <w:proofErr w:type="spellEnd"/>
              <w:r>
                <w:t xml:space="preserve"> label field: Site)</w:t>
              </w:r>
            </w:ins>
          </w:p>
        </w:tc>
      </w:tr>
      <w:tr w:rsidR="00286D7F" w:rsidTr="000D0353">
        <w:trPr>
          <w:ins w:id="157" w:author="Palacherla, Susmitha C (NONUS)" w:date="2017-04-24T09:37:00Z"/>
        </w:trPr>
        <w:tc>
          <w:tcPr>
            <w:tcW w:w="1621" w:type="dxa"/>
          </w:tcPr>
          <w:p w:rsidR="00286D7F" w:rsidRDefault="00286D7F" w:rsidP="00286D7F">
            <w:pPr>
              <w:spacing w:after="0" w:line="240" w:lineRule="auto"/>
              <w:rPr>
                <w:ins w:id="158" w:author="Palacherla, Susmitha C (NONUS)" w:date="2017-04-24T09:37:00Z"/>
              </w:rPr>
            </w:pPr>
            <w:proofErr w:type="spellStart"/>
            <w:ins w:id="159" w:author="Palacherla, Susmitha C (NONUS)" w:date="2017-04-24T09:37:00Z">
              <w:r>
                <w:t>strEmpin</w:t>
              </w:r>
              <w:proofErr w:type="spellEnd"/>
            </w:ins>
          </w:p>
        </w:tc>
        <w:tc>
          <w:tcPr>
            <w:tcW w:w="1732" w:type="dxa"/>
          </w:tcPr>
          <w:p w:rsidR="00286D7F" w:rsidRDefault="00286D7F" w:rsidP="00286D7F">
            <w:pPr>
              <w:spacing w:after="0" w:line="240" w:lineRule="auto"/>
              <w:rPr>
                <w:ins w:id="160" w:author="Palacherla, Susmitha C (NONUS)" w:date="2017-04-24T09:37:00Z"/>
              </w:rPr>
            </w:pPr>
            <w:ins w:id="161" w:author="Palacherla, Susmitha C (NONUS)" w:date="2017-04-24T09:39:00Z">
              <w:r>
                <w:t>Employee</w:t>
              </w:r>
            </w:ins>
          </w:p>
        </w:tc>
        <w:tc>
          <w:tcPr>
            <w:tcW w:w="1345" w:type="dxa"/>
          </w:tcPr>
          <w:p w:rsidR="00286D7F" w:rsidRDefault="00286D7F" w:rsidP="00286D7F">
            <w:pPr>
              <w:spacing w:after="0" w:line="240" w:lineRule="auto"/>
              <w:rPr>
                <w:ins w:id="162" w:author="Palacherla, Susmitha C (NONUS)" w:date="2017-04-24T09:37:00Z"/>
              </w:rPr>
            </w:pPr>
            <w:ins w:id="163" w:author="Palacherla, Susmitha C (NONUS)" w:date="2017-04-24T09:48:00Z">
              <w:r>
                <w:t>Text</w:t>
              </w:r>
            </w:ins>
          </w:p>
        </w:tc>
        <w:tc>
          <w:tcPr>
            <w:tcW w:w="1170" w:type="dxa"/>
          </w:tcPr>
          <w:p w:rsidR="00286D7F" w:rsidRDefault="00286D7F" w:rsidP="00286D7F">
            <w:pPr>
              <w:spacing w:after="0" w:line="240" w:lineRule="auto"/>
              <w:rPr>
                <w:ins w:id="164" w:author="Palacherla, Susmitha C (NONUS)" w:date="2017-04-24T09:37:00Z"/>
              </w:rPr>
            </w:pPr>
            <w:ins w:id="165" w:author="Palacherla, Susmitha C (NONUS)" w:date="2017-04-24T09:48:00Z">
              <w:r>
                <w:t>Yes</w:t>
              </w:r>
            </w:ins>
          </w:p>
        </w:tc>
        <w:tc>
          <w:tcPr>
            <w:tcW w:w="3708" w:type="dxa"/>
          </w:tcPr>
          <w:p w:rsidR="00286D7F" w:rsidRDefault="00286D7F">
            <w:pPr>
              <w:spacing w:after="0" w:line="240" w:lineRule="auto"/>
              <w:rPr>
                <w:ins w:id="166" w:author="Palacherla, Susmitha C (NONUS)" w:date="2017-04-24T09:37:00Z"/>
              </w:rPr>
            </w:pPr>
            <w:ins w:id="167" w:author="Palacherla, Susmitha C (NONUS)" w:date="2017-04-24T09:48:00Z">
              <w:r>
                <w:t xml:space="preserve">Dropdown List populated by dataset </w:t>
              </w:r>
              <w:proofErr w:type="spellStart"/>
              <w:r>
                <w:t>CoachingEmployeeRef</w:t>
              </w:r>
              <w:proofErr w:type="spellEnd"/>
              <w:r>
                <w:t xml:space="preserve"> (value field: </w:t>
              </w:r>
              <w:proofErr w:type="spellStart"/>
              <w:r>
                <w:t>EmpID</w:t>
              </w:r>
              <w:proofErr w:type="spellEnd"/>
              <w:r>
                <w:t xml:space="preserve"> label field: </w:t>
              </w:r>
              <w:proofErr w:type="spellStart"/>
              <w:r>
                <w:t>EmpName</w:t>
              </w:r>
              <w:proofErr w:type="spellEnd"/>
              <w:r>
                <w:t>)</w:t>
              </w:r>
            </w:ins>
          </w:p>
        </w:tc>
      </w:tr>
      <w:tr w:rsidR="00286D7F" w:rsidTr="000D0353">
        <w:trPr>
          <w:ins w:id="168" w:author="Palacherla, Susmitha C (NONUS)" w:date="2017-04-24T09:37:00Z"/>
        </w:trPr>
        <w:tc>
          <w:tcPr>
            <w:tcW w:w="1621" w:type="dxa"/>
          </w:tcPr>
          <w:p w:rsidR="00286D7F" w:rsidRDefault="00286D7F" w:rsidP="00286D7F">
            <w:pPr>
              <w:spacing w:after="0" w:line="240" w:lineRule="auto"/>
              <w:rPr>
                <w:ins w:id="169" w:author="Palacherla, Susmitha C (NONUS)" w:date="2017-04-24T09:37:00Z"/>
              </w:rPr>
            </w:pPr>
            <w:proofErr w:type="spellStart"/>
            <w:ins w:id="170" w:author="Palacherla, Susmitha C (NONUS)" w:date="2017-04-24T09:37:00Z">
              <w:r>
                <w:t>intCoachReasonin</w:t>
              </w:r>
              <w:proofErr w:type="spellEnd"/>
            </w:ins>
          </w:p>
        </w:tc>
        <w:tc>
          <w:tcPr>
            <w:tcW w:w="1732" w:type="dxa"/>
          </w:tcPr>
          <w:p w:rsidR="00286D7F" w:rsidRDefault="00286D7F" w:rsidP="00286D7F">
            <w:pPr>
              <w:spacing w:after="0" w:line="240" w:lineRule="auto"/>
              <w:rPr>
                <w:ins w:id="171" w:author="Palacherla, Susmitha C (NONUS)" w:date="2017-04-24T09:37:00Z"/>
              </w:rPr>
            </w:pPr>
            <w:ins w:id="172" w:author="Palacherla, Susmitha C (NONUS)" w:date="2017-04-24T09:39:00Z">
              <w:r>
                <w:t>Coaching Reason</w:t>
              </w:r>
            </w:ins>
          </w:p>
        </w:tc>
        <w:tc>
          <w:tcPr>
            <w:tcW w:w="1345" w:type="dxa"/>
          </w:tcPr>
          <w:p w:rsidR="00286D7F" w:rsidRDefault="00286D7F" w:rsidP="00286D7F">
            <w:pPr>
              <w:spacing w:after="0" w:line="240" w:lineRule="auto"/>
              <w:rPr>
                <w:ins w:id="173" w:author="Palacherla, Susmitha C (NONUS)" w:date="2017-04-24T09:37:00Z"/>
              </w:rPr>
            </w:pPr>
            <w:ins w:id="174" w:author="Palacherla, Susmitha C (NONUS)" w:date="2017-04-24T09:49:00Z">
              <w:r>
                <w:t>Text</w:t>
              </w:r>
            </w:ins>
          </w:p>
        </w:tc>
        <w:tc>
          <w:tcPr>
            <w:tcW w:w="1170" w:type="dxa"/>
          </w:tcPr>
          <w:p w:rsidR="00286D7F" w:rsidRDefault="00286D7F" w:rsidP="00286D7F">
            <w:pPr>
              <w:spacing w:after="0" w:line="240" w:lineRule="auto"/>
              <w:rPr>
                <w:ins w:id="175" w:author="Palacherla, Susmitha C (NONUS)" w:date="2017-04-24T09:37:00Z"/>
              </w:rPr>
            </w:pPr>
            <w:ins w:id="176" w:author="Palacherla, Susmitha C (NONUS)" w:date="2017-04-24T09:49:00Z">
              <w:r>
                <w:t>Yes</w:t>
              </w:r>
            </w:ins>
          </w:p>
        </w:tc>
        <w:tc>
          <w:tcPr>
            <w:tcW w:w="3708" w:type="dxa"/>
          </w:tcPr>
          <w:p w:rsidR="00286D7F" w:rsidRDefault="00286D7F">
            <w:pPr>
              <w:spacing w:after="0" w:line="240" w:lineRule="auto"/>
              <w:rPr>
                <w:ins w:id="177" w:author="Palacherla, Susmitha C (NONUS)" w:date="2017-04-24T09:37:00Z"/>
              </w:rPr>
            </w:pPr>
            <w:ins w:id="178" w:author="Palacherla, Susmitha C (NONUS)" w:date="2017-04-24T09:49:00Z">
              <w:r>
                <w:t xml:space="preserve">Dropdown List populated by dataset </w:t>
              </w:r>
              <w:proofErr w:type="spellStart"/>
              <w:r>
                <w:t>CoachingReasonRef</w:t>
              </w:r>
              <w:proofErr w:type="spellEnd"/>
              <w:r>
                <w:t xml:space="preserve"> (value field: </w:t>
              </w:r>
              <w:proofErr w:type="spellStart"/>
              <w:r>
                <w:t>CoachingReasonID</w:t>
              </w:r>
              <w:proofErr w:type="spellEnd"/>
              <w:r>
                <w:t xml:space="preserve"> label field: </w:t>
              </w:r>
              <w:proofErr w:type="spellStart"/>
              <w:r>
                <w:t>Coaching</w:t>
              </w:r>
            </w:ins>
            <w:ins w:id="179" w:author="Palacherla, Susmitha C (NONUS)" w:date="2017-04-24T09:50:00Z">
              <w:r w:rsidR="001F4587">
                <w:t>Reason</w:t>
              </w:r>
            </w:ins>
            <w:proofErr w:type="spellEnd"/>
            <w:ins w:id="180" w:author="Palacherla, Susmitha C (NONUS)" w:date="2017-04-24T09:49:00Z">
              <w:r>
                <w:t>)</w:t>
              </w:r>
            </w:ins>
          </w:p>
        </w:tc>
      </w:tr>
      <w:tr w:rsidR="00286D7F" w:rsidTr="000D0353">
        <w:trPr>
          <w:ins w:id="181" w:author="Palacherla, Susmitha C (NONUS)" w:date="2017-04-24T09:37:00Z"/>
        </w:trPr>
        <w:tc>
          <w:tcPr>
            <w:tcW w:w="1621" w:type="dxa"/>
          </w:tcPr>
          <w:p w:rsidR="00286D7F" w:rsidRDefault="00286D7F" w:rsidP="00286D7F">
            <w:pPr>
              <w:spacing w:after="0" w:line="240" w:lineRule="auto"/>
              <w:rPr>
                <w:ins w:id="182" w:author="Palacherla, Susmitha C (NONUS)" w:date="2017-04-24T09:37:00Z"/>
              </w:rPr>
            </w:pPr>
            <w:proofErr w:type="spellStart"/>
            <w:ins w:id="183" w:author="Palacherla, Susmitha C (NONUS)" w:date="2017-04-24T09:38:00Z">
              <w:r>
                <w:t>intsubCoachReasonin</w:t>
              </w:r>
            </w:ins>
            <w:proofErr w:type="spellEnd"/>
          </w:p>
        </w:tc>
        <w:tc>
          <w:tcPr>
            <w:tcW w:w="1732" w:type="dxa"/>
          </w:tcPr>
          <w:p w:rsidR="00286D7F" w:rsidRDefault="00C41DB9" w:rsidP="00286D7F">
            <w:pPr>
              <w:spacing w:after="0" w:line="240" w:lineRule="auto"/>
              <w:rPr>
                <w:ins w:id="184" w:author="Palacherla, Susmitha C (NONUS)" w:date="2017-04-24T09:37:00Z"/>
              </w:rPr>
            </w:pPr>
            <w:ins w:id="185" w:author="Palacherla, Susmitha C (NONUS)" w:date="2017-04-24T10:22:00Z">
              <w:r>
                <w:t xml:space="preserve">Coaching </w:t>
              </w:r>
              <w:proofErr w:type="spellStart"/>
              <w:r>
                <w:t>SubReason</w:t>
              </w:r>
            </w:ins>
            <w:proofErr w:type="spellEnd"/>
          </w:p>
        </w:tc>
        <w:tc>
          <w:tcPr>
            <w:tcW w:w="1345" w:type="dxa"/>
          </w:tcPr>
          <w:p w:rsidR="00286D7F" w:rsidRDefault="00286D7F" w:rsidP="00286D7F">
            <w:pPr>
              <w:spacing w:after="0" w:line="240" w:lineRule="auto"/>
              <w:rPr>
                <w:ins w:id="186" w:author="Palacherla, Susmitha C (NONUS)" w:date="2017-04-24T09:37:00Z"/>
              </w:rPr>
            </w:pPr>
            <w:ins w:id="187" w:author="Palacherla, Susmitha C (NONUS)" w:date="2017-04-24T09:49:00Z">
              <w:r>
                <w:t>Text</w:t>
              </w:r>
            </w:ins>
          </w:p>
        </w:tc>
        <w:tc>
          <w:tcPr>
            <w:tcW w:w="1170" w:type="dxa"/>
          </w:tcPr>
          <w:p w:rsidR="00286D7F" w:rsidRDefault="00286D7F" w:rsidP="00286D7F">
            <w:pPr>
              <w:spacing w:after="0" w:line="240" w:lineRule="auto"/>
              <w:rPr>
                <w:ins w:id="188" w:author="Palacherla, Susmitha C (NONUS)" w:date="2017-04-24T09:37:00Z"/>
              </w:rPr>
            </w:pPr>
            <w:ins w:id="189" w:author="Palacherla, Susmitha C (NONUS)" w:date="2017-04-24T09:49:00Z">
              <w:r>
                <w:t>Yes</w:t>
              </w:r>
            </w:ins>
          </w:p>
        </w:tc>
        <w:tc>
          <w:tcPr>
            <w:tcW w:w="3708" w:type="dxa"/>
          </w:tcPr>
          <w:p w:rsidR="00286D7F" w:rsidRDefault="00286D7F" w:rsidP="00286D7F">
            <w:pPr>
              <w:spacing w:after="0" w:line="240" w:lineRule="auto"/>
              <w:rPr>
                <w:ins w:id="190" w:author="Palacherla, Susmitha C (NONUS)" w:date="2017-04-24T09:37:00Z"/>
              </w:rPr>
            </w:pPr>
            <w:ins w:id="191" w:author="Palacherla, Susmitha C (NONUS)" w:date="2017-04-24T09:49:00Z">
              <w:r>
                <w:t xml:space="preserve">Dropdown List populated by dataset </w:t>
              </w:r>
              <w:proofErr w:type="spellStart"/>
              <w:r>
                <w:t>CoachingSubReasonRef</w:t>
              </w:r>
              <w:proofErr w:type="spellEnd"/>
              <w:r>
                <w:t xml:space="preserve"> (value field: </w:t>
              </w:r>
            </w:ins>
            <w:proofErr w:type="spellStart"/>
            <w:ins w:id="192" w:author="Palacherla, Susmitha C (NONUS)" w:date="2017-04-24T09:50:00Z">
              <w:r w:rsidR="001F4587">
                <w:t>Sub</w:t>
              </w:r>
            </w:ins>
            <w:ins w:id="193" w:author="Palacherla, Susmitha C (NONUS)" w:date="2017-04-24T09:49:00Z">
              <w:r>
                <w:t>CoachingReasonID</w:t>
              </w:r>
              <w:proofErr w:type="spellEnd"/>
              <w:r>
                <w:t xml:space="preserve"> label field: </w:t>
              </w:r>
            </w:ins>
            <w:proofErr w:type="spellStart"/>
            <w:ins w:id="194" w:author="Palacherla, Susmitha C (NONUS)" w:date="2017-04-24T09:50:00Z">
              <w:r w:rsidR="001F4587">
                <w:t>Sub</w:t>
              </w:r>
            </w:ins>
            <w:ins w:id="195" w:author="Palacherla, Susmitha C (NONUS)" w:date="2017-04-24T09:49:00Z">
              <w:r>
                <w:t>Coaching</w:t>
              </w:r>
            </w:ins>
            <w:ins w:id="196" w:author="Palacherla, Susmitha C (NONUS)" w:date="2017-04-24T09:50:00Z">
              <w:r w:rsidR="001F4587">
                <w:t>Reason</w:t>
              </w:r>
            </w:ins>
            <w:proofErr w:type="spellEnd"/>
            <w:ins w:id="197" w:author="Palacherla, Susmitha C (NONUS)" w:date="2017-04-24T09:49:00Z">
              <w:r>
                <w:t>)</w:t>
              </w:r>
            </w:ins>
          </w:p>
        </w:tc>
      </w:tr>
    </w:tbl>
    <w:p w:rsidR="006F6E8A" w:rsidRDefault="006F6E8A" w:rsidP="006F6E8A"/>
    <w:p w:rsidR="006F6E8A" w:rsidRDefault="006F6E8A" w:rsidP="006F6E8A">
      <w:pPr>
        <w:pStyle w:val="Heading1"/>
        <w:numPr>
          <w:ilvl w:val="0"/>
          <w:numId w:val="3"/>
        </w:numPr>
        <w:ind w:left="0" w:firstLine="0"/>
        <w:rPr>
          <w:ins w:id="198" w:author="Palacherla, Susmitha C (NONUS)" w:date="2017-04-24T11:05:00Z"/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Report Datasets</w:t>
      </w:r>
    </w:p>
    <w:p w:rsidR="00905D50" w:rsidRPr="00D62F04" w:rsidRDefault="00905D50" w:rsidP="00905D50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ins w:id="199" w:author="Palacherla, Susmitha C (NONUS)" w:date="2017-04-24T11:05:00Z"/>
          <w:rFonts w:ascii="Arial" w:hAnsi="Arial" w:cs="Arial"/>
          <w:b/>
          <w:sz w:val="20"/>
          <w:szCs w:val="20"/>
        </w:rPr>
        <w:pPrChange w:id="200" w:author="Palacherla, Susmitha C (NONUS)" w:date="2017-04-24T11:05:00Z">
          <w:pPr>
            <w:pStyle w:val="ListParagraph"/>
            <w:widowControl w:val="0"/>
            <w:numPr>
              <w:numId w:val="3"/>
            </w:numPr>
            <w:autoSpaceDE w:val="0"/>
            <w:autoSpaceDN w:val="0"/>
            <w:adjustRightInd w:val="0"/>
            <w:spacing w:after="0" w:line="240" w:lineRule="auto"/>
            <w:ind w:left="420" w:hanging="420"/>
          </w:pPr>
        </w:pPrChange>
      </w:pPr>
      <w:proofErr w:type="spellStart"/>
      <w:ins w:id="201" w:author="Palacherla, Susmitha C (NONUS)" w:date="2017-04-24T11:05:00Z">
        <w:r>
          <w:rPr>
            <w:rFonts w:ascii="Arial" w:hAnsi="Arial" w:cs="Arial"/>
            <w:b/>
            <w:sz w:val="20"/>
            <w:szCs w:val="20"/>
          </w:rPr>
          <w:t>CoachingSummary</w:t>
        </w:r>
        <w:proofErr w:type="spellEnd"/>
      </w:ins>
    </w:p>
    <w:p w:rsidR="00905D50" w:rsidRPr="00905D50" w:rsidDel="00905D50" w:rsidRDefault="00905D50" w:rsidP="00905D50">
      <w:pPr>
        <w:rPr>
          <w:del w:id="202" w:author="Palacherla, Susmitha C (NONUS)" w:date="2017-04-24T11:05:00Z"/>
          <w:rPrChange w:id="203" w:author="Palacherla, Susmitha C (NONUS)" w:date="2017-04-24T11:05:00Z">
            <w:rPr>
              <w:del w:id="204" w:author="Palacherla, Susmitha C (NONUS)" w:date="2017-04-24T11:05:00Z"/>
              <w:rFonts w:ascii="Arial" w:hAnsi="Arial" w:cs="Arial"/>
              <w:sz w:val="24"/>
              <w:szCs w:val="24"/>
            </w:rPr>
          </w:rPrChange>
        </w:rPr>
        <w:pPrChange w:id="205" w:author="Palacherla, Susmitha C (NONUS)" w:date="2017-04-24T11:05:00Z">
          <w:pPr>
            <w:pStyle w:val="Heading1"/>
            <w:numPr>
              <w:numId w:val="3"/>
            </w:numPr>
          </w:pPr>
        </w:pPrChange>
      </w:pPr>
    </w:p>
    <w:p w:rsidR="006F6E8A" w:rsidDel="007B16D7" w:rsidRDefault="006F6E8A" w:rsidP="00905D50">
      <w:pPr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del w:id="206" w:author="Palacherla, Susmitha C (NONUS)" w:date="2017-04-24T09:50:00Z"/>
          <w:rFonts w:ascii="Arial" w:hAnsi="Arial" w:cs="Arial"/>
          <w:b/>
          <w:sz w:val="20"/>
          <w:szCs w:val="20"/>
        </w:rPr>
        <w:pPrChange w:id="207" w:author="Palacherla, Susmitha C (NONUS)" w:date="2017-04-24T11:04:00Z">
          <w:pPr>
            <w:widowControl w:val="0"/>
            <w:autoSpaceDE w:val="0"/>
            <w:autoSpaceDN w:val="0"/>
            <w:adjustRightInd w:val="0"/>
            <w:spacing w:after="0" w:line="240" w:lineRule="auto"/>
          </w:pPr>
        </w:pPrChange>
      </w:pPr>
    </w:p>
    <w:p w:rsidR="006F6E8A" w:rsidRPr="00D62F04" w:rsidDel="00905D50" w:rsidRDefault="00D04BC1" w:rsidP="00905D50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del w:id="208" w:author="Palacherla, Susmitha C (NONUS)" w:date="2017-04-24T11:05:00Z"/>
          <w:rFonts w:ascii="Arial" w:hAnsi="Arial" w:cs="Arial"/>
          <w:b/>
          <w:sz w:val="20"/>
          <w:szCs w:val="20"/>
        </w:rPr>
        <w:pPrChange w:id="209" w:author="Palacherla, Susmitha C (NONUS)" w:date="2017-04-24T11:04:00Z">
          <w:pPr>
            <w:pStyle w:val="ListParagraph"/>
            <w:widowControl w:val="0"/>
            <w:numPr>
              <w:numId w:val="5"/>
            </w:numPr>
            <w:autoSpaceDE w:val="0"/>
            <w:autoSpaceDN w:val="0"/>
            <w:adjustRightInd w:val="0"/>
            <w:spacing w:after="0" w:line="240" w:lineRule="auto"/>
            <w:ind w:hanging="360"/>
          </w:pPr>
        </w:pPrChange>
      </w:pPr>
      <w:del w:id="210" w:author="Palacherla, Susmitha C (NONUS)" w:date="2017-04-24T09:50:00Z">
        <w:r w:rsidDel="007B16D7">
          <w:rPr>
            <w:rFonts w:ascii="Arial" w:hAnsi="Arial" w:cs="Arial"/>
            <w:b/>
            <w:sz w:val="20"/>
            <w:szCs w:val="20"/>
          </w:rPr>
          <w:delText>Lead</w:delText>
        </w:r>
        <w:r w:rsidR="006F6E8A" w:rsidDel="007B16D7">
          <w:rPr>
            <w:rFonts w:ascii="Arial" w:hAnsi="Arial" w:cs="Arial"/>
            <w:b/>
            <w:sz w:val="20"/>
            <w:szCs w:val="20"/>
          </w:rPr>
          <w:delText>ReportDataSet</w:delText>
        </w:r>
      </w:del>
    </w:p>
    <w:p w:rsidR="006F6E8A" w:rsidRDefault="006F6E8A" w:rsidP="006F6E8A">
      <w:r>
        <w:t xml:space="preserve">Query the </w:t>
      </w:r>
      <w:del w:id="211" w:author="Palacherla, Susmitha C (NONUS)" w:date="2017-04-24T09:51:00Z">
        <w:r w:rsidDel="007B16D7">
          <w:delText>monitors with scheduled completion date between start and end date</w:delText>
        </w:r>
        <w:r w:rsidR="00A65295" w:rsidDel="007B16D7">
          <w:delText xml:space="preserve"> for quality specialists at the desired location</w:delText>
        </w:r>
        <w:r w:rsidR="00D04BC1" w:rsidDel="007B16D7">
          <w:delText>.</w:delText>
        </w:r>
      </w:del>
      <w:ins w:id="212" w:author="Palacherla, Susmitha C (NONUS)" w:date="2017-04-24T09:51:00Z">
        <w:r w:rsidR="007B16D7">
          <w:t xml:space="preserve">Coaching logs for </w:t>
        </w:r>
      </w:ins>
      <w:ins w:id="213" w:author="Palacherla, Susmitha C (NONUS)" w:date="2017-04-24T10:35:00Z">
        <w:r w:rsidR="00C42AE3">
          <w:t>selected</w:t>
        </w:r>
      </w:ins>
      <w:ins w:id="214" w:author="Palacherla, Susmitha C (NONUS)" w:date="2017-04-24T09:51:00Z">
        <w:r w:rsidR="007B16D7">
          <w:t xml:space="preserve"> set of parameters.</w:t>
        </w:r>
      </w:ins>
    </w:p>
    <w:p w:rsidR="007B16D7" w:rsidRDefault="007B16D7" w:rsidP="006F6E8A">
      <w:pPr>
        <w:rPr>
          <w:ins w:id="215" w:author="Palacherla, Susmitha C (NONUS)" w:date="2017-04-24T09:52:00Z"/>
        </w:rPr>
      </w:pPr>
      <w:ins w:id="216" w:author="Palacherla, Susmitha C (NONUS)" w:date="2017-04-24T09:52:00Z">
        <w:r>
          <w:t>Query:</w:t>
        </w:r>
      </w:ins>
    </w:p>
    <w:p w:rsidR="007B16D7" w:rsidRDefault="007B16D7" w:rsidP="006F6E8A">
      <w:pPr>
        <w:rPr>
          <w:ins w:id="217" w:author="Palacherla, Susmitha C (NONUS)" w:date="2017-04-24T09:52:00Z"/>
        </w:rPr>
      </w:pPr>
      <w:ins w:id="218" w:author="Palacherla, Susmitha C (NONUS)" w:date="2017-04-24T09:52:00Z">
        <w:r>
          <w:rPr>
            <w:noProof/>
          </w:rPr>
          <w:lastRenderedPageBreak/>
          <w:drawing>
            <wp:inline distT="0" distB="0" distL="0" distR="0" wp14:anchorId="78D1B7CC" wp14:editId="03F71C0B">
              <wp:extent cx="5943600" cy="4763135"/>
              <wp:effectExtent l="0" t="0" r="0" b="0"/>
              <wp:docPr id="17" name="Picture 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47631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7B16D7" w:rsidRDefault="007B16D7" w:rsidP="006F6E8A">
      <w:pPr>
        <w:rPr>
          <w:ins w:id="219" w:author="Palacherla, Susmitha C (NONUS)" w:date="2017-04-24T09:54:00Z"/>
        </w:rPr>
      </w:pPr>
    </w:p>
    <w:p w:rsidR="007B16D7" w:rsidRDefault="007B16D7" w:rsidP="006F6E8A">
      <w:pPr>
        <w:rPr>
          <w:ins w:id="220" w:author="Palacherla, Susmitha C (NONUS)" w:date="2017-04-24T09:54:00Z"/>
        </w:rPr>
      </w:pPr>
    </w:p>
    <w:p w:rsidR="007B16D7" w:rsidRDefault="007B16D7" w:rsidP="006F6E8A">
      <w:pPr>
        <w:rPr>
          <w:ins w:id="221" w:author="Palacherla, Susmitha C (NONUS)" w:date="2017-04-24T09:54:00Z"/>
        </w:rPr>
      </w:pPr>
      <w:ins w:id="222" w:author="Palacherla, Susmitha C (NONUS)" w:date="2017-04-24T09:54:00Z">
        <w:r>
          <w:t>Fields:</w:t>
        </w:r>
      </w:ins>
    </w:p>
    <w:p w:rsidR="007B16D7" w:rsidRDefault="007B16D7" w:rsidP="006F6E8A">
      <w:pPr>
        <w:rPr>
          <w:ins w:id="223" w:author="Palacherla, Susmitha C (NONUS)" w:date="2017-04-24T09:55:00Z"/>
        </w:rPr>
      </w:pPr>
    </w:p>
    <w:p w:rsidR="007B16D7" w:rsidRDefault="007B16D7" w:rsidP="006F6E8A">
      <w:pPr>
        <w:rPr>
          <w:ins w:id="224" w:author="Palacherla, Susmitha C (NONUS)" w:date="2017-04-24T09:55:00Z"/>
        </w:rPr>
      </w:pPr>
    </w:p>
    <w:p w:rsidR="007B16D7" w:rsidRDefault="007B16D7" w:rsidP="006F6E8A">
      <w:pPr>
        <w:rPr>
          <w:ins w:id="225" w:author="Palacherla, Susmitha C (NONUS)" w:date="2017-04-24T09:55:00Z"/>
        </w:rPr>
      </w:pPr>
    </w:p>
    <w:p w:rsidR="007B16D7" w:rsidRDefault="007B16D7" w:rsidP="006F6E8A">
      <w:pPr>
        <w:rPr>
          <w:ins w:id="226" w:author="Palacherla, Susmitha C (NONUS)" w:date="2017-04-24T09:56:00Z"/>
        </w:rPr>
      </w:pPr>
      <w:ins w:id="227" w:author="Palacherla, Susmitha C (NONUS)" w:date="2017-04-24T09:55:00Z">
        <w:r>
          <w:rPr>
            <w:noProof/>
          </w:rPr>
          <w:lastRenderedPageBreak/>
          <w:drawing>
            <wp:inline distT="0" distB="0" distL="0" distR="0" wp14:anchorId="41A247EF" wp14:editId="41889726">
              <wp:extent cx="5943600" cy="6658610"/>
              <wp:effectExtent l="0" t="0" r="0" b="8890"/>
              <wp:docPr id="22" name="Picture 2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66586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7B16D7" w:rsidRDefault="007B16D7" w:rsidP="006F6E8A">
      <w:pPr>
        <w:rPr>
          <w:ins w:id="228" w:author="Palacherla, Susmitha C (NONUS)" w:date="2017-04-24T09:56:00Z"/>
        </w:rPr>
      </w:pPr>
      <w:ins w:id="229" w:author="Palacherla, Susmitha C (NONUS)" w:date="2017-04-24T09:56:00Z">
        <w:r>
          <w:rPr>
            <w:noProof/>
          </w:rPr>
          <w:lastRenderedPageBreak/>
          <w:drawing>
            <wp:inline distT="0" distB="0" distL="0" distR="0" wp14:anchorId="31FD5083" wp14:editId="686EB29E">
              <wp:extent cx="5943600" cy="6407785"/>
              <wp:effectExtent l="0" t="0" r="0" b="0"/>
              <wp:docPr id="23" name="Picture 2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64077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7B16D7" w:rsidRDefault="007B16D7" w:rsidP="006F6E8A">
      <w:pPr>
        <w:rPr>
          <w:ins w:id="230" w:author="Palacherla, Susmitha C (NONUS)" w:date="2017-04-24T09:56:00Z"/>
        </w:rPr>
      </w:pPr>
    </w:p>
    <w:p w:rsidR="007B16D7" w:rsidRDefault="007B16D7" w:rsidP="006F6E8A">
      <w:pPr>
        <w:rPr>
          <w:ins w:id="231" w:author="Palacherla, Susmitha C (NONUS)" w:date="2017-04-24T09:56:00Z"/>
        </w:rPr>
      </w:pPr>
    </w:p>
    <w:p w:rsidR="007B16D7" w:rsidRDefault="007B16D7" w:rsidP="006F6E8A">
      <w:pPr>
        <w:rPr>
          <w:ins w:id="232" w:author="Palacherla, Susmitha C (NONUS)" w:date="2017-04-24T09:56:00Z"/>
        </w:rPr>
      </w:pPr>
      <w:ins w:id="233" w:author="Palacherla, Susmitha C (NONUS)" w:date="2017-04-24T09:56:00Z">
        <w:r>
          <w:rPr>
            <w:noProof/>
          </w:rPr>
          <w:lastRenderedPageBreak/>
          <w:drawing>
            <wp:inline distT="0" distB="0" distL="0" distR="0" wp14:anchorId="63880274" wp14:editId="3188941F">
              <wp:extent cx="5943600" cy="5898515"/>
              <wp:effectExtent l="0" t="0" r="0" b="6985"/>
              <wp:docPr id="24" name="Picture 2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58985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7B16D7" w:rsidRDefault="007B16D7" w:rsidP="006F6E8A">
      <w:pPr>
        <w:rPr>
          <w:ins w:id="234" w:author="Palacherla, Susmitha C (NONUS)" w:date="2017-04-24T09:56:00Z"/>
        </w:rPr>
      </w:pPr>
    </w:p>
    <w:p w:rsidR="006F6E8A" w:rsidRDefault="006F6E8A" w:rsidP="006F6E8A">
      <w:r>
        <w:t>Parameters:</w:t>
      </w:r>
    </w:p>
    <w:p w:rsidR="006F6E8A" w:rsidDel="007B16D7" w:rsidRDefault="007B16D7" w:rsidP="006F6E8A">
      <w:pPr>
        <w:pStyle w:val="ListParagraph"/>
        <w:numPr>
          <w:ilvl w:val="0"/>
          <w:numId w:val="4"/>
        </w:numPr>
        <w:rPr>
          <w:del w:id="235" w:author="Palacherla, Susmitha C (NONUS)" w:date="2017-04-24T09:52:00Z"/>
        </w:rPr>
      </w:pPr>
      <w:ins w:id="236" w:author="Palacherla, Susmitha C (NONUS)" w:date="2017-04-24T09:52:00Z">
        <w:r>
          <w:rPr>
            <w:noProof/>
          </w:rPr>
          <w:lastRenderedPageBreak/>
          <w:drawing>
            <wp:inline distT="0" distB="0" distL="0" distR="0" wp14:anchorId="7F90D1E6" wp14:editId="7CF43771">
              <wp:extent cx="5943600" cy="4476115"/>
              <wp:effectExtent l="0" t="0" r="0" b="635"/>
              <wp:docPr id="10" name="Picture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44761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del w:id="237" w:author="Palacherla, Susmitha C (NONUS)" w:date="2017-04-24T09:52:00Z">
        <w:r w:rsidR="006F6E8A" w:rsidDel="007B16D7">
          <w:delText>@startDate – Value of [StartDate] report parameter</w:delText>
        </w:r>
      </w:del>
    </w:p>
    <w:p w:rsidR="006F6E8A" w:rsidDel="007B16D7" w:rsidRDefault="006F6E8A" w:rsidP="006F6E8A">
      <w:pPr>
        <w:pStyle w:val="ListParagraph"/>
        <w:numPr>
          <w:ilvl w:val="0"/>
          <w:numId w:val="4"/>
        </w:numPr>
        <w:rPr>
          <w:del w:id="238" w:author="Palacherla, Susmitha C (NONUS)" w:date="2017-04-24T09:52:00Z"/>
        </w:rPr>
      </w:pPr>
      <w:del w:id="239" w:author="Palacherla, Susmitha C (NONUS)" w:date="2017-04-24T09:52:00Z">
        <w:r w:rsidDel="007B16D7">
          <w:delText>@endDate – Value of [EndDate] report parameter</w:delText>
        </w:r>
      </w:del>
    </w:p>
    <w:p w:rsidR="00C33CDA" w:rsidDel="007B16D7" w:rsidRDefault="00C33CDA" w:rsidP="006F6E8A">
      <w:pPr>
        <w:pStyle w:val="ListParagraph"/>
        <w:numPr>
          <w:ilvl w:val="0"/>
          <w:numId w:val="4"/>
        </w:numPr>
        <w:rPr>
          <w:del w:id="240" w:author="Palacherla, Susmitha C (NONUS)" w:date="2017-04-24T09:52:00Z"/>
        </w:rPr>
      </w:pPr>
      <w:del w:id="241" w:author="Palacherla, Susmitha C (NONUS)" w:date="2017-04-24T09:52:00Z">
        <w:r w:rsidDel="007B16D7">
          <w:delText>@qsLoc – Value of [Site] report parameter</w:delText>
        </w:r>
      </w:del>
    </w:p>
    <w:p w:rsidR="006F6E8A" w:rsidDel="007B16D7" w:rsidRDefault="006F6E8A">
      <w:pPr>
        <w:rPr>
          <w:del w:id="242" w:author="Palacherla, Susmitha C (NONUS)" w:date="2017-04-24T09:56:00Z"/>
        </w:rPr>
      </w:pPr>
      <w:del w:id="243" w:author="Palacherla, Susmitha C (NONUS)" w:date="2017-04-24T09:56:00Z">
        <w:r w:rsidDel="007B16D7">
          <w:delText>SQL Query:</w:delText>
        </w:r>
      </w:del>
    </w:p>
    <w:p w:rsidR="00C33CDA" w:rsidRPr="00C33CDA" w:rsidDel="007B16D7" w:rsidRDefault="00C33CDA">
      <w:pPr>
        <w:rPr>
          <w:del w:id="244" w:author="Palacherla, Susmitha C (NONUS)" w:date="2017-04-24T09:56:00Z"/>
          <w:rFonts w:ascii="Courier New" w:hAnsi="Courier New" w:cs="Courier New"/>
          <w:sz w:val="20"/>
          <w:szCs w:val="20"/>
        </w:rPr>
        <w:pPrChange w:id="245" w:author="Palacherla, Susmitha C (NONUS)" w:date="2017-04-24T09:56:00Z">
          <w:pPr>
            <w:spacing w:after="0"/>
          </w:pPr>
        </w:pPrChange>
      </w:pPr>
      <w:del w:id="246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delText xml:space="preserve">--DECLARE @startDate DATETIME = '2/1/2015', </w:delText>
        </w:r>
      </w:del>
    </w:p>
    <w:p w:rsidR="00C33CDA" w:rsidRPr="00C33CDA" w:rsidDel="007B16D7" w:rsidRDefault="00C33CDA">
      <w:pPr>
        <w:rPr>
          <w:del w:id="247" w:author="Palacherla, Susmitha C (NONUS)" w:date="2017-04-24T09:56:00Z"/>
          <w:rFonts w:ascii="Courier New" w:hAnsi="Courier New" w:cs="Courier New"/>
          <w:sz w:val="20"/>
          <w:szCs w:val="20"/>
        </w:rPr>
        <w:pPrChange w:id="248" w:author="Palacherla, Susmitha C (NONUS)" w:date="2017-04-24T09:56:00Z">
          <w:pPr>
            <w:spacing w:after="0"/>
          </w:pPr>
        </w:pPrChange>
      </w:pPr>
      <w:del w:id="249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delText>--</w:delText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 xml:space="preserve">    @endDate DATETIME = '2/28/2015',</w:delText>
        </w:r>
      </w:del>
    </w:p>
    <w:p w:rsidR="00C33CDA" w:rsidRPr="00C33CDA" w:rsidDel="007B16D7" w:rsidRDefault="00C33CDA">
      <w:pPr>
        <w:rPr>
          <w:del w:id="250" w:author="Palacherla, Susmitha C (NONUS)" w:date="2017-04-24T09:56:00Z"/>
          <w:rFonts w:ascii="Courier New" w:hAnsi="Courier New" w:cs="Courier New"/>
          <w:sz w:val="20"/>
          <w:szCs w:val="20"/>
        </w:rPr>
        <w:pPrChange w:id="251" w:author="Palacherla, Susmitha C (NONUS)" w:date="2017-04-24T09:56:00Z">
          <w:pPr>
            <w:spacing w:after="0"/>
          </w:pPr>
        </w:pPrChange>
      </w:pPr>
      <w:del w:id="252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delText>--</w:delText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 xml:space="preserve">    @qsLoc int = NULL</w:delText>
        </w:r>
      </w:del>
    </w:p>
    <w:p w:rsidR="00C33CDA" w:rsidRPr="00C33CDA" w:rsidDel="007B16D7" w:rsidRDefault="00C33CDA">
      <w:pPr>
        <w:rPr>
          <w:del w:id="253" w:author="Palacherla, Susmitha C (NONUS)" w:date="2017-04-24T09:56:00Z"/>
          <w:rFonts w:ascii="Courier New" w:hAnsi="Courier New" w:cs="Courier New"/>
          <w:sz w:val="20"/>
          <w:szCs w:val="20"/>
        </w:rPr>
        <w:pPrChange w:id="254" w:author="Palacherla, Susmitha C (NONUS)" w:date="2017-04-24T09:56:00Z">
          <w:pPr>
            <w:spacing w:after="0"/>
          </w:pPr>
        </w:pPrChange>
      </w:pPr>
      <w:del w:id="255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 xml:space="preserve">    </w:delText>
        </w:r>
      </w:del>
    </w:p>
    <w:p w:rsidR="00C33CDA" w:rsidRPr="00C33CDA" w:rsidDel="007B16D7" w:rsidRDefault="00C33CDA">
      <w:pPr>
        <w:rPr>
          <w:del w:id="256" w:author="Palacherla, Susmitha C (NONUS)" w:date="2017-04-24T09:56:00Z"/>
          <w:rFonts w:ascii="Courier New" w:hAnsi="Courier New" w:cs="Courier New"/>
          <w:sz w:val="20"/>
          <w:szCs w:val="20"/>
        </w:rPr>
        <w:pPrChange w:id="257" w:author="Palacherla, Susmitha C (NONUS)" w:date="2017-04-24T09:56:00Z">
          <w:pPr>
            <w:spacing w:after="0"/>
          </w:pPr>
        </w:pPrChange>
      </w:pPr>
      <w:del w:id="258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delText>SELECT ISNULL(uloc.Location, 'Unknown') AS [Quality Specialist Location]</w:delText>
        </w:r>
      </w:del>
    </w:p>
    <w:p w:rsidR="00C33CDA" w:rsidRPr="00C33CDA" w:rsidDel="007B16D7" w:rsidRDefault="00C33CDA">
      <w:pPr>
        <w:rPr>
          <w:del w:id="259" w:author="Palacherla, Susmitha C (NONUS)" w:date="2017-04-24T09:56:00Z"/>
          <w:rFonts w:ascii="Courier New" w:hAnsi="Courier New" w:cs="Courier New"/>
          <w:sz w:val="20"/>
          <w:szCs w:val="20"/>
        </w:rPr>
        <w:pPrChange w:id="260" w:author="Palacherla, Susmitha C (NONUS)" w:date="2017-04-24T09:56:00Z">
          <w:pPr>
            <w:spacing w:after="0"/>
          </w:pPr>
        </w:pPrChange>
      </w:pPr>
      <w:del w:id="261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 xml:space="preserve">, CASE WHEN u.us_id IS NULL THEN RTRIM(qsm.QSLANID) + ' - Not on file' </w:delText>
        </w:r>
      </w:del>
    </w:p>
    <w:p w:rsidR="00C33CDA" w:rsidRPr="00C33CDA" w:rsidDel="007B16D7" w:rsidRDefault="00C33CDA">
      <w:pPr>
        <w:rPr>
          <w:del w:id="262" w:author="Palacherla, Susmitha C (NONUS)" w:date="2017-04-24T09:56:00Z"/>
          <w:rFonts w:ascii="Courier New" w:hAnsi="Courier New" w:cs="Courier New"/>
          <w:sz w:val="20"/>
          <w:szCs w:val="20"/>
        </w:rPr>
        <w:pPrChange w:id="263" w:author="Palacherla, Susmitha C (NONUS)" w:date="2017-04-24T09:56:00Z">
          <w:pPr>
            <w:spacing w:after="0"/>
          </w:pPr>
        </w:pPrChange>
      </w:pPr>
      <w:del w:id="264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 xml:space="preserve">   ELSE LTRIM(RTRIM(u.us_lastname)) + ', ' + LTRIM(RTRIM(u.us_firstname)) END AS [Quality Specialist Name]</w:delText>
        </w:r>
      </w:del>
    </w:p>
    <w:p w:rsidR="00C33CDA" w:rsidRPr="00C33CDA" w:rsidDel="007B16D7" w:rsidRDefault="00C33CDA">
      <w:pPr>
        <w:rPr>
          <w:del w:id="265" w:author="Palacherla, Susmitha C (NONUS)" w:date="2017-04-24T09:56:00Z"/>
          <w:rFonts w:ascii="Courier New" w:hAnsi="Courier New" w:cs="Courier New"/>
          <w:sz w:val="20"/>
          <w:szCs w:val="20"/>
        </w:rPr>
        <w:pPrChange w:id="266" w:author="Palacherla, Susmitha C (NONUS)" w:date="2017-04-24T09:56:00Z">
          <w:pPr>
            <w:spacing w:after="0"/>
          </w:pPr>
        </w:pPrChange>
      </w:pPr>
      <w:del w:id="267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, u.Employee_ID AS [Quality Specialist Employee ID]</w:delText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 xml:space="preserve">   </w:delText>
        </w:r>
      </w:del>
    </w:p>
    <w:p w:rsidR="00C33CDA" w:rsidRPr="00C33CDA" w:rsidDel="007B16D7" w:rsidRDefault="00C33CDA">
      <w:pPr>
        <w:rPr>
          <w:del w:id="268" w:author="Palacherla, Susmitha C (NONUS)" w:date="2017-04-24T09:56:00Z"/>
          <w:rFonts w:ascii="Courier New" w:hAnsi="Courier New" w:cs="Courier New"/>
          <w:sz w:val="20"/>
          <w:szCs w:val="20"/>
        </w:rPr>
        <w:pPrChange w:id="269" w:author="Palacherla, Susmitha C (NONUS)" w:date="2017-04-24T09:56:00Z">
          <w:pPr>
            <w:spacing w:after="0"/>
          </w:pPr>
        </w:pPrChange>
      </w:pPr>
      <w:del w:id="270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 xml:space="preserve">, CASE WHEN a.lanid IS NULL THEN RTRIM(qsm.AGENTLANID) + ' - Not on file' </w:delText>
        </w:r>
      </w:del>
    </w:p>
    <w:p w:rsidR="00C33CDA" w:rsidRPr="00C33CDA" w:rsidDel="007B16D7" w:rsidRDefault="00C33CDA">
      <w:pPr>
        <w:rPr>
          <w:del w:id="271" w:author="Palacherla, Susmitha C (NONUS)" w:date="2017-04-24T09:56:00Z"/>
          <w:rFonts w:ascii="Courier New" w:hAnsi="Courier New" w:cs="Courier New"/>
          <w:sz w:val="20"/>
          <w:szCs w:val="20"/>
        </w:rPr>
        <w:pPrChange w:id="272" w:author="Palacherla, Susmitha C (NONUS)" w:date="2017-04-24T09:56:00Z">
          <w:pPr>
            <w:spacing w:after="0"/>
          </w:pPr>
        </w:pPrChange>
      </w:pPr>
      <w:del w:id="273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 xml:space="preserve">   ELSE LTRIM(RTRIM(a.LastName)) + ', ' + LTRIM(RTRIM(a.FirstName)) END AS [Agent Name]</w:delText>
        </w:r>
      </w:del>
    </w:p>
    <w:p w:rsidR="00C33CDA" w:rsidRPr="00C33CDA" w:rsidDel="007B16D7" w:rsidRDefault="00C33CDA">
      <w:pPr>
        <w:rPr>
          <w:del w:id="274" w:author="Palacherla, Susmitha C (NONUS)" w:date="2017-04-24T09:56:00Z"/>
          <w:rFonts w:ascii="Courier New" w:hAnsi="Courier New" w:cs="Courier New"/>
          <w:sz w:val="20"/>
          <w:szCs w:val="20"/>
        </w:rPr>
        <w:pPrChange w:id="275" w:author="Palacherla, Susmitha C (NONUS)" w:date="2017-04-24T09:56:00Z">
          <w:pPr>
            <w:spacing w:after="0"/>
          </w:pPr>
        </w:pPrChange>
      </w:pPr>
      <w:del w:id="276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, a.bilingual</w:delText>
        </w:r>
      </w:del>
    </w:p>
    <w:p w:rsidR="00C33CDA" w:rsidRPr="00C33CDA" w:rsidDel="007B16D7" w:rsidRDefault="00C33CDA">
      <w:pPr>
        <w:rPr>
          <w:del w:id="277" w:author="Palacherla, Susmitha C (NONUS)" w:date="2017-04-24T09:56:00Z"/>
          <w:rFonts w:ascii="Courier New" w:hAnsi="Courier New" w:cs="Courier New"/>
          <w:sz w:val="20"/>
          <w:szCs w:val="20"/>
        </w:rPr>
        <w:pPrChange w:id="278" w:author="Palacherla, Susmitha C (NONUS)" w:date="2017-04-24T09:56:00Z">
          <w:pPr>
            <w:spacing w:after="0"/>
          </w:pPr>
        </w:pPrChange>
      </w:pPr>
      <w:del w:id="279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, RTRIM(qsm.AGENTLANID) AS [Agent LAN ID]</w:delText>
        </w:r>
      </w:del>
    </w:p>
    <w:p w:rsidR="00C33CDA" w:rsidRPr="00C33CDA" w:rsidDel="007B16D7" w:rsidRDefault="00C33CDA">
      <w:pPr>
        <w:rPr>
          <w:del w:id="280" w:author="Palacherla, Susmitha C (NONUS)" w:date="2017-04-24T09:56:00Z"/>
          <w:rFonts w:ascii="Courier New" w:hAnsi="Courier New" w:cs="Courier New"/>
          <w:sz w:val="20"/>
          <w:szCs w:val="20"/>
        </w:rPr>
        <w:pPrChange w:id="281" w:author="Palacherla, Susmitha C (NONUS)" w:date="2017-04-24T09:56:00Z">
          <w:pPr>
            <w:spacing w:after="0"/>
          </w:pPr>
        </w:pPrChange>
      </w:pPr>
      <w:del w:id="282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, aloc.Location AS [Agent Location]</w:delText>
        </w:r>
      </w:del>
    </w:p>
    <w:p w:rsidR="00C33CDA" w:rsidRPr="00C33CDA" w:rsidDel="007B16D7" w:rsidRDefault="00C33CDA">
      <w:pPr>
        <w:rPr>
          <w:del w:id="283" w:author="Palacherla, Susmitha C (NONUS)" w:date="2017-04-24T09:56:00Z"/>
          <w:rFonts w:ascii="Courier New" w:hAnsi="Courier New" w:cs="Courier New"/>
          <w:sz w:val="20"/>
          <w:szCs w:val="20"/>
        </w:rPr>
        <w:pPrChange w:id="284" w:author="Palacherla, Susmitha C (NONUS)" w:date="2017-04-24T09:56:00Z">
          <w:pPr>
            <w:spacing w:after="0"/>
          </w:pPr>
        </w:pPrChange>
      </w:pPr>
      <w:del w:id="285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, a.Employee_ID AS [Agent Employee ID]</w:delText>
        </w:r>
      </w:del>
    </w:p>
    <w:p w:rsidR="00C33CDA" w:rsidRPr="00C33CDA" w:rsidDel="007B16D7" w:rsidRDefault="00C33CDA">
      <w:pPr>
        <w:rPr>
          <w:del w:id="286" w:author="Palacherla, Susmitha C (NONUS)" w:date="2017-04-24T09:56:00Z"/>
          <w:rFonts w:ascii="Courier New" w:hAnsi="Courier New" w:cs="Courier New"/>
          <w:sz w:val="20"/>
          <w:szCs w:val="20"/>
        </w:rPr>
        <w:pPrChange w:id="287" w:author="Palacherla, Susmitha C (NONUS)" w:date="2017-04-24T09:56:00Z">
          <w:pPr>
            <w:spacing w:after="0"/>
          </w:pPr>
        </w:pPrChange>
      </w:pPr>
      <w:del w:id="288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, a.EmpID_WFMACDID AS [ACD ID]</w:delText>
        </w:r>
      </w:del>
    </w:p>
    <w:p w:rsidR="00C33CDA" w:rsidRPr="00C33CDA" w:rsidDel="007B16D7" w:rsidRDefault="00C33CDA">
      <w:pPr>
        <w:rPr>
          <w:del w:id="289" w:author="Palacherla, Susmitha C (NONUS)" w:date="2017-04-24T09:56:00Z"/>
          <w:rFonts w:ascii="Courier New" w:hAnsi="Courier New" w:cs="Courier New"/>
          <w:sz w:val="20"/>
          <w:szCs w:val="20"/>
        </w:rPr>
        <w:pPrChange w:id="290" w:author="Palacherla, Susmitha C (NONUS)" w:date="2017-04-24T09:56:00Z">
          <w:pPr>
            <w:spacing w:after="0"/>
          </w:pPr>
        </w:pPrChange>
      </w:pPr>
      <w:del w:id="291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, a.NGD_ID</w:delText>
        </w:r>
      </w:del>
    </w:p>
    <w:p w:rsidR="00C33CDA" w:rsidRPr="00C33CDA" w:rsidDel="007B16D7" w:rsidRDefault="00C33CDA">
      <w:pPr>
        <w:rPr>
          <w:del w:id="292" w:author="Palacherla, Susmitha C (NONUS)" w:date="2017-04-24T09:56:00Z"/>
          <w:rFonts w:ascii="Courier New" w:hAnsi="Courier New" w:cs="Courier New"/>
          <w:sz w:val="20"/>
          <w:szCs w:val="20"/>
        </w:rPr>
        <w:pPrChange w:id="293" w:author="Palacherla, Susmitha C (NONUS)" w:date="2017-04-24T09:56:00Z">
          <w:pPr>
            <w:spacing w:after="0"/>
          </w:pPr>
        </w:pPrChange>
      </w:pPr>
      <w:del w:id="294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, qsm.id AS [Token]</w:delText>
        </w:r>
      </w:del>
    </w:p>
    <w:p w:rsidR="00C33CDA" w:rsidRPr="00C33CDA" w:rsidDel="007B16D7" w:rsidRDefault="00C33CDA">
      <w:pPr>
        <w:rPr>
          <w:del w:id="295" w:author="Palacherla, Susmitha C (NONUS)" w:date="2017-04-24T09:56:00Z"/>
          <w:rFonts w:ascii="Courier New" w:hAnsi="Courier New" w:cs="Courier New"/>
          <w:sz w:val="20"/>
          <w:szCs w:val="20"/>
        </w:rPr>
        <w:pPrChange w:id="296" w:author="Palacherla, Susmitha C (NONUS)" w:date="2017-04-24T09:56:00Z">
          <w:pPr>
            <w:spacing w:after="0"/>
          </w:pPr>
        </w:pPrChange>
      </w:pPr>
      <w:del w:id="297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, qsm.channelofcsr AS [Channel]</w:delText>
        </w:r>
      </w:del>
    </w:p>
    <w:p w:rsidR="00C33CDA" w:rsidRPr="00C33CDA" w:rsidDel="007B16D7" w:rsidRDefault="00C33CDA">
      <w:pPr>
        <w:rPr>
          <w:del w:id="298" w:author="Palacherla, Susmitha C (NONUS)" w:date="2017-04-24T09:56:00Z"/>
          <w:rFonts w:ascii="Courier New" w:hAnsi="Courier New" w:cs="Courier New"/>
          <w:sz w:val="20"/>
          <w:szCs w:val="20"/>
        </w:rPr>
        <w:pPrChange w:id="299" w:author="Palacherla, Susmitha C (NONUS)" w:date="2017-04-24T09:56:00Z">
          <w:pPr>
            <w:spacing w:after="0"/>
          </w:pPr>
        </w:pPrChange>
      </w:pPr>
      <w:del w:id="300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, qsm.QCM</w:delText>
        </w:r>
      </w:del>
    </w:p>
    <w:p w:rsidR="00C33CDA" w:rsidRPr="00C33CDA" w:rsidDel="007B16D7" w:rsidRDefault="00C33CDA">
      <w:pPr>
        <w:rPr>
          <w:del w:id="301" w:author="Palacherla, Susmitha C (NONUS)" w:date="2017-04-24T09:56:00Z"/>
          <w:rFonts w:ascii="Courier New" w:hAnsi="Courier New" w:cs="Courier New"/>
          <w:sz w:val="20"/>
          <w:szCs w:val="20"/>
        </w:rPr>
        <w:pPrChange w:id="302" w:author="Palacherla, Susmitha C (NONUS)" w:date="2017-04-24T09:56:00Z">
          <w:pPr>
            <w:spacing w:after="0"/>
          </w:pPr>
        </w:pPrChange>
      </w:pPr>
      <w:del w:id="303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, qsm.PPoM</w:delText>
        </w:r>
      </w:del>
    </w:p>
    <w:p w:rsidR="00C33CDA" w:rsidRPr="00C33CDA" w:rsidDel="007B16D7" w:rsidRDefault="00C33CDA">
      <w:pPr>
        <w:rPr>
          <w:del w:id="304" w:author="Palacherla, Susmitha C (NONUS)" w:date="2017-04-24T09:56:00Z"/>
          <w:rFonts w:ascii="Courier New" w:hAnsi="Courier New" w:cs="Courier New"/>
          <w:sz w:val="20"/>
          <w:szCs w:val="20"/>
        </w:rPr>
        <w:pPrChange w:id="305" w:author="Palacherla, Susmitha C (NONUS)" w:date="2017-04-24T09:56:00Z">
          <w:pPr>
            <w:spacing w:after="0"/>
          </w:pPr>
        </w:pPrChange>
      </w:pPr>
      <w:del w:id="306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, LTRIM(RTRIM(qsm.LOB)) AS [Monitor / Coach]</w:delText>
        </w:r>
      </w:del>
    </w:p>
    <w:p w:rsidR="00C33CDA" w:rsidRPr="00C33CDA" w:rsidDel="007B16D7" w:rsidRDefault="00C33CDA">
      <w:pPr>
        <w:rPr>
          <w:del w:id="307" w:author="Palacherla, Susmitha C (NONUS)" w:date="2017-04-24T09:56:00Z"/>
          <w:rFonts w:ascii="Courier New" w:hAnsi="Courier New" w:cs="Courier New"/>
          <w:sz w:val="20"/>
          <w:szCs w:val="20"/>
        </w:rPr>
        <w:pPrChange w:id="308" w:author="Palacherla, Susmitha C (NONUS)" w:date="2017-04-24T09:56:00Z">
          <w:pPr>
            <w:spacing w:after="0"/>
          </w:pPr>
        </w:pPrChange>
      </w:pPr>
      <w:del w:id="309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, qsm.ScheduledCompletionDate AS [Scheduled Monitor Completion Date]</w:delText>
        </w:r>
      </w:del>
    </w:p>
    <w:p w:rsidR="00C33CDA" w:rsidRPr="00C33CDA" w:rsidDel="007B16D7" w:rsidRDefault="00C33CDA">
      <w:pPr>
        <w:rPr>
          <w:del w:id="310" w:author="Palacherla, Susmitha C (NONUS)" w:date="2017-04-24T09:56:00Z"/>
          <w:rFonts w:ascii="Courier New" w:hAnsi="Courier New" w:cs="Courier New"/>
          <w:sz w:val="20"/>
          <w:szCs w:val="20"/>
        </w:rPr>
        <w:pPrChange w:id="311" w:author="Palacherla, Susmitha C (NONUS)" w:date="2017-04-24T09:56:00Z">
          <w:pPr>
            <w:spacing w:after="0"/>
          </w:pPr>
        </w:pPrChange>
      </w:pPr>
      <w:del w:id="312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, qsm.DateCompleted AS [Monitor Completed Date]</w:delText>
        </w:r>
      </w:del>
    </w:p>
    <w:p w:rsidR="00C33CDA" w:rsidRPr="00C33CDA" w:rsidDel="007B16D7" w:rsidRDefault="00C33CDA">
      <w:pPr>
        <w:rPr>
          <w:del w:id="313" w:author="Palacherla, Susmitha C (NONUS)" w:date="2017-04-24T09:56:00Z"/>
          <w:rFonts w:ascii="Courier New" w:hAnsi="Courier New" w:cs="Courier New"/>
          <w:sz w:val="20"/>
          <w:szCs w:val="20"/>
        </w:rPr>
        <w:pPrChange w:id="314" w:author="Palacherla, Susmitha C (NONUS)" w:date="2017-04-24T09:56:00Z">
          <w:pPr>
            <w:spacing w:after="0"/>
          </w:pPr>
        </w:pPrChange>
      </w:pPr>
      <w:del w:id="315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, qsm.ExceptionRequested AS [Monitor Exception]</w:delText>
        </w:r>
      </w:del>
    </w:p>
    <w:p w:rsidR="00C33CDA" w:rsidRPr="00C33CDA" w:rsidDel="007B16D7" w:rsidRDefault="00C33CDA">
      <w:pPr>
        <w:rPr>
          <w:del w:id="316" w:author="Palacherla, Susmitha C (NONUS)" w:date="2017-04-24T09:56:00Z"/>
          <w:rFonts w:ascii="Courier New" w:hAnsi="Courier New" w:cs="Courier New"/>
          <w:sz w:val="20"/>
          <w:szCs w:val="20"/>
        </w:rPr>
        <w:pPrChange w:id="317" w:author="Palacherla, Susmitha C (NONUS)" w:date="2017-04-24T09:56:00Z">
          <w:pPr>
            <w:spacing w:after="0"/>
          </w:pPr>
        </w:pPrChange>
      </w:pPr>
      <w:del w:id="318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, LEFT(qsm.ExceptionNote, 100) AS [Exception Reason]</w:delText>
        </w:r>
      </w:del>
    </w:p>
    <w:p w:rsidR="00C33CDA" w:rsidRPr="00C33CDA" w:rsidDel="007B16D7" w:rsidRDefault="00C33CDA">
      <w:pPr>
        <w:rPr>
          <w:del w:id="319" w:author="Palacherla, Susmitha C (NONUS)" w:date="2017-04-24T09:56:00Z"/>
          <w:rFonts w:ascii="Courier New" w:hAnsi="Courier New" w:cs="Courier New"/>
          <w:sz w:val="20"/>
          <w:szCs w:val="20"/>
        </w:rPr>
        <w:pPrChange w:id="320" w:author="Palacherla, Susmitha C (NONUS)" w:date="2017-04-24T09:56:00Z">
          <w:pPr>
            <w:spacing w:after="0"/>
          </w:pPr>
        </w:pPrChange>
      </w:pPr>
      <w:del w:id="321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, exc.RequestorId AS [Exception Requester LAN ID]</w:delText>
        </w:r>
      </w:del>
    </w:p>
    <w:p w:rsidR="00C33CDA" w:rsidRPr="00C33CDA" w:rsidDel="007B16D7" w:rsidRDefault="00C33CDA">
      <w:pPr>
        <w:rPr>
          <w:del w:id="322" w:author="Palacherla, Susmitha C (NONUS)" w:date="2017-04-24T09:56:00Z"/>
          <w:rFonts w:ascii="Courier New" w:hAnsi="Courier New" w:cs="Courier New"/>
          <w:sz w:val="20"/>
          <w:szCs w:val="20"/>
        </w:rPr>
        <w:pPrChange w:id="323" w:author="Palacherla, Susmitha C (NONUS)" w:date="2017-04-24T09:56:00Z">
          <w:pPr>
            <w:spacing w:after="0"/>
          </w:pPr>
        </w:pPrChange>
      </w:pPr>
      <w:del w:id="324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, qsm.Pass_Fail</w:delText>
        </w:r>
      </w:del>
    </w:p>
    <w:p w:rsidR="00C33CDA" w:rsidRPr="00C33CDA" w:rsidDel="007B16D7" w:rsidRDefault="00C33CDA">
      <w:pPr>
        <w:rPr>
          <w:del w:id="325" w:author="Palacherla, Susmitha C (NONUS)" w:date="2017-04-24T09:56:00Z"/>
          <w:rFonts w:ascii="Courier New" w:hAnsi="Courier New" w:cs="Courier New"/>
          <w:sz w:val="20"/>
          <w:szCs w:val="20"/>
        </w:rPr>
        <w:pPrChange w:id="326" w:author="Palacherla, Susmitha C (NONUS)" w:date="2017-04-24T09:56:00Z">
          <w:pPr>
            <w:spacing w:after="0"/>
          </w:pPr>
        </w:pPrChange>
      </w:pPr>
      <w:del w:id="327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, qsm.DateAssigned AS [Monitor Assigned Date]</w:delText>
        </w:r>
      </w:del>
    </w:p>
    <w:p w:rsidR="00C33CDA" w:rsidRPr="00C33CDA" w:rsidDel="007B16D7" w:rsidRDefault="00C33CDA">
      <w:pPr>
        <w:rPr>
          <w:del w:id="328" w:author="Palacherla, Susmitha C (NONUS)" w:date="2017-04-24T09:56:00Z"/>
          <w:rFonts w:ascii="Courier New" w:hAnsi="Courier New" w:cs="Courier New"/>
          <w:sz w:val="20"/>
          <w:szCs w:val="20"/>
        </w:rPr>
        <w:pPrChange w:id="329" w:author="Palacherla, Susmitha C (NONUS)" w:date="2017-04-24T09:56:00Z">
          <w:pPr>
            <w:spacing w:after="0"/>
          </w:pPr>
        </w:pPrChange>
      </w:pPr>
      <w:del w:id="330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, qsm.identifier AS [Source Contact ID]</w:delText>
        </w:r>
      </w:del>
    </w:p>
    <w:p w:rsidR="00C33CDA" w:rsidRPr="00C33CDA" w:rsidDel="007B16D7" w:rsidRDefault="00C33CDA">
      <w:pPr>
        <w:rPr>
          <w:del w:id="331" w:author="Palacherla, Susmitha C (NONUS)" w:date="2017-04-24T09:56:00Z"/>
          <w:rFonts w:ascii="Courier New" w:hAnsi="Courier New" w:cs="Courier New"/>
          <w:sz w:val="20"/>
          <w:szCs w:val="20"/>
        </w:rPr>
        <w:pPrChange w:id="332" w:author="Palacherla, Susmitha C (NONUS)" w:date="2017-04-24T09:56:00Z">
          <w:pPr>
            <w:spacing w:after="0"/>
          </w:pPr>
        </w:pPrChange>
      </w:pPr>
      <w:del w:id="333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, qsm.[LineOfBusiness] AS [Contact Line of Business] -- Medicare / Marketplace</w:delText>
        </w:r>
      </w:del>
    </w:p>
    <w:p w:rsidR="00C33CDA" w:rsidRPr="00C33CDA" w:rsidDel="007B16D7" w:rsidRDefault="00C33CDA">
      <w:pPr>
        <w:rPr>
          <w:del w:id="334" w:author="Palacherla, Susmitha C (NONUS)" w:date="2017-04-24T09:56:00Z"/>
          <w:rFonts w:ascii="Courier New" w:hAnsi="Courier New" w:cs="Courier New"/>
          <w:sz w:val="20"/>
          <w:szCs w:val="20"/>
        </w:rPr>
        <w:pPrChange w:id="335" w:author="Palacherla, Susmitha C (NONUS)" w:date="2017-04-24T09:56:00Z">
          <w:pPr>
            <w:spacing w:after="0"/>
          </w:pPr>
        </w:pPrChange>
      </w:pPr>
      <w:del w:id="336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, ISNULL(qsm.verifiedbyverint, 'N') AS [Verified]</w:delText>
        </w:r>
      </w:del>
    </w:p>
    <w:p w:rsidR="00C33CDA" w:rsidRPr="00C33CDA" w:rsidDel="007B16D7" w:rsidRDefault="00C33CDA">
      <w:pPr>
        <w:rPr>
          <w:del w:id="337" w:author="Palacherla, Susmitha C (NONUS)" w:date="2017-04-24T09:56:00Z"/>
          <w:rFonts w:ascii="Courier New" w:hAnsi="Courier New" w:cs="Courier New"/>
          <w:sz w:val="20"/>
          <w:szCs w:val="20"/>
        </w:rPr>
        <w:pPrChange w:id="338" w:author="Palacherla, Susmitha C (NONUS)" w:date="2017-04-24T09:56:00Z">
          <w:pPr>
            <w:spacing w:after="0"/>
          </w:pPr>
        </w:pPrChange>
      </w:pPr>
      <w:del w:id="339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, qsm.priorAgent AS [Prior Quality Specialist LAN ID]</w:delText>
        </w:r>
      </w:del>
    </w:p>
    <w:p w:rsidR="00C33CDA" w:rsidRPr="00C33CDA" w:rsidDel="007B16D7" w:rsidRDefault="00C33CDA">
      <w:pPr>
        <w:rPr>
          <w:del w:id="340" w:author="Palacherla, Susmitha C (NONUS)" w:date="2017-04-24T09:56:00Z"/>
          <w:rFonts w:ascii="Courier New" w:hAnsi="Courier New" w:cs="Courier New"/>
          <w:sz w:val="20"/>
          <w:szCs w:val="20"/>
        </w:rPr>
        <w:pPrChange w:id="341" w:author="Palacherla, Susmitha C (NONUS)" w:date="2017-04-24T09:56:00Z">
          <w:pPr>
            <w:spacing w:after="0"/>
          </w:pPr>
        </w:pPrChange>
      </w:pPr>
      <w:del w:id="342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FROM tblQSMonitoringAssignments AS qsm</w:delText>
        </w:r>
      </w:del>
    </w:p>
    <w:p w:rsidR="00C33CDA" w:rsidRPr="00C33CDA" w:rsidDel="007B16D7" w:rsidRDefault="00C33CDA">
      <w:pPr>
        <w:rPr>
          <w:del w:id="343" w:author="Palacherla, Susmitha C (NONUS)" w:date="2017-04-24T09:56:00Z"/>
          <w:rFonts w:ascii="Courier New" w:hAnsi="Courier New" w:cs="Courier New"/>
          <w:sz w:val="20"/>
          <w:szCs w:val="20"/>
        </w:rPr>
        <w:pPrChange w:id="344" w:author="Palacherla, Susmitha C (NONUS)" w:date="2017-04-24T09:56:00Z">
          <w:pPr>
            <w:spacing w:after="0"/>
          </w:pPr>
        </w:pPrChange>
      </w:pPr>
      <w:del w:id="345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LEFT JOIN tblAgents a ON (qsm.AGENTLANID = a.lanid)</w:delText>
        </w:r>
      </w:del>
    </w:p>
    <w:p w:rsidR="00C33CDA" w:rsidRPr="00C33CDA" w:rsidDel="007B16D7" w:rsidRDefault="00C33CDA">
      <w:pPr>
        <w:rPr>
          <w:del w:id="346" w:author="Palacherla, Susmitha C (NONUS)" w:date="2017-04-24T09:56:00Z"/>
          <w:rFonts w:ascii="Courier New" w:hAnsi="Courier New" w:cs="Courier New"/>
          <w:sz w:val="20"/>
          <w:szCs w:val="20"/>
        </w:rPr>
        <w:pPrChange w:id="347" w:author="Palacherla, Susmitha C (NONUS)" w:date="2017-04-24T09:56:00Z">
          <w:pPr>
            <w:spacing w:after="0"/>
          </w:pPr>
        </w:pPrChange>
      </w:pPr>
      <w:del w:id="348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LEFT JOIN tblLocation aloc ON (aloc.ID = a.Location)</w:delText>
        </w:r>
      </w:del>
    </w:p>
    <w:p w:rsidR="00C33CDA" w:rsidRPr="00C33CDA" w:rsidDel="007B16D7" w:rsidRDefault="00C33CDA">
      <w:pPr>
        <w:rPr>
          <w:del w:id="349" w:author="Palacherla, Susmitha C (NONUS)" w:date="2017-04-24T09:56:00Z"/>
          <w:rFonts w:ascii="Courier New" w:hAnsi="Courier New" w:cs="Courier New"/>
          <w:sz w:val="20"/>
          <w:szCs w:val="20"/>
        </w:rPr>
        <w:pPrChange w:id="350" w:author="Palacherla, Susmitha C (NONUS)" w:date="2017-04-24T09:56:00Z">
          <w:pPr>
            <w:spacing w:after="0"/>
          </w:pPr>
        </w:pPrChange>
      </w:pPr>
      <w:del w:id="351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LEFT JOIN tblUsers u ON (qsm.qsLANID = u.us_id)</w:delText>
        </w:r>
      </w:del>
    </w:p>
    <w:p w:rsidR="00C33CDA" w:rsidRPr="00C33CDA" w:rsidDel="007B16D7" w:rsidRDefault="00C33CDA">
      <w:pPr>
        <w:rPr>
          <w:del w:id="352" w:author="Palacherla, Susmitha C (NONUS)" w:date="2017-04-24T09:56:00Z"/>
          <w:rFonts w:ascii="Courier New" w:hAnsi="Courier New" w:cs="Courier New"/>
          <w:sz w:val="20"/>
          <w:szCs w:val="20"/>
        </w:rPr>
        <w:pPrChange w:id="353" w:author="Palacherla, Susmitha C (NONUS)" w:date="2017-04-24T09:56:00Z">
          <w:pPr>
            <w:spacing w:after="0"/>
          </w:pPr>
        </w:pPrChange>
      </w:pPr>
      <w:del w:id="354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LEFT JOIN tblLocation uloc ON (uloc.ID = u.us_org)</w:delText>
        </w:r>
      </w:del>
    </w:p>
    <w:p w:rsidR="00C33CDA" w:rsidRPr="00C33CDA" w:rsidDel="007B16D7" w:rsidRDefault="00C33CDA">
      <w:pPr>
        <w:rPr>
          <w:del w:id="355" w:author="Palacherla, Susmitha C (NONUS)" w:date="2017-04-24T09:56:00Z"/>
          <w:rFonts w:ascii="Courier New" w:hAnsi="Courier New" w:cs="Courier New"/>
          <w:sz w:val="20"/>
          <w:szCs w:val="20"/>
        </w:rPr>
        <w:pPrChange w:id="356" w:author="Palacherla, Susmitha C (NONUS)" w:date="2017-04-24T09:56:00Z">
          <w:pPr>
            <w:spacing w:after="0"/>
          </w:pPr>
        </w:pPrChange>
      </w:pPr>
      <w:del w:id="357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LEFT JOIN (SELECT *</w:delText>
        </w:r>
      </w:del>
    </w:p>
    <w:p w:rsidR="00C33CDA" w:rsidRPr="00C33CDA" w:rsidDel="007B16D7" w:rsidRDefault="00C33CDA">
      <w:pPr>
        <w:rPr>
          <w:del w:id="358" w:author="Palacherla, Susmitha C (NONUS)" w:date="2017-04-24T09:56:00Z"/>
          <w:rFonts w:ascii="Courier New" w:hAnsi="Courier New" w:cs="Courier New"/>
          <w:sz w:val="20"/>
          <w:szCs w:val="20"/>
        </w:rPr>
        <w:pPrChange w:id="359" w:author="Palacherla, Susmitha C (NONUS)" w:date="2017-04-24T09:56:00Z">
          <w:pPr>
            <w:spacing w:after="0"/>
          </w:pPr>
        </w:pPrChange>
      </w:pPr>
      <w:del w:id="360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 xml:space="preserve">   FROM (SELECT *, ROW_NUMBER() OVER ( PARTITION BY AssociatedMonitorID</w:delText>
        </w:r>
      </w:del>
    </w:p>
    <w:p w:rsidR="00C33CDA" w:rsidRPr="00C33CDA" w:rsidDel="007B16D7" w:rsidRDefault="00C33CDA">
      <w:pPr>
        <w:rPr>
          <w:del w:id="361" w:author="Palacherla, Susmitha C (NONUS)" w:date="2017-04-24T09:56:00Z"/>
          <w:rFonts w:ascii="Courier New" w:hAnsi="Courier New" w:cs="Courier New"/>
          <w:sz w:val="20"/>
          <w:szCs w:val="20"/>
        </w:rPr>
        <w:pPrChange w:id="362" w:author="Palacherla, Susmitha C (NONUS)" w:date="2017-04-24T09:56:00Z">
          <w:pPr>
            <w:spacing w:after="0"/>
          </w:pPr>
        </w:pPrChange>
      </w:pPr>
      <w:del w:id="363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ORDER BY DateofRequest DESC, ID DESC) AS exceptRank</w:delText>
        </w:r>
      </w:del>
    </w:p>
    <w:p w:rsidR="00C33CDA" w:rsidRPr="00C33CDA" w:rsidDel="007B16D7" w:rsidRDefault="00C33CDA">
      <w:pPr>
        <w:rPr>
          <w:del w:id="364" w:author="Palacherla, Susmitha C (NONUS)" w:date="2017-04-24T09:56:00Z"/>
          <w:rFonts w:ascii="Courier New" w:hAnsi="Courier New" w:cs="Courier New"/>
          <w:sz w:val="20"/>
          <w:szCs w:val="20"/>
        </w:rPr>
        <w:pPrChange w:id="365" w:author="Palacherla, Susmitha C (NONUS)" w:date="2017-04-24T09:56:00Z">
          <w:pPr>
            <w:spacing w:after="0"/>
          </w:pPr>
        </w:pPrChange>
      </w:pPr>
      <w:del w:id="366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 xml:space="preserve"> FROM tblExceptionLog</w:delText>
        </w:r>
      </w:del>
    </w:p>
    <w:p w:rsidR="00C33CDA" w:rsidRPr="00C33CDA" w:rsidDel="007B16D7" w:rsidRDefault="00C33CDA">
      <w:pPr>
        <w:rPr>
          <w:del w:id="367" w:author="Palacherla, Susmitha C (NONUS)" w:date="2017-04-24T09:56:00Z"/>
          <w:rFonts w:ascii="Courier New" w:hAnsi="Courier New" w:cs="Courier New"/>
          <w:sz w:val="20"/>
          <w:szCs w:val="20"/>
        </w:rPr>
        <w:pPrChange w:id="368" w:author="Palacherla, Susmitha C (NONUS)" w:date="2017-04-24T09:56:00Z">
          <w:pPr>
            <w:spacing w:after="0"/>
          </w:pPr>
        </w:pPrChange>
      </w:pPr>
      <w:del w:id="369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 xml:space="preserve"> WHERE AssociatedMonitorID IS NOT NULL) e</w:delText>
        </w:r>
      </w:del>
    </w:p>
    <w:p w:rsidR="00C33CDA" w:rsidRPr="00C33CDA" w:rsidDel="007B16D7" w:rsidRDefault="00C33CDA">
      <w:pPr>
        <w:rPr>
          <w:del w:id="370" w:author="Palacherla, Susmitha C (NONUS)" w:date="2017-04-24T09:56:00Z"/>
          <w:rFonts w:ascii="Courier New" w:hAnsi="Courier New" w:cs="Courier New"/>
          <w:sz w:val="20"/>
          <w:szCs w:val="20"/>
        </w:rPr>
        <w:pPrChange w:id="371" w:author="Palacherla, Susmitha C (NONUS)" w:date="2017-04-24T09:56:00Z">
          <w:pPr>
            <w:spacing w:after="0"/>
          </w:pPr>
        </w:pPrChange>
      </w:pPr>
      <w:del w:id="372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WHERE exceptRank = 1) exc ON (exc.AssociatedMonitorID = qsm.id)</w:delText>
        </w:r>
      </w:del>
    </w:p>
    <w:p w:rsidR="00C33CDA" w:rsidRPr="00C33CDA" w:rsidDel="007B16D7" w:rsidRDefault="00C33CDA">
      <w:pPr>
        <w:rPr>
          <w:del w:id="373" w:author="Palacherla, Susmitha C (NONUS)" w:date="2017-04-24T09:56:00Z"/>
          <w:rFonts w:ascii="Courier New" w:hAnsi="Courier New" w:cs="Courier New"/>
          <w:sz w:val="20"/>
          <w:szCs w:val="20"/>
        </w:rPr>
        <w:pPrChange w:id="374" w:author="Palacherla, Susmitha C (NONUS)" w:date="2017-04-24T09:56:00Z">
          <w:pPr>
            <w:spacing w:after="0"/>
          </w:pPr>
        </w:pPrChange>
      </w:pPr>
      <w:del w:id="375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WHERE qsm.ScheduledCompletionDate BETWEEN @startDate AND @endDate AND</w:delText>
        </w:r>
      </w:del>
    </w:p>
    <w:p w:rsidR="00C33CDA" w:rsidRPr="00C33CDA" w:rsidDel="007B16D7" w:rsidRDefault="00C33CDA">
      <w:pPr>
        <w:rPr>
          <w:del w:id="376" w:author="Palacherla, Susmitha C (NONUS)" w:date="2017-04-24T09:56:00Z"/>
          <w:rFonts w:ascii="Courier New" w:hAnsi="Courier New" w:cs="Courier New"/>
          <w:sz w:val="20"/>
          <w:szCs w:val="20"/>
        </w:rPr>
        <w:pPrChange w:id="377" w:author="Palacherla, Susmitha C (NONUS)" w:date="2017-04-24T09:56:00Z">
          <w:pPr>
            <w:spacing w:after="0"/>
          </w:pPr>
        </w:pPrChange>
      </w:pPr>
      <w:del w:id="378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 xml:space="preserve">  (ISNULL(@qsLoc, -1) = -1 /* all sites */ OR u.us_org = @qsLoc)</w:delText>
        </w:r>
      </w:del>
    </w:p>
    <w:p w:rsidR="00C33CDA" w:rsidRPr="00C33CDA" w:rsidDel="007B16D7" w:rsidRDefault="00C33CDA">
      <w:pPr>
        <w:rPr>
          <w:del w:id="379" w:author="Palacherla, Susmitha C (NONUS)" w:date="2017-04-24T09:56:00Z"/>
          <w:rFonts w:ascii="Courier New" w:hAnsi="Courier New" w:cs="Courier New"/>
          <w:sz w:val="20"/>
          <w:szCs w:val="20"/>
        </w:rPr>
        <w:pPrChange w:id="380" w:author="Palacherla, Susmitha C (NONUS)" w:date="2017-04-24T09:56:00Z">
          <w:pPr>
            <w:spacing w:after="0"/>
          </w:pPr>
        </w:pPrChange>
      </w:pPr>
      <w:del w:id="381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ORDER BY</w:delText>
        </w:r>
      </w:del>
    </w:p>
    <w:p w:rsidR="00C33CDA" w:rsidRPr="00C33CDA" w:rsidDel="007B16D7" w:rsidRDefault="00C33CDA">
      <w:pPr>
        <w:rPr>
          <w:del w:id="382" w:author="Palacherla, Susmitha C (NONUS)" w:date="2017-04-24T09:56:00Z"/>
          <w:rFonts w:ascii="Courier New" w:hAnsi="Courier New" w:cs="Courier New"/>
          <w:sz w:val="20"/>
          <w:szCs w:val="20"/>
        </w:rPr>
        <w:pPrChange w:id="383" w:author="Palacherla, Susmitha C (NONUS)" w:date="2017-04-24T09:56:00Z">
          <w:pPr>
            <w:spacing w:after="0"/>
          </w:pPr>
        </w:pPrChange>
      </w:pPr>
      <w:del w:id="384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 xml:space="preserve"> uloc.[Location]</w:delText>
        </w:r>
      </w:del>
    </w:p>
    <w:p w:rsidR="00C33CDA" w:rsidRPr="00C33CDA" w:rsidDel="007B16D7" w:rsidRDefault="00C33CDA">
      <w:pPr>
        <w:rPr>
          <w:del w:id="385" w:author="Palacherla, Susmitha C (NONUS)" w:date="2017-04-24T09:56:00Z"/>
          <w:rFonts w:ascii="Courier New" w:hAnsi="Courier New" w:cs="Courier New"/>
          <w:sz w:val="20"/>
          <w:szCs w:val="20"/>
        </w:rPr>
        <w:pPrChange w:id="386" w:author="Palacherla, Susmitha C (NONUS)" w:date="2017-04-24T09:56:00Z">
          <w:pPr>
            <w:spacing w:after="0"/>
          </w:pPr>
        </w:pPrChange>
      </w:pPr>
      <w:del w:id="387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,u.us_lastname</w:delText>
        </w:r>
      </w:del>
    </w:p>
    <w:p w:rsidR="00C33CDA" w:rsidRPr="00C33CDA" w:rsidDel="007B16D7" w:rsidRDefault="00C33CDA">
      <w:pPr>
        <w:rPr>
          <w:del w:id="388" w:author="Palacherla, Susmitha C (NONUS)" w:date="2017-04-24T09:56:00Z"/>
          <w:rFonts w:ascii="Courier New" w:hAnsi="Courier New" w:cs="Courier New"/>
          <w:sz w:val="20"/>
          <w:szCs w:val="20"/>
        </w:rPr>
        <w:pPrChange w:id="389" w:author="Palacherla, Susmitha C (NONUS)" w:date="2017-04-24T09:56:00Z">
          <w:pPr>
            <w:spacing w:after="0"/>
          </w:pPr>
        </w:pPrChange>
      </w:pPr>
      <w:del w:id="390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,u.us_firstname</w:delText>
        </w:r>
      </w:del>
    </w:p>
    <w:p w:rsidR="00C33CDA" w:rsidRPr="00C33CDA" w:rsidDel="007B16D7" w:rsidRDefault="00C33CDA">
      <w:pPr>
        <w:rPr>
          <w:del w:id="391" w:author="Palacherla, Susmitha C (NONUS)" w:date="2017-04-24T09:56:00Z"/>
          <w:rFonts w:ascii="Courier New" w:hAnsi="Courier New" w:cs="Courier New"/>
          <w:sz w:val="20"/>
          <w:szCs w:val="20"/>
        </w:rPr>
        <w:pPrChange w:id="392" w:author="Palacherla, Susmitha C (NONUS)" w:date="2017-04-24T09:56:00Z">
          <w:pPr>
            <w:spacing w:after="0"/>
          </w:pPr>
        </w:pPrChange>
      </w:pPr>
      <w:del w:id="393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,a.LastName</w:delText>
        </w:r>
      </w:del>
    </w:p>
    <w:p w:rsidR="00C33CDA" w:rsidRPr="00C33CDA" w:rsidDel="007B16D7" w:rsidRDefault="00C33CDA">
      <w:pPr>
        <w:rPr>
          <w:del w:id="394" w:author="Palacherla, Susmitha C (NONUS)" w:date="2017-04-24T09:56:00Z"/>
          <w:rFonts w:ascii="Courier New" w:hAnsi="Courier New" w:cs="Courier New"/>
          <w:sz w:val="20"/>
          <w:szCs w:val="20"/>
        </w:rPr>
        <w:pPrChange w:id="395" w:author="Palacherla, Susmitha C (NONUS)" w:date="2017-04-24T09:56:00Z">
          <w:pPr>
            <w:spacing w:after="0"/>
          </w:pPr>
        </w:pPrChange>
      </w:pPr>
      <w:del w:id="396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>,a.FirstName</w:delText>
        </w:r>
      </w:del>
    </w:p>
    <w:p w:rsidR="00C33CDA" w:rsidDel="007B16D7" w:rsidRDefault="00C33CDA">
      <w:pPr>
        <w:rPr>
          <w:del w:id="397" w:author="Palacherla, Susmitha C (NONUS)" w:date="2017-04-24T09:56:00Z"/>
          <w:rFonts w:ascii="Courier New" w:hAnsi="Courier New" w:cs="Courier New"/>
          <w:sz w:val="20"/>
          <w:szCs w:val="20"/>
        </w:rPr>
        <w:pPrChange w:id="398" w:author="Palacherla, Susmitha C (NONUS)" w:date="2017-04-24T09:56:00Z">
          <w:pPr>
            <w:spacing w:after="0"/>
          </w:pPr>
        </w:pPrChange>
      </w:pPr>
      <w:del w:id="399" w:author="Palacherla, Susmitha C (NONUS)" w:date="2017-04-24T09:56:00Z">
        <w:r w:rsidRPr="00C33CDA" w:rsidDel="007B16D7">
          <w:rPr>
            <w:rFonts w:ascii="Courier New" w:hAnsi="Courier New" w:cs="Courier New"/>
            <w:sz w:val="20"/>
            <w:szCs w:val="20"/>
          </w:rPr>
          <w:tab/>
        </w:r>
        <w:r w:rsidRPr="00C33CDA" w:rsidDel="007B16D7">
          <w:rPr>
            <w:rFonts w:ascii="Courier New" w:hAnsi="Courier New" w:cs="Courier New"/>
            <w:sz w:val="20"/>
            <w:szCs w:val="20"/>
          </w:rPr>
          <w:tab/>
          <w:delText xml:space="preserve">,qsm.ScheduledCompletionDate </w:delText>
        </w:r>
      </w:del>
    </w:p>
    <w:p w:rsidR="006F6E8A" w:rsidDel="007B16D7" w:rsidRDefault="006F6E8A">
      <w:pPr>
        <w:rPr>
          <w:del w:id="400" w:author="Palacherla, Susmitha C (NONUS)" w:date="2017-04-24T09:56:00Z"/>
        </w:rPr>
      </w:pPr>
    </w:p>
    <w:p w:rsidR="007B16D7" w:rsidRDefault="007B16D7">
      <w:pPr>
        <w:rPr>
          <w:ins w:id="401" w:author="Palacherla, Susmitha C (NONUS)" w:date="2017-04-24T09:57:00Z"/>
          <w:rFonts w:ascii="Arial" w:hAnsi="Arial" w:cs="Arial"/>
          <w:b/>
          <w:sz w:val="20"/>
          <w:szCs w:val="20"/>
        </w:rPr>
        <w:pPrChange w:id="402" w:author="Palacherla, Susmitha C (NONUS)" w:date="2017-04-24T09:56:00Z">
          <w:pPr>
            <w:pStyle w:val="ListParagraph"/>
            <w:widowControl w:val="0"/>
            <w:numPr>
              <w:numId w:val="5"/>
            </w:numPr>
            <w:autoSpaceDE w:val="0"/>
            <w:autoSpaceDN w:val="0"/>
            <w:adjustRightInd w:val="0"/>
            <w:spacing w:after="0" w:line="240" w:lineRule="auto"/>
            <w:ind w:hanging="360"/>
          </w:pPr>
        </w:pPrChange>
      </w:pPr>
    </w:p>
    <w:p w:rsidR="00233EA6" w:rsidRPr="00D62F04" w:rsidRDefault="00233EA6" w:rsidP="00905D50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  <w:pPrChange w:id="403" w:author="Palacherla, Susmitha C (NONUS)" w:date="2017-04-24T11:07:00Z">
          <w:pPr>
            <w:pStyle w:val="ListParagraph"/>
            <w:widowControl w:val="0"/>
            <w:numPr>
              <w:numId w:val="5"/>
            </w:numPr>
            <w:autoSpaceDE w:val="0"/>
            <w:autoSpaceDN w:val="0"/>
            <w:adjustRightInd w:val="0"/>
            <w:spacing w:after="0" w:line="240" w:lineRule="auto"/>
            <w:ind w:hanging="360"/>
          </w:pPr>
        </w:pPrChange>
      </w:pPr>
      <w:del w:id="404" w:author="Palacherla, Susmitha C (NONUS)" w:date="2017-04-24T09:57:00Z">
        <w:r w:rsidDel="007B16D7">
          <w:rPr>
            <w:rFonts w:ascii="Arial" w:hAnsi="Arial" w:cs="Arial"/>
            <w:b/>
            <w:sz w:val="20"/>
            <w:szCs w:val="20"/>
          </w:rPr>
          <w:delText>QSLocDataSet</w:delText>
        </w:r>
      </w:del>
      <w:proofErr w:type="spellStart"/>
      <w:ins w:id="405" w:author="Palacherla, Susmitha C (NONUS)" w:date="2017-04-24T09:57:00Z">
        <w:r w:rsidR="007B16D7">
          <w:rPr>
            <w:rFonts w:ascii="Arial" w:hAnsi="Arial" w:cs="Arial"/>
            <w:b/>
            <w:sz w:val="20"/>
            <w:szCs w:val="20"/>
          </w:rPr>
          <w:t>CoachingReasonRef</w:t>
        </w:r>
      </w:ins>
      <w:proofErr w:type="spellEnd"/>
      <w:ins w:id="406" w:author="Palacherla, Susmitha C (NONUS)" w:date="2017-04-24T09:58:00Z">
        <w:r w:rsidR="007B16D7">
          <w:rPr>
            <w:rFonts w:ascii="Arial" w:hAnsi="Arial" w:cs="Arial"/>
            <w:b/>
            <w:sz w:val="20"/>
            <w:szCs w:val="20"/>
          </w:rPr>
          <w:t xml:space="preserve"> (uses shared dataset </w:t>
        </w:r>
        <w:proofErr w:type="spellStart"/>
        <w:r w:rsidR="007B16D7">
          <w:rPr>
            <w:rFonts w:ascii="Arial" w:hAnsi="Arial" w:cs="Arial"/>
            <w:b/>
            <w:sz w:val="20"/>
            <w:szCs w:val="20"/>
          </w:rPr>
          <w:t>CoachingReasonList</w:t>
        </w:r>
        <w:proofErr w:type="spellEnd"/>
        <w:r w:rsidR="007B16D7">
          <w:rPr>
            <w:rFonts w:ascii="Arial" w:hAnsi="Arial" w:cs="Arial"/>
            <w:b/>
            <w:sz w:val="20"/>
            <w:szCs w:val="20"/>
          </w:rPr>
          <w:t>)</w:t>
        </w:r>
      </w:ins>
    </w:p>
    <w:p w:rsidR="00233EA6" w:rsidRDefault="00233EA6" w:rsidP="00233EA6">
      <w:pPr>
        <w:rPr>
          <w:ins w:id="407" w:author="Palacherla, Susmitha C (NONUS)" w:date="2017-04-24T09:59:00Z"/>
        </w:rPr>
      </w:pPr>
      <w:del w:id="408" w:author="Palacherla, Susmitha C (NONUS)" w:date="2017-04-24T09:58:00Z">
        <w:r w:rsidDel="007B16D7">
          <w:delText xml:space="preserve">Query the </w:delText>
        </w:r>
      </w:del>
      <w:del w:id="409" w:author="Palacherla, Susmitha C (NONUS)" w:date="2017-04-24T09:57:00Z">
        <w:r w:rsidDel="007B16D7">
          <w:delText>locations with active quality specialists.</w:delText>
        </w:r>
      </w:del>
      <w:ins w:id="410" w:author="Palacherla, Susmitha C (NONUS)" w:date="2017-04-24T09:58:00Z">
        <w:r w:rsidR="007B16D7">
          <w:t>Query:</w:t>
        </w:r>
      </w:ins>
    </w:p>
    <w:p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ins w:id="411" w:author="Palacherla, Susmitha C (NONUS)" w:date="2017-04-24T09:59:00Z"/>
          <w:rFonts w:ascii="Courier New" w:hAnsi="Courier New" w:cs="Courier New"/>
          <w:noProof/>
          <w:sz w:val="20"/>
          <w:szCs w:val="20"/>
        </w:rPr>
      </w:pPr>
      <w:ins w:id="412" w:author="Palacherla, Susmitha C (NONUS)" w:date="2017-04-24T09:59:00Z"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SELECT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CoachingReasonID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,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CoachingReason</w:t>
        </w:r>
      </w:ins>
    </w:p>
    <w:p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ins w:id="413" w:author="Palacherla, Susmitha C (NONUS)" w:date="2017-04-24T09:59:00Z"/>
          <w:rFonts w:ascii="Courier New" w:hAnsi="Courier New" w:cs="Courier New"/>
          <w:noProof/>
          <w:sz w:val="20"/>
          <w:szCs w:val="20"/>
        </w:rPr>
      </w:pPr>
      <w:ins w:id="414" w:author="Palacherla, Susmitha C (NONUS)" w:date="2017-04-24T09:59:00Z"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 xml:space="preserve">FROM    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(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SELECT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-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1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AS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CoachingReasonID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,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FF0000"/>
            <w:sz w:val="20"/>
            <w:szCs w:val="20"/>
          </w:rPr>
          <w:t>'All'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AS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CoachingReason</w:t>
        </w:r>
      </w:ins>
    </w:p>
    <w:p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ins w:id="415" w:author="Palacherla, Susmitha C (NONUS)" w:date="2017-04-24T09:59:00Z"/>
          <w:rFonts w:ascii="Courier New" w:hAnsi="Courier New" w:cs="Courier New"/>
          <w:noProof/>
          <w:color w:val="0000FF"/>
          <w:sz w:val="20"/>
          <w:szCs w:val="20"/>
        </w:rPr>
      </w:pPr>
      <w:ins w:id="416" w:author="Palacherla, Susmitha C (NONUS)" w:date="2017-04-24T09:59:00Z">
        <w:r>
          <w:rPr>
            <w:rFonts w:ascii="Courier New" w:hAnsi="Courier New" w:cs="Courier New"/>
            <w:noProof/>
            <w:sz w:val="20"/>
            <w:szCs w:val="20"/>
          </w:rPr>
          <w:t xml:space="preserve">                 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UNION</w:t>
        </w:r>
      </w:ins>
    </w:p>
    <w:p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ins w:id="417" w:author="Palacherla, Susmitha C (NONUS)" w:date="2017-04-24T09:59:00Z"/>
          <w:rFonts w:ascii="Courier New" w:hAnsi="Courier New" w:cs="Courier New"/>
          <w:noProof/>
          <w:sz w:val="20"/>
          <w:szCs w:val="20"/>
        </w:rPr>
      </w:pPr>
      <w:ins w:id="418" w:author="Palacherla, Susmitha C (NONUS)" w:date="2017-04-24T09:59:00Z">
        <w:r>
          <w:rPr>
            <w:rFonts w:ascii="Courier New" w:hAnsi="Courier New" w:cs="Courier New"/>
            <w:noProof/>
            <w:sz w:val="20"/>
            <w:szCs w:val="20"/>
          </w:rPr>
          <w:t xml:space="preserve">                 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SELECT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DISTINCT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clr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.</w:t>
        </w:r>
        <w:r>
          <w:rPr>
            <w:rFonts w:ascii="Courier New" w:hAnsi="Courier New" w:cs="Courier New"/>
            <w:noProof/>
            <w:sz w:val="20"/>
            <w:szCs w:val="20"/>
          </w:rPr>
          <w:t>CoachingReasonID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,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dcr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.</w:t>
        </w:r>
        <w:r>
          <w:rPr>
            <w:rFonts w:ascii="Courier New" w:hAnsi="Courier New" w:cs="Courier New"/>
            <w:noProof/>
            <w:sz w:val="20"/>
            <w:szCs w:val="20"/>
          </w:rPr>
          <w:t>CoachingReason</w:t>
        </w:r>
      </w:ins>
    </w:p>
    <w:p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ins w:id="419" w:author="Palacherla, Susmitha C (NONUS)" w:date="2017-04-24T09:59:00Z"/>
          <w:rFonts w:ascii="Courier New" w:hAnsi="Courier New" w:cs="Courier New"/>
          <w:noProof/>
          <w:color w:val="808080"/>
          <w:sz w:val="20"/>
          <w:szCs w:val="20"/>
        </w:rPr>
      </w:pPr>
      <w:ins w:id="420" w:author="Palacherla, Susmitha C (NONUS)" w:date="2017-04-24T09:59:00Z">
        <w:r>
          <w:rPr>
            <w:rFonts w:ascii="Courier New" w:hAnsi="Courier New" w:cs="Courier New"/>
            <w:noProof/>
            <w:sz w:val="20"/>
            <w:szCs w:val="20"/>
          </w:rPr>
          <w:t xml:space="preserve">                 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FROM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    EC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.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Coaching_Log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AS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cl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INNER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JOIN</w:t>
        </w:r>
      </w:ins>
    </w:p>
    <w:p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ins w:id="421" w:author="Palacherla, Susmitha C (NONUS)" w:date="2017-04-24T09:59:00Z"/>
          <w:rFonts w:ascii="Courier New" w:hAnsi="Courier New" w:cs="Courier New"/>
          <w:noProof/>
          <w:color w:val="808080"/>
          <w:sz w:val="20"/>
          <w:szCs w:val="20"/>
        </w:rPr>
      </w:pPr>
      <w:ins w:id="422" w:author="Palacherla, Susmitha C (NONUS)" w:date="2017-04-24T09:59:00Z">
        <w:r>
          <w:rPr>
            <w:rFonts w:ascii="Courier New" w:hAnsi="Courier New" w:cs="Courier New"/>
            <w:noProof/>
            <w:sz w:val="20"/>
            <w:szCs w:val="20"/>
          </w:rPr>
          <w:t xml:space="preserve">                                    EC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.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Coaching_Log_Reason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AS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clr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ON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cl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.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CoachingID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=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clr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.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CoachingID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INNER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JOIN</w:t>
        </w:r>
      </w:ins>
    </w:p>
    <w:p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ins w:id="423" w:author="Palacherla, Susmitha C (NONUS)" w:date="2017-04-24T09:59:00Z"/>
          <w:rFonts w:ascii="Courier New" w:hAnsi="Courier New" w:cs="Courier New"/>
          <w:noProof/>
          <w:sz w:val="20"/>
          <w:szCs w:val="20"/>
        </w:rPr>
      </w:pPr>
      <w:ins w:id="424" w:author="Palacherla, Susmitha C (NONUS)" w:date="2017-04-24T09:59:00Z">
        <w:r>
          <w:rPr>
            <w:rFonts w:ascii="Courier New" w:hAnsi="Courier New" w:cs="Courier New"/>
            <w:noProof/>
            <w:sz w:val="20"/>
            <w:szCs w:val="20"/>
          </w:rPr>
          <w:t xml:space="preserve">                                    EC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.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DIM_Coaching_Reason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AS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dcr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ON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clr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.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CoachingReasonID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=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dcr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.</w:t>
        </w:r>
        <w:r>
          <w:rPr>
            <w:rFonts w:ascii="Courier New" w:hAnsi="Courier New" w:cs="Courier New"/>
            <w:noProof/>
            <w:sz w:val="20"/>
            <w:szCs w:val="20"/>
          </w:rPr>
          <w:t>CoachingReasonID</w:t>
        </w:r>
      </w:ins>
    </w:p>
    <w:p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ins w:id="425" w:author="Palacherla, Susmitha C (NONUS)" w:date="2017-04-24T09:59:00Z"/>
          <w:rFonts w:ascii="Courier New" w:hAnsi="Courier New" w:cs="Courier New"/>
          <w:noProof/>
          <w:sz w:val="20"/>
          <w:szCs w:val="20"/>
        </w:rPr>
      </w:pPr>
      <w:ins w:id="426" w:author="Palacherla, Susmitha C (NONUS)" w:date="2017-04-24T09:59:00Z">
        <w:r>
          <w:rPr>
            <w:rFonts w:ascii="Courier New" w:hAnsi="Courier New" w:cs="Courier New"/>
            <w:noProof/>
            <w:sz w:val="20"/>
            <w:szCs w:val="20"/>
          </w:rPr>
          <w:t xml:space="preserve">                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 xml:space="preserve">WHERE 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(</w:t>
        </w:r>
        <w:r>
          <w:rPr>
            <w:rFonts w:ascii="Courier New" w:hAnsi="Courier New" w:cs="Courier New"/>
            <w:noProof/>
            <w:sz w:val="20"/>
            <w:szCs w:val="20"/>
          </w:rPr>
          <w:t>cl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.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ModuleID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=(</w:t>
        </w:r>
        <w:r>
          <w:rPr>
            <w:rFonts w:ascii="Courier New" w:hAnsi="Courier New" w:cs="Courier New"/>
            <w:noProof/>
            <w:sz w:val="20"/>
            <w:szCs w:val="20"/>
          </w:rPr>
          <w:t>@intModulein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)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or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@intModulein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=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-</w:t>
        </w:r>
        <w:r>
          <w:rPr>
            <w:rFonts w:ascii="Courier New" w:hAnsi="Courier New" w:cs="Courier New"/>
            <w:noProof/>
            <w:sz w:val="20"/>
            <w:szCs w:val="20"/>
          </w:rPr>
          <w:t>1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)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)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AS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s</w:t>
        </w:r>
      </w:ins>
    </w:p>
    <w:p w:rsidR="007B16D7" w:rsidRDefault="007B16D7" w:rsidP="007B16D7">
      <w:pPr>
        <w:rPr>
          <w:ins w:id="427" w:author="Palacherla, Susmitha C (NONUS)" w:date="2017-04-24T09:58:00Z"/>
        </w:rPr>
      </w:pPr>
      <w:ins w:id="428" w:author="Palacherla, Susmitha C (NONUS)" w:date="2017-04-24T09:59:00Z"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ORDER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BY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CASE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WHEN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CoachingReasonID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=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-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1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THEN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0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ELSE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1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END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,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CoachingReason</w:t>
        </w:r>
      </w:ins>
    </w:p>
    <w:p w:rsidR="007B16D7" w:rsidRDefault="007B16D7" w:rsidP="00233EA6">
      <w:pPr>
        <w:rPr>
          <w:ins w:id="429" w:author="Palacherla, Susmitha C (NONUS)" w:date="2017-04-24T09:59:00Z"/>
        </w:rPr>
      </w:pPr>
      <w:ins w:id="430" w:author="Palacherla, Susmitha C (NONUS)" w:date="2017-04-24T09:59:00Z">
        <w:r>
          <w:t>Fields:</w:t>
        </w:r>
      </w:ins>
    </w:p>
    <w:p w:rsidR="007B16D7" w:rsidRDefault="007B16D7" w:rsidP="00233EA6">
      <w:pPr>
        <w:rPr>
          <w:ins w:id="431" w:author="Palacherla, Susmitha C (NONUS)" w:date="2017-04-24T09:57:00Z"/>
        </w:rPr>
      </w:pPr>
      <w:ins w:id="432" w:author="Palacherla, Susmitha C (NONUS)" w:date="2017-04-24T09:59:00Z">
        <w:r>
          <w:rPr>
            <w:noProof/>
          </w:rPr>
          <w:lastRenderedPageBreak/>
          <w:drawing>
            <wp:inline distT="0" distB="0" distL="0" distR="0" wp14:anchorId="3FA648D7" wp14:editId="640A2A19">
              <wp:extent cx="5943600" cy="2205355"/>
              <wp:effectExtent l="0" t="0" r="0" b="4445"/>
              <wp:docPr id="25" name="Picture 2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20535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7B16D7" w:rsidRDefault="007B16D7" w:rsidP="00233EA6"/>
    <w:p w:rsidR="00233EA6" w:rsidRDefault="00233EA6" w:rsidP="00233EA6">
      <w:pPr>
        <w:rPr>
          <w:ins w:id="433" w:author="Palacherla, Susmitha C (NONUS)" w:date="2017-04-24T10:00:00Z"/>
        </w:rPr>
      </w:pPr>
      <w:r>
        <w:t>Parameters:</w:t>
      </w:r>
    </w:p>
    <w:p w:rsidR="007B16D7" w:rsidRDefault="007B16D7" w:rsidP="00233EA6">
      <w:pPr>
        <w:rPr>
          <w:ins w:id="434" w:author="Palacherla, Susmitha C (NONUS)" w:date="2017-04-24T10:00:00Z"/>
        </w:rPr>
      </w:pPr>
    </w:p>
    <w:p w:rsidR="007B16D7" w:rsidRDefault="007B16D7" w:rsidP="00233EA6">
      <w:pPr>
        <w:rPr>
          <w:ins w:id="435" w:author="Palacherla, Susmitha C (NONUS)" w:date="2017-04-24T10:00:00Z"/>
        </w:rPr>
      </w:pPr>
      <w:ins w:id="436" w:author="Palacherla, Susmitha C (NONUS)" w:date="2017-04-24T10:00:00Z">
        <w:r>
          <w:rPr>
            <w:noProof/>
          </w:rPr>
          <w:drawing>
            <wp:inline distT="0" distB="0" distL="0" distR="0" wp14:anchorId="0D5E0A49" wp14:editId="5F60CEF6">
              <wp:extent cx="5943600" cy="2928620"/>
              <wp:effectExtent l="0" t="0" r="0" b="5080"/>
              <wp:docPr id="26" name="Picture 2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9286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F06D56" w:rsidRDefault="00F06D56" w:rsidP="00233EA6">
      <w:pPr>
        <w:rPr>
          <w:ins w:id="437" w:author="Palacherla, Susmitha C (NONUS)" w:date="2017-04-24T10:00:00Z"/>
        </w:rPr>
      </w:pPr>
    </w:p>
    <w:p w:rsidR="00F06D56" w:rsidRDefault="00F06D56" w:rsidP="00233EA6">
      <w:pPr>
        <w:rPr>
          <w:ins w:id="438" w:author="Palacherla, Susmitha C (NONUS)" w:date="2017-04-24T10:01:00Z"/>
        </w:rPr>
      </w:pPr>
    </w:p>
    <w:p w:rsidR="00F06D56" w:rsidRDefault="00F06D56" w:rsidP="00233EA6">
      <w:pPr>
        <w:rPr>
          <w:ins w:id="439" w:author="Palacherla, Susmitha C (NONUS)" w:date="2017-04-24T10:01:00Z"/>
        </w:rPr>
      </w:pPr>
    </w:p>
    <w:p w:rsidR="00F06D56" w:rsidRDefault="00F06D56" w:rsidP="00233EA6">
      <w:pPr>
        <w:rPr>
          <w:ins w:id="440" w:author="Palacherla, Susmitha C (NONUS)" w:date="2017-04-24T10:01:00Z"/>
        </w:rPr>
      </w:pPr>
    </w:p>
    <w:p w:rsidR="00F06D56" w:rsidRDefault="00F06D56" w:rsidP="00F06D56">
      <w:pPr>
        <w:rPr>
          <w:ins w:id="441" w:author="Palacherla, Susmitha C (NONUS)" w:date="2017-04-24T10:01:00Z"/>
          <w:rFonts w:ascii="Arial" w:hAnsi="Arial" w:cs="Arial"/>
          <w:b/>
          <w:sz w:val="20"/>
          <w:szCs w:val="20"/>
        </w:rPr>
      </w:pPr>
    </w:p>
    <w:p w:rsidR="00F06D56" w:rsidRPr="00D62F04" w:rsidRDefault="00F06D56" w:rsidP="00905D50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ins w:id="442" w:author="Palacherla, Susmitha C (NONUS)" w:date="2017-04-24T10:01:00Z"/>
          <w:rFonts w:ascii="Arial" w:hAnsi="Arial" w:cs="Arial"/>
          <w:b/>
          <w:sz w:val="20"/>
          <w:szCs w:val="20"/>
        </w:rPr>
        <w:pPrChange w:id="443" w:author="Palacherla, Susmitha C (NONUS)" w:date="2017-04-24T11:06:00Z">
          <w:pPr/>
        </w:pPrChange>
      </w:pPr>
      <w:proofErr w:type="spellStart"/>
      <w:ins w:id="444" w:author="Palacherla, Susmitha C (NONUS)" w:date="2017-04-24T10:01:00Z">
        <w:r>
          <w:rPr>
            <w:rFonts w:ascii="Arial" w:hAnsi="Arial" w:cs="Arial"/>
            <w:b/>
            <w:sz w:val="20"/>
            <w:szCs w:val="20"/>
          </w:rPr>
          <w:t>CoachingEmployeeRef</w:t>
        </w:r>
        <w:proofErr w:type="spellEnd"/>
        <w:r>
          <w:rPr>
            <w:rFonts w:ascii="Arial" w:hAnsi="Arial" w:cs="Arial"/>
            <w:b/>
            <w:sz w:val="20"/>
            <w:szCs w:val="20"/>
          </w:rPr>
          <w:t xml:space="preserve"> (uses shared dataset </w:t>
        </w:r>
        <w:proofErr w:type="spellStart"/>
        <w:r>
          <w:rPr>
            <w:rFonts w:ascii="Arial" w:hAnsi="Arial" w:cs="Arial"/>
            <w:b/>
            <w:sz w:val="20"/>
            <w:szCs w:val="20"/>
          </w:rPr>
          <w:t>Coaching</w:t>
        </w:r>
      </w:ins>
      <w:ins w:id="445" w:author="Palacherla, Susmitha C (NONUS)" w:date="2017-04-24T10:02:00Z">
        <w:r>
          <w:rPr>
            <w:rFonts w:ascii="Arial" w:hAnsi="Arial" w:cs="Arial"/>
            <w:b/>
            <w:sz w:val="20"/>
            <w:szCs w:val="20"/>
          </w:rPr>
          <w:t>Employee</w:t>
        </w:r>
      </w:ins>
      <w:ins w:id="446" w:author="Palacherla, Susmitha C (NONUS)" w:date="2017-04-24T10:01:00Z">
        <w:r>
          <w:rPr>
            <w:rFonts w:ascii="Arial" w:hAnsi="Arial" w:cs="Arial"/>
            <w:b/>
            <w:sz w:val="20"/>
            <w:szCs w:val="20"/>
          </w:rPr>
          <w:t>List</w:t>
        </w:r>
        <w:proofErr w:type="spellEnd"/>
        <w:r>
          <w:rPr>
            <w:rFonts w:ascii="Arial" w:hAnsi="Arial" w:cs="Arial"/>
            <w:b/>
            <w:sz w:val="20"/>
            <w:szCs w:val="20"/>
          </w:rPr>
          <w:t>)</w:t>
        </w:r>
      </w:ins>
    </w:p>
    <w:p w:rsidR="00F06D56" w:rsidRDefault="00F06D56" w:rsidP="00F06D56">
      <w:pPr>
        <w:rPr>
          <w:ins w:id="447" w:author="Palacherla, Susmitha C (NONUS)" w:date="2017-04-24T10:01:00Z"/>
        </w:rPr>
      </w:pPr>
      <w:ins w:id="448" w:author="Palacherla, Susmitha C (NONUS)" w:date="2017-04-24T10:01:00Z">
        <w:r>
          <w:t>Query:</w:t>
        </w:r>
      </w:ins>
    </w:p>
    <w:p w:rsidR="00F06D56" w:rsidRDefault="00F06D56" w:rsidP="00F06D56">
      <w:pPr>
        <w:autoSpaceDE w:val="0"/>
        <w:autoSpaceDN w:val="0"/>
        <w:adjustRightInd w:val="0"/>
        <w:spacing w:after="0" w:line="240" w:lineRule="auto"/>
        <w:rPr>
          <w:ins w:id="449" w:author="Palacherla, Susmitha C (NONUS)" w:date="2017-04-24T10:03:00Z"/>
          <w:rFonts w:ascii="Courier New" w:hAnsi="Courier New" w:cs="Courier New"/>
          <w:noProof/>
          <w:sz w:val="20"/>
          <w:szCs w:val="20"/>
        </w:rPr>
      </w:pPr>
      <w:ins w:id="450" w:author="Palacherla, Susmitha C (NONUS)" w:date="2017-04-24T10:03:00Z"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Select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s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.</w:t>
        </w:r>
        <w:r>
          <w:rPr>
            <w:rFonts w:ascii="Courier New" w:hAnsi="Courier New" w:cs="Courier New"/>
            <w:noProof/>
            <w:sz w:val="20"/>
            <w:szCs w:val="20"/>
          </w:rPr>
          <w:t>EmpID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,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s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.</w:t>
        </w:r>
        <w:r>
          <w:rPr>
            <w:rFonts w:ascii="Courier New" w:hAnsi="Courier New" w:cs="Courier New"/>
            <w:noProof/>
            <w:sz w:val="20"/>
            <w:szCs w:val="20"/>
          </w:rPr>
          <w:t>EmpName</w:t>
        </w:r>
      </w:ins>
    </w:p>
    <w:p w:rsidR="00F06D56" w:rsidRDefault="00F06D56" w:rsidP="00F06D56">
      <w:pPr>
        <w:autoSpaceDE w:val="0"/>
        <w:autoSpaceDN w:val="0"/>
        <w:adjustRightInd w:val="0"/>
        <w:spacing w:after="0" w:line="240" w:lineRule="auto"/>
        <w:rPr>
          <w:ins w:id="451" w:author="Palacherla, Susmitha C (NONUS)" w:date="2017-04-24T10:03:00Z"/>
          <w:rFonts w:ascii="Courier New" w:hAnsi="Courier New" w:cs="Courier New"/>
          <w:noProof/>
          <w:sz w:val="20"/>
          <w:szCs w:val="20"/>
        </w:rPr>
      </w:pPr>
      <w:ins w:id="452" w:author="Palacherla, Susmitha C (NONUS)" w:date="2017-04-24T10:03:00Z"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 xml:space="preserve">FROM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(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Select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FF0000"/>
            <w:sz w:val="20"/>
            <w:szCs w:val="20"/>
          </w:rPr>
          <w:t>'-1'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as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EmpID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,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FF0000"/>
            <w:sz w:val="20"/>
            <w:szCs w:val="20"/>
          </w:rPr>
          <w:t>'All'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as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EmpName</w:t>
        </w:r>
      </w:ins>
    </w:p>
    <w:p w:rsidR="00F06D56" w:rsidRDefault="00F06D56" w:rsidP="00F06D56">
      <w:pPr>
        <w:autoSpaceDE w:val="0"/>
        <w:autoSpaceDN w:val="0"/>
        <w:adjustRightInd w:val="0"/>
        <w:spacing w:after="0" w:line="240" w:lineRule="auto"/>
        <w:rPr>
          <w:ins w:id="453" w:author="Palacherla, Susmitha C (NONUS)" w:date="2017-04-24T10:03:00Z"/>
          <w:rFonts w:ascii="Courier New" w:hAnsi="Courier New" w:cs="Courier New"/>
          <w:noProof/>
          <w:color w:val="0000FF"/>
          <w:sz w:val="20"/>
          <w:szCs w:val="20"/>
        </w:rPr>
      </w:pPr>
      <w:ins w:id="454" w:author="Palacherla, Susmitha C (NONUS)" w:date="2017-04-24T10:03:00Z"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UNION</w:t>
        </w:r>
      </w:ins>
    </w:p>
    <w:p w:rsidR="00F06D56" w:rsidRDefault="00F06D56" w:rsidP="00F06D56">
      <w:pPr>
        <w:autoSpaceDE w:val="0"/>
        <w:autoSpaceDN w:val="0"/>
        <w:adjustRightInd w:val="0"/>
        <w:spacing w:after="0" w:line="240" w:lineRule="auto"/>
        <w:rPr>
          <w:ins w:id="455" w:author="Palacherla, Susmitha C (NONUS)" w:date="2017-04-24T10:03:00Z"/>
          <w:rFonts w:ascii="Courier New" w:hAnsi="Courier New" w:cs="Courier New"/>
          <w:noProof/>
          <w:sz w:val="20"/>
          <w:szCs w:val="20"/>
        </w:rPr>
      </w:pPr>
      <w:ins w:id="456" w:author="Palacherla, Susmitha C (NONUS)" w:date="2017-04-24T10:03:00Z"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SELECT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DISTINCT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CL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.</w:t>
        </w:r>
        <w:r>
          <w:rPr>
            <w:rFonts w:ascii="Courier New" w:hAnsi="Courier New" w:cs="Courier New"/>
            <w:noProof/>
            <w:sz w:val="20"/>
            <w:szCs w:val="20"/>
          </w:rPr>
          <w:t>EmpID EmpID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,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EH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.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[Emp_Name] EmpName </w:t>
        </w:r>
      </w:ins>
    </w:p>
    <w:p w:rsidR="00F06D56" w:rsidRDefault="00F06D56" w:rsidP="00F06D56">
      <w:pPr>
        <w:autoSpaceDE w:val="0"/>
        <w:autoSpaceDN w:val="0"/>
        <w:adjustRightInd w:val="0"/>
        <w:spacing w:after="0" w:line="240" w:lineRule="auto"/>
        <w:rPr>
          <w:ins w:id="457" w:author="Palacherla, Susmitha C (NONUS)" w:date="2017-04-24T10:03:00Z"/>
          <w:rFonts w:ascii="Courier New" w:hAnsi="Courier New" w:cs="Courier New"/>
          <w:noProof/>
          <w:sz w:val="20"/>
          <w:szCs w:val="20"/>
        </w:rPr>
      </w:pPr>
      <w:ins w:id="458" w:author="Palacherla, Susmitha C (NONUS)" w:date="2017-04-24T10:03:00Z"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FROM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 EC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.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Coaching_Log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AS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cl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JOIN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 EC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.</w:t>
        </w:r>
        <w:r>
          <w:rPr>
            <w:rFonts w:ascii="Courier New" w:hAnsi="Courier New" w:cs="Courier New"/>
            <w:noProof/>
            <w:sz w:val="20"/>
            <w:szCs w:val="20"/>
          </w:rPr>
          <w:t>Employee_Hierarchy eh</w:t>
        </w:r>
      </w:ins>
    </w:p>
    <w:p w:rsidR="00F06D56" w:rsidRDefault="00F06D56" w:rsidP="00F06D56">
      <w:pPr>
        <w:autoSpaceDE w:val="0"/>
        <w:autoSpaceDN w:val="0"/>
        <w:adjustRightInd w:val="0"/>
        <w:spacing w:after="0" w:line="240" w:lineRule="auto"/>
        <w:rPr>
          <w:ins w:id="459" w:author="Palacherla, Susmitha C (NONUS)" w:date="2017-04-24T10:03:00Z"/>
          <w:rFonts w:ascii="Courier New" w:hAnsi="Courier New" w:cs="Courier New"/>
          <w:noProof/>
          <w:sz w:val="20"/>
          <w:szCs w:val="20"/>
        </w:rPr>
      </w:pPr>
      <w:ins w:id="460" w:author="Palacherla, Susmitha C (NONUS)" w:date="2017-04-24T10:03:00Z"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ON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cl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.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EmpID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=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eh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.</w:t>
        </w:r>
        <w:r>
          <w:rPr>
            <w:rFonts w:ascii="Courier New" w:hAnsi="Courier New" w:cs="Courier New"/>
            <w:noProof/>
            <w:sz w:val="20"/>
            <w:szCs w:val="20"/>
          </w:rPr>
          <w:t>Emp_ID</w:t>
        </w:r>
      </w:ins>
    </w:p>
    <w:p w:rsidR="00F06D56" w:rsidRDefault="00F06D56" w:rsidP="00F06D56">
      <w:pPr>
        <w:autoSpaceDE w:val="0"/>
        <w:autoSpaceDN w:val="0"/>
        <w:adjustRightInd w:val="0"/>
        <w:spacing w:after="0" w:line="240" w:lineRule="auto"/>
        <w:rPr>
          <w:ins w:id="461" w:author="Palacherla, Susmitha C (NONUS)" w:date="2017-04-24T10:03:00Z"/>
          <w:rFonts w:ascii="Courier New" w:hAnsi="Courier New" w:cs="Courier New"/>
          <w:noProof/>
          <w:sz w:val="20"/>
          <w:szCs w:val="20"/>
        </w:rPr>
      </w:pPr>
      <w:ins w:id="462" w:author="Palacherla, Susmitha C (NONUS)" w:date="2017-04-24T10:03:00Z"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 xml:space="preserve">WHERE 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(</w:t>
        </w:r>
        <w:r>
          <w:rPr>
            <w:rFonts w:ascii="Courier New" w:hAnsi="Courier New" w:cs="Courier New"/>
            <w:noProof/>
            <w:sz w:val="20"/>
            <w:szCs w:val="20"/>
          </w:rPr>
          <w:t>cl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.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ModuleID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=(</w:t>
        </w:r>
        <w:r>
          <w:rPr>
            <w:rFonts w:ascii="Courier New" w:hAnsi="Courier New" w:cs="Courier New"/>
            <w:noProof/>
            <w:sz w:val="20"/>
            <w:szCs w:val="20"/>
          </w:rPr>
          <w:t>@intModulein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)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or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@intModulein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=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-</w:t>
        </w:r>
        <w:r>
          <w:rPr>
            <w:rFonts w:ascii="Courier New" w:hAnsi="Courier New" w:cs="Courier New"/>
            <w:noProof/>
            <w:sz w:val="20"/>
            <w:szCs w:val="20"/>
          </w:rPr>
          <w:t>1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)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</w:ins>
    </w:p>
    <w:p w:rsidR="00F06D56" w:rsidRDefault="00F06D56" w:rsidP="00F06D56">
      <w:pPr>
        <w:autoSpaceDE w:val="0"/>
        <w:autoSpaceDN w:val="0"/>
        <w:adjustRightInd w:val="0"/>
        <w:spacing w:after="0" w:line="240" w:lineRule="auto"/>
        <w:rPr>
          <w:ins w:id="463" w:author="Palacherla, Susmitha C (NONUS)" w:date="2017-04-24T10:03:00Z"/>
          <w:rFonts w:ascii="Courier New" w:hAnsi="Courier New" w:cs="Courier New"/>
          <w:noProof/>
          <w:sz w:val="20"/>
          <w:szCs w:val="20"/>
        </w:rPr>
      </w:pPr>
      <w:ins w:id="464" w:author="Palacherla, Susmitha C (NONUS)" w:date="2017-04-24T10:03:00Z"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and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 xml:space="preserve"> 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(</w:t>
        </w:r>
        <w:r>
          <w:rPr>
            <w:rFonts w:ascii="Courier New" w:hAnsi="Courier New" w:cs="Courier New"/>
            <w:noProof/>
            <w:sz w:val="20"/>
            <w:szCs w:val="20"/>
          </w:rPr>
          <w:t>cl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.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SiteID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=(</w:t>
        </w:r>
        <w:r>
          <w:rPr>
            <w:rFonts w:ascii="Courier New" w:hAnsi="Courier New" w:cs="Courier New"/>
            <w:noProof/>
            <w:sz w:val="20"/>
            <w:szCs w:val="20"/>
          </w:rPr>
          <w:t>@intSitein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)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or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@intSitein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=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-</w:t>
        </w:r>
        <w:r>
          <w:rPr>
            <w:rFonts w:ascii="Courier New" w:hAnsi="Courier New" w:cs="Courier New"/>
            <w:noProof/>
            <w:sz w:val="20"/>
            <w:szCs w:val="20"/>
          </w:rPr>
          <w:t>1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)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</w:ins>
    </w:p>
    <w:p w:rsidR="00F06D56" w:rsidRDefault="00F06D56" w:rsidP="00F06D56">
      <w:pPr>
        <w:autoSpaceDE w:val="0"/>
        <w:autoSpaceDN w:val="0"/>
        <w:adjustRightInd w:val="0"/>
        <w:spacing w:after="0" w:line="240" w:lineRule="auto"/>
        <w:rPr>
          <w:ins w:id="465" w:author="Palacherla, Susmitha C (NONUS)" w:date="2017-04-24T10:03:00Z"/>
          <w:rFonts w:ascii="Courier New" w:hAnsi="Courier New" w:cs="Courier New"/>
          <w:noProof/>
          <w:sz w:val="20"/>
          <w:szCs w:val="20"/>
        </w:rPr>
      </w:pPr>
      <w:ins w:id="466" w:author="Palacherla, Susmitha C (NONUS)" w:date="2017-04-24T10:03:00Z"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)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as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S</w:t>
        </w:r>
      </w:ins>
    </w:p>
    <w:p w:rsidR="00F06D56" w:rsidRDefault="00F06D56" w:rsidP="00F06D56">
      <w:pPr>
        <w:rPr>
          <w:ins w:id="467" w:author="Palacherla, Susmitha C (NONUS)" w:date="2017-04-24T10:03:00Z"/>
          <w:rFonts w:ascii="Courier New" w:hAnsi="Courier New" w:cs="Courier New"/>
          <w:noProof/>
          <w:sz w:val="20"/>
          <w:szCs w:val="20"/>
        </w:rPr>
      </w:pPr>
      <w:ins w:id="468" w:author="Palacherla, Susmitha C (NONUS)" w:date="2017-04-24T10:03:00Z"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ORDER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BY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CASE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WHEN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EmpID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=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FF0000"/>
            <w:sz w:val="20"/>
            <w:szCs w:val="20"/>
          </w:rPr>
          <w:t>'-1'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THEN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0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ELSE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1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END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,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EmpName</w:t>
        </w:r>
      </w:ins>
    </w:p>
    <w:p w:rsidR="00F06D56" w:rsidRDefault="00F06D56" w:rsidP="00F06D56">
      <w:pPr>
        <w:rPr>
          <w:ins w:id="469" w:author="Palacherla, Susmitha C (NONUS)" w:date="2017-04-24T10:01:00Z"/>
        </w:rPr>
      </w:pPr>
      <w:ins w:id="470" w:author="Palacherla, Susmitha C (NONUS)" w:date="2017-04-24T10:01:00Z">
        <w:r>
          <w:t>Fields:</w:t>
        </w:r>
      </w:ins>
    </w:p>
    <w:p w:rsidR="00F06D56" w:rsidRDefault="00F06D56" w:rsidP="00F06D56">
      <w:pPr>
        <w:rPr>
          <w:ins w:id="471" w:author="Palacherla, Susmitha C (NONUS)" w:date="2017-04-24T10:01:00Z"/>
        </w:rPr>
      </w:pPr>
      <w:ins w:id="472" w:author="Palacherla, Susmitha C (NONUS)" w:date="2017-04-24T10:03:00Z">
        <w:r>
          <w:rPr>
            <w:noProof/>
          </w:rPr>
          <w:drawing>
            <wp:inline distT="0" distB="0" distL="0" distR="0" wp14:anchorId="00943EA7" wp14:editId="26CE00A2">
              <wp:extent cx="5943600" cy="2331085"/>
              <wp:effectExtent l="0" t="0" r="0" b="0"/>
              <wp:docPr id="30" name="Picture 3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3310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F06D56" w:rsidRDefault="00F06D56" w:rsidP="00F06D56">
      <w:pPr>
        <w:rPr>
          <w:ins w:id="473" w:author="Palacherla, Susmitha C (NONUS)" w:date="2017-04-24T10:01:00Z"/>
        </w:rPr>
      </w:pPr>
    </w:p>
    <w:p w:rsidR="00F06D56" w:rsidRDefault="00F06D56" w:rsidP="00F06D56">
      <w:pPr>
        <w:rPr>
          <w:ins w:id="474" w:author="Palacherla, Susmitha C (NONUS)" w:date="2017-04-24T10:01:00Z"/>
        </w:rPr>
      </w:pPr>
      <w:ins w:id="475" w:author="Palacherla, Susmitha C (NONUS)" w:date="2017-04-24T10:01:00Z">
        <w:r>
          <w:t>Parameters:</w:t>
        </w:r>
      </w:ins>
    </w:p>
    <w:p w:rsidR="00F06D56" w:rsidRDefault="00F06D56" w:rsidP="00F06D56">
      <w:pPr>
        <w:rPr>
          <w:ins w:id="476" w:author="Palacherla, Susmitha C (NONUS)" w:date="2017-04-24T10:01:00Z"/>
        </w:rPr>
      </w:pPr>
    </w:p>
    <w:p w:rsidR="00F06D56" w:rsidRDefault="00F06D56" w:rsidP="00F06D56">
      <w:pPr>
        <w:rPr>
          <w:ins w:id="477" w:author="Palacherla, Susmitha C (NONUS)" w:date="2017-04-24T10:01:00Z"/>
        </w:rPr>
      </w:pPr>
      <w:ins w:id="478" w:author="Palacherla, Susmitha C (NONUS)" w:date="2017-04-24T10:03:00Z">
        <w:r>
          <w:rPr>
            <w:noProof/>
          </w:rPr>
          <w:lastRenderedPageBreak/>
          <w:drawing>
            <wp:inline distT="0" distB="0" distL="0" distR="0" wp14:anchorId="08F0EE40" wp14:editId="5D14AC34">
              <wp:extent cx="5943600" cy="3971290"/>
              <wp:effectExtent l="0" t="0" r="0" b="0"/>
              <wp:docPr id="31" name="Picture 3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97129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F06D56" w:rsidRDefault="00F06D56" w:rsidP="00F06D56">
      <w:pPr>
        <w:rPr>
          <w:ins w:id="479" w:author="Palacherla, Susmitha C (NONUS)" w:date="2017-04-24T10:01:00Z"/>
        </w:rPr>
      </w:pPr>
    </w:p>
    <w:p w:rsidR="007935E3" w:rsidRPr="00D62F04" w:rsidRDefault="007935E3" w:rsidP="00905D50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ins w:id="480" w:author="Palacherla, Susmitha C (NONUS)" w:date="2017-04-24T10:04:00Z"/>
          <w:rFonts w:ascii="Arial" w:hAnsi="Arial" w:cs="Arial"/>
          <w:b/>
          <w:sz w:val="20"/>
          <w:szCs w:val="20"/>
        </w:rPr>
        <w:pPrChange w:id="481" w:author="Palacherla, Susmitha C (NONUS)" w:date="2017-04-24T11:06:00Z">
          <w:pPr/>
        </w:pPrChange>
      </w:pPr>
      <w:proofErr w:type="spellStart"/>
      <w:ins w:id="482" w:author="Palacherla, Susmitha C (NONUS)" w:date="2017-04-24T10:04:00Z">
        <w:r>
          <w:rPr>
            <w:rFonts w:ascii="Arial" w:hAnsi="Arial" w:cs="Arial"/>
            <w:b/>
            <w:sz w:val="20"/>
            <w:szCs w:val="20"/>
          </w:rPr>
          <w:t>ModuleRef</w:t>
        </w:r>
        <w:proofErr w:type="spellEnd"/>
        <w:r>
          <w:rPr>
            <w:rFonts w:ascii="Arial" w:hAnsi="Arial" w:cs="Arial"/>
            <w:b/>
            <w:sz w:val="20"/>
            <w:szCs w:val="20"/>
          </w:rPr>
          <w:t xml:space="preserve"> (uses shared dataset </w:t>
        </w:r>
        <w:proofErr w:type="spellStart"/>
        <w:r>
          <w:rPr>
            <w:rFonts w:ascii="Arial" w:hAnsi="Arial" w:cs="Arial"/>
            <w:b/>
            <w:sz w:val="20"/>
            <w:szCs w:val="20"/>
          </w:rPr>
          <w:t>ModuleList</w:t>
        </w:r>
        <w:proofErr w:type="spellEnd"/>
        <w:r>
          <w:rPr>
            <w:rFonts w:ascii="Arial" w:hAnsi="Arial" w:cs="Arial"/>
            <w:b/>
            <w:sz w:val="20"/>
            <w:szCs w:val="20"/>
          </w:rPr>
          <w:t>)</w:t>
        </w:r>
      </w:ins>
    </w:p>
    <w:p w:rsidR="007935E3" w:rsidRDefault="007935E3" w:rsidP="007935E3">
      <w:pPr>
        <w:rPr>
          <w:ins w:id="483" w:author="Palacherla, Susmitha C (NONUS)" w:date="2017-04-24T10:04:00Z"/>
        </w:rPr>
      </w:pPr>
      <w:ins w:id="484" w:author="Palacherla, Susmitha C (NONUS)" w:date="2017-04-24T10:04:00Z">
        <w:r>
          <w:t>Query:</w:t>
        </w:r>
      </w:ins>
    </w:p>
    <w:p w:rsidR="007935E3" w:rsidRDefault="007935E3" w:rsidP="007935E3">
      <w:pPr>
        <w:rPr>
          <w:ins w:id="485" w:author="Palacherla, Susmitha C (NONUS)" w:date="2017-04-24T10:04:00Z"/>
        </w:rPr>
      </w:pPr>
      <w:ins w:id="486" w:author="Palacherla, Susmitha C (NONUS)" w:date="2017-04-24T10:04:00Z">
        <w:r>
          <w:rPr>
            <w:noProof/>
          </w:rPr>
          <w:lastRenderedPageBreak/>
          <w:drawing>
            <wp:inline distT="0" distB="0" distL="0" distR="0" wp14:anchorId="4EA0CADB" wp14:editId="7210A0E5">
              <wp:extent cx="5943600" cy="3839845"/>
              <wp:effectExtent l="0" t="0" r="0" b="8255"/>
              <wp:docPr id="40" name="Picture 4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8398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t>Fields:</w:t>
        </w:r>
      </w:ins>
    </w:p>
    <w:p w:rsidR="007935E3" w:rsidRDefault="007935E3" w:rsidP="007935E3">
      <w:pPr>
        <w:rPr>
          <w:ins w:id="487" w:author="Palacherla, Susmitha C (NONUS)" w:date="2017-04-24T10:04:00Z"/>
        </w:rPr>
      </w:pPr>
      <w:ins w:id="488" w:author="Palacherla, Susmitha C (NONUS)" w:date="2017-04-24T10:05:00Z">
        <w:r>
          <w:rPr>
            <w:noProof/>
          </w:rPr>
          <w:drawing>
            <wp:inline distT="0" distB="0" distL="0" distR="0" wp14:anchorId="4AB58D69" wp14:editId="17E05A6F">
              <wp:extent cx="5943600" cy="2209165"/>
              <wp:effectExtent l="0" t="0" r="0" b="635"/>
              <wp:docPr id="41" name="Picture 4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20916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7935E3" w:rsidRDefault="007935E3" w:rsidP="007935E3">
      <w:pPr>
        <w:rPr>
          <w:ins w:id="489" w:author="Palacherla, Susmitha C (NONUS)" w:date="2017-04-24T10:04:00Z"/>
        </w:rPr>
      </w:pPr>
    </w:p>
    <w:p w:rsidR="007935E3" w:rsidRDefault="007935E3" w:rsidP="007935E3">
      <w:pPr>
        <w:rPr>
          <w:ins w:id="490" w:author="Palacherla, Susmitha C (NONUS)" w:date="2017-04-24T10:04:00Z"/>
        </w:rPr>
      </w:pPr>
      <w:ins w:id="491" w:author="Palacherla, Susmitha C (NONUS)" w:date="2017-04-24T10:04:00Z">
        <w:r>
          <w:t>Parameters:</w:t>
        </w:r>
      </w:ins>
    </w:p>
    <w:p w:rsidR="007935E3" w:rsidRDefault="007935E3" w:rsidP="007935E3">
      <w:pPr>
        <w:rPr>
          <w:ins w:id="492" w:author="Palacherla, Susmitha C (NONUS)" w:date="2017-04-24T10:04:00Z"/>
        </w:rPr>
      </w:pPr>
    </w:p>
    <w:p w:rsidR="007935E3" w:rsidRDefault="007935E3" w:rsidP="007935E3">
      <w:pPr>
        <w:rPr>
          <w:ins w:id="493" w:author="Palacherla, Susmitha C (NONUS)" w:date="2017-04-24T10:04:00Z"/>
        </w:rPr>
      </w:pPr>
      <w:ins w:id="494" w:author="Palacherla, Susmitha C (NONUS)" w:date="2017-04-24T10:05:00Z">
        <w:r>
          <w:rPr>
            <w:noProof/>
          </w:rPr>
          <w:lastRenderedPageBreak/>
          <w:drawing>
            <wp:inline distT="0" distB="0" distL="0" distR="0" wp14:anchorId="7F63D863" wp14:editId="799B45A3">
              <wp:extent cx="5943600" cy="5209540"/>
              <wp:effectExtent l="0" t="0" r="0" b="0"/>
              <wp:docPr id="42" name="Picture 4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52095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F06D56" w:rsidRDefault="00F06D56" w:rsidP="00233EA6">
      <w:pPr>
        <w:rPr>
          <w:ins w:id="495" w:author="Palacherla, Susmitha C (NONUS)" w:date="2017-04-24T10:04:00Z"/>
        </w:rPr>
      </w:pPr>
    </w:p>
    <w:p w:rsidR="007935E3" w:rsidRPr="00D62F04" w:rsidRDefault="007935E3" w:rsidP="00905D50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ins w:id="496" w:author="Palacherla, Susmitha C (NONUS)" w:date="2017-04-24T10:04:00Z"/>
          <w:rFonts w:ascii="Arial" w:hAnsi="Arial" w:cs="Arial"/>
          <w:b/>
          <w:sz w:val="20"/>
          <w:szCs w:val="20"/>
        </w:rPr>
        <w:pPrChange w:id="497" w:author="Palacherla, Susmitha C (NONUS)" w:date="2017-04-24T11:06:00Z">
          <w:pPr/>
        </w:pPrChange>
      </w:pPr>
      <w:proofErr w:type="spellStart"/>
      <w:ins w:id="498" w:author="Palacherla, Susmitha C (NONUS)" w:date="2017-04-24T10:04:00Z">
        <w:r>
          <w:rPr>
            <w:rFonts w:ascii="Arial" w:hAnsi="Arial" w:cs="Arial"/>
            <w:b/>
            <w:sz w:val="20"/>
            <w:szCs w:val="20"/>
          </w:rPr>
          <w:t>Coaching</w:t>
        </w:r>
      </w:ins>
      <w:ins w:id="499" w:author="Palacherla, Susmitha C (NONUS)" w:date="2017-04-24T10:05:00Z">
        <w:r>
          <w:rPr>
            <w:rFonts w:ascii="Arial" w:hAnsi="Arial" w:cs="Arial"/>
            <w:b/>
            <w:sz w:val="20"/>
            <w:szCs w:val="20"/>
          </w:rPr>
          <w:t>Status</w:t>
        </w:r>
      </w:ins>
      <w:ins w:id="500" w:author="Palacherla, Susmitha C (NONUS)" w:date="2017-04-24T10:04:00Z">
        <w:r>
          <w:rPr>
            <w:rFonts w:ascii="Arial" w:hAnsi="Arial" w:cs="Arial"/>
            <w:b/>
            <w:sz w:val="20"/>
            <w:szCs w:val="20"/>
          </w:rPr>
          <w:t>Ref</w:t>
        </w:r>
        <w:proofErr w:type="spellEnd"/>
        <w:r>
          <w:rPr>
            <w:rFonts w:ascii="Arial" w:hAnsi="Arial" w:cs="Arial"/>
            <w:b/>
            <w:sz w:val="20"/>
            <w:szCs w:val="20"/>
          </w:rPr>
          <w:t xml:space="preserve"> (uses shared dataset </w:t>
        </w:r>
        <w:proofErr w:type="spellStart"/>
        <w:r>
          <w:rPr>
            <w:rFonts w:ascii="Arial" w:hAnsi="Arial" w:cs="Arial"/>
            <w:b/>
            <w:sz w:val="20"/>
            <w:szCs w:val="20"/>
          </w:rPr>
          <w:t>Coaching</w:t>
        </w:r>
      </w:ins>
      <w:ins w:id="501" w:author="Palacherla, Susmitha C (NONUS)" w:date="2017-04-24T10:05:00Z">
        <w:r>
          <w:rPr>
            <w:rFonts w:ascii="Arial" w:hAnsi="Arial" w:cs="Arial"/>
            <w:b/>
            <w:sz w:val="20"/>
            <w:szCs w:val="20"/>
          </w:rPr>
          <w:t>Status</w:t>
        </w:r>
      </w:ins>
      <w:ins w:id="502" w:author="Palacherla, Susmitha C (NONUS)" w:date="2017-04-24T10:04:00Z">
        <w:r>
          <w:rPr>
            <w:rFonts w:ascii="Arial" w:hAnsi="Arial" w:cs="Arial"/>
            <w:b/>
            <w:sz w:val="20"/>
            <w:szCs w:val="20"/>
          </w:rPr>
          <w:t>List</w:t>
        </w:r>
        <w:proofErr w:type="spellEnd"/>
        <w:r>
          <w:rPr>
            <w:rFonts w:ascii="Arial" w:hAnsi="Arial" w:cs="Arial"/>
            <w:b/>
            <w:sz w:val="20"/>
            <w:szCs w:val="20"/>
          </w:rPr>
          <w:t>)</w:t>
        </w:r>
      </w:ins>
    </w:p>
    <w:p w:rsidR="007935E3" w:rsidRDefault="007935E3" w:rsidP="007935E3">
      <w:pPr>
        <w:rPr>
          <w:ins w:id="503" w:author="Palacherla, Susmitha C (NONUS)" w:date="2017-04-24T10:04:00Z"/>
        </w:rPr>
      </w:pPr>
      <w:ins w:id="504" w:author="Palacherla, Susmitha C (NONUS)" w:date="2017-04-24T10:04:00Z">
        <w:r>
          <w:t>Query:</w:t>
        </w:r>
      </w:ins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ins w:id="505" w:author="Palacherla, Susmitha C (NONUS)" w:date="2017-04-24T10:06:00Z"/>
          <w:rFonts w:ascii="Courier New" w:hAnsi="Courier New" w:cs="Courier New"/>
          <w:noProof/>
          <w:color w:val="0000FF"/>
          <w:sz w:val="20"/>
          <w:szCs w:val="20"/>
        </w:rPr>
      </w:pPr>
      <w:ins w:id="506" w:author="Palacherla, Susmitha C (NONUS)" w:date="2017-04-24T10:06:00Z"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SELECT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StatusID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,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Status</w:t>
        </w:r>
      </w:ins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ins w:id="507" w:author="Palacherla, Susmitha C (NONUS)" w:date="2017-04-24T10:06:00Z"/>
          <w:rFonts w:ascii="Courier New" w:hAnsi="Courier New" w:cs="Courier New"/>
          <w:noProof/>
          <w:color w:val="808080"/>
          <w:sz w:val="20"/>
          <w:szCs w:val="20"/>
        </w:rPr>
      </w:pPr>
      <w:ins w:id="508" w:author="Palacherla, Susmitha C (NONUS)" w:date="2017-04-24T10:06:00Z"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 xml:space="preserve">FROM 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(</w:t>
        </w:r>
      </w:ins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ins w:id="509" w:author="Palacherla, Susmitha C (NONUS)" w:date="2017-04-24T10:06:00Z"/>
          <w:rFonts w:ascii="Courier New" w:hAnsi="Courier New" w:cs="Courier New"/>
          <w:noProof/>
          <w:color w:val="0000FF"/>
          <w:sz w:val="20"/>
          <w:szCs w:val="20"/>
        </w:rPr>
      </w:pPr>
      <w:ins w:id="510" w:author="Palacherla, Susmitha C (NONUS)" w:date="2017-04-24T10:06:00Z"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SELECT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-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1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AS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StatusID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,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FF0000"/>
            <w:sz w:val="20"/>
            <w:szCs w:val="20"/>
          </w:rPr>
          <w:t>'All'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AS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Status</w:t>
        </w:r>
      </w:ins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ins w:id="511" w:author="Palacherla, Susmitha C (NONUS)" w:date="2017-04-24T10:06:00Z"/>
          <w:rFonts w:ascii="Courier New" w:hAnsi="Courier New" w:cs="Courier New"/>
          <w:noProof/>
          <w:color w:val="0000FF"/>
          <w:sz w:val="20"/>
          <w:szCs w:val="20"/>
        </w:rPr>
      </w:pPr>
      <w:ins w:id="512" w:author="Palacherla, Susmitha C (NONUS)" w:date="2017-04-24T10:06:00Z"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UNION</w:t>
        </w:r>
      </w:ins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ins w:id="513" w:author="Palacherla, Susmitha C (NONUS)" w:date="2017-04-24T10:06:00Z"/>
          <w:rFonts w:ascii="Courier New" w:hAnsi="Courier New" w:cs="Courier New"/>
          <w:noProof/>
          <w:color w:val="0000FF"/>
          <w:sz w:val="20"/>
          <w:szCs w:val="20"/>
        </w:rPr>
      </w:pPr>
      <w:ins w:id="514" w:author="Palacherla, Susmitha C (NONUS)" w:date="2017-04-24T10:06:00Z"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SELECT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DISTINCT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cl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.</w:t>
        </w:r>
        <w:r>
          <w:rPr>
            <w:rFonts w:ascii="Courier New" w:hAnsi="Courier New" w:cs="Courier New"/>
            <w:noProof/>
            <w:sz w:val="20"/>
            <w:szCs w:val="20"/>
          </w:rPr>
          <w:t>StatusID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,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ds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.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Status</w:t>
        </w:r>
      </w:ins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ins w:id="515" w:author="Palacherla, Susmitha C (NONUS)" w:date="2017-04-24T10:06:00Z"/>
          <w:rFonts w:ascii="Courier New" w:hAnsi="Courier New" w:cs="Courier New"/>
          <w:noProof/>
          <w:sz w:val="20"/>
          <w:szCs w:val="20"/>
        </w:rPr>
      </w:pPr>
      <w:ins w:id="516" w:author="Palacherla, Susmitha C (NONUS)" w:date="2017-04-24T10:06:00Z"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FROM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    EC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.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Coaching_Log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AS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cl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INNER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JOIN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EC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.</w:t>
        </w:r>
        <w:r>
          <w:rPr>
            <w:rFonts w:ascii="Courier New" w:hAnsi="Courier New" w:cs="Courier New"/>
            <w:noProof/>
            <w:sz w:val="20"/>
            <w:szCs w:val="20"/>
          </w:rPr>
          <w:t>DIM_Status ds</w:t>
        </w:r>
      </w:ins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ins w:id="517" w:author="Palacherla, Susmitha C (NONUS)" w:date="2017-04-24T10:06:00Z"/>
          <w:rFonts w:ascii="Courier New" w:hAnsi="Courier New" w:cs="Courier New"/>
          <w:noProof/>
          <w:sz w:val="20"/>
          <w:szCs w:val="20"/>
        </w:rPr>
      </w:pPr>
      <w:ins w:id="518" w:author="Palacherla, Susmitha C (NONUS)" w:date="2017-04-24T10:06:00Z"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ON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cl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.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StatusID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=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ds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.</w:t>
        </w:r>
        <w:r>
          <w:rPr>
            <w:rFonts w:ascii="Courier New" w:hAnsi="Courier New" w:cs="Courier New"/>
            <w:noProof/>
            <w:sz w:val="20"/>
            <w:szCs w:val="20"/>
          </w:rPr>
          <w:t>StatusID</w:t>
        </w:r>
      </w:ins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ins w:id="519" w:author="Palacherla, Susmitha C (NONUS)" w:date="2017-04-24T10:06:00Z"/>
          <w:rFonts w:ascii="Courier New" w:hAnsi="Courier New" w:cs="Courier New"/>
          <w:noProof/>
          <w:color w:val="808080"/>
          <w:sz w:val="20"/>
          <w:szCs w:val="20"/>
        </w:rPr>
      </w:pPr>
      <w:ins w:id="520" w:author="Palacherla, Susmitha C (NONUS)" w:date="2017-04-24T10:06:00Z"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 xml:space="preserve">WHERE 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(</w:t>
        </w:r>
        <w:r>
          <w:rPr>
            <w:rFonts w:ascii="Courier New" w:hAnsi="Courier New" w:cs="Courier New"/>
            <w:noProof/>
            <w:sz w:val="20"/>
            <w:szCs w:val="20"/>
          </w:rPr>
          <w:t>cl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.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ModuleID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=(</w:t>
        </w:r>
        <w:r>
          <w:rPr>
            <w:rFonts w:ascii="Courier New" w:hAnsi="Courier New" w:cs="Courier New"/>
            <w:noProof/>
            <w:sz w:val="20"/>
            <w:szCs w:val="20"/>
          </w:rPr>
          <w:t>@intModulein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)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or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@intModulein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=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-</w:t>
        </w:r>
        <w:r>
          <w:rPr>
            <w:rFonts w:ascii="Courier New" w:hAnsi="Courier New" w:cs="Courier New"/>
            <w:noProof/>
            <w:sz w:val="20"/>
            <w:szCs w:val="20"/>
          </w:rPr>
          <w:t>1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)</w:t>
        </w:r>
      </w:ins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ins w:id="521" w:author="Palacherla, Susmitha C (NONUS)" w:date="2017-04-24T10:06:00Z"/>
          <w:rFonts w:ascii="Courier New" w:hAnsi="Courier New" w:cs="Courier New"/>
          <w:noProof/>
          <w:sz w:val="20"/>
          <w:szCs w:val="20"/>
        </w:rPr>
      </w:pPr>
      <w:ins w:id="522" w:author="Palacherla, Susmitha C (NONUS)" w:date="2017-04-24T10:06:00Z"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lastRenderedPageBreak/>
          <w:t>AND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cl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.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StatusID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&lt;&gt;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2</w:t>
        </w:r>
      </w:ins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ins w:id="523" w:author="Palacherla, Susmitha C (NONUS)" w:date="2017-04-24T10:06:00Z"/>
          <w:rFonts w:ascii="Courier New" w:hAnsi="Courier New" w:cs="Courier New"/>
          <w:noProof/>
          <w:sz w:val="20"/>
          <w:szCs w:val="20"/>
        </w:rPr>
      </w:pPr>
      <w:ins w:id="524" w:author="Palacherla, Susmitha C (NONUS)" w:date="2017-04-24T10:06:00Z"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)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AS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S</w:t>
        </w:r>
      </w:ins>
    </w:p>
    <w:p w:rsidR="007935E3" w:rsidRDefault="007935E3" w:rsidP="007935E3">
      <w:pPr>
        <w:rPr>
          <w:ins w:id="525" w:author="Palacherla, Susmitha C (NONUS)" w:date="2017-04-24T10:06:00Z"/>
          <w:rFonts w:ascii="Courier New" w:hAnsi="Courier New" w:cs="Courier New"/>
          <w:noProof/>
          <w:color w:val="0000FF"/>
          <w:sz w:val="20"/>
          <w:szCs w:val="20"/>
        </w:rPr>
      </w:pPr>
      <w:ins w:id="526" w:author="Palacherla, Susmitha C (NONUS)" w:date="2017-04-24T10:06:00Z"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ORDER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BY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CASE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WHEN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StatusID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=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-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1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THEN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0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ELSE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1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END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,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Status</w:t>
        </w:r>
      </w:ins>
    </w:p>
    <w:p w:rsidR="007935E3" w:rsidRDefault="007935E3" w:rsidP="007935E3">
      <w:pPr>
        <w:rPr>
          <w:ins w:id="527" w:author="Palacherla, Susmitha C (NONUS)" w:date="2017-04-24T10:04:00Z"/>
        </w:rPr>
      </w:pPr>
      <w:ins w:id="528" w:author="Palacherla, Susmitha C (NONUS)" w:date="2017-04-24T10:04:00Z">
        <w:r>
          <w:t>Fields:</w:t>
        </w:r>
      </w:ins>
    </w:p>
    <w:p w:rsidR="007935E3" w:rsidRDefault="007935E3" w:rsidP="007935E3">
      <w:pPr>
        <w:rPr>
          <w:ins w:id="529" w:author="Palacherla, Susmitha C (NONUS)" w:date="2017-04-24T10:04:00Z"/>
        </w:rPr>
      </w:pPr>
      <w:ins w:id="530" w:author="Palacherla, Susmitha C (NONUS)" w:date="2017-04-24T10:06:00Z">
        <w:r>
          <w:rPr>
            <w:noProof/>
          </w:rPr>
          <w:drawing>
            <wp:inline distT="0" distB="0" distL="0" distR="0" wp14:anchorId="477A41EE" wp14:editId="5B9D9DF4">
              <wp:extent cx="5943600" cy="2273300"/>
              <wp:effectExtent l="0" t="0" r="0" b="0"/>
              <wp:docPr id="43" name="Picture 4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2733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7935E3" w:rsidRDefault="007935E3" w:rsidP="007935E3">
      <w:pPr>
        <w:rPr>
          <w:ins w:id="531" w:author="Palacherla, Susmitha C (NONUS)" w:date="2017-04-24T10:04:00Z"/>
        </w:rPr>
      </w:pPr>
    </w:p>
    <w:p w:rsidR="007935E3" w:rsidRDefault="007935E3" w:rsidP="007935E3">
      <w:pPr>
        <w:rPr>
          <w:ins w:id="532" w:author="Palacherla, Susmitha C (NONUS)" w:date="2017-04-24T10:04:00Z"/>
        </w:rPr>
      </w:pPr>
      <w:ins w:id="533" w:author="Palacherla, Susmitha C (NONUS)" w:date="2017-04-24T10:04:00Z">
        <w:r>
          <w:t>Parameters:</w:t>
        </w:r>
      </w:ins>
    </w:p>
    <w:p w:rsidR="007935E3" w:rsidRDefault="007935E3" w:rsidP="007935E3">
      <w:pPr>
        <w:rPr>
          <w:ins w:id="534" w:author="Palacherla, Susmitha C (NONUS)" w:date="2017-04-24T10:04:00Z"/>
        </w:rPr>
      </w:pPr>
    </w:p>
    <w:p w:rsidR="007935E3" w:rsidRDefault="007935E3" w:rsidP="007935E3">
      <w:pPr>
        <w:rPr>
          <w:ins w:id="535" w:author="Palacherla, Susmitha C (NONUS)" w:date="2017-04-24T10:04:00Z"/>
        </w:rPr>
      </w:pPr>
      <w:ins w:id="536" w:author="Palacherla, Susmitha C (NONUS)" w:date="2017-04-24T10:07:00Z">
        <w:r>
          <w:rPr>
            <w:noProof/>
          </w:rPr>
          <w:drawing>
            <wp:inline distT="0" distB="0" distL="0" distR="0" wp14:anchorId="6433D50E" wp14:editId="75C10279">
              <wp:extent cx="5943600" cy="2894330"/>
              <wp:effectExtent l="0" t="0" r="0" b="1270"/>
              <wp:docPr id="44" name="Picture 4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89433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7935E3" w:rsidRPr="00D62F04" w:rsidRDefault="007935E3" w:rsidP="00905D50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ins w:id="537" w:author="Palacherla, Susmitha C (NONUS)" w:date="2017-04-24T10:04:00Z"/>
          <w:rFonts w:ascii="Arial" w:hAnsi="Arial" w:cs="Arial"/>
          <w:b/>
          <w:sz w:val="20"/>
          <w:szCs w:val="20"/>
        </w:rPr>
        <w:pPrChange w:id="538" w:author="Palacherla, Susmitha C (NONUS)" w:date="2017-04-24T11:06:00Z">
          <w:pPr/>
        </w:pPrChange>
      </w:pPr>
      <w:proofErr w:type="spellStart"/>
      <w:ins w:id="539" w:author="Palacherla, Susmitha C (NONUS)" w:date="2017-04-24T10:04:00Z">
        <w:r>
          <w:rPr>
            <w:rFonts w:ascii="Arial" w:hAnsi="Arial" w:cs="Arial"/>
            <w:b/>
            <w:sz w:val="20"/>
            <w:szCs w:val="20"/>
          </w:rPr>
          <w:lastRenderedPageBreak/>
          <w:t>Coaching</w:t>
        </w:r>
      </w:ins>
      <w:ins w:id="540" w:author="Palacherla, Susmitha C (NONUS)" w:date="2017-04-24T10:07:00Z">
        <w:r>
          <w:rPr>
            <w:rFonts w:ascii="Arial" w:hAnsi="Arial" w:cs="Arial"/>
            <w:b/>
            <w:sz w:val="20"/>
            <w:szCs w:val="20"/>
          </w:rPr>
          <w:t>SubReason</w:t>
        </w:r>
      </w:ins>
      <w:ins w:id="541" w:author="Palacherla, Susmitha C (NONUS)" w:date="2017-04-24T10:04:00Z">
        <w:r>
          <w:rPr>
            <w:rFonts w:ascii="Arial" w:hAnsi="Arial" w:cs="Arial"/>
            <w:b/>
            <w:sz w:val="20"/>
            <w:szCs w:val="20"/>
          </w:rPr>
          <w:t>Ref</w:t>
        </w:r>
        <w:proofErr w:type="spellEnd"/>
        <w:r>
          <w:rPr>
            <w:rFonts w:ascii="Arial" w:hAnsi="Arial" w:cs="Arial"/>
            <w:b/>
            <w:sz w:val="20"/>
            <w:szCs w:val="20"/>
          </w:rPr>
          <w:t xml:space="preserve"> (uses shared dataset </w:t>
        </w:r>
        <w:proofErr w:type="spellStart"/>
        <w:r>
          <w:rPr>
            <w:rFonts w:ascii="Arial" w:hAnsi="Arial" w:cs="Arial"/>
            <w:b/>
            <w:sz w:val="20"/>
            <w:szCs w:val="20"/>
          </w:rPr>
          <w:t>Coaching</w:t>
        </w:r>
      </w:ins>
      <w:ins w:id="542" w:author="Palacherla, Susmitha C (NONUS)" w:date="2017-04-24T10:07:00Z">
        <w:r>
          <w:rPr>
            <w:rFonts w:ascii="Arial" w:hAnsi="Arial" w:cs="Arial"/>
            <w:b/>
            <w:sz w:val="20"/>
            <w:szCs w:val="20"/>
          </w:rPr>
          <w:t>SubReason</w:t>
        </w:r>
      </w:ins>
      <w:ins w:id="543" w:author="Palacherla, Susmitha C (NONUS)" w:date="2017-04-24T10:04:00Z">
        <w:r>
          <w:rPr>
            <w:rFonts w:ascii="Arial" w:hAnsi="Arial" w:cs="Arial"/>
            <w:b/>
            <w:sz w:val="20"/>
            <w:szCs w:val="20"/>
          </w:rPr>
          <w:t>List</w:t>
        </w:r>
        <w:proofErr w:type="spellEnd"/>
        <w:r>
          <w:rPr>
            <w:rFonts w:ascii="Arial" w:hAnsi="Arial" w:cs="Arial"/>
            <w:b/>
            <w:sz w:val="20"/>
            <w:szCs w:val="20"/>
          </w:rPr>
          <w:t>)</w:t>
        </w:r>
      </w:ins>
    </w:p>
    <w:p w:rsidR="007935E3" w:rsidRDefault="007935E3" w:rsidP="007935E3">
      <w:pPr>
        <w:rPr>
          <w:ins w:id="544" w:author="Palacherla, Susmitha C (NONUS)" w:date="2017-04-24T10:04:00Z"/>
        </w:rPr>
      </w:pPr>
      <w:ins w:id="545" w:author="Palacherla, Susmitha C (NONUS)" w:date="2017-04-24T10:04:00Z">
        <w:r>
          <w:t>Query:</w:t>
        </w:r>
      </w:ins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ins w:id="546" w:author="Palacherla, Susmitha C (NONUS)" w:date="2017-04-24T10:07:00Z"/>
          <w:rFonts w:ascii="Courier New" w:hAnsi="Courier New" w:cs="Courier New"/>
          <w:noProof/>
          <w:sz w:val="20"/>
          <w:szCs w:val="20"/>
        </w:rPr>
      </w:pPr>
      <w:ins w:id="547" w:author="Palacherla, Susmitha C (NONUS)" w:date="2017-04-24T10:07:00Z"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SELECT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SubCoachingReasonID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,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SubCoachingReason</w:t>
        </w:r>
      </w:ins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ins w:id="548" w:author="Palacherla, Susmitha C (NONUS)" w:date="2017-04-24T10:07:00Z"/>
          <w:rFonts w:ascii="Courier New" w:hAnsi="Courier New" w:cs="Courier New"/>
          <w:noProof/>
          <w:sz w:val="20"/>
          <w:szCs w:val="20"/>
        </w:rPr>
      </w:pPr>
      <w:ins w:id="549" w:author="Palacherla, Susmitha C (NONUS)" w:date="2017-04-24T10:07:00Z"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 xml:space="preserve">FROM    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(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SELECT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-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1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AS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SubCoachingReasonID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,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FF0000"/>
            <w:sz w:val="20"/>
            <w:szCs w:val="20"/>
          </w:rPr>
          <w:t>'All'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AS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SubCoachingReason</w:t>
        </w:r>
      </w:ins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ins w:id="550" w:author="Palacherla, Susmitha C (NONUS)" w:date="2017-04-24T10:07:00Z"/>
          <w:rFonts w:ascii="Courier New" w:hAnsi="Courier New" w:cs="Courier New"/>
          <w:noProof/>
          <w:color w:val="0000FF"/>
          <w:sz w:val="20"/>
          <w:szCs w:val="20"/>
        </w:rPr>
      </w:pPr>
      <w:ins w:id="551" w:author="Palacherla, Susmitha C (NONUS)" w:date="2017-04-24T10:07:00Z">
        <w:r>
          <w:rPr>
            <w:rFonts w:ascii="Courier New" w:hAnsi="Courier New" w:cs="Courier New"/>
            <w:noProof/>
            <w:sz w:val="20"/>
            <w:szCs w:val="20"/>
          </w:rPr>
          <w:t xml:space="preserve">                 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UNION</w:t>
        </w:r>
      </w:ins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ins w:id="552" w:author="Palacherla, Susmitha C (NONUS)" w:date="2017-04-24T10:07:00Z"/>
          <w:rFonts w:ascii="Courier New" w:hAnsi="Courier New" w:cs="Courier New"/>
          <w:noProof/>
          <w:sz w:val="20"/>
          <w:szCs w:val="20"/>
        </w:rPr>
      </w:pPr>
      <w:ins w:id="553" w:author="Palacherla, Susmitha C (NONUS)" w:date="2017-04-24T10:07:00Z">
        <w:r>
          <w:rPr>
            <w:rFonts w:ascii="Courier New" w:hAnsi="Courier New" w:cs="Courier New"/>
            <w:noProof/>
            <w:sz w:val="20"/>
            <w:szCs w:val="20"/>
          </w:rPr>
          <w:t xml:space="preserve">                 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SELECT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DISTINCT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clr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.</w:t>
        </w:r>
        <w:r>
          <w:rPr>
            <w:rFonts w:ascii="Courier New" w:hAnsi="Courier New" w:cs="Courier New"/>
            <w:noProof/>
            <w:sz w:val="20"/>
            <w:szCs w:val="20"/>
          </w:rPr>
          <w:t>SubCoachingReasonID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,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dscr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.</w:t>
        </w:r>
        <w:r>
          <w:rPr>
            <w:rFonts w:ascii="Courier New" w:hAnsi="Courier New" w:cs="Courier New"/>
            <w:noProof/>
            <w:sz w:val="20"/>
            <w:szCs w:val="20"/>
          </w:rPr>
          <w:t>SubCoachingReason</w:t>
        </w:r>
      </w:ins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ins w:id="554" w:author="Palacherla, Susmitha C (NONUS)" w:date="2017-04-24T10:07:00Z"/>
          <w:rFonts w:ascii="Courier New" w:hAnsi="Courier New" w:cs="Courier New"/>
          <w:noProof/>
          <w:color w:val="808080"/>
          <w:sz w:val="20"/>
          <w:szCs w:val="20"/>
        </w:rPr>
      </w:pPr>
      <w:ins w:id="555" w:author="Palacherla, Susmitha C (NONUS)" w:date="2017-04-24T10:07:00Z">
        <w:r>
          <w:rPr>
            <w:rFonts w:ascii="Courier New" w:hAnsi="Courier New" w:cs="Courier New"/>
            <w:noProof/>
            <w:sz w:val="20"/>
            <w:szCs w:val="20"/>
          </w:rPr>
          <w:t xml:space="preserve">                 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FROM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    EC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.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Coaching_Log_Reason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AS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clr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INNER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JOIN</w:t>
        </w:r>
      </w:ins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ins w:id="556" w:author="Palacherla, Susmitha C (NONUS)" w:date="2017-04-24T10:07:00Z"/>
          <w:rFonts w:ascii="Courier New" w:hAnsi="Courier New" w:cs="Courier New"/>
          <w:noProof/>
          <w:sz w:val="20"/>
          <w:szCs w:val="20"/>
        </w:rPr>
      </w:pPr>
      <w:ins w:id="557" w:author="Palacherla, Susmitha C (NONUS)" w:date="2017-04-24T10:07:00Z">
        <w:r>
          <w:rPr>
            <w:rFonts w:ascii="Courier New" w:hAnsi="Courier New" w:cs="Courier New"/>
            <w:noProof/>
            <w:sz w:val="20"/>
            <w:szCs w:val="20"/>
          </w:rPr>
          <w:t xml:space="preserve">                                    EC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.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DIM_Sub_Coaching_Reason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AS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dscr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ON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clr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.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SubCoachingReasonID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=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dscr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.</w:t>
        </w:r>
        <w:r>
          <w:rPr>
            <w:rFonts w:ascii="Courier New" w:hAnsi="Courier New" w:cs="Courier New"/>
            <w:noProof/>
            <w:sz w:val="20"/>
            <w:szCs w:val="20"/>
          </w:rPr>
          <w:t>SubCoachingReasonID</w:t>
        </w:r>
      </w:ins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ins w:id="558" w:author="Palacherla, Susmitha C (NONUS)" w:date="2017-04-24T10:07:00Z"/>
          <w:rFonts w:ascii="Courier New" w:hAnsi="Courier New" w:cs="Courier New"/>
          <w:noProof/>
          <w:sz w:val="20"/>
          <w:szCs w:val="20"/>
        </w:rPr>
      </w:pPr>
      <w:ins w:id="559" w:author="Palacherla, Susmitha C (NONUS)" w:date="2017-04-24T10:07:00Z">
        <w:r>
          <w:rPr>
            <w:rFonts w:ascii="Courier New" w:hAnsi="Courier New" w:cs="Courier New"/>
            <w:noProof/>
            <w:sz w:val="20"/>
            <w:szCs w:val="20"/>
          </w:rPr>
          <w:t xml:space="preserve">                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 xml:space="preserve">WHERE 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(</w:t>
        </w:r>
        <w:r>
          <w:rPr>
            <w:rFonts w:ascii="Courier New" w:hAnsi="Courier New" w:cs="Courier New"/>
            <w:noProof/>
            <w:sz w:val="20"/>
            <w:szCs w:val="20"/>
          </w:rPr>
          <w:t>clr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.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CoachingReasonID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=(</w:t>
        </w:r>
        <w:r>
          <w:rPr>
            <w:rFonts w:ascii="Courier New" w:hAnsi="Courier New" w:cs="Courier New"/>
            <w:noProof/>
            <w:sz w:val="20"/>
            <w:szCs w:val="20"/>
          </w:rPr>
          <w:t>@intCoachReasonin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)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or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@intCoachReasonin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=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-</w:t>
        </w:r>
        <w:r>
          <w:rPr>
            <w:rFonts w:ascii="Courier New" w:hAnsi="Courier New" w:cs="Courier New"/>
            <w:noProof/>
            <w:sz w:val="20"/>
            <w:szCs w:val="20"/>
          </w:rPr>
          <w:t>1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)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)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AS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s</w:t>
        </w:r>
      </w:ins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ins w:id="560" w:author="Palacherla, Susmitha C (NONUS)" w:date="2017-04-24T10:07:00Z"/>
          <w:rFonts w:ascii="Courier New" w:hAnsi="Courier New" w:cs="Courier New"/>
          <w:noProof/>
          <w:color w:val="FF0000"/>
          <w:sz w:val="20"/>
          <w:szCs w:val="20"/>
        </w:rPr>
      </w:pPr>
      <w:ins w:id="561" w:author="Palacherla, Susmitha C (NONUS)" w:date="2017-04-24T10:07:00Z">
        <w:r>
          <w:rPr>
            <w:rFonts w:ascii="Courier New" w:hAnsi="Courier New" w:cs="Courier New"/>
            <w:noProof/>
            <w:sz w:val="20"/>
            <w:szCs w:val="20"/>
          </w:rPr>
          <w:t xml:space="preserve">                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WHERE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SubCoachingReason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&lt;&gt;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FF0000"/>
            <w:sz w:val="20"/>
            <w:szCs w:val="20"/>
          </w:rPr>
          <w:t>'unknown'</w:t>
        </w:r>
      </w:ins>
    </w:p>
    <w:p w:rsidR="007935E3" w:rsidRDefault="007935E3" w:rsidP="007935E3">
      <w:pPr>
        <w:rPr>
          <w:ins w:id="562" w:author="Palacherla, Susmitha C (NONUS)" w:date="2017-04-24T10:07:00Z"/>
          <w:rFonts w:ascii="Courier New" w:hAnsi="Courier New" w:cs="Courier New"/>
          <w:noProof/>
          <w:sz w:val="20"/>
          <w:szCs w:val="20"/>
        </w:rPr>
      </w:pPr>
      <w:ins w:id="563" w:author="Palacherla, Susmitha C (NONUS)" w:date="2017-04-24T10:07:00Z"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ORDER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BY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CASE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WHEN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SubCoachingReasonID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=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-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1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THEN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0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ELSE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1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END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,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SubCoachingReason</w:t>
        </w:r>
      </w:ins>
    </w:p>
    <w:p w:rsidR="007935E3" w:rsidRDefault="007935E3" w:rsidP="007935E3">
      <w:pPr>
        <w:rPr>
          <w:ins w:id="564" w:author="Palacherla, Susmitha C (NONUS)" w:date="2017-04-24T10:04:00Z"/>
        </w:rPr>
      </w:pPr>
      <w:ins w:id="565" w:author="Palacherla, Susmitha C (NONUS)" w:date="2017-04-24T10:04:00Z">
        <w:r>
          <w:t>Fields:</w:t>
        </w:r>
      </w:ins>
    </w:p>
    <w:p w:rsidR="007935E3" w:rsidRDefault="007935E3" w:rsidP="007935E3">
      <w:pPr>
        <w:rPr>
          <w:ins w:id="566" w:author="Palacherla, Susmitha C (NONUS)" w:date="2017-04-24T10:04:00Z"/>
        </w:rPr>
      </w:pPr>
      <w:ins w:id="567" w:author="Palacherla, Susmitha C (NONUS)" w:date="2017-04-24T10:08:00Z">
        <w:r>
          <w:rPr>
            <w:noProof/>
          </w:rPr>
          <w:drawing>
            <wp:inline distT="0" distB="0" distL="0" distR="0" wp14:anchorId="708FCCC1" wp14:editId="18D2A295">
              <wp:extent cx="5943600" cy="2508250"/>
              <wp:effectExtent l="0" t="0" r="0" b="6350"/>
              <wp:docPr id="45" name="Picture 4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5082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7935E3" w:rsidRDefault="007935E3" w:rsidP="007935E3">
      <w:pPr>
        <w:rPr>
          <w:ins w:id="568" w:author="Palacherla, Susmitha C (NONUS)" w:date="2017-04-24T10:04:00Z"/>
        </w:rPr>
      </w:pPr>
    </w:p>
    <w:p w:rsidR="007935E3" w:rsidRDefault="007935E3" w:rsidP="007935E3">
      <w:pPr>
        <w:rPr>
          <w:ins w:id="569" w:author="Palacherla, Susmitha C (NONUS)" w:date="2017-04-24T10:04:00Z"/>
        </w:rPr>
      </w:pPr>
      <w:ins w:id="570" w:author="Palacherla, Susmitha C (NONUS)" w:date="2017-04-24T10:04:00Z">
        <w:r>
          <w:t>Parameters:</w:t>
        </w:r>
      </w:ins>
    </w:p>
    <w:p w:rsidR="007935E3" w:rsidRDefault="007935E3" w:rsidP="007935E3">
      <w:pPr>
        <w:rPr>
          <w:ins w:id="571" w:author="Palacherla, Susmitha C (NONUS)" w:date="2017-04-24T10:04:00Z"/>
        </w:rPr>
      </w:pPr>
    </w:p>
    <w:p w:rsidR="007935E3" w:rsidRDefault="007935E3" w:rsidP="007935E3">
      <w:pPr>
        <w:rPr>
          <w:ins w:id="572" w:author="Palacherla, Susmitha C (NONUS)" w:date="2017-04-24T10:04:00Z"/>
        </w:rPr>
      </w:pPr>
      <w:ins w:id="573" w:author="Palacherla, Susmitha C (NONUS)" w:date="2017-04-24T10:08:00Z">
        <w:r>
          <w:rPr>
            <w:noProof/>
          </w:rPr>
          <w:lastRenderedPageBreak/>
          <w:drawing>
            <wp:inline distT="0" distB="0" distL="0" distR="0" wp14:anchorId="24211DA3" wp14:editId="6F96E86D">
              <wp:extent cx="5943600" cy="2968625"/>
              <wp:effectExtent l="0" t="0" r="0" b="3175"/>
              <wp:docPr id="46" name="Picture 4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9686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7935E3" w:rsidRDefault="007935E3" w:rsidP="00233EA6">
      <w:pPr>
        <w:rPr>
          <w:ins w:id="574" w:author="Palacherla, Susmitha C (NONUS)" w:date="2017-04-24T10:04:00Z"/>
        </w:rPr>
      </w:pPr>
    </w:p>
    <w:p w:rsidR="007935E3" w:rsidRPr="00D62F04" w:rsidRDefault="007935E3" w:rsidP="00905D50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ins w:id="575" w:author="Palacherla, Susmitha C (NONUS)" w:date="2017-04-24T10:04:00Z"/>
          <w:rFonts w:ascii="Arial" w:hAnsi="Arial" w:cs="Arial"/>
          <w:b/>
          <w:sz w:val="20"/>
          <w:szCs w:val="20"/>
        </w:rPr>
        <w:pPrChange w:id="576" w:author="Palacherla, Susmitha C (NONUS)" w:date="2017-04-24T11:06:00Z">
          <w:pPr/>
        </w:pPrChange>
      </w:pPr>
      <w:proofErr w:type="spellStart"/>
      <w:ins w:id="577" w:author="Palacherla, Susmitha C (NONUS)" w:date="2017-04-24T10:04:00Z">
        <w:r>
          <w:rPr>
            <w:rFonts w:ascii="Arial" w:hAnsi="Arial" w:cs="Arial"/>
            <w:b/>
            <w:sz w:val="20"/>
            <w:szCs w:val="20"/>
          </w:rPr>
          <w:t>Coaching</w:t>
        </w:r>
      </w:ins>
      <w:ins w:id="578" w:author="Palacherla, Susmitha C (NONUS)" w:date="2017-04-24T10:08:00Z">
        <w:r>
          <w:rPr>
            <w:rFonts w:ascii="Arial" w:hAnsi="Arial" w:cs="Arial"/>
            <w:b/>
            <w:sz w:val="20"/>
            <w:szCs w:val="20"/>
          </w:rPr>
          <w:t>Site</w:t>
        </w:r>
      </w:ins>
      <w:ins w:id="579" w:author="Palacherla, Susmitha C (NONUS)" w:date="2017-04-24T10:04:00Z">
        <w:r>
          <w:rPr>
            <w:rFonts w:ascii="Arial" w:hAnsi="Arial" w:cs="Arial"/>
            <w:b/>
            <w:sz w:val="20"/>
            <w:szCs w:val="20"/>
          </w:rPr>
          <w:t>Ref</w:t>
        </w:r>
        <w:proofErr w:type="spellEnd"/>
        <w:r>
          <w:rPr>
            <w:rFonts w:ascii="Arial" w:hAnsi="Arial" w:cs="Arial"/>
            <w:b/>
            <w:sz w:val="20"/>
            <w:szCs w:val="20"/>
          </w:rPr>
          <w:t xml:space="preserve"> (uses shared dataset </w:t>
        </w:r>
        <w:proofErr w:type="spellStart"/>
        <w:r>
          <w:rPr>
            <w:rFonts w:ascii="Arial" w:hAnsi="Arial" w:cs="Arial"/>
            <w:b/>
            <w:sz w:val="20"/>
            <w:szCs w:val="20"/>
          </w:rPr>
          <w:t>Coaching</w:t>
        </w:r>
      </w:ins>
      <w:ins w:id="580" w:author="Palacherla, Susmitha C (NONUS)" w:date="2017-04-24T10:08:00Z">
        <w:r>
          <w:rPr>
            <w:rFonts w:ascii="Arial" w:hAnsi="Arial" w:cs="Arial"/>
            <w:b/>
            <w:sz w:val="20"/>
            <w:szCs w:val="20"/>
          </w:rPr>
          <w:t>Site</w:t>
        </w:r>
      </w:ins>
      <w:ins w:id="581" w:author="Palacherla, Susmitha C (NONUS)" w:date="2017-04-24T10:04:00Z">
        <w:r>
          <w:rPr>
            <w:rFonts w:ascii="Arial" w:hAnsi="Arial" w:cs="Arial"/>
            <w:b/>
            <w:sz w:val="20"/>
            <w:szCs w:val="20"/>
          </w:rPr>
          <w:t>List</w:t>
        </w:r>
        <w:proofErr w:type="spellEnd"/>
        <w:r>
          <w:rPr>
            <w:rFonts w:ascii="Arial" w:hAnsi="Arial" w:cs="Arial"/>
            <w:b/>
            <w:sz w:val="20"/>
            <w:szCs w:val="20"/>
          </w:rPr>
          <w:t>)</w:t>
        </w:r>
      </w:ins>
    </w:p>
    <w:p w:rsidR="007935E3" w:rsidRDefault="007935E3" w:rsidP="007935E3">
      <w:pPr>
        <w:rPr>
          <w:ins w:id="582" w:author="Palacherla, Susmitha C (NONUS)" w:date="2017-04-24T10:04:00Z"/>
        </w:rPr>
      </w:pPr>
      <w:ins w:id="583" w:author="Palacherla, Susmitha C (NONUS)" w:date="2017-04-24T10:04:00Z">
        <w:r>
          <w:t>Query:</w:t>
        </w:r>
      </w:ins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ins w:id="584" w:author="Palacherla, Susmitha C (NONUS)" w:date="2017-04-24T10:09:00Z"/>
          <w:rFonts w:ascii="Courier New" w:hAnsi="Courier New" w:cs="Courier New"/>
          <w:noProof/>
          <w:color w:val="0000FF"/>
          <w:sz w:val="20"/>
          <w:szCs w:val="20"/>
        </w:rPr>
      </w:pPr>
      <w:ins w:id="585" w:author="Palacherla, Susmitha C (NONUS)" w:date="2017-04-24T10:09:00Z"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SELECT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SiteID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,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Site</w:t>
        </w:r>
      </w:ins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ins w:id="586" w:author="Palacherla, Susmitha C (NONUS)" w:date="2017-04-24T10:09:00Z"/>
          <w:rFonts w:ascii="Courier New" w:hAnsi="Courier New" w:cs="Courier New"/>
          <w:noProof/>
          <w:color w:val="808080"/>
          <w:sz w:val="20"/>
          <w:szCs w:val="20"/>
        </w:rPr>
      </w:pPr>
      <w:ins w:id="587" w:author="Palacherla, Susmitha C (NONUS)" w:date="2017-04-24T10:09:00Z"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 xml:space="preserve">FROM 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(</w:t>
        </w:r>
      </w:ins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ins w:id="588" w:author="Palacherla, Susmitha C (NONUS)" w:date="2017-04-24T10:09:00Z"/>
          <w:rFonts w:ascii="Courier New" w:hAnsi="Courier New" w:cs="Courier New"/>
          <w:noProof/>
          <w:color w:val="0000FF"/>
          <w:sz w:val="20"/>
          <w:szCs w:val="20"/>
        </w:rPr>
      </w:pPr>
      <w:ins w:id="589" w:author="Palacherla, Susmitha C (NONUS)" w:date="2017-04-24T10:09:00Z"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SELECT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-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1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AS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SiteID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,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FF0000"/>
            <w:sz w:val="20"/>
            <w:szCs w:val="20"/>
          </w:rPr>
          <w:t>'All'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AS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Site</w:t>
        </w:r>
      </w:ins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ins w:id="590" w:author="Palacherla, Susmitha C (NONUS)" w:date="2017-04-24T10:09:00Z"/>
          <w:rFonts w:ascii="Courier New" w:hAnsi="Courier New" w:cs="Courier New"/>
          <w:noProof/>
          <w:color w:val="0000FF"/>
          <w:sz w:val="20"/>
          <w:szCs w:val="20"/>
        </w:rPr>
      </w:pPr>
      <w:ins w:id="591" w:author="Palacherla, Susmitha C (NONUS)" w:date="2017-04-24T10:09:00Z"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UNION</w:t>
        </w:r>
      </w:ins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ins w:id="592" w:author="Palacherla, Susmitha C (NONUS)" w:date="2017-04-24T10:09:00Z"/>
          <w:rFonts w:ascii="Courier New" w:hAnsi="Courier New" w:cs="Courier New"/>
          <w:noProof/>
          <w:color w:val="0000FF"/>
          <w:sz w:val="20"/>
          <w:szCs w:val="20"/>
        </w:rPr>
      </w:pPr>
      <w:ins w:id="593" w:author="Palacherla, Susmitha C (NONUS)" w:date="2017-04-24T10:09:00Z"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SELECT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DISTINCT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cl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.</w:t>
        </w:r>
        <w:r>
          <w:rPr>
            <w:rFonts w:ascii="Courier New" w:hAnsi="Courier New" w:cs="Courier New"/>
            <w:noProof/>
            <w:sz w:val="20"/>
            <w:szCs w:val="20"/>
          </w:rPr>
          <w:t>SiteID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,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cs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.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City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AS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Site</w:t>
        </w:r>
      </w:ins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ins w:id="594" w:author="Palacherla, Susmitha C (NONUS)" w:date="2017-04-24T10:09:00Z"/>
          <w:rFonts w:ascii="Courier New" w:hAnsi="Courier New" w:cs="Courier New"/>
          <w:noProof/>
          <w:sz w:val="20"/>
          <w:szCs w:val="20"/>
        </w:rPr>
      </w:pPr>
      <w:ins w:id="595" w:author="Palacherla, Susmitha C (NONUS)" w:date="2017-04-24T10:09:00Z"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FROM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    EC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.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Coaching_Log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AS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cl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INNER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JOIN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EC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.</w:t>
        </w:r>
        <w:r>
          <w:rPr>
            <w:rFonts w:ascii="Courier New" w:hAnsi="Courier New" w:cs="Courier New"/>
            <w:noProof/>
            <w:sz w:val="20"/>
            <w:szCs w:val="20"/>
          </w:rPr>
          <w:t>DIM_Site cs</w:t>
        </w:r>
      </w:ins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ins w:id="596" w:author="Palacherla, Susmitha C (NONUS)" w:date="2017-04-24T10:09:00Z"/>
          <w:rFonts w:ascii="Courier New" w:hAnsi="Courier New" w:cs="Courier New"/>
          <w:noProof/>
          <w:sz w:val="20"/>
          <w:szCs w:val="20"/>
        </w:rPr>
      </w:pPr>
      <w:ins w:id="597" w:author="Palacherla, Susmitha C (NONUS)" w:date="2017-04-24T10:09:00Z"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ON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cl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.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SiteID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=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cs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.</w:t>
        </w:r>
        <w:r>
          <w:rPr>
            <w:rFonts w:ascii="Courier New" w:hAnsi="Courier New" w:cs="Courier New"/>
            <w:noProof/>
            <w:sz w:val="20"/>
            <w:szCs w:val="20"/>
          </w:rPr>
          <w:t>SiteID</w:t>
        </w:r>
      </w:ins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ins w:id="598" w:author="Palacherla, Susmitha C (NONUS)" w:date="2017-04-24T10:09:00Z"/>
          <w:rFonts w:ascii="Courier New" w:hAnsi="Courier New" w:cs="Courier New"/>
          <w:noProof/>
          <w:color w:val="808080"/>
          <w:sz w:val="20"/>
          <w:szCs w:val="20"/>
        </w:rPr>
      </w:pPr>
      <w:ins w:id="599" w:author="Palacherla, Susmitha C (NONUS)" w:date="2017-04-24T10:09:00Z"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 xml:space="preserve">WHERE 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(</w:t>
        </w:r>
        <w:r>
          <w:rPr>
            <w:rFonts w:ascii="Courier New" w:hAnsi="Courier New" w:cs="Courier New"/>
            <w:noProof/>
            <w:sz w:val="20"/>
            <w:szCs w:val="20"/>
          </w:rPr>
          <w:t>cl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.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ModuleID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=(</w:t>
        </w:r>
        <w:r>
          <w:rPr>
            <w:rFonts w:ascii="Courier New" w:hAnsi="Courier New" w:cs="Courier New"/>
            <w:noProof/>
            <w:sz w:val="20"/>
            <w:szCs w:val="20"/>
          </w:rPr>
          <w:t>@intModulein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)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or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@intModulein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=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-</w:t>
        </w:r>
        <w:r>
          <w:rPr>
            <w:rFonts w:ascii="Courier New" w:hAnsi="Courier New" w:cs="Courier New"/>
            <w:noProof/>
            <w:sz w:val="20"/>
            <w:szCs w:val="20"/>
          </w:rPr>
          <w:t>1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)</w:t>
        </w:r>
      </w:ins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ins w:id="600" w:author="Palacherla, Susmitha C (NONUS)" w:date="2017-04-24T10:09:00Z"/>
          <w:rFonts w:ascii="Courier New" w:hAnsi="Courier New" w:cs="Courier New"/>
          <w:noProof/>
          <w:color w:val="FF0000"/>
          <w:sz w:val="20"/>
          <w:szCs w:val="20"/>
        </w:rPr>
      </w:pPr>
      <w:ins w:id="601" w:author="Palacherla, Susmitha C (NONUS)" w:date="2017-04-24T10:09:00Z"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and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cs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.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City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&lt;&gt;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FF0000"/>
            <w:sz w:val="20"/>
            <w:szCs w:val="20"/>
          </w:rPr>
          <w:t>'Unknown'</w:t>
        </w:r>
      </w:ins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ins w:id="602" w:author="Palacherla, Susmitha C (NONUS)" w:date="2017-04-24T10:09:00Z"/>
          <w:rFonts w:ascii="Courier New" w:hAnsi="Courier New" w:cs="Courier New"/>
          <w:noProof/>
          <w:sz w:val="20"/>
          <w:szCs w:val="20"/>
        </w:rPr>
      </w:pPr>
      <w:ins w:id="603" w:author="Palacherla, Susmitha C (NONUS)" w:date="2017-04-24T10:09:00Z"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)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AS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S</w:t>
        </w:r>
      </w:ins>
    </w:p>
    <w:p w:rsidR="007935E3" w:rsidRDefault="007935E3" w:rsidP="007935E3">
      <w:pPr>
        <w:rPr>
          <w:ins w:id="604" w:author="Palacherla, Susmitha C (NONUS)" w:date="2017-04-24T10:04:00Z"/>
        </w:rPr>
      </w:pPr>
      <w:ins w:id="605" w:author="Palacherla, Susmitha C (NONUS)" w:date="2017-04-24T10:09:00Z"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ORDER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BY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CASE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WHEN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SiteID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=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-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1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THEN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0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ELSE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1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END</w:t>
        </w:r>
        <w:r>
          <w:rPr>
            <w:rFonts w:ascii="Courier New" w:hAnsi="Courier New" w:cs="Courier New"/>
            <w:noProof/>
            <w:color w:val="808080"/>
            <w:sz w:val="20"/>
            <w:szCs w:val="20"/>
          </w:rPr>
          <w:t>,</w:t>
        </w:r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r>
          <w:rPr>
            <w:rFonts w:ascii="Courier New" w:hAnsi="Courier New" w:cs="Courier New"/>
            <w:noProof/>
            <w:color w:val="0000FF"/>
            <w:sz w:val="20"/>
            <w:szCs w:val="20"/>
          </w:rPr>
          <w:t>Site</w:t>
        </w:r>
      </w:ins>
      <w:ins w:id="606" w:author="Palacherla, Susmitha C (NONUS)" w:date="2017-04-24T10:04:00Z">
        <w:r>
          <w:t>Fields:</w:t>
        </w:r>
      </w:ins>
    </w:p>
    <w:p w:rsidR="007935E3" w:rsidRDefault="007935E3" w:rsidP="007935E3">
      <w:pPr>
        <w:rPr>
          <w:ins w:id="607" w:author="Palacherla, Susmitha C (NONUS)" w:date="2017-04-24T10:04:00Z"/>
        </w:rPr>
      </w:pPr>
      <w:ins w:id="608" w:author="Palacherla, Susmitha C (NONUS)" w:date="2017-04-24T10:09:00Z">
        <w:r>
          <w:rPr>
            <w:noProof/>
          </w:rPr>
          <w:lastRenderedPageBreak/>
          <w:drawing>
            <wp:inline distT="0" distB="0" distL="0" distR="0" wp14:anchorId="770F74ED" wp14:editId="3C24BC6C">
              <wp:extent cx="5943600" cy="2373630"/>
              <wp:effectExtent l="0" t="0" r="0" b="7620"/>
              <wp:docPr id="47" name="Picture 4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37363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7935E3" w:rsidRDefault="007935E3" w:rsidP="007935E3">
      <w:pPr>
        <w:rPr>
          <w:ins w:id="609" w:author="Palacherla, Susmitha C (NONUS)" w:date="2017-04-24T10:04:00Z"/>
        </w:rPr>
      </w:pPr>
    </w:p>
    <w:p w:rsidR="007935E3" w:rsidRDefault="007935E3" w:rsidP="007935E3">
      <w:pPr>
        <w:rPr>
          <w:ins w:id="610" w:author="Palacherla, Susmitha C (NONUS)" w:date="2017-04-24T10:04:00Z"/>
        </w:rPr>
      </w:pPr>
      <w:ins w:id="611" w:author="Palacherla, Susmitha C (NONUS)" w:date="2017-04-24T10:04:00Z">
        <w:r>
          <w:t>Parameters:</w:t>
        </w:r>
      </w:ins>
    </w:p>
    <w:p w:rsidR="007935E3" w:rsidRDefault="007935E3" w:rsidP="007935E3">
      <w:pPr>
        <w:rPr>
          <w:ins w:id="612" w:author="Palacherla, Susmitha C (NONUS)" w:date="2017-04-24T10:04:00Z"/>
        </w:rPr>
      </w:pPr>
    </w:p>
    <w:p w:rsidR="007935E3" w:rsidRDefault="007935E3" w:rsidP="007935E3">
      <w:pPr>
        <w:rPr>
          <w:ins w:id="613" w:author="Palacherla, Susmitha C (NONUS)" w:date="2017-04-24T10:04:00Z"/>
        </w:rPr>
      </w:pPr>
      <w:ins w:id="614" w:author="Palacherla, Susmitha C (NONUS)" w:date="2017-04-24T10:09:00Z">
        <w:r>
          <w:rPr>
            <w:noProof/>
          </w:rPr>
          <w:drawing>
            <wp:inline distT="0" distB="0" distL="0" distR="0" wp14:anchorId="3F4E4441" wp14:editId="17CC428C">
              <wp:extent cx="5943600" cy="3154045"/>
              <wp:effectExtent l="0" t="0" r="0" b="8255"/>
              <wp:docPr id="48" name="Picture 4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1540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7935E3" w:rsidRDefault="007935E3" w:rsidP="00233EA6"/>
    <w:p w:rsidR="00233EA6" w:rsidDel="00F06D56" w:rsidRDefault="00A05698" w:rsidP="00A05698">
      <w:pPr>
        <w:pStyle w:val="ListParagraph"/>
        <w:numPr>
          <w:ilvl w:val="0"/>
          <w:numId w:val="4"/>
        </w:numPr>
        <w:rPr>
          <w:del w:id="615" w:author="Palacherla, Susmitha C (NONUS)" w:date="2017-04-24T10:00:00Z"/>
        </w:rPr>
      </w:pPr>
      <w:del w:id="616" w:author="Palacherla, Susmitha C (NONUS)" w:date="2017-04-24T10:00:00Z">
        <w:r w:rsidRPr="00A05698" w:rsidDel="00F06D56">
          <w:lastRenderedPageBreak/>
          <w:delText>@includeAllOpt</w:delText>
        </w:r>
        <w:r w:rsidR="00233EA6" w:rsidDel="00F06D56">
          <w:delText xml:space="preserve"> – </w:delText>
        </w:r>
        <w:r w:rsidDel="00F06D56">
          <w:delText xml:space="preserve">1   </w:delText>
        </w:r>
        <w:r w:rsidRPr="0012383B" w:rsidDel="00F06D56">
          <w:rPr>
            <w:i/>
          </w:rPr>
          <w:delText>(Include an “All” option in the list)</w:delText>
        </w:r>
      </w:del>
    </w:p>
    <w:p w:rsidR="00233EA6" w:rsidDel="00F06D56" w:rsidRDefault="00A05698" w:rsidP="00233EA6">
      <w:pPr>
        <w:rPr>
          <w:del w:id="617" w:author="Palacherla, Susmitha C (NONUS)" w:date="2017-04-24T10:00:00Z"/>
        </w:rPr>
      </w:pPr>
      <w:del w:id="618" w:author="Palacherla, Susmitha C (NONUS)" w:date="2017-04-24T10:00:00Z">
        <w:r w:rsidDel="00F06D56">
          <w:delText>Stored Procedure</w:delText>
        </w:r>
        <w:r w:rsidR="00233EA6" w:rsidDel="00F06D56">
          <w:delText>:</w:delText>
        </w:r>
      </w:del>
    </w:p>
    <w:p w:rsidR="00233EA6" w:rsidDel="00F06D56" w:rsidRDefault="00A05698" w:rsidP="00233EA6">
      <w:pPr>
        <w:spacing w:after="20"/>
        <w:rPr>
          <w:del w:id="619" w:author="Palacherla, Susmitha C (NONUS)" w:date="2017-04-24T10:00:00Z"/>
          <w:rFonts w:ascii="Courier New" w:hAnsi="Courier New" w:cs="Courier New"/>
          <w:sz w:val="20"/>
          <w:szCs w:val="20"/>
        </w:rPr>
      </w:pPr>
      <w:del w:id="620" w:author="Palacherla, Susmitha C (NONUS)" w:date="2017-04-24T10:00:00Z">
        <w:r w:rsidRPr="00A05698" w:rsidDel="00F06D56">
          <w:rPr>
            <w:rFonts w:ascii="Courier New" w:hAnsi="Courier New" w:cs="Courier New"/>
            <w:sz w:val="20"/>
            <w:szCs w:val="20"/>
          </w:rPr>
          <w:delText>AANDEGetQSLocations</w:delText>
        </w:r>
      </w:del>
    </w:p>
    <w:p w:rsidR="000E4565" w:rsidDel="00F06D56" w:rsidRDefault="000E4565" w:rsidP="00233EA6">
      <w:pPr>
        <w:spacing w:after="20"/>
        <w:rPr>
          <w:del w:id="621" w:author="Palacherla, Susmitha C (NONUS)" w:date="2017-04-24T10:00:00Z"/>
          <w:rFonts w:ascii="Courier New" w:hAnsi="Courier New" w:cs="Courier New"/>
          <w:sz w:val="20"/>
          <w:szCs w:val="20"/>
        </w:rPr>
      </w:pPr>
    </w:p>
    <w:p w:rsidR="000E4565" w:rsidDel="00F06D56" w:rsidRDefault="000E4565" w:rsidP="000E4565">
      <w:pPr>
        <w:rPr>
          <w:del w:id="622" w:author="Palacherla, Susmitha C (NONUS)" w:date="2017-04-24T10:00:00Z"/>
        </w:rPr>
      </w:pPr>
      <w:del w:id="623" w:author="Palacherla, Susmitha C (NONUS)" w:date="2017-04-24T10:00:00Z">
        <w:r w:rsidDel="00F06D56">
          <w:delText>Permissions Needed:</w:delText>
        </w:r>
      </w:del>
    </w:p>
    <w:p w:rsidR="000E4565" w:rsidDel="00F06D56" w:rsidRDefault="000E4565" w:rsidP="0012383B">
      <w:pPr>
        <w:pStyle w:val="ListParagraph"/>
        <w:numPr>
          <w:ilvl w:val="0"/>
          <w:numId w:val="4"/>
        </w:numPr>
        <w:rPr>
          <w:del w:id="624" w:author="Palacherla, Susmitha C (NONUS)" w:date="2017-04-24T10:00:00Z"/>
        </w:rPr>
      </w:pPr>
      <w:del w:id="625" w:author="Palacherla, Susmitha C (NONUS)" w:date="2017-04-24T10:00:00Z">
        <w:r w:rsidDel="00F06D56">
          <w:delText>In Production, the following groups need to be granted EXECUTE permissions on the stored procedure in order to be able to run the report:</w:delText>
        </w:r>
      </w:del>
    </w:p>
    <w:p w:rsidR="000E4565" w:rsidDel="00F06D56" w:rsidRDefault="000E4565" w:rsidP="0012383B">
      <w:pPr>
        <w:pStyle w:val="ListParagraph"/>
        <w:numPr>
          <w:ilvl w:val="1"/>
          <w:numId w:val="4"/>
        </w:numPr>
        <w:rPr>
          <w:del w:id="626" w:author="Palacherla, Susmitha C (NONUS)" w:date="2017-04-24T10:00:00Z"/>
        </w:rPr>
      </w:pPr>
      <w:del w:id="627" w:author="Palacherla, Susmitha C (NONUS)" w:date="2017-04-24T10:00:00Z">
        <w:r w:rsidDel="00F06D56">
          <w:delText>VNGT\AandE_Admins</w:delText>
        </w:r>
      </w:del>
    </w:p>
    <w:p w:rsidR="000E4565" w:rsidDel="00F06D56" w:rsidRDefault="000E4565" w:rsidP="0012383B">
      <w:pPr>
        <w:pStyle w:val="ListParagraph"/>
        <w:numPr>
          <w:ilvl w:val="1"/>
          <w:numId w:val="4"/>
        </w:numPr>
        <w:rPr>
          <w:del w:id="628" w:author="Palacherla, Susmitha C (NONUS)" w:date="2017-04-24T10:00:00Z"/>
        </w:rPr>
      </w:pPr>
      <w:del w:id="629" w:author="Palacherla, Susmitha C (NONUS)" w:date="2017-04-24T10:00:00Z">
        <w:r w:rsidDel="00F06D56">
          <w:delText>VNGT\BCC_Quality_Leads_Reporting</w:delText>
        </w:r>
      </w:del>
    </w:p>
    <w:p w:rsidR="000E4565" w:rsidDel="00F06D56" w:rsidRDefault="000E4565" w:rsidP="00233EA6">
      <w:pPr>
        <w:spacing w:after="20"/>
        <w:rPr>
          <w:del w:id="630" w:author="Palacherla, Susmitha C (NONUS)" w:date="2017-04-24T10:00:00Z"/>
          <w:rFonts w:ascii="Courier New" w:hAnsi="Courier New" w:cs="Courier New"/>
          <w:sz w:val="20"/>
          <w:szCs w:val="20"/>
        </w:rPr>
      </w:pPr>
    </w:p>
    <w:p w:rsidR="006F6E8A" w:rsidRPr="00D62F04" w:rsidRDefault="006F6E8A" w:rsidP="006F6E8A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Report Display</w:t>
      </w:r>
    </w:p>
    <w:p w:rsidR="006F6E8A" w:rsidRPr="00804A60" w:rsidRDefault="006F6E8A" w:rsidP="006F6E8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6F6E8A" w:rsidRPr="00D62F04" w:rsidRDefault="006F6E8A" w:rsidP="006F6E8A">
      <w:pPr>
        <w:rPr>
          <w:b/>
        </w:rPr>
      </w:pPr>
      <w:r w:rsidRPr="00D62F04">
        <w:rPr>
          <w:b/>
        </w:rPr>
        <w:t>Report Title:</w:t>
      </w:r>
      <w:ins w:id="631" w:author="Palacherla, Susmitha C (NONUS)" w:date="2017-04-24T10:09:00Z">
        <w:r w:rsidR="007935E3">
          <w:rPr>
            <w:b/>
          </w:rPr>
          <w:t xml:space="preserve"> None (Defined in UI)</w:t>
        </w:r>
      </w:ins>
    </w:p>
    <w:p w:rsidR="006F6E8A" w:rsidDel="007935E3" w:rsidRDefault="006F6E8A" w:rsidP="006F6E8A">
      <w:pPr>
        <w:rPr>
          <w:del w:id="632" w:author="Palacherla, Susmitha C (NONUS)" w:date="2017-04-24T10:10:00Z"/>
        </w:rPr>
      </w:pPr>
      <w:del w:id="633" w:author="Palacherla, Susmitha C (NONUS)" w:date="2017-04-24T10:10:00Z">
        <w:r w:rsidDel="007935E3">
          <w:delText xml:space="preserve">Quality </w:delText>
        </w:r>
        <w:r w:rsidR="00D04BC1" w:rsidDel="007935E3">
          <w:delText xml:space="preserve">Lead </w:delText>
        </w:r>
        <w:r w:rsidDel="007935E3">
          <w:delText>Report</w:delText>
        </w:r>
        <w:r w:rsidR="00D04BC1" w:rsidDel="007935E3">
          <w:delText xml:space="preserve"> by Site</w:delText>
        </w:r>
      </w:del>
    </w:p>
    <w:p w:rsidR="006F6E8A" w:rsidRPr="00D62F04" w:rsidRDefault="006F6E8A" w:rsidP="006F6E8A">
      <w:pPr>
        <w:rPr>
          <w:b/>
        </w:rPr>
      </w:pPr>
      <w:r w:rsidRPr="00D62F04">
        <w:rPr>
          <w:b/>
        </w:rPr>
        <w:t>Subtitle:</w:t>
      </w:r>
      <w:ins w:id="634" w:author="Palacherla, Susmitha C (NONUS)" w:date="2017-04-24T10:10:00Z">
        <w:r w:rsidR="007935E3">
          <w:rPr>
            <w:b/>
          </w:rPr>
          <w:t xml:space="preserve"> None</w:t>
        </w:r>
      </w:ins>
    </w:p>
    <w:p w:rsidR="006F6E8A" w:rsidRPr="00E250E0" w:rsidRDefault="006F6E8A" w:rsidP="006F6E8A">
      <w:pPr>
        <w:rPr>
          <w:b/>
          <w:rPrChange w:id="635" w:author="Palacherla, Susmitha C (NONUS)" w:date="2017-04-24T10:14:00Z">
            <w:rPr/>
          </w:rPrChange>
        </w:rPr>
      </w:pPr>
      <w:del w:id="636" w:author="Palacherla, Susmitha C (NONUS)" w:date="2017-04-24T10:14:00Z">
        <w:r w:rsidRPr="00E250E0" w:rsidDel="00E250E0">
          <w:rPr>
            <w:b/>
            <w:rPrChange w:id="637" w:author="Palacherla, Susmitha C (NONUS)" w:date="2017-04-24T10:14:00Z">
              <w:rPr/>
            </w:rPrChange>
          </w:rPr>
          <w:delText>Expression</w:delText>
        </w:r>
      </w:del>
      <w:ins w:id="638" w:author="Palacherla, Susmitha C (NONUS)" w:date="2017-04-24T10:14:00Z">
        <w:r w:rsidR="00E250E0" w:rsidRPr="00E250E0">
          <w:rPr>
            <w:b/>
            <w:rPrChange w:id="639" w:author="Palacherla, Susmitha C (NONUS)" w:date="2017-04-24T10:14:00Z">
              <w:rPr/>
            </w:rPrChange>
          </w:rPr>
          <w:t>Report Elements</w:t>
        </w:r>
      </w:ins>
      <w:r w:rsidRPr="00E250E0">
        <w:rPr>
          <w:b/>
          <w:rPrChange w:id="640" w:author="Palacherla, Susmitha C (NONUS)" w:date="2017-04-24T10:14:00Z">
            <w:rPr/>
          </w:rPrChange>
        </w:rPr>
        <w:t xml:space="preserve">: </w:t>
      </w:r>
    </w:p>
    <w:p w:rsidR="006F6E8A" w:rsidDel="00E250E0" w:rsidRDefault="00D04BC1" w:rsidP="006F6E8A">
      <w:pPr>
        <w:rPr>
          <w:del w:id="641" w:author="Palacherla, Susmitha C (NONUS)" w:date="2017-04-24T10:15:00Z"/>
        </w:rPr>
      </w:pPr>
      <w:del w:id="642" w:author="Palacherla, Susmitha C (NONUS)" w:date="2017-04-24T10:15:00Z">
        <w:r w:rsidDel="00E250E0">
          <w:rPr>
            <w:rFonts w:ascii="Courier New" w:hAnsi="Courier New" w:cs="Courier New"/>
            <w:noProof/>
            <w:sz w:val="20"/>
            <w:szCs w:val="20"/>
          </w:rPr>
          <w:delText>=</w:delText>
        </w:r>
        <w:r w:rsidDel="00E250E0">
          <w:rPr>
            <w:rFonts w:ascii="Courier New" w:hAnsi="Courier New" w:cs="Courier New"/>
            <w:noProof/>
            <w:color w:val="A31515"/>
            <w:sz w:val="20"/>
            <w:szCs w:val="20"/>
          </w:rPr>
          <w:delText>"Generated on "</w:delText>
        </w:r>
        <w:r w:rsidDel="00E250E0">
          <w:rPr>
            <w:rFonts w:ascii="Courier New" w:hAnsi="Courier New" w:cs="Courier New"/>
            <w:noProof/>
            <w:sz w:val="20"/>
            <w:szCs w:val="20"/>
          </w:rPr>
          <w:delText xml:space="preserve"> + Today()</w:delText>
        </w:r>
      </w:del>
    </w:p>
    <w:p w:rsidR="006F6E8A" w:rsidRPr="00D62F04" w:rsidDel="00E250E0" w:rsidRDefault="006F6E8A" w:rsidP="006F6E8A">
      <w:pPr>
        <w:rPr>
          <w:del w:id="643" w:author="Palacherla, Susmitha C (NONUS)" w:date="2017-04-24T10:15:00Z"/>
          <w:i/>
        </w:rPr>
      </w:pPr>
      <w:del w:id="644" w:author="Palacherla, Susmitha C (NONUS)" w:date="2017-04-24T10:15:00Z">
        <w:r w:rsidRPr="00D62F04" w:rsidDel="00E250E0">
          <w:rPr>
            <w:i/>
          </w:rPr>
          <w:delText>(</w:delText>
        </w:r>
        <w:r w:rsidR="00D04BC1" w:rsidDel="00E250E0">
          <w:rPr>
            <w:i/>
          </w:rPr>
          <w:delText>Displays “Generated on &lt;today’s date&gt;”</w:delText>
        </w:r>
        <w:r w:rsidRPr="00D62F04" w:rsidDel="00E250E0">
          <w:rPr>
            <w:i/>
          </w:rPr>
          <w:delText>.)</w:delText>
        </w:r>
      </w:del>
    </w:p>
    <w:p w:rsidR="00C50FFE" w:rsidDel="00E250E0" w:rsidRDefault="00C50FFE" w:rsidP="006F6E8A">
      <w:pPr>
        <w:rPr>
          <w:del w:id="645" w:author="Palacherla, Susmitha C (NONUS)" w:date="2017-04-24T10:15:00Z"/>
          <w:b/>
        </w:rPr>
      </w:pPr>
      <w:del w:id="646" w:author="Palacherla, Susmitha C (NONUS)" w:date="2017-04-24T10:15:00Z">
        <w:r w:rsidDel="00E250E0">
          <w:rPr>
            <w:b/>
          </w:rPr>
          <w:delText>Row-group report by the following expression and page break between each group instance to limit detailed row display to 250 rows per page:</w:delText>
        </w:r>
      </w:del>
    </w:p>
    <w:p w:rsidR="00C50FFE" w:rsidDel="00E250E0" w:rsidRDefault="00C50FFE" w:rsidP="006F6E8A">
      <w:pPr>
        <w:rPr>
          <w:del w:id="647" w:author="Palacherla, Susmitha C (NONUS)" w:date="2017-04-24T10:15:00Z"/>
          <w:b/>
        </w:rPr>
      </w:pPr>
      <w:del w:id="648" w:author="Palacherla, Susmitha C (NONUS)" w:date="2017-04-24T10:15:00Z">
        <w:r w:rsidDel="00E250E0">
          <w:rPr>
            <w:rFonts w:ascii="Courier New" w:hAnsi="Courier New" w:cs="Courier New"/>
            <w:noProof/>
            <w:sz w:val="20"/>
            <w:szCs w:val="20"/>
          </w:rPr>
          <w:delText>=Ceiling(RowNumber(</w:delText>
        </w:r>
        <w:r w:rsidDel="00E250E0">
          <w:rPr>
            <w:rFonts w:ascii="Courier New" w:hAnsi="Courier New" w:cs="Courier New"/>
            <w:noProof/>
            <w:color w:val="0000FF"/>
            <w:sz w:val="20"/>
            <w:szCs w:val="20"/>
          </w:rPr>
          <w:delText>Nothing</w:delText>
        </w:r>
        <w:r w:rsidDel="00E250E0">
          <w:rPr>
            <w:rFonts w:ascii="Courier New" w:hAnsi="Courier New" w:cs="Courier New"/>
            <w:noProof/>
            <w:sz w:val="20"/>
            <w:szCs w:val="20"/>
          </w:rPr>
          <w:delText>)/250)</w:delText>
        </w:r>
      </w:del>
    </w:p>
    <w:p w:rsidR="006F6E8A" w:rsidDel="00E250E0" w:rsidRDefault="00165AEF" w:rsidP="006F6E8A">
      <w:pPr>
        <w:rPr>
          <w:del w:id="649" w:author="Palacherla, Susmitha C (NONUS)" w:date="2017-04-24T10:15:00Z"/>
          <w:b/>
        </w:rPr>
      </w:pPr>
      <w:del w:id="650" w:author="Palacherla, Susmitha C (NONUS)" w:date="2017-04-24T10:15:00Z">
        <w:r w:rsidDel="00E250E0">
          <w:rPr>
            <w:b/>
          </w:rPr>
          <w:delText>Within the page break group, r</w:delText>
        </w:r>
        <w:r w:rsidR="006F6E8A" w:rsidDel="00E250E0">
          <w:rPr>
            <w:b/>
          </w:rPr>
          <w:delText xml:space="preserve">ow-group and sort report detail by </w:delText>
        </w:r>
        <w:r w:rsidR="00C50FFE" w:rsidDel="00E250E0">
          <w:rPr>
            <w:b/>
          </w:rPr>
          <w:delText xml:space="preserve">Quality Specialist </w:delText>
        </w:r>
        <w:r w:rsidR="006F6E8A" w:rsidDel="00E250E0">
          <w:rPr>
            <w:b/>
          </w:rPr>
          <w:delText>Location. Page break between each group instance.</w:delText>
        </w:r>
      </w:del>
    </w:p>
    <w:p w:rsidR="006F6E8A" w:rsidRPr="00D62F04" w:rsidDel="00E250E0" w:rsidRDefault="006F6E8A" w:rsidP="006F6E8A">
      <w:pPr>
        <w:rPr>
          <w:del w:id="651" w:author="Palacherla, Susmitha C (NONUS)" w:date="2017-04-24T10:15:00Z"/>
          <w:b/>
        </w:rPr>
      </w:pPr>
      <w:del w:id="652" w:author="Palacherla, Susmitha C (NONUS)" w:date="2017-04-24T10:15:00Z">
        <w:r w:rsidDel="00E250E0">
          <w:rPr>
            <w:b/>
          </w:rPr>
          <w:delText xml:space="preserve">Group </w:delText>
        </w:r>
        <w:r w:rsidRPr="00D62F04" w:rsidDel="00E250E0">
          <w:rPr>
            <w:b/>
          </w:rPr>
          <w:delText>Subtitle</w:delText>
        </w:r>
        <w:r w:rsidDel="00E250E0">
          <w:rPr>
            <w:b/>
          </w:rPr>
          <w:delText xml:space="preserve"> 1</w:delText>
        </w:r>
        <w:r w:rsidRPr="00D62F04" w:rsidDel="00E250E0">
          <w:rPr>
            <w:b/>
          </w:rPr>
          <w:delText>:</w:delText>
        </w:r>
      </w:del>
    </w:p>
    <w:p w:rsidR="006F6E8A" w:rsidRPr="00D62F04" w:rsidDel="00E250E0" w:rsidRDefault="00C50FFE" w:rsidP="006F6E8A">
      <w:pPr>
        <w:rPr>
          <w:del w:id="653" w:author="Palacherla, Susmitha C (NONUS)" w:date="2017-04-24T10:15:00Z"/>
          <w:i/>
        </w:rPr>
      </w:pPr>
      <w:del w:id="654" w:author="Palacherla, Susmitha C (NONUS)" w:date="2017-04-24T10:15:00Z">
        <w:r w:rsidDel="00E250E0">
          <w:rPr>
            <w:i/>
          </w:rPr>
          <w:delText xml:space="preserve">Specialists at: </w:delText>
        </w:r>
        <w:r w:rsidR="006F6E8A" w:rsidRPr="00D62F04" w:rsidDel="00E250E0">
          <w:rPr>
            <w:i/>
          </w:rPr>
          <w:delText>&lt;</w:delText>
        </w:r>
        <w:r w:rsidDel="00E250E0">
          <w:rPr>
            <w:i/>
          </w:rPr>
          <w:delText xml:space="preserve">Quality Specialist </w:delText>
        </w:r>
        <w:r w:rsidR="006F6E8A" w:rsidRPr="00D62F04" w:rsidDel="00E250E0">
          <w:rPr>
            <w:i/>
          </w:rPr>
          <w:delText>Location&gt;</w:delText>
        </w:r>
      </w:del>
    </w:p>
    <w:p w:rsidR="006F6E8A" w:rsidDel="00E250E0" w:rsidRDefault="006F6E8A" w:rsidP="006F6E8A">
      <w:pPr>
        <w:rPr>
          <w:del w:id="655" w:author="Palacherla, Susmitha C (NONUS)" w:date="2017-04-24T10:15:00Z"/>
        </w:rPr>
      </w:pPr>
      <w:del w:id="656" w:author="Palacherla, Susmitha C (NONUS)" w:date="2017-04-24T10:15:00Z">
        <w:r w:rsidRPr="0013673F" w:rsidDel="00E250E0">
          <w:rPr>
            <w:u w:val="single"/>
          </w:rPr>
          <w:delText>Example</w:delText>
        </w:r>
        <w:r w:rsidDel="00E250E0">
          <w:delText xml:space="preserve">: </w:delText>
        </w:r>
        <w:r w:rsidR="00C50FFE" w:rsidDel="00E250E0">
          <w:delText xml:space="preserve">Specialists at: </w:delText>
        </w:r>
        <w:r w:rsidDel="00E250E0">
          <w:delText xml:space="preserve">London </w:delText>
        </w:r>
      </w:del>
    </w:p>
    <w:p w:rsidR="006F6E8A" w:rsidRPr="0013673F" w:rsidDel="00E250E0" w:rsidRDefault="00C50FFE" w:rsidP="006F6E8A">
      <w:pPr>
        <w:rPr>
          <w:del w:id="657" w:author="Palacherla, Susmitha C (NONUS)" w:date="2017-04-24T10:15:00Z"/>
          <w:i/>
        </w:rPr>
      </w:pPr>
      <w:del w:id="658" w:author="Palacherla, Susmitha C (NONUS)" w:date="2017-04-24T10:15:00Z">
        <w:r w:rsidDel="00E250E0">
          <w:rPr>
            <w:i/>
          </w:rPr>
          <w:delText>(Do not output the label “Specialists at:” to file when results are exported</w:delText>
        </w:r>
        <w:r w:rsidR="00480072" w:rsidDel="00E250E0">
          <w:rPr>
            <w:i/>
          </w:rPr>
          <w:delText xml:space="preserve"> to flat file</w:delText>
        </w:r>
        <w:r w:rsidDel="00E250E0">
          <w:rPr>
            <w:i/>
          </w:rPr>
          <w:delText>.)</w:delText>
        </w:r>
      </w:del>
    </w:p>
    <w:p w:rsidR="002F2FC1" w:rsidDel="00E250E0" w:rsidRDefault="006F6E8A" w:rsidP="006F6E8A">
      <w:pPr>
        <w:rPr>
          <w:del w:id="659" w:author="Palacherla, Susmitha C (NONUS)" w:date="2017-04-24T10:15:00Z"/>
          <w:b/>
        </w:rPr>
      </w:pPr>
      <w:del w:id="660" w:author="Palacherla, Susmitha C (NONUS)" w:date="2017-04-24T10:15:00Z">
        <w:r w:rsidRPr="00D62F04" w:rsidDel="00E250E0">
          <w:rPr>
            <w:b/>
          </w:rPr>
          <w:delText xml:space="preserve">Within </w:delText>
        </w:r>
        <w:r w:rsidR="00165AEF" w:rsidDel="00E250E0">
          <w:rPr>
            <w:b/>
          </w:rPr>
          <w:delText xml:space="preserve">Quality Specialist </w:delText>
        </w:r>
        <w:r w:rsidRPr="00D62F04" w:rsidDel="00E250E0">
          <w:rPr>
            <w:b/>
          </w:rPr>
          <w:delText xml:space="preserve">Location, </w:delText>
        </w:r>
        <w:r w:rsidDel="00E250E0">
          <w:rPr>
            <w:b/>
          </w:rPr>
          <w:delText>row-</w:delText>
        </w:r>
        <w:r w:rsidRPr="00D62F04" w:rsidDel="00E250E0">
          <w:rPr>
            <w:b/>
          </w:rPr>
          <w:delText xml:space="preserve">group </w:delText>
        </w:r>
        <w:r w:rsidDel="00E250E0">
          <w:rPr>
            <w:b/>
          </w:rPr>
          <w:delText xml:space="preserve">and sort </w:delText>
        </w:r>
        <w:r w:rsidRPr="00D62F04" w:rsidDel="00E250E0">
          <w:rPr>
            <w:b/>
          </w:rPr>
          <w:delText xml:space="preserve">report detail by </w:delText>
        </w:r>
        <w:r w:rsidR="00165AEF" w:rsidDel="00E250E0">
          <w:rPr>
            <w:b/>
          </w:rPr>
          <w:delText>Quality Specialist Name</w:delText>
        </w:r>
        <w:r w:rsidR="002F2FC1" w:rsidDel="00E250E0">
          <w:rPr>
            <w:b/>
          </w:rPr>
          <w:delText xml:space="preserve">.  Include a separator row at the beginning of each QS name group.  Then row-group and sort report detail by </w:delText>
        </w:r>
        <w:r w:rsidRPr="00D62F04" w:rsidDel="00E250E0">
          <w:rPr>
            <w:b/>
          </w:rPr>
          <w:delText>Agent Name.</w:delText>
        </w:r>
      </w:del>
    </w:p>
    <w:p w:rsidR="006F6E8A" w:rsidDel="00E250E0" w:rsidRDefault="003E1F08" w:rsidP="006F6E8A">
      <w:pPr>
        <w:rPr>
          <w:del w:id="661" w:author="Palacherla, Susmitha C (NONUS)" w:date="2017-04-24T10:15:00Z"/>
          <w:b/>
        </w:rPr>
      </w:pPr>
      <w:del w:id="662" w:author="Palacherla, Susmitha C (NONUS)" w:date="2017-04-24T10:15:00Z">
        <w:r w:rsidDel="00E250E0">
          <w:rPr>
            <w:b/>
          </w:rPr>
          <w:delText>Detail row formatting:</w:delText>
        </w:r>
      </w:del>
    </w:p>
    <w:p w:rsidR="008C1852" w:rsidDel="00E250E0" w:rsidRDefault="008C1852" w:rsidP="0013673F">
      <w:pPr>
        <w:spacing w:after="0" w:line="240" w:lineRule="auto"/>
        <w:rPr>
          <w:del w:id="663" w:author="Palacherla, Susmitha C (NONUS)" w:date="2017-04-24T10:15:00Z"/>
        </w:rPr>
      </w:pPr>
      <w:del w:id="664" w:author="Palacherla, Susmitha C (NONUS)" w:date="2017-04-24T10:15:00Z">
        <w:r w:rsidDel="00E250E0">
          <w:delText xml:space="preserve">Set a </w:delText>
        </w:r>
        <w:r w:rsidRPr="003E1F08" w:rsidDel="00E250E0">
          <w:delText>thicker top border when the agent or QS name changes</w:delText>
        </w:r>
        <w:r w:rsidDel="00E250E0">
          <w:delText>.</w:delText>
        </w:r>
      </w:del>
    </w:p>
    <w:p w:rsidR="002F2FC1" w:rsidRPr="0013673F" w:rsidDel="00E250E0" w:rsidRDefault="003E1F08" w:rsidP="0013673F">
      <w:pPr>
        <w:spacing w:after="0" w:line="240" w:lineRule="auto"/>
        <w:rPr>
          <w:del w:id="665" w:author="Palacherla, Susmitha C (NONUS)" w:date="2017-04-24T10:15:00Z"/>
        </w:rPr>
      </w:pPr>
      <w:del w:id="666" w:author="Palacherla, Susmitha C (NONUS)" w:date="2017-04-24T10:15:00Z">
        <w:r w:rsidRPr="003E1F08" w:rsidDel="00E250E0">
          <w:delText xml:space="preserve">BorderWidth-Top </w:delText>
        </w:r>
        <w:r w:rsidR="008C1852" w:rsidDel="00E250E0">
          <w:delText>E</w:delText>
        </w:r>
        <w:r w:rsidR="002F2FC1" w:rsidRPr="0013673F" w:rsidDel="00E250E0">
          <w:delText>xpression:</w:delText>
        </w:r>
      </w:del>
    </w:p>
    <w:p w:rsidR="002F2FC1" w:rsidDel="00E250E0" w:rsidRDefault="002F2FC1" w:rsidP="006F6E8A">
      <w:pPr>
        <w:rPr>
          <w:del w:id="667" w:author="Palacherla, Susmitha C (NONUS)" w:date="2017-04-24T10:15:00Z"/>
        </w:rPr>
      </w:pPr>
      <w:del w:id="668" w:author="Palacherla, Susmitha C (NONUS)" w:date="2017-04-24T10:15:00Z">
        <w:r w:rsidRPr="0013673F" w:rsidDel="00E250E0">
          <w:delText>=Iif(Fields!Agent_Name.Value = Previous(Fields!Agent_Name.Value) OR Fields!Agent_Name.Value = First(Fields!Agent_Name.Value, "LeadReportDataSet") OR Fields!Quality_Specialist_Name.Value &lt;&gt; Previous(Fields!Quality_Specialist_Name.Value),"1pt", "5pt")</w:delText>
        </w:r>
      </w:del>
    </w:p>
    <w:p w:rsidR="008C1852" w:rsidRPr="008C1852" w:rsidDel="00E250E0" w:rsidRDefault="008C1852" w:rsidP="0013673F">
      <w:pPr>
        <w:spacing w:after="0" w:line="240" w:lineRule="auto"/>
        <w:rPr>
          <w:del w:id="669" w:author="Palacherla, Susmitha C (NONUS)" w:date="2017-04-24T10:15:00Z"/>
        </w:rPr>
      </w:pPr>
      <w:del w:id="670" w:author="Palacherla, Susmitha C (NONUS)" w:date="2017-04-24T10:15:00Z">
        <w:r w:rsidRPr="008C1852" w:rsidDel="00E250E0">
          <w:delText>Al</w:delText>
        </w:r>
        <w:r w:rsidDel="00E250E0">
          <w:delText xml:space="preserve">ternate row colors between white and </w:delText>
        </w:r>
        <w:r w:rsidR="00694F80" w:rsidDel="00E250E0">
          <w:delText xml:space="preserve">pale </w:delText>
        </w:r>
        <w:r w:rsidDel="00E250E0">
          <w:delText>green.</w:delText>
        </w:r>
      </w:del>
    </w:p>
    <w:p w:rsidR="003E1F08" w:rsidRPr="008C1852" w:rsidDel="00E250E0" w:rsidRDefault="008C1852" w:rsidP="0013673F">
      <w:pPr>
        <w:spacing w:after="0" w:line="240" w:lineRule="auto"/>
        <w:rPr>
          <w:del w:id="671" w:author="Palacherla, Susmitha C (NONUS)" w:date="2017-04-24T10:15:00Z"/>
        </w:rPr>
      </w:pPr>
      <w:del w:id="672" w:author="Palacherla, Susmitha C (NONUS)" w:date="2017-04-24T10:15:00Z">
        <w:r w:rsidRPr="00694F80" w:rsidDel="00E250E0">
          <w:delText>Fill-BackgroundColor E</w:delText>
        </w:r>
        <w:r w:rsidR="003E1F08" w:rsidRPr="00694F80" w:rsidDel="00E250E0">
          <w:delText>xpression:</w:delText>
        </w:r>
      </w:del>
    </w:p>
    <w:p w:rsidR="003E1F08" w:rsidRPr="0013673F" w:rsidDel="00E250E0" w:rsidRDefault="00694F80" w:rsidP="006F6E8A">
      <w:pPr>
        <w:rPr>
          <w:del w:id="673" w:author="Palacherla, Susmitha C (NONUS)" w:date="2017-04-24T10:15:00Z"/>
        </w:rPr>
      </w:pPr>
      <w:del w:id="674" w:author="Palacherla, Susmitha C (NONUS)" w:date="2017-04-24T10:15:00Z">
        <w:r w:rsidRPr="00694F80" w:rsidDel="00E250E0">
          <w:delText>=Iif(RowNumber(Nothing) Mod 2, "PaleGreen", "White")</w:delText>
        </w:r>
      </w:del>
    </w:p>
    <w:p w:rsidR="006F6E8A" w:rsidRPr="00D62F04" w:rsidDel="00E250E0" w:rsidRDefault="006F6E8A" w:rsidP="006F6E8A">
      <w:pPr>
        <w:rPr>
          <w:del w:id="675" w:author="Palacherla, Susmitha C (NONUS)" w:date="2017-04-24T10:15:00Z"/>
          <w:b/>
        </w:rPr>
      </w:pPr>
      <w:del w:id="676" w:author="Palacherla, Susmitha C (NONUS)" w:date="2017-04-24T10:15:00Z">
        <w:r w:rsidRPr="009C71DF" w:rsidDel="00E250E0">
          <w:rPr>
            <w:b/>
          </w:rPr>
          <w:delText>Detail fields:</w:delText>
        </w:r>
      </w:del>
    </w:p>
    <w:tbl>
      <w:tblPr>
        <w:tblStyle w:val="TableGrid"/>
        <w:tblW w:w="9576" w:type="dxa"/>
        <w:tblLayout w:type="fixed"/>
        <w:tblLook w:val="04A0" w:firstRow="1" w:lastRow="0" w:firstColumn="1" w:lastColumn="0" w:noHBand="0" w:noVBand="1"/>
        <w:tblPrChange w:id="677" w:author="Palacherla, Susmitha C (NONUS)" w:date="2017-04-24T10:15:00Z">
          <w:tblPr>
            <w:tblStyle w:val="TableGrid"/>
            <w:tblW w:w="9576" w:type="dxa"/>
            <w:tblLayout w:type="fixed"/>
            <w:tblLook w:val="04A0" w:firstRow="1" w:lastRow="0" w:firstColumn="1" w:lastColumn="0" w:noHBand="0" w:noVBand="1"/>
          </w:tblPr>
        </w:tblPrChange>
      </w:tblPr>
      <w:tblGrid>
        <w:gridCol w:w="1548"/>
        <w:gridCol w:w="3487"/>
        <w:gridCol w:w="4541"/>
        <w:tblGridChange w:id="678">
          <w:tblGrid>
            <w:gridCol w:w="1548"/>
            <w:gridCol w:w="4500"/>
            <w:gridCol w:w="3528"/>
          </w:tblGrid>
        </w:tblGridChange>
      </w:tblGrid>
      <w:tr w:rsidR="006F6E8A" w:rsidRPr="00D62F04" w:rsidDel="00E250E0" w:rsidTr="00E250E0">
        <w:trPr>
          <w:del w:id="679" w:author="Palacherla, Susmitha C (NONUS)" w:date="2017-04-24T10:15:00Z"/>
        </w:trPr>
        <w:tc>
          <w:tcPr>
            <w:tcW w:w="1548" w:type="dxa"/>
            <w:shd w:val="clear" w:color="auto" w:fill="D9D9D9" w:themeFill="background1" w:themeFillShade="D9"/>
            <w:tcPrChange w:id="680" w:author="Palacherla, Susmitha C (NONUS)" w:date="2017-04-24T10:15:00Z">
              <w:tcPr>
                <w:tcW w:w="1548" w:type="dxa"/>
                <w:shd w:val="clear" w:color="auto" w:fill="D9D9D9" w:themeFill="background1" w:themeFillShade="D9"/>
              </w:tcPr>
            </w:tcPrChange>
          </w:tcPr>
          <w:p w:rsidR="006F6E8A" w:rsidRPr="00D62F04" w:rsidDel="00E250E0" w:rsidRDefault="006F6E8A" w:rsidP="007B16D7">
            <w:pPr>
              <w:spacing w:after="20" w:line="240" w:lineRule="auto"/>
              <w:rPr>
                <w:del w:id="681" w:author="Palacherla, Susmitha C (NONUS)" w:date="2017-04-24T10:15:00Z"/>
                <w:b/>
              </w:rPr>
            </w:pPr>
            <w:del w:id="682" w:author="Palacherla, Susmitha C (NONUS)" w:date="2017-04-24T10:15:00Z">
              <w:r w:rsidRPr="00D62F04" w:rsidDel="00E250E0">
                <w:rPr>
                  <w:b/>
                </w:rPr>
                <w:delText>Column header</w:delText>
              </w:r>
            </w:del>
          </w:p>
        </w:tc>
        <w:tc>
          <w:tcPr>
            <w:tcW w:w="3487" w:type="dxa"/>
            <w:shd w:val="clear" w:color="auto" w:fill="D9D9D9" w:themeFill="background1" w:themeFillShade="D9"/>
            <w:tcPrChange w:id="683" w:author="Palacherla, Susmitha C (NONUS)" w:date="2017-04-24T10:15:00Z">
              <w:tcPr>
                <w:tcW w:w="4500" w:type="dxa"/>
                <w:shd w:val="clear" w:color="auto" w:fill="D9D9D9" w:themeFill="background1" w:themeFillShade="D9"/>
              </w:tcPr>
            </w:tcPrChange>
          </w:tcPr>
          <w:p w:rsidR="006F6E8A" w:rsidRPr="00D62F04" w:rsidDel="00E250E0" w:rsidRDefault="006F6E8A" w:rsidP="007B16D7">
            <w:pPr>
              <w:spacing w:after="20" w:line="240" w:lineRule="auto"/>
              <w:rPr>
                <w:del w:id="684" w:author="Palacherla, Susmitha C (NONUS)" w:date="2017-04-24T10:15:00Z"/>
                <w:b/>
              </w:rPr>
            </w:pPr>
            <w:del w:id="685" w:author="Palacherla, Susmitha C (NONUS)" w:date="2017-04-24T10:15:00Z">
              <w:r w:rsidRPr="00D62F04" w:rsidDel="00E250E0">
                <w:rPr>
                  <w:b/>
                </w:rPr>
                <w:delText>Field value</w:delText>
              </w:r>
            </w:del>
          </w:p>
        </w:tc>
        <w:tc>
          <w:tcPr>
            <w:tcW w:w="4541" w:type="dxa"/>
            <w:shd w:val="clear" w:color="auto" w:fill="D9D9D9" w:themeFill="background1" w:themeFillShade="D9"/>
            <w:tcPrChange w:id="686" w:author="Palacherla, Susmitha C (NONUS)" w:date="2017-04-24T10:15:00Z">
              <w:tcPr>
                <w:tcW w:w="3528" w:type="dxa"/>
                <w:shd w:val="clear" w:color="auto" w:fill="D9D9D9" w:themeFill="background1" w:themeFillShade="D9"/>
              </w:tcPr>
            </w:tcPrChange>
          </w:tcPr>
          <w:p w:rsidR="006F6E8A" w:rsidRPr="00D62F04" w:rsidDel="00E250E0" w:rsidRDefault="006F6E8A" w:rsidP="007B16D7">
            <w:pPr>
              <w:spacing w:after="20" w:line="240" w:lineRule="auto"/>
              <w:rPr>
                <w:del w:id="687" w:author="Palacherla, Susmitha C (NONUS)" w:date="2017-04-24T10:15:00Z"/>
                <w:b/>
              </w:rPr>
            </w:pPr>
            <w:del w:id="688" w:author="Palacherla, Susmitha C (NONUS)" w:date="2017-04-24T10:15:00Z">
              <w:r w:rsidRPr="00D62F04" w:rsidDel="00E250E0">
                <w:rPr>
                  <w:b/>
                </w:rPr>
                <w:delText>Formatting / Detail</w:delText>
              </w:r>
            </w:del>
          </w:p>
        </w:tc>
      </w:tr>
      <w:tr w:rsidR="003E1F08" w:rsidDel="00E250E0" w:rsidTr="00E250E0">
        <w:trPr>
          <w:del w:id="689" w:author="Palacherla, Susmitha C (NONUS)" w:date="2017-04-24T10:15:00Z"/>
        </w:trPr>
        <w:tc>
          <w:tcPr>
            <w:tcW w:w="1548" w:type="dxa"/>
            <w:tcPrChange w:id="690" w:author="Palacherla, Susmitha C (NONUS)" w:date="2017-04-24T10:15:00Z">
              <w:tcPr>
                <w:tcW w:w="1548" w:type="dxa"/>
              </w:tcPr>
            </w:tcPrChange>
          </w:tcPr>
          <w:p w:rsidR="003E1F08" w:rsidDel="00E250E0" w:rsidRDefault="003E1F08" w:rsidP="007B16D7">
            <w:pPr>
              <w:spacing w:after="20" w:line="240" w:lineRule="auto"/>
              <w:rPr>
                <w:del w:id="691" w:author="Palacherla, Susmitha C (NONUS)" w:date="2017-04-24T10:15:00Z"/>
              </w:rPr>
            </w:pPr>
            <w:del w:id="692" w:author="Palacherla, Susmitha C (NONUS)" w:date="2017-04-24T10:15:00Z">
              <w:r w:rsidDel="00E250E0">
                <w:delText>Quality Specialist Name</w:delText>
              </w:r>
            </w:del>
          </w:p>
        </w:tc>
        <w:tc>
          <w:tcPr>
            <w:tcW w:w="3487" w:type="dxa"/>
            <w:tcPrChange w:id="693" w:author="Palacherla, Susmitha C (NONUS)" w:date="2017-04-24T10:15:00Z">
              <w:tcPr>
                <w:tcW w:w="4500" w:type="dxa"/>
              </w:tcPr>
            </w:tcPrChange>
          </w:tcPr>
          <w:p w:rsidR="003E1F08" w:rsidDel="00E250E0" w:rsidRDefault="003E1F08">
            <w:pPr>
              <w:spacing w:after="20" w:line="240" w:lineRule="auto"/>
              <w:rPr>
                <w:del w:id="694" w:author="Palacherla, Susmitha C (NONUS)" w:date="2017-04-24T10:15:00Z"/>
              </w:rPr>
            </w:pPr>
            <w:del w:id="695" w:author="Palacherla, Susmitha C (NONUS)" w:date="2017-04-24T10:15:00Z">
              <w:r w:rsidDel="00E250E0">
                <w:delText>LeadReportDataSet.[Quality_Specialist_Name]</w:delText>
              </w:r>
            </w:del>
          </w:p>
        </w:tc>
        <w:tc>
          <w:tcPr>
            <w:tcW w:w="4541" w:type="dxa"/>
            <w:tcPrChange w:id="696" w:author="Palacherla, Susmitha C (NONUS)" w:date="2017-04-24T10:15:00Z">
              <w:tcPr>
                <w:tcW w:w="3528" w:type="dxa"/>
              </w:tcPr>
            </w:tcPrChange>
          </w:tcPr>
          <w:p w:rsidR="003E1F08" w:rsidDel="00E250E0" w:rsidRDefault="003E1F08" w:rsidP="007B16D7">
            <w:pPr>
              <w:spacing w:after="20" w:line="240" w:lineRule="auto"/>
              <w:rPr>
                <w:del w:id="697" w:author="Palacherla, Susmitha C (NONUS)" w:date="2017-04-24T10:15:00Z"/>
              </w:rPr>
            </w:pPr>
            <w:del w:id="698" w:author="Palacherla, Susmitha C (NONUS)" w:date="2017-04-24T10:15:00Z">
              <w:r w:rsidDel="00E250E0">
                <w:delText>Last name, first name.</w:delText>
              </w:r>
            </w:del>
          </w:p>
        </w:tc>
      </w:tr>
      <w:tr w:rsidR="00480072" w:rsidDel="00E250E0" w:rsidTr="00E250E0">
        <w:trPr>
          <w:del w:id="699" w:author="Palacherla, Susmitha C (NONUS)" w:date="2017-04-24T10:15:00Z"/>
        </w:trPr>
        <w:tc>
          <w:tcPr>
            <w:tcW w:w="1548" w:type="dxa"/>
            <w:tcPrChange w:id="700" w:author="Palacherla, Susmitha C (NONUS)" w:date="2017-04-24T10:15:00Z">
              <w:tcPr>
                <w:tcW w:w="1548" w:type="dxa"/>
              </w:tcPr>
            </w:tcPrChange>
          </w:tcPr>
          <w:p w:rsidR="00480072" w:rsidDel="00E250E0" w:rsidRDefault="00480072" w:rsidP="004D09FF">
            <w:pPr>
              <w:spacing w:after="20" w:line="240" w:lineRule="auto"/>
              <w:rPr>
                <w:del w:id="701" w:author="Palacherla, Susmitha C (NONUS)" w:date="2017-04-24T10:15:00Z"/>
              </w:rPr>
            </w:pPr>
            <w:del w:id="702" w:author="Palacherla, Susmitha C (NONUS)" w:date="2017-04-24T10:15:00Z">
              <w:r w:rsidDel="00E250E0">
                <w:delText>Quality Specialist Employee ID</w:delText>
              </w:r>
            </w:del>
          </w:p>
        </w:tc>
        <w:tc>
          <w:tcPr>
            <w:tcW w:w="3487" w:type="dxa"/>
            <w:tcPrChange w:id="703" w:author="Palacherla, Susmitha C (NONUS)" w:date="2017-04-24T10:15:00Z">
              <w:tcPr>
                <w:tcW w:w="4500" w:type="dxa"/>
              </w:tcPr>
            </w:tcPrChange>
          </w:tcPr>
          <w:p w:rsidR="00480072" w:rsidDel="00E250E0" w:rsidRDefault="00480072">
            <w:pPr>
              <w:spacing w:after="20" w:line="240" w:lineRule="auto"/>
              <w:rPr>
                <w:del w:id="704" w:author="Palacherla, Susmitha C (NONUS)" w:date="2017-04-24T10:15:00Z"/>
              </w:rPr>
            </w:pPr>
            <w:del w:id="705" w:author="Palacherla, Susmitha C (NONUS)" w:date="2017-04-24T10:15:00Z">
              <w:r w:rsidDel="00E250E0">
                <w:delText>LeadReportDataSet.[Quality_Specialist_Employee_ID]</w:delText>
              </w:r>
            </w:del>
          </w:p>
        </w:tc>
        <w:tc>
          <w:tcPr>
            <w:tcW w:w="4541" w:type="dxa"/>
            <w:tcPrChange w:id="706" w:author="Palacherla, Susmitha C (NONUS)" w:date="2017-04-24T10:15:00Z">
              <w:tcPr>
                <w:tcW w:w="3528" w:type="dxa"/>
              </w:tcPr>
            </w:tcPrChange>
          </w:tcPr>
          <w:p w:rsidR="00480072" w:rsidDel="00E250E0" w:rsidRDefault="00480072" w:rsidP="007B16D7">
            <w:pPr>
              <w:spacing w:after="20" w:line="240" w:lineRule="auto"/>
              <w:rPr>
                <w:del w:id="707" w:author="Palacherla, Susmitha C (NONUS)" w:date="2017-04-24T10:15:00Z"/>
              </w:rPr>
            </w:pPr>
          </w:p>
        </w:tc>
      </w:tr>
      <w:tr w:rsidR="006F6E8A" w:rsidDel="00E250E0" w:rsidTr="00E250E0">
        <w:trPr>
          <w:del w:id="708" w:author="Palacherla, Susmitha C (NONUS)" w:date="2017-04-24T10:15:00Z"/>
        </w:trPr>
        <w:tc>
          <w:tcPr>
            <w:tcW w:w="1548" w:type="dxa"/>
            <w:tcPrChange w:id="709" w:author="Palacherla, Susmitha C (NONUS)" w:date="2017-04-24T10:15:00Z">
              <w:tcPr>
                <w:tcW w:w="1548" w:type="dxa"/>
              </w:tcPr>
            </w:tcPrChange>
          </w:tcPr>
          <w:p w:rsidR="006F6E8A" w:rsidDel="00E250E0" w:rsidRDefault="006F6E8A" w:rsidP="007B16D7">
            <w:pPr>
              <w:spacing w:after="20" w:line="240" w:lineRule="auto"/>
              <w:rPr>
                <w:del w:id="710" w:author="Palacherla, Susmitha C (NONUS)" w:date="2017-04-24T10:15:00Z"/>
              </w:rPr>
            </w:pPr>
            <w:del w:id="711" w:author="Palacherla, Susmitha C (NONUS)" w:date="2017-04-24T10:15:00Z">
              <w:r w:rsidDel="00E250E0">
                <w:delText>Agent Name</w:delText>
              </w:r>
            </w:del>
          </w:p>
        </w:tc>
        <w:tc>
          <w:tcPr>
            <w:tcW w:w="3487" w:type="dxa"/>
            <w:tcPrChange w:id="712" w:author="Palacherla, Susmitha C (NONUS)" w:date="2017-04-24T10:15:00Z">
              <w:tcPr>
                <w:tcW w:w="4500" w:type="dxa"/>
              </w:tcPr>
            </w:tcPrChange>
          </w:tcPr>
          <w:p w:rsidR="006F6E8A" w:rsidDel="00E250E0" w:rsidRDefault="00480072" w:rsidP="007B16D7">
            <w:pPr>
              <w:spacing w:after="20" w:line="240" w:lineRule="auto"/>
              <w:rPr>
                <w:del w:id="713" w:author="Palacherla, Susmitha C (NONUS)" w:date="2017-04-24T10:15:00Z"/>
              </w:rPr>
            </w:pPr>
            <w:del w:id="714" w:author="Palacherla, Susmitha C (NONUS)" w:date="2017-04-24T10:15:00Z">
              <w:r w:rsidDel="00E250E0">
                <w:delText>LeadReportDataSet.[Agent_Name]</w:delText>
              </w:r>
            </w:del>
          </w:p>
        </w:tc>
        <w:tc>
          <w:tcPr>
            <w:tcW w:w="4541" w:type="dxa"/>
            <w:tcPrChange w:id="715" w:author="Palacherla, Susmitha C (NONUS)" w:date="2017-04-24T10:15:00Z">
              <w:tcPr>
                <w:tcW w:w="3528" w:type="dxa"/>
              </w:tcPr>
            </w:tcPrChange>
          </w:tcPr>
          <w:p w:rsidR="00480072" w:rsidDel="00E250E0" w:rsidRDefault="00480072" w:rsidP="007B16D7">
            <w:pPr>
              <w:spacing w:after="20" w:line="240" w:lineRule="auto"/>
              <w:rPr>
                <w:del w:id="716" w:author="Palacherla, Susmitha C (NONUS)" w:date="2017-04-24T10:15:00Z"/>
              </w:rPr>
            </w:pPr>
            <w:del w:id="717" w:author="Palacherla, Susmitha C (NONUS)" w:date="2017-04-24T10:15:00Z">
              <w:r w:rsidDel="00E250E0">
                <w:delText>Last name, first name.</w:delText>
              </w:r>
            </w:del>
          </w:p>
          <w:p w:rsidR="00480072" w:rsidDel="00E250E0" w:rsidRDefault="00480072" w:rsidP="007B16D7">
            <w:pPr>
              <w:spacing w:after="20" w:line="240" w:lineRule="auto"/>
              <w:rPr>
                <w:del w:id="718" w:author="Palacherla, Susmitha C (NONUS)" w:date="2017-04-24T10:15:00Z"/>
              </w:rPr>
            </w:pPr>
          </w:p>
          <w:p w:rsidR="006F6E8A" w:rsidDel="00E250E0" w:rsidRDefault="006F6E8A" w:rsidP="007B16D7">
            <w:pPr>
              <w:spacing w:after="20" w:line="240" w:lineRule="auto"/>
              <w:rPr>
                <w:del w:id="719" w:author="Palacherla, Susmitha C (NONUS)" w:date="2017-04-24T10:15:00Z"/>
              </w:rPr>
            </w:pPr>
            <w:del w:id="720" w:author="Palacherla, Susmitha C (NONUS)" w:date="2017-04-24T10:15:00Z">
              <w:r w:rsidDel="00E250E0">
                <w:delText>Color bilingual agents blue.</w:delText>
              </w:r>
            </w:del>
          </w:p>
          <w:p w:rsidR="006F6E8A" w:rsidDel="00E250E0" w:rsidRDefault="006F6E8A" w:rsidP="007B16D7">
            <w:pPr>
              <w:spacing w:after="20" w:line="240" w:lineRule="auto"/>
              <w:rPr>
                <w:del w:id="721" w:author="Palacherla, Susmitha C (NONUS)" w:date="2017-04-24T10:15:00Z"/>
              </w:rPr>
            </w:pPr>
            <w:del w:id="722" w:author="Palacherla, Susmitha C (NONUS)" w:date="2017-04-24T10:15:00Z">
              <w:r w:rsidDel="00E250E0">
                <w:delText>Font-Color Expression:</w:delText>
              </w:r>
            </w:del>
          </w:p>
          <w:p w:rsidR="006F6E8A" w:rsidDel="00E250E0" w:rsidRDefault="006F6E8A" w:rsidP="007B16D7">
            <w:pPr>
              <w:spacing w:after="20" w:line="240" w:lineRule="auto"/>
              <w:rPr>
                <w:del w:id="723" w:author="Palacherla, Susmitha C (NONUS)" w:date="2017-04-24T10:15:00Z"/>
              </w:rPr>
            </w:pPr>
            <w:del w:id="724" w:author="Palacherla, Susmitha C (NONUS)" w:date="2017-04-24T10:15:00Z">
              <w:r w:rsidRPr="00272AFE" w:rsidDel="00E250E0">
                <w:delText>=Iif((Fields!bilingual.</w:delText>
              </w:r>
              <w:r w:rsidR="008C1852" w:rsidDel="00E250E0">
                <w:delText>V</w:delText>
              </w:r>
              <w:r w:rsidRPr="00272AFE" w:rsidDel="00E250E0">
                <w:delText>alue = "CSRB"),"BLUE","BLACK")</w:delText>
              </w:r>
            </w:del>
          </w:p>
          <w:p w:rsidR="006F6E8A" w:rsidDel="00E250E0" w:rsidRDefault="006F6E8A" w:rsidP="007B16D7">
            <w:pPr>
              <w:spacing w:after="20" w:line="240" w:lineRule="auto"/>
              <w:rPr>
                <w:del w:id="725" w:author="Palacherla, Susmitha C (NONUS)" w:date="2017-04-24T10:15:00Z"/>
              </w:rPr>
            </w:pPr>
          </w:p>
          <w:p w:rsidR="006F6E8A" w:rsidDel="00E250E0" w:rsidRDefault="006F6E8A" w:rsidP="007B16D7">
            <w:pPr>
              <w:spacing w:after="20" w:line="240" w:lineRule="auto"/>
              <w:rPr>
                <w:del w:id="726" w:author="Palacherla, Susmitha C (NONUS)" w:date="2017-04-24T10:15:00Z"/>
              </w:rPr>
            </w:pPr>
            <w:del w:id="727" w:author="Palacherla, Susmitha C (NONUS)" w:date="2017-04-24T10:15:00Z">
              <w:r w:rsidDel="00E250E0">
                <w:delText>Make bilingual agents bold-faced.</w:delText>
              </w:r>
            </w:del>
          </w:p>
          <w:p w:rsidR="006F6E8A" w:rsidDel="00E250E0" w:rsidRDefault="006F6E8A" w:rsidP="007B16D7">
            <w:pPr>
              <w:spacing w:after="20" w:line="240" w:lineRule="auto"/>
              <w:rPr>
                <w:del w:id="728" w:author="Palacherla, Susmitha C (NONUS)" w:date="2017-04-24T10:15:00Z"/>
              </w:rPr>
            </w:pPr>
            <w:del w:id="729" w:author="Palacherla, Susmitha C (NONUS)" w:date="2017-04-24T10:15:00Z">
              <w:r w:rsidDel="00E250E0">
                <w:delText>Font-FontWeight Expression:</w:delText>
              </w:r>
            </w:del>
          </w:p>
          <w:p w:rsidR="006F6E8A" w:rsidDel="00E250E0" w:rsidRDefault="006F6E8A">
            <w:pPr>
              <w:spacing w:after="20" w:line="240" w:lineRule="auto"/>
              <w:rPr>
                <w:del w:id="730" w:author="Palacherla, Susmitha C (NONUS)" w:date="2017-04-24T10:15:00Z"/>
              </w:rPr>
            </w:pPr>
            <w:del w:id="731" w:author="Palacherla, Susmitha C (NONUS)" w:date="2017-04-24T10:15:00Z">
              <w:r w:rsidRPr="00272AFE" w:rsidDel="00E250E0">
                <w:delText>=Iif((Fields!bilingual.</w:delText>
              </w:r>
              <w:r w:rsidR="008C1852" w:rsidDel="00E250E0">
                <w:delText>V</w:delText>
              </w:r>
              <w:r w:rsidRPr="00272AFE" w:rsidDel="00E250E0">
                <w:delText>alue = "CSRB"),"Bold","Normal")</w:delText>
              </w:r>
            </w:del>
          </w:p>
        </w:tc>
      </w:tr>
      <w:tr w:rsidR="004323CF" w:rsidDel="00E250E0" w:rsidTr="00E250E0">
        <w:trPr>
          <w:del w:id="732" w:author="Palacherla, Susmitha C (NONUS)" w:date="2017-04-24T10:15:00Z"/>
        </w:trPr>
        <w:tc>
          <w:tcPr>
            <w:tcW w:w="1548" w:type="dxa"/>
            <w:tcPrChange w:id="733" w:author="Palacherla, Susmitha C (NONUS)" w:date="2017-04-24T10:15:00Z">
              <w:tcPr>
                <w:tcW w:w="1548" w:type="dxa"/>
              </w:tcPr>
            </w:tcPrChange>
          </w:tcPr>
          <w:p w:rsidR="004323CF" w:rsidDel="00E250E0" w:rsidRDefault="004323CF" w:rsidP="007B16D7">
            <w:pPr>
              <w:spacing w:after="20" w:line="240" w:lineRule="auto"/>
              <w:rPr>
                <w:del w:id="734" w:author="Palacherla, Susmitha C (NONUS)" w:date="2017-04-24T10:15:00Z"/>
              </w:rPr>
            </w:pPr>
            <w:del w:id="735" w:author="Palacherla, Susmitha C (NONUS)" w:date="2017-04-24T10:15:00Z">
              <w:r w:rsidDel="00E250E0">
                <w:delText>Bilingual</w:delText>
              </w:r>
            </w:del>
          </w:p>
        </w:tc>
        <w:tc>
          <w:tcPr>
            <w:tcW w:w="3487" w:type="dxa"/>
            <w:tcPrChange w:id="736" w:author="Palacherla, Susmitha C (NONUS)" w:date="2017-04-24T10:15:00Z">
              <w:tcPr>
                <w:tcW w:w="4500" w:type="dxa"/>
              </w:tcPr>
            </w:tcPrChange>
          </w:tcPr>
          <w:p w:rsidR="004323CF" w:rsidDel="00E250E0" w:rsidRDefault="004323CF" w:rsidP="004323CF">
            <w:pPr>
              <w:spacing w:after="20" w:line="240" w:lineRule="auto"/>
              <w:rPr>
                <w:del w:id="737" w:author="Palacherla, Susmitha C (NONUS)" w:date="2017-04-24T10:15:00Z"/>
              </w:rPr>
            </w:pPr>
            <w:del w:id="738" w:author="Palacherla, Susmitha C (NONUS)" w:date="2017-04-24T10:15:00Z">
              <w:r w:rsidDel="00E250E0">
                <w:delText>Yes / No agent bilingual indicator.</w:delText>
              </w:r>
            </w:del>
          </w:p>
          <w:p w:rsidR="004323CF" w:rsidDel="00E250E0" w:rsidRDefault="004323CF" w:rsidP="004323CF">
            <w:pPr>
              <w:spacing w:after="20" w:line="240" w:lineRule="auto"/>
              <w:rPr>
                <w:del w:id="739" w:author="Palacherla, Susmitha C (NONUS)" w:date="2017-04-24T10:15:00Z"/>
              </w:rPr>
            </w:pPr>
            <w:del w:id="740" w:author="Palacherla, Susmitha C (NONUS)" w:date="2017-04-24T10:15:00Z">
              <w:r w:rsidDel="00E250E0">
                <w:delText>Expression:</w:delText>
              </w:r>
            </w:del>
          </w:p>
          <w:p w:rsidR="004323CF" w:rsidDel="00E250E0" w:rsidRDefault="004323CF" w:rsidP="004323CF">
            <w:pPr>
              <w:spacing w:after="20" w:line="240" w:lineRule="auto"/>
              <w:rPr>
                <w:del w:id="741" w:author="Palacherla, Susmitha C (NONUS)" w:date="2017-04-24T10:15:00Z"/>
                <w:rFonts w:ascii="Courier New" w:hAnsi="Courier New" w:cs="Courier New"/>
                <w:noProof/>
                <w:sz w:val="20"/>
                <w:szCs w:val="20"/>
              </w:rPr>
            </w:pPr>
            <w:del w:id="742" w:author="Palacherla, Susmitha C (NONUS)" w:date="2017-04-24T10:15:00Z">
              <w:r w:rsidDel="00E250E0">
                <w:rPr>
                  <w:rFonts w:ascii="Courier New" w:hAnsi="Courier New" w:cs="Courier New"/>
                  <w:noProof/>
                  <w:sz w:val="20"/>
                  <w:szCs w:val="20"/>
                </w:rPr>
                <w:delText xml:space="preserve">=Iif(Fields!bilingual.value </w:delText>
              </w:r>
              <w:r w:rsidDel="00E250E0">
                <w:rPr>
                  <w:rFonts w:ascii="Courier New" w:hAnsi="Courier New" w:cs="Courier New"/>
                  <w:noProof/>
                  <w:color w:val="0000FF"/>
                  <w:sz w:val="20"/>
                  <w:szCs w:val="20"/>
                </w:rPr>
                <w:delText>like</w:delText>
              </w:r>
              <w:r w:rsidDel="00E250E0">
                <w:rPr>
                  <w:rFonts w:ascii="Courier New" w:hAnsi="Courier New" w:cs="Courier New"/>
                  <w:noProof/>
                  <w:sz w:val="20"/>
                  <w:szCs w:val="20"/>
                </w:rPr>
                <w:delText xml:space="preserve"> </w:delText>
              </w:r>
              <w:r w:rsidDel="00E250E0">
                <w:rPr>
                  <w:rFonts w:ascii="Courier New" w:hAnsi="Courier New" w:cs="Courier New"/>
                  <w:noProof/>
                  <w:color w:val="A31515"/>
                  <w:sz w:val="20"/>
                  <w:szCs w:val="20"/>
                </w:rPr>
                <w:delText>"CSRB"</w:delText>
              </w:r>
              <w:r w:rsidDel="00E250E0">
                <w:rPr>
                  <w:rFonts w:ascii="Courier New" w:hAnsi="Courier New" w:cs="Courier New"/>
                  <w:noProof/>
                  <w:sz w:val="20"/>
                  <w:szCs w:val="20"/>
                </w:rPr>
                <w:delText xml:space="preserve">, </w:delText>
              </w:r>
              <w:r w:rsidDel="00E250E0">
                <w:rPr>
                  <w:rFonts w:ascii="Courier New" w:hAnsi="Courier New" w:cs="Courier New"/>
                  <w:noProof/>
                  <w:color w:val="A31515"/>
                  <w:sz w:val="20"/>
                  <w:szCs w:val="20"/>
                </w:rPr>
                <w:delText>"Yes"</w:delText>
              </w:r>
              <w:r w:rsidDel="00E250E0">
                <w:rPr>
                  <w:rFonts w:ascii="Courier New" w:hAnsi="Courier New" w:cs="Courier New"/>
                  <w:noProof/>
                  <w:sz w:val="20"/>
                  <w:szCs w:val="20"/>
                </w:rPr>
                <w:delText xml:space="preserve">, </w:delText>
              </w:r>
              <w:r w:rsidDel="00E250E0">
                <w:rPr>
                  <w:rFonts w:ascii="Courier New" w:hAnsi="Courier New" w:cs="Courier New"/>
                  <w:noProof/>
                  <w:color w:val="A31515"/>
                  <w:sz w:val="20"/>
                  <w:szCs w:val="20"/>
                </w:rPr>
                <w:delText>"No"</w:delText>
              </w:r>
              <w:r w:rsidDel="00E250E0">
                <w:rPr>
                  <w:rFonts w:ascii="Courier New" w:hAnsi="Courier New" w:cs="Courier New"/>
                  <w:noProof/>
                  <w:sz w:val="20"/>
                  <w:szCs w:val="20"/>
                </w:rPr>
                <w:delText>)</w:delText>
              </w:r>
            </w:del>
          </w:p>
          <w:p w:rsidR="004323CF" w:rsidDel="00E250E0" w:rsidRDefault="004323CF" w:rsidP="004323CF">
            <w:pPr>
              <w:spacing w:after="20" w:line="240" w:lineRule="auto"/>
              <w:rPr>
                <w:del w:id="743" w:author="Palacherla, Susmitha C (NONUS)" w:date="2017-04-24T10:15:00Z"/>
                <w:rFonts w:ascii="Courier New" w:hAnsi="Courier New" w:cs="Courier New"/>
                <w:noProof/>
                <w:sz w:val="20"/>
                <w:szCs w:val="20"/>
              </w:rPr>
            </w:pPr>
          </w:p>
          <w:p w:rsidR="004323CF" w:rsidDel="00E250E0" w:rsidRDefault="004323CF" w:rsidP="004323CF">
            <w:pPr>
              <w:spacing w:after="20" w:line="240" w:lineRule="auto"/>
              <w:rPr>
                <w:del w:id="744" w:author="Palacherla, Susmitha C (NONUS)" w:date="2017-04-24T10:15:00Z"/>
                <w:rFonts w:asciiTheme="minorHAnsi" w:hAnsiTheme="minorHAnsi" w:cs="Courier New"/>
                <w:noProof/>
              </w:rPr>
            </w:pPr>
            <w:del w:id="745" w:author="Palacherla, Susmitha C (NONUS)" w:date="2017-04-24T10:15:00Z">
              <w:r w:rsidRPr="00D62F04" w:rsidDel="00E250E0">
                <w:rPr>
                  <w:rFonts w:asciiTheme="minorHAnsi" w:hAnsiTheme="minorHAnsi" w:cs="Courier New"/>
                  <w:noProof/>
                </w:rPr>
                <w:delText>Evalu</w:delText>
              </w:r>
              <w:r w:rsidDel="00E250E0">
                <w:rPr>
                  <w:rFonts w:asciiTheme="minorHAnsi" w:hAnsiTheme="minorHAnsi" w:cs="Courier New"/>
                  <w:noProof/>
                </w:rPr>
                <w:delText>ates to (example):</w:delText>
              </w:r>
            </w:del>
          </w:p>
          <w:p w:rsidR="004323CF" w:rsidDel="00E250E0" w:rsidRDefault="004323CF" w:rsidP="004323CF">
            <w:pPr>
              <w:spacing w:after="20" w:line="240" w:lineRule="auto"/>
              <w:rPr>
                <w:del w:id="746" w:author="Palacherla, Susmitha C (NONUS)" w:date="2017-04-24T10:15:00Z"/>
              </w:rPr>
            </w:pPr>
            <w:del w:id="747" w:author="Palacherla, Susmitha C (NONUS)" w:date="2017-04-24T10:15:00Z">
              <w:r w:rsidDel="00E250E0">
                <w:rPr>
                  <w:rFonts w:asciiTheme="minorHAnsi" w:hAnsiTheme="minorHAnsi" w:cs="Courier New"/>
                  <w:noProof/>
                </w:rPr>
                <w:delText>Yes</w:delText>
              </w:r>
            </w:del>
          </w:p>
        </w:tc>
        <w:tc>
          <w:tcPr>
            <w:tcW w:w="4541" w:type="dxa"/>
            <w:tcPrChange w:id="748" w:author="Palacherla, Susmitha C (NONUS)" w:date="2017-04-24T10:15:00Z">
              <w:tcPr>
                <w:tcW w:w="3528" w:type="dxa"/>
              </w:tcPr>
            </w:tcPrChange>
          </w:tcPr>
          <w:p w:rsidR="004323CF" w:rsidDel="00E250E0" w:rsidRDefault="004323CF" w:rsidP="007B16D7">
            <w:pPr>
              <w:spacing w:after="20" w:line="240" w:lineRule="auto"/>
              <w:rPr>
                <w:del w:id="749" w:author="Palacherla, Susmitha C (NONUS)" w:date="2017-04-24T10:15:00Z"/>
              </w:rPr>
            </w:pPr>
            <w:del w:id="750" w:author="Palacherla, Susmitha C (NONUS)" w:date="2017-04-24T10:15:00Z">
              <w:r w:rsidDel="00E250E0">
                <w:delText>Color bilingual values blue.</w:delText>
              </w:r>
            </w:del>
          </w:p>
          <w:p w:rsidR="004323CF" w:rsidDel="00E250E0" w:rsidRDefault="004323CF" w:rsidP="007B16D7">
            <w:pPr>
              <w:spacing w:after="20" w:line="240" w:lineRule="auto"/>
              <w:rPr>
                <w:del w:id="751" w:author="Palacherla, Susmitha C (NONUS)" w:date="2017-04-24T10:15:00Z"/>
              </w:rPr>
            </w:pPr>
            <w:del w:id="752" w:author="Palacherla, Susmitha C (NONUS)" w:date="2017-04-24T10:15:00Z">
              <w:r w:rsidDel="00E250E0">
                <w:delText>Font-Color Expression:</w:delText>
              </w:r>
            </w:del>
          </w:p>
          <w:p w:rsidR="004323CF" w:rsidDel="00E250E0" w:rsidRDefault="004323CF" w:rsidP="007B16D7">
            <w:pPr>
              <w:spacing w:after="20" w:line="240" w:lineRule="auto"/>
              <w:rPr>
                <w:del w:id="753" w:author="Palacherla, Susmitha C (NONUS)" w:date="2017-04-24T10:15:00Z"/>
              </w:rPr>
            </w:pPr>
            <w:del w:id="754" w:author="Palacherla, Susmitha C (NONUS)" w:date="2017-04-24T10:15:00Z">
              <w:r w:rsidRPr="00272AFE" w:rsidDel="00E250E0">
                <w:delText>=Iif((Fields!bilingual.</w:delText>
              </w:r>
              <w:r w:rsidDel="00E250E0">
                <w:delText>V</w:delText>
              </w:r>
              <w:r w:rsidRPr="00272AFE" w:rsidDel="00E250E0">
                <w:delText>alue = "CSRB"),"BLUE","BLACK")</w:delText>
              </w:r>
            </w:del>
          </w:p>
          <w:p w:rsidR="004323CF" w:rsidDel="00E250E0" w:rsidRDefault="004323CF" w:rsidP="007B16D7">
            <w:pPr>
              <w:spacing w:after="20" w:line="240" w:lineRule="auto"/>
              <w:rPr>
                <w:del w:id="755" w:author="Palacherla, Susmitha C (NONUS)" w:date="2017-04-24T10:15:00Z"/>
              </w:rPr>
            </w:pPr>
          </w:p>
          <w:p w:rsidR="004323CF" w:rsidDel="00E250E0" w:rsidRDefault="004323CF" w:rsidP="007B16D7">
            <w:pPr>
              <w:spacing w:after="20" w:line="240" w:lineRule="auto"/>
              <w:rPr>
                <w:del w:id="756" w:author="Palacherla, Susmitha C (NONUS)" w:date="2017-04-24T10:15:00Z"/>
              </w:rPr>
            </w:pPr>
            <w:del w:id="757" w:author="Palacherla, Susmitha C (NONUS)" w:date="2017-04-24T10:15:00Z">
              <w:r w:rsidDel="00E250E0">
                <w:delText>Make bilingual values bold-faced.</w:delText>
              </w:r>
            </w:del>
          </w:p>
          <w:p w:rsidR="004323CF" w:rsidDel="00E250E0" w:rsidRDefault="004323CF" w:rsidP="007B16D7">
            <w:pPr>
              <w:spacing w:after="20" w:line="240" w:lineRule="auto"/>
              <w:rPr>
                <w:del w:id="758" w:author="Palacherla, Susmitha C (NONUS)" w:date="2017-04-24T10:15:00Z"/>
              </w:rPr>
            </w:pPr>
            <w:del w:id="759" w:author="Palacherla, Susmitha C (NONUS)" w:date="2017-04-24T10:15:00Z">
              <w:r w:rsidDel="00E250E0">
                <w:delText>Font-FontWeight Expression:</w:delText>
              </w:r>
            </w:del>
          </w:p>
          <w:p w:rsidR="004323CF" w:rsidDel="00E250E0" w:rsidRDefault="004323CF" w:rsidP="007B16D7">
            <w:pPr>
              <w:spacing w:after="20" w:line="240" w:lineRule="auto"/>
              <w:rPr>
                <w:del w:id="760" w:author="Palacherla, Susmitha C (NONUS)" w:date="2017-04-24T10:15:00Z"/>
              </w:rPr>
            </w:pPr>
            <w:del w:id="761" w:author="Palacherla, Susmitha C (NONUS)" w:date="2017-04-24T10:15:00Z">
              <w:r w:rsidRPr="00272AFE" w:rsidDel="00E250E0">
                <w:delText>=Iif((Fields!bilingual.</w:delText>
              </w:r>
              <w:r w:rsidDel="00E250E0">
                <w:delText>V</w:delText>
              </w:r>
              <w:r w:rsidRPr="00272AFE" w:rsidDel="00E250E0">
                <w:delText>alue = "CSRB"),"Bold","Normal")</w:delText>
              </w:r>
            </w:del>
          </w:p>
        </w:tc>
      </w:tr>
      <w:tr w:rsidR="008C1852" w:rsidDel="00E250E0" w:rsidTr="00E250E0">
        <w:trPr>
          <w:del w:id="762" w:author="Palacherla, Susmitha C (NONUS)" w:date="2017-04-24T10:15:00Z"/>
        </w:trPr>
        <w:tc>
          <w:tcPr>
            <w:tcW w:w="1548" w:type="dxa"/>
            <w:tcPrChange w:id="763" w:author="Palacherla, Susmitha C (NONUS)" w:date="2017-04-24T10:15:00Z">
              <w:tcPr>
                <w:tcW w:w="1548" w:type="dxa"/>
              </w:tcPr>
            </w:tcPrChange>
          </w:tcPr>
          <w:p w:rsidR="008C1852" w:rsidDel="00E250E0" w:rsidRDefault="008C1852" w:rsidP="007B16D7">
            <w:pPr>
              <w:spacing w:after="20" w:line="240" w:lineRule="auto"/>
              <w:rPr>
                <w:del w:id="764" w:author="Palacherla, Susmitha C (NONUS)" w:date="2017-04-24T10:15:00Z"/>
              </w:rPr>
            </w:pPr>
            <w:del w:id="765" w:author="Palacherla, Susmitha C (NONUS)" w:date="2017-04-24T10:15:00Z">
              <w:r w:rsidDel="00E250E0">
                <w:delText>Agent LAN ID</w:delText>
              </w:r>
            </w:del>
          </w:p>
        </w:tc>
        <w:tc>
          <w:tcPr>
            <w:tcW w:w="3487" w:type="dxa"/>
            <w:tcPrChange w:id="766" w:author="Palacherla, Susmitha C (NONUS)" w:date="2017-04-24T10:15:00Z">
              <w:tcPr>
                <w:tcW w:w="4500" w:type="dxa"/>
              </w:tcPr>
            </w:tcPrChange>
          </w:tcPr>
          <w:p w:rsidR="008C1852" w:rsidDel="00E250E0" w:rsidRDefault="008C1852">
            <w:pPr>
              <w:spacing w:after="20" w:line="240" w:lineRule="auto"/>
              <w:rPr>
                <w:del w:id="767" w:author="Palacherla, Susmitha C (NONUS)" w:date="2017-04-24T10:15:00Z"/>
              </w:rPr>
            </w:pPr>
            <w:del w:id="768" w:author="Palacherla, Susmitha C (NONUS)" w:date="2017-04-24T10:15:00Z">
              <w:r w:rsidDel="00E250E0">
                <w:delText>LeadReportDataSet.[Agent_LAN_ID]</w:delText>
              </w:r>
            </w:del>
          </w:p>
        </w:tc>
        <w:tc>
          <w:tcPr>
            <w:tcW w:w="4541" w:type="dxa"/>
            <w:tcPrChange w:id="769" w:author="Palacherla, Susmitha C (NONUS)" w:date="2017-04-24T10:15:00Z">
              <w:tcPr>
                <w:tcW w:w="3528" w:type="dxa"/>
              </w:tcPr>
            </w:tcPrChange>
          </w:tcPr>
          <w:p w:rsidR="008C1852" w:rsidDel="00E250E0" w:rsidRDefault="008C1852" w:rsidP="007B16D7">
            <w:pPr>
              <w:spacing w:after="20" w:line="240" w:lineRule="auto"/>
              <w:rPr>
                <w:del w:id="770" w:author="Palacherla, Susmitha C (NONUS)" w:date="2017-04-24T10:15:00Z"/>
              </w:rPr>
            </w:pPr>
          </w:p>
        </w:tc>
      </w:tr>
      <w:tr w:rsidR="008C1852" w:rsidDel="00E250E0" w:rsidTr="00E250E0">
        <w:trPr>
          <w:del w:id="771" w:author="Palacherla, Susmitha C (NONUS)" w:date="2017-04-24T10:15:00Z"/>
        </w:trPr>
        <w:tc>
          <w:tcPr>
            <w:tcW w:w="1548" w:type="dxa"/>
            <w:tcPrChange w:id="772" w:author="Palacherla, Susmitha C (NONUS)" w:date="2017-04-24T10:15:00Z">
              <w:tcPr>
                <w:tcW w:w="1548" w:type="dxa"/>
              </w:tcPr>
            </w:tcPrChange>
          </w:tcPr>
          <w:p w:rsidR="008C1852" w:rsidDel="00E250E0" w:rsidRDefault="008C1852" w:rsidP="007B16D7">
            <w:pPr>
              <w:spacing w:after="20" w:line="240" w:lineRule="auto"/>
              <w:rPr>
                <w:del w:id="773" w:author="Palacherla, Susmitha C (NONUS)" w:date="2017-04-24T10:15:00Z"/>
              </w:rPr>
            </w:pPr>
            <w:del w:id="774" w:author="Palacherla, Susmitha C (NONUS)" w:date="2017-04-24T10:15:00Z">
              <w:r w:rsidDel="00E250E0">
                <w:delText>Agent Location</w:delText>
              </w:r>
            </w:del>
          </w:p>
        </w:tc>
        <w:tc>
          <w:tcPr>
            <w:tcW w:w="3487" w:type="dxa"/>
            <w:tcPrChange w:id="775" w:author="Palacherla, Susmitha C (NONUS)" w:date="2017-04-24T10:15:00Z">
              <w:tcPr>
                <w:tcW w:w="4500" w:type="dxa"/>
              </w:tcPr>
            </w:tcPrChange>
          </w:tcPr>
          <w:p w:rsidR="008C1852" w:rsidDel="00E250E0" w:rsidRDefault="008C1852">
            <w:pPr>
              <w:spacing w:after="20" w:line="240" w:lineRule="auto"/>
              <w:rPr>
                <w:del w:id="776" w:author="Palacherla, Susmitha C (NONUS)" w:date="2017-04-24T10:15:00Z"/>
              </w:rPr>
            </w:pPr>
            <w:del w:id="777" w:author="Palacherla, Susmitha C (NONUS)" w:date="2017-04-24T10:15:00Z">
              <w:r w:rsidDel="00E250E0">
                <w:delText>LeadReportDataSet.[Agent_Location]</w:delText>
              </w:r>
            </w:del>
          </w:p>
        </w:tc>
        <w:tc>
          <w:tcPr>
            <w:tcW w:w="4541" w:type="dxa"/>
            <w:tcPrChange w:id="778" w:author="Palacherla, Susmitha C (NONUS)" w:date="2017-04-24T10:15:00Z">
              <w:tcPr>
                <w:tcW w:w="3528" w:type="dxa"/>
              </w:tcPr>
            </w:tcPrChange>
          </w:tcPr>
          <w:p w:rsidR="008C1852" w:rsidDel="00E250E0" w:rsidRDefault="008C1852" w:rsidP="007B16D7">
            <w:pPr>
              <w:spacing w:after="20" w:line="240" w:lineRule="auto"/>
              <w:rPr>
                <w:del w:id="779" w:author="Palacherla, Susmitha C (NONUS)" w:date="2017-04-24T10:15:00Z"/>
              </w:rPr>
            </w:pPr>
          </w:p>
        </w:tc>
      </w:tr>
      <w:tr w:rsidR="008C1852" w:rsidDel="00E250E0" w:rsidTr="00E250E0">
        <w:trPr>
          <w:del w:id="780" w:author="Palacherla, Susmitha C (NONUS)" w:date="2017-04-24T10:15:00Z"/>
        </w:trPr>
        <w:tc>
          <w:tcPr>
            <w:tcW w:w="1548" w:type="dxa"/>
            <w:tcPrChange w:id="781" w:author="Palacherla, Susmitha C (NONUS)" w:date="2017-04-24T10:15:00Z">
              <w:tcPr>
                <w:tcW w:w="1548" w:type="dxa"/>
              </w:tcPr>
            </w:tcPrChange>
          </w:tcPr>
          <w:p w:rsidR="008C1852" w:rsidDel="00E250E0" w:rsidRDefault="00C33CDA" w:rsidP="007B16D7">
            <w:pPr>
              <w:spacing w:after="20" w:line="240" w:lineRule="auto"/>
              <w:rPr>
                <w:del w:id="782" w:author="Palacherla, Susmitha C (NONUS)" w:date="2017-04-24T10:15:00Z"/>
              </w:rPr>
            </w:pPr>
            <w:del w:id="783" w:author="Palacherla, Susmitha C (NONUS)" w:date="2017-04-24T10:15:00Z">
              <w:r w:rsidDel="00E250E0">
                <w:delText xml:space="preserve">Agent </w:delText>
              </w:r>
              <w:r w:rsidR="008C1852" w:rsidDel="00E250E0">
                <w:delText>Employee ID</w:delText>
              </w:r>
            </w:del>
          </w:p>
        </w:tc>
        <w:tc>
          <w:tcPr>
            <w:tcW w:w="3487" w:type="dxa"/>
            <w:tcPrChange w:id="784" w:author="Palacherla, Susmitha C (NONUS)" w:date="2017-04-24T10:15:00Z">
              <w:tcPr>
                <w:tcW w:w="4500" w:type="dxa"/>
              </w:tcPr>
            </w:tcPrChange>
          </w:tcPr>
          <w:p w:rsidR="008C1852" w:rsidDel="00E250E0" w:rsidRDefault="008C1852">
            <w:pPr>
              <w:spacing w:after="20" w:line="240" w:lineRule="auto"/>
              <w:rPr>
                <w:del w:id="785" w:author="Palacherla, Susmitha C (NONUS)" w:date="2017-04-24T10:15:00Z"/>
              </w:rPr>
            </w:pPr>
            <w:del w:id="786" w:author="Palacherla, Susmitha C (NONUS)" w:date="2017-04-24T10:15:00Z">
              <w:r w:rsidDel="00E250E0">
                <w:delText>LeadReportDataSet.[Agent_Employee_ID]</w:delText>
              </w:r>
            </w:del>
          </w:p>
        </w:tc>
        <w:tc>
          <w:tcPr>
            <w:tcW w:w="4541" w:type="dxa"/>
            <w:tcPrChange w:id="787" w:author="Palacherla, Susmitha C (NONUS)" w:date="2017-04-24T10:15:00Z">
              <w:tcPr>
                <w:tcW w:w="3528" w:type="dxa"/>
              </w:tcPr>
            </w:tcPrChange>
          </w:tcPr>
          <w:p w:rsidR="008C1852" w:rsidDel="00E250E0" w:rsidRDefault="008C1852" w:rsidP="007B16D7">
            <w:pPr>
              <w:spacing w:after="20" w:line="240" w:lineRule="auto"/>
              <w:rPr>
                <w:del w:id="788" w:author="Palacherla, Susmitha C (NONUS)" w:date="2017-04-24T10:15:00Z"/>
              </w:rPr>
            </w:pPr>
          </w:p>
        </w:tc>
      </w:tr>
      <w:tr w:rsidR="006F6E8A" w:rsidDel="00E250E0" w:rsidTr="00E250E0">
        <w:trPr>
          <w:del w:id="789" w:author="Palacherla, Susmitha C (NONUS)" w:date="2017-04-24T10:15:00Z"/>
        </w:trPr>
        <w:tc>
          <w:tcPr>
            <w:tcW w:w="1548" w:type="dxa"/>
            <w:tcPrChange w:id="790" w:author="Palacherla, Susmitha C (NONUS)" w:date="2017-04-24T10:15:00Z">
              <w:tcPr>
                <w:tcW w:w="1548" w:type="dxa"/>
              </w:tcPr>
            </w:tcPrChange>
          </w:tcPr>
          <w:p w:rsidR="006F6E8A" w:rsidDel="00E250E0" w:rsidRDefault="006F6E8A" w:rsidP="007B16D7">
            <w:pPr>
              <w:spacing w:after="20" w:line="240" w:lineRule="auto"/>
              <w:rPr>
                <w:del w:id="791" w:author="Palacherla, Susmitha C (NONUS)" w:date="2017-04-24T10:15:00Z"/>
              </w:rPr>
            </w:pPr>
            <w:del w:id="792" w:author="Palacherla, Susmitha C (NONUS)" w:date="2017-04-24T10:15:00Z">
              <w:r w:rsidDel="00E250E0">
                <w:delText>ACD ID</w:delText>
              </w:r>
            </w:del>
          </w:p>
        </w:tc>
        <w:tc>
          <w:tcPr>
            <w:tcW w:w="3487" w:type="dxa"/>
            <w:tcPrChange w:id="793" w:author="Palacherla, Susmitha C (NONUS)" w:date="2017-04-24T10:15:00Z">
              <w:tcPr>
                <w:tcW w:w="4500" w:type="dxa"/>
              </w:tcPr>
            </w:tcPrChange>
          </w:tcPr>
          <w:p w:rsidR="006F6E8A" w:rsidDel="00E250E0" w:rsidRDefault="008C1852" w:rsidP="007B16D7">
            <w:pPr>
              <w:spacing w:after="20" w:line="240" w:lineRule="auto"/>
              <w:rPr>
                <w:del w:id="794" w:author="Palacherla, Susmitha C (NONUS)" w:date="2017-04-24T10:15:00Z"/>
              </w:rPr>
            </w:pPr>
            <w:del w:id="795" w:author="Palacherla, Susmitha C (NONUS)" w:date="2017-04-24T10:15:00Z">
              <w:r w:rsidDel="00E250E0">
                <w:delText>LeadReportDataSet</w:delText>
              </w:r>
              <w:r w:rsidR="006F6E8A" w:rsidDel="00E250E0">
                <w:delText>.[ACD_ID]</w:delText>
              </w:r>
            </w:del>
          </w:p>
        </w:tc>
        <w:tc>
          <w:tcPr>
            <w:tcW w:w="4541" w:type="dxa"/>
            <w:tcPrChange w:id="796" w:author="Palacherla, Susmitha C (NONUS)" w:date="2017-04-24T10:15:00Z">
              <w:tcPr>
                <w:tcW w:w="3528" w:type="dxa"/>
              </w:tcPr>
            </w:tcPrChange>
          </w:tcPr>
          <w:p w:rsidR="006F6E8A" w:rsidDel="00E250E0" w:rsidRDefault="006F6E8A" w:rsidP="007B16D7">
            <w:pPr>
              <w:spacing w:after="20" w:line="240" w:lineRule="auto"/>
              <w:rPr>
                <w:del w:id="797" w:author="Palacherla, Susmitha C (NONUS)" w:date="2017-04-24T10:15:00Z"/>
              </w:rPr>
            </w:pPr>
          </w:p>
        </w:tc>
      </w:tr>
      <w:tr w:rsidR="006F6E8A" w:rsidDel="00E250E0" w:rsidTr="00E250E0">
        <w:trPr>
          <w:del w:id="798" w:author="Palacherla, Susmitha C (NONUS)" w:date="2017-04-24T10:15:00Z"/>
        </w:trPr>
        <w:tc>
          <w:tcPr>
            <w:tcW w:w="1548" w:type="dxa"/>
            <w:tcPrChange w:id="799" w:author="Palacherla, Susmitha C (NONUS)" w:date="2017-04-24T10:15:00Z">
              <w:tcPr>
                <w:tcW w:w="1548" w:type="dxa"/>
              </w:tcPr>
            </w:tcPrChange>
          </w:tcPr>
          <w:p w:rsidR="006F6E8A" w:rsidDel="00E250E0" w:rsidRDefault="006F6E8A" w:rsidP="007B16D7">
            <w:pPr>
              <w:spacing w:after="20" w:line="240" w:lineRule="auto"/>
              <w:rPr>
                <w:del w:id="800" w:author="Palacherla, Susmitha C (NONUS)" w:date="2017-04-24T10:15:00Z"/>
              </w:rPr>
            </w:pPr>
            <w:del w:id="801" w:author="Palacherla, Susmitha C (NONUS)" w:date="2017-04-24T10:15:00Z">
              <w:r w:rsidDel="00E250E0">
                <w:delText>NGD ID</w:delText>
              </w:r>
            </w:del>
          </w:p>
        </w:tc>
        <w:tc>
          <w:tcPr>
            <w:tcW w:w="3487" w:type="dxa"/>
            <w:tcPrChange w:id="802" w:author="Palacherla, Susmitha C (NONUS)" w:date="2017-04-24T10:15:00Z">
              <w:tcPr>
                <w:tcW w:w="4500" w:type="dxa"/>
              </w:tcPr>
            </w:tcPrChange>
          </w:tcPr>
          <w:p w:rsidR="006F6E8A" w:rsidDel="00E250E0" w:rsidRDefault="008C1852" w:rsidP="007B16D7">
            <w:pPr>
              <w:spacing w:after="20" w:line="240" w:lineRule="auto"/>
              <w:rPr>
                <w:del w:id="803" w:author="Palacherla, Susmitha C (NONUS)" w:date="2017-04-24T10:15:00Z"/>
              </w:rPr>
            </w:pPr>
            <w:del w:id="804" w:author="Palacherla, Susmitha C (NONUS)" w:date="2017-04-24T10:15:00Z">
              <w:r w:rsidDel="00E250E0">
                <w:delText>LeadReportDataSet</w:delText>
              </w:r>
              <w:r w:rsidR="006F6E8A" w:rsidDel="00E250E0">
                <w:delText>.[NGD_ID]</w:delText>
              </w:r>
            </w:del>
          </w:p>
        </w:tc>
        <w:tc>
          <w:tcPr>
            <w:tcW w:w="4541" w:type="dxa"/>
            <w:tcPrChange w:id="805" w:author="Palacherla, Susmitha C (NONUS)" w:date="2017-04-24T10:15:00Z">
              <w:tcPr>
                <w:tcW w:w="3528" w:type="dxa"/>
              </w:tcPr>
            </w:tcPrChange>
          </w:tcPr>
          <w:p w:rsidR="006F6E8A" w:rsidDel="00E250E0" w:rsidRDefault="006F6E8A" w:rsidP="007B16D7">
            <w:pPr>
              <w:spacing w:after="20" w:line="240" w:lineRule="auto"/>
              <w:rPr>
                <w:del w:id="806" w:author="Palacherla, Susmitha C (NONUS)" w:date="2017-04-24T10:15:00Z"/>
              </w:rPr>
            </w:pPr>
          </w:p>
        </w:tc>
      </w:tr>
      <w:tr w:rsidR="006F6E8A" w:rsidDel="00E250E0" w:rsidTr="00E250E0">
        <w:trPr>
          <w:del w:id="807" w:author="Palacherla, Susmitha C (NONUS)" w:date="2017-04-24T10:15:00Z"/>
        </w:trPr>
        <w:tc>
          <w:tcPr>
            <w:tcW w:w="1548" w:type="dxa"/>
            <w:tcPrChange w:id="808" w:author="Palacherla, Susmitha C (NONUS)" w:date="2017-04-24T10:15:00Z">
              <w:tcPr>
                <w:tcW w:w="1548" w:type="dxa"/>
              </w:tcPr>
            </w:tcPrChange>
          </w:tcPr>
          <w:p w:rsidR="006F6E8A" w:rsidDel="00E250E0" w:rsidRDefault="006F6E8A" w:rsidP="007B16D7">
            <w:pPr>
              <w:spacing w:after="20" w:line="240" w:lineRule="auto"/>
              <w:rPr>
                <w:del w:id="809" w:author="Palacherla, Susmitha C (NONUS)" w:date="2017-04-24T10:15:00Z"/>
              </w:rPr>
            </w:pPr>
            <w:del w:id="810" w:author="Palacherla, Susmitha C (NONUS)" w:date="2017-04-24T10:15:00Z">
              <w:r w:rsidDel="00E250E0">
                <w:delText>Token</w:delText>
              </w:r>
            </w:del>
          </w:p>
        </w:tc>
        <w:tc>
          <w:tcPr>
            <w:tcW w:w="3487" w:type="dxa"/>
            <w:tcPrChange w:id="811" w:author="Palacherla, Susmitha C (NONUS)" w:date="2017-04-24T10:15:00Z">
              <w:tcPr>
                <w:tcW w:w="4500" w:type="dxa"/>
              </w:tcPr>
            </w:tcPrChange>
          </w:tcPr>
          <w:p w:rsidR="006F6E8A" w:rsidDel="00E250E0" w:rsidRDefault="008C1852" w:rsidP="007B16D7">
            <w:pPr>
              <w:spacing w:after="20" w:line="240" w:lineRule="auto"/>
              <w:rPr>
                <w:del w:id="812" w:author="Palacherla, Susmitha C (NONUS)" w:date="2017-04-24T10:15:00Z"/>
              </w:rPr>
            </w:pPr>
            <w:del w:id="813" w:author="Palacherla, Susmitha C (NONUS)" w:date="2017-04-24T10:15:00Z">
              <w:r w:rsidDel="00E250E0">
                <w:delText>LeadReportDataSet</w:delText>
              </w:r>
              <w:r w:rsidR="006F6E8A" w:rsidDel="00E250E0">
                <w:delText>.[Token]</w:delText>
              </w:r>
            </w:del>
          </w:p>
        </w:tc>
        <w:tc>
          <w:tcPr>
            <w:tcW w:w="4541" w:type="dxa"/>
            <w:tcPrChange w:id="814" w:author="Palacherla, Susmitha C (NONUS)" w:date="2017-04-24T10:15:00Z">
              <w:tcPr>
                <w:tcW w:w="3528" w:type="dxa"/>
              </w:tcPr>
            </w:tcPrChange>
          </w:tcPr>
          <w:p w:rsidR="006F6E8A" w:rsidDel="00E250E0" w:rsidRDefault="006F6E8A" w:rsidP="007B16D7">
            <w:pPr>
              <w:spacing w:after="20" w:line="240" w:lineRule="auto"/>
              <w:rPr>
                <w:del w:id="815" w:author="Palacherla, Susmitha C (NONUS)" w:date="2017-04-24T10:15:00Z"/>
              </w:rPr>
            </w:pPr>
          </w:p>
        </w:tc>
      </w:tr>
      <w:tr w:rsidR="006F6E8A" w:rsidDel="00E250E0" w:rsidTr="00E250E0">
        <w:trPr>
          <w:del w:id="816" w:author="Palacherla, Susmitha C (NONUS)" w:date="2017-04-24T10:15:00Z"/>
        </w:trPr>
        <w:tc>
          <w:tcPr>
            <w:tcW w:w="1548" w:type="dxa"/>
            <w:tcPrChange w:id="817" w:author="Palacherla, Susmitha C (NONUS)" w:date="2017-04-24T10:15:00Z">
              <w:tcPr>
                <w:tcW w:w="1548" w:type="dxa"/>
              </w:tcPr>
            </w:tcPrChange>
          </w:tcPr>
          <w:p w:rsidR="006F6E8A" w:rsidDel="00E250E0" w:rsidRDefault="006F6E8A" w:rsidP="007B16D7">
            <w:pPr>
              <w:spacing w:after="20" w:line="240" w:lineRule="auto"/>
              <w:rPr>
                <w:del w:id="818" w:author="Palacherla, Susmitha C (NONUS)" w:date="2017-04-24T10:15:00Z"/>
              </w:rPr>
            </w:pPr>
            <w:del w:id="819" w:author="Palacherla, Susmitha C (NONUS)" w:date="2017-04-24T10:15:00Z">
              <w:r w:rsidDel="00E250E0">
                <w:delText>Channel</w:delText>
              </w:r>
            </w:del>
          </w:p>
        </w:tc>
        <w:tc>
          <w:tcPr>
            <w:tcW w:w="3487" w:type="dxa"/>
            <w:tcPrChange w:id="820" w:author="Palacherla, Susmitha C (NONUS)" w:date="2017-04-24T10:15:00Z">
              <w:tcPr>
                <w:tcW w:w="4500" w:type="dxa"/>
              </w:tcPr>
            </w:tcPrChange>
          </w:tcPr>
          <w:p w:rsidR="006F6E8A" w:rsidDel="00E250E0" w:rsidRDefault="008C1852" w:rsidP="007B16D7">
            <w:pPr>
              <w:spacing w:after="20" w:line="240" w:lineRule="auto"/>
              <w:rPr>
                <w:del w:id="821" w:author="Palacherla, Susmitha C (NONUS)" w:date="2017-04-24T10:15:00Z"/>
              </w:rPr>
            </w:pPr>
            <w:del w:id="822" w:author="Palacherla, Susmitha C (NONUS)" w:date="2017-04-24T10:15:00Z">
              <w:r w:rsidDel="00E250E0">
                <w:delText>LeadReportDataSet</w:delText>
              </w:r>
              <w:r w:rsidR="006F6E8A" w:rsidDel="00E250E0">
                <w:delText>.[Channel]</w:delText>
              </w:r>
            </w:del>
          </w:p>
        </w:tc>
        <w:tc>
          <w:tcPr>
            <w:tcW w:w="4541" w:type="dxa"/>
            <w:tcPrChange w:id="823" w:author="Palacherla, Susmitha C (NONUS)" w:date="2017-04-24T10:15:00Z">
              <w:tcPr>
                <w:tcW w:w="3528" w:type="dxa"/>
              </w:tcPr>
            </w:tcPrChange>
          </w:tcPr>
          <w:p w:rsidR="006F6E8A" w:rsidDel="00E250E0" w:rsidRDefault="006F6E8A" w:rsidP="007B16D7">
            <w:pPr>
              <w:spacing w:after="20" w:line="240" w:lineRule="auto"/>
              <w:rPr>
                <w:del w:id="824" w:author="Palacherla, Susmitha C (NONUS)" w:date="2017-04-24T10:15:00Z"/>
              </w:rPr>
            </w:pPr>
          </w:p>
        </w:tc>
      </w:tr>
      <w:tr w:rsidR="00C33CDA" w:rsidDel="00E250E0" w:rsidTr="00E250E0">
        <w:trPr>
          <w:del w:id="825" w:author="Palacherla, Susmitha C (NONUS)" w:date="2017-04-24T10:15:00Z"/>
        </w:trPr>
        <w:tc>
          <w:tcPr>
            <w:tcW w:w="1548" w:type="dxa"/>
            <w:tcPrChange w:id="826" w:author="Palacherla, Susmitha C (NONUS)" w:date="2017-04-24T10:15:00Z">
              <w:tcPr>
                <w:tcW w:w="1548" w:type="dxa"/>
              </w:tcPr>
            </w:tcPrChange>
          </w:tcPr>
          <w:p w:rsidR="00C33CDA" w:rsidDel="00E250E0" w:rsidRDefault="00C33CDA" w:rsidP="007B16D7">
            <w:pPr>
              <w:spacing w:after="20" w:line="240" w:lineRule="auto"/>
              <w:rPr>
                <w:del w:id="827" w:author="Palacherla, Susmitha C (NONUS)" w:date="2017-04-24T10:15:00Z"/>
              </w:rPr>
            </w:pPr>
            <w:del w:id="828" w:author="Palacherla, Susmitha C (NONUS)" w:date="2017-04-24T10:15:00Z">
              <w:r w:rsidDel="00E250E0">
                <w:delText>QM / PPoM</w:delText>
              </w:r>
            </w:del>
          </w:p>
        </w:tc>
        <w:tc>
          <w:tcPr>
            <w:tcW w:w="3487" w:type="dxa"/>
            <w:tcPrChange w:id="829" w:author="Palacherla, Susmitha C (NONUS)" w:date="2017-04-24T10:15:00Z">
              <w:tcPr>
                <w:tcW w:w="4500" w:type="dxa"/>
              </w:tcPr>
            </w:tcPrChange>
          </w:tcPr>
          <w:p w:rsidR="00C33CDA" w:rsidDel="00E250E0" w:rsidRDefault="00C33CDA" w:rsidP="007B16D7">
            <w:pPr>
              <w:spacing w:after="20" w:line="240" w:lineRule="auto"/>
              <w:rPr>
                <w:del w:id="830" w:author="Palacherla, Susmitha C (NONUS)" w:date="2017-04-24T10:15:00Z"/>
              </w:rPr>
            </w:pPr>
            <w:del w:id="831" w:author="Palacherla, Susmitha C (NONUS)" w:date="2017-04-24T10:15:00Z">
              <w:r w:rsidDel="00E250E0">
                <w:delText>Monitor type identifier.</w:delText>
              </w:r>
            </w:del>
          </w:p>
          <w:p w:rsidR="00C33CDA" w:rsidDel="00E250E0" w:rsidRDefault="00C33CDA" w:rsidP="007B16D7">
            <w:pPr>
              <w:spacing w:after="20" w:line="240" w:lineRule="auto"/>
              <w:rPr>
                <w:del w:id="832" w:author="Palacherla, Susmitha C (NONUS)" w:date="2017-04-24T10:15:00Z"/>
              </w:rPr>
            </w:pPr>
            <w:del w:id="833" w:author="Palacherla, Susmitha C (NONUS)" w:date="2017-04-24T10:15:00Z">
              <w:r w:rsidDel="00E250E0">
                <w:delText>Expression:</w:delText>
              </w:r>
            </w:del>
          </w:p>
          <w:p w:rsidR="00C33CDA" w:rsidDel="00E250E0" w:rsidRDefault="00C33CDA" w:rsidP="007B16D7">
            <w:pPr>
              <w:spacing w:after="20" w:line="240" w:lineRule="auto"/>
              <w:rPr>
                <w:del w:id="834" w:author="Palacherla, Susmitha C (NONUS)" w:date="2017-04-24T10:15:00Z"/>
                <w:rFonts w:ascii="Courier New" w:hAnsi="Courier New" w:cs="Courier New"/>
                <w:noProof/>
                <w:sz w:val="20"/>
                <w:szCs w:val="20"/>
              </w:rPr>
            </w:pPr>
            <w:del w:id="835" w:author="Palacherla, Susmitha C (NONUS)" w:date="2017-04-24T10:15:00Z">
              <w:r w:rsidDel="00E250E0">
                <w:rPr>
                  <w:rFonts w:ascii="Courier New" w:hAnsi="Courier New" w:cs="Courier New"/>
                  <w:noProof/>
                  <w:sz w:val="20"/>
                  <w:szCs w:val="20"/>
                </w:rPr>
                <w:delText xml:space="preserve">=IIF(Trim(Fields!QCM.Value) = </w:delText>
              </w:r>
              <w:r w:rsidDel="00E250E0">
                <w:rPr>
                  <w:rFonts w:ascii="Courier New" w:hAnsi="Courier New" w:cs="Courier New"/>
                  <w:noProof/>
                  <w:color w:val="A31515"/>
                  <w:sz w:val="20"/>
                  <w:szCs w:val="20"/>
                </w:rPr>
                <w:delText>"Y"</w:delText>
              </w:r>
              <w:r w:rsidDel="00E250E0">
                <w:rPr>
                  <w:rFonts w:ascii="Courier New" w:hAnsi="Courier New" w:cs="Courier New"/>
                  <w:noProof/>
                  <w:sz w:val="20"/>
                  <w:szCs w:val="20"/>
                </w:rPr>
                <w:delText xml:space="preserve">, </w:delText>
              </w:r>
              <w:r w:rsidDel="00E250E0">
                <w:rPr>
                  <w:rFonts w:ascii="Courier New" w:hAnsi="Courier New" w:cs="Courier New"/>
                  <w:noProof/>
                  <w:color w:val="A31515"/>
                  <w:sz w:val="20"/>
                  <w:szCs w:val="20"/>
                </w:rPr>
                <w:delText>"QM"</w:delText>
              </w:r>
              <w:r w:rsidDel="00E250E0">
                <w:rPr>
                  <w:rFonts w:ascii="Courier New" w:hAnsi="Courier New" w:cs="Courier New"/>
                  <w:noProof/>
                  <w:sz w:val="20"/>
                  <w:szCs w:val="20"/>
                </w:rPr>
                <w:delText>,</w:delText>
              </w:r>
              <w:r w:rsidDel="00E250E0">
                <w:rPr>
                  <w:rFonts w:ascii="Courier New" w:hAnsi="Courier New" w:cs="Courier New"/>
                  <w:noProof/>
                  <w:color w:val="A31515"/>
                  <w:sz w:val="20"/>
                  <w:szCs w:val="20"/>
                </w:rPr>
                <w:delText>"PPoM"</w:delText>
              </w:r>
              <w:r w:rsidDel="00E250E0">
                <w:rPr>
                  <w:rFonts w:ascii="Courier New" w:hAnsi="Courier New" w:cs="Courier New"/>
                  <w:noProof/>
                  <w:sz w:val="20"/>
                  <w:szCs w:val="20"/>
                </w:rPr>
                <w:delText>)</w:delText>
              </w:r>
            </w:del>
          </w:p>
          <w:p w:rsidR="00C33CDA" w:rsidDel="00E250E0" w:rsidRDefault="00C33CDA" w:rsidP="007B16D7">
            <w:pPr>
              <w:spacing w:after="20" w:line="240" w:lineRule="auto"/>
              <w:rPr>
                <w:del w:id="836" w:author="Palacherla, Susmitha C (NONUS)" w:date="2017-04-24T10:15:00Z"/>
                <w:rFonts w:ascii="Courier New" w:hAnsi="Courier New" w:cs="Courier New"/>
                <w:noProof/>
                <w:sz w:val="20"/>
                <w:szCs w:val="20"/>
              </w:rPr>
            </w:pPr>
          </w:p>
          <w:p w:rsidR="00C33CDA" w:rsidDel="00E250E0" w:rsidRDefault="00C33CDA" w:rsidP="007B16D7">
            <w:pPr>
              <w:spacing w:after="20" w:line="240" w:lineRule="auto"/>
              <w:rPr>
                <w:del w:id="837" w:author="Palacherla, Susmitha C (NONUS)" w:date="2017-04-24T10:15:00Z"/>
                <w:rFonts w:asciiTheme="minorHAnsi" w:hAnsiTheme="minorHAnsi" w:cs="Courier New"/>
                <w:noProof/>
              </w:rPr>
            </w:pPr>
            <w:del w:id="838" w:author="Palacherla, Susmitha C (NONUS)" w:date="2017-04-24T10:15:00Z">
              <w:r w:rsidRPr="00D62F04" w:rsidDel="00E250E0">
                <w:rPr>
                  <w:rFonts w:asciiTheme="minorHAnsi" w:hAnsiTheme="minorHAnsi" w:cs="Courier New"/>
                  <w:noProof/>
                </w:rPr>
                <w:delText>Evalu</w:delText>
              </w:r>
              <w:r w:rsidDel="00E250E0">
                <w:rPr>
                  <w:rFonts w:asciiTheme="minorHAnsi" w:hAnsiTheme="minorHAnsi" w:cs="Courier New"/>
                  <w:noProof/>
                </w:rPr>
                <w:delText>ates to (example):</w:delText>
              </w:r>
            </w:del>
          </w:p>
          <w:p w:rsidR="00C33CDA" w:rsidDel="00E250E0" w:rsidRDefault="00C33CDA" w:rsidP="007B16D7">
            <w:pPr>
              <w:spacing w:after="20" w:line="240" w:lineRule="auto"/>
              <w:rPr>
                <w:del w:id="839" w:author="Palacherla, Susmitha C (NONUS)" w:date="2017-04-24T10:15:00Z"/>
              </w:rPr>
            </w:pPr>
            <w:del w:id="840" w:author="Palacherla, Susmitha C (NONUS)" w:date="2017-04-24T10:15:00Z">
              <w:r w:rsidDel="00E250E0">
                <w:delText>QM</w:delText>
              </w:r>
            </w:del>
          </w:p>
        </w:tc>
        <w:tc>
          <w:tcPr>
            <w:tcW w:w="4541" w:type="dxa"/>
            <w:tcPrChange w:id="841" w:author="Palacherla, Susmitha C (NONUS)" w:date="2017-04-24T10:15:00Z">
              <w:tcPr>
                <w:tcW w:w="3528" w:type="dxa"/>
              </w:tcPr>
            </w:tcPrChange>
          </w:tcPr>
          <w:p w:rsidR="00C33CDA" w:rsidDel="00E250E0" w:rsidRDefault="00C33CDA" w:rsidP="007B16D7">
            <w:pPr>
              <w:spacing w:after="20" w:line="240" w:lineRule="auto"/>
              <w:rPr>
                <w:del w:id="842" w:author="Palacherla, Susmitha C (NONUS)" w:date="2017-04-24T10:15:00Z"/>
              </w:rPr>
            </w:pPr>
          </w:p>
        </w:tc>
      </w:tr>
      <w:tr w:rsidR="006F6E8A" w:rsidDel="00E250E0" w:rsidTr="00E250E0">
        <w:trPr>
          <w:del w:id="843" w:author="Palacherla, Susmitha C (NONUS)" w:date="2017-04-24T10:15:00Z"/>
        </w:trPr>
        <w:tc>
          <w:tcPr>
            <w:tcW w:w="1548" w:type="dxa"/>
            <w:tcPrChange w:id="844" w:author="Palacherla, Susmitha C (NONUS)" w:date="2017-04-24T10:15:00Z">
              <w:tcPr>
                <w:tcW w:w="1548" w:type="dxa"/>
              </w:tcPr>
            </w:tcPrChange>
          </w:tcPr>
          <w:p w:rsidR="006F6E8A" w:rsidDel="00E250E0" w:rsidRDefault="006F6E8A" w:rsidP="007B16D7">
            <w:pPr>
              <w:spacing w:after="20" w:line="240" w:lineRule="auto"/>
              <w:rPr>
                <w:del w:id="845" w:author="Palacherla, Susmitha C (NONUS)" w:date="2017-04-24T10:15:00Z"/>
              </w:rPr>
            </w:pPr>
            <w:del w:id="846" w:author="Palacherla, Susmitha C (NONUS)" w:date="2017-04-24T10:15:00Z">
              <w:r w:rsidDel="00E250E0">
                <w:delText>Activity</w:delText>
              </w:r>
            </w:del>
          </w:p>
        </w:tc>
        <w:tc>
          <w:tcPr>
            <w:tcW w:w="3487" w:type="dxa"/>
            <w:tcPrChange w:id="847" w:author="Palacherla, Susmitha C (NONUS)" w:date="2017-04-24T10:15:00Z">
              <w:tcPr>
                <w:tcW w:w="4500" w:type="dxa"/>
              </w:tcPr>
            </w:tcPrChange>
          </w:tcPr>
          <w:p w:rsidR="006F6E8A" w:rsidDel="00E250E0" w:rsidRDefault="006F6E8A" w:rsidP="007B16D7">
            <w:pPr>
              <w:spacing w:after="20" w:line="240" w:lineRule="auto"/>
              <w:rPr>
                <w:del w:id="848" w:author="Palacherla, Susmitha C (NONUS)" w:date="2017-04-24T10:15:00Z"/>
              </w:rPr>
            </w:pPr>
            <w:del w:id="849" w:author="Palacherla, Susmitha C (NONUS)" w:date="2017-04-24T10:15:00Z">
              <w:r w:rsidDel="00E250E0">
                <w:delText>Monitor activity (discretionary coaching or regular monitor).</w:delText>
              </w:r>
            </w:del>
          </w:p>
          <w:p w:rsidR="006F6E8A" w:rsidDel="00E250E0" w:rsidRDefault="006F6E8A" w:rsidP="007B16D7">
            <w:pPr>
              <w:spacing w:after="20" w:line="240" w:lineRule="auto"/>
              <w:rPr>
                <w:del w:id="850" w:author="Palacherla, Susmitha C (NONUS)" w:date="2017-04-24T10:15:00Z"/>
              </w:rPr>
            </w:pPr>
            <w:del w:id="851" w:author="Palacherla, Susmitha C (NONUS)" w:date="2017-04-24T10:15:00Z">
              <w:r w:rsidDel="00E250E0">
                <w:delText>Expression:</w:delText>
              </w:r>
            </w:del>
          </w:p>
          <w:p w:rsidR="006F6E8A" w:rsidDel="00E250E0" w:rsidRDefault="006F6E8A" w:rsidP="007B16D7">
            <w:pPr>
              <w:autoSpaceDE w:val="0"/>
              <w:autoSpaceDN w:val="0"/>
              <w:adjustRightInd w:val="0"/>
              <w:spacing w:after="0" w:line="240" w:lineRule="auto"/>
              <w:rPr>
                <w:del w:id="852" w:author="Palacherla, Susmitha C (NONUS)" w:date="2017-04-24T10:15:00Z"/>
                <w:rFonts w:ascii="Courier New" w:hAnsi="Courier New" w:cs="Courier New"/>
                <w:noProof/>
                <w:sz w:val="20"/>
                <w:szCs w:val="20"/>
              </w:rPr>
            </w:pPr>
            <w:del w:id="853" w:author="Palacherla, Susmitha C (NONUS)" w:date="2017-04-24T10:15:00Z">
              <w:r w:rsidDel="00E250E0">
                <w:rPr>
                  <w:rFonts w:ascii="Courier New" w:hAnsi="Courier New" w:cs="Courier New"/>
                  <w:noProof/>
                  <w:sz w:val="20"/>
                  <w:szCs w:val="20"/>
                </w:rPr>
                <w:delText xml:space="preserve">=IIf(Fields!Monitor_Coach.Value = </w:delText>
              </w:r>
              <w:r w:rsidDel="00E250E0">
                <w:rPr>
                  <w:rFonts w:ascii="Courier New" w:hAnsi="Courier New" w:cs="Courier New"/>
                  <w:noProof/>
                  <w:color w:val="A31515"/>
                  <w:sz w:val="20"/>
                  <w:szCs w:val="20"/>
                </w:rPr>
                <w:delText>"COACH"</w:delText>
              </w:r>
              <w:r w:rsidDel="00E250E0">
                <w:rPr>
                  <w:rFonts w:ascii="Courier New" w:hAnsi="Courier New" w:cs="Courier New"/>
                  <w:noProof/>
                  <w:sz w:val="20"/>
                  <w:szCs w:val="20"/>
                </w:rPr>
                <w:delText xml:space="preserve">, </w:delText>
              </w:r>
            </w:del>
          </w:p>
          <w:p w:rsidR="006F6E8A" w:rsidDel="00E250E0" w:rsidRDefault="006F6E8A" w:rsidP="007B16D7">
            <w:pPr>
              <w:spacing w:after="20" w:line="240" w:lineRule="auto"/>
              <w:rPr>
                <w:del w:id="854" w:author="Palacherla, Susmitha C (NONUS)" w:date="2017-04-24T10:15:00Z"/>
                <w:rFonts w:ascii="Courier New" w:hAnsi="Courier New" w:cs="Courier New"/>
                <w:noProof/>
                <w:sz w:val="20"/>
                <w:szCs w:val="20"/>
              </w:rPr>
            </w:pPr>
            <w:del w:id="855" w:author="Palacherla, Susmitha C (NONUS)" w:date="2017-04-24T10:15:00Z">
              <w:r w:rsidDel="00E250E0">
                <w:rPr>
                  <w:rFonts w:ascii="Courier New" w:hAnsi="Courier New" w:cs="Courier New"/>
                  <w:noProof/>
                  <w:color w:val="A31515"/>
                  <w:sz w:val="20"/>
                  <w:szCs w:val="20"/>
                </w:rPr>
                <w:delText>"Coaching"</w:delText>
              </w:r>
              <w:r w:rsidDel="00E250E0">
                <w:rPr>
                  <w:rFonts w:ascii="Courier New" w:hAnsi="Courier New" w:cs="Courier New"/>
                  <w:noProof/>
                  <w:sz w:val="20"/>
                  <w:szCs w:val="20"/>
                </w:rPr>
                <w:delText xml:space="preserve">, </w:delText>
              </w:r>
              <w:r w:rsidDel="00E250E0">
                <w:rPr>
                  <w:rFonts w:ascii="Courier New" w:hAnsi="Courier New" w:cs="Courier New"/>
                  <w:noProof/>
                  <w:color w:val="A31515"/>
                  <w:sz w:val="20"/>
                  <w:szCs w:val="20"/>
                </w:rPr>
                <w:delText>"Monitor"</w:delText>
              </w:r>
              <w:r w:rsidDel="00E250E0">
                <w:rPr>
                  <w:rFonts w:ascii="Courier New" w:hAnsi="Courier New" w:cs="Courier New"/>
                  <w:noProof/>
                  <w:sz w:val="20"/>
                  <w:szCs w:val="20"/>
                </w:rPr>
                <w:delText>)</w:delText>
              </w:r>
            </w:del>
          </w:p>
          <w:p w:rsidR="006F6E8A" w:rsidDel="00E250E0" w:rsidRDefault="006F6E8A" w:rsidP="007B16D7">
            <w:pPr>
              <w:spacing w:after="20" w:line="240" w:lineRule="auto"/>
              <w:rPr>
                <w:del w:id="856" w:author="Palacherla, Susmitha C (NONUS)" w:date="2017-04-24T10:15:00Z"/>
                <w:rFonts w:ascii="Courier New" w:hAnsi="Courier New" w:cs="Courier New"/>
                <w:noProof/>
                <w:sz w:val="20"/>
                <w:szCs w:val="20"/>
              </w:rPr>
            </w:pPr>
          </w:p>
          <w:p w:rsidR="006F6E8A" w:rsidDel="00E250E0" w:rsidRDefault="006F6E8A" w:rsidP="007B16D7">
            <w:pPr>
              <w:spacing w:after="20" w:line="240" w:lineRule="auto"/>
              <w:rPr>
                <w:del w:id="857" w:author="Palacherla, Susmitha C (NONUS)" w:date="2017-04-24T10:15:00Z"/>
                <w:rFonts w:asciiTheme="minorHAnsi" w:hAnsiTheme="minorHAnsi" w:cs="Courier New"/>
                <w:noProof/>
              </w:rPr>
            </w:pPr>
            <w:del w:id="858" w:author="Palacherla, Susmitha C (NONUS)" w:date="2017-04-24T10:15:00Z">
              <w:r w:rsidRPr="00D62F04" w:rsidDel="00E250E0">
                <w:rPr>
                  <w:rFonts w:asciiTheme="minorHAnsi" w:hAnsiTheme="minorHAnsi" w:cs="Courier New"/>
                  <w:noProof/>
                </w:rPr>
                <w:delText>Evalu</w:delText>
              </w:r>
              <w:r w:rsidDel="00E250E0">
                <w:rPr>
                  <w:rFonts w:asciiTheme="minorHAnsi" w:hAnsiTheme="minorHAnsi" w:cs="Courier New"/>
                  <w:noProof/>
                </w:rPr>
                <w:delText>ates to (example):</w:delText>
              </w:r>
            </w:del>
          </w:p>
          <w:p w:rsidR="006F6E8A" w:rsidRPr="00D62F04" w:rsidDel="00E250E0" w:rsidRDefault="006F6E8A" w:rsidP="007B16D7">
            <w:pPr>
              <w:spacing w:after="20" w:line="240" w:lineRule="auto"/>
              <w:rPr>
                <w:del w:id="859" w:author="Palacherla, Susmitha C (NONUS)" w:date="2017-04-24T10:15:00Z"/>
                <w:rFonts w:asciiTheme="minorHAnsi" w:hAnsiTheme="minorHAnsi"/>
              </w:rPr>
            </w:pPr>
            <w:del w:id="860" w:author="Palacherla, Susmitha C (NONUS)" w:date="2017-04-24T10:15:00Z">
              <w:r w:rsidDel="00E250E0">
                <w:rPr>
                  <w:rFonts w:asciiTheme="minorHAnsi" w:hAnsiTheme="minorHAnsi" w:cs="Courier New"/>
                  <w:noProof/>
                </w:rPr>
                <w:delText>Monitor</w:delText>
              </w:r>
            </w:del>
          </w:p>
        </w:tc>
        <w:tc>
          <w:tcPr>
            <w:tcW w:w="4541" w:type="dxa"/>
            <w:tcPrChange w:id="861" w:author="Palacherla, Susmitha C (NONUS)" w:date="2017-04-24T10:15:00Z">
              <w:tcPr>
                <w:tcW w:w="3528" w:type="dxa"/>
              </w:tcPr>
            </w:tcPrChange>
          </w:tcPr>
          <w:p w:rsidR="006F6E8A" w:rsidDel="00E250E0" w:rsidRDefault="006F6E8A" w:rsidP="007B16D7">
            <w:pPr>
              <w:spacing w:after="20" w:line="240" w:lineRule="auto"/>
              <w:rPr>
                <w:del w:id="862" w:author="Palacherla, Susmitha C (NONUS)" w:date="2017-04-24T10:15:00Z"/>
              </w:rPr>
            </w:pPr>
          </w:p>
        </w:tc>
      </w:tr>
      <w:tr w:rsidR="00A55E7D" w:rsidDel="00E250E0" w:rsidTr="00E250E0">
        <w:trPr>
          <w:del w:id="863" w:author="Palacherla, Susmitha C (NONUS)" w:date="2017-04-24T10:15:00Z"/>
        </w:trPr>
        <w:tc>
          <w:tcPr>
            <w:tcW w:w="1548" w:type="dxa"/>
            <w:tcPrChange w:id="864" w:author="Palacherla, Susmitha C (NONUS)" w:date="2017-04-24T10:15:00Z">
              <w:tcPr>
                <w:tcW w:w="1548" w:type="dxa"/>
              </w:tcPr>
            </w:tcPrChange>
          </w:tcPr>
          <w:p w:rsidR="00A55E7D" w:rsidDel="00E250E0" w:rsidRDefault="00A55E7D" w:rsidP="007B16D7">
            <w:pPr>
              <w:spacing w:after="20" w:line="240" w:lineRule="auto"/>
              <w:rPr>
                <w:del w:id="865" w:author="Palacherla, Susmitha C (NONUS)" w:date="2017-04-24T10:15:00Z"/>
              </w:rPr>
            </w:pPr>
            <w:del w:id="866" w:author="Palacherla, Susmitha C (NONUS)" w:date="2017-04-24T10:15:00Z">
              <w:r w:rsidDel="00E250E0">
                <w:delText>Scheduled Monitor Completion Date</w:delText>
              </w:r>
            </w:del>
          </w:p>
        </w:tc>
        <w:tc>
          <w:tcPr>
            <w:tcW w:w="3487" w:type="dxa"/>
            <w:tcPrChange w:id="867" w:author="Palacherla, Susmitha C (NONUS)" w:date="2017-04-24T10:15:00Z">
              <w:tcPr>
                <w:tcW w:w="4500" w:type="dxa"/>
              </w:tcPr>
            </w:tcPrChange>
          </w:tcPr>
          <w:p w:rsidR="00A55E7D" w:rsidDel="00E250E0" w:rsidRDefault="00A55E7D" w:rsidP="00A55E7D">
            <w:pPr>
              <w:spacing w:after="20" w:line="240" w:lineRule="auto"/>
              <w:rPr>
                <w:del w:id="868" w:author="Palacherla, Susmitha C (NONUS)" w:date="2017-04-24T10:15:00Z"/>
              </w:rPr>
            </w:pPr>
            <w:del w:id="869" w:author="Palacherla, Susmitha C (NONUS)" w:date="2017-04-24T10:15:00Z">
              <w:r w:rsidDel="00E250E0">
                <w:delText>Date monitor by which monitor was scheduled to be completed.</w:delText>
              </w:r>
            </w:del>
          </w:p>
          <w:p w:rsidR="00A55E7D" w:rsidDel="00E250E0" w:rsidRDefault="00A55E7D" w:rsidP="00A55E7D">
            <w:pPr>
              <w:spacing w:after="20" w:line="240" w:lineRule="auto"/>
              <w:rPr>
                <w:del w:id="870" w:author="Palacherla, Susmitha C (NONUS)" w:date="2017-04-24T10:15:00Z"/>
              </w:rPr>
            </w:pPr>
            <w:del w:id="871" w:author="Palacherla, Susmitha C (NONUS)" w:date="2017-04-24T10:15:00Z">
              <w:r w:rsidDel="00E250E0">
                <w:delText>Expression:</w:delText>
              </w:r>
            </w:del>
          </w:p>
          <w:p w:rsidR="00A55E7D" w:rsidDel="00E250E0" w:rsidRDefault="00A55E7D" w:rsidP="00A55E7D">
            <w:pPr>
              <w:spacing w:after="20" w:line="240" w:lineRule="auto"/>
              <w:rPr>
                <w:del w:id="872" w:author="Palacherla, Susmitha C (NONUS)" w:date="2017-04-24T10:15:00Z"/>
                <w:rFonts w:ascii="Courier New" w:hAnsi="Courier New" w:cs="Courier New"/>
                <w:noProof/>
                <w:sz w:val="20"/>
                <w:szCs w:val="20"/>
              </w:rPr>
            </w:pPr>
            <w:del w:id="873" w:author="Palacherla, Susmitha C (NONUS)" w:date="2017-04-24T10:15:00Z">
              <w:r w:rsidDel="00E250E0">
                <w:rPr>
                  <w:rFonts w:ascii="Courier New" w:hAnsi="Courier New" w:cs="Courier New"/>
                  <w:noProof/>
                  <w:sz w:val="20"/>
                  <w:szCs w:val="20"/>
                </w:rPr>
                <w:delText xml:space="preserve">=IIF(Fields!Scheduled_Monitor_Completion_Date.Value </w:delText>
              </w:r>
              <w:r w:rsidDel="00E250E0">
                <w:rPr>
                  <w:rFonts w:ascii="Courier New" w:hAnsi="Courier New" w:cs="Courier New"/>
                  <w:noProof/>
                  <w:color w:val="0000FF"/>
                  <w:sz w:val="20"/>
                  <w:szCs w:val="20"/>
                </w:rPr>
                <w:delText>Is</w:delText>
              </w:r>
              <w:r w:rsidDel="00E250E0">
                <w:rPr>
                  <w:rFonts w:ascii="Courier New" w:hAnsi="Courier New" w:cs="Courier New"/>
                  <w:noProof/>
                  <w:sz w:val="20"/>
                  <w:szCs w:val="20"/>
                </w:rPr>
                <w:delText xml:space="preserve"> </w:delText>
              </w:r>
              <w:r w:rsidDel="00E250E0">
                <w:rPr>
                  <w:rFonts w:ascii="Courier New" w:hAnsi="Courier New" w:cs="Courier New"/>
                  <w:noProof/>
                  <w:color w:val="0000FF"/>
                  <w:sz w:val="20"/>
                  <w:szCs w:val="20"/>
                </w:rPr>
                <w:delText>Nothing</w:delText>
              </w:r>
              <w:r w:rsidDel="00E250E0">
                <w:rPr>
                  <w:rFonts w:ascii="Courier New" w:hAnsi="Courier New" w:cs="Courier New"/>
                  <w:noProof/>
                  <w:sz w:val="20"/>
                  <w:szCs w:val="20"/>
                </w:rPr>
                <w:delText xml:space="preserve">, </w:delText>
              </w:r>
              <w:r w:rsidDel="00E250E0">
                <w:rPr>
                  <w:rFonts w:ascii="Courier New" w:hAnsi="Courier New" w:cs="Courier New"/>
                  <w:noProof/>
                  <w:color w:val="A31515"/>
                  <w:sz w:val="20"/>
                  <w:szCs w:val="20"/>
                </w:rPr>
                <w:delText>" "</w:delText>
              </w:r>
              <w:r w:rsidDel="00E250E0">
                <w:rPr>
                  <w:rFonts w:ascii="Courier New" w:hAnsi="Courier New" w:cs="Courier New"/>
                  <w:noProof/>
                  <w:sz w:val="20"/>
                  <w:szCs w:val="20"/>
                </w:rPr>
                <w:delText>, Formatdatetime(Fields!Scheduled_Monitor_Completion_Date.value,DateFormat.ShortDate))</w:delText>
              </w:r>
            </w:del>
          </w:p>
          <w:p w:rsidR="00A55E7D" w:rsidDel="00E250E0" w:rsidRDefault="00A55E7D" w:rsidP="00A55E7D">
            <w:pPr>
              <w:spacing w:after="20" w:line="240" w:lineRule="auto"/>
              <w:rPr>
                <w:del w:id="874" w:author="Palacherla, Susmitha C (NONUS)" w:date="2017-04-24T10:15:00Z"/>
                <w:rFonts w:ascii="Courier New" w:hAnsi="Courier New" w:cs="Courier New"/>
                <w:noProof/>
                <w:sz w:val="20"/>
                <w:szCs w:val="20"/>
              </w:rPr>
            </w:pPr>
          </w:p>
          <w:p w:rsidR="00A55E7D" w:rsidDel="00E250E0" w:rsidRDefault="00A55E7D" w:rsidP="00A55E7D">
            <w:pPr>
              <w:spacing w:after="20" w:line="240" w:lineRule="auto"/>
              <w:rPr>
                <w:del w:id="875" w:author="Palacherla, Susmitha C (NONUS)" w:date="2017-04-24T10:15:00Z"/>
                <w:rFonts w:asciiTheme="minorHAnsi" w:hAnsiTheme="minorHAnsi" w:cs="Courier New"/>
                <w:noProof/>
              </w:rPr>
            </w:pPr>
            <w:del w:id="876" w:author="Palacherla, Susmitha C (NONUS)" w:date="2017-04-24T10:15:00Z">
              <w:r w:rsidRPr="00D62F04" w:rsidDel="00E250E0">
                <w:rPr>
                  <w:rFonts w:asciiTheme="minorHAnsi" w:hAnsiTheme="minorHAnsi" w:cs="Courier New"/>
                  <w:noProof/>
                </w:rPr>
                <w:delText>Evalu</w:delText>
              </w:r>
              <w:r w:rsidDel="00E250E0">
                <w:rPr>
                  <w:rFonts w:asciiTheme="minorHAnsi" w:hAnsiTheme="minorHAnsi" w:cs="Courier New"/>
                  <w:noProof/>
                </w:rPr>
                <w:delText>ates to (example):</w:delText>
              </w:r>
            </w:del>
          </w:p>
          <w:p w:rsidR="00A55E7D" w:rsidDel="00E250E0" w:rsidRDefault="00A55E7D" w:rsidP="00A55E7D">
            <w:pPr>
              <w:spacing w:after="20" w:line="240" w:lineRule="auto"/>
              <w:rPr>
                <w:del w:id="877" w:author="Palacherla, Susmitha C (NONUS)" w:date="2017-04-24T10:15:00Z"/>
              </w:rPr>
            </w:pPr>
            <w:del w:id="878" w:author="Palacherla, Susmitha C (NONUS)" w:date="2017-04-24T10:15:00Z">
              <w:r w:rsidDel="00E250E0">
                <w:delText>11/30/2014</w:delText>
              </w:r>
            </w:del>
          </w:p>
        </w:tc>
        <w:tc>
          <w:tcPr>
            <w:tcW w:w="4541" w:type="dxa"/>
            <w:tcPrChange w:id="879" w:author="Palacherla, Susmitha C (NONUS)" w:date="2017-04-24T10:15:00Z">
              <w:tcPr>
                <w:tcW w:w="3528" w:type="dxa"/>
              </w:tcPr>
            </w:tcPrChange>
          </w:tcPr>
          <w:p w:rsidR="00A55E7D" w:rsidDel="00E250E0" w:rsidRDefault="00A55E7D" w:rsidP="007B16D7">
            <w:pPr>
              <w:spacing w:after="20" w:line="240" w:lineRule="auto"/>
              <w:rPr>
                <w:del w:id="880" w:author="Palacherla, Susmitha C (NONUS)" w:date="2017-04-24T10:15:00Z"/>
              </w:rPr>
            </w:pPr>
            <w:del w:id="881" w:author="Palacherla, Susmitha C (NONUS)" w:date="2017-04-24T10:15:00Z">
              <w:r w:rsidDel="00E250E0">
                <w:delText>Date format: M/d/yyyy</w:delText>
              </w:r>
            </w:del>
          </w:p>
        </w:tc>
      </w:tr>
      <w:tr w:rsidR="006F6E8A" w:rsidDel="00E250E0" w:rsidTr="00E250E0">
        <w:trPr>
          <w:del w:id="882" w:author="Palacherla, Susmitha C (NONUS)" w:date="2017-04-24T10:15:00Z"/>
        </w:trPr>
        <w:tc>
          <w:tcPr>
            <w:tcW w:w="1548" w:type="dxa"/>
            <w:tcPrChange w:id="883" w:author="Palacherla, Susmitha C (NONUS)" w:date="2017-04-24T10:15:00Z">
              <w:tcPr>
                <w:tcW w:w="1548" w:type="dxa"/>
              </w:tcPr>
            </w:tcPrChange>
          </w:tcPr>
          <w:p w:rsidR="006F6E8A" w:rsidDel="00E250E0" w:rsidRDefault="006F6E8A" w:rsidP="007B16D7">
            <w:pPr>
              <w:spacing w:after="20" w:line="240" w:lineRule="auto"/>
              <w:rPr>
                <w:del w:id="884" w:author="Palacherla, Susmitha C (NONUS)" w:date="2017-04-24T10:15:00Z"/>
              </w:rPr>
            </w:pPr>
            <w:del w:id="885" w:author="Palacherla, Susmitha C (NONUS)" w:date="2017-04-24T10:15:00Z">
              <w:r w:rsidDel="00E250E0">
                <w:delText>Monitor Complete</w:delText>
              </w:r>
            </w:del>
          </w:p>
          <w:p w:rsidR="00C33CDA" w:rsidDel="00E250E0" w:rsidRDefault="00C33CDA" w:rsidP="007B16D7">
            <w:pPr>
              <w:spacing w:after="20" w:line="240" w:lineRule="auto"/>
              <w:rPr>
                <w:del w:id="886" w:author="Palacherla, Susmitha C (NONUS)" w:date="2017-04-24T10:15:00Z"/>
              </w:rPr>
            </w:pPr>
            <w:del w:id="887" w:author="Palacherla, Susmitha C (NONUS)" w:date="2017-04-24T10:15:00Z">
              <w:r w:rsidDel="00E250E0">
                <w:delText>Date</w:delText>
              </w:r>
            </w:del>
          </w:p>
        </w:tc>
        <w:tc>
          <w:tcPr>
            <w:tcW w:w="3487" w:type="dxa"/>
            <w:tcPrChange w:id="888" w:author="Palacherla, Susmitha C (NONUS)" w:date="2017-04-24T10:15:00Z">
              <w:tcPr>
                <w:tcW w:w="4500" w:type="dxa"/>
              </w:tcPr>
            </w:tcPrChange>
          </w:tcPr>
          <w:p w:rsidR="006F6E8A" w:rsidDel="00E250E0" w:rsidRDefault="006F6E8A" w:rsidP="007B16D7">
            <w:pPr>
              <w:spacing w:after="20" w:line="240" w:lineRule="auto"/>
              <w:rPr>
                <w:del w:id="889" w:author="Palacherla, Susmitha C (NONUS)" w:date="2017-04-24T10:15:00Z"/>
              </w:rPr>
            </w:pPr>
            <w:del w:id="890" w:author="Palacherla, Susmitha C (NONUS)" w:date="2017-04-24T10:15:00Z">
              <w:r w:rsidDel="00E250E0">
                <w:delText>Monitor completion date if completed or exception identifier if monitor was excepted.</w:delText>
              </w:r>
            </w:del>
          </w:p>
          <w:p w:rsidR="006F6E8A" w:rsidDel="00E250E0" w:rsidRDefault="006F6E8A" w:rsidP="007B16D7">
            <w:pPr>
              <w:spacing w:after="20" w:line="240" w:lineRule="auto"/>
              <w:rPr>
                <w:del w:id="891" w:author="Palacherla, Susmitha C (NONUS)" w:date="2017-04-24T10:15:00Z"/>
              </w:rPr>
            </w:pPr>
            <w:del w:id="892" w:author="Palacherla, Susmitha C (NONUS)" w:date="2017-04-24T10:15:00Z">
              <w:r w:rsidDel="00E250E0">
                <w:delText>Expression:</w:delText>
              </w:r>
            </w:del>
          </w:p>
          <w:p w:rsidR="006F6E8A" w:rsidDel="00E250E0" w:rsidRDefault="003D00C8" w:rsidP="007B16D7">
            <w:pPr>
              <w:spacing w:after="20" w:line="240" w:lineRule="auto"/>
              <w:rPr>
                <w:del w:id="893" w:author="Palacherla, Susmitha C (NONUS)" w:date="2017-04-24T10:15:00Z"/>
                <w:rFonts w:ascii="Courier New" w:hAnsi="Courier New" w:cs="Courier New"/>
                <w:noProof/>
                <w:sz w:val="20"/>
                <w:szCs w:val="20"/>
              </w:rPr>
            </w:pPr>
            <w:del w:id="894" w:author="Palacherla, Susmitha C (NONUS)" w:date="2017-04-24T10:15:00Z">
              <w:r w:rsidDel="00E250E0">
                <w:rPr>
                  <w:rFonts w:ascii="Courier New" w:hAnsi="Courier New" w:cs="Courier New"/>
                  <w:noProof/>
                  <w:sz w:val="20"/>
                  <w:szCs w:val="20"/>
                </w:rPr>
                <w:delText xml:space="preserve">=IIF(Fields!Monitor_Exception.Value = </w:delText>
              </w:r>
              <w:r w:rsidDel="00E250E0">
                <w:rPr>
                  <w:rFonts w:ascii="Courier New" w:hAnsi="Courier New" w:cs="Courier New"/>
                  <w:noProof/>
                  <w:color w:val="A31515"/>
                  <w:sz w:val="20"/>
                  <w:szCs w:val="20"/>
                </w:rPr>
                <w:delText>"Y"</w:delText>
              </w:r>
              <w:r w:rsidDel="00E250E0">
                <w:rPr>
                  <w:rFonts w:ascii="Courier New" w:hAnsi="Courier New" w:cs="Courier New"/>
                  <w:noProof/>
                  <w:sz w:val="20"/>
                  <w:szCs w:val="20"/>
                </w:rPr>
                <w:delText xml:space="preserve">, </w:delText>
              </w:r>
              <w:r w:rsidDel="00E250E0">
                <w:rPr>
                  <w:rFonts w:ascii="Courier New" w:hAnsi="Courier New" w:cs="Courier New"/>
                  <w:noProof/>
                  <w:color w:val="A31515"/>
                  <w:sz w:val="20"/>
                  <w:szCs w:val="20"/>
                </w:rPr>
                <w:delText>"EXCEPTION"</w:delText>
              </w:r>
              <w:r w:rsidDel="00E250E0">
                <w:rPr>
                  <w:rFonts w:ascii="Courier New" w:hAnsi="Courier New" w:cs="Courier New"/>
                  <w:noProof/>
                  <w:sz w:val="20"/>
                  <w:szCs w:val="20"/>
                </w:rPr>
                <w:delText xml:space="preserve">, IIF(Fields!Monitor_Completed_Date.Value </w:delText>
              </w:r>
              <w:r w:rsidDel="00E250E0">
                <w:rPr>
                  <w:rFonts w:ascii="Courier New" w:hAnsi="Courier New" w:cs="Courier New"/>
                  <w:noProof/>
                  <w:color w:val="0000FF"/>
                  <w:sz w:val="20"/>
                  <w:szCs w:val="20"/>
                </w:rPr>
                <w:delText>Is</w:delText>
              </w:r>
              <w:r w:rsidDel="00E250E0">
                <w:rPr>
                  <w:rFonts w:ascii="Courier New" w:hAnsi="Courier New" w:cs="Courier New"/>
                  <w:noProof/>
                  <w:sz w:val="20"/>
                  <w:szCs w:val="20"/>
                </w:rPr>
                <w:delText xml:space="preserve"> </w:delText>
              </w:r>
              <w:r w:rsidDel="00E250E0">
                <w:rPr>
                  <w:rFonts w:ascii="Courier New" w:hAnsi="Courier New" w:cs="Courier New"/>
                  <w:noProof/>
                  <w:color w:val="0000FF"/>
                  <w:sz w:val="20"/>
                  <w:szCs w:val="20"/>
                </w:rPr>
                <w:delText>Nothing</w:delText>
              </w:r>
              <w:r w:rsidDel="00E250E0">
                <w:rPr>
                  <w:rFonts w:ascii="Courier New" w:hAnsi="Courier New" w:cs="Courier New"/>
                  <w:noProof/>
                  <w:sz w:val="20"/>
                  <w:szCs w:val="20"/>
                </w:rPr>
                <w:delText xml:space="preserve">, </w:delText>
              </w:r>
              <w:r w:rsidDel="00E250E0">
                <w:rPr>
                  <w:rFonts w:ascii="Courier New" w:hAnsi="Courier New" w:cs="Courier New"/>
                  <w:noProof/>
                  <w:color w:val="A31515"/>
                  <w:sz w:val="20"/>
                  <w:szCs w:val="20"/>
                </w:rPr>
                <w:delText>" "</w:delText>
              </w:r>
              <w:r w:rsidDel="00E250E0">
                <w:rPr>
                  <w:rFonts w:ascii="Courier New" w:hAnsi="Courier New" w:cs="Courier New"/>
                  <w:noProof/>
                  <w:sz w:val="20"/>
                  <w:szCs w:val="20"/>
                </w:rPr>
                <w:delText>, Formatdatetime(Fields!Monitor_Completed_Date.value,DateFormat.ShortDate)))</w:delText>
              </w:r>
            </w:del>
          </w:p>
          <w:p w:rsidR="006F6E8A" w:rsidDel="00E250E0" w:rsidRDefault="006F6E8A" w:rsidP="007B16D7">
            <w:pPr>
              <w:spacing w:after="20" w:line="240" w:lineRule="auto"/>
              <w:rPr>
                <w:del w:id="895" w:author="Palacherla, Susmitha C (NONUS)" w:date="2017-04-24T10:15:00Z"/>
              </w:rPr>
            </w:pPr>
          </w:p>
          <w:p w:rsidR="006F6E8A" w:rsidDel="00E250E0" w:rsidRDefault="006F6E8A" w:rsidP="007B16D7">
            <w:pPr>
              <w:spacing w:after="20" w:line="240" w:lineRule="auto"/>
              <w:rPr>
                <w:del w:id="896" w:author="Palacherla, Susmitha C (NONUS)" w:date="2017-04-24T10:15:00Z"/>
                <w:rFonts w:asciiTheme="minorHAnsi" w:hAnsiTheme="minorHAnsi" w:cs="Courier New"/>
                <w:noProof/>
              </w:rPr>
            </w:pPr>
            <w:del w:id="897" w:author="Palacherla, Susmitha C (NONUS)" w:date="2017-04-24T10:15:00Z">
              <w:r w:rsidRPr="00D62F04" w:rsidDel="00E250E0">
                <w:rPr>
                  <w:rFonts w:asciiTheme="minorHAnsi" w:hAnsiTheme="minorHAnsi" w:cs="Courier New"/>
                  <w:noProof/>
                </w:rPr>
                <w:delText>Evalu</w:delText>
              </w:r>
              <w:r w:rsidDel="00E250E0">
                <w:rPr>
                  <w:rFonts w:asciiTheme="minorHAnsi" w:hAnsiTheme="minorHAnsi" w:cs="Courier New"/>
                  <w:noProof/>
                </w:rPr>
                <w:delText>ates to (example</w:delText>
              </w:r>
              <w:r w:rsidR="00FB17B2" w:rsidDel="00E250E0">
                <w:rPr>
                  <w:rFonts w:asciiTheme="minorHAnsi" w:hAnsiTheme="minorHAnsi" w:cs="Courier New"/>
                  <w:noProof/>
                </w:rPr>
                <w:delText>s</w:delText>
              </w:r>
              <w:r w:rsidDel="00E250E0">
                <w:rPr>
                  <w:rFonts w:asciiTheme="minorHAnsi" w:hAnsiTheme="minorHAnsi" w:cs="Courier New"/>
                  <w:noProof/>
                </w:rPr>
                <w:delText>):</w:delText>
              </w:r>
            </w:del>
          </w:p>
          <w:p w:rsidR="006F6E8A" w:rsidDel="00E250E0" w:rsidRDefault="006F6E8A" w:rsidP="007B16D7">
            <w:pPr>
              <w:spacing w:after="20" w:line="240" w:lineRule="auto"/>
              <w:rPr>
                <w:del w:id="898" w:author="Palacherla, Susmitha C (NONUS)" w:date="2017-04-24T10:15:00Z"/>
                <w:rFonts w:asciiTheme="minorHAnsi" w:hAnsiTheme="minorHAnsi" w:cs="Courier New"/>
                <w:noProof/>
              </w:rPr>
            </w:pPr>
            <w:del w:id="899" w:author="Palacherla, Susmitha C (NONUS)" w:date="2017-04-24T10:15:00Z">
              <w:r w:rsidDel="00E250E0">
                <w:rPr>
                  <w:rFonts w:asciiTheme="minorHAnsi" w:hAnsiTheme="minorHAnsi" w:cs="Courier New"/>
                  <w:noProof/>
                </w:rPr>
                <w:delText>12/1/2014</w:delText>
              </w:r>
            </w:del>
          </w:p>
          <w:p w:rsidR="00FB17B2" w:rsidDel="00E250E0" w:rsidRDefault="00FB17B2" w:rsidP="007B16D7">
            <w:pPr>
              <w:spacing w:after="20" w:line="240" w:lineRule="auto"/>
              <w:rPr>
                <w:del w:id="900" w:author="Palacherla, Susmitha C (NONUS)" w:date="2017-04-24T10:15:00Z"/>
              </w:rPr>
            </w:pPr>
            <w:del w:id="901" w:author="Palacherla, Susmitha C (NONUS)" w:date="2017-04-24T10:15:00Z">
              <w:r w:rsidDel="00E250E0">
                <w:rPr>
                  <w:rFonts w:asciiTheme="minorHAnsi" w:hAnsiTheme="minorHAnsi" w:cs="Courier New"/>
                  <w:noProof/>
                </w:rPr>
                <w:delText>EXCEPTION</w:delText>
              </w:r>
            </w:del>
          </w:p>
        </w:tc>
        <w:tc>
          <w:tcPr>
            <w:tcW w:w="4541" w:type="dxa"/>
            <w:tcPrChange w:id="902" w:author="Palacherla, Susmitha C (NONUS)" w:date="2017-04-24T10:15:00Z">
              <w:tcPr>
                <w:tcW w:w="3528" w:type="dxa"/>
              </w:tcPr>
            </w:tcPrChange>
          </w:tcPr>
          <w:p w:rsidR="006F6E8A" w:rsidDel="00E250E0" w:rsidRDefault="008C1852" w:rsidP="007B16D7">
            <w:pPr>
              <w:spacing w:after="20" w:line="240" w:lineRule="auto"/>
              <w:rPr>
                <w:del w:id="903" w:author="Palacherla, Susmitha C (NONUS)" w:date="2017-04-24T10:15:00Z"/>
              </w:rPr>
            </w:pPr>
            <w:del w:id="904" w:author="Palacherla, Susmitha C (NONUS)" w:date="2017-04-24T10:15:00Z">
              <w:r w:rsidDel="00E250E0">
                <w:delText xml:space="preserve">Identify exceptions with a </w:delText>
              </w:r>
              <w:r w:rsidR="004F390F" w:rsidDel="00E250E0">
                <w:delText>red cell background; otherwise use standard row coloration.</w:delText>
              </w:r>
            </w:del>
          </w:p>
          <w:p w:rsidR="006F6E8A" w:rsidDel="00E250E0" w:rsidRDefault="006F6E8A" w:rsidP="007B16D7">
            <w:pPr>
              <w:spacing w:after="20" w:line="240" w:lineRule="auto"/>
              <w:rPr>
                <w:del w:id="905" w:author="Palacherla, Susmitha C (NONUS)" w:date="2017-04-24T10:15:00Z"/>
              </w:rPr>
            </w:pPr>
            <w:del w:id="906" w:author="Palacherla, Susmitha C (NONUS)" w:date="2017-04-24T10:15:00Z">
              <w:r w:rsidDel="00E250E0">
                <w:delText>Fill-BackgroundColor Expression:</w:delText>
              </w:r>
            </w:del>
          </w:p>
          <w:p w:rsidR="006F6E8A" w:rsidDel="00E250E0" w:rsidRDefault="006F6E8A" w:rsidP="007B16D7">
            <w:pPr>
              <w:spacing w:after="20" w:line="240" w:lineRule="auto"/>
              <w:rPr>
                <w:del w:id="907" w:author="Palacherla, Susmitha C (NONUS)" w:date="2017-04-24T10:15:00Z"/>
              </w:rPr>
            </w:pPr>
            <w:del w:id="908" w:author="Palacherla, Susmitha C (NONUS)" w:date="2017-04-24T10:15:00Z">
              <w:r w:rsidRPr="00191A44" w:rsidDel="00E250E0">
                <w:delText>=I</w:delText>
              </w:r>
              <w:r w:rsidR="004F390F" w:rsidDel="00E250E0">
                <w:delText>if</w:delText>
              </w:r>
              <w:r w:rsidRPr="00191A44" w:rsidDel="00E250E0">
                <w:delText>(Fields!Monitor_Completed</w:delText>
              </w:r>
              <w:r w:rsidR="003D00C8" w:rsidDel="00E250E0">
                <w:delText>_Date</w:delText>
              </w:r>
              <w:r w:rsidRPr="00191A44" w:rsidDel="00E250E0">
                <w:delText>.Value Is Nothing, "</w:delText>
              </w:r>
              <w:r w:rsidR="004F390F" w:rsidDel="00E250E0">
                <w:delText>Red</w:delText>
              </w:r>
              <w:r w:rsidRPr="00191A44" w:rsidDel="00E250E0">
                <w:delText xml:space="preserve">", </w:delText>
              </w:r>
              <w:r w:rsidR="004F390F" w:rsidRPr="00694F80" w:rsidDel="00E250E0">
                <w:delText>Iif(RowNumber(Nothing) Mod 2, "PaleGreen", "White")</w:delText>
              </w:r>
              <w:r w:rsidRPr="00191A44" w:rsidDel="00E250E0">
                <w:delText>)</w:delText>
              </w:r>
            </w:del>
          </w:p>
          <w:p w:rsidR="006F6E8A" w:rsidDel="00E250E0" w:rsidRDefault="006F6E8A" w:rsidP="007B16D7">
            <w:pPr>
              <w:spacing w:after="20" w:line="240" w:lineRule="auto"/>
              <w:rPr>
                <w:del w:id="909" w:author="Palacherla, Susmitha C (NONUS)" w:date="2017-04-24T10:15:00Z"/>
              </w:rPr>
            </w:pPr>
          </w:p>
          <w:p w:rsidR="006F6E8A" w:rsidDel="00E250E0" w:rsidRDefault="006F6E8A" w:rsidP="007B16D7">
            <w:pPr>
              <w:spacing w:after="20" w:line="240" w:lineRule="auto"/>
              <w:rPr>
                <w:del w:id="910" w:author="Palacherla, Susmitha C (NONUS)" w:date="2017-04-24T10:15:00Z"/>
              </w:rPr>
            </w:pPr>
            <w:del w:id="911" w:author="Palacherla, Susmitha C (NONUS)" w:date="2017-04-24T10:15:00Z">
              <w:r w:rsidDel="00E250E0">
                <w:delText>Date format: M/d/yyyy</w:delText>
              </w:r>
            </w:del>
          </w:p>
        </w:tc>
      </w:tr>
      <w:tr w:rsidR="00E17182" w:rsidDel="00E250E0" w:rsidTr="00E250E0">
        <w:trPr>
          <w:del w:id="912" w:author="Palacherla, Susmitha C (NONUS)" w:date="2017-04-24T10:15:00Z"/>
        </w:trPr>
        <w:tc>
          <w:tcPr>
            <w:tcW w:w="1548" w:type="dxa"/>
            <w:tcPrChange w:id="913" w:author="Palacherla, Susmitha C (NONUS)" w:date="2017-04-24T10:15:00Z">
              <w:tcPr>
                <w:tcW w:w="1548" w:type="dxa"/>
              </w:tcPr>
            </w:tcPrChange>
          </w:tcPr>
          <w:p w:rsidR="00E17182" w:rsidDel="00E250E0" w:rsidRDefault="00E17182" w:rsidP="007B16D7">
            <w:pPr>
              <w:spacing w:after="20" w:line="240" w:lineRule="auto"/>
              <w:rPr>
                <w:del w:id="914" w:author="Palacherla, Susmitha C (NONUS)" w:date="2017-04-24T10:15:00Z"/>
              </w:rPr>
            </w:pPr>
            <w:del w:id="915" w:author="Palacherla, Susmitha C (NONUS)" w:date="2017-04-24T10:15:00Z">
              <w:r w:rsidDel="00E250E0">
                <w:delText>Exception Reason</w:delText>
              </w:r>
            </w:del>
          </w:p>
        </w:tc>
        <w:tc>
          <w:tcPr>
            <w:tcW w:w="3487" w:type="dxa"/>
            <w:tcPrChange w:id="916" w:author="Palacherla, Susmitha C (NONUS)" w:date="2017-04-24T10:15:00Z">
              <w:tcPr>
                <w:tcW w:w="4500" w:type="dxa"/>
              </w:tcPr>
            </w:tcPrChange>
          </w:tcPr>
          <w:p w:rsidR="00E17182" w:rsidDel="00E250E0" w:rsidRDefault="00E17182" w:rsidP="004D09FF">
            <w:pPr>
              <w:spacing w:after="20" w:line="240" w:lineRule="auto"/>
              <w:rPr>
                <w:del w:id="917" w:author="Palacherla, Susmitha C (NONUS)" w:date="2017-04-24T10:15:00Z"/>
              </w:rPr>
            </w:pPr>
            <w:del w:id="918" w:author="Palacherla, Susmitha C (NONUS)" w:date="2017-04-24T10:15:00Z">
              <w:r w:rsidDel="00E250E0">
                <w:delText>LeadReportDataSet.[Exception_Reason]</w:delText>
              </w:r>
            </w:del>
          </w:p>
        </w:tc>
        <w:tc>
          <w:tcPr>
            <w:tcW w:w="4541" w:type="dxa"/>
            <w:tcPrChange w:id="919" w:author="Palacherla, Susmitha C (NONUS)" w:date="2017-04-24T10:15:00Z">
              <w:tcPr>
                <w:tcW w:w="3528" w:type="dxa"/>
              </w:tcPr>
            </w:tcPrChange>
          </w:tcPr>
          <w:p w:rsidR="00E17182" w:rsidDel="00E250E0" w:rsidRDefault="00E17182" w:rsidP="007B16D7">
            <w:pPr>
              <w:spacing w:after="20" w:line="240" w:lineRule="auto"/>
              <w:rPr>
                <w:del w:id="920" w:author="Palacherla, Susmitha C (NONUS)" w:date="2017-04-24T10:15:00Z"/>
              </w:rPr>
            </w:pPr>
            <w:del w:id="921" w:author="Palacherla, Susmitha C (NONUS)" w:date="2017-04-24T10:15:00Z">
              <w:r w:rsidDel="00E250E0">
                <w:delText>Limited to first 100 characters.</w:delText>
              </w:r>
            </w:del>
          </w:p>
        </w:tc>
      </w:tr>
      <w:tr w:rsidR="00E17182" w:rsidDel="00E250E0" w:rsidTr="00E250E0">
        <w:trPr>
          <w:del w:id="922" w:author="Palacherla, Susmitha C (NONUS)" w:date="2017-04-24T10:15:00Z"/>
        </w:trPr>
        <w:tc>
          <w:tcPr>
            <w:tcW w:w="1548" w:type="dxa"/>
            <w:tcPrChange w:id="923" w:author="Palacherla, Susmitha C (NONUS)" w:date="2017-04-24T10:15:00Z">
              <w:tcPr>
                <w:tcW w:w="1548" w:type="dxa"/>
              </w:tcPr>
            </w:tcPrChange>
          </w:tcPr>
          <w:p w:rsidR="00E17182" w:rsidDel="00E250E0" w:rsidRDefault="00E17182" w:rsidP="007B16D7">
            <w:pPr>
              <w:spacing w:after="20" w:line="240" w:lineRule="auto"/>
              <w:rPr>
                <w:del w:id="924" w:author="Palacherla, Susmitha C (NONUS)" w:date="2017-04-24T10:15:00Z"/>
              </w:rPr>
            </w:pPr>
            <w:del w:id="925" w:author="Palacherla, Susmitha C (NONUS)" w:date="2017-04-24T10:15:00Z">
              <w:r w:rsidDel="00E250E0">
                <w:delText>Exception Requester LAN ID</w:delText>
              </w:r>
            </w:del>
          </w:p>
        </w:tc>
        <w:tc>
          <w:tcPr>
            <w:tcW w:w="3487" w:type="dxa"/>
            <w:tcPrChange w:id="926" w:author="Palacherla, Susmitha C (NONUS)" w:date="2017-04-24T10:15:00Z">
              <w:tcPr>
                <w:tcW w:w="4500" w:type="dxa"/>
              </w:tcPr>
            </w:tcPrChange>
          </w:tcPr>
          <w:p w:rsidR="00E17182" w:rsidDel="00E250E0" w:rsidRDefault="00E17182" w:rsidP="004D09FF">
            <w:pPr>
              <w:spacing w:after="20" w:line="240" w:lineRule="auto"/>
              <w:rPr>
                <w:del w:id="927" w:author="Palacherla, Susmitha C (NONUS)" w:date="2017-04-24T10:15:00Z"/>
              </w:rPr>
            </w:pPr>
            <w:del w:id="928" w:author="Palacherla, Susmitha C (NONUS)" w:date="2017-04-24T10:15:00Z">
              <w:r w:rsidDel="00E250E0">
                <w:delText>LeadReportDataSet.</w:delText>
              </w:r>
              <w:r w:rsidRPr="00E17182" w:rsidDel="00E250E0">
                <w:delText>[Exception_Requester_LAN_ID]</w:delText>
              </w:r>
            </w:del>
          </w:p>
        </w:tc>
        <w:tc>
          <w:tcPr>
            <w:tcW w:w="4541" w:type="dxa"/>
            <w:tcPrChange w:id="929" w:author="Palacherla, Susmitha C (NONUS)" w:date="2017-04-24T10:15:00Z">
              <w:tcPr>
                <w:tcW w:w="3528" w:type="dxa"/>
              </w:tcPr>
            </w:tcPrChange>
          </w:tcPr>
          <w:p w:rsidR="00E17182" w:rsidDel="00E250E0" w:rsidRDefault="00E17182" w:rsidP="007B16D7">
            <w:pPr>
              <w:spacing w:after="20" w:line="240" w:lineRule="auto"/>
              <w:rPr>
                <w:del w:id="930" w:author="Palacherla, Susmitha C (NONUS)" w:date="2017-04-24T10:15:00Z"/>
              </w:rPr>
            </w:pPr>
          </w:p>
        </w:tc>
      </w:tr>
      <w:tr w:rsidR="006F6E8A" w:rsidDel="00E250E0" w:rsidTr="00E250E0">
        <w:trPr>
          <w:del w:id="931" w:author="Palacherla, Susmitha C (NONUS)" w:date="2017-04-24T10:15:00Z"/>
        </w:trPr>
        <w:tc>
          <w:tcPr>
            <w:tcW w:w="1548" w:type="dxa"/>
            <w:tcPrChange w:id="932" w:author="Palacherla, Susmitha C (NONUS)" w:date="2017-04-24T10:15:00Z">
              <w:tcPr>
                <w:tcW w:w="1548" w:type="dxa"/>
              </w:tcPr>
            </w:tcPrChange>
          </w:tcPr>
          <w:p w:rsidR="006F6E8A" w:rsidDel="00E250E0" w:rsidRDefault="008C1852" w:rsidP="007B16D7">
            <w:pPr>
              <w:spacing w:after="20" w:line="240" w:lineRule="auto"/>
              <w:rPr>
                <w:del w:id="933" w:author="Palacherla, Susmitha C (NONUS)" w:date="2017-04-24T10:15:00Z"/>
              </w:rPr>
            </w:pPr>
            <w:del w:id="934" w:author="Palacherla, Susmitha C (NONUS)" w:date="2017-04-24T10:15:00Z">
              <w:r w:rsidDel="00E250E0">
                <w:delText>Pass / Fail</w:delText>
              </w:r>
            </w:del>
          </w:p>
        </w:tc>
        <w:tc>
          <w:tcPr>
            <w:tcW w:w="3487" w:type="dxa"/>
            <w:tcPrChange w:id="935" w:author="Palacherla, Susmitha C (NONUS)" w:date="2017-04-24T10:15:00Z">
              <w:tcPr>
                <w:tcW w:w="4500" w:type="dxa"/>
              </w:tcPr>
            </w:tcPrChange>
          </w:tcPr>
          <w:p w:rsidR="006F6E8A" w:rsidDel="00E250E0" w:rsidRDefault="006F6E8A" w:rsidP="007B16D7">
            <w:pPr>
              <w:spacing w:after="20" w:line="240" w:lineRule="auto"/>
              <w:rPr>
                <w:del w:id="936" w:author="Palacherla, Susmitha C (NONUS)" w:date="2017-04-24T10:15:00Z"/>
              </w:rPr>
            </w:pPr>
            <w:del w:id="937" w:author="Palacherla, Susmitha C (NONUS)" w:date="2017-04-24T10:15:00Z">
              <w:r w:rsidDel="00E250E0">
                <w:delText>Monitor result.</w:delText>
              </w:r>
            </w:del>
          </w:p>
          <w:p w:rsidR="006F6E8A" w:rsidDel="00E250E0" w:rsidRDefault="006F6E8A" w:rsidP="007B16D7">
            <w:pPr>
              <w:spacing w:after="20" w:line="240" w:lineRule="auto"/>
              <w:rPr>
                <w:del w:id="938" w:author="Palacherla, Susmitha C (NONUS)" w:date="2017-04-24T10:15:00Z"/>
              </w:rPr>
            </w:pPr>
            <w:del w:id="939" w:author="Palacherla, Susmitha C (NONUS)" w:date="2017-04-24T10:15:00Z">
              <w:r w:rsidDel="00E250E0">
                <w:delText>Expression:</w:delText>
              </w:r>
            </w:del>
          </w:p>
          <w:p w:rsidR="006F6E8A" w:rsidDel="00E250E0" w:rsidRDefault="006F6E8A" w:rsidP="007B16D7">
            <w:pPr>
              <w:spacing w:after="20" w:line="240" w:lineRule="auto"/>
              <w:rPr>
                <w:del w:id="940" w:author="Palacherla, Susmitha C (NONUS)" w:date="2017-04-24T10:15:00Z"/>
                <w:rFonts w:ascii="Courier New" w:hAnsi="Courier New" w:cs="Courier New"/>
                <w:noProof/>
                <w:sz w:val="20"/>
                <w:szCs w:val="20"/>
              </w:rPr>
            </w:pPr>
            <w:del w:id="941" w:author="Palacherla, Susmitha C (NONUS)" w:date="2017-04-24T10:15:00Z">
              <w:r w:rsidDel="00E250E0">
                <w:rPr>
                  <w:rFonts w:ascii="Courier New" w:hAnsi="Courier New" w:cs="Courier New"/>
                  <w:noProof/>
                  <w:sz w:val="20"/>
                  <w:szCs w:val="20"/>
                </w:rPr>
                <w:delText xml:space="preserve">=IIF(Fields!Pass_Fail.Value </w:delText>
              </w:r>
              <w:r w:rsidDel="00E250E0">
                <w:rPr>
                  <w:rFonts w:ascii="Courier New" w:hAnsi="Courier New" w:cs="Courier New"/>
                  <w:noProof/>
                  <w:color w:val="0000FF"/>
                  <w:sz w:val="20"/>
                  <w:szCs w:val="20"/>
                </w:rPr>
                <w:delText>IS</w:delText>
              </w:r>
              <w:r w:rsidDel="00E250E0">
                <w:rPr>
                  <w:rFonts w:ascii="Courier New" w:hAnsi="Courier New" w:cs="Courier New"/>
                  <w:noProof/>
                  <w:sz w:val="20"/>
                  <w:szCs w:val="20"/>
                </w:rPr>
                <w:delText xml:space="preserve"> </w:delText>
              </w:r>
              <w:r w:rsidDel="00E250E0">
                <w:rPr>
                  <w:rFonts w:ascii="Courier New" w:hAnsi="Courier New" w:cs="Courier New"/>
                  <w:noProof/>
                  <w:color w:val="0000FF"/>
                  <w:sz w:val="20"/>
                  <w:szCs w:val="20"/>
                </w:rPr>
                <w:delText>NOTHING</w:delText>
              </w:r>
              <w:r w:rsidDel="00E250E0">
                <w:rPr>
                  <w:rFonts w:ascii="Courier New" w:hAnsi="Courier New" w:cs="Courier New"/>
                  <w:noProof/>
                  <w:sz w:val="20"/>
                  <w:szCs w:val="20"/>
                </w:rPr>
                <w:delText xml:space="preserve">, </w:delText>
              </w:r>
              <w:r w:rsidDel="00E250E0">
                <w:rPr>
                  <w:rFonts w:ascii="Courier New" w:hAnsi="Courier New" w:cs="Courier New"/>
                  <w:noProof/>
                  <w:color w:val="A31515"/>
                  <w:sz w:val="20"/>
                  <w:szCs w:val="20"/>
                </w:rPr>
                <w:delText>"  "</w:delText>
              </w:r>
              <w:r w:rsidDel="00E250E0">
                <w:rPr>
                  <w:rFonts w:ascii="Courier New" w:hAnsi="Courier New" w:cs="Courier New"/>
                  <w:noProof/>
                  <w:sz w:val="20"/>
                  <w:szCs w:val="20"/>
                </w:rPr>
                <w:delText xml:space="preserve">, IIF(Fields!Pass_Fail.Value = </w:delText>
              </w:r>
              <w:r w:rsidDel="00E250E0">
                <w:rPr>
                  <w:rFonts w:ascii="Courier New" w:hAnsi="Courier New" w:cs="Courier New"/>
                  <w:noProof/>
                  <w:color w:val="A31515"/>
                  <w:sz w:val="20"/>
                  <w:szCs w:val="20"/>
                </w:rPr>
                <w:delText>"Y"</w:delText>
              </w:r>
              <w:r w:rsidDel="00E250E0">
                <w:rPr>
                  <w:rFonts w:ascii="Courier New" w:hAnsi="Courier New" w:cs="Courier New"/>
                  <w:noProof/>
                  <w:sz w:val="20"/>
                  <w:szCs w:val="20"/>
                </w:rPr>
                <w:delText xml:space="preserve">, </w:delText>
              </w:r>
              <w:r w:rsidDel="00E250E0">
                <w:rPr>
                  <w:rFonts w:ascii="Courier New" w:hAnsi="Courier New" w:cs="Courier New"/>
                  <w:noProof/>
                  <w:color w:val="A31515"/>
                  <w:sz w:val="20"/>
                  <w:szCs w:val="20"/>
                </w:rPr>
                <w:delText>"PASS"</w:delText>
              </w:r>
              <w:r w:rsidDel="00E250E0">
                <w:rPr>
                  <w:rFonts w:ascii="Courier New" w:hAnsi="Courier New" w:cs="Courier New"/>
                  <w:noProof/>
                  <w:sz w:val="20"/>
                  <w:szCs w:val="20"/>
                </w:rPr>
                <w:delText xml:space="preserve">, </w:delText>
              </w:r>
              <w:r w:rsidDel="00E250E0">
                <w:rPr>
                  <w:rFonts w:ascii="Courier New" w:hAnsi="Courier New" w:cs="Courier New"/>
                  <w:noProof/>
                  <w:color w:val="A31515"/>
                  <w:sz w:val="20"/>
                  <w:szCs w:val="20"/>
                </w:rPr>
                <w:delText>"FAIL"</w:delText>
              </w:r>
              <w:r w:rsidDel="00E250E0">
                <w:rPr>
                  <w:rFonts w:ascii="Courier New" w:hAnsi="Courier New" w:cs="Courier New"/>
                  <w:noProof/>
                  <w:sz w:val="20"/>
                  <w:szCs w:val="20"/>
                </w:rPr>
                <w:delText>))</w:delText>
              </w:r>
            </w:del>
          </w:p>
          <w:p w:rsidR="006F6E8A" w:rsidDel="00E250E0" w:rsidRDefault="006F6E8A" w:rsidP="007B16D7">
            <w:pPr>
              <w:spacing w:after="20" w:line="240" w:lineRule="auto"/>
              <w:rPr>
                <w:del w:id="942" w:author="Palacherla, Susmitha C (NONUS)" w:date="2017-04-24T10:15:00Z"/>
                <w:rFonts w:asciiTheme="minorHAnsi" w:hAnsiTheme="minorHAnsi" w:cs="Courier New"/>
                <w:noProof/>
              </w:rPr>
            </w:pPr>
          </w:p>
          <w:p w:rsidR="006F6E8A" w:rsidDel="00E250E0" w:rsidRDefault="006F6E8A" w:rsidP="007B16D7">
            <w:pPr>
              <w:spacing w:after="20" w:line="240" w:lineRule="auto"/>
              <w:rPr>
                <w:del w:id="943" w:author="Palacherla, Susmitha C (NONUS)" w:date="2017-04-24T10:15:00Z"/>
                <w:rFonts w:asciiTheme="minorHAnsi" w:hAnsiTheme="minorHAnsi" w:cs="Courier New"/>
                <w:noProof/>
              </w:rPr>
            </w:pPr>
            <w:del w:id="944" w:author="Palacherla, Susmitha C (NONUS)" w:date="2017-04-24T10:15:00Z">
              <w:r w:rsidRPr="00D62F04" w:rsidDel="00E250E0">
                <w:rPr>
                  <w:rFonts w:asciiTheme="minorHAnsi" w:hAnsiTheme="minorHAnsi" w:cs="Courier New"/>
                  <w:noProof/>
                </w:rPr>
                <w:delText>Evalu</w:delText>
              </w:r>
              <w:r w:rsidDel="00E250E0">
                <w:rPr>
                  <w:rFonts w:asciiTheme="minorHAnsi" w:hAnsiTheme="minorHAnsi" w:cs="Courier New"/>
                  <w:noProof/>
                </w:rPr>
                <w:delText>ates to (example):</w:delText>
              </w:r>
            </w:del>
          </w:p>
          <w:p w:rsidR="006F6E8A" w:rsidDel="00E250E0" w:rsidRDefault="006F6E8A" w:rsidP="007B16D7">
            <w:pPr>
              <w:spacing w:after="20" w:line="240" w:lineRule="auto"/>
              <w:rPr>
                <w:del w:id="945" w:author="Palacherla, Susmitha C (NONUS)" w:date="2017-04-24T10:15:00Z"/>
              </w:rPr>
            </w:pPr>
            <w:del w:id="946" w:author="Palacherla, Susmitha C (NONUS)" w:date="2017-04-24T10:15:00Z">
              <w:r w:rsidDel="00E250E0">
                <w:delText>FAIL</w:delText>
              </w:r>
            </w:del>
          </w:p>
        </w:tc>
        <w:tc>
          <w:tcPr>
            <w:tcW w:w="4541" w:type="dxa"/>
            <w:tcPrChange w:id="947" w:author="Palacherla, Susmitha C (NONUS)" w:date="2017-04-24T10:15:00Z">
              <w:tcPr>
                <w:tcW w:w="3528" w:type="dxa"/>
              </w:tcPr>
            </w:tcPrChange>
          </w:tcPr>
          <w:p w:rsidR="006F6E8A" w:rsidDel="00E250E0" w:rsidRDefault="004E4265" w:rsidP="007B16D7">
            <w:pPr>
              <w:spacing w:after="20" w:line="240" w:lineRule="auto"/>
              <w:rPr>
                <w:del w:id="948" w:author="Palacherla, Susmitha C (NONUS)" w:date="2017-04-24T10:15:00Z"/>
              </w:rPr>
            </w:pPr>
            <w:del w:id="949" w:author="Palacherla, Susmitha C (NONUS)" w:date="2017-04-24T10:15:00Z">
              <w:r w:rsidDel="00E250E0">
                <w:delText>Literal text “PASS” or “FAIL”.</w:delText>
              </w:r>
            </w:del>
          </w:p>
        </w:tc>
      </w:tr>
      <w:tr w:rsidR="006F6E8A" w:rsidDel="00E250E0" w:rsidTr="00E250E0">
        <w:trPr>
          <w:del w:id="950" w:author="Palacherla, Susmitha C (NONUS)" w:date="2017-04-24T10:15:00Z"/>
        </w:trPr>
        <w:tc>
          <w:tcPr>
            <w:tcW w:w="1548" w:type="dxa"/>
            <w:tcPrChange w:id="951" w:author="Palacherla, Susmitha C (NONUS)" w:date="2017-04-24T10:15:00Z">
              <w:tcPr>
                <w:tcW w:w="1548" w:type="dxa"/>
              </w:tcPr>
            </w:tcPrChange>
          </w:tcPr>
          <w:p w:rsidR="006F6E8A" w:rsidDel="00E250E0" w:rsidRDefault="006F6E8A">
            <w:pPr>
              <w:spacing w:after="20" w:line="240" w:lineRule="auto"/>
              <w:rPr>
                <w:del w:id="952" w:author="Palacherla, Susmitha C (NONUS)" w:date="2017-04-24T10:15:00Z"/>
              </w:rPr>
            </w:pPr>
            <w:del w:id="953" w:author="Palacherla, Susmitha C (NONUS)" w:date="2017-04-24T10:15:00Z">
              <w:r w:rsidDel="00E250E0">
                <w:delText xml:space="preserve">Monitor </w:delText>
              </w:r>
              <w:r w:rsidR="008C1852" w:rsidDel="00E250E0">
                <w:delText>Assigned</w:delText>
              </w:r>
              <w:r w:rsidR="00022646" w:rsidDel="00E250E0">
                <w:delText xml:space="preserve"> Date</w:delText>
              </w:r>
            </w:del>
          </w:p>
        </w:tc>
        <w:tc>
          <w:tcPr>
            <w:tcW w:w="3487" w:type="dxa"/>
            <w:tcPrChange w:id="954" w:author="Palacherla, Susmitha C (NONUS)" w:date="2017-04-24T10:15:00Z">
              <w:tcPr>
                <w:tcW w:w="4500" w:type="dxa"/>
              </w:tcPr>
            </w:tcPrChange>
          </w:tcPr>
          <w:p w:rsidR="006F6E8A" w:rsidDel="00E250E0" w:rsidRDefault="006F6E8A" w:rsidP="007B16D7">
            <w:pPr>
              <w:spacing w:after="20" w:line="240" w:lineRule="auto"/>
              <w:rPr>
                <w:del w:id="955" w:author="Palacherla, Susmitha C (NONUS)" w:date="2017-04-24T10:15:00Z"/>
              </w:rPr>
            </w:pPr>
            <w:del w:id="956" w:author="Palacherla, Susmitha C (NONUS)" w:date="2017-04-24T10:15:00Z">
              <w:r w:rsidDel="00E250E0">
                <w:delText>Date monitor was assigned.</w:delText>
              </w:r>
            </w:del>
          </w:p>
          <w:p w:rsidR="006F6E8A" w:rsidDel="00E250E0" w:rsidRDefault="006F6E8A" w:rsidP="007B16D7">
            <w:pPr>
              <w:spacing w:after="20" w:line="240" w:lineRule="auto"/>
              <w:rPr>
                <w:del w:id="957" w:author="Palacherla, Susmitha C (NONUS)" w:date="2017-04-24T10:15:00Z"/>
              </w:rPr>
            </w:pPr>
            <w:del w:id="958" w:author="Palacherla, Susmitha C (NONUS)" w:date="2017-04-24T10:15:00Z">
              <w:r w:rsidDel="00E250E0">
                <w:delText>Expression:</w:delText>
              </w:r>
            </w:del>
          </w:p>
          <w:p w:rsidR="006F6E8A" w:rsidDel="00E250E0" w:rsidRDefault="006F6E8A" w:rsidP="007B16D7">
            <w:pPr>
              <w:spacing w:after="20" w:line="240" w:lineRule="auto"/>
              <w:rPr>
                <w:del w:id="959" w:author="Palacherla, Susmitha C (NONUS)" w:date="2017-04-24T10:15:00Z"/>
                <w:rFonts w:ascii="Courier New" w:hAnsi="Courier New" w:cs="Courier New"/>
                <w:noProof/>
                <w:sz w:val="20"/>
                <w:szCs w:val="20"/>
              </w:rPr>
            </w:pPr>
            <w:del w:id="960" w:author="Palacherla, Susmitha C (NONUS)" w:date="2017-04-24T10:15:00Z">
              <w:r w:rsidDel="00E250E0">
                <w:rPr>
                  <w:rFonts w:ascii="Courier New" w:hAnsi="Courier New" w:cs="Courier New"/>
                  <w:noProof/>
                  <w:sz w:val="20"/>
                  <w:szCs w:val="20"/>
                </w:rPr>
                <w:delText>=IIF(Fields!</w:delText>
              </w:r>
              <w:r w:rsidR="008C1852" w:rsidDel="00E250E0">
                <w:rPr>
                  <w:rFonts w:ascii="Courier New" w:hAnsi="Courier New" w:cs="Courier New"/>
                  <w:noProof/>
                  <w:sz w:val="20"/>
                  <w:szCs w:val="20"/>
                </w:rPr>
                <w:delText>Monitor</w:delText>
              </w:r>
              <w:r w:rsidDel="00E250E0">
                <w:rPr>
                  <w:rFonts w:ascii="Courier New" w:hAnsi="Courier New" w:cs="Courier New"/>
                  <w:noProof/>
                  <w:sz w:val="20"/>
                  <w:szCs w:val="20"/>
                </w:rPr>
                <w:delText>_Assigned</w:delText>
              </w:r>
              <w:r w:rsidR="00022646" w:rsidDel="00E250E0">
                <w:rPr>
                  <w:rFonts w:ascii="Courier New" w:hAnsi="Courier New" w:cs="Courier New"/>
                  <w:noProof/>
                  <w:sz w:val="20"/>
                  <w:szCs w:val="20"/>
                </w:rPr>
                <w:delText>_Date</w:delText>
              </w:r>
              <w:r w:rsidDel="00E250E0">
                <w:rPr>
                  <w:rFonts w:ascii="Courier New" w:hAnsi="Courier New" w:cs="Courier New"/>
                  <w:noProof/>
                  <w:sz w:val="20"/>
                  <w:szCs w:val="20"/>
                </w:rPr>
                <w:delText xml:space="preserve">.Value </w:delText>
              </w:r>
              <w:r w:rsidDel="00E250E0">
                <w:rPr>
                  <w:rFonts w:ascii="Courier New" w:hAnsi="Courier New" w:cs="Courier New"/>
                  <w:noProof/>
                  <w:color w:val="0000FF"/>
                  <w:sz w:val="20"/>
                  <w:szCs w:val="20"/>
                </w:rPr>
                <w:delText>Is</w:delText>
              </w:r>
              <w:r w:rsidDel="00E250E0">
                <w:rPr>
                  <w:rFonts w:ascii="Courier New" w:hAnsi="Courier New" w:cs="Courier New"/>
                  <w:noProof/>
                  <w:sz w:val="20"/>
                  <w:szCs w:val="20"/>
                </w:rPr>
                <w:delText xml:space="preserve"> </w:delText>
              </w:r>
              <w:r w:rsidDel="00E250E0">
                <w:rPr>
                  <w:rFonts w:ascii="Courier New" w:hAnsi="Courier New" w:cs="Courier New"/>
                  <w:noProof/>
                  <w:color w:val="0000FF"/>
                  <w:sz w:val="20"/>
                  <w:szCs w:val="20"/>
                </w:rPr>
                <w:delText>Nothing</w:delText>
              </w:r>
              <w:r w:rsidDel="00E250E0">
                <w:rPr>
                  <w:rFonts w:ascii="Courier New" w:hAnsi="Courier New" w:cs="Courier New"/>
                  <w:noProof/>
                  <w:sz w:val="20"/>
                  <w:szCs w:val="20"/>
                </w:rPr>
                <w:delText xml:space="preserve">, </w:delText>
              </w:r>
              <w:r w:rsidDel="00E250E0">
                <w:rPr>
                  <w:rFonts w:ascii="Courier New" w:hAnsi="Courier New" w:cs="Courier New"/>
                  <w:noProof/>
                  <w:color w:val="A31515"/>
                  <w:sz w:val="20"/>
                  <w:szCs w:val="20"/>
                </w:rPr>
                <w:delText>" "</w:delText>
              </w:r>
              <w:r w:rsidDel="00E250E0">
                <w:rPr>
                  <w:rFonts w:ascii="Courier New" w:hAnsi="Courier New" w:cs="Courier New"/>
                  <w:noProof/>
                  <w:sz w:val="20"/>
                  <w:szCs w:val="20"/>
                </w:rPr>
                <w:delText>, Formatdatetime(Fields!</w:delText>
              </w:r>
              <w:r w:rsidR="008C1852" w:rsidDel="00E250E0">
                <w:rPr>
                  <w:rFonts w:ascii="Courier New" w:hAnsi="Courier New" w:cs="Courier New"/>
                  <w:noProof/>
                  <w:sz w:val="20"/>
                  <w:szCs w:val="20"/>
                </w:rPr>
                <w:delText>Monitor</w:delText>
              </w:r>
              <w:r w:rsidDel="00E250E0">
                <w:rPr>
                  <w:rFonts w:ascii="Courier New" w:hAnsi="Courier New" w:cs="Courier New"/>
                  <w:noProof/>
                  <w:sz w:val="20"/>
                  <w:szCs w:val="20"/>
                </w:rPr>
                <w:delText>_Assigned</w:delText>
              </w:r>
              <w:r w:rsidR="00022646" w:rsidDel="00E250E0">
                <w:rPr>
                  <w:rFonts w:ascii="Courier New" w:hAnsi="Courier New" w:cs="Courier New"/>
                  <w:noProof/>
                  <w:sz w:val="20"/>
                  <w:szCs w:val="20"/>
                </w:rPr>
                <w:delText>_Date</w:delText>
              </w:r>
              <w:r w:rsidDel="00E250E0">
                <w:rPr>
                  <w:rFonts w:ascii="Courier New" w:hAnsi="Courier New" w:cs="Courier New"/>
                  <w:noProof/>
                  <w:sz w:val="20"/>
                  <w:szCs w:val="20"/>
                </w:rPr>
                <w:delText>.value,DateFormat.ShortDate))</w:delText>
              </w:r>
            </w:del>
          </w:p>
          <w:p w:rsidR="006F6E8A" w:rsidDel="00E250E0" w:rsidRDefault="006F6E8A" w:rsidP="007B16D7">
            <w:pPr>
              <w:spacing w:after="20" w:line="240" w:lineRule="auto"/>
              <w:rPr>
                <w:del w:id="961" w:author="Palacherla, Susmitha C (NONUS)" w:date="2017-04-24T10:15:00Z"/>
                <w:rFonts w:ascii="Courier New" w:hAnsi="Courier New" w:cs="Courier New"/>
                <w:noProof/>
                <w:sz w:val="20"/>
                <w:szCs w:val="20"/>
              </w:rPr>
            </w:pPr>
          </w:p>
          <w:p w:rsidR="006F6E8A" w:rsidDel="00E250E0" w:rsidRDefault="006F6E8A" w:rsidP="007B16D7">
            <w:pPr>
              <w:spacing w:after="20" w:line="240" w:lineRule="auto"/>
              <w:rPr>
                <w:del w:id="962" w:author="Palacherla, Susmitha C (NONUS)" w:date="2017-04-24T10:15:00Z"/>
                <w:rFonts w:asciiTheme="minorHAnsi" w:hAnsiTheme="minorHAnsi" w:cs="Courier New"/>
                <w:noProof/>
              </w:rPr>
            </w:pPr>
            <w:del w:id="963" w:author="Palacherla, Susmitha C (NONUS)" w:date="2017-04-24T10:15:00Z">
              <w:r w:rsidRPr="00D62F04" w:rsidDel="00E250E0">
                <w:rPr>
                  <w:rFonts w:asciiTheme="minorHAnsi" w:hAnsiTheme="minorHAnsi" w:cs="Courier New"/>
                  <w:noProof/>
                </w:rPr>
                <w:delText>Evalu</w:delText>
              </w:r>
              <w:r w:rsidDel="00E250E0">
                <w:rPr>
                  <w:rFonts w:asciiTheme="minorHAnsi" w:hAnsiTheme="minorHAnsi" w:cs="Courier New"/>
                  <w:noProof/>
                </w:rPr>
                <w:delText>ates to (example):</w:delText>
              </w:r>
            </w:del>
          </w:p>
          <w:p w:rsidR="006F6E8A" w:rsidDel="00E250E0" w:rsidRDefault="006F6E8A" w:rsidP="007B16D7">
            <w:pPr>
              <w:spacing w:after="20" w:line="240" w:lineRule="auto"/>
              <w:rPr>
                <w:del w:id="964" w:author="Palacherla, Susmitha C (NONUS)" w:date="2017-04-24T10:15:00Z"/>
              </w:rPr>
            </w:pPr>
            <w:del w:id="965" w:author="Palacherla, Susmitha C (NONUS)" w:date="2017-04-24T10:15:00Z">
              <w:r w:rsidDel="00E250E0">
                <w:delText>11/30/2014</w:delText>
              </w:r>
            </w:del>
          </w:p>
        </w:tc>
        <w:tc>
          <w:tcPr>
            <w:tcW w:w="4541" w:type="dxa"/>
            <w:tcPrChange w:id="966" w:author="Palacherla, Susmitha C (NONUS)" w:date="2017-04-24T10:15:00Z">
              <w:tcPr>
                <w:tcW w:w="3528" w:type="dxa"/>
              </w:tcPr>
            </w:tcPrChange>
          </w:tcPr>
          <w:p w:rsidR="006F6E8A" w:rsidDel="00E250E0" w:rsidRDefault="006F6E8A" w:rsidP="007B16D7">
            <w:pPr>
              <w:spacing w:after="20" w:line="240" w:lineRule="auto"/>
              <w:rPr>
                <w:del w:id="967" w:author="Palacherla, Susmitha C (NONUS)" w:date="2017-04-24T10:15:00Z"/>
              </w:rPr>
            </w:pPr>
            <w:del w:id="968" w:author="Palacherla, Susmitha C (NONUS)" w:date="2017-04-24T10:15:00Z">
              <w:r w:rsidDel="00E250E0">
                <w:delText>Date format: M/d/yyyy</w:delText>
              </w:r>
            </w:del>
          </w:p>
        </w:tc>
      </w:tr>
      <w:tr w:rsidR="006F6E8A" w:rsidDel="00E250E0" w:rsidTr="00E250E0">
        <w:trPr>
          <w:del w:id="969" w:author="Palacherla, Susmitha C (NONUS)" w:date="2017-04-24T10:15:00Z"/>
        </w:trPr>
        <w:tc>
          <w:tcPr>
            <w:tcW w:w="1548" w:type="dxa"/>
            <w:tcPrChange w:id="970" w:author="Palacherla, Susmitha C (NONUS)" w:date="2017-04-24T10:15:00Z">
              <w:tcPr>
                <w:tcW w:w="1548" w:type="dxa"/>
              </w:tcPr>
            </w:tcPrChange>
          </w:tcPr>
          <w:p w:rsidR="006F6E8A" w:rsidDel="00E250E0" w:rsidRDefault="006F6E8A" w:rsidP="007B16D7">
            <w:pPr>
              <w:spacing w:after="20" w:line="240" w:lineRule="auto"/>
              <w:rPr>
                <w:del w:id="971" w:author="Palacherla, Susmitha C (NONUS)" w:date="2017-04-24T10:15:00Z"/>
              </w:rPr>
            </w:pPr>
            <w:del w:id="972" w:author="Palacherla, Susmitha C (NONUS)" w:date="2017-04-24T10:15:00Z">
              <w:r w:rsidDel="00E250E0">
                <w:delText>Source Contact ID</w:delText>
              </w:r>
            </w:del>
          </w:p>
        </w:tc>
        <w:tc>
          <w:tcPr>
            <w:tcW w:w="3487" w:type="dxa"/>
            <w:tcPrChange w:id="973" w:author="Palacherla, Susmitha C (NONUS)" w:date="2017-04-24T10:15:00Z">
              <w:tcPr>
                <w:tcW w:w="4500" w:type="dxa"/>
              </w:tcPr>
            </w:tcPrChange>
          </w:tcPr>
          <w:p w:rsidR="006F6E8A" w:rsidDel="00E250E0" w:rsidRDefault="008C1852" w:rsidP="007B16D7">
            <w:pPr>
              <w:spacing w:after="20" w:line="240" w:lineRule="auto"/>
              <w:rPr>
                <w:del w:id="974" w:author="Palacherla, Susmitha C (NONUS)" w:date="2017-04-24T10:15:00Z"/>
              </w:rPr>
            </w:pPr>
            <w:del w:id="975" w:author="Palacherla, Susmitha C (NONUS)" w:date="2017-04-24T10:15:00Z">
              <w:r w:rsidDel="00E250E0">
                <w:delText>LeadReportDataSet</w:delText>
              </w:r>
              <w:r w:rsidR="006F6E8A" w:rsidDel="00E250E0">
                <w:delText>.[Source_Contact_ID]</w:delText>
              </w:r>
            </w:del>
          </w:p>
        </w:tc>
        <w:tc>
          <w:tcPr>
            <w:tcW w:w="4541" w:type="dxa"/>
            <w:tcPrChange w:id="976" w:author="Palacherla, Susmitha C (NONUS)" w:date="2017-04-24T10:15:00Z">
              <w:tcPr>
                <w:tcW w:w="3528" w:type="dxa"/>
              </w:tcPr>
            </w:tcPrChange>
          </w:tcPr>
          <w:p w:rsidR="006F6E8A" w:rsidDel="00E250E0" w:rsidRDefault="006F6E8A" w:rsidP="007B16D7">
            <w:pPr>
              <w:spacing w:after="20" w:line="240" w:lineRule="auto"/>
              <w:rPr>
                <w:del w:id="977" w:author="Palacherla, Susmitha C (NONUS)" w:date="2017-04-24T10:15:00Z"/>
              </w:rPr>
            </w:pPr>
          </w:p>
        </w:tc>
      </w:tr>
      <w:tr w:rsidR="008C1852" w:rsidDel="00E250E0" w:rsidTr="00E250E0">
        <w:trPr>
          <w:del w:id="978" w:author="Palacherla, Susmitha C (NONUS)" w:date="2017-04-24T10:15:00Z"/>
        </w:trPr>
        <w:tc>
          <w:tcPr>
            <w:tcW w:w="1548" w:type="dxa"/>
            <w:tcPrChange w:id="979" w:author="Palacherla, Susmitha C (NONUS)" w:date="2017-04-24T10:15:00Z">
              <w:tcPr>
                <w:tcW w:w="1548" w:type="dxa"/>
              </w:tcPr>
            </w:tcPrChange>
          </w:tcPr>
          <w:p w:rsidR="008C1852" w:rsidDel="00E250E0" w:rsidRDefault="008C1852" w:rsidP="007B16D7">
            <w:pPr>
              <w:spacing w:after="20" w:line="240" w:lineRule="auto"/>
              <w:rPr>
                <w:del w:id="980" w:author="Palacherla, Susmitha C (NONUS)" w:date="2017-04-24T10:15:00Z"/>
              </w:rPr>
            </w:pPr>
            <w:del w:id="981" w:author="Palacherla, Susmitha C (NONUS)" w:date="2017-04-24T10:15:00Z">
              <w:r w:rsidDel="00E250E0">
                <w:delText>Contact Line of Business</w:delText>
              </w:r>
            </w:del>
          </w:p>
        </w:tc>
        <w:tc>
          <w:tcPr>
            <w:tcW w:w="3487" w:type="dxa"/>
            <w:tcPrChange w:id="982" w:author="Palacherla, Susmitha C (NONUS)" w:date="2017-04-24T10:15:00Z">
              <w:tcPr>
                <w:tcW w:w="4500" w:type="dxa"/>
              </w:tcPr>
            </w:tcPrChange>
          </w:tcPr>
          <w:p w:rsidR="008C1852" w:rsidDel="00E250E0" w:rsidRDefault="008C1852" w:rsidP="007B16D7">
            <w:pPr>
              <w:spacing w:after="20" w:line="240" w:lineRule="auto"/>
              <w:rPr>
                <w:del w:id="983" w:author="Palacherla, Susmitha C (NONUS)" w:date="2017-04-24T10:15:00Z"/>
              </w:rPr>
            </w:pPr>
            <w:del w:id="984" w:author="Palacherla, Susmitha C (NONUS)" w:date="2017-04-24T10:15:00Z">
              <w:r w:rsidDel="00E250E0">
                <w:delText>LeadReportDataSet.[Contact_Line_of_Business]</w:delText>
              </w:r>
            </w:del>
          </w:p>
        </w:tc>
        <w:tc>
          <w:tcPr>
            <w:tcW w:w="4541" w:type="dxa"/>
            <w:tcPrChange w:id="985" w:author="Palacherla, Susmitha C (NONUS)" w:date="2017-04-24T10:15:00Z">
              <w:tcPr>
                <w:tcW w:w="3528" w:type="dxa"/>
              </w:tcPr>
            </w:tcPrChange>
          </w:tcPr>
          <w:p w:rsidR="008C1852" w:rsidDel="00E250E0" w:rsidRDefault="008C1852" w:rsidP="007B16D7">
            <w:pPr>
              <w:spacing w:after="20" w:line="240" w:lineRule="auto"/>
              <w:rPr>
                <w:del w:id="986" w:author="Palacherla, Susmitha C (NONUS)" w:date="2017-04-24T10:15:00Z"/>
              </w:rPr>
            </w:pPr>
          </w:p>
        </w:tc>
      </w:tr>
      <w:tr w:rsidR="00022646" w:rsidDel="00E250E0" w:rsidTr="00E250E0">
        <w:trPr>
          <w:del w:id="987" w:author="Palacherla, Susmitha C (NONUS)" w:date="2017-04-24T10:15:00Z"/>
        </w:trPr>
        <w:tc>
          <w:tcPr>
            <w:tcW w:w="1548" w:type="dxa"/>
            <w:tcPrChange w:id="988" w:author="Palacherla, Susmitha C (NONUS)" w:date="2017-04-24T10:15:00Z">
              <w:tcPr>
                <w:tcW w:w="1548" w:type="dxa"/>
              </w:tcPr>
            </w:tcPrChange>
          </w:tcPr>
          <w:p w:rsidR="00022646" w:rsidDel="00E250E0" w:rsidRDefault="00022646" w:rsidP="007B16D7">
            <w:pPr>
              <w:spacing w:after="20" w:line="240" w:lineRule="auto"/>
              <w:rPr>
                <w:del w:id="989" w:author="Palacherla, Susmitha C (NONUS)" w:date="2017-04-24T10:15:00Z"/>
              </w:rPr>
            </w:pPr>
            <w:del w:id="990" w:author="Palacherla, Susmitha C (NONUS)" w:date="2017-04-24T10:15:00Z">
              <w:r w:rsidDel="00E250E0">
                <w:delText>Verified</w:delText>
              </w:r>
            </w:del>
          </w:p>
        </w:tc>
        <w:tc>
          <w:tcPr>
            <w:tcW w:w="3487" w:type="dxa"/>
            <w:tcPrChange w:id="991" w:author="Palacherla, Susmitha C (NONUS)" w:date="2017-04-24T10:15:00Z">
              <w:tcPr>
                <w:tcW w:w="4500" w:type="dxa"/>
              </w:tcPr>
            </w:tcPrChange>
          </w:tcPr>
          <w:p w:rsidR="00022646" w:rsidDel="00E250E0" w:rsidRDefault="00737DE7" w:rsidP="00022646">
            <w:pPr>
              <w:spacing w:after="20" w:line="240" w:lineRule="auto"/>
              <w:rPr>
                <w:del w:id="992" w:author="Palacherla, Susmitha C (NONUS)" w:date="2017-04-24T10:15:00Z"/>
              </w:rPr>
            </w:pPr>
            <w:del w:id="993" w:author="Palacherla, Susmitha C (NONUS)" w:date="2017-04-24T10:15:00Z">
              <w:r w:rsidDel="00E250E0">
                <w:delText>Has the monitor been verified by Verint?</w:delText>
              </w:r>
            </w:del>
          </w:p>
          <w:p w:rsidR="00022646" w:rsidDel="00E250E0" w:rsidRDefault="00022646" w:rsidP="00022646">
            <w:pPr>
              <w:spacing w:after="20" w:line="240" w:lineRule="auto"/>
              <w:rPr>
                <w:del w:id="994" w:author="Palacherla, Susmitha C (NONUS)" w:date="2017-04-24T10:15:00Z"/>
              </w:rPr>
            </w:pPr>
            <w:del w:id="995" w:author="Palacherla, Susmitha C (NONUS)" w:date="2017-04-24T10:15:00Z">
              <w:r w:rsidDel="00E250E0">
                <w:delText>Expression:</w:delText>
              </w:r>
            </w:del>
          </w:p>
          <w:p w:rsidR="00022646" w:rsidDel="00E250E0" w:rsidRDefault="00814ED8" w:rsidP="00022646">
            <w:pPr>
              <w:spacing w:after="20" w:line="240" w:lineRule="auto"/>
              <w:rPr>
                <w:del w:id="996" w:author="Palacherla, Susmitha C (NONUS)" w:date="2017-04-24T10:15:00Z"/>
                <w:rFonts w:ascii="Courier New" w:hAnsi="Courier New" w:cs="Courier New"/>
                <w:noProof/>
                <w:sz w:val="20"/>
                <w:szCs w:val="20"/>
              </w:rPr>
            </w:pPr>
            <w:del w:id="997" w:author="Palacherla, Susmitha C (NONUS)" w:date="2017-04-24T10:15:00Z">
              <w:r w:rsidDel="00E250E0">
                <w:rPr>
                  <w:rFonts w:ascii="Courier New" w:hAnsi="Courier New" w:cs="Courier New"/>
                  <w:noProof/>
                  <w:sz w:val="20"/>
                  <w:szCs w:val="20"/>
                </w:rPr>
                <w:delText xml:space="preserve">=IIF(Fields!Verified.Value = </w:delText>
              </w:r>
              <w:r w:rsidDel="00E250E0">
                <w:rPr>
                  <w:rFonts w:ascii="Courier New" w:hAnsi="Courier New" w:cs="Courier New"/>
                  <w:noProof/>
                  <w:color w:val="A31515"/>
                  <w:sz w:val="20"/>
                  <w:szCs w:val="20"/>
                </w:rPr>
                <w:delText>"Y"</w:delText>
              </w:r>
              <w:r w:rsidDel="00E250E0">
                <w:rPr>
                  <w:rFonts w:ascii="Courier New" w:hAnsi="Courier New" w:cs="Courier New"/>
                  <w:noProof/>
                  <w:sz w:val="20"/>
                  <w:szCs w:val="20"/>
                </w:rPr>
                <w:delText xml:space="preserve">, </w:delText>
              </w:r>
              <w:r w:rsidDel="00E250E0">
                <w:rPr>
                  <w:rFonts w:ascii="Courier New" w:hAnsi="Courier New" w:cs="Courier New"/>
                  <w:noProof/>
                  <w:color w:val="A31515"/>
                  <w:sz w:val="20"/>
                  <w:szCs w:val="20"/>
                </w:rPr>
                <w:delText>"Yes"</w:delText>
              </w:r>
              <w:r w:rsidDel="00E250E0">
                <w:rPr>
                  <w:rFonts w:ascii="Courier New" w:hAnsi="Courier New" w:cs="Courier New"/>
                  <w:noProof/>
                  <w:sz w:val="20"/>
                  <w:szCs w:val="20"/>
                </w:rPr>
                <w:delText xml:space="preserve">, </w:delText>
              </w:r>
              <w:r w:rsidDel="00E250E0">
                <w:rPr>
                  <w:rFonts w:ascii="Courier New" w:hAnsi="Courier New" w:cs="Courier New"/>
                  <w:noProof/>
                  <w:color w:val="A31515"/>
                  <w:sz w:val="20"/>
                  <w:szCs w:val="20"/>
                </w:rPr>
                <w:delText>"No"</w:delText>
              </w:r>
              <w:r w:rsidDel="00E250E0">
                <w:rPr>
                  <w:rFonts w:ascii="Courier New" w:hAnsi="Courier New" w:cs="Courier New"/>
                  <w:noProof/>
                  <w:sz w:val="20"/>
                  <w:szCs w:val="20"/>
                </w:rPr>
                <w:delText>)</w:delText>
              </w:r>
            </w:del>
          </w:p>
          <w:p w:rsidR="00022646" w:rsidDel="00E250E0" w:rsidRDefault="00022646" w:rsidP="00022646">
            <w:pPr>
              <w:spacing w:after="20" w:line="240" w:lineRule="auto"/>
              <w:rPr>
                <w:del w:id="998" w:author="Palacherla, Susmitha C (NONUS)" w:date="2017-04-24T10:15:00Z"/>
                <w:rFonts w:ascii="Courier New" w:hAnsi="Courier New" w:cs="Courier New"/>
                <w:noProof/>
                <w:sz w:val="20"/>
                <w:szCs w:val="20"/>
              </w:rPr>
            </w:pPr>
          </w:p>
          <w:p w:rsidR="00022646" w:rsidDel="00E250E0" w:rsidRDefault="00022646" w:rsidP="00022646">
            <w:pPr>
              <w:spacing w:after="20" w:line="240" w:lineRule="auto"/>
              <w:rPr>
                <w:del w:id="999" w:author="Palacherla, Susmitha C (NONUS)" w:date="2017-04-24T10:15:00Z"/>
                <w:rFonts w:asciiTheme="minorHAnsi" w:hAnsiTheme="minorHAnsi" w:cs="Courier New"/>
                <w:noProof/>
              </w:rPr>
            </w:pPr>
            <w:del w:id="1000" w:author="Palacherla, Susmitha C (NONUS)" w:date="2017-04-24T10:15:00Z">
              <w:r w:rsidRPr="00D62F04" w:rsidDel="00E250E0">
                <w:rPr>
                  <w:rFonts w:asciiTheme="minorHAnsi" w:hAnsiTheme="minorHAnsi" w:cs="Courier New"/>
                  <w:noProof/>
                </w:rPr>
                <w:delText>Evalu</w:delText>
              </w:r>
              <w:r w:rsidDel="00E250E0">
                <w:rPr>
                  <w:rFonts w:asciiTheme="minorHAnsi" w:hAnsiTheme="minorHAnsi" w:cs="Courier New"/>
                  <w:noProof/>
                </w:rPr>
                <w:delText>ates to (example):</w:delText>
              </w:r>
            </w:del>
          </w:p>
          <w:p w:rsidR="00022646" w:rsidDel="00E250E0" w:rsidRDefault="00814ED8" w:rsidP="00022646">
            <w:pPr>
              <w:spacing w:after="20" w:line="240" w:lineRule="auto"/>
              <w:rPr>
                <w:del w:id="1001" w:author="Palacherla, Susmitha C (NONUS)" w:date="2017-04-24T10:15:00Z"/>
              </w:rPr>
            </w:pPr>
            <w:del w:id="1002" w:author="Palacherla, Susmitha C (NONUS)" w:date="2017-04-24T10:15:00Z">
              <w:r w:rsidDel="00E250E0">
                <w:delText>No</w:delText>
              </w:r>
            </w:del>
          </w:p>
        </w:tc>
        <w:tc>
          <w:tcPr>
            <w:tcW w:w="4541" w:type="dxa"/>
            <w:tcPrChange w:id="1003" w:author="Palacherla, Susmitha C (NONUS)" w:date="2017-04-24T10:15:00Z">
              <w:tcPr>
                <w:tcW w:w="3528" w:type="dxa"/>
              </w:tcPr>
            </w:tcPrChange>
          </w:tcPr>
          <w:p w:rsidR="00022646" w:rsidDel="00E250E0" w:rsidRDefault="00022646" w:rsidP="007B16D7">
            <w:pPr>
              <w:spacing w:after="20" w:line="240" w:lineRule="auto"/>
              <w:rPr>
                <w:del w:id="1004" w:author="Palacherla, Susmitha C (NONUS)" w:date="2017-04-24T10:15:00Z"/>
              </w:rPr>
            </w:pPr>
            <w:del w:id="1005" w:author="Palacherla, Susmitha C (NONUS)" w:date="2017-04-24T10:15:00Z">
              <w:r w:rsidDel="00E250E0">
                <w:delText>Literal value “Yes” or “No”.</w:delText>
              </w:r>
            </w:del>
          </w:p>
        </w:tc>
      </w:tr>
      <w:tr w:rsidR="00022646" w:rsidDel="00E250E0" w:rsidTr="00E250E0">
        <w:trPr>
          <w:del w:id="1006" w:author="Palacherla, Susmitha C (NONUS)" w:date="2017-04-24T10:15:00Z"/>
        </w:trPr>
        <w:tc>
          <w:tcPr>
            <w:tcW w:w="1548" w:type="dxa"/>
            <w:tcPrChange w:id="1007" w:author="Palacherla, Susmitha C (NONUS)" w:date="2017-04-24T10:15:00Z">
              <w:tcPr>
                <w:tcW w:w="1548" w:type="dxa"/>
              </w:tcPr>
            </w:tcPrChange>
          </w:tcPr>
          <w:p w:rsidR="00022646" w:rsidDel="00E250E0" w:rsidRDefault="00022646" w:rsidP="007B16D7">
            <w:pPr>
              <w:spacing w:after="20" w:line="240" w:lineRule="auto"/>
              <w:rPr>
                <w:del w:id="1008" w:author="Palacherla, Susmitha C (NONUS)" w:date="2017-04-24T10:15:00Z"/>
              </w:rPr>
            </w:pPr>
            <w:del w:id="1009" w:author="Palacherla, Susmitha C (NONUS)" w:date="2017-04-24T10:15:00Z">
              <w:r w:rsidDel="00E250E0">
                <w:delText>Prior Quality Specialist LAN ID</w:delText>
              </w:r>
            </w:del>
          </w:p>
        </w:tc>
        <w:tc>
          <w:tcPr>
            <w:tcW w:w="3487" w:type="dxa"/>
            <w:tcPrChange w:id="1010" w:author="Palacherla, Susmitha C (NONUS)" w:date="2017-04-24T10:15:00Z">
              <w:tcPr>
                <w:tcW w:w="4500" w:type="dxa"/>
              </w:tcPr>
            </w:tcPrChange>
          </w:tcPr>
          <w:p w:rsidR="00022646" w:rsidDel="00E250E0" w:rsidRDefault="00022646" w:rsidP="004D09FF">
            <w:pPr>
              <w:spacing w:after="20" w:line="240" w:lineRule="auto"/>
              <w:rPr>
                <w:del w:id="1011" w:author="Palacherla, Susmitha C (NONUS)" w:date="2017-04-24T10:15:00Z"/>
              </w:rPr>
            </w:pPr>
            <w:del w:id="1012" w:author="Palacherla, Susmitha C (NONUS)" w:date="2017-04-24T10:15:00Z">
              <w:r w:rsidDel="00E250E0">
                <w:delText>LeadReportDataSet.</w:delText>
              </w:r>
              <w:r w:rsidRPr="00022646" w:rsidDel="00E250E0">
                <w:delText>[Prior_Quality_Specialist_LAN_ID]</w:delText>
              </w:r>
            </w:del>
          </w:p>
        </w:tc>
        <w:tc>
          <w:tcPr>
            <w:tcW w:w="4541" w:type="dxa"/>
            <w:tcPrChange w:id="1013" w:author="Palacherla, Susmitha C (NONUS)" w:date="2017-04-24T10:15:00Z">
              <w:tcPr>
                <w:tcW w:w="3528" w:type="dxa"/>
              </w:tcPr>
            </w:tcPrChange>
          </w:tcPr>
          <w:p w:rsidR="00022646" w:rsidDel="00E250E0" w:rsidRDefault="00022646" w:rsidP="007B16D7">
            <w:pPr>
              <w:spacing w:after="20" w:line="240" w:lineRule="auto"/>
              <w:rPr>
                <w:del w:id="1014" w:author="Palacherla, Susmitha C (NONUS)" w:date="2017-04-24T10:15:00Z"/>
              </w:rPr>
            </w:pPr>
          </w:p>
        </w:tc>
      </w:tr>
      <w:tr w:rsidR="00E250E0" w:rsidRPr="00CD4169" w:rsidTr="00E250E0">
        <w:trPr>
          <w:ins w:id="1015" w:author="Palacherla, Susmitha C (NONUS)" w:date="2017-04-24T10:15:00Z"/>
        </w:trPr>
        <w:tc>
          <w:tcPr>
            <w:tcW w:w="1548" w:type="dxa"/>
            <w:tcPrChange w:id="1016" w:author="Palacherla, Susmitha C (NONUS)" w:date="2017-04-24T10:15:00Z">
              <w:tcPr>
                <w:tcW w:w="1548" w:type="dxa"/>
              </w:tcPr>
            </w:tcPrChange>
          </w:tcPr>
          <w:p w:rsidR="00E250E0" w:rsidRPr="004F4A0E" w:rsidRDefault="00E250E0" w:rsidP="00343D8D">
            <w:pPr>
              <w:jc w:val="center"/>
              <w:rPr>
                <w:ins w:id="1017" w:author="Palacherla, Susmitha C (NONUS)" w:date="2017-04-24T10:15:00Z"/>
                <w:rFonts w:eastAsia="Calibri"/>
                <w:b/>
                <w:color w:val="000000"/>
              </w:rPr>
            </w:pPr>
            <w:ins w:id="1018" w:author="Palacherla, Susmitha C (NONUS)" w:date="2017-04-24T10:15:00Z">
              <w:r>
                <w:rPr>
                  <w:rFonts w:eastAsia="Calibri"/>
                  <w:b/>
                  <w:color w:val="000000"/>
                </w:rPr>
                <w:t>Number</w:t>
              </w:r>
            </w:ins>
          </w:p>
        </w:tc>
        <w:tc>
          <w:tcPr>
            <w:tcW w:w="3487" w:type="dxa"/>
            <w:tcPrChange w:id="1019" w:author="Palacherla, Susmitha C (NONUS)" w:date="2017-04-24T10:15:00Z">
              <w:tcPr>
                <w:tcW w:w="4500" w:type="dxa"/>
              </w:tcPr>
            </w:tcPrChange>
          </w:tcPr>
          <w:p w:rsidR="00E250E0" w:rsidRPr="004F4A0E" w:rsidRDefault="00E250E0" w:rsidP="00343D8D">
            <w:pPr>
              <w:jc w:val="center"/>
              <w:rPr>
                <w:ins w:id="1020" w:author="Palacherla, Susmitha C (NONUS)" w:date="2017-04-24T10:15:00Z"/>
                <w:rFonts w:eastAsia="Calibri"/>
                <w:b/>
                <w:color w:val="000000"/>
              </w:rPr>
            </w:pPr>
            <w:ins w:id="1021" w:author="Palacherla, Susmitha C (NONUS)" w:date="2017-04-24T10:15:00Z">
              <w:r w:rsidRPr="004F4A0E">
                <w:rPr>
                  <w:rFonts w:eastAsia="Calibri"/>
                  <w:b/>
                  <w:color w:val="000000"/>
                </w:rPr>
                <w:t>Field</w:t>
              </w:r>
            </w:ins>
          </w:p>
        </w:tc>
        <w:tc>
          <w:tcPr>
            <w:tcW w:w="4541" w:type="dxa"/>
            <w:tcPrChange w:id="1022" w:author="Palacherla, Susmitha C (NONUS)" w:date="2017-04-24T10:15:00Z">
              <w:tcPr>
                <w:tcW w:w="3528" w:type="dxa"/>
              </w:tcPr>
            </w:tcPrChange>
          </w:tcPr>
          <w:p w:rsidR="00E250E0" w:rsidRPr="004F4A0E" w:rsidRDefault="00E250E0" w:rsidP="00343D8D">
            <w:pPr>
              <w:jc w:val="center"/>
              <w:rPr>
                <w:ins w:id="1023" w:author="Palacherla, Susmitha C (NONUS)" w:date="2017-04-24T10:15:00Z"/>
                <w:rFonts w:eastAsia="Calibri"/>
                <w:b/>
              </w:rPr>
            </w:pPr>
            <w:ins w:id="1024" w:author="Palacherla, Susmitha C (NONUS)" w:date="2017-04-24T10:15:00Z">
              <w:r w:rsidRPr="004F4A0E">
                <w:rPr>
                  <w:rFonts w:eastAsia="Calibri"/>
                  <w:b/>
                </w:rPr>
                <w:t>Description</w:t>
              </w:r>
            </w:ins>
          </w:p>
        </w:tc>
      </w:tr>
      <w:tr w:rsidR="00E250E0" w:rsidRPr="00CD4169" w:rsidTr="00E250E0">
        <w:trPr>
          <w:ins w:id="1025" w:author="Palacherla, Susmitha C (NONUS)" w:date="2017-04-24T10:15:00Z"/>
        </w:trPr>
        <w:tc>
          <w:tcPr>
            <w:tcW w:w="1548" w:type="dxa"/>
            <w:tcPrChange w:id="1026" w:author="Palacherla, Susmitha C (NONUS)" w:date="2017-04-24T10:15:00Z">
              <w:tcPr>
                <w:tcW w:w="1548" w:type="dxa"/>
              </w:tcPr>
            </w:tcPrChange>
          </w:tcPr>
          <w:p w:rsidR="00E250E0" w:rsidRPr="004F4A0E" w:rsidRDefault="00E250E0" w:rsidP="00343D8D">
            <w:pPr>
              <w:jc w:val="center"/>
              <w:rPr>
                <w:ins w:id="1027" w:author="Palacherla, Susmitha C (NONUS)" w:date="2017-04-24T10:15:00Z"/>
                <w:rFonts w:eastAsia="Calibri"/>
                <w:color w:val="000000"/>
              </w:rPr>
            </w:pPr>
            <w:ins w:id="1028" w:author="Palacherla, Susmitha C (NONUS)" w:date="2017-04-24T10:15:00Z">
              <w:r>
                <w:rPr>
                  <w:rFonts w:eastAsia="Calibri"/>
                  <w:color w:val="000000"/>
                </w:rPr>
                <w:t>1</w:t>
              </w:r>
            </w:ins>
          </w:p>
        </w:tc>
        <w:tc>
          <w:tcPr>
            <w:tcW w:w="3487" w:type="dxa"/>
            <w:tcPrChange w:id="1029" w:author="Palacherla, Susmitha C (NONUS)" w:date="2017-04-24T10:15:00Z">
              <w:tcPr>
                <w:tcW w:w="4500" w:type="dxa"/>
              </w:tcPr>
            </w:tcPrChange>
          </w:tcPr>
          <w:p w:rsidR="00E250E0" w:rsidRPr="004F4A0E" w:rsidRDefault="00E250E0" w:rsidP="00343D8D">
            <w:pPr>
              <w:rPr>
                <w:ins w:id="1030" w:author="Palacherla, Susmitha C (NONUS)" w:date="2017-04-24T10:15:00Z"/>
                <w:rFonts w:eastAsia="Calibri"/>
                <w:b/>
                <w:color w:val="000000"/>
              </w:rPr>
            </w:pPr>
            <w:ins w:id="1031" w:author="Palacherla, Susmitha C (NONUS)" w:date="2017-04-24T10:15:00Z">
              <w:r w:rsidRPr="004F4A0E">
                <w:rPr>
                  <w:rFonts w:eastAsia="Calibri"/>
                  <w:color w:val="000000"/>
                </w:rPr>
                <w:t>Module ID</w:t>
              </w:r>
            </w:ins>
          </w:p>
        </w:tc>
        <w:tc>
          <w:tcPr>
            <w:tcW w:w="4541" w:type="dxa"/>
            <w:tcPrChange w:id="1032" w:author="Palacherla, Susmitha C (NONUS)" w:date="2017-04-24T10:15:00Z">
              <w:tcPr>
                <w:tcW w:w="3528" w:type="dxa"/>
              </w:tcPr>
            </w:tcPrChange>
          </w:tcPr>
          <w:p w:rsidR="00E250E0" w:rsidRPr="004F4A0E" w:rsidRDefault="00E250E0" w:rsidP="00343D8D">
            <w:pPr>
              <w:rPr>
                <w:ins w:id="1033" w:author="Palacherla, Susmitha C (NONUS)" w:date="2017-04-24T10:15:00Z"/>
                <w:rFonts w:eastAsia="Calibri"/>
              </w:rPr>
            </w:pPr>
            <w:ins w:id="1034" w:author="Palacherla, Susmitha C (NONUS)" w:date="2017-04-24T10:15:00Z">
              <w:r w:rsidRPr="004F4A0E">
                <w:rPr>
                  <w:rFonts w:eastAsia="Calibri"/>
                </w:rPr>
                <w:t>Module the log was submitted in</w:t>
              </w:r>
            </w:ins>
          </w:p>
        </w:tc>
      </w:tr>
      <w:tr w:rsidR="00E250E0" w:rsidRPr="00CD4169" w:rsidTr="00E250E0">
        <w:trPr>
          <w:ins w:id="1035" w:author="Palacherla, Susmitha C (NONUS)" w:date="2017-04-24T10:15:00Z"/>
        </w:trPr>
        <w:tc>
          <w:tcPr>
            <w:tcW w:w="1548" w:type="dxa"/>
            <w:tcPrChange w:id="1036" w:author="Palacherla, Susmitha C (NONUS)" w:date="2017-04-24T10:15:00Z">
              <w:tcPr>
                <w:tcW w:w="1548" w:type="dxa"/>
              </w:tcPr>
            </w:tcPrChange>
          </w:tcPr>
          <w:p w:rsidR="00E250E0" w:rsidRDefault="00E250E0" w:rsidP="00343D8D">
            <w:pPr>
              <w:jc w:val="center"/>
              <w:rPr>
                <w:ins w:id="1037" w:author="Palacherla, Susmitha C (NONUS)" w:date="2017-04-24T10:15:00Z"/>
                <w:rFonts w:eastAsia="Calibri"/>
                <w:color w:val="000000"/>
              </w:rPr>
            </w:pPr>
            <w:ins w:id="1038" w:author="Palacherla, Susmitha C (NONUS)" w:date="2017-04-24T10:15:00Z">
              <w:r>
                <w:rPr>
                  <w:rFonts w:eastAsia="Calibri"/>
                  <w:color w:val="000000"/>
                </w:rPr>
                <w:t>2</w:t>
              </w:r>
            </w:ins>
          </w:p>
        </w:tc>
        <w:tc>
          <w:tcPr>
            <w:tcW w:w="3487" w:type="dxa"/>
            <w:tcPrChange w:id="1039" w:author="Palacherla, Susmitha C (NONUS)" w:date="2017-04-24T10:15:00Z">
              <w:tcPr>
                <w:tcW w:w="4500" w:type="dxa"/>
              </w:tcPr>
            </w:tcPrChange>
          </w:tcPr>
          <w:p w:rsidR="00E250E0" w:rsidRPr="004F4A0E" w:rsidRDefault="00E250E0" w:rsidP="00343D8D">
            <w:pPr>
              <w:rPr>
                <w:ins w:id="1040" w:author="Palacherla, Susmitha C (NONUS)" w:date="2017-04-24T10:15:00Z"/>
                <w:rFonts w:eastAsia="Calibri"/>
                <w:color w:val="000000"/>
              </w:rPr>
            </w:pPr>
            <w:ins w:id="1041" w:author="Palacherla, Susmitha C (NONUS)" w:date="2017-04-24T10:15:00Z">
              <w:r>
                <w:rPr>
                  <w:rFonts w:eastAsia="Calibri"/>
                  <w:color w:val="000000"/>
                </w:rPr>
                <w:t>Module Name</w:t>
              </w:r>
            </w:ins>
          </w:p>
        </w:tc>
        <w:tc>
          <w:tcPr>
            <w:tcW w:w="4541" w:type="dxa"/>
            <w:tcPrChange w:id="1042" w:author="Palacherla, Susmitha C (NONUS)" w:date="2017-04-24T10:15:00Z">
              <w:tcPr>
                <w:tcW w:w="3528" w:type="dxa"/>
              </w:tcPr>
            </w:tcPrChange>
          </w:tcPr>
          <w:p w:rsidR="00E250E0" w:rsidRPr="004F4A0E" w:rsidRDefault="00E250E0" w:rsidP="00343D8D">
            <w:pPr>
              <w:rPr>
                <w:ins w:id="1043" w:author="Palacherla, Susmitha C (NONUS)" w:date="2017-04-24T10:15:00Z"/>
                <w:rFonts w:eastAsia="Calibri"/>
              </w:rPr>
            </w:pPr>
            <w:ins w:id="1044" w:author="Palacherla, Susmitha C (NONUS)" w:date="2017-04-24T10:15:00Z">
              <w:r>
                <w:rPr>
                  <w:rFonts w:eastAsia="Calibri"/>
                </w:rPr>
                <w:t>Name of the module</w:t>
              </w:r>
            </w:ins>
          </w:p>
        </w:tc>
      </w:tr>
      <w:tr w:rsidR="00E250E0" w:rsidRPr="00CD4169" w:rsidTr="00E250E0">
        <w:trPr>
          <w:ins w:id="1045" w:author="Palacherla, Susmitha C (NONUS)" w:date="2017-04-24T10:15:00Z"/>
        </w:trPr>
        <w:tc>
          <w:tcPr>
            <w:tcW w:w="1548" w:type="dxa"/>
            <w:tcPrChange w:id="1046" w:author="Palacherla, Susmitha C (NONUS)" w:date="2017-04-24T10:15:00Z">
              <w:tcPr>
                <w:tcW w:w="1548" w:type="dxa"/>
              </w:tcPr>
            </w:tcPrChange>
          </w:tcPr>
          <w:p w:rsidR="00E250E0" w:rsidRPr="004F4A0E" w:rsidRDefault="00E250E0" w:rsidP="00343D8D">
            <w:pPr>
              <w:jc w:val="center"/>
              <w:rPr>
                <w:ins w:id="1047" w:author="Palacherla, Susmitha C (NONUS)" w:date="2017-04-24T10:15:00Z"/>
                <w:rFonts w:eastAsia="Calibri"/>
                <w:color w:val="000000"/>
              </w:rPr>
            </w:pPr>
            <w:ins w:id="1048" w:author="Palacherla, Susmitha C (NONUS)" w:date="2017-04-24T10:15:00Z">
              <w:r>
                <w:rPr>
                  <w:rFonts w:eastAsia="Calibri"/>
                  <w:color w:val="000000"/>
                </w:rPr>
                <w:t>3</w:t>
              </w:r>
            </w:ins>
          </w:p>
        </w:tc>
        <w:tc>
          <w:tcPr>
            <w:tcW w:w="3487" w:type="dxa"/>
            <w:tcPrChange w:id="1049" w:author="Palacherla, Susmitha C (NONUS)" w:date="2017-04-24T10:15:00Z">
              <w:tcPr>
                <w:tcW w:w="4500" w:type="dxa"/>
              </w:tcPr>
            </w:tcPrChange>
          </w:tcPr>
          <w:p w:rsidR="00E250E0" w:rsidRPr="004F4A0E" w:rsidRDefault="00E250E0" w:rsidP="00343D8D">
            <w:pPr>
              <w:rPr>
                <w:ins w:id="1050" w:author="Palacherla, Susmitha C (NONUS)" w:date="2017-04-24T10:15:00Z"/>
                <w:rFonts w:eastAsia="Calibri"/>
                <w:color w:val="000000"/>
              </w:rPr>
            </w:pPr>
            <w:ins w:id="1051" w:author="Palacherla, Susmitha C (NONUS)" w:date="2017-04-24T10:15:00Z">
              <w:r w:rsidRPr="004F4A0E">
                <w:rPr>
                  <w:rFonts w:eastAsia="Calibri"/>
                  <w:color w:val="000000"/>
                </w:rPr>
                <w:t>Coaching ID</w:t>
              </w:r>
            </w:ins>
          </w:p>
        </w:tc>
        <w:tc>
          <w:tcPr>
            <w:tcW w:w="4541" w:type="dxa"/>
            <w:tcPrChange w:id="1052" w:author="Palacherla, Susmitha C (NONUS)" w:date="2017-04-24T10:15:00Z">
              <w:tcPr>
                <w:tcW w:w="3528" w:type="dxa"/>
              </w:tcPr>
            </w:tcPrChange>
          </w:tcPr>
          <w:p w:rsidR="00E250E0" w:rsidRPr="004F4A0E" w:rsidRDefault="00E250E0" w:rsidP="00343D8D">
            <w:pPr>
              <w:rPr>
                <w:ins w:id="1053" w:author="Palacherla, Susmitha C (NONUS)" w:date="2017-04-24T10:15:00Z"/>
                <w:rFonts w:eastAsia="Calibri"/>
              </w:rPr>
            </w:pPr>
            <w:ins w:id="1054" w:author="Palacherla, Susmitha C (NONUS)" w:date="2017-04-24T10:15:00Z">
              <w:r w:rsidRPr="004F4A0E">
                <w:rPr>
                  <w:rFonts w:eastAsia="Calibri"/>
                </w:rPr>
                <w:t>ID of the coaching log</w:t>
              </w:r>
            </w:ins>
          </w:p>
        </w:tc>
      </w:tr>
      <w:tr w:rsidR="00E250E0" w:rsidRPr="00CD4169" w:rsidTr="00E250E0">
        <w:trPr>
          <w:ins w:id="1055" w:author="Palacherla, Susmitha C (NONUS)" w:date="2017-04-24T10:15:00Z"/>
        </w:trPr>
        <w:tc>
          <w:tcPr>
            <w:tcW w:w="1548" w:type="dxa"/>
            <w:tcPrChange w:id="1056" w:author="Palacherla, Susmitha C (NONUS)" w:date="2017-04-24T10:15:00Z">
              <w:tcPr>
                <w:tcW w:w="1548" w:type="dxa"/>
              </w:tcPr>
            </w:tcPrChange>
          </w:tcPr>
          <w:p w:rsidR="00E250E0" w:rsidRPr="004F4A0E" w:rsidRDefault="00E250E0" w:rsidP="00343D8D">
            <w:pPr>
              <w:jc w:val="center"/>
              <w:rPr>
                <w:ins w:id="1057" w:author="Palacherla, Susmitha C (NONUS)" w:date="2017-04-24T10:15:00Z"/>
                <w:rFonts w:eastAsia="Calibri"/>
                <w:color w:val="000000"/>
              </w:rPr>
            </w:pPr>
            <w:ins w:id="1058" w:author="Palacherla, Susmitha C (NONUS)" w:date="2017-04-24T10:15:00Z">
              <w:r>
                <w:rPr>
                  <w:rFonts w:eastAsia="Calibri"/>
                  <w:color w:val="000000"/>
                </w:rPr>
                <w:t>4</w:t>
              </w:r>
            </w:ins>
          </w:p>
        </w:tc>
        <w:tc>
          <w:tcPr>
            <w:tcW w:w="3487" w:type="dxa"/>
            <w:tcPrChange w:id="1059" w:author="Palacherla, Susmitha C (NONUS)" w:date="2017-04-24T10:15:00Z">
              <w:tcPr>
                <w:tcW w:w="4500" w:type="dxa"/>
              </w:tcPr>
            </w:tcPrChange>
          </w:tcPr>
          <w:p w:rsidR="00E250E0" w:rsidRPr="004F4A0E" w:rsidRDefault="00E250E0" w:rsidP="00343D8D">
            <w:pPr>
              <w:rPr>
                <w:ins w:id="1060" w:author="Palacherla, Susmitha C (NONUS)" w:date="2017-04-24T10:15:00Z"/>
                <w:rFonts w:eastAsia="Calibri"/>
                <w:color w:val="000000"/>
              </w:rPr>
            </w:pPr>
            <w:ins w:id="1061" w:author="Palacherla, Susmitha C (NONUS)" w:date="2017-04-24T10:15:00Z">
              <w:r w:rsidRPr="004F4A0E">
                <w:rPr>
                  <w:rFonts w:eastAsia="Calibri"/>
                  <w:color w:val="000000"/>
                </w:rPr>
                <w:t>Form name</w:t>
              </w:r>
            </w:ins>
          </w:p>
        </w:tc>
        <w:tc>
          <w:tcPr>
            <w:tcW w:w="4541" w:type="dxa"/>
            <w:tcPrChange w:id="1062" w:author="Palacherla, Susmitha C (NONUS)" w:date="2017-04-24T10:15:00Z">
              <w:tcPr>
                <w:tcW w:w="3528" w:type="dxa"/>
              </w:tcPr>
            </w:tcPrChange>
          </w:tcPr>
          <w:p w:rsidR="00E250E0" w:rsidRPr="004F4A0E" w:rsidRDefault="00E250E0" w:rsidP="00343D8D">
            <w:pPr>
              <w:rPr>
                <w:ins w:id="1063" w:author="Palacherla, Susmitha C (NONUS)" w:date="2017-04-24T10:15:00Z"/>
                <w:rFonts w:eastAsia="Calibri"/>
              </w:rPr>
            </w:pPr>
            <w:ins w:id="1064" w:author="Palacherla, Susmitha C (NONUS)" w:date="2017-04-24T10:15:00Z">
              <w:r w:rsidRPr="004F4A0E">
                <w:rPr>
                  <w:rFonts w:eastAsia="Calibri"/>
                </w:rPr>
                <w:t>Coaching log form name</w:t>
              </w:r>
            </w:ins>
          </w:p>
        </w:tc>
      </w:tr>
      <w:tr w:rsidR="00E250E0" w:rsidRPr="00CD4169" w:rsidTr="00E250E0">
        <w:trPr>
          <w:ins w:id="1065" w:author="Palacherla, Susmitha C (NONUS)" w:date="2017-04-24T10:15:00Z"/>
        </w:trPr>
        <w:tc>
          <w:tcPr>
            <w:tcW w:w="1548" w:type="dxa"/>
            <w:tcPrChange w:id="1066" w:author="Palacherla, Susmitha C (NONUS)" w:date="2017-04-24T10:15:00Z">
              <w:tcPr>
                <w:tcW w:w="1548" w:type="dxa"/>
              </w:tcPr>
            </w:tcPrChange>
          </w:tcPr>
          <w:p w:rsidR="00E250E0" w:rsidRPr="004F4A0E" w:rsidRDefault="00E250E0" w:rsidP="00343D8D">
            <w:pPr>
              <w:jc w:val="center"/>
              <w:rPr>
                <w:ins w:id="1067" w:author="Palacherla, Susmitha C (NONUS)" w:date="2017-04-24T10:15:00Z"/>
                <w:rFonts w:eastAsia="Calibri"/>
                <w:color w:val="000000"/>
              </w:rPr>
            </w:pPr>
            <w:ins w:id="1068" w:author="Palacherla, Susmitha C (NONUS)" w:date="2017-04-24T10:15:00Z">
              <w:r>
                <w:rPr>
                  <w:rFonts w:eastAsia="Calibri"/>
                  <w:color w:val="000000"/>
                </w:rPr>
                <w:t>5</w:t>
              </w:r>
            </w:ins>
          </w:p>
        </w:tc>
        <w:tc>
          <w:tcPr>
            <w:tcW w:w="3487" w:type="dxa"/>
            <w:tcPrChange w:id="1069" w:author="Palacherla, Susmitha C (NONUS)" w:date="2017-04-24T10:15:00Z">
              <w:tcPr>
                <w:tcW w:w="4500" w:type="dxa"/>
              </w:tcPr>
            </w:tcPrChange>
          </w:tcPr>
          <w:p w:rsidR="00E250E0" w:rsidRPr="004F4A0E" w:rsidRDefault="00E250E0" w:rsidP="00343D8D">
            <w:pPr>
              <w:rPr>
                <w:ins w:id="1070" w:author="Palacherla, Susmitha C (NONUS)" w:date="2017-04-24T10:15:00Z"/>
                <w:rFonts w:eastAsia="Calibri"/>
                <w:color w:val="000000"/>
              </w:rPr>
            </w:pPr>
            <w:ins w:id="1071" w:author="Palacherla, Susmitha C (NONUS)" w:date="2017-04-24T10:15:00Z">
              <w:r w:rsidRPr="004F4A0E">
                <w:rPr>
                  <w:rFonts w:eastAsia="Calibri"/>
                  <w:color w:val="000000"/>
                </w:rPr>
                <w:t>Status</w:t>
              </w:r>
            </w:ins>
          </w:p>
        </w:tc>
        <w:tc>
          <w:tcPr>
            <w:tcW w:w="4541" w:type="dxa"/>
            <w:tcPrChange w:id="1072" w:author="Palacherla, Susmitha C (NONUS)" w:date="2017-04-24T10:15:00Z">
              <w:tcPr>
                <w:tcW w:w="3528" w:type="dxa"/>
              </w:tcPr>
            </w:tcPrChange>
          </w:tcPr>
          <w:p w:rsidR="00E250E0" w:rsidRPr="004F4A0E" w:rsidRDefault="00E250E0" w:rsidP="00343D8D">
            <w:pPr>
              <w:rPr>
                <w:ins w:id="1073" w:author="Palacherla, Susmitha C (NONUS)" w:date="2017-04-24T10:15:00Z"/>
                <w:rFonts w:eastAsia="Calibri"/>
              </w:rPr>
            </w:pPr>
            <w:ins w:id="1074" w:author="Palacherla, Susmitha C (NONUS)" w:date="2017-04-24T10:15:00Z">
              <w:r w:rsidRPr="004F4A0E">
                <w:rPr>
                  <w:rFonts w:eastAsia="Calibri"/>
                </w:rPr>
                <w:t>Current status of the coaching log</w:t>
              </w:r>
            </w:ins>
          </w:p>
        </w:tc>
      </w:tr>
      <w:tr w:rsidR="00E250E0" w:rsidRPr="00CD4169" w:rsidTr="00E250E0">
        <w:trPr>
          <w:ins w:id="1075" w:author="Palacherla, Susmitha C (NONUS)" w:date="2017-04-24T10:15:00Z"/>
        </w:trPr>
        <w:tc>
          <w:tcPr>
            <w:tcW w:w="1548" w:type="dxa"/>
            <w:tcPrChange w:id="1076" w:author="Palacherla, Susmitha C (NONUS)" w:date="2017-04-24T10:15:00Z">
              <w:tcPr>
                <w:tcW w:w="1548" w:type="dxa"/>
              </w:tcPr>
            </w:tcPrChange>
          </w:tcPr>
          <w:p w:rsidR="00E250E0" w:rsidRPr="004F4A0E" w:rsidRDefault="00E250E0" w:rsidP="00343D8D">
            <w:pPr>
              <w:jc w:val="center"/>
              <w:rPr>
                <w:ins w:id="1077" w:author="Palacherla, Susmitha C (NONUS)" w:date="2017-04-24T10:15:00Z"/>
                <w:rFonts w:eastAsia="Calibri"/>
                <w:color w:val="000000"/>
              </w:rPr>
            </w:pPr>
            <w:ins w:id="1078" w:author="Palacherla, Susmitha C (NONUS)" w:date="2017-04-24T10:15:00Z">
              <w:r>
                <w:rPr>
                  <w:rFonts w:eastAsia="Calibri"/>
                  <w:color w:val="000000"/>
                </w:rPr>
                <w:t>6</w:t>
              </w:r>
            </w:ins>
          </w:p>
        </w:tc>
        <w:tc>
          <w:tcPr>
            <w:tcW w:w="3487" w:type="dxa"/>
            <w:tcPrChange w:id="1079" w:author="Palacherla, Susmitha C (NONUS)" w:date="2017-04-24T10:15:00Z">
              <w:tcPr>
                <w:tcW w:w="4500" w:type="dxa"/>
              </w:tcPr>
            </w:tcPrChange>
          </w:tcPr>
          <w:p w:rsidR="00E250E0" w:rsidRPr="004F4A0E" w:rsidRDefault="00E250E0" w:rsidP="00343D8D">
            <w:pPr>
              <w:rPr>
                <w:ins w:id="1080" w:author="Palacherla, Susmitha C (NONUS)" w:date="2017-04-24T10:15:00Z"/>
                <w:rFonts w:eastAsia="Calibri"/>
                <w:color w:val="000000"/>
              </w:rPr>
            </w:pPr>
            <w:ins w:id="1081" w:author="Palacherla, Susmitha C (NONUS)" w:date="2017-04-24T10:15:00Z">
              <w:r w:rsidRPr="004F4A0E">
                <w:rPr>
                  <w:rFonts w:eastAsia="Calibri"/>
                  <w:color w:val="000000"/>
                </w:rPr>
                <w:t>Employee ID</w:t>
              </w:r>
            </w:ins>
          </w:p>
        </w:tc>
        <w:tc>
          <w:tcPr>
            <w:tcW w:w="4541" w:type="dxa"/>
            <w:tcPrChange w:id="1082" w:author="Palacherla, Susmitha C (NONUS)" w:date="2017-04-24T10:15:00Z">
              <w:tcPr>
                <w:tcW w:w="3528" w:type="dxa"/>
              </w:tcPr>
            </w:tcPrChange>
          </w:tcPr>
          <w:p w:rsidR="00E250E0" w:rsidRPr="004F4A0E" w:rsidRDefault="00E250E0" w:rsidP="00343D8D">
            <w:pPr>
              <w:rPr>
                <w:ins w:id="1083" w:author="Palacherla, Susmitha C (NONUS)" w:date="2017-04-24T10:15:00Z"/>
                <w:rFonts w:eastAsia="Calibri"/>
              </w:rPr>
            </w:pPr>
            <w:ins w:id="1084" w:author="Palacherla, Susmitha C (NONUS)" w:date="2017-04-24T10:15:00Z">
              <w:r w:rsidRPr="004F4A0E">
                <w:rPr>
                  <w:rFonts w:eastAsia="Calibri"/>
                </w:rPr>
                <w:t>Employee ID of the log recipient</w:t>
              </w:r>
            </w:ins>
          </w:p>
        </w:tc>
      </w:tr>
      <w:tr w:rsidR="00E250E0" w:rsidRPr="00CD4169" w:rsidTr="00E250E0">
        <w:trPr>
          <w:ins w:id="1085" w:author="Palacherla, Susmitha C (NONUS)" w:date="2017-04-24T10:15:00Z"/>
        </w:trPr>
        <w:tc>
          <w:tcPr>
            <w:tcW w:w="1548" w:type="dxa"/>
            <w:tcPrChange w:id="1086" w:author="Palacherla, Susmitha C (NONUS)" w:date="2017-04-24T10:15:00Z">
              <w:tcPr>
                <w:tcW w:w="1548" w:type="dxa"/>
              </w:tcPr>
            </w:tcPrChange>
          </w:tcPr>
          <w:p w:rsidR="00E250E0" w:rsidRPr="004F4A0E" w:rsidRDefault="00E250E0" w:rsidP="00343D8D">
            <w:pPr>
              <w:jc w:val="center"/>
              <w:rPr>
                <w:ins w:id="1087" w:author="Palacherla, Susmitha C (NONUS)" w:date="2017-04-24T10:15:00Z"/>
                <w:rFonts w:eastAsia="Calibri"/>
                <w:color w:val="000000"/>
              </w:rPr>
            </w:pPr>
            <w:ins w:id="1088" w:author="Palacherla, Susmitha C (NONUS)" w:date="2017-04-24T10:15:00Z">
              <w:r>
                <w:rPr>
                  <w:rFonts w:eastAsia="Calibri"/>
                  <w:color w:val="000000"/>
                </w:rPr>
                <w:t>7</w:t>
              </w:r>
            </w:ins>
          </w:p>
        </w:tc>
        <w:tc>
          <w:tcPr>
            <w:tcW w:w="3487" w:type="dxa"/>
            <w:tcPrChange w:id="1089" w:author="Palacherla, Susmitha C (NONUS)" w:date="2017-04-24T10:15:00Z">
              <w:tcPr>
                <w:tcW w:w="4500" w:type="dxa"/>
              </w:tcPr>
            </w:tcPrChange>
          </w:tcPr>
          <w:p w:rsidR="00E250E0" w:rsidRPr="004F4A0E" w:rsidRDefault="00E250E0" w:rsidP="00343D8D">
            <w:pPr>
              <w:rPr>
                <w:ins w:id="1090" w:author="Palacherla, Susmitha C (NONUS)" w:date="2017-04-24T10:15:00Z"/>
                <w:rFonts w:eastAsia="Calibri"/>
                <w:color w:val="000000"/>
              </w:rPr>
            </w:pPr>
            <w:ins w:id="1091" w:author="Palacherla, Susmitha C (NONUS)" w:date="2017-04-24T10:15:00Z">
              <w:r w:rsidRPr="004F4A0E">
                <w:rPr>
                  <w:rFonts w:eastAsia="Calibri"/>
                  <w:color w:val="000000"/>
                </w:rPr>
                <w:t>Employee name</w:t>
              </w:r>
            </w:ins>
          </w:p>
        </w:tc>
        <w:tc>
          <w:tcPr>
            <w:tcW w:w="4541" w:type="dxa"/>
            <w:tcPrChange w:id="1092" w:author="Palacherla, Susmitha C (NONUS)" w:date="2017-04-24T10:15:00Z">
              <w:tcPr>
                <w:tcW w:w="3528" w:type="dxa"/>
              </w:tcPr>
            </w:tcPrChange>
          </w:tcPr>
          <w:p w:rsidR="00E250E0" w:rsidRPr="004F4A0E" w:rsidRDefault="00E250E0" w:rsidP="00343D8D">
            <w:pPr>
              <w:rPr>
                <w:ins w:id="1093" w:author="Palacherla, Susmitha C (NONUS)" w:date="2017-04-24T10:15:00Z"/>
                <w:rFonts w:eastAsia="Calibri"/>
              </w:rPr>
            </w:pPr>
            <w:ins w:id="1094" w:author="Palacherla, Susmitha C (NONUS)" w:date="2017-04-24T10:15:00Z">
              <w:r w:rsidRPr="004F4A0E">
                <w:rPr>
                  <w:rFonts w:eastAsia="Calibri"/>
                </w:rPr>
                <w:t>The last, first mi name of employee</w:t>
              </w:r>
            </w:ins>
          </w:p>
        </w:tc>
      </w:tr>
      <w:tr w:rsidR="00E250E0" w:rsidRPr="00CD4169" w:rsidTr="00E250E0">
        <w:trPr>
          <w:ins w:id="1095" w:author="Palacherla, Susmitha C (NONUS)" w:date="2017-04-24T10:15:00Z"/>
        </w:trPr>
        <w:tc>
          <w:tcPr>
            <w:tcW w:w="1548" w:type="dxa"/>
            <w:tcPrChange w:id="1096" w:author="Palacherla, Susmitha C (NONUS)" w:date="2017-04-24T10:15:00Z">
              <w:tcPr>
                <w:tcW w:w="1548" w:type="dxa"/>
              </w:tcPr>
            </w:tcPrChange>
          </w:tcPr>
          <w:p w:rsidR="00E250E0" w:rsidRPr="004F4A0E" w:rsidRDefault="00E250E0" w:rsidP="00343D8D">
            <w:pPr>
              <w:jc w:val="center"/>
              <w:rPr>
                <w:ins w:id="1097" w:author="Palacherla, Susmitha C (NONUS)" w:date="2017-04-24T10:15:00Z"/>
                <w:rFonts w:eastAsia="Calibri"/>
                <w:color w:val="000000"/>
              </w:rPr>
            </w:pPr>
            <w:ins w:id="1098" w:author="Palacherla, Susmitha C (NONUS)" w:date="2017-04-24T10:15:00Z">
              <w:r>
                <w:rPr>
                  <w:rFonts w:eastAsia="Calibri"/>
                  <w:color w:val="000000"/>
                </w:rPr>
                <w:t>8</w:t>
              </w:r>
            </w:ins>
          </w:p>
        </w:tc>
        <w:tc>
          <w:tcPr>
            <w:tcW w:w="3487" w:type="dxa"/>
            <w:tcPrChange w:id="1099" w:author="Palacherla, Susmitha C (NONUS)" w:date="2017-04-24T10:15:00Z">
              <w:tcPr>
                <w:tcW w:w="4500" w:type="dxa"/>
              </w:tcPr>
            </w:tcPrChange>
          </w:tcPr>
          <w:p w:rsidR="00E250E0" w:rsidRPr="004F4A0E" w:rsidRDefault="00E250E0" w:rsidP="00343D8D">
            <w:pPr>
              <w:rPr>
                <w:ins w:id="1100" w:author="Palacherla, Susmitha C (NONUS)" w:date="2017-04-24T10:15:00Z"/>
                <w:rFonts w:eastAsia="Calibri"/>
                <w:color w:val="000000"/>
              </w:rPr>
            </w:pPr>
            <w:ins w:id="1101" w:author="Palacherla, Susmitha C (NONUS)" w:date="2017-04-24T10:15:00Z">
              <w:r w:rsidRPr="004F4A0E">
                <w:rPr>
                  <w:rFonts w:eastAsia="Calibri"/>
                  <w:color w:val="000000"/>
                </w:rPr>
                <w:t>City</w:t>
              </w:r>
            </w:ins>
          </w:p>
        </w:tc>
        <w:tc>
          <w:tcPr>
            <w:tcW w:w="4541" w:type="dxa"/>
            <w:tcPrChange w:id="1102" w:author="Palacherla, Susmitha C (NONUS)" w:date="2017-04-24T10:15:00Z">
              <w:tcPr>
                <w:tcW w:w="3528" w:type="dxa"/>
              </w:tcPr>
            </w:tcPrChange>
          </w:tcPr>
          <w:p w:rsidR="00E250E0" w:rsidRPr="004F4A0E" w:rsidRDefault="00E250E0" w:rsidP="00343D8D">
            <w:pPr>
              <w:rPr>
                <w:ins w:id="1103" w:author="Palacherla, Susmitha C (NONUS)" w:date="2017-04-24T10:15:00Z"/>
                <w:rFonts w:eastAsia="Calibri"/>
              </w:rPr>
            </w:pPr>
            <w:ins w:id="1104" w:author="Palacherla, Susmitha C (NONUS)" w:date="2017-04-24T10:15:00Z">
              <w:r w:rsidRPr="004F4A0E">
                <w:rPr>
                  <w:rFonts w:eastAsia="Calibri"/>
                </w:rPr>
                <w:t>Site of the employee</w:t>
              </w:r>
            </w:ins>
          </w:p>
        </w:tc>
      </w:tr>
      <w:tr w:rsidR="00E250E0" w:rsidRPr="00CD4169" w:rsidTr="00E250E0">
        <w:trPr>
          <w:ins w:id="1105" w:author="Palacherla, Susmitha C (NONUS)" w:date="2017-04-24T10:15:00Z"/>
        </w:trPr>
        <w:tc>
          <w:tcPr>
            <w:tcW w:w="1548" w:type="dxa"/>
            <w:tcPrChange w:id="1106" w:author="Palacherla, Susmitha C (NONUS)" w:date="2017-04-24T10:15:00Z">
              <w:tcPr>
                <w:tcW w:w="1548" w:type="dxa"/>
              </w:tcPr>
            </w:tcPrChange>
          </w:tcPr>
          <w:p w:rsidR="00E250E0" w:rsidRPr="004F4A0E" w:rsidRDefault="00E250E0" w:rsidP="00343D8D">
            <w:pPr>
              <w:jc w:val="center"/>
              <w:rPr>
                <w:ins w:id="1107" w:author="Palacherla, Susmitha C (NONUS)" w:date="2017-04-24T10:15:00Z"/>
                <w:rFonts w:eastAsia="Calibri"/>
                <w:color w:val="000000"/>
              </w:rPr>
            </w:pPr>
            <w:ins w:id="1108" w:author="Palacherla, Susmitha C (NONUS)" w:date="2017-04-24T10:15:00Z">
              <w:r>
                <w:rPr>
                  <w:rFonts w:eastAsia="Calibri"/>
                  <w:color w:val="000000"/>
                </w:rPr>
                <w:t>9</w:t>
              </w:r>
            </w:ins>
          </w:p>
        </w:tc>
        <w:tc>
          <w:tcPr>
            <w:tcW w:w="3487" w:type="dxa"/>
            <w:tcPrChange w:id="1109" w:author="Palacherla, Susmitha C (NONUS)" w:date="2017-04-24T10:15:00Z">
              <w:tcPr>
                <w:tcW w:w="4500" w:type="dxa"/>
              </w:tcPr>
            </w:tcPrChange>
          </w:tcPr>
          <w:p w:rsidR="00E250E0" w:rsidRPr="004F4A0E" w:rsidRDefault="00E250E0" w:rsidP="00343D8D">
            <w:pPr>
              <w:rPr>
                <w:ins w:id="1110" w:author="Palacherla, Susmitha C (NONUS)" w:date="2017-04-24T10:15:00Z"/>
                <w:rFonts w:eastAsia="Calibri"/>
                <w:color w:val="000000"/>
              </w:rPr>
            </w:pPr>
            <w:ins w:id="1111" w:author="Palacherla, Susmitha C (NONUS)" w:date="2017-04-24T10:15:00Z">
              <w:r w:rsidRPr="004F4A0E">
                <w:rPr>
                  <w:rFonts w:eastAsia="Calibri"/>
                  <w:color w:val="000000"/>
                </w:rPr>
                <w:t>Supervisor employee ID</w:t>
              </w:r>
            </w:ins>
          </w:p>
        </w:tc>
        <w:tc>
          <w:tcPr>
            <w:tcW w:w="4541" w:type="dxa"/>
            <w:tcPrChange w:id="1112" w:author="Palacherla, Susmitha C (NONUS)" w:date="2017-04-24T10:15:00Z">
              <w:tcPr>
                <w:tcW w:w="3528" w:type="dxa"/>
              </w:tcPr>
            </w:tcPrChange>
          </w:tcPr>
          <w:p w:rsidR="00E250E0" w:rsidRPr="004F4A0E" w:rsidRDefault="00E250E0" w:rsidP="00343D8D">
            <w:pPr>
              <w:rPr>
                <w:ins w:id="1113" w:author="Palacherla, Susmitha C (NONUS)" w:date="2017-04-24T10:15:00Z"/>
                <w:rFonts w:eastAsia="Calibri"/>
              </w:rPr>
            </w:pPr>
            <w:ins w:id="1114" w:author="Palacherla, Susmitha C (NONUS)" w:date="2017-04-24T10:15:00Z">
              <w:r w:rsidRPr="004F4A0E">
                <w:rPr>
                  <w:rFonts w:eastAsia="Calibri"/>
                </w:rPr>
                <w:t>Employee ID of the supervisor of the log recipient at time the log is submitted</w:t>
              </w:r>
            </w:ins>
          </w:p>
        </w:tc>
      </w:tr>
      <w:tr w:rsidR="00E250E0" w:rsidRPr="00CD4169" w:rsidTr="00E250E0">
        <w:trPr>
          <w:ins w:id="1115" w:author="Palacherla, Susmitha C (NONUS)" w:date="2017-04-24T10:15:00Z"/>
        </w:trPr>
        <w:tc>
          <w:tcPr>
            <w:tcW w:w="1548" w:type="dxa"/>
            <w:tcPrChange w:id="1116" w:author="Palacherla, Susmitha C (NONUS)" w:date="2017-04-24T10:15:00Z">
              <w:tcPr>
                <w:tcW w:w="1548" w:type="dxa"/>
              </w:tcPr>
            </w:tcPrChange>
          </w:tcPr>
          <w:p w:rsidR="00E250E0" w:rsidRPr="004F4A0E" w:rsidRDefault="00E250E0" w:rsidP="00343D8D">
            <w:pPr>
              <w:jc w:val="center"/>
              <w:rPr>
                <w:ins w:id="1117" w:author="Palacherla, Susmitha C (NONUS)" w:date="2017-04-24T10:15:00Z"/>
                <w:rFonts w:eastAsia="Calibri"/>
                <w:color w:val="000000"/>
              </w:rPr>
            </w:pPr>
            <w:ins w:id="1118" w:author="Palacherla, Susmitha C (NONUS)" w:date="2017-04-24T10:15:00Z">
              <w:r>
                <w:rPr>
                  <w:rFonts w:eastAsia="Calibri"/>
                  <w:color w:val="000000"/>
                </w:rPr>
                <w:t>10</w:t>
              </w:r>
            </w:ins>
          </w:p>
        </w:tc>
        <w:tc>
          <w:tcPr>
            <w:tcW w:w="3487" w:type="dxa"/>
            <w:tcPrChange w:id="1119" w:author="Palacherla, Susmitha C (NONUS)" w:date="2017-04-24T10:15:00Z">
              <w:tcPr>
                <w:tcW w:w="4500" w:type="dxa"/>
              </w:tcPr>
            </w:tcPrChange>
          </w:tcPr>
          <w:p w:rsidR="00E250E0" w:rsidRPr="004F4A0E" w:rsidRDefault="00E250E0" w:rsidP="00343D8D">
            <w:pPr>
              <w:rPr>
                <w:ins w:id="1120" w:author="Palacherla, Susmitha C (NONUS)" w:date="2017-04-24T10:15:00Z"/>
                <w:rFonts w:eastAsia="Calibri"/>
                <w:color w:val="000000"/>
              </w:rPr>
            </w:pPr>
            <w:ins w:id="1121" w:author="Palacherla, Susmitha C (NONUS)" w:date="2017-04-24T10:15:00Z">
              <w:r w:rsidRPr="004F4A0E">
                <w:rPr>
                  <w:rFonts w:eastAsia="Calibri"/>
                  <w:color w:val="000000"/>
                </w:rPr>
                <w:t>Supervisor name</w:t>
              </w:r>
            </w:ins>
          </w:p>
        </w:tc>
        <w:tc>
          <w:tcPr>
            <w:tcW w:w="4541" w:type="dxa"/>
            <w:tcPrChange w:id="1122" w:author="Palacherla, Susmitha C (NONUS)" w:date="2017-04-24T10:15:00Z">
              <w:tcPr>
                <w:tcW w:w="3528" w:type="dxa"/>
              </w:tcPr>
            </w:tcPrChange>
          </w:tcPr>
          <w:p w:rsidR="00E250E0" w:rsidRPr="004F4A0E" w:rsidRDefault="00E250E0" w:rsidP="00343D8D">
            <w:pPr>
              <w:rPr>
                <w:ins w:id="1123" w:author="Palacherla, Susmitha C (NONUS)" w:date="2017-04-24T10:15:00Z"/>
                <w:rFonts w:eastAsia="Calibri"/>
              </w:rPr>
            </w:pPr>
            <w:ins w:id="1124" w:author="Palacherla, Susmitha C (NONUS)" w:date="2017-04-24T10:15:00Z">
              <w:r w:rsidRPr="004F4A0E">
                <w:rPr>
                  <w:rFonts w:eastAsia="Calibri"/>
                </w:rPr>
                <w:t>The last, first mi name of supervisor of employee</w:t>
              </w:r>
            </w:ins>
          </w:p>
        </w:tc>
      </w:tr>
      <w:tr w:rsidR="00E250E0" w:rsidRPr="00CD4169" w:rsidTr="00E250E0">
        <w:trPr>
          <w:ins w:id="1125" w:author="Palacherla, Susmitha C (NONUS)" w:date="2017-04-24T10:15:00Z"/>
        </w:trPr>
        <w:tc>
          <w:tcPr>
            <w:tcW w:w="1548" w:type="dxa"/>
            <w:tcPrChange w:id="1126" w:author="Palacherla, Susmitha C (NONUS)" w:date="2017-04-24T10:15:00Z">
              <w:tcPr>
                <w:tcW w:w="1548" w:type="dxa"/>
              </w:tcPr>
            </w:tcPrChange>
          </w:tcPr>
          <w:p w:rsidR="00E250E0" w:rsidRPr="004F4A0E" w:rsidRDefault="00E250E0" w:rsidP="00343D8D">
            <w:pPr>
              <w:jc w:val="center"/>
              <w:rPr>
                <w:ins w:id="1127" w:author="Palacherla, Susmitha C (NONUS)" w:date="2017-04-24T10:15:00Z"/>
                <w:rFonts w:eastAsia="Calibri"/>
                <w:color w:val="000000"/>
              </w:rPr>
            </w:pPr>
            <w:ins w:id="1128" w:author="Palacherla, Susmitha C (NONUS)" w:date="2017-04-24T10:15:00Z">
              <w:r>
                <w:rPr>
                  <w:rFonts w:eastAsia="Calibri"/>
                  <w:color w:val="000000"/>
                </w:rPr>
                <w:t>11</w:t>
              </w:r>
            </w:ins>
          </w:p>
        </w:tc>
        <w:tc>
          <w:tcPr>
            <w:tcW w:w="3487" w:type="dxa"/>
            <w:tcPrChange w:id="1129" w:author="Palacherla, Susmitha C (NONUS)" w:date="2017-04-24T10:15:00Z">
              <w:tcPr>
                <w:tcW w:w="4500" w:type="dxa"/>
              </w:tcPr>
            </w:tcPrChange>
          </w:tcPr>
          <w:p w:rsidR="00E250E0" w:rsidRPr="004F4A0E" w:rsidRDefault="00E250E0" w:rsidP="00343D8D">
            <w:pPr>
              <w:rPr>
                <w:ins w:id="1130" w:author="Palacherla, Susmitha C (NONUS)" w:date="2017-04-24T10:15:00Z"/>
                <w:rFonts w:eastAsia="Calibri"/>
                <w:color w:val="000000"/>
              </w:rPr>
            </w:pPr>
            <w:ins w:id="1131" w:author="Palacherla, Susmitha C (NONUS)" w:date="2017-04-24T10:15:00Z">
              <w:r w:rsidRPr="004F4A0E">
                <w:rPr>
                  <w:rFonts w:eastAsia="Calibri"/>
                  <w:color w:val="000000"/>
                </w:rPr>
                <w:t>Manager employee ID</w:t>
              </w:r>
            </w:ins>
          </w:p>
        </w:tc>
        <w:tc>
          <w:tcPr>
            <w:tcW w:w="4541" w:type="dxa"/>
            <w:tcPrChange w:id="1132" w:author="Palacherla, Susmitha C (NONUS)" w:date="2017-04-24T10:15:00Z">
              <w:tcPr>
                <w:tcW w:w="3528" w:type="dxa"/>
              </w:tcPr>
            </w:tcPrChange>
          </w:tcPr>
          <w:p w:rsidR="00E250E0" w:rsidRPr="004F4A0E" w:rsidRDefault="00E250E0" w:rsidP="00343D8D">
            <w:pPr>
              <w:rPr>
                <w:ins w:id="1133" w:author="Palacherla, Susmitha C (NONUS)" w:date="2017-04-24T10:15:00Z"/>
                <w:rFonts w:eastAsia="Calibri"/>
              </w:rPr>
            </w:pPr>
            <w:ins w:id="1134" w:author="Palacherla, Susmitha C (NONUS)" w:date="2017-04-24T10:15:00Z">
              <w:r w:rsidRPr="004F4A0E">
                <w:rPr>
                  <w:rFonts w:eastAsia="Calibri"/>
                </w:rPr>
                <w:t xml:space="preserve">Employee ID of the manager of the log recipient at time log is submitted </w:t>
              </w:r>
            </w:ins>
          </w:p>
        </w:tc>
      </w:tr>
      <w:tr w:rsidR="00E250E0" w:rsidRPr="00CD4169" w:rsidTr="00E250E0">
        <w:trPr>
          <w:ins w:id="1135" w:author="Palacherla, Susmitha C (NONUS)" w:date="2017-04-24T10:15:00Z"/>
        </w:trPr>
        <w:tc>
          <w:tcPr>
            <w:tcW w:w="1548" w:type="dxa"/>
            <w:tcPrChange w:id="1136" w:author="Palacherla, Susmitha C (NONUS)" w:date="2017-04-24T10:15:00Z">
              <w:tcPr>
                <w:tcW w:w="1548" w:type="dxa"/>
              </w:tcPr>
            </w:tcPrChange>
          </w:tcPr>
          <w:p w:rsidR="00E250E0" w:rsidRPr="004F4A0E" w:rsidRDefault="00E250E0" w:rsidP="00343D8D">
            <w:pPr>
              <w:jc w:val="center"/>
              <w:rPr>
                <w:ins w:id="1137" w:author="Palacherla, Susmitha C (NONUS)" w:date="2017-04-24T10:15:00Z"/>
                <w:rFonts w:eastAsia="Calibri"/>
                <w:color w:val="000000"/>
              </w:rPr>
            </w:pPr>
            <w:ins w:id="1138" w:author="Palacherla, Susmitha C (NONUS)" w:date="2017-04-24T10:15:00Z">
              <w:r>
                <w:rPr>
                  <w:rFonts w:eastAsia="Calibri"/>
                  <w:color w:val="000000"/>
                </w:rPr>
                <w:t>12</w:t>
              </w:r>
            </w:ins>
          </w:p>
        </w:tc>
        <w:tc>
          <w:tcPr>
            <w:tcW w:w="3487" w:type="dxa"/>
            <w:tcPrChange w:id="1139" w:author="Palacherla, Susmitha C (NONUS)" w:date="2017-04-24T10:15:00Z">
              <w:tcPr>
                <w:tcW w:w="4500" w:type="dxa"/>
              </w:tcPr>
            </w:tcPrChange>
          </w:tcPr>
          <w:p w:rsidR="00E250E0" w:rsidRPr="004F4A0E" w:rsidRDefault="00E250E0" w:rsidP="00343D8D">
            <w:pPr>
              <w:rPr>
                <w:ins w:id="1140" w:author="Palacherla, Susmitha C (NONUS)" w:date="2017-04-24T10:15:00Z"/>
                <w:rFonts w:eastAsia="Calibri"/>
                <w:color w:val="000000"/>
              </w:rPr>
            </w:pPr>
            <w:ins w:id="1141" w:author="Palacherla, Susmitha C (NONUS)" w:date="2017-04-24T10:15:00Z">
              <w:r w:rsidRPr="004F4A0E">
                <w:rPr>
                  <w:rFonts w:eastAsia="Calibri"/>
                  <w:color w:val="000000"/>
                </w:rPr>
                <w:t>Manager name</w:t>
              </w:r>
            </w:ins>
          </w:p>
        </w:tc>
        <w:tc>
          <w:tcPr>
            <w:tcW w:w="4541" w:type="dxa"/>
            <w:tcPrChange w:id="1142" w:author="Palacherla, Susmitha C (NONUS)" w:date="2017-04-24T10:15:00Z">
              <w:tcPr>
                <w:tcW w:w="3528" w:type="dxa"/>
              </w:tcPr>
            </w:tcPrChange>
          </w:tcPr>
          <w:p w:rsidR="00E250E0" w:rsidRPr="004F4A0E" w:rsidRDefault="00E250E0" w:rsidP="00343D8D">
            <w:pPr>
              <w:rPr>
                <w:ins w:id="1143" w:author="Palacherla, Susmitha C (NONUS)" w:date="2017-04-24T10:15:00Z"/>
                <w:rFonts w:eastAsia="Calibri"/>
              </w:rPr>
            </w:pPr>
            <w:ins w:id="1144" w:author="Palacherla, Susmitha C (NONUS)" w:date="2017-04-24T10:15:00Z">
              <w:r w:rsidRPr="004F4A0E">
                <w:rPr>
                  <w:rFonts w:eastAsia="Calibri"/>
                </w:rPr>
                <w:t>The last, first mi name of manager of employee</w:t>
              </w:r>
            </w:ins>
          </w:p>
        </w:tc>
      </w:tr>
      <w:tr w:rsidR="00E250E0" w:rsidRPr="00CD4169" w:rsidTr="00E250E0">
        <w:trPr>
          <w:ins w:id="1145" w:author="Palacherla, Susmitha C (NONUS)" w:date="2017-04-24T10:15:00Z"/>
        </w:trPr>
        <w:tc>
          <w:tcPr>
            <w:tcW w:w="1548" w:type="dxa"/>
            <w:tcPrChange w:id="1146" w:author="Palacherla, Susmitha C (NONUS)" w:date="2017-04-24T10:15:00Z">
              <w:tcPr>
                <w:tcW w:w="1548" w:type="dxa"/>
              </w:tcPr>
            </w:tcPrChange>
          </w:tcPr>
          <w:p w:rsidR="00E250E0" w:rsidRPr="004F4A0E" w:rsidRDefault="00E250E0" w:rsidP="00343D8D">
            <w:pPr>
              <w:jc w:val="center"/>
              <w:rPr>
                <w:ins w:id="1147" w:author="Palacherla, Susmitha C (NONUS)" w:date="2017-04-24T10:15:00Z"/>
                <w:rFonts w:eastAsia="Calibri"/>
                <w:color w:val="000000"/>
              </w:rPr>
            </w:pPr>
            <w:ins w:id="1148" w:author="Palacherla, Susmitha C (NONUS)" w:date="2017-04-24T10:15:00Z">
              <w:r>
                <w:rPr>
                  <w:rFonts w:eastAsia="Calibri"/>
                  <w:color w:val="000000"/>
                </w:rPr>
                <w:t>13</w:t>
              </w:r>
            </w:ins>
          </w:p>
        </w:tc>
        <w:tc>
          <w:tcPr>
            <w:tcW w:w="3487" w:type="dxa"/>
            <w:tcPrChange w:id="1149" w:author="Palacherla, Susmitha C (NONUS)" w:date="2017-04-24T10:15:00Z">
              <w:tcPr>
                <w:tcW w:w="4500" w:type="dxa"/>
              </w:tcPr>
            </w:tcPrChange>
          </w:tcPr>
          <w:p w:rsidR="00E250E0" w:rsidRPr="004F4A0E" w:rsidRDefault="00E250E0" w:rsidP="00343D8D">
            <w:pPr>
              <w:rPr>
                <w:ins w:id="1150" w:author="Palacherla, Susmitha C (NONUS)" w:date="2017-04-24T10:15:00Z"/>
                <w:rFonts w:eastAsia="Calibri"/>
                <w:color w:val="000000"/>
              </w:rPr>
            </w:pPr>
            <w:ins w:id="1151" w:author="Palacherla, Susmitha C (NONUS)" w:date="2017-04-24T10:15:00Z">
              <w:r w:rsidRPr="004F4A0E">
                <w:rPr>
                  <w:rFonts w:eastAsia="Calibri"/>
                  <w:color w:val="000000"/>
                </w:rPr>
                <w:t>Current Supervisor employee ID</w:t>
              </w:r>
            </w:ins>
          </w:p>
        </w:tc>
        <w:tc>
          <w:tcPr>
            <w:tcW w:w="4541" w:type="dxa"/>
            <w:tcPrChange w:id="1152" w:author="Palacherla, Susmitha C (NONUS)" w:date="2017-04-24T10:15:00Z">
              <w:tcPr>
                <w:tcW w:w="3528" w:type="dxa"/>
              </w:tcPr>
            </w:tcPrChange>
          </w:tcPr>
          <w:p w:rsidR="00E250E0" w:rsidRPr="004F4A0E" w:rsidRDefault="00E250E0" w:rsidP="00343D8D">
            <w:pPr>
              <w:rPr>
                <w:ins w:id="1153" w:author="Palacherla, Susmitha C (NONUS)" w:date="2017-04-24T10:15:00Z"/>
                <w:rFonts w:eastAsia="Calibri"/>
              </w:rPr>
            </w:pPr>
            <w:ins w:id="1154" w:author="Palacherla, Susmitha C (NONUS)" w:date="2017-04-24T10:15:00Z">
              <w:r w:rsidRPr="004F4A0E">
                <w:rPr>
                  <w:rFonts w:eastAsia="Calibri"/>
                </w:rPr>
                <w:t>Employee ID of the supervisor of the log recipient at time the report is run</w:t>
              </w:r>
            </w:ins>
          </w:p>
        </w:tc>
      </w:tr>
      <w:tr w:rsidR="00E250E0" w:rsidRPr="00CD4169" w:rsidTr="00E250E0">
        <w:trPr>
          <w:ins w:id="1155" w:author="Palacherla, Susmitha C (NONUS)" w:date="2017-04-24T10:15:00Z"/>
        </w:trPr>
        <w:tc>
          <w:tcPr>
            <w:tcW w:w="1548" w:type="dxa"/>
            <w:tcPrChange w:id="1156" w:author="Palacherla, Susmitha C (NONUS)" w:date="2017-04-24T10:15:00Z">
              <w:tcPr>
                <w:tcW w:w="1548" w:type="dxa"/>
              </w:tcPr>
            </w:tcPrChange>
          </w:tcPr>
          <w:p w:rsidR="00E250E0" w:rsidRPr="004F4A0E" w:rsidRDefault="00E250E0" w:rsidP="00343D8D">
            <w:pPr>
              <w:jc w:val="center"/>
              <w:rPr>
                <w:ins w:id="1157" w:author="Palacherla, Susmitha C (NONUS)" w:date="2017-04-24T10:15:00Z"/>
                <w:rFonts w:eastAsia="Calibri"/>
                <w:color w:val="000000"/>
              </w:rPr>
            </w:pPr>
            <w:ins w:id="1158" w:author="Palacherla, Susmitha C (NONUS)" w:date="2017-04-24T10:15:00Z">
              <w:r>
                <w:rPr>
                  <w:rFonts w:eastAsia="Calibri"/>
                  <w:color w:val="000000"/>
                </w:rPr>
                <w:t>14</w:t>
              </w:r>
            </w:ins>
          </w:p>
        </w:tc>
        <w:tc>
          <w:tcPr>
            <w:tcW w:w="3487" w:type="dxa"/>
            <w:tcPrChange w:id="1159" w:author="Palacherla, Susmitha C (NONUS)" w:date="2017-04-24T10:15:00Z">
              <w:tcPr>
                <w:tcW w:w="4500" w:type="dxa"/>
              </w:tcPr>
            </w:tcPrChange>
          </w:tcPr>
          <w:p w:rsidR="00E250E0" w:rsidRPr="004F4A0E" w:rsidRDefault="00E250E0" w:rsidP="00343D8D">
            <w:pPr>
              <w:rPr>
                <w:ins w:id="1160" w:author="Palacherla, Susmitha C (NONUS)" w:date="2017-04-24T10:15:00Z"/>
                <w:rFonts w:eastAsia="Calibri"/>
                <w:color w:val="000000"/>
              </w:rPr>
            </w:pPr>
            <w:ins w:id="1161" w:author="Palacherla, Susmitha C (NONUS)" w:date="2017-04-24T10:15:00Z">
              <w:r w:rsidRPr="004F4A0E">
                <w:rPr>
                  <w:rFonts w:eastAsia="Calibri"/>
                  <w:color w:val="000000"/>
                </w:rPr>
                <w:t>Current Supervisor name</w:t>
              </w:r>
            </w:ins>
          </w:p>
        </w:tc>
        <w:tc>
          <w:tcPr>
            <w:tcW w:w="4541" w:type="dxa"/>
            <w:tcPrChange w:id="1162" w:author="Palacherla, Susmitha C (NONUS)" w:date="2017-04-24T10:15:00Z">
              <w:tcPr>
                <w:tcW w:w="3528" w:type="dxa"/>
              </w:tcPr>
            </w:tcPrChange>
          </w:tcPr>
          <w:p w:rsidR="00E250E0" w:rsidRPr="004F4A0E" w:rsidRDefault="00E250E0" w:rsidP="00343D8D">
            <w:pPr>
              <w:rPr>
                <w:ins w:id="1163" w:author="Palacherla, Susmitha C (NONUS)" w:date="2017-04-24T10:15:00Z"/>
                <w:rFonts w:eastAsia="Calibri"/>
              </w:rPr>
            </w:pPr>
            <w:ins w:id="1164" w:author="Palacherla, Susmitha C (NONUS)" w:date="2017-04-24T10:15:00Z">
              <w:r w:rsidRPr="004F4A0E">
                <w:rPr>
                  <w:rFonts w:eastAsia="Calibri"/>
                </w:rPr>
                <w:t>The last, first mi name of supervisor of employee</w:t>
              </w:r>
            </w:ins>
          </w:p>
        </w:tc>
      </w:tr>
      <w:tr w:rsidR="00E250E0" w:rsidRPr="00CD4169" w:rsidTr="00E250E0">
        <w:trPr>
          <w:ins w:id="1165" w:author="Palacherla, Susmitha C (NONUS)" w:date="2017-04-24T10:15:00Z"/>
        </w:trPr>
        <w:tc>
          <w:tcPr>
            <w:tcW w:w="1548" w:type="dxa"/>
            <w:tcPrChange w:id="1166" w:author="Palacherla, Susmitha C (NONUS)" w:date="2017-04-24T10:15:00Z">
              <w:tcPr>
                <w:tcW w:w="1548" w:type="dxa"/>
              </w:tcPr>
            </w:tcPrChange>
          </w:tcPr>
          <w:p w:rsidR="00E250E0" w:rsidRPr="004F4A0E" w:rsidRDefault="00E250E0" w:rsidP="00343D8D">
            <w:pPr>
              <w:jc w:val="center"/>
              <w:rPr>
                <w:ins w:id="1167" w:author="Palacherla, Susmitha C (NONUS)" w:date="2017-04-24T10:15:00Z"/>
                <w:rFonts w:eastAsia="Calibri"/>
                <w:color w:val="000000"/>
              </w:rPr>
            </w:pPr>
            <w:ins w:id="1168" w:author="Palacherla, Susmitha C (NONUS)" w:date="2017-04-24T10:15:00Z">
              <w:r>
                <w:rPr>
                  <w:rFonts w:eastAsia="Calibri"/>
                  <w:color w:val="000000"/>
                </w:rPr>
                <w:lastRenderedPageBreak/>
                <w:t>15</w:t>
              </w:r>
            </w:ins>
          </w:p>
        </w:tc>
        <w:tc>
          <w:tcPr>
            <w:tcW w:w="3487" w:type="dxa"/>
            <w:tcPrChange w:id="1169" w:author="Palacherla, Susmitha C (NONUS)" w:date="2017-04-24T10:15:00Z">
              <w:tcPr>
                <w:tcW w:w="4500" w:type="dxa"/>
              </w:tcPr>
            </w:tcPrChange>
          </w:tcPr>
          <w:p w:rsidR="00E250E0" w:rsidRPr="004F4A0E" w:rsidRDefault="00E250E0" w:rsidP="00343D8D">
            <w:pPr>
              <w:rPr>
                <w:ins w:id="1170" w:author="Palacherla, Susmitha C (NONUS)" w:date="2017-04-24T10:15:00Z"/>
                <w:rFonts w:eastAsia="Calibri"/>
                <w:color w:val="000000"/>
              </w:rPr>
            </w:pPr>
            <w:ins w:id="1171" w:author="Palacherla, Susmitha C (NONUS)" w:date="2017-04-24T10:15:00Z">
              <w:r w:rsidRPr="004F4A0E">
                <w:rPr>
                  <w:rFonts w:eastAsia="Calibri"/>
                  <w:color w:val="000000"/>
                </w:rPr>
                <w:t>Current Manager employee ID</w:t>
              </w:r>
            </w:ins>
          </w:p>
        </w:tc>
        <w:tc>
          <w:tcPr>
            <w:tcW w:w="4541" w:type="dxa"/>
            <w:tcPrChange w:id="1172" w:author="Palacherla, Susmitha C (NONUS)" w:date="2017-04-24T10:15:00Z">
              <w:tcPr>
                <w:tcW w:w="3528" w:type="dxa"/>
              </w:tcPr>
            </w:tcPrChange>
          </w:tcPr>
          <w:p w:rsidR="00E250E0" w:rsidRPr="004F4A0E" w:rsidRDefault="00E250E0" w:rsidP="00343D8D">
            <w:pPr>
              <w:rPr>
                <w:ins w:id="1173" w:author="Palacherla, Susmitha C (NONUS)" w:date="2017-04-24T10:15:00Z"/>
                <w:rFonts w:eastAsia="Calibri"/>
              </w:rPr>
            </w:pPr>
            <w:ins w:id="1174" w:author="Palacherla, Susmitha C (NONUS)" w:date="2017-04-24T10:15:00Z">
              <w:r w:rsidRPr="004F4A0E">
                <w:rPr>
                  <w:rFonts w:eastAsia="Calibri"/>
                </w:rPr>
                <w:t xml:space="preserve">Employee ID of the manager of the log recipient at time the report is </w:t>
              </w:r>
            </w:ins>
          </w:p>
        </w:tc>
      </w:tr>
      <w:tr w:rsidR="00E250E0" w:rsidRPr="00CD4169" w:rsidTr="00E250E0">
        <w:trPr>
          <w:ins w:id="1175" w:author="Palacherla, Susmitha C (NONUS)" w:date="2017-04-24T10:15:00Z"/>
        </w:trPr>
        <w:tc>
          <w:tcPr>
            <w:tcW w:w="1548" w:type="dxa"/>
            <w:tcPrChange w:id="1176" w:author="Palacherla, Susmitha C (NONUS)" w:date="2017-04-24T10:15:00Z">
              <w:tcPr>
                <w:tcW w:w="1548" w:type="dxa"/>
              </w:tcPr>
            </w:tcPrChange>
          </w:tcPr>
          <w:p w:rsidR="00E250E0" w:rsidRPr="004F4A0E" w:rsidRDefault="00E250E0" w:rsidP="00343D8D">
            <w:pPr>
              <w:jc w:val="center"/>
              <w:rPr>
                <w:ins w:id="1177" w:author="Palacherla, Susmitha C (NONUS)" w:date="2017-04-24T10:15:00Z"/>
                <w:rFonts w:eastAsia="Calibri"/>
                <w:color w:val="000000"/>
              </w:rPr>
            </w:pPr>
            <w:ins w:id="1178" w:author="Palacherla, Susmitha C (NONUS)" w:date="2017-04-24T10:15:00Z">
              <w:r>
                <w:rPr>
                  <w:rFonts w:eastAsia="Calibri"/>
                  <w:color w:val="000000"/>
                </w:rPr>
                <w:t>16</w:t>
              </w:r>
            </w:ins>
          </w:p>
        </w:tc>
        <w:tc>
          <w:tcPr>
            <w:tcW w:w="3487" w:type="dxa"/>
            <w:tcPrChange w:id="1179" w:author="Palacherla, Susmitha C (NONUS)" w:date="2017-04-24T10:15:00Z">
              <w:tcPr>
                <w:tcW w:w="4500" w:type="dxa"/>
              </w:tcPr>
            </w:tcPrChange>
          </w:tcPr>
          <w:p w:rsidR="00E250E0" w:rsidRPr="004F4A0E" w:rsidRDefault="00E250E0" w:rsidP="00343D8D">
            <w:pPr>
              <w:rPr>
                <w:ins w:id="1180" w:author="Palacherla, Susmitha C (NONUS)" w:date="2017-04-24T10:15:00Z"/>
                <w:rFonts w:eastAsia="Calibri"/>
                <w:color w:val="000000"/>
              </w:rPr>
            </w:pPr>
            <w:ins w:id="1181" w:author="Palacherla, Susmitha C (NONUS)" w:date="2017-04-24T10:15:00Z">
              <w:r w:rsidRPr="004F4A0E">
                <w:rPr>
                  <w:rFonts w:eastAsia="Calibri"/>
                  <w:color w:val="000000"/>
                </w:rPr>
                <w:t>Current Manager name</w:t>
              </w:r>
            </w:ins>
          </w:p>
        </w:tc>
        <w:tc>
          <w:tcPr>
            <w:tcW w:w="4541" w:type="dxa"/>
            <w:tcPrChange w:id="1182" w:author="Palacherla, Susmitha C (NONUS)" w:date="2017-04-24T10:15:00Z">
              <w:tcPr>
                <w:tcW w:w="3528" w:type="dxa"/>
              </w:tcPr>
            </w:tcPrChange>
          </w:tcPr>
          <w:p w:rsidR="00E250E0" w:rsidRPr="004F4A0E" w:rsidRDefault="00E250E0" w:rsidP="00343D8D">
            <w:pPr>
              <w:rPr>
                <w:ins w:id="1183" w:author="Palacherla, Susmitha C (NONUS)" w:date="2017-04-24T10:15:00Z"/>
                <w:rFonts w:eastAsia="Calibri"/>
              </w:rPr>
            </w:pPr>
            <w:ins w:id="1184" w:author="Palacherla, Susmitha C (NONUS)" w:date="2017-04-24T10:15:00Z">
              <w:r w:rsidRPr="004F4A0E">
                <w:rPr>
                  <w:rFonts w:eastAsia="Calibri"/>
                </w:rPr>
                <w:t>The last, first mi name of manager of employee</w:t>
              </w:r>
            </w:ins>
          </w:p>
        </w:tc>
      </w:tr>
      <w:tr w:rsidR="00E250E0" w:rsidRPr="00CD4169" w:rsidTr="00E250E0">
        <w:trPr>
          <w:ins w:id="1185" w:author="Palacherla, Susmitha C (NONUS)" w:date="2017-04-24T10:15:00Z"/>
        </w:trPr>
        <w:tc>
          <w:tcPr>
            <w:tcW w:w="1548" w:type="dxa"/>
            <w:tcPrChange w:id="1186" w:author="Palacherla, Susmitha C (NONUS)" w:date="2017-04-24T10:15:00Z">
              <w:tcPr>
                <w:tcW w:w="1548" w:type="dxa"/>
              </w:tcPr>
            </w:tcPrChange>
          </w:tcPr>
          <w:p w:rsidR="00E250E0" w:rsidRPr="004F4A0E" w:rsidRDefault="00E250E0" w:rsidP="00343D8D">
            <w:pPr>
              <w:jc w:val="center"/>
              <w:rPr>
                <w:ins w:id="1187" w:author="Palacherla, Susmitha C (NONUS)" w:date="2017-04-24T10:15:00Z"/>
                <w:rFonts w:eastAsia="Calibri"/>
                <w:color w:val="000000"/>
              </w:rPr>
            </w:pPr>
            <w:ins w:id="1188" w:author="Palacherla, Susmitha C (NONUS)" w:date="2017-04-24T10:15:00Z">
              <w:r>
                <w:rPr>
                  <w:rFonts w:eastAsia="Calibri"/>
                  <w:color w:val="000000"/>
                </w:rPr>
                <w:t>17</w:t>
              </w:r>
            </w:ins>
          </w:p>
        </w:tc>
        <w:tc>
          <w:tcPr>
            <w:tcW w:w="3487" w:type="dxa"/>
            <w:tcPrChange w:id="1189" w:author="Palacherla, Susmitha C (NONUS)" w:date="2017-04-24T10:15:00Z">
              <w:tcPr>
                <w:tcW w:w="4500" w:type="dxa"/>
              </w:tcPr>
            </w:tcPrChange>
          </w:tcPr>
          <w:p w:rsidR="00E250E0" w:rsidRPr="004F4A0E" w:rsidRDefault="00E250E0" w:rsidP="00343D8D">
            <w:pPr>
              <w:rPr>
                <w:ins w:id="1190" w:author="Palacherla, Susmitha C (NONUS)" w:date="2017-04-24T10:15:00Z"/>
                <w:rFonts w:eastAsia="Calibri"/>
                <w:color w:val="000000"/>
              </w:rPr>
            </w:pPr>
            <w:ins w:id="1191" w:author="Palacherla, Susmitha C (NONUS)" w:date="2017-04-24T10:15:00Z">
              <w:r w:rsidRPr="004F4A0E">
                <w:rPr>
                  <w:rFonts w:eastAsia="Calibri"/>
                  <w:color w:val="000000"/>
                </w:rPr>
                <w:t>Review Supervisor employee ID</w:t>
              </w:r>
            </w:ins>
          </w:p>
        </w:tc>
        <w:tc>
          <w:tcPr>
            <w:tcW w:w="4541" w:type="dxa"/>
            <w:tcPrChange w:id="1192" w:author="Palacherla, Susmitha C (NONUS)" w:date="2017-04-24T10:15:00Z">
              <w:tcPr>
                <w:tcW w:w="3528" w:type="dxa"/>
              </w:tcPr>
            </w:tcPrChange>
          </w:tcPr>
          <w:p w:rsidR="00E250E0" w:rsidRPr="004F4A0E" w:rsidRDefault="00E250E0" w:rsidP="00343D8D">
            <w:pPr>
              <w:rPr>
                <w:ins w:id="1193" w:author="Palacherla, Susmitha C (NONUS)" w:date="2017-04-24T10:15:00Z"/>
                <w:rFonts w:eastAsia="Calibri"/>
              </w:rPr>
            </w:pPr>
            <w:ins w:id="1194" w:author="Palacherla, Susmitha C (NONUS)" w:date="2017-04-24T10:15:00Z">
              <w:r w:rsidRPr="004F4A0E">
                <w:rPr>
                  <w:rFonts w:eastAsia="Calibri"/>
                </w:rPr>
                <w:t xml:space="preserve">Employee ID of the supervisor who reviewed/coached the log recipient </w:t>
              </w:r>
            </w:ins>
          </w:p>
        </w:tc>
      </w:tr>
      <w:tr w:rsidR="00E250E0" w:rsidRPr="00CD4169" w:rsidTr="00E250E0">
        <w:trPr>
          <w:ins w:id="1195" w:author="Palacherla, Susmitha C (NONUS)" w:date="2017-04-24T10:15:00Z"/>
        </w:trPr>
        <w:tc>
          <w:tcPr>
            <w:tcW w:w="1548" w:type="dxa"/>
            <w:tcPrChange w:id="1196" w:author="Palacherla, Susmitha C (NONUS)" w:date="2017-04-24T10:15:00Z">
              <w:tcPr>
                <w:tcW w:w="1548" w:type="dxa"/>
              </w:tcPr>
            </w:tcPrChange>
          </w:tcPr>
          <w:p w:rsidR="00E250E0" w:rsidRPr="004F4A0E" w:rsidRDefault="00E250E0" w:rsidP="00343D8D">
            <w:pPr>
              <w:jc w:val="center"/>
              <w:rPr>
                <w:ins w:id="1197" w:author="Palacherla, Susmitha C (NONUS)" w:date="2017-04-24T10:15:00Z"/>
                <w:rFonts w:eastAsia="Calibri"/>
                <w:color w:val="000000"/>
              </w:rPr>
            </w:pPr>
            <w:ins w:id="1198" w:author="Palacherla, Susmitha C (NONUS)" w:date="2017-04-24T10:15:00Z">
              <w:r>
                <w:rPr>
                  <w:rFonts w:eastAsia="Calibri"/>
                  <w:color w:val="000000"/>
                </w:rPr>
                <w:t>18</w:t>
              </w:r>
            </w:ins>
          </w:p>
        </w:tc>
        <w:tc>
          <w:tcPr>
            <w:tcW w:w="3487" w:type="dxa"/>
            <w:tcPrChange w:id="1199" w:author="Palacherla, Susmitha C (NONUS)" w:date="2017-04-24T10:15:00Z">
              <w:tcPr>
                <w:tcW w:w="4500" w:type="dxa"/>
              </w:tcPr>
            </w:tcPrChange>
          </w:tcPr>
          <w:p w:rsidR="00E250E0" w:rsidRPr="004F4A0E" w:rsidRDefault="00E250E0" w:rsidP="00343D8D">
            <w:pPr>
              <w:rPr>
                <w:ins w:id="1200" w:author="Palacherla, Susmitha C (NONUS)" w:date="2017-04-24T10:15:00Z"/>
                <w:rFonts w:eastAsia="Calibri"/>
                <w:color w:val="000000"/>
              </w:rPr>
            </w:pPr>
            <w:ins w:id="1201" w:author="Palacherla, Susmitha C (NONUS)" w:date="2017-04-24T10:15:00Z">
              <w:r w:rsidRPr="004F4A0E">
                <w:rPr>
                  <w:rFonts w:eastAsia="Calibri"/>
                  <w:color w:val="000000"/>
                </w:rPr>
                <w:t>Review Supervisor name</w:t>
              </w:r>
            </w:ins>
          </w:p>
        </w:tc>
        <w:tc>
          <w:tcPr>
            <w:tcW w:w="4541" w:type="dxa"/>
            <w:tcPrChange w:id="1202" w:author="Palacherla, Susmitha C (NONUS)" w:date="2017-04-24T10:15:00Z">
              <w:tcPr>
                <w:tcW w:w="3528" w:type="dxa"/>
              </w:tcPr>
            </w:tcPrChange>
          </w:tcPr>
          <w:p w:rsidR="00E250E0" w:rsidRPr="004F4A0E" w:rsidRDefault="00E250E0" w:rsidP="00343D8D">
            <w:pPr>
              <w:rPr>
                <w:ins w:id="1203" w:author="Palacherla, Susmitha C (NONUS)" w:date="2017-04-24T10:15:00Z"/>
                <w:rFonts w:eastAsia="Calibri"/>
              </w:rPr>
            </w:pPr>
            <w:ins w:id="1204" w:author="Palacherla, Susmitha C (NONUS)" w:date="2017-04-24T10:15:00Z">
              <w:r w:rsidRPr="004F4A0E">
                <w:rPr>
                  <w:rFonts w:eastAsia="Calibri"/>
                </w:rPr>
                <w:t>The last, first mi name of supervisor of employee</w:t>
              </w:r>
            </w:ins>
          </w:p>
        </w:tc>
      </w:tr>
      <w:tr w:rsidR="00E250E0" w:rsidRPr="00CD4169" w:rsidTr="00E250E0">
        <w:trPr>
          <w:ins w:id="1205" w:author="Palacherla, Susmitha C (NONUS)" w:date="2017-04-24T10:15:00Z"/>
        </w:trPr>
        <w:tc>
          <w:tcPr>
            <w:tcW w:w="1548" w:type="dxa"/>
            <w:tcPrChange w:id="1206" w:author="Palacherla, Susmitha C (NONUS)" w:date="2017-04-24T10:15:00Z">
              <w:tcPr>
                <w:tcW w:w="1548" w:type="dxa"/>
              </w:tcPr>
            </w:tcPrChange>
          </w:tcPr>
          <w:p w:rsidR="00E250E0" w:rsidRPr="004F4A0E" w:rsidRDefault="00E250E0" w:rsidP="00343D8D">
            <w:pPr>
              <w:jc w:val="center"/>
              <w:rPr>
                <w:ins w:id="1207" w:author="Palacherla, Susmitha C (NONUS)" w:date="2017-04-24T10:15:00Z"/>
                <w:rFonts w:eastAsia="Calibri"/>
                <w:color w:val="000000"/>
              </w:rPr>
            </w:pPr>
            <w:ins w:id="1208" w:author="Palacherla, Susmitha C (NONUS)" w:date="2017-04-24T10:15:00Z">
              <w:r>
                <w:rPr>
                  <w:rFonts w:eastAsia="Calibri"/>
                  <w:color w:val="000000"/>
                </w:rPr>
                <w:t>19</w:t>
              </w:r>
            </w:ins>
          </w:p>
        </w:tc>
        <w:tc>
          <w:tcPr>
            <w:tcW w:w="3487" w:type="dxa"/>
            <w:tcPrChange w:id="1209" w:author="Palacherla, Susmitha C (NONUS)" w:date="2017-04-24T10:15:00Z">
              <w:tcPr>
                <w:tcW w:w="4500" w:type="dxa"/>
              </w:tcPr>
            </w:tcPrChange>
          </w:tcPr>
          <w:p w:rsidR="00E250E0" w:rsidRPr="004F4A0E" w:rsidRDefault="00E250E0" w:rsidP="00343D8D">
            <w:pPr>
              <w:rPr>
                <w:ins w:id="1210" w:author="Palacherla, Susmitha C (NONUS)" w:date="2017-04-24T10:15:00Z"/>
                <w:rFonts w:eastAsia="Calibri"/>
                <w:color w:val="000000"/>
              </w:rPr>
            </w:pPr>
            <w:ins w:id="1211" w:author="Palacherla, Susmitha C (NONUS)" w:date="2017-04-24T10:15:00Z">
              <w:r w:rsidRPr="004F4A0E">
                <w:rPr>
                  <w:rFonts w:eastAsia="Calibri"/>
                  <w:color w:val="000000"/>
                </w:rPr>
                <w:t>Review Manager employee ID</w:t>
              </w:r>
            </w:ins>
          </w:p>
        </w:tc>
        <w:tc>
          <w:tcPr>
            <w:tcW w:w="4541" w:type="dxa"/>
            <w:tcPrChange w:id="1212" w:author="Palacherla, Susmitha C (NONUS)" w:date="2017-04-24T10:15:00Z">
              <w:tcPr>
                <w:tcW w:w="3528" w:type="dxa"/>
              </w:tcPr>
            </w:tcPrChange>
          </w:tcPr>
          <w:p w:rsidR="00E250E0" w:rsidRPr="004F4A0E" w:rsidRDefault="00E250E0" w:rsidP="00343D8D">
            <w:pPr>
              <w:rPr>
                <w:ins w:id="1213" w:author="Palacherla, Susmitha C (NONUS)" w:date="2017-04-24T10:15:00Z"/>
                <w:rFonts w:eastAsia="Calibri"/>
              </w:rPr>
            </w:pPr>
            <w:ins w:id="1214" w:author="Palacherla, Susmitha C (NONUS)" w:date="2017-04-24T10:15:00Z">
              <w:r w:rsidRPr="004F4A0E">
                <w:rPr>
                  <w:rFonts w:eastAsia="Calibri"/>
                </w:rPr>
                <w:t xml:space="preserve">Employee ID of the manager who reviewed the log </w:t>
              </w:r>
            </w:ins>
          </w:p>
        </w:tc>
      </w:tr>
      <w:tr w:rsidR="00E250E0" w:rsidRPr="00CD4169" w:rsidTr="00E250E0">
        <w:trPr>
          <w:ins w:id="1215" w:author="Palacherla, Susmitha C (NONUS)" w:date="2017-04-24T10:15:00Z"/>
        </w:trPr>
        <w:tc>
          <w:tcPr>
            <w:tcW w:w="1548" w:type="dxa"/>
            <w:tcPrChange w:id="1216" w:author="Palacherla, Susmitha C (NONUS)" w:date="2017-04-24T10:15:00Z">
              <w:tcPr>
                <w:tcW w:w="1548" w:type="dxa"/>
              </w:tcPr>
            </w:tcPrChange>
          </w:tcPr>
          <w:p w:rsidR="00E250E0" w:rsidRPr="004F4A0E" w:rsidRDefault="00E250E0" w:rsidP="00343D8D">
            <w:pPr>
              <w:jc w:val="center"/>
              <w:rPr>
                <w:ins w:id="1217" w:author="Palacherla, Susmitha C (NONUS)" w:date="2017-04-24T10:15:00Z"/>
                <w:rFonts w:eastAsia="Calibri"/>
                <w:color w:val="000000"/>
              </w:rPr>
            </w:pPr>
            <w:ins w:id="1218" w:author="Palacherla, Susmitha C (NONUS)" w:date="2017-04-24T10:15:00Z">
              <w:r>
                <w:rPr>
                  <w:rFonts w:eastAsia="Calibri"/>
                  <w:color w:val="000000"/>
                </w:rPr>
                <w:t>20</w:t>
              </w:r>
            </w:ins>
          </w:p>
        </w:tc>
        <w:tc>
          <w:tcPr>
            <w:tcW w:w="3487" w:type="dxa"/>
            <w:tcPrChange w:id="1219" w:author="Palacherla, Susmitha C (NONUS)" w:date="2017-04-24T10:15:00Z">
              <w:tcPr>
                <w:tcW w:w="4500" w:type="dxa"/>
              </w:tcPr>
            </w:tcPrChange>
          </w:tcPr>
          <w:p w:rsidR="00E250E0" w:rsidRPr="004F4A0E" w:rsidRDefault="00E250E0" w:rsidP="00343D8D">
            <w:pPr>
              <w:rPr>
                <w:ins w:id="1220" w:author="Palacherla, Susmitha C (NONUS)" w:date="2017-04-24T10:15:00Z"/>
                <w:rFonts w:eastAsia="Calibri"/>
                <w:color w:val="000000"/>
              </w:rPr>
            </w:pPr>
            <w:ins w:id="1221" w:author="Palacherla, Susmitha C (NONUS)" w:date="2017-04-24T10:15:00Z">
              <w:r w:rsidRPr="004F4A0E">
                <w:rPr>
                  <w:rFonts w:eastAsia="Calibri"/>
                  <w:color w:val="000000"/>
                </w:rPr>
                <w:t>Review Manager name</w:t>
              </w:r>
            </w:ins>
          </w:p>
        </w:tc>
        <w:tc>
          <w:tcPr>
            <w:tcW w:w="4541" w:type="dxa"/>
            <w:tcPrChange w:id="1222" w:author="Palacherla, Susmitha C (NONUS)" w:date="2017-04-24T10:15:00Z">
              <w:tcPr>
                <w:tcW w:w="3528" w:type="dxa"/>
              </w:tcPr>
            </w:tcPrChange>
          </w:tcPr>
          <w:p w:rsidR="00E250E0" w:rsidRPr="004F4A0E" w:rsidRDefault="00E250E0" w:rsidP="00343D8D">
            <w:pPr>
              <w:rPr>
                <w:ins w:id="1223" w:author="Palacherla, Susmitha C (NONUS)" w:date="2017-04-24T10:15:00Z"/>
                <w:rFonts w:eastAsia="Calibri"/>
              </w:rPr>
            </w:pPr>
            <w:ins w:id="1224" w:author="Palacherla, Susmitha C (NONUS)" w:date="2017-04-24T10:15:00Z">
              <w:r w:rsidRPr="004F4A0E">
                <w:rPr>
                  <w:rFonts w:eastAsia="Calibri"/>
                </w:rPr>
                <w:t>The last, first mi name of manager of employee</w:t>
              </w:r>
            </w:ins>
          </w:p>
        </w:tc>
      </w:tr>
      <w:tr w:rsidR="00E250E0" w:rsidRPr="00CD4169" w:rsidTr="00E250E0">
        <w:trPr>
          <w:ins w:id="1225" w:author="Palacherla, Susmitha C (NONUS)" w:date="2017-04-24T10:15:00Z"/>
        </w:trPr>
        <w:tc>
          <w:tcPr>
            <w:tcW w:w="1548" w:type="dxa"/>
            <w:tcPrChange w:id="1226" w:author="Palacherla, Susmitha C (NONUS)" w:date="2017-04-24T10:15:00Z">
              <w:tcPr>
                <w:tcW w:w="1548" w:type="dxa"/>
              </w:tcPr>
            </w:tcPrChange>
          </w:tcPr>
          <w:p w:rsidR="00E250E0" w:rsidRPr="004F4A0E" w:rsidRDefault="00E250E0" w:rsidP="00343D8D">
            <w:pPr>
              <w:jc w:val="center"/>
              <w:rPr>
                <w:ins w:id="1227" w:author="Palacherla, Susmitha C (NONUS)" w:date="2017-04-24T10:15:00Z"/>
                <w:rFonts w:eastAsia="Calibri"/>
                <w:color w:val="000000"/>
              </w:rPr>
            </w:pPr>
            <w:ins w:id="1228" w:author="Palacherla, Susmitha C (NONUS)" w:date="2017-04-24T10:15:00Z">
              <w:r>
                <w:rPr>
                  <w:rFonts w:eastAsia="Calibri"/>
                  <w:color w:val="000000"/>
                </w:rPr>
                <w:t>21</w:t>
              </w:r>
            </w:ins>
          </w:p>
        </w:tc>
        <w:tc>
          <w:tcPr>
            <w:tcW w:w="3487" w:type="dxa"/>
            <w:tcPrChange w:id="1229" w:author="Palacherla, Susmitha C (NONUS)" w:date="2017-04-24T10:15:00Z">
              <w:tcPr>
                <w:tcW w:w="4500" w:type="dxa"/>
              </w:tcPr>
            </w:tcPrChange>
          </w:tcPr>
          <w:p w:rsidR="00E250E0" w:rsidRPr="004F4A0E" w:rsidRDefault="00E250E0" w:rsidP="00343D8D">
            <w:pPr>
              <w:rPr>
                <w:ins w:id="1230" w:author="Palacherla, Susmitha C (NONUS)" w:date="2017-04-24T10:15:00Z"/>
                <w:rFonts w:eastAsia="Calibri"/>
                <w:color w:val="000000"/>
              </w:rPr>
            </w:pPr>
            <w:ins w:id="1231" w:author="Palacherla, Susmitha C (NONUS)" w:date="2017-04-24T10:15:00Z">
              <w:r w:rsidRPr="004F4A0E">
                <w:rPr>
                  <w:rFonts w:eastAsia="Calibri"/>
                  <w:color w:val="000000"/>
                </w:rPr>
                <w:t>Description</w:t>
              </w:r>
            </w:ins>
          </w:p>
        </w:tc>
        <w:tc>
          <w:tcPr>
            <w:tcW w:w="4541" w:type="dxa"/>
            <w:tcPrChange w:id="1232" w:author="Palacherla, Susmitha C (NONUS)" w:date="2017-04-24T10:15:00Z">
              <w:tcPr>
                <w:tcW w:w="3528" w:type="dxa"/>
              </w:tcPr>
            </w:tcPrChange>
          </w:tcPr>
          <w:p w:rsidR="00E250E0" w:rsidRPr="004F4A0E" w:rsidRDefault="00E250E0" w:rsidP="00343D8D">
            <w:pPr>
              <w:rPr>
                <w:ins w:id="1233" w:author="Palacherla, Susmitha C (NONUS)" w:date="2017-04-24T10:15:00Z"/>
                <w:rFonts w:eastAsia="Calibri"/>
              </w:rPr>
            </w:pPr>
            <w:ins w:id="1234" w:author="Palacherla, Susmitha C (NONUS)" w:date="2017-04-24T10:15:00Z">
              <w:r w:rsidRPr="004F4A0E">
                <w:rPr>
                  <w:rFonts w:eastAsia="Calibri"/>
                </w:rPr>
                <w:t>Description or behavior subject to coaching</w:t>
              </w:r>
            </w:ins>
          </w:p>
        </w:tc>
      </w:tr>
      <w:tr w:rsidR="00E250E0" w:rsidRPr="00CD4169" w:rsidTr="00E250E0">
        <w:trPr>
          <w:ins w:id="1235" w:author="Palacherla, Susmitha C (NONUS)" w:date="2017-04-24T10:15:00Z"/>
        </w:trPr>
        <w:tc>
          <w:tcPr>
            <w:tcW w:w="1548" w:type="dxa"/>
            <w:tcPrChange w:id="1236" w:author="Palacherla, Susmitha C (NONUS)" w:date="2017-04-24T10:15:00Z">
              <w:tcPr>
                <w:tcW w:w="1548" w:type="dxa"/>
              </w:tcPr>
            </w:tcPrChange>
          </w:tcPr>
          <w:p w:rsidR="00E250E0" w:rsidRPr="004F4A0E" w:rsidRDefault="00E250E0" w:rsidP="00343D8D">
            <w:pPr>
              <w:jc w:val="center"/>
              <w:rPr>
                <w:ins w:id="1237" w:author="Palacherla, Susmitha C (NONUS)" w:date="2017-04-24T10:15:00Z"/>
                <w:rFonts w:eastAsia="Calibri"/>
                <w:color w:val="000000"/>
              </w:rPr>
            </w:pPr>
            <w:ins w:id="1238" w:author="Palacherla, Susmitha C (NONUS)" w:date="2017-04-24T10:15:00Z">
              <w:r>
                <w:rPr>
                  <w:rFonts w:eastAsia="Calibri"/>
                  <w:color w:val="000000"/>
                </w:rPr>
                <w:t>22</w:t>
              </w:r>
            </w:ins>
          </w:p>
        </w:tc>
        <w:tc>
          <w:tcPr>
            <w:tcW w:w="3487" w:type="dxa"/>
            <w:tcPrChange w:id="1239" w:author="Palacherla, Susmitha C (NONUS)" w:date="2017-04-24T10:15:00Z">
              <w:tcPr>
                <w:tcW w:w="4500" w:type="dxa"/>
              </w:tcPr>
            </w:tcPrChange>
          </w:tcPr>
          <w:p w:rsidR="00E250E0" w:rsidRPr="004F4A0E" w:rsidRDefault="00E250E0" w:rsidP="00343D8D">
            <w:pPr>
              <w:rPr>
                <w:ins w:id="1240" w:author="Palacherla, Susmitha C (NONUS)" w:date="2017-04-24T10:15:00Z"/>
                <w:rFonts w:eastAsia="Calibri"/>
                <w:color w:val="000000"/>
              </w:rPr>
            </w:pPr>
            <w:ins w:id="1241" w:author="Palacherla, Susmitha C (NONUS)" w:date="2017-04-24T10:15:00Z">
              <w:r w:rsidRPr="004F4A0E">
                <w:rPr>
                  <w:rFonts w:eastAsia="Calibri"/>
                  <w:color w:val="000000"/>
                </w:rPr>
                <w:t>Coaching notes</w:t>
              </w:r>
            </w:ins>
          </w:p>
        </w:tc>
        <w:tc>
          <w:tcPr>
            <w:tcW w:w="4541" w:type="dxa"/>
            <w:tcPrChange w:id="1242" w:author="Palacherla, Susmitha C (NONUS)" w:date="2017-04-24T10:15:00Z">
              <w:tcPr>
                <w:tcW w:w="3528" w:type="dxa"/>
              </w:tcPr>
            </w:tcPrChange>
          </w:tcPr>
          <w:p w:rsidR="00E250E0" w:rsidRPr="004F4A0E" w:rsidRDefault="00E250E0" w:rsidP="00343D8D">
            <w:pPr>
              <w:rPr>
                <w:ins w:id="1243" w:author="Palacherla, Susmitha C (NONUS)" w:date="2017-04-24T10:15:00Z"/>
                <w:rFonts w:eastAsia="Calibri"/>
              </w:rPr>
            </w:pPr>
            <w:ins w:id="1244" w:author="Palacherla, Susmitha C (NONUS)" w:date="2017-04-24T10:15:00Z">
              <w:r w:rsidRPr="004F4A0E">
                <w:rPr>
                  <w:rFonts w:eastAsia="Calibri"/>
                </w:rPr>
                <w:t>Coaching notes for log</w:t>
              </w:r>
            </w:ins>
          </w:p>
        </w:tc>
      </w:tr>
      <w:tr w:rsidR="00E250E0" w:rsidRPr="00CD4169" w:rsidTr="00E250E0">
        <w:trPr>
          <w:ins w:id="1245" w:author="Palacherla, Susmitha C (NONUS)" w:date="2017-04-24T10:15:00Z"/>
        </w:trPr>
        <w:tc>
          <w:tcPr>
            <w:tcW w:w="1548" w:type="dxa"/>
            <w:tcPrChange w:id="1246" w:author="Palacherla, Susmitha C (NONUS)" w:date="2017-04-24T10:15:00Z">
              <w:tcPr>
                <w:tcW w:w="1548" w:type="dxa"/>
              </w:tcPr>
            </w:tcPrChange>
          </w:tcPr>
          <w:p w:rsidR="00E250E0" w:rsidRPr="004F4A0E" w:rsidRDefault="00E250E0" w:rsidP="00343D8D">
            <w:pPr>
              <w:jc w:val="center"/>
              <w:rPr>
                <w:ins w:id="1247" w:author="Palacherla, Susmitha C (NONUS)" w:date="2017-04-24T10:15:00Z"/>
                <w:rFonts w:eastAsia="Calibri"/>
                <w:color w:val="000000"/>
              </w:rPr>
            </w:pPr>
            <w:ins w:id="1248" w:author="Palacherla, Susmitha C (NONUS)" w:date="2017-04-24T10:15:00Z">
              <w:r>
                <w:rPr>
                  <w:rFonts w:eastAsia="Calibri"/>
                  <w:color w:val="000000"/>
                </w:rPr>
                <w:t>23</w:t>
              </w:r>
            </w:ins>
          </w:p>
        </w:tc>
        <w:tc>
          <w:tcPr>
            <w:tcW w:w="3487" w:type="dxa"/>
            <w:tcPrChange w:id="1249" w:author="Palacherla, Susmitha C (NONUS)" w:date="2017-04-24T10:15:00Z">
              <w:tcPr>
                <w:tcW w:w="4500" w:type="dxa"/>
              </w:tcPr>
            </w:tcPrChange>
          </w:tcPr>
          <w:p w:rsidR="00E250E0" w:rsidRPr="004F4A0E" w:rsidRDefault="00E250E0" w:rsidP="00343D8D">
            <w:pPr>
              <w:rPr>
                <w:ins w:id="1250" w:author="Palacherla, Susmitha C (NONUS)" w:date="2017-04-24T10:15:00Z"/>
                <w:rFonts w:eastAsia="Calibri"/>
                <w:color w:val="000000"/>
              </w:rPr>
            </w:pPr>
            <w:ins w:id="1251" w:author="Palacherla, Susmitha C (NONUS)" w:date="2017-04-24T10:15:00Z">
              <w:r w:rsidRPr="004F4A0E">
                <w:rPr>
                  <w:rFonts w:eastAsia="Calibri"/>
                  <w:color w:val="000000"/>
                </w:rPr>
                <w:t>Event date</w:t>
              </w:r>
            </w:ins>
          </w:p>
        </w:tc>
        <w:tc>
          <w:tcPr>
            <w:tcW w:w="4541" w:type="dxa"/>
            <w:tcPrChange w:id="1252" w:author="Palacherla, Susmitha C (NONUS)" w:date="2017-04-24T10:15:00Z">
              <w:tcPr>
                <w:tcW w:w="3528" w:type="dxa"/>
              </w:tcPr>
            </w:tcPrChange>
          </w:tcPr>
          <w:p w:rsidR="00E250E0" w:rsidRPr="004F4A0E" w:rsidRDefault="00E250E0" w:rsidP="00343D8D">
            <w:pPr>
              <w:rPr>
                <w:ins w:id="1253" w:author="Palacherla, Susmitha C (NONUS)" w:date="2017-04-24T10:15:00Z"/>
                <w:rFonts w:eastAsia="Calibri"/>
              </w:rPr>
            </w:pPr>
            <w:ins w:id="1254" w:author="Palacherla, Susmitha C (NONUS)" w:date="2017-04-24T10:15:00Z">
              <w:r w:rsidRPr="004F4A0E">
                <w:rPr>
                  <w:rFonts w:eastAsia="Calibri"/>
                </w:rPr>
                <w:t>Date of event associated with log</w:t>
              </w:r>
            </w:ins>
          </w:p>
        </w:tc>
      </w:tr>
      <w:tr w:rsidR="00E250E0" w:rsidRPr="00CD4169" w:rsidTr="00E250E0">
        <w:trPr>
          <w:ins w:id="1255" w:author="Palacherla, Susmitha C (NONUS)" w:date="2017-04-24T10:15:00Z"/>
        </w:trPr>
        <w:tc>
          <w:tcPr>
            <w:tcW w:w="1548" w:type="dxa"/>
            <w:tcPrChange w:id="1256" w:author="Palacherla, Susmitha C (NONUS)" w:date="2017-04-24T10:15:00Z">
              <w:tcPr>
                <w:tcW w:w="1548" w:type="dxa"/>
              </w:tcPr>
            </w:tcPrChange>
          </w:tcPr>
          <w:p w:rsidR="00E250E0" w:rsidRPr="004F4A0E" w:rsidRDefault="00E250E0" w:rsidP="00343D8D">
            <w:pPr>
              <w:jc w:val="center"/>
              <w:rPr>
                <w:ins w:id="1257" w:author="Palacherla, Susmitha C (NONUS)" w:date="2017-04-24T10:15:00Z"/>
                <w:rFonts w:eastAsia="Calibri"/>
                <w:color w:val="000000"/>
              </w:rPr>
            </w:pPr>
            <w:ins w:id="1258" w:author="Palacherla, Susmitha C (NONUS)" w:date="2017-04-24T10:15:00Z">
              <w:r>
                <w:rPr>
                  <w:rFonts w:eastAsia="Calibri"/>
                  <w:color w:val="000000"/>
                </w:rPr>
                <w:t>24</w:t>
              </w:r>
            </w:ins>
          </w:p>
        </w:tc>
        <w:tc>
          <w:tcPr>
            <w:tcW w:w="3487" w:type="dxa"/>
            <w:tcPrChange w:id="1259" w:author="Palacherla, Susmitha C (NONUS)" w:date="2017-04-24T10:15:00Z">
              <w:tcPr>
                <w:tcW w:w="4500" w:type="dxa"/>
              </w:tcPr>
            </w:tcPrChange>
          </w:tcPr>
          <w:p w:rsidR="00E250E0" w:rsidRPr="004F4A0E" w:rsidRDefault="00E250E0" w:rsidP="00343D8D">
            <w:pPr>
              <w:rPr>
                <w:ins w:id="1260" w:author="Palacherla, Susmitha C (NONUS)" w:date="2017-04-24T10:15:00Z"/>
                <w:rFonts w:eastAsia="Calibri"/>
                <w:color w:val="000000"/>
              </w:rPr>
            </w:pPr>
            <w:ins w:id="1261" w:author="Palacherla, Susmitha C (NONUS)" w:date="2017-04-24T10:15:00Z">
              <w:r w:rsidRPr="004F4A0E">
                <w:rPr>
                  <w:rFonts w:eastAsia="Calibri"/>
                  <w:color w:val="000000"/>
                </w:rPr>
                <w:t>Coaching date</w:t>
              </w:r>
            </w:ins>
          </w:p>
        </w:tc>
        <w:tc>
          <w:tcPr>
            <w:tcW w:w="4541" w:type="dxa"/>
            <w:tcPrChange w:id="1262" w:author="Palacherla, Susmitha C (NONUS)" w:date="2017-04-24T10:15:00Z">
              <w:tcPr>
                <w:tcW w:w="3528" w:type="dxa"/>
              </w:tcPr>
            </w:tcPrChange>
          </w:tcPr>
          <w:p w:rsidR="00E250E0" w:rsidRPr="004F4A0E" w:rsidRDefault="00E250E0" w:rsidP="00343D8D">
            <w:pPr>
              <w:rPr>
                <w:ins w:id="1263" w:author="Palacherla, Susmitha C (NONUS)" w:date="2017-04-24T10:15:00Z"/>
                <w:rFonts w:eastAsia="Calibri"/>
              </w:rPr>
            </w:pPr>
            <w:ins w:id="1264" w:author="Palacherla, Susmitha C (NONUS)" w:date="2017-04-24T10:15:00Z">
              <w:r w:rsidRPr="004F4A0E">
                <w:rPr>
                  <w:rFonts w:eastAsia="Calibri"/>
                </w:rPr>
                <w:t>Date of coaching associated with log</w:t>
              </w:r>
            </w:ins>
          </w:p>
        </w:tc>
      </w:tr>
      <w:tr w:rsidR="00E250E0" w:rsidRPr="00CD4169" w:rsidTr="00E250E0">
        <w:trPr>
          <w:ins w:id="1265" w:author="Palacherla, Susmitha C (NONUS)" w:date="2017-04-24T10:15:00Z"/>
        </w:trPr>
        <w:tc>
          <w:tcPr>
            <w:tcW w:w="1548" w:type="dxa"/>
            <w:tcPrChange w:id="1266" w:author="Palacherla, Susmitha C (NONUS)" w:date="2017-04-24T10:15:00Z">
              <w:tcPr>
                <w:tcW w:w="1548" w:type="dxa"/>
              </w:tcPr>
            </w:tcPrChange>
          </w:tcPr>
          <w:p w:rsidR="00E250E0" w:rsidRPr="004F4A0E" w:rsidRDefault="00E250E0" w:rsidP="00343D8D">
            <w:pPr>
              <w:jc w:val="center"/>
              <w:rPr>
                <w:ins w:id="1267" w:author="Palacherla, Susmitha C (NONUS)" w:date="2017-04-24T10:15:00Z"/>
                <w:rFonts w:eastAsia="Calibri"/>
                <w:color w:val="000000"/>
              </w:rPr>
            </w:pPr>
            <w:ins w:id="1268" w:author="Palacherla, Susmitha C (NONUS)" w:date="2017-04-24T10:15:00Z">
              <w:r>
                <w:rPr>
                  <w:rFonts w:eastAsia="Calibri"/>
                  <w:color w:val="000000"/>
                </w:rPr>
                <w:t>25</w:t>
              </w:r>
            </w:ins>
          </w:p>
        </w:tc>
        <w:tc>
          <w:tcPr>
            <w:tcW w:w="3487" w:type="dxa"/>
            <w:tcPrChange w:id="1269" w:author="Palacherla, Susmitha C (NONUS)" w:date="2017-04-24T10:15:00Z">
              <w:tcPr>
                <w:tcW w:w="4500" w:type="dxa"/>
              </w:tcPr>
            </w:tcPrChange>
          </w:tcPr>
          <w:p w:rsidR="00E250E0" w:rsidRPr="004F4A0E" w:rsidRDefault="00E250E0" w:rsidP="00343D8D">
            <w:pPr>
              <w:rPr>
                <w:ins w:id="1270" w:author="Palacherla, Susmitha C (NONUS)" w:date="2017-04-24T10:15:00Z"/>
                <w:rFonts w:eastAsia="Calibri"/>
                <w:color w:val="000000"/>
              </w:rPr>
            </w:pPr>
            <w:ins w:id="1271" w:author="Palacherla, Susmitha C (NONUS)" w:date="2017-04-24T10:15:00Z">
              <w:r w:rsidRPr="004F4A0E">
                <w:rPr>
                  <w:rFonts w:eastAsia="Calibri"/>
                  <w:color w:val="000000"/>
                </w:rPr>
                <w:t>Submitted date</w:t>
              </w:r>
            </w:ins>
          </w:p>
        </w:tc>
        <w:tc>
          <w:tcPr>
            <w:tcW w:w="4541" w:type="dxa"/>
            <w:tcPrChange w:id="1272" w:author="Palacherla, Susmitha C (NONUS)" w:date="2017-04-24T10:15:00Z">
              <w:tcPr>
                <w:tcW w:w="3528" w:type="dxa"/>
              </w:tcPr>
            </w:tcPrChange>
          </w:tcPr>
          <w:p w:rsidR="00E250E0" w:rsidRPr="004F4A0E" w:rsidRDefault="00E250E0" w:rsidP="00343D8D">
            <w:pPr>
              <w:rPr>
                <w:ins w:id="1273" w:author="Palacherla, Susmitha C (NONUS)" w:date="2017-04-24T10:15:00Z"/>
                <w:rFonts w:eastAsia="Calibri"/>
              </w:rPr>
            </w:pPr>
            <w:ins w:id="1274" w:author="Palacherla, Susmitha C (NONUS)" w:date="2017-04-24T10:15:00Z">
              <w:r w:rsidRPr="004F4A0E">
                <w:rPr>
                  <w:rFonts w:eastAsia="Calibri"/>
                </w:rPr>
                <w:t>Date the log was submitted</w:t>
              </w:r>
            </w:ins>
          </w:p>
        </w:tc>
      </w:tr>
      <w:tr w:rsidR="00E250E0" w:rsidRPr="00CD4169" w:rsidTr="00E250E0">
        <w:trPr>
          <w:ins w:id="1275" w:author="Palacherla, Susmitha C (NONUS)" w:date="2017-04-24T10:15:00Z"/>
        </w:trPr>
        <w:tc>
          <w:tcPr>
            <w:tcW w:w="1548" w:type="dxa"/>
            <w:tcPrChange w:id="1276" w:author="Palacherla, Susmitha C (NONUS)" w:date="2017-04-24T10:15:00Z">
              <w:tcPr>
                <w:tcW w:w="1548" w:type="dxa"/>
              </w:tcPr>
            </w:tcPrChange>
          </w:tcPr>
          <w:p w:rsidR="00E250E0" w:rsidRPr="004F4A0E" w:rsidRDefault="00E250E0" w:rsidP="00343D8D">
            <w:pPr>
              <w:jc w:val="center"/>
              <w:rPr>
                <w:ins w:id="1277" w:author="Palacherla, Susmitha C (NONUS)" w:date="2017-04-24T10:15:00Z"/>
                <w:rFonts w:eastAsia="Calibri"/>
                <w:color w:val="000000"/>
              </w:rPr>
            </w:pPr>
            <w:ins w:id="1278" w:author="Palacherla, Susmitha C (NONUS)" w:date="2017-04-24T10:15:00Z">
              <w:r>
                <w:rPr>
                  <w:rFonts w:eastAsia="Calibri"/>
                  <w:color w:val="000000"/>
                </w:rPr>
                <w:t>26</w:t>
              </w:r>
            </w:ins>
          </w:p>
        </w:tc>
        <w:tc>
          <w:tcPr>
            <w:tcW w:w="3487" w:type="dxa"/>
            <w:tcPrChange w:id="1279" w:author="Palacherla, Susmitha C (NONUS)" w:date="2017-04-24T10:15:00Z">
              <w:tcPr>
                <w:tcW w:w="4500" w:type="dxa"/>
              </w:tcPr>
            </w:tcPrChange>
          </w:tcPr>
          <w:p w:rsidR="00E250E0" w:rsidRPr="004F4A0E" w:rsidRDefault="00E250E0" w:rsidP="00343D8D">
            <w:pPr>
              <w:rPr>
                <w:ins w:id="1280" w:author="Palacherla, Susmitha C (NONUS)" w:date="2017-04-24T10:15:00Z"/>
                <w:rFonts w:eastAsia="Calibri"/>
                <w:color w:val="000000"/>
              </w:rPr>
            </w:pPr>
            <w:ins w:id="1281" w:author="Palacherla, Susmitha C (NONUS)" w:date="2017-04-24T10:15:00Z">
              <w:r w:rsidRPr="004F4A0E">
                <w:rPr>
                  <w:rFonts w:eastAsia="Calibri"/>
                  <w:color w:val="000000"/>
                </w:rPr>
                <w:t>Coaching source</w:t>
              </w:r>
            </w:ins>
          </w:p>
        </w:tc>
        <w:tc>
          <w:tcPr>
            <w:tcW w:w="4541" w:type="dxa"/>
            <w:tcPrChange w:id="1282" w:author="Palacherla, Susmitha C (NONUS)" w:date="2017-04-24T10:15:00Z">
              <w:tcPr>
                <w:tcW w:w="3528" w:type="dxa"/>
              </w:tcPr>
            </w:tcPrChange>
          </w:tcPr>
          <w:p w:rsidR="00E250E0" w:rsidRPr="004F4A0E" w:rsidRDefault="00E250E0" w:rsidP="00343D8D">
            <w:pPr>
              <w:rPr>
                <w:ins w:id="1283" w:author="Palacherla, Susmitha C (NONUS)" w:date="2017-04-24T10:15:00Z"/>
                <w:rFonts w:eastAsia="Calibri"/>
              </w:rPr>
            </w:pPr>
            <w:ins w:id="1284" w:author="Palacherla, Susmitha C (NONUS)" w:date="2017-04-24T10:15:00Z">
              <w:r w:rsidRPr="004F4A0E">
                <w:rPr>
                  <w:rFonts w:eastAsia="Calibri"/>
                </w:rPr>
                <w:t>Source of coaching (Direct, Indirect)</w:t>
              </w:r>
            </w:ins>
          </w:p>
        </w:tc>
      </w:tr>
      <w:tr w:rsidR="00E250E0" w:rsidRPr="00CD4169" w:rsidTr="00E250E0">
        <w:trPr>
          <w:ins w:id="1285" w:author="Palacherla, Susmitha C (NONUS)" w:date="2017-04-24T10:15:00Z"/>
        </w:trPr>
        <w:tc>
          <w:tcPr>
            <w:tcW w:w="1548" w:type="dxa"/>
            <w:tcPrChange w:id="1286" w:author="Palacherla, Susmitha C (NONUS)" w:date="2017-04-24T10:15:00Z">
              <w:tcPr>
                <w:tcW w:w="1548" w:type="dxa"/>
              </w:tcPr>
            </w:tcPrChange>
          </w:tcPr>
          <w:p w:rsidR="00E250E0" w:rsidRPr="004F4A0E" w:rsidRDefault="00E250E0" w:rsidP="00343D8D">
            <w:pPr>
              <w:jc w:val="center"/>
              <w:rPr>
                <w:ins w:id="1287" w:author="Palacherla, Susmitha C (NONUS)" w:date="2017-04-24T10:15:00Z"/>
                <w:rFonts w:eastAsia="Calibri"/>
                <w:color w:val="000000"/>
              </w:rPr>
            </w:pPr>
            <w:ins w:id="1288" w:author="Palacherla, Susmitha C (NONUS)" w:date="2017-04-24T10:15:00Z">
              <w:r>
                <w:rPr>
                  <w:rFonts w:eastAsia="Calibri"/>
                  <w:color w:val="000000"/>
                </w:rPr>
                <w:t>27</w:t>
              </w:r>
            </w:ins>
          </w:p>
        </w:tc>
        <w:tc>
          <w:tcPr>
            <w:tcW w:w="3487" w:type="dxa"/>
            <w:tcPrChange w:id="1289" w:author="Palacherla, Susmitha C (NONUS)" w:date="2017-04-24T10:15:00Z">
              <w:tcPr>
                <w:tcW w:w="4500" w:type="dxa"/>
              </w:tcPr>
            </w:tcPrChange>
          </w:tcPr>
          <w:p w:rsidR="00E250E0" w:rsidRPr="004F4A0E" w:rsidRDefault="00E250E0" w:rsidP="00343D8D">
            <w:pPr>
              <w:rPr>
                <w:ins w:id="1290" w:author="Palacherla, Susmitha C (NONUS)" w:date="2017-04-24T10:15:00Z"/>
                <w:rFonts w:eastAsia="Calibri"/>
                <w:color w:val="000000"/>
              </w:rPr>
            </w:pPr>
            <w:ins w:id="1291" w:author="Palacherla, Susmitha C (NONUS)" w:date="2017-04-24T10:15:00Z">
              <w:r w:rsidRPr="004F4A0E">
                <w:rPr>
                  <w:rFonts w:eastAsia="Calibri"/>
                  <w:color w:val="000000"/>
                </w:rPr>
                <w:t>Sub-coaching source</w:t>
              </w:r>
            </w:ins>
          </w:p>
        </w:tc>
        <w:tc>
          <w:tcPr>
            <w:tcW w:w="4541" w:type="dxa"/>
            <w:tcPrChange w:id="1292" w:author="Palacherla, Susmitha C (NONUS)" w:date="2017-04-24T10:15:00Z">
              <w:tcPr>
                <w:tcW w:w="3528" w:type="dxa"/>
              </w:tcPr>
            </w:tcPrChange>
          </w:tcPr>
          <w:p w:rsidR="00E250E0" w:rsidRPr="004F4A0E" w:rsidRDefault="00E250E0" w:rsidP="00343D8D">
            <w:pPr>
              <w:rPr>
                <w:ins w:id="1293" w:author="Palacherla, Susmitha C (NONUS)" w:date="2017-04-24T10:15:00Z"/>
                <w:rFonts w:eastAsia="Calibri"/>
              </w:rPr>
            </w:pPr>
            <w:ins w:id="1294" w:author="Palacherla, Susmitha C (NONUS)" w:date="2017-04-24T10:15:00Z">
              <w:r w:rsidRPr="004F4A0E">
                <w:rPr>
                  <w:rFonts w:eastAsia="Calibri"/>
                </w:rPr>
                <w:t>How the coaching was identified</w:t>
              </w:r>
            </w:ins>
          </w:p>
        </w:tc>
      </w:tr>
      <w:tr w:rsidR="00E250E0" w:rsidRPr="00CD4169" w:rsidTr="00E250E0">
        <w:trPr>
          <w:ins w:id="1295" w:author="Palacherla, Susmitha C (NONUS)" w:date="2017-04-24T10:15:00Z"/>
        </w:trPr>
        <w:tc>
          <w:tcPr>
            <w:tcW w:w="1548" w:type="dxa"/>
            <w:tcPrChange w:id="1296" w:author="Palacherla, Susmitha C (NONUS)" w:date="2017-04-24T10:15:00Z">
              <w:tcPr>
                <w:tcW w:w="1548" w:type="dxa"/>
              </w:tcPr>
            </w:tcPrChange>
          </w:tcPr>
          <w:p w:rsidR="00E250E0" w:rsidRPr="004F4A0E" w:rsidRDefault="00E250E0" w:rsidP="00343D8D">
            <w:pPr>
              <w:jc w:val="center"/>
              <w:rPr>
                <w:ins w:id="1297" w:author="Palacherla, Susmitha C (NONUS)" w:date="2017-04-24T10:15:00Z"/>
                <w:rFonts w:eastAsia="Calibri"/>
                <w:color w:val="000000"/>
              </w:rPr>
            </w:pPr>
            <w:ins w:id="1298" w:author="Palacherla, Susmitha C (NONUS)" w:date="2017-04-24T10:15:00Z">
              <w:r>
                <w:rPr>
                  <w:rFonts w:eastAsia="Calibri"/>
                  <w:color w:val="000000"/>
                </w:rPr>
                <w:t>28</w:t>
              </w:r>
            </w:ins>
          </w:p>
        </w:tc>
        <w:tc>
          <w:tcPr>
            <w:tcW w:w="3487" w:type="dxa"/>
            <w:tcPrChange w:id="1299" w:author="Palacherla, Susmitha C (NONUS)" w:date="2017-04-24T10:15:00Z">
              <w:tcPr>
                <w:tcW w:w="4500" w:type="dxa"/>
              </w:tcPr>
            </w:tcPrChange>
          </w:tcPr>
          <w:p w:rsidR="00E250E0" w:rsidRPr="004F4A0E" w:rsidRDefault="00E250E0" w:rsidP="00343D8D">
            <w:pPr>
              <w:rPr>
                <w:ins w:id="1300" w:author="Palacherla, Susmitha C (NONUS)" w:date="2017-04-24T10:15:00Z"/>
                <w:rFonts w:eastAsia="Calibri"/>
                <w:color w:val="000000"/>
              </w:rPr>
            </w:pPr>
            <w:ins w:id="1301" w:author="Palacherla, Susmitha C (NONUS)" w:date="2017-04-24T10:15:00Z">
              <w:r w:rsidRPr="004F4A0E">
                <w:rPr>
                  <w:rFonts w:eastAsia="Calibri"/>
                  <w:color w:val="000000"/>
                </w:rPr>
                <w:t>Coaching reason</w:t>
              </w:r>
            </w:ins>
          </w:p>
        </w:tc>
        <w:tc>
          <w:tcPr>
            <w:tcW w:w="4541" w:type="dxa"/>
            <w:tcPrChange w:id="1302" w:author="Palacherla, Susmitha C (NONUS)" w:date="2017-04-24T10:15:00Z">
              <w:tcPr>
                <w:tcW w:w="3528" w:type="dxa"/>
              </w:tcPr>
            </w:tcPrChange>
          </w:tcPr>
          <w:p w:rsidR="00E250E0" w:rsidRPr="004F4A0E" w:rsidRDefault="00E250E0" w:rsidP="00343D8D">
            <w:pPr>
              <w:rPr>
                <w:ins w:id="1303" w:author="Palacherla, Susmitha C (NONUS)" w:date="2017-04-24T10:15:00Z"/>
                <w:rFonts w:eastAsia="Calibri"/>
              </w:rPr>
            </w:pPr>
            <w:ins w:id="1304" w:author="Palacherla, Susmitha C (NONUS)" w:date="2017-04-24T10:15:00Z">
              <w:r w:rsidRPr="004F4A0E">
                <w:rPr>
                  <w:rFonts w:eastAsia="Calibri"/>
                </w:rPr>
                <w:t>Coaching reason of log</w:t>
              </w:r>
            </w:ins>
          </w:p>
        </w:tc>
      </w:tr>
      <w:tr w:rsidR="00E250E0" w:rsidRPr="00CD4169" w:rsidTr="00E250E0">
        <w:trPr>
          <w:ins w:id="1305" w:author="Palacherla, Susmitha C (NONUS)" w:date="2017-04-24T10:15:00Z"/>
        </w:trPr>
        <w:tc>
          <w:tcPr>
            <w:tcW w:w="1548" w:type="dxa"/>
            <w:tcPrChange w:id="1306" w:author="Palacherla, Susmitha C (NONUS)" w:date="2017-04-24T10:15:00Z">
              <w:tcPr>
                <w:tcW w:w="1548" w:type="dxa"/>
              </w:tcPr>
            </w:tcPrChange>
          </w:tcPr>
          <w:p w:rsidR="00E250E0" w:rsidRPr="004F4A0E" w:rsidRDefault="00E250E0" w:rsidP="00343D8D">
            <w:pPr>
              <w:jc w:val="center"/>
              <w:rPr>
                <w:ins w:id="1307" w:author="Palacherla, Susmitha C (NONUS)" w:date="2017-04-24T10:15:00Z"/>
                <w:rFonts w:eastAsia="Calibri"/>
                <w:color w:val="000000"/>
              </w:rPr>
            </w:pPr>
            <w:ins w:id="1308" w:author="Palacherla, Susmitha C (NONUS)" w:date="2017-04-24T10:15:00Z">
              <w:r>
                <w:rPr>
                  <w:rFonts w:eastAsia="Calibri"/>
                  <w:color w:val="000000"/>
                </w:rPr>
                <w:t>29</w:t>
              </w:r>
            </w:ins>
          </w:p>
        </w:tc>
        <w:tc>
          <w:tcPr>
            <w:tcW w:w="3487" w:type="dxa"/>
            <w:tcPrChange w:id="1309" w:author="Palacherla, Susmitha C (NONUS)" w:date="2017-04-24T10:15:00Z">
              <w:tcPr>
                <w:tcW w:w="4500" w:type="dxa"/>
              </w:tcPr>
            </w:tcPrChange>
          </w:tcPr>
          <w:p w:rsidR="00E250E0" w:rsidRPr="004F4A0E" w:rsidRDefault="00E250E0" w:rsidP="00343D8D">
            <w:pPr>
              <w:rPr>
                <w:ins w:id="1310" w:author="Palacherla, Susmitha C (NONUS)" w:date="2017-04-24T10:15:00Z"/>
                <w:rFonts w:eastAsia="Calibri"/>
                <w:color w:val="000000"/>
              </w:rPr>
            </w:pPr>
            <w:ins w:id="1311" w:author="Palacherla, Susmitha C (NONUS)" w:date="2017-04-24T10:15:00Z">
              <w:r w:rsidRPr="004F4A0E">
                <w:rPr>
                  <w:rFonts w:eastAsia="Calibri"/>
                  <w:color w:val="000000"/>
                </w:rPr>
                <w:t>Coaching sub-reason</w:t>
              </w:r>
            </w:ins>
          </w:p>
        </w:tc>
        <w:tc>
          <w:tcPr>
            <w:tcW w:w="4541" w:type="dxa"/>
            <w:tcPrChange w:id="1312" w:author="Palacherla, Susmitha C (NONUS)" w:date="2017-04-24T10:15:00Z">
              <w:tcPr>
                <w:tcW w:w="3528" w:type="dxa"/>
              </w:tcPr>
            </w:tcPrChange>
          </w:tcPr>
          <w:p w:rsidR="00E250E0" w:rsidRPr="004F4A0E" w:rsidRDefault="00E250E0" w:rsidP="00343D8D">
            <w:pPr>
              <w:rPr>
                <w:ins w:id="1313" w:author="Palacherla, Susmitha C (NONUS)" w:date="2017-04-24T10:15:00Z"/>
                <w:rFonts w:eastAsia="Calibri"/>
              </w:rPr>
            </w:pPr>
            <w:ins w:id="1314" w:author="Palacherla, Susmitha C (NONUS)" w:date="2017-04-24T10:15:00Z">
              <w:r w:rsidRPr="004F4A0E">
                <w:rPr>
                  <w:rFonts w:eastAsia="Calibri"/>
                </w:rPr>
                <w:t>Coaching sub-reason of log</w:t>
              </w:r>
            </w:ins>
          </w:p>
        </w:tc>
      </w:tr>
      <w:tr w:rsidR="00E250E0" w:rsidRPr="00CD4169" w:rsidTr="00E250E0">
        <w:trPr>
          <w:ins w:id="1315" w:author="Palacherla, Susmitha C (NONUS)" w:date="2017-04-24T10:15:00Z"/>
        </w:trPr>
        <w:tc>
          <w:tcPr>
            <w:tcW w:w="1548" w:type="dxa"/>
            <w:tcPrChange w:id="1316" w:author="Palacherla, Susmitha C (NONUS)" w:date="2017-04-24T10:15:00Z">
              <w:tcPr>
                <w:tcW w:w="1548" w:type="dxa"/>
              </w:tcPr>
            </w:tcPrChange>
          </w:tcPr>
          <w:p w:rsidR="00E250E0" w:rsidRPr="004F4A0E" w:rsidRDefault="00E250E0" w:rsidP="00343D8D">
            <w:pPr>
              <w:jc w:val="center"/>
              <w:rPr>
                <w:ins w:id="1317" w:author="Palacherla, Susmitha C (NONUS)" w:date="2017-04-24T10:15:00Z"/>
                <w:rFonts w:eastAsia="Calibri"/>
                <w:color w:val="000000"/>
              </w:rPr>
            </w:pPr>
            <w:ins w:id="1318" w:author="Palacherla, Susmitha C (NONUS)" w:date="2017-04-24T10:15:00Z">
              <w:r>
                <w:rPr>
                  <w:rFonts w:eastAsia="Calibri"/>
                  <w:color w:val="000000"/>
                </w:rPr>
                <w:t>30</w:t>
              </w:r>
            </w:ins>
          </w:p>
        </w:tc>
        <w:tc>
          <w:tcPr>
            <w:tcW w:w="3487" w:type="dxa"/>
            <w:tcPrChange w:id="1319" w:author="Palacherla, Susmitha C (NONUS)" w:date="2017-04-24T10:15:00Z">
              <w:tcPr>
                <w:tcW w:w="4500" w:type="dxa"/>
              </w:tcPr>
            </w:tcPrChange>
          </w:tcPr>
          <w:p w:rsidR="00E250E0" w:rsidRPr="004F4A0E" w:rsidRDefault="00E250E0" w:rsidP="00343D8D">
            <w:pPr>
              <w:rPr>
                <w:ins w:id="1320" w:author="Palacherla, Susmitha C (NONUS)" w:date="2017-04-24T10:15:00Z"/>
                <w:rFonts w:eastAsia="Calibri"/>
                <w:color w:val="000000"/>
              </w:rPr>
            </w:pPr>
            <w:ins w:id="1321" w:author="Palacherla, Susmitha C (NONUS)" w:date="2017-04-24T10:15:00Z">
              <w:r w:rsidRPr="004F4A0E">
                <w:rPr>
                  <w:rFonts w:eastAsia="Calibri"/>
                  <w:color w:val="000000"/>
                </w:rPr>
                <w:t>Value</w:t>
              </w:r>
            </w:ins>
          </w:p>
        </w:tc>
        <w:tc>
          <w:tcPr>
            <w:tcW w:w="4541" w:type="dxa"/>
            <w:tcPrChange w:id="1322" w:author="Palacherla, Susmitha C (NONUS)" w:date="2017-04-24T10:15:00Z">
              <w:tcPr>
                <w:tcW w:w="3528" w:type="dxa"/>
              </w:tcPr>
            </w:tcPrChange>
          </w:tcPr>
          <w:p w:rsidR="00E250E0" w:rsidRPr="004F4A0E" w:rsidRDefault="00E250E0" w:rsidP="00343D8D">
            <w:pPr>
              <w:rPr>
                <w:ins w:id="1323" w:author="Palacherla, Susmitha C (NONUS)" w:date="2017-04-24T10:15:00Z"/>
                <w:rFonts w:eastAsia="Calibri"/>
              </w:rPr>
            </w:pPr>
            <w:ins w:id="1324" w:author="Palacherla, Susmitha C (NONUS)" w:date="2017-04-24T10:15:00Z">
              <w:r w:rsidRPr="004F4A0E">
                <w:rPr>
                  <w:rFonts w:eastAsia="Calibri"/>
                </w:rPr>
                <w:t>Value of log (Opportunity, Reinforcement</w:t>
              </w:r>
              <w:proofErr w:type="gramStart"/>
              <w:r w:rsidRPr="004F4A0E">
                <w:rPr>
                  <w:rFonts w:eastAsia="Calibri"/>
                </w:rPr>
                <w:t>,…</w:t>
              </w:r>
              <w:proofErr w:type="gramEnd"/>
              <w:r w:rsidRPr="004F4A0E">
                <w:rPr>
                  <w:rFonts w:eastAsia="Calibri"/>
                </w:rPr>
                <w:t>)</w:t>
              </w:r>
            </w:ins>
          </w:p>
        </w:tc>
      </w:tr>
      <w:tr w:rsidR="00E250E0" w:rsidRPr="00CD4169" w:rsidTr="00E250E0">
        <w:trPr>
          <w:ins w:id="1325" w:author="Palacherla, Susmitha C (NONUS)" w:date="2017-04-24T10:15:00Z"/>
        </w:trPr>
        <w:tc>
          <w:tcPr>
            <w:tcW w:w="1548" w:type="dxa"/>
            <w:tcPrChange w:id="1326" w:author="Palacherla, Susmitha C (NONUS)" w:date="2017-04-24T10:15:00Z">
              <w:tcPr>
                <w:tcW w:w="1548" w:type="dxa"/>
              </w:tcPr>
            </w:tcPrChange>
          </w:tcPr>
          <w:p w:rsidR="00E250E0" w:rsidRPr="004F4A0E" w:rsidRDefault="00E250E0" w:rsidP="00343D8D">
            <w:pPr>
              <w:jc w:val="center"/>
              <w:rPr>
                <w:ins w:id="1327" w:author="Palacherla, Susmitha C (NONUS)" w:date="2017-04-24T10:15:00Z"/>
                <w:rFonts w:eastAsia="Calibri"/>
                <w:color w:val="000000"/>
              </w:rPr>
            </w:pPr>
            <w:ins w:id="1328" w:author="Palacherla, Susmitha C (NONUS)" w:date="2017-04-24T10:15:00Z">
              <w:r>
                <w:rPr>
                  <w:rFonts w:eastAsia="Calibri"/>
                  <w:color w:val="000000"/>
                </w:rPr>
                <w:t>31</w:t>
              </w:r>
            </w:ins>
          </w:p>
        </w:tc>
        <w:tc>
          <w:tcPr>
            <w:tcW w:w="3487" w:type="dxa"/>
            <w:tcPrChange w:id="1329" w:author="Palacherla, Susmitha C (NONUS)" w:date="2017-04-24T10:15:00Z">
              <w:tcPr>
                <w:tcW w:w="4500" w:type="dxa"/>
              </w:tcPr>
            </w:tcPrChange>
          </w:tcPr>
          <w:p w:rsidR="00E250E0" w:rsidRPr="004F4A0E" w:rsidRDefault="00E250E0" w:rsidP="00343D8D">
            <w:pPr>
              <w:rPr>
                <w:ins w:id="1330" w:author="Palacherla, Susmitha C (NONUS)" w:date="2017-04-24T10:15:00Z"/>
                <w:rFonts w:eastAsia="Calibri"/>
                <w:color w:val="000000"/>
              </w:rPr>
            </w:pPr>
            <w:ins w:id="1331" w:author="Palacherla, Susmitha C (NONUS)" w:date="2017-04-24T10:15:00Z">
              <w:r w:rsidRPr="004F4A0E">
                <w:rPr>
                  <w:rFonts w:eastAsia="Calibri"/>
                  <w:color w:val="000000"/>
                </w:rPr>
                <w:t>Submitter ID</w:t>
              </w:r>
            </w:ins>
          </w:p>
        </w:tc>
        <w:tc>
          <w:tcPr>
            <w:tcW w:w="4541" w:type="dxa"/>
            <w:tcPrChange w:id="1332" w:author="Palacherla, Susmitha C (NONUS)" w:date="2017-04-24T10:15:00Z">
              <w:tcPr>
                <w:tcW w:w="3528" w:type="dxa"/>
              </w:tcPr>
            </w:tcPrChange>
          </w:tcPr>
          <w:p w:rsidR="00E250E0" w:rsidRPr="004F4A0E" w:rsidRDefault="00E250E0" w:rsidP="00343D8D">
            <w:pPr>
              <w:rPr>
                <w:ins w:id="1333" w:author="Palacherla, Susmitha C (NONUS)" w:date="2017-04-24T10:15:00Z"/>
                <w:rFonts w:eastAsia="Calibri"/>
              </w:rPr>
            </w:pPr>
            <w:ins w:id="1334" w:author="Palacherla, Susmitha C (NONUS)" w:date="2017-04-24T10:15:00Z">
              <w:r w:rsidRPr="004F4A0E">
                <w:rPr>
                  <w:rFonts w:eastAsia="Calibri"/>
                </w:rPr>
                <w:t>Employee ID of the submitter of the log</w:t>
              </w:r>
            </w:ins>
          </w:p>
        </w:tc>
      </w:tr>
      <w:tr w:rsidR="00E250E0" w:rsidRPr="00CD4169" w:rsidTr="00E250E0">
        <w:trPr>
          <w:ins w:id="1335" w:author="Palacherla, Susmitha C (NONUS)" w:date="2017-04-24T10:15:00Z"/>
        </w:trPr>
        <w:tc>
          <w:tcPr>
            <w:tcW w:w="1548" w:type="dxa"/>
            <w:tcPrChange w:id="1336" w:author="Palacherla, Susmitha C (NONUS)" w:date="2017-04-24T10:15:00Z">
              <w:tcPr>
                <w:tcW w:w="1548" w:type="dxa"/>
              </w:tcPr>
            </w:tcPrChange>
          </w:tcPr>
          <w:p w:rsidR="00E250E0" w:rsidRPr="004F4A0E" w:rsidRDefault="00E250E0" w:rsidP="00343D8D">
            <w:pPr>
              <w:jc w:val="center"/>
              <w:rPr>
                <w:ins w:id="1337" w:author="Palacherla, Susmitha C (NONUS)" w:date="2017-04-24T10:15:00Z"/>
                <w:rFonts w:eastAsia="Calibri"/>
                <w:color w:val="000000"/>
              </w:rPr>
            </w:pPr>
            <w:ins w:id="1338" w:author="Palacherla, Susmitha C (NONUS)" w:date="2017-04-24T10:15:00Z">
              <w:r>
                <w:rPr>
                  <w:rFonts w:eastAsia="Calibri"/>
                  <w:color w:val="000000"/>
                </w:rPr>
                <w:t>32</w:t>
              </w:r>
            </w:ins>
          </w:p>
        </w:tc>
        <w:tc>
          <w:tcPr>
            <w:tcW w:w="3487" w:type="dxa"/>
            <w:tcPrChange w:id="1339" w:author="Palacherla, Susmitha C (NONUS)" w:date="2017-04-24T10:15:00Z">
              <w:tcPr>
                <w:tcW w:w="4500" w:type="dxa"/>
              </w:tcPr>
            </w:tcPrChange>
          </w:tcPr>
          <w:p w:rsidR="00E250E0" w:rsidRPr="004F4A0E" w:rsidRDefault="00E250E0" w:rsidP="00343D8D">
            <w:pPr>
              <w:rPr>
                <w:ins w:id="1340" w:author="Palacherla, Susmitha C (NONUS)" w:date="2017-04-24T10:15:00Z"/>
                <w:rFonts w:eastAsia="Calibri"/>
                <w:color w:val="000000"/>
              </w:rPr>
            </w:pPr>
            <w:ins w:id="1341" w:author="Palacherla, Susmitha C (NONUS)" w:date="2017-04-24T10:15:00Z">
              <w:r w:rsidRPr="004F4A0E">
                <w:rPr>
                  <w:rFonts w:eastAsia="Calibri"/>
                  <w:color w:val="000000"/>
                </w:rPr>
                <w:t>Submitter name</w:t>
              </w:r>
            </w:ins>
          </w:p>
        </w:tc>
        <w:tc>
          <w:tcPr>
            <w:tcW w:w="4541" w:type="dxa"/>
            <w:tcPrChange w:id="1342" w:author="Palacherla, Susmitha C (NONUS)" w:date="2017-04-24T10:15:00Z">
              <w:tcPr>
                <w:tcW w:w="3528" w:type="dxa"/>
              </w:tcPr>
            </w:tcPrChange>
          </w:tcPr>
          <w:p w:rsidR="00E250E0" w:rsidRPr="004F4A0E" w:rsidRDefault="00E250E0" w:rsidP="00343D8D">
            <w:pPr>
              <w:rPr>
                <w:ins w:id="1343" w:author="Palacherla, Susmitha C (NONUS)" w:date="2017-04-24T10:15:00Z"/>
                <w:rFonts w:eastAsia="Calibri"/>
              </w:rPr>
            </w:pPr>
            <w:ins w:id="1344" w:author="Palacherla, Susmitha C (NONUS)" w:date="2017-04-24T10:15:00Z">
              <w:r w:rsidRPr="004F4A0E">
                <w:rPr>
                  <w:rFonts w:eastAsia="Calibri"/>
                </w:rPr>
                <w:t>Name of the submitter of the log</w:t>
              </w:r>
            </w:ins>
          </w:p>
        </w:tc>
      </w:tr>
      <w:tr w:rsidR="00E250E0" w:rsidRPr="00CD4169" w:rsidTr="00E250E0">
        <w:trPr>
          <w:ins w:id="1345" w:author="Palacherla, Susmitha C (NONUS)" w:date="2017-04-24T10:15:00Z"/>
        </w:trPr>
        <w:tc>
          <w:tcPr>
            <w:tcW w:w="1548" w:type="dxa"/>
            <w:tcPrChange w:id="1346" w:author="Palacherla, Susmitha C (NONUS)" w:date="2017-04-24T10:15:00Z">
              <w:tcPr>
                <w:tcW w:w="1548" w:type="dxa"/>
              </w:tcPr>
            </w:tcPrChange>
          </w:tcPr>
          <w:p w:rsidR="00E250E0" w:rsidRPr="004F4A0E" w:rsidRDefault="00E250E0" w:rsidP="00343D8D">
            <w:pPr>
              <w:jc w:val="center"/>
              <w:rPr>
                <w:ins w:id="1347" w:author="Palacherla, Susmitha C (NONUS)" w:date="2017-04-24T10:15:00Z"/>
                <w:rFonts w:eastAsia="Calibri"/>
                <w:color w:val="000000"/>
              </w:rPr>
            </w:pPr>
            <w:ins w:id="1348" w:author="Palacherla, Susmitha C (NONUS)" w:date="2017-04-24T10:15:00Z">
              <w:r>
                <w:rPr>
                  <w:rFonts w:eastAsia="Calibri"/>
                  <w:color w:val="000000"/>
                </w:rPr>
                <w:t>33</w:t>
              </w:r>
            </w:ins>
          </w:p>
        </w:tc>
        <w:tc>
          <w:tcPr>
            <w:tcW w:w="3487" w:type="dxa"/>
            <w:tcPrChange w:id="1349" w:author="Palacherla, Susmitha C (NONUS)" w:date="2017-04-24T10:15:00Z">
              <w:tcPr>
                <w:tcW w:w="4500" w:type="dxa"/>
              </w:tcPr>
            </w:tcPrChange>
          </w:tcPr>
          <w:p w:rsidR="00E250E0" w:rsidRPr="004F4A0E" w:rsidRDefault="00E250E0" w:rsidP="00343D8D">
            <w:pPr>
              <w:rPr>
                <w:ins w:id="1350" w:author="Palacherla, Susmitha C (NONUS)" w:date="2017-04-24T10:15:00Z"/>
                <w:rFonts w:eastAsia="Calibri"/>
                <w:color w:val="000000"/>
              </w:rPr>
            </w:pPr>
            <w:ins w:id="1351" w:author="Palacherla, Susmitha C (NONUS)" w:date="2017-04-24T10:15:00Z">
              <w:r w:rsidRPr="004F4A0E">
                <w:rPr>
                  <w:rFonts w:eastAsia="Calibri"/>
                  <w:color w:val="000000"/>
                </w:rPr>
                <w:t>Supervisor reviewed date</w:t>
              </w:r>
            </w:ins>
          </w:p>
        </w:tc>
        <w:tc>
          <w:tcPr>
            <w:tcW w:w="4541" w:type="dxa"/>
            <w:tcPrChange w:id="1352" w:author="Palacherla, Susmitha C (NONUS)" w:date="2017-04-24T10:15:00Z">
              <w:tcPr>
                <w:tcW w:w="3528" w:type="dxa"/>
              </w:tcPr>
            </w:tcPrChange>
          </w:tcPr>
          <w:p w:rsidR="00E250E0" w:rsidRPr="004F4A0E" w:rsidRDefault="00E250E0" w:rsidP="00343D8D">
            <w:pPr>
              <w:rPr>
                <w:ins w:id="1353" w:author="Palacherla, Susmitha C (NONUS)" w:date="2017-04-24T10:15:00Z"/>
                <w:rFonts w:eastAsia="Calibri"/>
              </w:rPr>
            </w:pPr>
            <w:ins w:id="1354" w:author="Palacherla, Susmitha C (NONUS)" w:date="2017-04-24T10:15:00Z">
              <w:r w:rsidRPr="004F4A0E">
                <w:rPr>
                  <w:rFonts w:eastAsia="Calibri"/>
                </w:rPr>
                <w:t xml:space="preserve">Date/time supervisor reviewed and acknowledged the coaching log </w:t>
              </w:r>
            </w:ins>
          </w:p>
        </w:tc>
      </w:tr>
      <w:tr w:rsidR="00E250E0" w:rsidRPr="00CD4169" w:rsidTr="00E250E0">
        <w:trPr>
          <w:ins w:id="1355" w:author="Palacherla, Susmitha C (NONUS)" w:date="2017-04-24T10:15:00Z"/>
        </w:trPr>
        <w:tc>
          <w:tcPr>
            <w:tcW w:w="1548" w:type="dxa"/>
            <w:tcPrChange w:id="1356" w:author="Palacherla, Susmitha C (NONUS)" w:date="2017-04-24T10:15:00Z">
              <w:tcPr>
                <w:tcW w:w="1548" w:type="dxa"/>
              </w:tcPr>
            </w:tcPrChange>
          </w:tcPr>
          <w:p w:rsidR="00E250E0" w:rsidRPr="004F4A0E" w:rsidRDefault="00E250E0" w:rsidP="00343D8D">
            <w:pPr>
              <w:jc w:val="center"/>
              <w:rPr>
                <w:ins w:id="1357" w:author="Palacherla, Susmitha C (NONUS)" w:date="2017-04-24T10:15:00Z"/>
                <w:rFonts w:eastAsia="Calibri"/>
                <w:color w:val="000000"/>
              </w:rPr>
            </w:pPr>
            <w:ins w:id="1358" w:author="Palacherla, Susmitha C (NONUS)" w:date="2017-04-24T10:15:00Z">
              <w:r>
                <w:rPr>
                  <w:rFonts w:eastAsia="Calibri"/>
                  <w:color w:val="000000"/>
                </w:rPr>
                <w:lastRenderedPageBreak/>
                <w:t>34</w:t>
              </w:r>
            </w:ins>
          </w:p>
        </w:tc>
        <w:tc>
          <w:tcPr>
            <w:tcW w:w="3487" w:type="dxa"/>
            <w:tcPrChange w:id="1359" w:author="Palacherla, Susmitha C (NONUS)" w:date="2017-04-24T10:15:00Z">
              <w:tcPr>
                <w:tcW w:w="4500" w:type="dxa"/>
              </w:tcPr>
            </w:tcPrChange>
          </w:tcPr>
          <w:p w:rsidR="00E250E0" w:rsidRPr="004F4A0E" w:rsidRDefault="00E250E0" w:rsidP="00343D8D">
            <w:pPr>
              <w:rPr>
                <w:ins w:id="1360" w:author="Palacherla, Susmitha C (NONUS)" w:date="2017-04-24T10:15:00Z"/>
                <w:rFonts w:eastAsia="Calibri"/>
                <w:color w:val="000000"/>
              </w:rPr>
            </w:pPr>
            <w:ins w:id="1361" w:author="Palacherla, Susmitha C (NONUS)" w:date="2017-04-24T10:15:00Z">
              <w:r w:rsidRPr="004F4A0E">
                <w:rPr>
                  <w:rFonts w:eastAsia="Calibri"/>
                  <w:color w:val="000000"/>
                </w:rPr>
                <w:t>Manager reviewed manual date</w:t>
              </w:r>
            </w:ins>
          </w:p>
        </w:tc>
        <w:tc>
          <w:tcPr>
            <w:tcW w:w="4541" w:type="dxa"/>
            <w:tcPrChange w:id="1362" w:author="Palacherla, Susmitha C (NONUS)" w:date="2017-04-24T10:15:00Z">
              <w:tcPr>
                <w:tcW w:w="3528" w:type="dxa"/>
              </w:tcPr>
            </w:tcPrChange>
          </w:tcPr>
          <w:p w:rsidR="00E250E0" w:rsidRPr="004F4A0E" w:rsidRDefault="00E250E0" w:rsidP="00343D8D">
            <w:pPr>
              <w:rPr>
                <w:ins w:id="1363" w:author="Palacherla, Susmitha C (NONUS)" w:date="2017-04-24T10:15:00Z"/>
                <w:rFonts w:eastAsia="Calibri"/>
              </w:rPr>
            </w:pPr>
            <w:ins w:id="1364" w:author="Palacherla, Susmitha C (NONUS)" w:date="2017-04-24T10:15:00Z">
              <w:r w:rsidRPr="004F4A0E">
                <w:rPr>
                  <w:rFonts w:eastAsia="Calibri"/>
                </w:rPr>
                <w:t>Date/time manager entered when reviewed and acknowledged the coaching log</w:t>
              </w:r>
            </w:ins>
          </w:p>
        </w:tc>
      </w:tr>
      <w:tr w:rsidR="00E250E0" w:rsidRPr="00CD4169" w:rsidTr="00E250E0">
        <w:trPr>
          <w:ins w:id="1365" w:author="Palacherla, Susmitha C (NONUS)" w:date="2017-04-24T10:15:00Z"/>
        </w:trPr>
        <w:tc>
          <w:tcPr>
            <w:tcW w:w="1548" w:type="dxa"/>
            <w:tcPrChange w:id="1366" w:author="Palacherla, Susmitha C (NONUS)" w:date="2017-04-24T10:15:00Z">
              <w:tcPr>
                <w:tcW w:w="1548" w:type="dxa"/>
              </w:tcPr>
            </w:tcPrChange>
          </w:tcPr>
          <w:p w:rsidR="00E250E0" w:rsidRPr="004F4A0E" w:rsidRDefault="00E250E0" w:rsidP="00343D8D">
            <w:pPr>
              <w:jc w:val="center"/>
              <w:rPr>
                <w:ins w:id="1367" w:author="Palacherla, Susmitha C (NONUS)" w:date="2017-04-24T10:15:00Z"/>
                <w:rFonts w:eastAsia="Calibri"/>
                <w:color w:val="000000"/>
              </w:rPr>
            </w:pPr>
            <w:ins w:id="1368" w:author="Palacherla, Susmitha C (NONUS)" w:date="2017-04-24T10:15:00Z">
              <w:r>
                <w:rPr>
                  <w:rFonts w:eastAsia="Calibri"/>
                  <w:color w:val="000000"/>
                </w:rPr>
                <w:t>35</w:t>
              </w:r>
            </w:ins>
          </w:p>
        </w:tc>
        <w:tc>
          <w:tcPr>
            <w:tcW w:w="3487" w:type="dxa"/>
            <w:tcPrChange w:id="1369" w:author="Palacherla, Susmitha C (NONUS)" w:date="2017-04-24T10:15:00Z">
              <w:tcPr>
                <w:tcW w:w="4500" w:type="dxa"/>
              </w:tcPr>
            </w:tcPrChange>
          </w:tcPr>
          <w:p w:rsidR="00E250E0" w:rsidRPr="004F4A0E" w:rsidRDefault="00E250E0" w:rsidP="00343D8D">
            <w:pPr>
              <w:rPr>
                <w:ins w:id="1370" w:author="Palacherla, Susmitha C (NONUS)" w:date="2017-04-24T10:15:00Z"/>
                <w:rFonts w:eastAsia="Calibri"/>
                <w:color w:val="000000"/>
              </w:rPr>
            </w:pPr>
            <w:ins w:id="1371" w:author="Palacherla, Susmitha C (NONUS)" w:date="2017-04-24T10:15:00Z">
              <w:r w:rsidRPr="004F4A0E">
                <w:rPr>
                  <w:rFonts w:eastAsia="Calibri"/>
                  <w:color w:val="000000"/>
                </w:rPr>
                <w:t>Manager reviewed auto date</w:t>
              </w:r>
            </w:ins>
          </w:p>
        </w:tc>
        <w:tc>
          <w:tcPr>
            <w:tcW w:w="4541" w:type="dxa"/>
            <w:tcPrChange w:id="1372" w:author="Palacherla, Susmitha C (NONUS)" w:date="2017-04-24T10:15:00Z">
              <w:tcPr>
                <w:tcW w:w="3528" w:type="dxa"/>
              </w:tcPr>
            </w:tcPrChange>
          </w:tcPr>
          <w:p w:rsidR="00E250E0" w:rsidRPr="004F4A0E" w:rsidRDefault="00E250E0" w:rsidP="00343D8D">
            <w:pPr>
              <w:rPr>
                <w:ins w:id="1373" w:author="Palacherla, Susmitha C (NONUS)" w:date="2017-04-24T10:15:00Z"/>
                <w:rFonts w:eastAsia="Calibri"/>
              </w:rPr>
            </w:pPr>
            <w:ins w:id="1374" w:author="Palacherla, Susmitha C (NONUS)" w:date="2017-04-24T10:15:00Z">
              <w:r w:rsidRPr="004F4A0E">
                <w:rPr>
                  <w:rFonts w:eastAsia="Calibri"/>
                </w:rPr>
                <w:t>Date/time manager reviewed and acknowledged the coaching log</w:t>
              </w:r>
            </w:ins>
          </w:p>
        </w:tc>
      </w:tr>
      <w:tr w:rsidR="00E250E0" w:rsidRPr="00CD4169" w:rsidTr="00E250E0">
        <w:trPr>
          <w:ins w:id="1375" w:author="Palacherla, Susmitha C (NONUS)" w:date="2017-04-24T10:15:00Z"/>
        </w:trPr>
        <w:tc>
          <w:tcPr>
            <w:tcW w:w="1548" w:type="dxa"/>
            <w:tcPrChange w:id="1376" w:author="Palacherla, Susmitha C (NONUS)" w:date="2017-04-24T10:15:00Z">
              <w:tcPr>
                <w:tcW w:w="1548" w:type="dxa"/>
              </w:tcPr>
            </w:tcPrChange>
          </w:tcPr>
          <w:p w:rsidR="00E250E0" w:rsidRPr="004F4A0E" w:rsidRDefault="00E250E0" w:rsidP="00343D8D">
            <w:pPr>
              <w:jc w:val="center"/>
              <w:rPr>
                <w:ins w:id="1377" w:author="Palacherla, Susmitha C (NONUS)" w:date="2017-04-24T10:15:00Z"/>
                <w:rFonts w:eastAsia="Calibri"/>
                <w:color w:val="000000"/>
              </w:rPr>
            </w:pPr>
            <w:ins w:id="1378" w:author="Palacherla, Susmitha C (NONUS)" w:date="2017-04-24T10:15:00Z">
              <w:r>
                <w:rPr>
                  <w:rFonts w:eastAsia="Calibri"/>
                  <w:color w:val="000000"/>
                </w:rPr>
                <w:t>36</w:t>
              </w:r>
            </w:ins>
          </w:p>
        </w:tc>
        <w:tc>
          <w:tcPr>
            <w:tcW w:w="3487" w:type="dxa"/>
            <w:tcPrChange w:id="1379" w:author="Palacherla, Susmitha C (NONUS)" w:date="2017-04-24T10:15:00Z">
              <w:tcPr>
                <w:tcW w:w="4500" w:type="dxa"/>
              </w:tcPr>
            </w:tcPrChange>
          </w:tcPr>
          <w:p w:rsidR="00E250E0" w:rsidRPr="004F4A0E" w:rsidRDefault="00E250E0" w:rsidP="00343D8D">
            <w:pPr>
              <w:rPr>
                <w:ins w:id="1380" w:author="Palacherla, Susmitha C (NONUS)" w:date="2017-04-24T10:15:00Z"/>
                <w:rFonts w:eastAsia="Calibri"/>
                <w:color w:val="000000"/>
              </w:rPr>
            </w:pPr>
            <w:ins w:id="1381" w:author="Palacherla, Susmitha C (NONUS)" w:date="2017-04-24T10:15:00Z">
              <w:r w:rsidRPr="004F4A0E">
                <w:rPr>
                  <w:rFonts w:eastAsia="Calibri"/>
                  <w:color w:val="000000"/>
                </w:rPr>
                <w:t>Manager notes</w:t>
              </w:r>
            </w:ins>
          </w:p>
        </w:tc>
        <w:tc>
          <w:tcPr>
            <w:tcW w:w="4541" w:type="dxa"/>
            <w:tcPrChange w:id="1382" w:author="Palacherla, Susmitha C (NONUS)" w:date="2017-04-24T10:15:00Z">
              <w:tcPr>
                <w:tcW w:w="3528" w:type="dxa"/>
              </w:tcPr>
            </w:tcPrChange>
          </w:tcPr>
          <w:p w:rsidR="00E250E0" w:rsidRPr="004F4A0E" w:rsidRDefault="00E250E0" w:rsidP="00343D8D">
            <w:pPr>
              <w:rPr>
                <w:ins w:id="1383" w:author="Palacherla, Susmitha C (NONUS)" w:date="2017-04-24T10:15:00Z"/>
                <w:rFonts w:eastAsia="Calibri"/>
              </w:rPr>
            </w:pPr>
            <w:ins w:id="1384" w:author="Palacherla, Susmitha C (NONUS)" w:date="2017-04-24T10:15:00Z">
              <w:r w:rsidRPr="004F4A0E">
                <w:rPr>
                  <w:rFonts w:eastAsia="Calibri"/>
                </w:rPr>
                <w:t>Comments or notes entered by manager</w:t>
              </w:r>
            </w:ins>
          </w:p>
        </w:tc>
      </w:tr>
      <w:tr w:rsidR="00E250E0" w:rsidRPr="00CD4169" w:rsidTr="00E250E0">
        <w:trPr>
          <w:ins w:id="1385" w:author="Palacherla, Susmitha C (NONUS)" w:date="2017-04-24T10:15:00Z"/>
        </w:trPr>
        <w:tc>
          <w:tcPr>
            <w:tcW w:w="1548" w:type="dxa"/>
            <w:tcPrChange w:id="1386" w:author="Palacherla, Susmitha C (NONUS)" w:date="2017-04-24T10:15:00Z">
              <w:tcPr>
                <w:tcW w:w="1548" w:type="dxa"/>
              </w:tcPr>
            </w:tcPrChange>
          </w:tcPr>
          <w:p w:rsidR="00E250E0" w:rsidRPr="004F4A0E" w:rsidRDefault="00E250E0" w:rsidP="00343D8D">
            <w:pPr>
              <w:jc w:val="center"/>
              <w:rPr>
                <w:ins w:id="1387" w:author="Palacherla, Susmitha C (NONUS)" w:date="2017-04-24T10:15:00Z"/>
                <w:rFonts w:eastAsia="Calibri"/>
                <w:color w:val="000000"/>
              </w:rPr>
            </w:pPr>
            <w:ins w:id="1388" w:author="Palacherla, Susmitha C (NONUS)" w:date="2017-04-24T10:15:00Z">
              <w:r>
                <w:rPr>
                  <w:rFonts w:eastAsia="Calibri"/>
                  <w:color w:val="000000"/>
                </w:rPr>
                <w:t>37</w:t>
              </w:r>
            </w:ins>
          </w:p>
        </w:tc>
        <w:tc>
          <w:tcPr>
            <w:tcW w:w="3487" w:type="dxa"/>
            <w:tcPrChange w:id="1389" w:author="Palacherla, Susmitha C (NONUS)" w:date="2017-04-24T10:15:00Z">
              <w:tcPr>
                <w:tcW w:w="4500" w:type="dxa"/>
              </w:tcPr>
            </w:tcPrChange>
          </w:tcPr>
          <w:p w:rsidR="00E250E0" w:rsidRPr="004F4A0E" w:rsidRDefault="00E250E0" w:rsidP="00343D8D">
            <w:pPr>
              <w:rPr>
                <w:ins w:id="1390" w:author="Palacherla, Susmitha C (NONUS)" w:date="2017-04-24T10:15:00Z"/>
                <w:rFonts w:eastAsia="Calibri"/>
                <w:color w:val="000000"/>
              </w:rPr>
            </w:pPr>
            <w:ins w:id="1391" w:author="Palacherla, Susmitha C (NONUS)" w:date="2017-04-24T10:15:00Z">
              <w:r w:rsidRPr="004F4A0E">
                <w:rPr>
                  <w:rFonts w:eastAsia="Calibri"/>
                  <w:color w:val="000000"/>
                </w:rPr>
                <w:t>Employee reviewed date</w:t>
              </w:r>
            </w:ins>
          </w:p>
        </w:tc>
        <w:tc>
          <w:tcPr>
            <w:tcW w:w="4541" w:type="dxa"/>
            <w:tcPrChange w:id="1392" w:author="Palacherla, Susmitha C (NONUS)" w:date="2017-04-24T10:15:00Z">
              <w:tcPr>
                <w:tcW w:w="3528" w:type="dxa"/>
              </w:tcPr>
            </w:tcPrChange>
          </w:tcPr>
          <w:p w:rsidR="00E250E0" w:rsidRPr="004F4A0E" w:rsidRDefault="00E250E0" w:rsidP="00343D8D">
            <w:pPr>
              <w:rPr>
                <w:ins w:id="1393" w:author="Palacherla, Susmitha C (NONUS)" w:date="2017-04-24T10:15:00Z"/>
                <w:rFonts w:eastAsia="Calibri"/>
              </w:rPr>
            </w:pPr>
            <w:ins w:id="1394" w:author="Palacherla, Susmitha C (NONUS)" w:date="2017-04-24T10:15:00Z">
              <w:r w:rsidRPr="004F4A0E">
                <w:rPr>
                  <w:rFonts w:eastAsia="Calibri"/>
                </w:rPr>
                <w:t>Date when the recipient reviewed and acknowledged or entered comments.</w:t>
              </w:r>
            </w:ins>
          </w:p>
        </w:tc>
      </w:tr>
      <w:tr w:rsidR="00E250E0" w:rsidRPr="00CD4169" w:rsidTr="00E250E0">
        <w:trPr>
          <w:ins w:id="1395" w:author="Palacherla, Susmitha C (NONUS)" w:date="2017-04-24T10:15:00Z"/>
        </w:trPr>
        <w:tc>
          <w:tcPr>
            <w:tcW w:w="1548" w:type="dxa"/>
            <w:tcPrChange w:id="1396" w:author="Palacherla, Susmitha C (NONUS)" w:date="2017-04-24T10:15:00Z">
              <w:tcPr>
                <w:tcW w:w="1548" w:type="dxa"/>
              </w:tcPr>
            </w:tcPrChange>
          </w:tcPr>
          <w:p w:rsidR="00E250E0" w:rsidRPr="004F4A0E" w:rsidRDefault="00E250E0" w:rsidP="00343D8D">
            <w:pPr>
              <w:jc w:val="center"/>
              <w:rPr>
                <w:ins w:id="1397" w:author="Palacherla, Susmitha C (NONUS)" w:date="2017-04-24T10:15:00Z"/>
                <w:rFonts w:eastAsia="Calibri"/>
                <w:color w:val="000000"/>
              </w:rPr>
            </w:pPr>
            <w:ins w:id="1398" w:author="Palacherla, Susmitha C (NONUS)" w:date="2017-04-24T10:15:00Z">
              <w:r>
                <w:rPr>
                  <w:rFonts w:eastAsia="Calibri"/>
                  <w:color w:val="000000"/>
                </w:rPr>
                <w:t>38</w:t>
              </w:r>
            </w:ins>
          </w:p>
        </w:tc>
        <w:tc>
          <w:tcPr>
            <w:tcW w:w="3487" w:type="dxa"/>
            <w:tcPrChange w:id="1399" w:author="Palacherla, Susmitha C (NONUS)" w:date="2017-04-24T10:15:00Z">
              <w:tcPr>
                <w:tcW w:w="4500" w:type="dxa"/>
              </w:tcPr>
            </w:tcPrChange>
          </w:tcPr>
          <w:p w:rsidR="00E250E0" w:rsidRPr="004F4A0E" w:rsidRDefault="00E250E0" w:rsidP="00343D8D">
            <w:pPr>
              <w:rPr>
                <w:ins w:id="1400" w:author="Palacherla, Susmitha C (NONUS)" w:date="2017-04-24T10:15:00Z"/>
                <w:rFonts w:eastAsia="Calibri"/>
                <w:color w:val="000000"/>
              </w:rPr>
            </w:pPr>
            <w:ins w:id="1401" w:author="Palacherla, Susmitha C (NONUS)" w:date="2017-04-24T10:15:00Z">
              <w:r w:rsidRPr="004F4A0E">
                <w:rPr>
                  <w:rFonts w:eastAsia="Calibri"/>
                  <w:color w:val="000000"/>
                </w:rPr>
                <w:t>Employee comments</w:t>
              </w:r>
            </w:ins>
          </w:p>
        </w:tc>
        <w:tc>
          <w:tcPr>
            <w:tcW w:w="4541" w:type="dxa"/>
            <w:tcPrChange w:id="1402" w:author="Palacherla, Susmitha C (NONUS)" w:date="2017-04-24T10:15:00Z">
              <w:tcPr>
                <w:tcW w:w="3528" w:type="dxa"/>
              </w:tcPr>
            </w:tcPrChange>
          </w:tcPr>
          <w:p w:rsidR="00E250E0" w:rsidRPr="004F4A0E" w:rsidRDefault="00E250E0" w:rsidP="00343D8D">
            <w:pPr>
              <w:rPr>
                <w:ins w:id="1403" w:author="Palacherla, Susmitha C (NONUS)" w:date="2017-04-24T10:15:00Z"/>
                <w:rFonts w:eastAsia="Calibri"/>
              </w:rPr>
            </w:pPr>
            <w:ins w:id="1404" w:author="Palacherla, Susmitha C (NONUS)" w:date="2017-04-24T10:15:00Z">
              <w:r w:rsidRPr="004F4A0E">
                <w:rPr>
                  <w:rFonts w:eastAsia="Calibri"/>
                </w:rPr>
                <w:t>Comments entered by employee</w:t>
              </w:r>
            </w:ins>
          </w:p>
        </w:tc>
      </w:tr>
      <w:tr w:rsidR="00E250E0" w:rsidRPr="00CD4169" w:rsidTr="00E250E0">
        <w:trPr>
          <w:ins w:id="1405" w:author="Palacherla, Susmitha C (NONUS)" w:date="2017-04-24T10:15:00Z"/>
        </w:trPr>
        <w:tc>
          <w:tcPr>
            <w:tcW w:w="1548" w:type="dxa"/>
            <w:tcPrChange w:id="1406" w:author="Palacherla, Susmitha C (NONUS)" w:date="2017-04-24T10:15:00Z">
              <w:tcPr>
                <w:tcW w:w="1548" w:type="dxa"/>
              </w:tcPr>
            </w:tcPrChange>
          </w:tcPr>
          <w:p w:rsidR="00E250E0" w:rsidRPr="004F4A0E" w:rsidRDefault="00E250E0" w:rsidP="00343D8D">
            <w:pPr>
              <w:jc w:val="center"/>
              <w:rPr>
                <w:ins w:id="1407" w:author="Palacherla, Susmitha C (NONUS)" w:date="2017-04-24T10:15:00Z"/>
                <w:rFonts w:eastAsia="Calibri"/>
                <w:color w:val="000000"/>
              </w:rPr>
            </w:pPr>
            <w:ins w:id="1408" w:author="Palacherla, Susmitha C (NONUS)" w:date="2017-04-24T10:15:00Z">
              <w:r>
                <w:rPr>
                  <w:rFonts w:eastAsia="Calibri"/>
                  <w:color w:val="000000"/>
                </w:rPr>
                <w:t>39</w:t>
              </w:r>
            </w:ins>
          </w:p>
        </w:tc>
        <w:tc>
          <w:tcPr>
            <w:tcW w:w="3487" w:type="dxa"/>
            <w:tcPrChange w:id="1409" w:author="Palacherla, Susmitha C (NONUS)" w:date="2017-04-24T10:15:00Z">
              <w:tcPr>
                <w:tcW w:w="4500" w:type="dxa"/>
              </w:tcPr>
            </w:tcPrChange>
          </w:tcPr>
          <w:p w:rsidR="00E250E0" w:rsidRPr="004F4A0E" w:rsidRDefault="00E250E0" w:rsidP="00343D8D">
            <w:pPr>
              <w:rPr>
                <w:ins w:id="1410" w:author="Palacherla, Susmitha C (NONUS)" w:date="2017-04-24T10:15:00Z"/>
                <w:rFonts w:eastAsia="Calibri"/>
                <w:color w:val="000000"/>
              </w:rPr>
            </w:pPr>
            <w:ins w:id="1411" w:author="Palacherla, Susmitha C (NONUS)" w:date="2017-04-24T10:15:00Z">
              <w:r w:rsidRPr="004F4A0E">
                <w:rPr>
                  <w:rFonts w:eastAsia="Calibri"/>
                  <w:color w:val="000000"/>
                </w:rPr>
                <w:t>Program</w:t>
              </w:r>
            </w:ins>
          </w:p>
        </w:tc>
        <w:tc>
          <w:tcPr>
            <w:tcW w:w="4541" w:type="dxa"/>
            <w:tcPrChange w:id="1412" w:author="Palacherla, Susmitha C (NONUS)" w:date="2017-04-24T10:15:00Z">
              <w:tcPr>
                <w:tcW w:w="3528" w:type="dxa"/>
              </w:tcPr>
            </w:tcPrChange>
          </w:tcPr>
          <w:p w:rsidR="00E250E0" w:rsidRPr="004F4A0E" w:rsidRDefault="00E250E0" w:rsidP="00343D8D">
            <w:pPr>
              <w:rPr>
                <w:ins w:id="1413" w:author="Palacherla, Susmitha C (NONUS)" w:date="2017-04-24T10:15:00Z"/>
                <w:rFonts w:eastAsia="Calibri"/>
              </w:rPr>
            </w:pPr>
            <w:ins w:id="1414" w:author="Palacherla, Susmitha C (NONUS)" w:date="2017-04-24T10:15:00Z">
              <w:r w:rsidRPr="004F4A0E">
                <w:rPr>
                  <w:rFonts w:eastAsia="Calibri"/>
                </w:rPr>
                <w:t>Program associated with the log (Medicare, Marketplace, NA)</w:t>
              </w:r>
            </w:ins>
          </w:p>
        </w:tc>
      </w:tr>
      <w:tr w:rsidR="00E250E0" w:rsidRPr="00CD4169" w:rsidTr="00E250E0">
        <w:trPr>
          <w:ins w:id="1415" w:author="Palacherla, Susmitha C (NONUS)" w:date="2017-04-24T10:15:00Z"/>
        </w:trPr>
        <w:tc>
          <w:tcPr>
            <w:tcW w:w="1548" w:type="dxa"/>
            <w:tcPrChange w:id="1416" w:author="Palacherla, Susmitha C (NONUS)" w:date="2017-04-24T10:15:00Z">
              <w:tcPr>
                <w:tcW w:w="1548" w:type="dxa"/>
              </w:tcPr>
            </w:tcPrChange>
          </w:tcPr>
          <w:p w:rsidR="00E250E0" w:rsidRPr="004F4A0E" w:rsidRDefault="00E250E0" w:rsidP="00343D8D">
            <w:pPr>
              <w:jc w:val="center"/>
              <w:rPr>
                <w:ins w:id="1417" w:author="Palacherla, Susmitha C (NONUS)" w:date="2017-04-24T10:15:00Z"/>
                <w:rFonts w:eastAsia="Calibri"/>
                <w:color w:val="000000"/>
              </w:rPr>
            </w:pPr>
            <w:ins w:id="1418" w:author="Palacherla, Susmitha C (NONUS)" w:date="2017-04-24T10:15:00Z">
              <w:r>
                <w:rPr>
                  <w:rFonts w:eastAsia="Calibri"/>
                  <w:color w:val="000000"/>
                </w:rPr>
                <w:t>40</w:t>
              </w:r>
            </w:ins>
          </w:p>
        </w:tc>
        <w:tc>
          <w:tcPr>
            <w:tcW w:w="3487" w:type="dxa"/>
            <w:tcPrChange w:id="1419" w:author="Palacherla, Susmitha C (NONUS)" w:date="2017-04-24T10:15:00Z">
              <w:tcPr>
                <w:tcW w:w="4500" w:type="dxa"/>
              </w:tcPr>
            </w:tcPrChange>
          </w:tcPr>
          <w:p w:rsidR="00E250E0" w:rsidRPr="004F4A0E" w:rsidRDefault="00E250E0" w:rsidP="00343D8D">
            <w:pPr>
              <w:rPr>
                <w:ins w:id="1420" w:author="Palacherla, Susmitha C (NONUS)" w:date="2017-04-24T10:15:00Z"/>
                <w:rFonts w:eastAsia="Calibri"/>
                <w:color w:val="000000"/>
              </w:rPr>
            </w:pPr>
            <w:ins w:id="1421" w:author="Palacherla, Susmitha C (NONUS)" w:date="2017-04-24T10:15:00Z">
              <w:r w:rsidRPr="004F4A0E">
                <w:rPr>
                  <w:rFonts w:eastAsia="Calibri"/>
                  <w:color w:val="000000"/>
                </w:rPr>
                <w:t>Behavior</w:t>
              </w:r>
            </w:ins>
          </w:p>
        </w:tc>
        <w:tc>
          <w:tcPr>
            <w:tcW w:w="4541" w:type="dxa"/>
            <w:tcPrChange w:id="1422" w:author="Palacherla, Susmitha C (NONUS)" w:date="2017-04-24T10:15:00Z">
              <w:tcPr>
                <w:tcW w:w="3528" w:type="dxa"/>
              </w:tcPr>
            </w:tcPrChange>
          </w:tcPr>
          <w:p w:rsidR="00E250E0" w:rsidRPr="004F4A0E" w:rsidRDefault="00E250E0" w:rsidP="00343D8D">
            <w:pPr>
              <w:rPr>
                <w:ins w:id="1423" w:author="Palacherla, Susmitha C (NONUS)" w:date="2017-04-24T10:15:00Z"/>
                <w:rFonts w:eastAsia="Calibri"/>
              </w:rPr>
            </w:pPr>
            <w:ins w:id="1424" w:author="Palacherla, Susmitha C (NONUS)" w:date="2017-04-24T10:15:00Z">
              <w:r w:rsidRPr="004F4A0E">
                <w:rPr>
                  <w:rFonts w:eastAsia="Calibri"/>
                </w:rPr>
                <w:t>Behavior associated with the log in the Training module (Production, Training, Other)</w:t>
              </w:r>
            </w:ins>
          </w:p>
        </w:tc>
      </w:tr>
      <w:tr w:rsidR="00E250E0" w:rsidRPr="00CD4169" w:rsidTr="00E250E0">
        <w:trPr>
          <w:ins w:id="1425" w:author="Palacherla, Susmitha C (NONUS)" w:date="2017-04-24T10:15:00Z"/>
        </w:trPr>
        <w:tc>
          <w:tcPr>
            <w:tcW w:w="1548" w:type="dxa"/>
            <w:tcPrChange w:id="1426" w:author="Palacherla, Susmitha C (NONUS)" w:date="2017-04-24T10:15:00Z">
              <w:tcPr>
                <w:tcW w:w="1548" w:type="dxa"/>
              </w:tcPr>
            </w:tcPrChange>
          </w:tcPr>
          <w:p w:rsidR="00E250E0" w:rsidRPr="004F4A0E" w:rsidRDefault="00E250E0" w:rsidP="00343D8D">
            <w:pPr>
              <w:jc w:val="center"/>
              <w:rPr>
                <w:ins w:id="1427" w:author="Palacherla, Susmitha C (NONUS)" w:date="2017-04-24T10:15:00Z"/>
                <w:rFonts w:eastAsia="Calibri"/>
                <w:color w:val="000000"/>
              </w:rPr>
            </w:pPr>
            <w:ins w:id="1428" w:author="Palacherla, Susmitha C (NONUS)" w:date="2017-04-24T10:15:00Z">
              <w:r>
                <w:rPr>
                  <w:rFonts w:eastAsia="Calibri"/>
                  <w:color w:val="000000"/>
                </w:rPr>
                <w:t>41</w:t>
              </w:r>
            </w:ins>
          </w:p>
        </w:tc>
        <w:tc>
          <w:tcPr>
            <w:tcW w:w="3487" w:type="dxa"/>
            <w:tcPrChange w:id="1429" w:author="Palacherla, Susmitha C (NONUS)" w:date="2017-04-24T10:15:00Z">
              <w:tcPr>
                <w:tcW w:w="4500" w:type="dxa"/>
              </w:tcPr>
            </w:tcPrChange>
          </w:tcPr>
          <w:p w:rsidR="00E250E0" w:rsidRPr="004F4A0E" w:rsidRDefault="00E250E0" w:rsidP="00343D8D">
            <w:pPr>
              <w:rPr>
                <w:ins w:id="1430" w:author="Palacherla, Susmitha C (NONUS)" w:date="2017-04-24T10:15:00Z"/>
                <w:rFonts w:eastAsia="Calibri"/>
                <w:color w:val="000000"/>
              </w:rPr>
            </w:pPr>
            <w:ins w:id="1431" w:author="Palacherla, Susmitha C (NONUS)" w:date="2017-04-24T10:15:00Z">
              <w:r w:rsidRPr="004F4A0E">
                <w:rPr>
                  <w:rFonts w:eastAsia="Calibri"/>
                  <w:color w:val="000000"/>
                </w:rPr>
                <w:t>Report Code</w:t>
              </w:r>
            </w:ins>
          </w:p>
        </w:tc>
        <w:tc>
          <w:tcPr>
            <w:tcW w:w="4541" w:type="dxa"/>
            <w:tcPrChange w:id="1432" w:author="Palacherla, Susmitha C (NONUS)" w:date="2017-04-24T10:15:00Z">
              <w:tcPr>
                <w:tcW w:w="3528" w:type="dxa"/>
              </w:tcPr>
            </w:tcPrChange>
          </w:tcPr>
          <w:p w:rsidR="00E250E0" w:rsidRPr="004F4A0E" w:rsidRDefault="00E250E0" w:rsidP="00343D8D">
            <w:pPr>
              <w:rPr>
                <w:ins w:id="1433" w:author="Palacherla, Susmitha C (NONUS)" w:date="2017-04-24T10:15:00Z"/>
                <w:rFonts w:eastAsia="Calibri"/>
              </w:rPr>
            </w:pPr>
            <w:ins w:id="1434" w:author="Palacherla, Susmitha C (NONUS)" w:date="2017-04-24T10:15:00Z">
              <w:r w:rsidRPr="004F4A0E">
                <w:rPr>
                  <w:rFonts w:eastAsia="Calibri"/>
                </w:rPr>
                <w:t>Report code of log related to input data feed</w:t>
              </w:r>
            </w:ins>
          </w:p>
        </w:tc>
      </w:tr>
      <w:tr w:rsidR="00E250E0" w:rsidRPr="00CD4169" w:rsidTr="00E250E0">
        <w:trPr>
          <w:ins w:id="1435" w:author="Palacherla, Susmitha C (NONUS)" w:date="2017-04-24T10:15:00Z"/>
        </w:trPr>
        <w:tc>
          <w:tcPr>
            <w:tcW w:w="1548" w:type="dxa"/>
            <w:tcPrChange w:id="1436" w:author="Palacherla, Susmitha C (NONUS)" w:date="2017-04-24T10:15:00Z">
              <w:tcPr>
                <w:tcW w:w="1548" w:type="dxa"/>
              </w:tcPr>
            </w:tcPrChange>
          </w:tcPr>
          <w:p w:rsidR="00E250E0" w:rsidRPr="004F4A0E" w:rsidRDefault="00E250E0" w:rsidP="00343D8D">
            <w:pPr>
              <w:jc w:val="center"/>
              <w:rPr>
                <w:ins w:id="1437" w:author="Palacherla, Susmitha C (NONUS)" w:date="2017-04-24T10:15:00Z"/>
                <w:rFonts w:eastAsia="Calibri"/>
                <w:color w:val="000000"/>
              </w:rPr>
            </w:pPr>
            <w:ins w:id="1438" w:author="Palacherla, Susmitha C (NONUS)" w:date="2017-04-24T10:15:00Z">
              <w:r>
                <w:rPr>
                  <w:rFonts w:eastAsia="Calibri"/>
                  <w:color w:val="000000"/>
                </w:rPr>
                <w:t>42</w:t>
              </w:r>
            </w:ins>
          </w:p>
        </w:tc>
        <w:tc>
          <w:tcPr>
            <w:tcW w:w="3487" w:type="dxa"/>
            <w:tcPrChange w:id="1439" w:author="Palacherla, Susmitha C (NONUS)" w:date="2017-04-24T10:15:00Z">
              <w:tcPr>
                <w:tcW w:w="4500" w:type="dxa"/>
              </w:tcPr>
            </w:tcPrChange>
          </w:tcPr>
          <w:p w:rsidR="00E250E0" w:rsidRPr="004F4A0E" w:rsidRDefault="00E250E0" w:rsidP="00343D8D">
            <w:pPr>
              <w:rPr>
                <w:ins w:id="1440" w:author="Palacherla, Susmitha C (NONUS)" w:date="2017-04-24T10:15:00Z"/>
                <w:rFonts w:eastAsia="Calibri"/>
                <w:color w:val="000000"/>
              </w:rPr>
            </w:pPr>
            <w:proofErr w:type="spellStart"/>
            <w:ins w:id="1441" w:author="Palacherla, Susmitha C (NONUS)" w:date="2017-04-24T10:15:00Z">
              <w:r w:rsidRPr="004F4A0E">
                <w:rPr>
                  <w:rFonts w:eastAsia="Calibri"/>
                  <w:color w:val="000000"/>
                </w:rPr>
                <w:t>Verint</w:t>
              </w:r>
              <w:proofErr w:type="spellEnd"/>
              <w:r w:rsidRPr="004F4A0E">
                <w:rPr>
                  <w:rFonts w:eastAsia="Calibri"/>
                  <w:color w:val="000000"/>
                </w:rPr>
                <w:t xml:space="preserve"> ID</w:t>
              </w:r>
            </w:ins>
          </w:p>
        </w:tc>
        <w:tc>
          <w:tcPr>
            <w:tcW w:w="4541" w:type="dxa"/>
            <w:tcPrChange w:id="1442" w:author="Palacherla, Susmitha C (NONUS)" w:date="2017-04-24T10:15:00Z">
              <w:tcPr>
                <w:tcW w:w="3528" w:type="dxa"/>
              </w:tcPr>
            </w:tcPrChange>
          </w:tcPr>
          <w:p w:rsidR="00E250E0" w:rsidRPr="004F4A0E" w:rsidRDefault="00E250E0" w:rsidP="00343D8D">
            <w:pPr>
              <w:rPr>
                <w:ins w:id="1443" w:author="Palacherla, Susmitha C (NONUS)" w:date="2017-04-24T10:15:00Z"/>
                <w:rFonts w:eastAsia="Calibri"/>
              </w:rPr>
            </w:pPr>
            <w:ins w:id="1444" w:author="Palacherla, Susmitha C (NONUS)" w:date="2017-04-24T10:15:00Z">
              <w:r w:rsidRPr="004F4A0E">
                <w:rPr>
                  <w:rFonts w:eastAsia="Calibri"/>
                </w:rPr>
                <w:t xml:space="preserve">ID of the </w:t>
              </w:r>
              <w:proofErr w:type="spellStart"/>
              <w:r w:rsidRPr="004F4A0E">
                <w:rPr>
                  <w:rFonts w:eastAsia="Calibri"/>
                </w:rPr>
                <w:t>Verint</w:t>
              </w:r>
              <w:proofErr w:type="spellEnd"/>
              <w:r w:rsidRPr="004F4A0E">
                <w:rPr>
                  <w:rFonts w:eastAsia="Calibri"/>
                </w:rPr>
                <w:t xml:space="preserve"> call record scorecard associated with the coaching log</w:t>
              </w:r>
            </w:ins>
          </w:p>
        </w:tc>
      </w:tr>
      <w:tr w:rsidR="00E250E0" w:rsidRPr="00CD4169" w:rsidTr="00E250E0">
        <w:trPr>
          <w:ins w:id="1445" w:author="Palacherla, Susmitha C (NONUS)" w:date="2017-04-24T10:15:00Z"/>
        </w:trPr>
        <w:tc>
          <w:tcPr>
            <w:tcW w:w="1548" w:type="dxa"/>
            <w:tcPrChange w:id="1446" w:author="Palacherla, Susmitha C (NONUS)" w:date="2017-04-24T10:15:00Z">
              <w:tcPr>
                <w:tcW w:w="1548" w:type="dxa"/>
              </w:tcPr>
            </w:tcPrChange>
          </w:tcPr>
          <w:p w:rsidR="00E250E0" w:rsidRPr="004F4A0E" w:rsidRDefault="00E250E0" w:rsidP="00343D8D">
            <w:pPr>
              <w:jc w:val="center"/>
              <w:rPr>
                <w:ins w:id="1447" w:author="Palacherla, Susmitha C (NONUS)" w:date="2017-04-24T10:15:00Z"/>
                <w:rFonts w:eastAsia="Calibri"/>
                <w:color w:val="000000"/>
              </w:rPr>
            </w:pPr>
            <w:ins w:id="1448" w:author="Palacherla, Susmitha C (NONUS)" w:date="2017-04-24T10:15:00Z">
              <w:r>
                <w:rPr>
                  <w:rFonts w:eastAsia="Calibri"/>
                  <w:color w:val="000000"/>
                </w:rPr>
                <w:t>43</w:t>
              </w:r>
            </w:ins>
          </w:p>
        </w:tc>
        <w:tc>
          <w:tcPr>
            <w:tcW w:w="3487" w:type="dxa"/>
            <w:tcPrChange w:id="1449" w:author="Palacherla, Susmitha C (NONUS)" w:date="2017-04-24T10:15:00Z">
              <w:tcPr>
                <w:tcW w:w="4500" w:type="dxa"/>
              </w:tcPr>
            </w:tcPrChange>
          </w:tcPr>
          <w:p w:rsidR="00E250E0" w:rsidRPr="004F4A0E" w:rsidRDefault="00E250E0" w:rsidP="00343D8D">
            <w:pPr>
              <w:rPr>
                <w:ins w:id="1450" w:author="Palacherla, Susmitha C (NONUS)" w:date="2017-04-24T10:15:00Z"/>
                <w:rFonts w:eastAsia="Calibri"/>
                <w:color w:val="000000"/>
              </w:rPr>
            </w:pPr>
            <w:proofErr w:type="spellStart"/>
            <w:ins w:id="1451" w:author="Palacherla, Susmitha C (NONUS)" w:date="2017-04-24T10:15:00Z">
              <w:r w:rsidRPr="004F4A0E">
                <w:rPr>
                  <w:rFonts w:eastAsia="Calibri"/>
                  <w:color w:val="000000"/>
                </w:rPr>
                <w:t>Verint</w:t>
              </w:r>
              <w:proofErr w:type="spellEnd"/>
              <w:r w:rsidRPr="004F4A0E">
                <w:rPr>
                  <w:rFonts w:eastAsia="Calibri"/>
                  <w:color w:val="000000"/>
                </w:rPr>
                <w:t xml:space="preserve"> Form name</w:t>
              </w:r>
            </w:ins>
          </w:p>
        </w:tc>
        <w:tc>
          <w:tcPr>
            <w:tcW w:w="4541" w:type="dxa"/>
            <w:tcPrChange w:id="1452" w:author="Palacherla, Susmitha C (NONUS)" w:date="2017-04-24T10:15:00Z">
              <w:tcPr>
                <w:tcW w:w="3528" w:type="dxa"/>
              </w:tcPr>
            </w:tcPrChange>
          </w:tcPr>
          <w:p w:rsidR="00E250E0" w:rsidRPr="004F4A0E" w:rsidRDefault="00E250E0" w:rsidP="00343D8D">
            <w:pPr>
              <w:rPr>
                <w:ins w:id="1453" w:author="Palacherla, Susmitha C (NONUS)" w:date="2017-04-24T10:15:00Z"/>
                <w:rFonts w:eastAsia="Calibri"/>
              </w:rPr>
            </w:pPr>
            <w:ins w:id="1454" w:author="Palacherla, Susmitha C (NONUS)" w:date="2017-04-24T10:15:00Z">
              <w:r w:rsidRPr="004F4A0E">
                <w:rPr>
                  <w:rFonts w:eastAsia="Calibri"/>
                </w:rPr>
                <w:t xml:space="preserve">Form name in </w:t>
              </w:r>
              <w:proofErr w:type="spellStart"/>
              <w:r w:rsidRPr="004F4A0E">
                <w:rPr>
                  <w:rFonts w:eastAsia="Calibri"/>
                </w:rPr>
                <w:t>Verint</w:t>
              </w:r>
              <w:proofErr w:type="spellEnd"/>
              <w:r w:rsidRPr="004F4A0E">
                <w:rPr>
                  <w:rFonts w:eastAsia="Calibri"/>
                </w:rPr>
                <w:t xml:space="preserve"> related to coaching log</w:t>
              </w:r>
            </w:ins>
          </w:p>
        </w:tc>
      </w:tr>
      <w:tr w:rsidR="00E250E0" w:rsidRPr="00CD4169" w:rsidTr="00E250E0">
        <w:trPr>
          <w:ins w:id="1455" w:author="Palacherla, Susmitha C (NONUS)" w:date="2017-04-24T10:15:00Z"/>
        </w:trPr>
        <w:tc>
          <w:tcPr>
            <w:tcW w:w="1548" w:type="dxa"/>
            <w:tcPrChange w:id="1456" w:author="Palacherla, Susmitha C (NONUS)" w:date="2017-04-24T10:15:00Z">
              <w:tcPr>
                <w:tcW w:w="1548" w:type="dxa"/>
              </w:tcPr>
            </w:tcPrChange>
          </w:tcPr>
          <w:p w:rsidR="00E250E0" w:rsidRPr="004F4A0E" w:rsidRDefault="00E250E0" w:rsidP="00343D8D">
            <w:pPr>
              <w:jc w:val="center"/>
              <w:rPr>
                <w:ins w:id="1457" w:author="Palacherla, Susmitha C (NONUS)" w:date="2017-04-24T10:15:00Z"/>
                <w:rFonts w:eastAsia="Calibri"/>
                <w:color w:val="000000"/>
              </w:rPr>
            </w:pPr>
            <w:ins w:id="1458" w:author="Palacherla, Susmitha C (NONUS)" w:date="2017-04-24T10:15:00Z">
              <w:r>
                <w:rPr>
                  <w:rFonts w:eastAsia="Calibri"/>
                  <w:color w:val="000000"/>
                </w:rPr>
                <w:t>44</w:t>
              </w:r>
            </w:ins>
          </w:p>
        </w:tc>
        <w:tc>
          <w:tcPr>
            <w:tcW w:w="3487" w:type="dxa"/>
            <w:tcPrChange w:id="1459" w:author="Palacherla, Susmitha C (NONUS)" w:date="2017-04-24T10:15:00Z">
              <w:tcPr>
                <w:tcW w:w="4500" w:type="dxa"/>
              </w:tcPr>
            </w:tcPrChange>
          </w:tcPr>
          <w:p w:rsidR="00E250E0" w:rsidRPr="004F4A0E" w:rsidRDefault="00E250E0" w:rsidP="00343D8D">
            <w:pPr>
              <w:rPr>
                <w:ins w:id="1460" w:author="Palacherla, Susmitha C (NONUS)" w:date="2017-04-24T10:15:00Z"/>
                <w:rFonts w:eastAsia="Calibri"/>
                <w:color w:val="000000"/>
              </w:rPr>
            </w:pPr>
            <w:ins w:id="1461" w:author="Palacherla, Susmitha C (NONUS)" w:date="2017-04-24T10:15:00Z">
              <w:r w:rsidRPr="004F4A0E">
                <w:rPr>
                  <w:rFonts w:eastAsia="Calibri"/>
                  <w:color w:val="000000"/>
                </w:rPr>
                <w:t>Coaching Monitor</w:t>
              </w:r>
            </w:ins>
          </w:p>
        </w:tc>
        <w:tc>
          <w:tcPr>
            <w:tcW w:w="4541" w:type="dxa"/>
            <w:tcPrChange w:id="1462" w:author="Palacherla, Susmitha C (NONUS)" w:date="2017-04-24T10:15:00Z">
              <w:tcPr>
                <w:tcW w:w="3528" w:type="dxa"/>
              </w:tcPr>
            </w:tcPrChange>
          </w:tcPr>
          <w:p w:rsidR="00E250E0" w:rsidRPr="004F4A0E" w:rsidRDefault="00E250E0" w:rsidP="00343D8D">
            <w:pPr>
              <w:rPr>
                <w:ins w:id="1463" w:author="Palacherla, Susmitha C (NONUS)" w:date="2017-04-24T10:15:00Z"/>
                <w:rFonts w:eastAsia="Calibri"/>
              </w:rPr>
            </w:pPr>
            <w:ins w:id="1464" w:author="Palacherla, Susmitha C (NONUS)" w:date="2017-04-24T10:15:00Z">
              <w:r w:rsidRPr="004F4A0E">
                <w:rPr>
                  <w:rFonts w:eastAsia="Calibri"/>
                </w:rPr>
                <w:t xml:space="preserve">Whether the log from </w:t>
              </w:r>
              <w:proofErr w:type="spellStart"/>
              <w:r w:rsidRPr="004F4A0E">
                <w:rPr>
                  <w:rFonts w:eastAsia="Calibri"/>
                </w:rPr>
                <w:t>Verint</w:t>
              </w:r>
              <w:proofErr w:type="spellEnd"/>
              <w:r w:rsidRPr="004F4A0E">
                <w:rPr>
                  <w:rFonts w:eastAsia="Calibri"/>
                </w:rPr>
                <w:t xml:space="preserve"> is a coaching monitor (Yes, No)</w:t>
              </w:r>
            </w:ins>
          </w:p>
        </w:tc>
      </w:tr>
    </w:tbl>
    <w:p w:rsidR="006F6E8A" w:rsidRPr="00D62F04" w:rsidDel="00E250E0" w:rsidRDefault="006F6E8A" w:rsidP="006F6E8A">
      <w:pPr>
        <w:rPr>
          <w:del w:id="1465" w:author="Palacherla, Susmitha C (NONUS)" w:date="2017-04-24T10:15:00Z"/>
        </w:rPr>
      </w:pPr>
    </w:p>
    <w:p w:rsidR="006F6E8A" w:rsidRDefault="006F6E8A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E33641" w:rsidRDefault="00E33641" w:rsidP="00E33641">
      <w:pPr>
        <w:rPr>
          <w:ins w:id="1466" w:author="Palacherla, Susmitha C (NONUS)" w:date="2017-04-24T11:09:00Z"/>
          <w:b/>
        </w:rPr>
        <w:pPrChange w:id="1467" w:author="Palacherla, Susmitha C (NONUS)" w:date="2017-04-24T11:09:00Z">
          <w:pPr>
            <w:pStyle w:val="ListParagraph"/>
            <w:numPr>
              <w:numId w:val="3"/>
            </w:numPr>
            <w:ind w:left="420" w:hanging="420"/>
          </w:pPr>
        </w:pPrChange>
      </w:pPr>
      <w:ins w:id="1468" w:author="Palacherla, Susmitha C (NONUS)" w:date="2017-04-24T11:09:00Z">
        <w:r>
          <w:rPr>
            <w:b/>
          </w:rPr>
          <w:t>Tablix Properties:</w:t>
        </w:r>
        <w:r w:rsidRPr="00E33641">
          <w:rPr>
            <w:b/>
          </w:rPr>
          <w:t xml:space="preserve"> </w:t>
        </w:r>
      </w:ins>
    </w:p>
    <w:p w:rsidR="00E33641" w:rsidRDefault="00E33641" w:rsidP="00E33641">
      <w:pPr>
        <w:rPr>
          <w:ins w:id="1469" w:author="Palacherla, Susmitha C (NONUS)" w:date="2017-04-24T11:11:00Z"/>
          <w:b/>
        </w:rPr>
        <w:pPrChange w:id="1470" w:author="Palacherla, Susmitha C (NONUS)" w:date="2017-04-24T11:09:00Z">
          <w:pPr>
            <w:pStyle w:val="ListParagraph"/>
            <w:numPr>
              <w:numId w:val="3"/>
            </w:numPr>
            <w:ind w:left="420" w:hanging="420"/>
          </w:pPr>
        </w:pPrChange>
      </w:pPr>
      <w:ins w:id="1471" w:author="Palacherla, Susmitha C (NONUS)" w:date="2017-04-24T11:09:00Z">
        <w:r>
          <w:rPr>
            <w:noProof/>
          </w:rPr>
          <w:lastRenderedPageBreak/>
          <w:drawing>
            <wp:inline distT="0" distB="0" distL="0" distR="0" wp14:anchorId="7752720C" wp14:editId="1DE3DB46">
              <wp:extent cx="5943600" cy="5135880"/>
              <wp:effectExtent l="0" t="0" r="0" b="7620"/>
              <wp:docPr id="21" name="Picture 2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51358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E33641" w:rsidRDefault="00E33641" w:rsidP="00E33641">
      <w:pPr>
        <w:rPr>
          <w:ins w:id="1472" w:author="Palacherla, Susmitha C (NONUS)" w:date="2017-04-24T11:11:00Z"/>
          <w:b/>
        </w:rPr>
        <w:pPrChange w:id="1473" w:author="Palacherla, Susmitha C (NONUS)" w:date="2017-04-24T11:09:00Z">
          <w:pPr>
            <w:pStyle w:val="ListParagraph"/>
            <w:numPr>
              <w:numId w:val="3"/>
            </w:numPr>
            <w:ind w:left="420" w:hanging="420"/>
          </w:pPr>
        </w:pPrChange>
      </w:pPr>
      <w:ins w:id="1474" w:author="Palacherla, Susmitha C (NONUS)" w:date="2017-04-24T11:11:00Z">
        <w:r>
          <w:rPr>
            <w:noProof/>
          </w:rPr>
          <w:lastRenderedPageBreak/>
          <w:drawing>
            <wp:inline distT="0" distB="0" distL="0" distR="0" wp14:anchorId="277F4AC0" wp14:editId="3898D6A7">
              <wp:extent cx="5943600" cy="6099810"/>
              <wp:effectExtent l="0" t="0" r="0" b="0"/>
              <wp:docPr id="27" name="Picture 2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60998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E33641" w:rsidRDefault="00E33641" w:rsidP="00E33641">
      <w:pPr>
        <w:rPr>
          <w:ins w:id="1475" w:author="Palacherla, Susmitha C (NONUS)" w:date="2017-04-24T11:12:00Z"/>
          <w:b/>
        </w:rPr>
        <w:pPrChange w:id="1476" w:author="Palacherla, Susmitha C (NONUS)" w:date="2017-04-24T11:09:00Z">
          <w:pPr>
            <w:pStyle w:val="ListParagraph"/>
            <w:numPr>
              <w:numId w:val="3"/>
            </w:numPr>
            <w:ind w:left="420" w:hanging="420"/>
          </w:pPr>
        </w:pPrChange>
      </w:pPr>
      <w:ins w:id="1477" w:author="Palacherla, Susmitha C (NONUS)" w:date="2017-04-24T11:11:00Z">
        <w:r>
          <w:rPr>
            <w:noProof/>
          </w:rPr>
          <w:lastRenderedPageBreak/>
          <w:drawing>
            <wp:inline distT="0" distB="0" distL="0" distR="0" wp14:anchorId="25B965C3" wp14:editId="7BB3242C">
              <wp:extent cx="5943600" cy="5304790"/>
              <wp:effectExtent l="0" t="0" r="0" b="0"/>
              <wp:docPr id="28" name="Picture 2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530479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E33641" w:rsidRDefault="00E33641" w:rsidP="00E33641">
      <w:pPr>
        <w:rPr>
          <w:ins w:id="1478" w:author="Palacherla, Susmitha C (NONUS)" w:date="2017-04-24T11:12:00Z"/>
          <w:b/>
        </w:rPr>
        <w:pPrChange w:id="1479" w:author="Palacherla, Susmitha C (NONUS)" w:date="2017-04-24T11:09:00Z">
          <w:pPr>
            <w:pStyle w:val="ListParagraph"/>
            <w:numPr>
              <w:numId w:val="3"/>
            </w:numPr>
            <w:ind w:left="420" w:hanging="420"/>
          </w:pPr>
        </w:pPrChange>
      </w:pPr>
    </w:p>
    <w:p w:rsidR="00E33641" w:rsidRDefault="00E33641" w:rsidP="00E33641">
      <w:pPr>
        <w:rPr>
          <w:ins w:id="1480" w:author="Palacherla, Susmitha C (NONUS)" w:date="2017-04-24T11:12:00Z"/>
          <w:b/>
        </w:rPr>
        <w:pPrChange w:id="1481" w:author="Palacherla, Susmitha C (NONUS)" w:date="2017-04-24T11:09:00Z">
          <w:pPr>
            <w:pStyle w:val="ListParagraph"/>
            <w:numPr>
              <w:numId w:val="3"/>
            </w:numPr>
            <w:ind w:left="420" w:hanging="420"/>
          </w:pPr>
        </w:pPrChange>
      </w:pPr>
    </w:p>
    <w:p w:rsidR="00E33641" w:rsidRDefault="00E33641" w:rsidP="00E33641">
      <w:pPr>
        <w:rPr>
          <w:ins w:id="1482" w:author="Palacherla, Susmitha C (NONUS)" w:date="2017-04-24T11:12:00Z"/>
          <w:b/>
        </w:rPr>
        <w:pPrChange w:id="1483" w:author="Palacherla, Susmitha C (NONUS)" w:date="2017-04-24T11:09:00Z">
          <w:pPr>
            <w:pStyle w:val="ListParagraph"/>
            <w:numPr>
              <w:numId w:val="3"/>
            </w:numPr>
            <w:ind w:left="420" w:hanging="420"/>
          </w:pPr>
        </w:pPrChange>
      </w:pPr>
    </w:p>
    <w:p w:rsidR="00E33641" w:rsidRDefault="00E33641" w:rsidP="00E33641">
      <w:pPr>
        <w:rPr>
          <w:ins w:id="1484" w:author="Palacherla, Susmitha C (NONUS)" w:date="2017-04-24T11:12:00Z"/>
          <w:b/>
        </w:rPr>
        <w:pPrChange w:id="1485" w:author="Palacherla, Susmitha C (NONUS)" w:date="2017-04-24T11:09:00Z">
          <w:pPr>
            <w:pStyle w:val="ListParagraph"/>
            <w:numPr>
              <w:numId w:val="3"/>
            </w:numPr>
            <w:ind w:left="420" w:hanging="420"/>
          </w:pPr>
        </w:pPrChange>
      </w:pPr>
    </w:p>
    <w:p w:rsidR="00E33641" w:rsidRDefault="00E33641" w:rsidP="00E33641">
      <w:pPr>
        <w:rPr>
          <w:ins w:id="1486" w:author="Palacherla, Susmitha C (NONUS)" w:date="2017-04-24T11:12:00Z"/>
          <w:b/>
        </w:rPr>
        <w:pPrChange w:id="1487" w:author="Palacherla, Susmitha C (NONUS)" w:date="2017-04-24T11:09:00Z">
          <w:pPr>
            <w:pStyle w:val="ListParagraph"/>
            <w:numPr>
              <w:numId w:val="3"/>
            </w:numPr>
            <w:ind w:left="420" w:hanging="420"/>
          </w:pPr>
        </w:pPrChange>
      </w:pPr>
    </w:p>
    <w:p w:rsidR="00E33641" w:rsidRPr="00E33641" w:rsidRDefault="00E33641" w:rsidP="00E33641">
      <w:pPr>
        <w:rPr>
          <w:ins w:id="1488" w:author="Palacherla, Susmitha C (NONUS)" w:date="2017-04-24T11:09:00Z"/>
          <w:b/>
        </w:rPr>
        <w:pPrChange w:id="1489" w:author="Palacherla, Susmitha C (NONUS)" w:date="2017-04-24T11:09:00Z">
          <w:pPr>
            <w:pStyle w:val="ListParagraph"/>
            <w:numPr>
              <w:numId w:val="3"/>
            </w:numPr>
            <w:ind w:left="420" w:hanging="420"/>
          </w:pPr>
        </w:pPrChange>
      </w:pPr>
      <w:bookmarkStart w:id="1490" w:name="_GoBack"/>
      <w:bookmarkEnd w:id="1490"/>
    </w:p>
    <w:p w:rsidR="006F6E8A" w:rsidRPr="00D62F04" w:rsidRDefault="006F6E8A" w:rsidP="006F6E8A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Preview Sample</w:t>
      </w:r>
    </w:p>
    <w:p w:rsidR="006F6E8A" w:rsidRDefault="006F6E8A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6F6E8A" w:rsidRPr="00D62F04" w:rsidRDefault="004D09FF" w:rsidP="006F6E8A">
      <w:pPr>
        <w:spacing w:after="0" w:line="240" w:lineRule="auto"/>
      </w:pPr>
      <w:r w:rsidRPr="004D09FF">
        <w:rPr>
          <w:noProof/>
        </w:rPr>
        <w:t xml:space="preserve"> </w:t>
      </w:r>
      <w:del w:id="1491" w:author="Palacherla, Susmitha C (NONUS)" w:date="2017-04-24T10:12:00Z">
        <w:r w:rsidDel="00E250E0">
          <w:rPr>
            <w:noProof/>
          </w:rPr>
          <w:drawing>
            <wp:inline distT="0" distB="0" distL="0" distR="0" wp14:anchorId="6603245D" wp14:editId="2196ECE9">
              <wp:extent cx="5943600" cy="2727325"/>
              <wp:effectExtent l="0" t="0" r="0" b="0"/>
              <wp:docPr id="20" name="Picture 2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3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7273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1492" w:author="Palacherla, Susmitha C (NONUS)" w:date="2017-04-24T10:12:00Z">
        <w:r w:rsidR="00E250E0" w:rsidRPr="00E250E0">
          <w:rPr>
            <w:noProof/>
          </w:rPr>
          <w:t xml:space="preserve"> </w:t>
        </w:r>
        <w:r w:rsidR="00E250E0">
          <w:rPr>
            <w:noProof/>
          </w:rPr>
          <w:drawing>
            <wp:inline distT="0" distB="0" distL="0" distR="0" wp14:anchorId="28289D3D" wp14:editId="76D45E90">
              <wp:extent cx="5943600" cy="1699260"/>
              <wp:effectExtent l="0" t="0" r="0" b="0"/>
              <wp:docPr id="49" name="Picture 4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169926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6F6E8A" w:rsidRDefault="006F6E8A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6F6E8A" w:rsidRDefault="006F6E8A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6F6E8A" w:rsidRPr="00D62F04" w:rsidDel="00E250E0" w:rsidRDefault="006F6E8A">
      <w:pPr>
        <w:pStyle w:val="Heading1"/>
        <w:numPr>
          <w:ilvl w:val="0"/>
          <w:numId w:val="3"/>
        </w:numPr>
        <w:ind w:left="0" w:firstLine="0"/>
        <w:rPr>
          <w:del w:id="1493" w:author="Palacherla, Susmitha C (NONUS)" w:date="2017-04-24T10:16:00Z"/>
          <w:rFonts w:ascii="Arial" w:hAnsi="Arial" w:cs="Arial"/>
          <w:sz w:val="24"/>
          <w:szCs w:val="24"/>
        </w:rPr>
        <w:pPrChange w:id="1494" w:author="Palacherla, Susmitha C (NONUS)" w:date="2017-04-24T10:16:00Z">
          <w:pPr>
            <w:pStyle w:val="Heading1"/>
            <w:numPr>
              <w:numId w:val="3"/>
            </w:numPr>
            <w:ind w:left="420" w:hanging="420"/>
          </w:pPr>
        </w:pPrChange>
      </w:pPr>
      <w:del w:id="1495" w:author="Palacherla, Susmitha C (NONUS)" w:date="2017-04-24T10:16:00Z">
        <w:r w:rsidDel="00E250E0">
          <w:rPr>
            <w:rFonts w:ascii="Arial" w:hAnsi="Arial" w:cs="Arial"/>
            <w:sz w:val="24"/>
            <w:szCs w:val="24"/>
          </w:rPr>
          <w:delText>Appendix A</w:delText>
        </w:r>
      </w:del>
    </w:p>
    <w:p w:rsidR="006F6E8A" w:rsidDel="00E250E0" w:rsidRDefault="006F6E8A">
      <w:pPr>
        <w:pStyle w:val="Heading1"/>
        <w:numPr>
          <w:ilvl w:val="0"/>
          <w:numId w:val="3"/>
        </w:numPr>
        <w:ind w:left="0" w:firstLine="0"/>
        <w:rPr>
          <w:del w:id="1496" w:author="Palacherla, Susmitha C (NONUS)" w:date="2017-04-24T10:16:00Z"/>
          <w:rFonts w:ascii="Arial" w:hAnsi="Arial" w:cs="Arial"/>
          <w:sz w:val="20"/>
          <w:szCs w:val="20"/>
        </w:rPr>
        <w:pPrChange w:id="1497" w:author="Palacherla, Susmitha C (NONUS)" w:date="2017-04-24T10:16:00Z">
          <w:pPr>
            <w:spacing w:after="0" w:line="240" w:lineRule="auto"/>
          </w:pPr>
        </w:pPrChange>
      </w:pPr>
    </w:p>
    <w:p w:rsidR="008F746F" w:rsidRPr="00804A60" w:rsidDel="00E250E0" w:rsidRDefault="008F746F">
      <w:pPr>
        <w:pStyle w:val="Heading1"/>
        <w:numPr>
          <w:ilvl w:val="0"/>
          <w:numId w:val="3"/>
        </w:numPr>
        <w:ind w:left="0" w:firstLine="0"/>
        <w:rPr>
          <w:del w:id="1498" w:author="Palacherla, Susmitha C (NONUS)" w:date="2017-04-24T10:16:00Z"/>
          <w:sz w:val="24"/>
          <w:szCs w:val="24"/>
        </w:rPr>
        <w:pPrChange w:id="1499" w:author="Palacherla, Susmitha C (NONUS)" w:date="2017-04-24T10:16:00Z">
          <w:pPr/>
        </w:pPrChange>
      </w:pPr>
      <w:del w:id="1500" w:author="Palacherla, Susmitha C (NONUS)" w:date="2017-04-24T10:16:00Z">
        <w:r w:rsidRPr="00804A60" w:rsidDel="00E250E0">
          <w:rPr>
            <w:b w:val="0"/>
            <w:sz w:val="24"/>
            <w:szCs w:val="24"/>
          </w:rPr>
          <w:delText xml:space="preserve">Agent Language </w:delText>
        </w:r>
        <w:r w:rsidR="006F6E8A" w:rsidRPr="00804A60" w:rsidDel="00E250E0">
          <w:rPr>
            <w:b w:val="0"/>
            <w:sz w:val="24"/>
            <w:szCs w:val="24"/>
          </w:rPr>
          <w:delText xml:space="preserve">Indicator </w:delText>
        </w:r>
        <w:r w:rsidR="006F6E8A" w:rsidDel="00E250E0">
          <w:rPr>
            <w:b w:val="0"/>
            <w:sz w:val="24"/>
            <w:szCs w:val="24"/>
          </w:rPr>
          <w:delText xml:space="preserve">- </w:delText>
        </w:r>
        <w:r w:rsidRPr="00804A60" w:rsidDel="00E250E0">
          <w:rPr>
            <w:b w:val="0"/>
            <w:sz w:val="24"/>
            <w:szCs w:val="24"/>
          </w:rPr>
          <w:delText xml:space="preserve">1 of 3 </w:delText>
        </w:r>
      </w:del>
    </w:p>
    <w:p w:rsidR="008F746F" w:rsidDel="00E250E0" w:rsidRDefault="008F746F">
      <w:pPr>
        <w:pStyle w:val="Heading1"/>
        <w:numPr>
          <w:ilvl w:val="0"/>
          <w:numId w:val="3"/>
        </w:numPr>
        <w:ind w:left="0" w:firstLine="0"/>
        <w:rPr>
          <w:del w:id="1501" w:author="Palacherla, Susmitha C (NONUS)" w:date="2017-04-24T10:16:00Z"/>
        </w:rPr>
        <w:pPrChange w:id="1502" w:author="Palacherla, Susmitha C (NONUS)" w:date="2017-04-24T10:16:00Z">
          <w:pPr/>
        </w:pPrChange>
      </w:pPr>
      <w:del w:id="1503" w:author="Palacherla, Susmitha C (NONUS)" w:date="2017-04-24T10:16:00Z">
        <w:r w:rsidDel="00E250E0">
          <w:rPr>
            <w:noProof/>
          </w:rPr>
          <w:drawing>
            <wp:inline distT="0" distB="0" distL="0" distR="0" wp14:anchorId="4DC2DE93" wp14:editId="47E18358">
              <wp:extent cx="5572125" cy="5067300"/>
              <wp:effectExtent l="0" t="0" r="9525" b="0"/>
              <wp:docPr id="2" name="Pictur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3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572125" cy="50673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8F746F" w:rsidDel="00E250E0" w:rsidRDefault="008F746F">
      <w:pPr>
        <w:pStyle w:val="Heading1"/>
        <w:numPr>
          <w:ilvl w:val="0"/>
          <w:numId w:val="3"/>
        </w:numPr>
        <w:ind w:left="0" w:firstLine="0"/>
        <w:rPr>
          <w:del w:id="1504" w:author="Palacherla, Susmitha C (NONUS)" w:date="2017-04-24T10:16:00Z"/>
        </w:rPr>
        <w:pPrChange w:id="1505" w:author="Palacherla, Susmitha C (NONUS)" w:date="2017-04-24T10:16:00Z">
          <w:pPr/>
        </w:pPrChange>
      </w:pPr>
      <w:del w:id="1506" w:author="Palacherla, Susmitha C (NONUS)" w:date="2017-04-24T10:16:00Z">
        <w:r w:rsidDel="00E250E0">
          <w:br w:type="page"/>
        </w:r>
      </w:del>
    </w:p>
    <w:p w:rsidR="008F746F" w:rsidRPr="00804A60" w:rsidDel="00E250E0" w:rsidRDefault="008F746F">
      <w:pPr>
        <w:pStyle w:val="Heading1"/>
        <w:numPr>
          <w:ilvl w:val="0"/>
          <w:numId w:val="3"/>
        </w:numPr>
        <w:ind w:left="0" w:firstLine="0"/>
        <w:rPr>
          <w:del w:id="1507" w:author="Palacherla, Susmitha C (NONUS)" w:date="2017-04-24T10:16:00Z"/>
          <w:sz w:val="24"/>
        </w:rPr>
        <w:pPrChange w:id="1508" w:author="Palacherla, Susmitha C (NONUS)" w:date="2017-04-24T10:16:00Z">
          <w:pPr/>
        </w:pPrChange>
      </w:pPr>
      <w:del w:id="1509" w:author="Palacherla, Susmitha C (NONUS)" w:date="2017-04-24T10:16:00Z">
        <w:r w:rsidRPr="00804A60" w:rsidDel="00E250E0">
          <w:rPr>
            <w:b w:val="0"/>
            <w:sz w:val="24"/>
          </w:rPr>
          <w:delText xml:space="preserve">Agent Language </w:delText>
        </w:r>
        <w:r w:rsidR="000E346B" w:rsidRPr="00804A60" w:rsidDel="00E250E0">
          <w:rPr>
            <w:b w:val="0"/>
            <w:sz w:val="24"/>
          </w:rPr>
          <w:delText>Indicator</w:delText>
        </w:r>
        <w:r w:rsidR="000E346B" w:rsidDel="00E250E0">
          <w:rPr>
            <w:b w:val="0"/>
            <w:sz w:val="24"/>
          </w:rPr>
          <w:delText xml:space="preserve"> - </w:delText>
        </w:r>
        <w:r w:rsidRPr="00804A60" w:rsidDel="00E250E0">
          <w:rPr>
            <w:b w:val="0"/>
            <w:sz w:val="24"/>
          </w:rPr>
          <w:delText xml:space="preserve">2 of 3 </w:delText>
        </w:r>
      </w:del>
    </w:p>
    <w:p w:rsidR="008F746F" w:rsidDel="00E250E0" w:rsidRDefault="008F746F">
      <w:pPr>
        <w:pStyle w:val="Heading1"/>
        <w:numPr>
          <w:ilvl w:val="0"/>
          <w:numId w:val="3"/>
        </w:numPr>
        <w:ind w:left="0" w:firstLine="0"/>
        <w:rPr>
          <w:del w:id="1510" w:author="Palacherla, Susmitha C (NONUS)" w:date="2017-04-24T10:16:00Z"/>
        </w:rPr>
        <w:pPrChange w:id="1511" w:author="Palacherla, Susmitha C (NONUS)" w:date="2017-04-24T10:16:00Z">
          <w:pPr/>
        </w:pPrChange>
      </w:pPr>
      <w:del w:id="1512" w:author="Palacherla, Susmitha C (NONUS)" w:date="2017-04-24T10:16:00Z">
        <w:r w:rsidDel="00E250E0">
          <w:rPr>
            <w:noProof/>
          </w:rPr>
          <w:drawing>
            <wp:inline distT="0" distB="0" distL="0" distR="0" wp14:anchorId="3178ADEC" wp14:editId="7DB5003C">
              <wp:extent cx="5238750" cy="4762500"/>
              <wp:effectExtent l="0" t="0" r="0" b="0"/>
              <wp:docPr id="3" name="Picture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3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38750" cy="47625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8F746F" w:rsidRPr="004D09FF" w:rsidDel="00E250E0" w:rsidRDefault="008F746F">
      <w:pPr>
        <w:pStyle w:val="Heading1"/>
        <w:numPr>
          <w:ilvl w:val="0"/>
          <w:numId w:val="3"/>
        </w:numPr>
        <w:ind w:left="0" w:firstLine="0"/>
        <w:rPr>
          <w:del w:id="1513" w:author="Palacherla, Susmitha C (NONUS)" w:date="2017-04-24T10:16:00Z"/>
        </w:rPr>
        <w:pPrChange w:id="1514" w:author="Palacherla, Susmitha C (NONUS)" w:date="2017-04-24T10:16:00Z">
          <w:pPr/>
        </w:pPrChange>
      </w:pPr>
      <w:del w:id="1515" w:author="Palacherla, Susmitha C (NONUS)" w:date="2017-04-24T10:16:00Z">
        <w:r w:rsidDel="00E250E0">
          <w:delText xml:space="preserve">This makes the text of bilingual agent’s names </w:delText>
        </w:r>
        <w:r w:rsidRPr="00804A60" w:rsidDel="00E250E0">
          <w:rPr>
            <w:b w:val="0"/>
          </w:rPr>
          <w:delText>BOLD.</w:delText>
        </w:r>
        <w:r w:rsidR="008D2EC0" w:rsidDel="00E250E0">
          <w:rPr>
            <w:b w:val="0"/>
          </w:rPr>
          <w:delText xml:space="preserve"> </w:delText>
        </w:r>
        <w:r w:rsidR="008D2EC0" w:rsidRPr="0012383B" w:rsidDel="00E250E0">
          <w:delText>Also</w:delText>
        </w:r>
        <w:r w:rsidR="008D2EC0" w:rsidDel="00E250E0">
          <w:rPr>
            <w:b w:val="0"/>
          </w:rPr>
          <w:delText xml:space="preserve"> </w:delText>
        </w:r>
        <w:r w:rsidR="008D2EC0" w:rsidRPr="0012383B" w:rsidDel="00E250E0">
          <w:delText>used</w:delText>
        </w:r>
        <w:r w:rsidR="008D2EC0" w:rsidDel="00E250E0">
          <w:rPr>
            <w:b w:val="0"/>
          </w:rPr>
          <w:delText xml:space="preserve"> </w:delText>
        </w:r>
        <w:r w:rsidR="008D2EC0" w:rsidDel="00E250E0">
          <w:delText>on Bilingual indicator column.</w:delText>
        </w:r>
      </w:del>
    </w:p>
    <w:p w:rsidR="008F746F" w:rsidRPr="008D2EC0" w:rsidDel="00E250E0" w:rsidRDefault="008F746F">
      <w:pPr>
        <w:pStyle w:val="Heading1"/>
        <w:numPr>
          <w:ilvl w:val="0"/>
          <w:numId w:val="3"/>
        </w:numPr>
        <w:ind w:left="0" w:firstLine="0"/>
        <w:rPr>
          <w:del w:id="1516" w:author="Palacherla, Susmitha C (NONUS)" w:date="2017-04-24T10:16:00Z"/>
        </w:rPr>
        <w:pPrChange w:id="1517" w:author="Palacherla, Susmitha C (NONUS)" w:date="2017-04-24T10:16:00Z">
          <w:pPr/>
        </w:pPrChange>
      </w:pPr>
      <w:del w:id="1518" w:author="Palacherla, Susmitha C (NONUS)" w:date="2017-04-24T10:16:00Z">
        <w:r w:rsidRPr="008D2EC0" w:rsidDel="00E250E0">
          <w:br w:type="page"/>
        </w:r>
      </w:del>
    </w:p>
    <w:p w:rsidR="008F746F" w:rsidRPr="00804A60" w:rsidDel="00E250E0" w:rsidRDefault="008F746F">
      <w:pPr>
        <w:pStyle w:val="Heading1"/>
        <w:numPr>
          <w:ilvl w:val="0"/>
          <w:numId w:val="3"/>
        </w:numPr>
        <w:ind w:left="0" w:firstLine="0"/>
        <w:rPr>
          <w:del w:id="1519" w:author="Palacherla, Susmitha C (NONUS)" w:date="2017-04-24T10:16:00Z"/>
          <w:sz w:val="24"/>
          <w:szCs w:val="24"/>
        </w:rPr>
        <w:pPrChange w:id="1520" w:author="Palacherla, Susmitha C (NONUS)" w:date="2017-04-24T10:16:00Z">
          <w:pPr/>
        </w:pPrChange>
      </w:pPr>
      <w:del w:id="1521" w:author="Palacherla, Susmitha C (NONUS)" w:date="2017-04-24T10:16:00Z">
        <w:r w:rsidRPr="00804A60" w:rsidDel="00E250E0">
          <w:rPr>
            <w:b w:val="0"/>
            <w:sz w:val="24"/>
            <w:szCs w:val="24"/>
          </w:rPr>
          <w:delText xml:space="preserve">Agent Language </w:delText>
        </w:r>
        <w:r w:rsidR="000E346B" w:rsidRPr="00804A60" w:rsidDel="00E250E0">
          <w:rPr>
            <w:b w:val="0"/>
            <w:sz w:val="24"/>
            <w:szCs w:val="24"/>
          </w:rPr>
          <w:delText>Indicator</w:delText>
        </w:r>
        <w:r w:rsidR="000E346B" w:rsidDel="00E250E0">
          <w:rPr>
            <w:b w:val="0"/>
            <w:sz w:val="24"/>
            <w:szCs w:val="24"/>
          </w:rPr>
          <w:delText xml:space="preserve"> - </w:delText>
        </w:r>
        <w:r w:rsidRPr="00804A60" w:rsidDel="00E250E0">
          <w:rPr>
            <w:b w:val="0"/>
            <w:sz w:val="24"/>
            <w:szCs w:val="24"/>
          </w:rPr>
          <w:delText xml:space="preserve">3 of 3 </w:delText>
        </w:r>
      </w:del>
    </w:p>
    <w:p w:rsidR="008F746F" w:rsidDel="00E250E0" w:rsidRDefault="008F746F">
      <w:pPr>
        <w:pStyle w:val="Heading1"/>
        <w:numPr>
          <w:ilvl w:val="0"/>
          <w:numId w:val="3"/>
        </w:numPr>
        <w:ind w:left="0" w:firstLine="0"/>
        <w:rPr>
          <w:del w:id="1522" w:author="Palacherla, Susmitha C (NONUS)" w:date="2017-04-24T10:16:00Z"/>
        </w:rPr>
        <w:pPrChange w:id="1523" w:author="Palacherla, Susmitha C (NONUS)" w:date="2017-04-24T10:16:00Z">
          <w:pPr/>
        </w:pPrChange>
      </w:pPr>
      <w:del w:id="1524" w:author="Palacherla, Susmitha C (NONUS)" w:date="2017-04-24T10:16:00Z">
        <w:r w:rsidDel="00E250E0">
          <w:rPr>
            <w:noProof/>
          </w:rPr>
          <w:drawing>
            <wp:inline distT="0" distB="0" distL="0" distR="0" wp14:anchorId="308A3BEF" wp14:editId="422A14F1">
              <wp:extent cx="5238750" cy="4762500"/>
              <wp:effectExtent l="0" t="0" r="0" b="0"/>
              <wp:docPr id="4" name="Picture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3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38750" cy="47625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8F746F" w:rsidDel="00E250E0" w:rsidRDefault="008F746F">
      <w:pPr>
        <w:pStyle w:val="Heading1"/>
        <w:numPr>
          <w:ilvl w:val="0"/>
          <w:numId w:val="3"/>
        </w:numPr>
        <w:ind w:left="0" w:firstLine="0"/>
        <w:rPr>
          <w:del w:id="1525" w:author="Palacherla, Susmitha C (NONUS)" w:date="2017-04-24T10:16:00Z"/>
        </w:rPr>
        <w:pPrChange w:id="1526" w:author="Palacherla, Susmitha C (NONUS)" w:date="2017-04-24T10:16:00Z">
          <w:pPr/>
        </w:pPrChange>
      </w:pPr>
      <w:del w:id="1527" w:author="Palacherla, Susmitha C (NONUS)" w:date="2017-04-24T10:16:00Z">
        <w:r w:rsidDel="00E250E0">
          <w:delText xml:space="preserve">This makes the text of bilingual agents </w:delText>
        </w:r>
        <w:r w:rsidRPr="00757208" w:rsidDel="00E250E0">
          <w:rPr>
            <w:color w:val="4F81BD" w:themeColor="accent1"/>
          </w:rPr>
          <w:delText>BLUE.</w:delText>
        </w:r>
        <w:r w:rsidR="008D2EC0" w:rsidDel="00E250E0">
          <w:rPr>
            <w:color w:val="4F81BD" w:themeColor="accent1"/>
          </w:rPr>
          <w:delText xml:space="preserve"> </w:delText>
        </w:r>
        <w:r w:rsidR="008D2EC0" w:rsidDel="00E250E0">
          <w:delText>Also used on Bilingual indicator column.</w:delText>
        </w:r>
      </w:del>
    </w:p>
    <w:p w:rsidR="00373EBA" w:rsidDel="00E250E0" w:rsidRDefault="00373EBA">
      <w:pPr>
        <w:pStyle w:val="Heading1"/>
        <w:numPr>
          <w:ilvl w:val="0"/>
          <w:numId w:val="3"/>
        </w:numPr>
        <w:ind w:left="0" w:firstLine="0"/>
        <w:rPr>
          <w:del w:id="1528" w:author="Palacherla, Susmitha C (NONUS)" w:date="2017-04-24T10:16:00Z"/>
        </w:rPr>
        <w:pPrChange w:id="1529" w:author="Palacherla, Susmitha C (NONUS)" w:date="2017-04-24T10:16:00Z">
          <w:pPr/>
        </w:pPrChange>
      </w:pPr>
    </w:p>
    <w:p w:rsidR="0086220A" w:rsidDel="00E250E0" w:rsidRDefault="0086220A">
      <w:pPr>
        <w:pStyle w:val="Heading1"/>
        <w:numPr>
          <w:ilvl w:val="0"/>
          <w:numId w:val="3"/>
        </w:numPr>
        <w:ind w:left="0" w:firstLine="0"/>
        <w:rPr>
          <w:del w:id="1530" w:author="Palacherla, Susmitha C (NONUS)" w:date="2017-04-24T10:16:00Z"/>
          <w:sz w:val="24"/>
          <w:szCs w:val="24"/>
        </w:rPr>
        <w:pPrChange w:id="1531" w:author="Palacherla, Susmitha C (NONUS)" w:date="2017-04-24T10:16:00Z">
          <w:pPr>
            <w:spacing w:after="0" w:line="240" w:lineRule="auto"/>
          </w:pPr>
        </w:pPrChange>
      </w:pPr>
      <w:del w:id="1532" w:author="Palacherla, Susmitha C (NONUS)" w:date="2017-04-24T10:16:00Z">
        <w:r w:rsidDel="00E250E0">
          <w:rPr>
            <w:b w:val="0"/>
            <w:sz w:val="24"/>
            <w:szCs w:val="24"/>
          </w:rPr>
          <w:br w:type="page"/>
        </w:r>
      </w:del>
    </w:p>
    <w:p w:rsidR="00373EBA" w:rsidRPr="0012383B" w:rsidDel="00E250E0" w:rsidRDefault="00373EBA">
      <w:pPr>
        <w:pStyle w:val="Heading1"/>
        <w:numPr>
          <w:ilvl w:val="0"/>
          <w:numId w:val="3"/>
        </w:numPr>
        <w:ind w:left="0" w:firstLine="0"/>
        <w:rPr>
          <w:del w:id="1533" w:author="Palacherla, Susmitha C (NONUS)" w:date="2017-04-24T10:16:00Z"/>
          <w:sz w:val="24"/>
          <w:szCs w:val="24"/>
        </w:rPr>
        <w:pPrChange w:id="1534" w:author="Palacherla, Susmitha C (NONUS)" w:date="2017-04-24T10:16:00Z">
          <w:pPr/>
        </w:pPrChange>
      </w:pPr>
      <w:del w:id="1535" w:author="Palacherla, Susmitha C (NONUS)" w:date="2017-04-24T10:16:00Z">
        <w:r w:rsidRPr="0012383B" w:rsidDel="00E250E0">
          <w:rPr>
            <w:b w:val="0"/>
            <w:sz w:val="24"/>
            <w:szCs w:val="24"/>
          </w:rPr>
          <w:delText>Monitor Incomplete or Exception Indicator</w:delText>
        </w:r>
        <w:r w:rsidDel="00E250E0">
          <w:rPr>
            <w:b w:val="0"/>
            <w:sz w:val="24"/>
            <w:szCs w:val="24"/>
          </w:rPr>
          <w:delText xml:space="preserve"> – 1 of 2</w:delText>
        </w:r>
      </w:del>
    </w:p>
    <w:p w:rsidR="001932CE" w:rsidDel="00E250E0" w:rsidRDefault="00373EBA">
      <w:pPr>
        <w:pStyle w:val="Heading1"/>
        <w:numPr>
          <w:ilvl w:val="0"/>
          <w:numId w:val="3"/>
        </w:numPr>
        <w:ind w:left="0" w:firstLine="0"/>
        <w:rPr>
          <w:del w:id="1536" w:author="Palacherla, Susmitha C (NONUS)" w:date="2017-04-24T10:16:00Z"/>
          <w:rFonts w:ascii="Arial" w:hAnsi="Arial" w:cs="Arial"/>
          <w:sz w:val="20"/>
          <w:szCs w:val="20"/>
        </w:rPr>
        <w:pPrChange w:id="1537" w:author="Palacherla, Susmitha C (NONUS)" w:date="2017-04-24T10:16:00Z">
          <w:pPr>
            <w:widowControl w:val="0"/>
            <w:autoSpaceDE w:val="0"/>
            <w:autoSpaceDN w:val="0"/>
            <w:adjustRightInd w:val="0"/>
            <w:spacing w:after="0" w:line="240" w:lineRule="auto"/>
          </w:pPr>
        </w:pPrChange>
      </w:pPr>
      <w:del w:id="1538" w:author="Palacherla, Susmitha C (NONUS)" w:date="2017-04-24T10:16:00Z">
        <w:r w:rsidDel="00E250E0">
          <w:rPr>
            <w:noProof/>
          </w:rPr>
          <w:drawing>
            <wp:inline distT="0" distB="0" distL="0" distR="0" wp14:anchorId="0FF11DD9" wp14:editId="3012B519">
              <wp:extent cx="5572125" cy="5067300"/>
              <wp:effectExtent l="0" t="0" r="9525" b="0"/>
              <wp:docPr id="5" name="Picture 5" descr="C:\Users\treilo\AppData\Local\Temp\1\SNAGHTMLd8db16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C:\Users\treilo\AppData\Local\Temp\1\SNAGHTMLd8db16.PNG"/>
                      <pic:cNvPicPr>
                        <a:picLocks noChangeAspect="1" noChangeArrowheads="1"/>
                      </pic:cNvPicPr>
                    </pic:nvPicPr>
                    <pic:blipFill>
                      <a:blip r:embed="rId3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572125" cy="5067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Del="00E250E0">
          <w:rPr>
            <w:rFonts w:ascii="Arial" w:hAnsi="Arial" w:cs="Arial"/>
            <w:b w:val="0"/>
            <w:sz w:val="20"/>
            <w:szCs w:val="20"/>
          </w:rPr>
          <w:delText xml:space="preserve"> </w:delText>
        </w:r>
      </w:del>
    </w:p>
    <w:p w:rsidR="00373EBA" w:rsidDel="00E250E0" w:rsidRDefault="00373EBA">
      <w:pPr>
        <w:pStyle w:val="Heading1"/>
        <w:numPr>
          <w:ilvl w:val="0"/>
          <w:numId w:val="3"/>
        </w:numPr>
        <w:ind w:left="0" w:firstLine="0"/>
        <w:rPr>
          <w:del w:id="1539" w:author="Palacherla, Susmitha C (NONUS)" w:date="2017-04-24T10:16:00Z"/>
          <w:rFonts w:ascii="Arial" w:hAnsi="Arial" w:cs="Arial"/>
          <w:sz w:val="20"/>
          <w:szCs w:val="20"/>
        </w:rPr>
        <w:pPrChange w:id="1540" w:author="Palacherla, Susmitha C (NONUS)" w:date="2017-04-24T10:16:00Z">
          <w:pPr>
            <w:widowControl w:val="0"/>
            <w:autoSpaceDE w:val="0"/>
            <w:autoSpaceDN w:val="0"/>
            <w:adjustRightInd w:val="0"/>
            <w:spacing w:after="0" w:line="240" w:lineRule="auto"/>
          </w:pPr>
        </w:pPrChange>
      </w:pPr>
    </w:p>
    <w:p w:rsidR="00373EBA" w:rsidDel="00E250E0" w:rsidRDefault="00373EBA">
      <w:pPr>
        <w:pStyle w:val="Heading1"/>
        <w:numPr>
          <w:ilvl w:val="0"/>
          <w:numId w:val="3"/>
        </w:numPr>
        <w:ind w:left="0" w:firstLine="0"/>
        <w:rPr>
          <w:del w:id="1541" w:author="Palacherla, Susmitha C (NONUS)" w:date="2017-04-24T10:16:00Z"/>
          <w:rFonts w:ascii="Arial" w:hAnsi="Arial" w:cs="Arial"/>
          <w:sz w:val="20"/>
          <w:szCs w:val="20"/>
        </w:rPr>
        <w:pPrChange w:id="1542" w:author="Palacherla, Susmitha C (NONUS)" w:date="2017-04-24T10:16:00Z">
          <w:pPr>
            <w:widowControl w:val="0"/>
            <w:autoSpaceDE w:val="0"/>
            <w:autoSpaceDN w:val="0"/>
            <w:adjustRightInd w:val="0"/>
            <w:spacing w:after="0" w:line="240" w:lineRule="auto"/>
          </w:pPr>
        </w:pPrChange>
      </w:pPr>
    </w:p>
    <w:p w:rsidR="00373EBA" w:rsidDel="00E250E0" w:rsidRDefault="00373EBA">
      <w:pPr>
        <w:pStyle w:val="Heading1"/>
        <w:numPr>
          <w:ilvl w:val="0"/>
          <w:numId w:val="3"/>
        </w:numPr>
        <w:ind w:left="0" w:firstLine="0"/>
        <w:rPr>
          <w:del w:id="1543" w:author="Palacherla, Susmitha C (NONUS)" w:date="2017-04-24T10:16:00Z"/>
          <w:rFonts w:ascii="Arial" w:hAnsi="Arial" w:cs="Arial"/>
          <w:sz w:val="20"/>
          <w:szCs w:val="20"/>
        </w:rPr>
        <w:pPrChange w:id="1544" w:author="Palacherla, Susmitha C (NONUS)" w:date="2017-04-24T10:16:00Z">
          <w:pPr>
            <w:widowControl w:val="0"/>
            <w:autoSpaceDE w:val="0"/>
            <w:autoSpaceDN w:val="0"/>
            <w:adjustRightInd w:val="0"/>
            <w:spacing w:after="0" w:line="240" w:lineRule="auto"/>
          </w:pPr>
        </w:pPrChange>
      </w:pPr>
    </w:p>
    <w:p w:rsidR="00373EBA" w:rsidRPr="004B496F" w:rsidDel="00E250E0" w:rsidRDefault="00373EBA">
      <w:pPr>
        <w:pStyle w:val="Heading1"/>
        <w:numPr>
          <w:ilvl w:val="0"/>
          <w:numId w:val="3"/>
        </w:numPr>
        <w:ind w:left="0" w:firstLine="0"/>
        <w:rPr>
          <w:del w:id="1545" w:author="Palacherla, Susmitha C (NONUS)" w:date="2017-04-24T10:16:00Z"/>
          <w:sz w:val="24"/>
          <w:szCs w:val="24"/>
        </w:rPr>
        <w:pPrChange w:id="1546" w:author="Palacherla, Susmitha C (NONUS)" w:date="2017-04-24T10:16:00Z">
          <w:pPr/>
        </w:pPrChange>
      </w:pPr>
      <w:del w:id="1547" w:author="Palacherla, Susmitha C (NONUS)" w:date="2017-04-24T10:16:00Z">
        <w:r w:rsidRPr="004B496F" w:rsidDel="00E250E0">
          <w:rPr>
            <w:b w:val="0"/>
            <w:sz w:val="24"/>
            <w:szCs w:val="24"/>
          </w:rPr>
          <w:delText>Monitor Incomplete or Exception Indicator</w:delText>
        </w:r>
        <w:r w:rsidDel="00E250E0">
          <w:rPr>
            <w:b w:val="0"/>
            <w:sz w:val="24"/>
            <w:szCs w:val="24"/>
          </w:rPr>
          <w:delText xml:space="preserve"> – 2 of 2</w:delText>
        </w:r>
      </w:del>
    </w:p>
    <w:p w:rsidR="00373EBA" w:rsidDel="00E250E0" w:rsidRDefault="00373EBA">
      <w:pPr>
        <w:pStyle w:val="Heading1"/>
        <w:numPr>
          <w:ilvl w:val="0"/>
          <w:numId w:val="3"/>
        </w:numPr>
        <w:ind w:left="0" w:firstLine="0"/>
        <w:rPr>
          <w:del w:id="1548" w:author="Palacherla, Susmitha C (NONUS)" w:date="2017-04-24T10:16:00Z"/>
          <w:rFonts w:ascii="Arial" w:hAnsi="Arial" w:cs="Arial"/>
          <w:sz w:val="20"/>
          <w:szCs w:val="20"/>
        </w:rPr>
        <w:pPrChange w:id="1549" w:author="Palacherla, Susmitha C (NONUS)" w:date="2017-04-24T10:16:00Z">
          <w:pPr>
            <w:widowControl w:val="0"/>
            <w:autoSpaceDE w:val="0"/>
            <w:autoSpaceDN w:val="0"/>
            <w:adjustRightInd w:val="0"/>
            <w:spacing w:after="0" w:line="240" w:lineRule="auto"/>
          </w:pPr>
        </w:pPrChange>
      </w:pPr>
      <w:del w:id="1550" w:author="Palacherla, Susmitha C (NONUS)" w:date="2017-04-24T10:16:00Z">
        <w:r w:rsidDel="00E250E0">
          <w:rPr>
            <w:noProof/>
          </w:rPr>
          <w:drawing>
            <wp:inline distT="0" distB="0" distL="0" distR="0" wp14:anchorId="14D055EA" wp14:editId="177CB3B9">
              <wp:extent cx="5238750" cy="4762500"/>
              <wp:effectExtent l="0" t="0" r="0" b="0"/>
              <wp:docPr id="6" name="Picture 6" descr="C:\Users\treilo\AppData\Local\Temp\1\SNAGHTMLd9fa69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 descr="C:\Users\treilo\AppData\Local\Temp\1\SNAGHTMLd9fa69.PNG"/>
                      <pic:cNvPicPr>
                        <a:picLocks noChangeAspect="1" noChangeArrowheads="1"/>
                      </pic:cNvPicPr>
                    </pic:nvPicPr>
                    <pic:blipFill>
                      <a:blip r:embed="rId3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238750" cy="4762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:rsidR="00373EBA" w:rsidDel="00E250E0" w:rsidRDefault="00373EBA">
      <w:pPr>
        <w:pStyle w:val="Heading1"/>
        <w:numPr>
          <w:ilvl w:val="0"/>
          <w:numId w:val="3"/>
        </w:numPr>
        <w:ind w:left="0" w:firstLine="0"/>
        <w:rPr>
          <w:del w:id="1551" w:author="Palacherla, Susmitha C (NONUS)" w:date="2017-04-24T10:16:00Z"/>
        </w:rPr>
        <w:pPrChange w:id="1552" w:author="Palacherla, Susmitha C (NONUS)" w:date="2017-04-24T10:16:00Z">
          <w:pPr/>
        </w:pPrChange>
      </w:pPr>
    </w:p>
    <w:p w:rsidR="00373EBA" w:rsidDel="00E250E0" w:rsidRDefault="00373EBA">
      <w:pPr>
        <w:pStyle w:val="Heading1"/>
        <w:numPr>
          <w:ilvl w:val="0"/>
          <w:numId w:val="3"/>
        </w:numPr>
        <w:ind w:left="0" w:firstLine="0"/>
        <w:rPr>
          <w:del w:id="1553" w:author="Palacherla, Susmitha C (NONUS)" w:date="2017-04-24T10:16:00Z"/>
        </w:rPr>
        <w:pPrChange w:id="1554" w:author="Palacherla, Susmitha C (NONUS)" w:date="2017-04-24T10:16:00Z">
          <w:pPr/>
        </w:pPrChange>
      </w:pPr>
      <w:del w:id="1555" w:author="Palacherla, Susmitha C (NONUS)" w:date="2017-04-24T10:16:00Z">
        <w:r w:rsidDel="00E250E0">
          <w:delText xml:space="preserve">This makes the background of incomplete or excepted monitors </w:delText>
        </w:r>
        <w:r w:rsidRPr="0012383B" w:rsidDel="00E250E0">
          <w:rPr>
            <w:color w:val="FF0000"/>
          </w:rPr>
          <w:delText>RED</w:delText>
        </w:r>
        <w:r w:rsidRPr="0012383B" w:rsidDel="00E250E0">
          <w:delText xml:space="preserve">. </w:delText>
        </w:r>
        <w:r w:rsidRPr="004D09FF" w:rsidDel="00E250E0">
          <w:delText xml:space="preserve"> Completed monitors will use the standard row coloration</w:delText>
        </w:r>
        <w:r w:rsidDel="00E250E0">
          <w:delText xml:space="preserve"> (alternating </w:delText>
        </w:r>
        <w:r w:rsidRPr="0012383B" w:rsidDel="00E250E0">
          <w:rPr>
            <w:color w:val="00B050"/>
          </w:rPr>
          <w:delText xml:space="preserve">green </w:delText>
        </w:r>
        <w:r w:rsidDel="00E250E0">
          <w:delText>/ white)</w:delText>
        </w:r>
        <w:r w:rsidRPr="004D09FF" w:rsidDel="00E250E0">
          <w:delText>.</w:delText>
        </w:r>
      </w:del>
    </w:p>
    <w:p w:rsidR="003B2299" w:rsidDel="00E250E0" w:rsidRDefault="00A41103">
      <w:pPr>
        <w:pStyle w:val="Heading1"/>
        <w:numPr>
          <w:ilvl w:val="0"/>
          <w:numId w:val="3"/>
        </w:numPr>
        <w:ind w:left="0" w:firstLine="0"/>
        <w:rPr>
          <w:ins w:id="1556" w:author="Huang, Lili" w:date="2015-09-17T09:18:00Z"/>
          <w:del w:id="1557" w:author="Palacherla, Susmitha C (NONUS)" w:date="2017-04-24T10:16:00Z"/>
          <w:rFonts w:ascii="Arial" w:hAnsi="Arial" w:cs="Arial"/>
          <w:sz w:val="24"/>
          <w:szCs w:val="24"/>
        </w:rPr>
        <w:pPrChange w:id="1558" w:author="Palacherla, Susmitha C (NONUS)" w:date="2017-04-24T10:16:00Z">
          <w:pPr>
            <w:pStyle w:val="Heading1"/>
            <w:numPr>
              <w:numId w:val="3"/>
            </w:numPr>
            <w:ind w:left="420" w:hanging="420"/>
          </w:pPr>
        </w:pPrChange>
      </w:pPr>
      <w:ins w:id="1559" w:author="Huang, Lili" w:date="2015-09-17T09:17:00Z">
        <w:del w:id="1560" w:author="Palacherla, Susmitha C (NONUS)" w:date="2017-04-24T10:16:00Z">
          <w:r w:rsidDel="00E250E0">
            <w:rPr>
              <w:rFonts w:ascii="Arial" w:hAnsi="Arial" w:cs="Arial"/>
              <w:sz w:val="24"/>
              <w:szCs w:val="24"/>
            </w:rPr>
            <w:delText xml:space="preserve">Appendix </w:delText>
          </w:r>
        </w:del>
      </w:ins>
      <w:ins w:id="1561" w:author="Huang, Lili" w:date="2015-09-17T09:18:00Z">
        <w:del w:id="1562" w:author="Palacherla, Susmitha C (NONUS)" w:date="2017-04-24T10:16:00Z">
          <w:r w:rsidDel="00E250E0">
            <w:rPr>
              <w:rFonts w:ascii="Arial" w:hAnsi="Arial" w:cs="Arial"/>
              <w:sz w:val="24"/>
              <w:szCs w:val="24"/>
            </w:rPr>
            <w:delText>B – Production Access</w:delText>
          </w:r>
        </w:del>
      </w:ins>
    </w:p>
    <w:p w:rsidR="00A41103" w:rsidRPr="00FE12DD" w:rsidDel="00E250E0" w:rsidRDefault="00A41103">
      <w:pPr>
        <w:keepNext/>
        <w:keepLines/>
        <w:numPr>
          <w:ilvl w:val="0"/>
          <w:numId w:val="3"/>
        </w:numPr>
        <w:spacing w:before="480"/>
        <w:ind w:left="0" w:firstLine="0"/>
        <w:outlineLvl w:val="0"/>
        <w:rPr>
          <w:ins w:id="1563" w:author="Huang, Lili" w:date="2015-09-17T09:18:00Z"/>
          <w:del w:id="1564" w:author="Palacherla, Susmitha C (NONUS)" w:date="2017-04-24T10:16:00Z"/>
        </w:rPr>
        <w:pPrChange w:id="1565" w:author="Palacherla, Susmitha C (NONUS)" w:date="2017-04-24T10:16:00Z">
          <w:pPr/>
        </w:pPrChange>
      </w:pPr>
    </w:p>
    <w:p w:rsidR="003B2299" w:rsidDel="00E250E0" w:rsidRDefault="003B2299">
      <w:pPr>
        <w:keepNext/>
        <w:keepLines/>
        <w:numPr>
          <w:ilvl w:val="0"/>
          <w:numId w:val="3"/>
        </w:numPr>
        <w:spacing w:before="480"/>
        <w:ind w:left="0" w:firstLine="0"/>
        <w:outlineLvl w:val="0"/>
        <w:rPr>
          <w:ins w:id="1566" w:author="Huang, Lili" w:date="2015-09-17T09:18:00Z"/>
          <w:del w:id="1567" w:author="Palacherla, Susmitha C (NONUS)" w:date="2017-04-24T10:16:00Z"/>
        </w:rPr>
        <w:pPrChange w:id="1568" w:author="Palacherla, Susmitha C (NONUS)" w:date="2017-04-24T10:16:00Z">
          <w:pPr/>
        </w:pPrChange>
      </w:pPr>
      <w:ins w:id="1569" w:author="Huang, Lili" w:date="2015-09-17T09:18:00Z">
        <w:del w:id="1570" w:author="Palacherla, Susmitha C (NONUS)" w:date="2017-04-24T10:16:00Z">
          <w:r w:rsidDel="00E250E0">
            <w:delText>To be able to access and run this SSRS report, one of 2 things must happen.  Either:</w:delText>
          </w:r>
        </w:del>
      </w:ins>
    </w:p>
    <w:p w:rsidR="003B2299" w:rsidDel="00E250E0" w:rsidRDefault="003B2299">
      <w:pPr>
        <w:pStyle w:val="ListParagraph"/>
        <w:keepNext/>
        <w:keepLines/>
        <w:numPr>
          <w:ilvl w:val="0"/>
          <w:numId w:val="3"/>
        </w:numPr>
        <w:spacing w:before="480" w:after="0"/>
        <w:ind w:left="0" w:firstLine="0"/>
        <w:contextualSpacing w:val="0"/>
        <w:outlineLvl w:val="0"/>
        <w:rPr>
          <w:ins w:id="1571" w:author="Huang, Lili" w:date="2015-09-17T09:18:00Z"/>
          <w:del w:id="1572" w:author="Palacherla, Susmitha C (NONUS)" w:date="2017-04-24T10:16:00Z"/>
        </w:rPr>
        <w:pPrChange w:id="1573" w:author="Palacherla, Susmitha C (NONUS)" w:date="2017-04-24T10:16:00Z">
          <w:pPr>
            <w:pStyle w:val="ListParagraph"/>
            <w:numPr>
              <w:numId w:val="6"/>
            </w:numPr>
            <w:spacing w:after="0" w:line="240" w:lineRule="auto"/>
            <w:ind w:hanging="360"/>
            <w:contextualSpacing w:val="0"/>
          </w:pPr>
        </w:pPrChange>
      </w:pPr>
      <w:ins w:id="1574" w:author="Huang, Lili" w:date="2015-09-17T09:18:00Z">
        <w:del w:id="1575" w:author="Palacherla, Susmitha C (NONUS)" w:date="2017-04-24T10:16:00Z">
          <w:r w:rsidDel="00E250E0">
            <w:delText>(Preferred method) **The user’s old VNGT domain account ID must be added to the VNGT\BCC_Quality_Leads_Reporting group, or</w:delText>
          </w:r>
        </w:del>
      </w:ins>
    </w:p>
    <w:p w:rsidR="003B2299" w:rsidDel="00E250E0" w:rsidRDefault="003B2299">
      <w:pPr>
        <w:pStyle w:val="ListParagraph"/>
        <w:keepNext/>
        <w:keepLines/>
        <w:numPr>
          <w:ilvl w:val="0"/>
          <w:numId w:val="3"/>
        </w:numPr>
        <w:spacing w:before="480" w:after="0"/>
        <w:ind w:left="0" w:firstLine="0"/>
        <w:contextualSpacing w:val="0"/>
        <w:outlineLvl w:val="0"/>
        <w:rPr>
          <w:ins w:id="1576" w:author="Huang, Lili" w:date="2015-09-17T09:18:00Z"/>
          <w:del w:id="1577" w:author="Palacherla, Susmitha C (NONUS)" w:date="2017-04-24T10:16:00Z"/>
        </w:rPr>
        <w:pPrChange w:id="1578" w:author="Palacherla, Susmitha C (NONUS)" w:date="2017-04-24T10:16:00Z">
          <w:pPr>
            <w:pStyle w:val="ListParagraph"/>
            <w:numPr>
              <w:numId w:val="6"/>
            </w:numPr>
            <w:spacing w:after="0" w:line="240" w:lineRule="auto"/>
            <w:ind w:hanging="360"/>
            <w:contextualSpacing w:val="0"/>
          </w:pPr>
        </w:pPrChange>
      </w:pPr>
      <w:ins w:id="1579" w:author="Huang, Lili" w:date="2015-09-17T09:18:00Z">
        <w:del w:id="1580" w:author="Palacherla, Susmitha C (NONUS)" w:date="2017-04-24T10:16:00Z">
          <w:r w:rsidDel="00E250E0">
            <w:delText>If the user does not have a VNGT domain account, their AD domain account must be:</w:delText>
          </w:r>
        </w:del>
      </w:ins>
    </w:p>
    <w:p w:rsidR="003B2299" w:rsidDel="00E250E0" w:rsidRDefault="003B2299">
      <w:pPr>
        <w:pStyle w:val="ListParagraph"/>
        <w:keepNext/>
        <w:keepLines/>
        <w:numPr>
          <w:ilvl w:val="0"/>
          <w:numId w:val="3"/>
        </w:numPr>
        <w:spacing w:before="480" w:after="0"/>
        <w:ind w:left="0" w:firstLine="0"/>
        <w:contextualSpacing w:val="0"/>
        <w:outlineLvl w:val="0"/>
        <w:rPr>
          <w:ins w:id="1581" w:author="Huang, Lili" w:date="2015-09-17T09:18:00Z"/>
          <w:del w:id="1582" w:author="Palacherla, Susmitha C (NONUS)" w:date="2017-04-24T10:16:00Z"/>
        </w:rPr>
        <w:pPrChange w:id="1583" w:author="Palacherla, Susmitha C (NONUS)" w:date="2017-04-24T10:16:00Z">
          <w:pPr>
            <w:pStyle w:val="ListParagraph"/>
            <w:numPr>
              <w:ilvl w:val="1"/>
              <w:numId w:val="6"/>
            </w:numPr>
            <w:spacing w:after="0" w:line="240" w:lineRule="auto"/>
            <w:ind w:left="1440" w:hanging="360"/>
            <w:contextualSpacing w:val="0"/>
          </w:pPr>
        </w:pPrChange>
      </w:pPr>
      <w:ins w:id="1584" w:author="Huang, Lili" w:date="2015-09-17T09:18:00Z">
        <w:del w:id="1585" w:author="Palacherla, Susmitha C (NONUS)" w:date="2017-04-24T10:16:00Z">
          <w:r w:rsidDel="00E250E0">
            <w:delText>** Granted access to the VDENSSDBP07\SCORP01,1436 instance (DB=BCC_AssignmentandExceptions) with the same permissions as the group VNGT\BCC_Quality_Leads_Reporting</w:delText>
          </w:r>
        </w:del>
      </w:ins>
    </w:p>
    <w:p w:rsidR="003B2299" w:rsidDel="00E250E0" w:rsidRDefault="003B2299">
      <w:pPr>
        <w:pStyle w:val="ListParagraph"/>
        <w:keepNext/>
        <w:keepLines/>
        <w:numPr>
          <w:ilvl w:val="0"/>
          <w:numId w:val="3"/>
        </w:numPr>
        <w:spacing w:before="480" w:after="0"/>
        <w:ind w:left="0" w:firstLine="0"/>
        <w:contextualSpacing w:val="0"/>
        <w:outlineLvl w:val="0"/>
        <w:rPr>
          <w:ins w:id="1586" w:author="Huang, Lili" w:date="2015-09-17T09:18:00Z"/>
          <w:del w:id="1587" w:author="Palacherla, Susmitha C (NONUS)" w:date="2017-04-24T10:16:00Z"/>
        </w:rPr>
        <w:pPrChange w:id="1588" w:author="Palacherla, Susmitha C (NONUS)" w:date="2017-04-24T10:16:00Z">
          <w:pPr>
            <w:pStyle w:val="ListParagraph"/>
            <w:numPr>
              <w:ilvl w:val="1"/>
              <w:numId w:val="6"/>
            </w:numPr>
            <w:spacing w:after="0" w:line="240" w:lineRule="auto"/>
            <w:ind w:left="1440" w:hanging="360"/>
            <w:contextualSpacing w:val="0"/>
          </w:pPr>
        </w:pPrChange>
      </w:pPr>
      <w:ins w:id="1589" w:author="Huang, Lili" w:date="2015-09-17T09:18:00Z">
        <w:del w:id="1590" w:author="Palacherla, Susmitha C (NONUS)" w:date="2017-04-24T10:16:00Z">
          <w:r w:rsidDel="00E250E0">
            <w:delText>Granted access to the SSRS quality lead report folder where the report is housed.</w:delText>
          </w:r>
        </w:del>
      </w:ins>
    </w:p>
    <w:p w:rsidR="003B2299" w:rsidDel="00E250E0" w:rsidRDefault="003B2299">
      <w:pPr>
        <w:pStyle w:val="ListParagraph"/>
        <w:keepNext/>
        <w:keepLines/>
        <w:numPr>
          <w:ilvl w:val="0"/>
          <w:numId w:val="3"/>
        </w:numPr>
        <w:spacing w:before="480" w:after="0"/>
        <w:ind w:left="0" w:firstLine="0"/>
        <w:contextualSpacing w:val="0"/>
        <w:outlineLvl w:val="0"/>
        <w:rPr>
          <w:ins w:id="1591" w:author="Huang, Lili" w:date="2015-09-17T09:18:00Z"/>
          <w:del w:id="1592" w:author="Palacherla, Susmitha C (NONUS)" w:date="2017-04-24T10:16:00Z"/>
        </w:rPr>
        <w:pPrChange w:id="1593" w:author="Palacherla, Susmitha C (NONUS)" w:date="2017-04-24T10:16:00Z">
          <w:pPr>
            <w:pStyle w:val="ListParagraph"/>
            <w:numPr>
              <w:ilvl w:val="2"/>
              <w:numId w:val="6"/>
            </w:numPr>
            <w:spacing w:after="0" w:line="240" w:lineRule="auto"/>
            <w:ind w:left="2160" w:hanging="180"/>
            <w:contextualSpacing w:val="0"/>
          </w:pPr>
        </w:pPrChange>
      </w:pPr>
      <w:ins w:id="1594" w:author="Huang, Lili" w:date="2015-09-17T09:18:00Z">
        <w:del w:id="1595" w:author="Palacherla, Susmitha C (NONUS)" w:date="2017-04-24T10:16:00Z">
          <w:r w:rsidDel="00E250E0">
            <w:delText xml:space="preserve">Go to the SSRS web home page: </w:delText>
          </w:r>
          <w:r w:rsidDel="00E250E0">
            <w:fldChar w:fldCharType="begin"/>
          </w:r>
          <w:r w:rsidDel="00E250E0">
            <w:delInstrText xml:space="preserve"> HYPERLINK "http://vdenssdbp07/Reports_SCORP01/Pages/Folder.aspx?ViewMode=List" </w:delInstrText>
          </w:r>
          <w:r w:rsidDel="00E250E0">
            <w:fldChar w:fldCharType="separate"/>
          </w:r>
          <w:r w:rsidDel="00E250E0">
            <w:rPr>
              <w:rStyle w:val="Hyperlink"/>
            </w:rPr>
            <w:delText>http://vdenssdbp07/Reports_SCORP01/Pages/Folder.aspx?ViewMode=List</w:delText>
          </w:r>
          <w:r w:rsidDel="00E250E0">
            <w:fldChar w:fldCharType="end"/>
          </w:r>
        </w:del>
      </w:ins>
    </w:p>
    <w:p w:rsidR="003B2299" w:rsidDel="00E250E0" w:rsidRDefault="003B2299">
      <w:pPr>
        <w:pStyle w:val="ListParagraph"/>
        <w:keepNext/>
        <w:keepLines/>
        <w:numPr>
          <w:ilvl w:val="0"/>
          <w:numId w:val="3"/>
        </w:numPr>
        <w:spacing w:before="480" w:after="0"/>
        <w:ind w:left="0" w:firstLine="0"/>
        <w:contextualSpacing w:val="0"/>
        <w:outlineLvl w:val="0"/>
        <w:rPr>
          <w:ins w:id="1596" w:author="Huang, Lili" w:date="2015-09-17T09:18:00Z"/>
          <w:del w:id="1597" w:author="Palacherla, Susmitha C (NONUS)" w:date="2017-04-24T10:16:00Z"/>
        </w:rPr>
        <w:pPrChange w:id="1598" w:author="Palacherla, Susmitha C (NONUS)" w:date="2017-04-24T10:16:00Z">
          <w:pPr>
            <w:pStyle w:val="ListParagraph"/>
            <w:numPr>
              <w:ilvl w:val="2"/>
              <w:numId w:val="6"/>
            </w:numPr>
            <w:spacing w:after="0" w:line="240" w:lineRule="auto"/>
            <w:ind w:left="2160" w:hanging="180"/>
            <w:contextualSpacing w:val="0"/>
          </w:pPr>
        </w:pPrChange>
      </w:pPr>
      <w:ins w:id="1599" w:author="Huang, Lili" w:date="2015-09-17T09:18:00Z">
        <w:del w:id="1600" w:author="Palacherla, Susmitha C (NONUS)" w:date="2017-04-24T10:16:00Z">
          <w:r w:rsidDel="00E250E0">
            <w:delText>Click on the BCC_AssignmentandExceptions_Prod folder</w:delText>
          </w:r>
        </w:del>
      </w:ins>
    </w:p>
    <w:p w:rsidR="003B2299" w:rsidDel="00E250E0" w:rsidRDefault="003B2299">
      <w:pPr>
        <w:pStyle w:val="ListParagraph"/>
        <w:keepNext/>
        <w:keepLines/>
        <w:numPr>
          <w:ilvl w:val="0"/>
          <w:numId w:val="3"/>
        </w:numPr>
        <w:spacing w:before="480" w:after="0"/>
        <w:ind w:left="0" w:firstLine="0"/>
        <w:contextualSpacing w:val="0"/>
        <w:outlineLvl w:val="0"/>
        <w:rPr>
          <w:ins w:id="1601" w:author="Huang, Lili" w:date="2015-09-17T09:18:00Z"/>
          <w:del w:id="1602" w:author="Palacherla, Susmitha C (NONUS)" w:date="2017-04-24T10:16:00Z"/>
        </w:rPr>
        <w:pPrChange w:id="1603" w:author="Palacherla, Susmitha C (NONUS)" w:date="2017-04-24T10:16:00Z">
          <w:pPr>
            <w:pStyle w:val="ListParagraph"/>
            <w:numPr>
              <w:ilvl w:val="2"/>
              <w:numId w:val="6"/>
            </w:numPr>
            <w:spacing w:after="0" w:line="240" w:lineRule="auto"/>
            <w:ind w:left="2160" w:hanging="180"/>
            <w:contextualSpacing w:val="0"/>
          </w:pPr>
        </w:pPrChange>
      </w:pPr>
      <w:ins w:id="1604" w:author="Huang, Lili" w:date="2015-09-17T09:18:00Z">
        <w:del w:id="1605" w:author="Palacherla, Susmitha C (NONUS)" w:date="2017-04-24T10:16:00Z">
          <w:r w:rsidDel="00E250E0">
            <w:delText>Click the dropdown arrow next to the Quality-Lead-Reports folder and choose Security</w:delText>
          </w:r>
        </w:del>
      </w:ins>
    </w:p>
    <w:p w:rsidR="003B2299" w:rsidDel="00E250E0" w:rsidRDefault="003B2299">
      <w:pPr>
        <w:pStyle w:val="ListParagraph"/>
        <w:keepNext/>
        <w:keepLines/>
        <w:numPr>
          <w:ilvl w:val="0"/>
          <w:numId w:val="3"/>
        </w:numPr>
        <w:spacing w:before="480" w:after="0"/>
        <w:ind w:left="0" w:firstLine="0"/>
        <w:contextualSpacing w:val="0"/>
        <w:outlineLvl w:val="0"/>
        <w:rPr>
          <w:ins w:id="1606" w:author="Huang, Lili" w:date="2015-09-17T09:18:00Z"/>
          <w:del w:id="1607" w:author="Palacherla, Susmitha C (NONUS)" w:date="2017-04-24T10:16:00Z"/>
        </w:rPr>
        <w:pPrChange w:id="1608" w:author="Palacherla, Susmitha C (NONUS)" w:date="2017-04-24T10:16:00Z">
          <w:pPr>
            <w:pStyle w:val="ListParagraph"/>
            <w:numPr>
              <w:ilvl w:val="2"/>
              <w:numId w:val="6"/>
            </w:numPr>
            <w:spacing w:after="0" w:line="240" w:lineRule="auto"/>
            <w:ind w:left="2160" w:hanging="180"/>
            <w:contextualSpacing w:val="0"/>
          </w:pPr>
        </w:pPrChange>
      </w:pPr>
      <w:ins w:id="1609" w:author="Huang, Lili" w:date="2015-09-17T09:18:00Z">
        <w:del w:id="1610" w:author="Palacherla, Susmitha C (NONUS)" w:date="2017-04-24T10:16:00Z">
          <w:r w:rsidDel="00E250E0">
            <w:delText>Click “New Role Assignment” from the menu bar</w:delText>
          </w:r>
        </w:del>
      </w:ins>
    </w:p>
    <w:p w:rsidR="003B2299" w:rsidDel="00E250E0" w:rsidRDefault="003B2299">
      <w:pPr>
        <w:pStyle w:val="ListParagraph"/>
        <w:keepNext/>
        <w:keepLines/>
        <w:numPr>
          <w:ilvl w:val="0"/>
          <w:numId w:val="3"/>
        </w:numPr>
        <w:spacing w:before="480" w:after="0"/>
        <w:ind w:left="0" w:firstLine="0"/>
        <w:contextualSpacing w:val="0"/>
        <w:outlineLvl w:val="0"/>
        <w:rPr>
          <w:ins w:id="1611" w:author="Huang, Lili" w:date="2015-09-17T09:18:00Z"/>
          <w:del w:id="1612" w:author="Palacherla, Susmitha C (NONUS)" w:date="2017-04-24T10:16:00Z"/>
        </w:rPr>
        <w:pPrChange w:id="1613" w:author="Palacherla, Susmitha C (NONUS)" w:date="2017-04-24T10:16:00Z">
          <w:pPr>
            <w:pStyle w:val="ListParagraph"/>
            <w:numPr>
              <w:ilvl w:val="2"/>
              <w:numId w:val="6"/>
            </w:numPr>
            <w:spacing w:after="0" w:line="240" w:lineRule="auto"/>
            <w:ind w:left="2160" w:hanging="180"/>
            <w:contextualSpacing w:val="0"/>
          </w:pPr>
        </w:pPrChange>
      </w:pPr>
      <w:ins w:id="1614" w:author="Huang, Lili" w:date="2015-09-17T09:18:00Z">
        <w:del w:id="1615" w:author="Palacherla, Susmitha C (NONUS)" w:date="2017-04-24T10:16:00Z">
          <w:r w:rsidDel="00E250E0">
            <w:delText>Enter the user’s account in the “Group or user name:” field, e.g.  AD\John.Doe</w:delText>
          </w:r>
        </w:del>
      </w:ins>
    </w:p>
    <w:p w:rsidR="003B2299" w:rsidDel="00E250E0" w:rsidRDefault="003B2299">
      <w:pPr>
        <w:pStyle w:val="ListParagraph"/>
        <w:keepNext/>
        <w:keepLines/>
        <w:numPr>
          <w:ilvl w:val="0"/>
          <w:numId w:val="3"/>
        </w:numPr>
        <w:spacing w:before="480" w:after="0"/>
        <w:ind w:left="0" w:firstLine="0"/>
        <w:contextualSpacing w:val="0"/>
        <w:outlineLvl w:val="0"/>
        <w:rPr>
          <w:ins w:id="1616" w:author="Huang, Lili" w:date="2015-09-17T09:18:00Z"/>
          <w:del w:id="1617" w:author="Palacherla, Susmitha C (NONUS)" w:date="2017-04-24T10:16:00Z"/>
        </w:rPr>
        <w:pPrChange w:id="1618" w:author="Palacherla, Susmitha C (NONUS)" w:date="2017-04-24T10:16:00Z">
          <w:pPr>
            <w:pStyle w:val="ListParagraph"/>
            <w:numPr>
              <w:ilvl w:val="2"/>
              <w:numId w:val="6"/>
            </w:numPr>
            <w:spacing w:after="0" w:line="240" w:lineRule="auto"/>
            <w:ind w:left="2160" w:hanging="180"/>
            <w:contextualSpacing w:val="0"/>
          </w:pPr>
        </w:pPrChange>
      </w:pPr>
      <w:ins w:id="1619" w:author="Huang, Lili" w:date="2015-09-17T09:18:00Z">
        <w:del w:id="1620" w:author="Palacherla, Susmitha C (NONUS)" w:date="2017-04-24T10:16:00Z">
          <w:r w:rsidDel="00E250E0">
            <w:delText>Check “Browser” as the Role, and click OK</w:delText>
          </w:r>
        </w:del>
      </w:ins>
    </w:p>
    <w:p w:rsidR="003B2299" w:rsidDel="00E250E0" w:rsidRDefault="003B2299">
      <w:pPr>
        <w:pStyle w:val="ListParagraph"/>
        <w:keepNext/>
        <w:keepLines/>
        <w:numPr>
          <w:ilvl w:val="0"/>
          <w:numId w:val="3"/>
        </w:numPr>
        <w:spacing w:before="480" w:after="0"/>
        <w:ind w:left="0" w:firstLine="0"/>
        <w:contextualSpacing w:val="0"/>
        <w:outlineLvl w:val="0"/>
        <w:rPr>
          <w:ins w:id="1621" w:author="Huang, Lili" w:date="2015-09-17T09:18:00Z"/>
          <w:del w:id="1622" w:author="Palacherla, Susmitha C (NONUS)" w:date="2017-04-24T10:16:00Z"/>
        </w:rPr>
        <w:pPrChange w:id="1623" w:author="Palacherla, Susmitha C (NONUS)" w:date="2017-04-24T10:16:00Z">
          <w:pPr>
            <w:pStyle w:val="ListParagraph"/>
            <w:numPr>
              <w:ilvl w:val="2"/>
              <w:numId w:val="6"/>
            </w:numPr>
            <w:spacing w:after="0" w:line="240" w:lineRule="auto"/>
            <w:ind w:left="2160" w:hanging="180"/>
            <w:contextualSpacing w:val="0"/>
          </w:pPr>
        </w:pPrChange>
      </w:pPr>
      <w:ins w:id="1624" w:author="Huang, Lili" w:date="2015-09-17T09:18:00Z">
        <w:del w:id="1625" w:author="Palacherla, Susmitha C (NONUS)" w:date="2017-04-24T10:16:00Z">
          <w:r w:rsidDel="00E250E0">
            <w:delText>Close out of the SSRS web tool</w:delText>
          </w:r>
        </w:del>
      </w:ins>
    </w:p>
    <w:p w:rsidR="003B2299" w:rsidDel="00E250E0" w:rsidRDefault="003B2299">
      <w:pPr>
        <w:keepNext/>
        <w:keepLines/>
        <w:numPr>
          <w:ilvl w:val="0"/>
          <w:numId w:val="3"/>
        </w:numPr>
        <w:spacing w:before="480"/>
        <w:ind w:left="0" w:firstLine="0"/>
        <w:outlineLvl w:val="0"/>
        <w:rPr>
          <w:ins w:id="1626" w:author="Huang, Lili" w:date="2015-09-17T09:18:00Z"/>
          <w:del w:id="1627" w:author="Palacherla, Susmitha C (NONUS)" w:date="2017-04-24T10:16:00Z"/>
        </w:rPr>
        <w:pPrChange w:id="1628" w:author="Palacherla, Susmitha C (NONUS)" w:date="2017-04-24T10:16:00Z">
          <w:pPr/>
        </w:pPrChange>
      </w:pPr>
    </w:p>
    <w:p w:rsidR="003B2299" w:rsidDel="00E250E0" w:rsidRDefault="003B2299">
      <w:pPr>
        <w:keepNext/>
        <w:keepLines/>
        <w:numPr>
          <w:ilvl w:val="0"/>
          <w:numId w:val="3"/>
        </w:numPr>
        <w:spacing w:before="480"/>
        <w:ind w:left="0" w:firstLine="0"/>
        <w:outlineLvl w:val="0"/>
        <w:rPr>
          <w:ins w:id="1629" w:author="Huang, Lili" w:date="2015-09-17T09:18:00Z"/>
          <w:del w:id="1630" w:author="Palacherla, Susmitha C (NONUS)" w:date="2017-04-24T10:16:00Z"/>
        </w:rPr>
        <w:pPrChange w:id="1631" w:author="Palacherla, Susmitha C (NONUS)" w:date="2017-04-24T10:16:00Z">
          <w:pPr/>
        </w:pPrChange>
      </w:pPr>
      <w:ins w:id="1632" w:author="Huang, Lili" w:date="2015-09-17T09:18:00Z">
        <w:del w:id="1633" w:author="Palacherla, Susmitha C (NONUS)" w:date="2017-04-24T10:16:00Z">
          <w:r w:rsidDel="00E250E0">
            <w:delText xml:space="preserve">Steps </w:delText>
          </w:r>
        </w:del>
      </w:ins>
      <w:ins w:id="1634" w:author="Huang, Lili" w:date="2015-09-17T09:19:00Z">
        <w:del w:id="1635" w:author="Palacherla, Susmitha C (NONUS)" w:date="2017-04-24T10:16:00Z">
          <w:r w:rsidR="005E4DED" w:rsidDel="00E250E0">
            <w:delText xml:space="preserve">preceded </w:delText>
          </w:r>
        </w:del>
      </w:ins>
      <w:ins w:id="1636" w:author="Huang, Lili" w:date="2015-09-17T09:18:00Z">
        <w:del w:id="1637" w:author="Palacherla, Susmitha C (NONUS)" w:date="2017-04-24T10:16:00Z">
          <w:r w:rsidDel="00E250E0">
            <w:delText>with asterisks (**) will require a GDIT Service Desk ticket to be completed.</w:delText>
          </w:r>
        </w:del>
      </w:ins>
    </w:p>
    <w:p w:rsidR="003B2299" w:rsidRPr="003B2299" w:rsidDel="00E250E0" w:rsidRDefault="003B2299">
      <w:pPr>
        <w:keepNext/>
        <w:keepLines/>
        <w:numPr>
          <w:ilvl w:val="0"/>
          <w:numId w:val="3"/>
        </w:numPr>
        <w:spacing w:before="480"/>
        <w:ind w:left="0" w:firstLine="0"/>
        <w:outlineLvl w:val="0"/>
        <w:rPr>
          <w:ins w:id="1638" w:author="Huang, Lili" w:date="2015-09-17T09:17:00Z"/>
          <w:del w:id="1639" w:author="Palacherla, Susmitha C (NONUS)" w:date="2017-04-24T10:16:00Z"/>
        </w:rPr>
        <w:pPrChange w:id="1640" w:author="Palacherla, Susmitha C (NONUS)" w:date="2017-04-24T10:16:00Z">
          <w:pPr/>
        </w:pPrChange>
      </w:pPr>
    </w:p>
    <w:p w:rsidR="00373EBA" w:rsidRPr="008F746F" w:rsidRDefault="00373EBA">
      <w:pPr>
        <w:keepNext/>
        <w:keepLines/>
        <w:spacing w:before="480" w:after="0"/>
        <w:outlineLvl w:val="0"/>
        <w:rPr>
          <w:rFonts w:ascii="Arial" w:hAnsi="Arial" w:cs="Arial"/>
          <w:b/>
          <w:sz w:val="20"/>
          <w:szCs w:val="20"/>
        </w:rPr>
        <w:pPrChange w:id="1641" w:author="Palacherla, Susmitha C (NONUS)" w:date="2017-04-24T10:16:00Z">
          <w:pPr>
            <w:widowControl w:val="0"/>
            <w:autoSpaceDE w:val="0"/>
            <w:autoSpaceDN w:val="0"/>
            <w:adjustRightInd w:val="0"/>
            <w:spacing w:after="0" w:line="240" w:lineRule="auto"/>
          </w:pPr>
        </w:pPrChange>
      </w:pPr>
    </w:p>
    <w:sectPr w:rsidR="00373EBA" w:rsidRPr="008F746F" w:rsidSect="00D47089">
      <w:headerReference w:type="default" r:id="rId37"/>
      <w:footerReference w:type="default" r:id="rId38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F1814" w:rsidRDefault="007F1814" w:rsidP="009F2A51">
      <w:pPr>
        <w:spacing w:after="0" w:line="240" w:lineRule="auto"/>
      </w:pPr>
      <w:r>
        <w:separator/>
      </w:r>
    </w:p>
  </w:endnote>
  <w:endnote w:type="continuationSeparator" w:id="0">
    <w:p w:rsidR="007F1814" w:rsidRDefault="007F1814" w:rsidP="009F2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Palatino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B16D7" w:rsidRPr="007B53B8" w:rsidRDefault="007B16D7" w:rsidP="00BF6056">
    <w:pPr>
      <w:pStyle w:val="Footer"/>
      <w:tabs>
        <w:tab w:val="right" w:pos="720"/>
      </w:tabs>
      <w:spacing w:after="0"/>
      <w:jc w:val="center"/>
      <w:rPr>
        <w:b/>
        <w:sz w:val="18"/>
        <w:szCs w:val="18"/>
      </w:rPr>
    </w:pPr>
    <w:r w:rsidRPr="00D62F04">
      <w:rPr>
        <w:b/>
        <w:noProof/>
        <w:sz w:val="18"/>
        <w:szCs w:val="18"/>
      </w:rPr>
      <mc:AlternateContent>
        <mc:Choice Requires="wps">
          <w:drawing>
            <wp:anchor distT="0" distB="0" distL="114300" distR="114300" simplePos="0" relativeHeight="251661824" behindDoc="0" locked="0" layoutInCell="0" allowOverlap="1" wp14:anchorId="73D408F6" wp14:editId="2868BE9A">
              <wp:simplePos x="0" y="0"/>
              <wp:positionH relativeFrom="column">
                <wp:posOffset>0</wp:posOffset>
              </wp:positionH>
              <wp:positionV relativeFrom="paragraph">
                <wp:posOffset>22860</wp:posOffset>
              </wp:positionV>
              <wp:extent cx="6035040" cy="0"/>
              <wp:effectExtent l="9525" t="13335" r="13335" b="5715"/>
              <wp:wrapNone/>
              <wp:docPr id="7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3504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A2AC220" id="Line 1" o:spid="_x0000_s1026" style="position:absolute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.8pt" to="475.2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" o:allowincell="f"/>
          </w:pict>
        </mc:Fallback>
      </mc:AlternateContent>
    </w:r>
    <w:r w:rsidRPr="00D62F04">
      <w:rPr>
        <w:b/>
        <w:sz w:val="18"/>
        <w:szCs w:val="18"/>
      </w:rPr>
      <w:t xml:space="preserve"> </w:t>
    </w:r>
    <w:r>
      <w:rPr>
        <w:b/>
        <w:sz w:val="18"/>
        <w:szCs w:val="18"/>
      </w:rPr>
      <w:t>General Dynamics Information Technology</w:t>
    </w:r>
    <w:r w:rsidRPr="007B53B8">
      <w:rPr>
        <w:b/>
        <w:sz w:val="18"/>
        <w:szCs w:val="18"/>
      </w:rPr>
      <w:t xml:space="preserve"> - </w:t>
    </w:r>
    <w:r>
      <w:rPr>
        <w:b/>
        <w:sz w:val="18"/>
        <w:szCs w:val="18"/>
      </w:rPr>
      <w:t>Proprietary</w:t>
    </w:r>
  </w:p>
  <w:p w:rsidR="007B16D7" w:rsidRDefault="007B16D7" w:rsidP="00BF6056">
    <w:pPr>
      <w:pStyle w:val="Footer"/>
      <w:tabs>
        <w:tab w:val="right" w:pos="720"/>
      </w:tabs>
      <w:spacing w:after="0"/>
      <w:jc w:val="center"/>
      <w:rPr>
        <w:b/>
        <w:sz w:val="18"/>
        <w:szCs w:val="18"/>
      </w:rPr>
    </w:pPr>
    <w:r w:rsidRPr="007B53B8">
      <w:rPr>
        <w:b/>
        <w:sz w:val="18"/>
        <w:szCs w:val="18"/>
      </w:rPr>
      <w:t>Controlled if Electronic - Uncontrolled if Printed</w:t>
    </w:r>
  </w:p>
  <w:p w:rsidR="007B16D7" w:rsidRPr="0091531A" w:rsidRDefault="007B16D7" w:rsidP="00BF6056">
    <w:pPr>
      <w:pStyle w:val="Footer"/>
      <w:jc w:val="center"/>
      <w:rPr>
        <w:b/>
        <w:sz w:val="18"/>
        <w:szCs w:val="18"/>
      </w:rPr>
    </w:pPr>
    <w:r>
      <w:rPr>
        <w:noProof/>
      </w:rPr>
      <w:drawing>
        <wp:inline distT="0" distB="0" distL="0" distR="0" wp14:anchorId="753C0058" wp14:editId="19E62D1A">
          <wp:extent cx="2647950" cy="313910"/>
          <wp:effectExtent l="0" t="0" r="0" b="0"/>
          <wp:docPr id="18" name="Picture 18" descr="http://teamworks.gdit.com/uploadedImages/HQ/Communications/Logos/gd_it_logoColorJPG(1)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http://teamworks.gdit.com/uploadedImages/HQ/Communications/Logos/gd_it_logoColorJPG(1)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14686" cy="32182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7B16D7" w:rsidRDefault="007B16D7" w:rsidP="0013673F">
    <w:pPr>
      <w:tabs>
        <w:tab w:val="left" w:pos="4320"/>
        <w:tab w:val="right" w:pos="9630"/>
      </w:tabs>
      <w:rPr>
        <w:rFonts w:ascii="Arial Black" w:hAnsi="Arial Black"/>
        <w:sz w:val="20"/>
      </w:rPr>
    </w:pPr>
    <w:r>
      <w:rPr>
        <w:b/>
        <w:sz w:val="18"/>
      </w:rPr>
      <w:tab/>
    </w:r>
    <w:r>
      <w:rPr>
        <w:sz w:val="18"/>
      </w:rPr>
      <w:t xml:space="preserve">Page </w:t>
    </w:r>
    <w:r>
      <w:rPr>
        <w:rStyle w:val="PageNumber"/>
        <w:sz w:val="18"/>
      </w:rPr>
      <w:fldChar w:fldCharType="begin"/>
    </w:r>
    <w:r>
      <w:rPr>
        <w:rStyle w:val="PageNumber"/>
        <w:sz w:val="18"/>
      </w:rPr>
      <w:instrText xml:space="preserve"> PAGE </w:instrText>
    </w:r>
    <w:r>
      <w:rPr>
        <w:rStyle w:val="PageNumber"/>
        <w:sz w:val="18"/>
      </w:rPr>
      <w:fldChar w:fldCharType="separate"/>
    </w:r>
    <w:r w:rsidR="00E33641">
      <w:rPr>
        <w:rStyle w:val="PageNumber"/>
        <w:noProof/>
        <w:sz w:val="18"/>
      </w:rPr>
      <w:t>23</w:t>
    </w:r>
    <w:r>
      <w:rPr>
        <w:rStyle w:val="PageNumber"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F1814" w:rsidRDefault="007F1814" w:rsidP="009F2A51">
      <w:pPr>
        <w:spacing w:after="0" w:line="240" w:lineRule="auto"/>
      </w:pPr>
      <w:r>
        <w:separator/>
      </w:r>
    </w:p>
  </w:footnote>
  <w:footnote w:type="continuationSeparator" w:id="0">
    <w:p w:rsidR="007F1814" w:rsidRDefault="007F1814" w:rsidP="009F2A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B16D7" w:rsidRDefault="007B16D7" w:rsidP="00BF6056">
    <w:pPr>
      <w:pStyle w:val="headingstuff"/>
      <w:ind w:left="4320" w:firstLine="720"/>
      <w:jc w:val="right"/>
    </w:pPr>
    <w:r>
      <w:rPr>
        <w:noProof/>
      </w:rPr>
      <w:drawing>
        <wp:inline distT="0" distB="0" distL="0" distR="0" wp14:anchorId="2A778CFD" wp14:editId="4768850A">
          <wp:extent cx="904875" cy="314325"/>
          <wp:effectExtent l="0" t="0" r="9525" b="9525"/>
          <wp:docPr id="9" name="Picture 9" descr="C:\bit9prog\dev\cms\Assignment and Exception Tool\Code\Assignment and Exception Tracking System\Images\CCO-grey_whitebackground_smal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bit9prog\dev\cms\Assignment and Exception Tool\Code\Assignment and Exception Tracking System\Images\CCO-grey_whitebackground_small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04875" cy="314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w:drawing>
        <wp:anchor distT="0" distB="0" distL="114300" distR="114300" simplePos="0" relativeHeight="251659776" behindDoc="0" locked="0" layoutInCell="1" allowOverlap="1" wp14:anchorId="0FC49888" wp14:editId="041C4492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1234440" cy="456565"/>
          <wp:effectExtent l="0" t="0" r="3810" b="635"/>
          <wp:wrapNone/>
          <wp:docPr id="16" name="Picture 16" descr="CMS_Logo_4Clr_Ct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CMS_Logo_4Clr_Ctd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34440" cy="4565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  <w:p w:rsidR="007B16D7" w:rsidRDefault="007B16D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5941FF"/>
    <w:multiLevelType w:val="hybridMultilevel"/>
    <w:tmpl w:val="E718088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711B17"/>
    <w:multiLevelType w:val="hybridMultilevel"/>
    <w:tmpl w:val="5F5604C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F83A82"/>
    <w:multiLevelType w:val="hybridMultilevel"/>
    <w:tmpl w:val="A294AA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2A73CF"/>
    <w:multiLevelType w:val="hybridMultilevel"/>
    <w:tmpl w:val="5EF42802"/>
    <w:lvl w:ilvl="0" w:tplc="3BB88D62">
      <w:numFmt w:val="bullet"/>
      <w:lvlText w:val=""/>
      <w:lvlJc w:val="left"/>
      <w:pPr>
        <w:ind w:left="615" w:hanging="360"/>
      </w:pPr>
      <w:rPr>
        <w:rFonts w:ascii="Wingdings" w:eastAsia="Times New Roman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35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0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95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2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55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375" w:hanging="360"/>
      </w:pPr>
      <w:rPr>
        <w:rFonts w:ascii="Wingdings" w:hAnsi="Wingdings" w:hint="default"/>
      </w:rPr>
    </w:lvl>
  </w:abstractNum>
  <w:abstractNum w:abstractNumId="4" w15:restartNumberingAfterBreak="0">
    <w:nsid w:val="443611B0"/>
    <w:multiLevelType w:val="multilevel"/>
    <w:tmpl w:val="F16EA496"/>
    <w:lvl w:ilvl="0">
      <w:start w:val="1"/>
      <w:numFmt w:val="decimal"/>
      <w:lvlText w:val="%1.0"/>
      <w:lvlJc w:val="left"/>
      <w:pPr>
        <w:ind w:left="420" w:hanging="420"/>
      </w:pPr>
      <w:rPr>
        <w:rFonts w:ascii="Calibri" w:hAnsi="Calibri" w:cs="Times New Roman" w:hint="default"/>
        <w:sz w:val="28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ascii="Calibri" w:hAnsi="Calibri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ascii="Calibri" w:hAnsi="Calibri" w:cs="Times New Roman" w:hint="default"/>
        <w:sz w:val="28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ascii="Calibri" w:hAnsi="Calibri" w:cs="Times New Roman" w:hint="default"/>
        <w:sz w:val="28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ascii="Calibri" w:hAnsi="Calibri" w:cs="Times New Roman" w:hint="default"/>
        <w:sz w:val="28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ascii="Calibri" w:hAnsi="Calibri" w:cs="Times New Roman" w:hint="default"/>
        <w:sz w:val="28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ascii="Calibri" w:hAnsi="Calibri" w:cs="Times New Roman" w:hint="default"/>
        <w:sz w:val="28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ascii="Calibri" w:hAnsi="Calibri" w:cs="Times New Roman"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ascii="Calibri" w:hAnsi="Calibri" w:cs="Times New Roman" w:hint="default"/>
        <w:sz w:val="28"/>
      </w:rPr>
    </w:lvl>
  </w:abstractNum>
  <w:abstractNum w:abstractNumId="5" w15:restartNumberingAfterBreak="0">
    <w:nsid w:val="6E7011F1"/>
    <w:multiLevelType w:val="multilevel"/>
    <w:tmpl w:val="0409001D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6" w15:restartNumberingAfterBreak="0">
    <w:nsid w:val="7F262C89"/>
    <w:multiLevelType w:val="hybridMultilevel"/>
    <w:tmpl w:val="7E202BCE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6"/>
  </w:num>
  <w:num w:numId="5">
    <w:abstractNumId w:val="1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5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Palacherla, Susmitha C (NONUS)">
    <w15:presenceInfo w15:providerId="AD" w15:userId="S-1-5-21-560238246-503670158-341402209-633624"/>
  </w15:person>
  <w15:person w15:author="Huang, Lili">
    <w15:presenceInfo w15:providerId="AD" w15:userId="S-1-5-21-560238246-503670158-341402209-63111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trackRevision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2977"/>
    <w:rsid w:val="000143C1"/>
    <w:rsid w:val="0001727F"/>
    <w:rsid w:val="00022646"/>
    <w:rsid w:val="00024AB2"/>
    <w:rsid w:val="000360DC"/>
    <w:rsid w:val="0004360A"/>
    <w:rsid w:val="000450EA"/>
    <w:rsid w:val="000569F1"/>
    <w:rsid w:val="00060E62"/>
    <w:rsid w:val="00061754"/>
    <w:rsid w:val="000A4CCB"/>
    <w:rsid w:val="000C1C25"/>
    <w:rsid w:val="000D0353"/>
    <w:rsid w:val="000D6346"/>
    <w:rsid w:val="000E0CDE"/>
    <w:rsid w:val="000E324A"/>
    <w:rsid w:val="000E346B"/>
    <w:rsid w:val="000E4565"/>
    <w:rsid w:val="000E763C"/>
    <w:rsid w:val="000F22F8"/>
    <w:rsid w:val="00115144"/>
    <w:rsid w:val="0011577F"/>
    <w:rsid w:val="0012383B"/>
    <w:rsid w:val="0013673F"/>
    <w:rsid w:val="00142AA2"/>
    <w:rsid w:val="0015615D"/>
    <w:rsid w:val="0016044C"/>
    <w:rsid w:val="00165AEF"/>
    <w:rsid w:val="00183870"/>
    <w:rsid w:val="001932CE"/>
    <w:rsid w:val="001956D0"/>
    <w:rsid w:val="001B35F6"/>
    <w:rsid w:val="001B4679"/>
    <w:rsid w:val="001C7159"/>
    <w:rsid w:val="001E1C24"/>
    <w:rsid w:val="001E7F6B"/>
    <w:rsid w:val="001F4587"/>
    <w:rsid w:val="00233EA6"/>
    <w:rsid w:val="00236BBD"/>
    <w:rsid w:val="002431EB"/>
    <w:rsid w:val="00243CCC"/>
    <w:rsid w:val="00253739"/>
    <w:rsid w:val="00256F60"/>
    <w:rsid w:val="00262081"/>
    <w:rsid w:val="00263314"/>
    <w:rsid w:val="00265A6D"/>
    <w:rsid w:val="002743FF"/>
    <w:rsid w:val="00286D7F"/>
    <w:rsid w:val="00290CD1"/>
    <w:rsid w:val="00294B4E"/>
    <w:rsid w:val="002A315F"/>
    <w:rsid w:val="002B32B3"/>
    <w:rsid w:val="002B6EC8"/>
    <w:rsid w:val="002C1333"/>
    <w:rsid w:val="002D464C"/>
    <w:rsid w:val="002E58CF"/>
    <w:rsid w:val="002F2FC1"/>
    <w:rsid w:val="002F47D9"/>
    <w:rsid w:val="002F6804"/>
    <w:rsid w:val="00301AD2"/>
    <w:rsid w:val="00320E41"/>
    <w:rsid w:val="003376CE"/>
    <w:rsid w:val="00373EBA"/>
    <w:rsid w:val="00377ADE"/>
    <w:rsid w:val="003A12B2"/>
    <w:rsid w:val="003A31E0"/>
    <w:rsid w:val="003A6C58"/>
    <w:rsid w:val="003B2299"/>
    <w:rsid w:val="003B583A"/>
    <w:rsid w:val="003D00C8"/>
    <w:rsid w:val="003D2977"/>
    <w:rsid w:val="003E1F08"/>
    <w:rsid w:val="0042551C"/>
    <w:rsid w:val="00425565"/>
    <w:rsid w:val="00432150"/>
    <w:rsid w:val="004323CF"/>
    <w:rsid w:val="004564E1"/>
    <w:rsid w:val="00480072"/>
    <w:rsid w:val="0049254A"/>
    <w:rsid w:val="004954C4"/>
    <w:rsid w:val="004A701C"/>
    <w:rsid w:val="004D09FF"/>
    <w:rsid w:val="004D324A"/>
    <w:rsid w:val="004E4265"/>
    <w:rsid w:val="004F390F"/>
    <w:rsid w:val="004F7B11"/>
    <w:rsid w:val="005006E5"/>
    <w:rsid w:val="00500C55"/>
    <w:rsid w:val="00540EA3"/>
    <w:rsid w:val="00544A27"/>
    <w:rsid w:val="0054760A"/>
    <w:rsid w:val="00556F1C"/>
    <w:rsid w:val="00572F34"/>
    <w:rsid w:val="00591671"/>
    <w:rsid w:val="005A7B8E"/>
    <w:rsid w:val="005B4919"/>
    <w:rsid w:val="005D5D20"/>
    <w:rsid w:val="005E4DED"/>
    <w:rsid w:val="00601D0A"/>
    <w:rsid w:val="00623B88"/>
    <w:rsid w:val="00630A4E"/>
    <w:rsid w:val="00644CBA"/>
    <w:rsid w:val="00646DDB"/>
    <w:rsid w:val="00694F80"/>
    <w:rsid w:val="00695E80"/>
    <w:rsid w:val="006B6CDF"/>
    <w:rsid w:val="006E5C91"/>
    <w:rsid w:val="006F292A"/>
    <w:rsid w:val="006F6E8A"/>
    <w:rsid w:val="00703C76"/>
    <w:rsid w:val="007049CC"/>
    <w:rsid w:val="0071452A"/>
    <w:rsid w:val="00714708"/>
    <w:rsid w:val="00732F3C"/>
    <w:rsid w:val="00737DE7"/>
    <w:rsid w:val="00742C76"/>
    <w:rsid w:val="00743479"/>
    <w:rsid w:val="00750891"/>
    <w:rsid w:val="00750EAC"/>
    <w:rsid w:val="0076278D"/>
    <w:rsid w:val="00763A6D"/>
    <w:rsid w:val="00774DD0"/>
    <w:rsid w:val="007776F9"/>
    <w:rsid w:val="007829B2"/>
    <w:rsid w:val="007935E3"/>
    <w:rsid w:val="007A7B19"/>
    <w:rsid w:val="007B16D7"/>
    <w:rsid w:val="007D2A5C"/>
    <w:rsid w:val="007E4ABC"/>
    <w:rsid w:val="007F1814"/>
    <w:rsid w:val="007F250E"/>
    <w:rsid w:val="007F36E6"/>
    <w:rsid w:val="008018A3"/>
    <w:rsid w:val="00814ED8"/>
    <w:rsid w:val="008169E7"/>
    <w:rsid w:val="008212C1"/>
    <w:rsid w:val="0086220A"/>
    <w:rsid w:val="00881025"/>
    <w:rsid w:val="008A38F0"/>
    <w:rsid w:val="008A428D"/>
    <w:rsid w:val="008A5F8C"/>
    <w:rsid w:val="008A6175"/>
    <w:rsid w:val="008C1852"/>
    <w:rsid w:val="008D2EC0"/>
    <w:rsid w:val="008D562D"/>
    <w:rsid w:val="008E1F6F"/>
    <w:rsid w:val="008F746F"/>
    <w:rsid w:val="00905D50"/>
    <w:rsid w:val="009330C3"/>
    <w:rsid w:val="00933E43"/>
    <w:rsid w:val="00950B2C"/>
    <w:rsid w:val="00963D81"/>
    <w:rsid w:val="00965759"/>
    <w:rsid w:val="009856F2"/>
    <w:rsid w:val="009B0B83"/>
    <w:rsid w:val="009B6F24"/>
    <w:rsid w:val="009C0EBF"/>
    <w:rsid w:val="009C3204"/>
    <w:rsid w:val="009C3E14"/>
    <w:rsid w:val="009C71DF"/>
    <w:rsid w:val="009D3AAF"/>
    <w:rsid w:val="009E49BA"/>
    <w:rsid w:val="009E6009"/>
    <w:rsid w:val="009F2A51"/>
    <w:rsid w:val="009F77F3"/>
    <w:rsid w:val="009F7BC0"/>
    <w:rsid w:val="00A05698"/>
    <w:rsid w:val="00A1321B"/>
    <w:rsid w:val="00A31EC2"/>
    <w:rsid w:val="00A361EC"/>
    <w:rsid w:val="00A41103"/>
    <w:rsid w:val="00A45C57"/>
    <w:rsid w:val="00A51166"/>
    <w:rsid w:val="00A55E7D"/>
    <w:rsid w:val="00A65295"/>
    <w:rsid w:val="00AA6CAB"/>
    <w:rsid w:val="00AC2890"/>
    <w:rsid w:val="00AC3ED8"/>
    <w:rsid w:val="00AC6E0C"/>
    <w:rsid w:val="00AC7D88"/>
    <w:rsid w:val="00AD0C30"/>
    <w:rsid w:val="00AE2F98"/>
    <w:rsid w:val="00AF390C"/>
    <w:rsid w:val="00B00F1A"/>
    <w:rsid w:val="00B13830"/>
    <w:rsid w:val="00B146DE"/>
    <w:rsid w:val="00B15619"/>
    <w:rsid w:val="00B17323"/>
    <w:rsid w:val="00B22A0F"/>
    <w:rsid w:val="00B4117A"/>
    <w:rsid w:val="00B541F7"/>
    <w:rsid w:val="00B6739B"/>
    <w:rsid w:val="00B929AC"/>
    <w:rsid w:val="00B94B3A"/>
    <w:rsid w:val="00BD2C9B"/>
    <w:rsid w:val="00BD7627"/>
    <w:rsid w:val="00BD7ED6"/>
    <w:rsid w:val="00BE537A"/>
    <w:rsid w:val="00BF6056"/>
    <w:rsid w:val="00C103E4"/>
    <w:rsid w:val="00C12D20"/>
    <w:rsid w:val="00C12E3D"/>
    <w:rsid w:val="00C17305"/>
    <w:rsid w:val="00C20D15"/>
    <w:rsid w:val="00C33CDA"/>
    <w:rsid w:val="00C35E45"/>
    <w:rsid w:val="00C41DB9"/>
    <w:rsid w:val="00C42AE3"/>
    <w:rsid w:val="00C46AC2"/>
    <w:rsid w:val="00C50FFE"/>
    <w:rsid w:val="00C53166"/>
    <w:rsid w:val="00C57C3E"/>
    <w:rsid w:val="00C83D7D"/>
    <w:rsid w:val="00C84D7D"/>
    <w:rsid w:val="00C84DC7"/>
    <w:rsid w:val="00C96079"/>
    <w:rsid w:val="00CA0761"/>
    <w:rsid w:val="00CA2E1F"/>
    <w:rsid w:val="00CB046C"/>
    <w:rsid w:val="00CB1C69"/>
    <w:rsid w:val="00CE0901"/>
    <w:rsid w:val="00D04BC1"/>
    <w:rsid w:val="00D2025F"/>
    <w:rsid w:val="00D2382E"/>
    <w:rsid w:val="00D3182E"/>
    <w:rsid w:val="00D32094"/>
    <w:rsid w:val="00D37C04"/>
    <w:rsid w:val="00D43FD1"/>
    <w:rsid w:val="00D47089"/>
    <w:rsid w:val="00D63E6E"/>
    <w:rsid w:val="00D721EB"/>
    <w:rsid w:val="00D77877"/>
    <w:rsid w:val="00D80FA8"/>
    <w:rsid w:val="00D91811"/>
    <w:rsid w:val="00DA164B"/>
    <w:rsid w:val="00E012D4"/>
    <w:rsid w:val="00E03889"/>
    <w:rsid w:val="00E1489E"/>
    <w:rsid w:val="00E17182"/>
    <w:rsid w:val="00E173C1"/>
    <w:rsid w:val="00E24F22"/>
    <w:rsid w:val="00E250E0"/>
    <w:rsid w:val="00E33641"/>
    <w:rsid w:val="00E36F9D"/>
    <w:rsid w:val="00E430C0"/>
    <w:rsid w:val="00E5171C"/>
    <w:rsid w:val="00E55462"/>
    <w:rsid w:val="00E57F38"/>
    <w:rsid w:val="00E66759"/>
    <w:rsid w:val="00EA7152"/>
    <w:rsid w:val="00EA7EB2"/>
    <w:rsid w:val="00EB1363"/>
    <w:rsid w:val="00EC6CC1"/>
    <w:rsid w:val="00EE25CC"/>
    <w:rsid w:val="00EF6E91"/>
    <w:rsid w:val="00F00100"/>
    <w:rsid w:val="00F008E1"/>
    <w:rsid w:val="00F06D56"/>
    <w:rsid w:val="00F6022E"/>
    <w:rsid w:val="00F92A3C"/>
    <w:rsid w:val="00FB17B2"/>
    <w:rsid w:val="00FE12DD"/>
    <w:rsid w:val="00FE5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02D45F71-0D8E-4EC8-96DC-17ABA9D56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605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semiHidden/>
    <w:locked/>
    <w:rsid w:val="009F2A51"/>
    <w:rPr>
      <w:rFonts w:cs="Times New Roman"/>
    </w:rPr>
  </w:style>
  <w:style w:type="character" w:styleId="PageNumber">
    <w:name w:val="page number"/>
    <w:uiPriority w:val="99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customStyle="1" w:styleId="TableText">
    <w:name w:val="Table Text"/>
    <w:basedOn w:val="Normal"/>
    <w:rsid w:val="00425565"/>
    <w:pPr>
      <w:spacing w:after="0" w:line="240" w:lineRule="auto"/>
    </w:pPr>
    <w:rPr>
      <w:rFonts w:ascii="Times New Roman" w:hAnsi="Times New Roman"/>
      <w:b/>
      <w:szCs w:val="20"/>
    </w:rPr>
  </w:style>
  <w:style w:type="paragraph" w:styleId="NormalWeb">
    <w:name w:val="Normal (Web)"/>
    <w:basedOn w:val="Normal"/>
    <w:uiPriority w:val="99"/>
    <w:rsid w:val="00425565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customStyle="1" w:styleId="headingstuff">
    <w:name w:val="headingstuff"/>
    <w:rsid w:val="00BF6056"/>
    <w:rPr>
      <w:rFonts w:ascii="Times New Roman" w:hAnsi="Times New Roman" w:cs="Arial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BF605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6F6E8A"/>
    <w:pPr>
      <w:ind w:left="720"/>
      <w:contextualSpacing/>
    </w:pPr>
  </w:style>
  <w:style w:type="table" w:styleId="TableGrid">
    <w:name w:val="Table Grid"/>
    <w:basedOn w:val="TableNormal"/>
    <w:uiPriority w:val="59"/>
    <w:rsid w:val="006F6E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349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3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40" Type="http://schemas.microsoft.com/office/2011/relationships/people" Target="peop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2.jpeg"/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437</TotalTime>
  <Pages>25</Pages>
  <Words>2975</Words>
  <Characters>16963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Vangent, Inc</Company>
  <LinksUpToDate>false</LinksUpToDate>
  <CharactersWithSpaces>19899</CharactersWithSpaces>
  <SharedDoc>false</SharedDoc>
  <HLinks>
    <vt:vector size="6" baseType="variant">
      <vt:variant>
        <vt:i4>4718683</vt:i4>
      </vt:variant>
      <vt:variant>
        <vt:i4>0</vt:i4>
      </vt:variant>
      <vt:variant>
        <vt:i4>0</vt:i4>
      </vt:variant>
      <vt:variant>
        <vt:i4>5</vt:i4>
      </vt:variant>
      <vt:variant>
        <vt:lpwstr>\\VACMSMAPP01\apps\diffMerge\NDW_QCM\QCM_Int_files\GentranBackup\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hinmda</dc:creator>
  <cp:lastModifiedBy>Palacherla, Susmitha C (NONUS)</cp:lastModifiedBy>
  <cp:revision>14</cp:revision>
  <dcterms:created xsi:type="dcterms:W3CDTF">2017-04-18T18:53:00Z</dcterms:created>
  <dcterms:modified xsi:type="dcterms:W3CDTF">2017-04-24T15:12:00Z</dcterms:modified>
</cp:coreProperties>
</file>