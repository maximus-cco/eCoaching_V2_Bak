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D5AEFF" w14:textId="77777777" w:rsidR="00376DAB" w:rsidRDefault="00376DAB" w:rsidP="00376DAB">
      <w:pPr>
        <w:pStyle w:val="Contents"/>
      </w:pPr>
    </w:p>
    <w:p w14:paraId="5DD5AF00" w14:textId="77777777" w:rsidR="00376DAB" w:rsidRDefault="00376DAB" w:rsidP="00376DAB">
      <w:r>
        <w:rPr>
          <w:noProof/>
        </w:rPr>
        <w:drawing>
          <wp:inline distT="0" distB="0" distL="0" distR="0" wp14:anchorId="5DD5B368" wp14:editId="5DD5B369">
            <wp:extent cx="3314700" cy="66675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4700" cy="666750"/>
                    </a:xfrm>
                    <a:prstGeom prst="rect">
                      <a:avLst/>
                    </a:prstGeom>
                    <a:noFill/>
                    <a:ln>
                      <a:noFill/>
                    </a:ln>
                  </pic:spPr>
                </pic:pic>
              </a:graphicData>
            </a:graphic>
          </wp:inline>
        </w:drawing>
      </w:r>
    </w:p>
    <w:p w14:paraId="5DD5AF01" w14:textId="77777777" w:rsidR="00376DAB" w:rsidRDefault="00376DAB" w:rsidP="00376DAB"/>
    <w:p w14:paraId="5DD5AF02" w14:textId="77777777" w:rsidR="00376DAB" w:rsidRDefault="00376DAB" w:rsidP="00376DAB"/>
    <w:p w14:paraId="5DD5AF03" w14:textId="77777777" w:rsidR="00376DAB" w:rsidRDefault="00376DAB" w:rsidP="00376DAB"/>
    <w:p w14:paraId="5DD5AF04" w14:textId="77777777" w:rsidR="00376DAB" w:rsidRPr="0068071B" w:rsidRDefault="00376DAB" w:rsidP="00376DAB">
      <w:pPr>
        <w:jc w:val="center"/>
        <w:rPr>
          <w:color w:val="336699"/>
          <w:sz w:val="72"/>
          <w:szCs w:val="72"/>
        </w:rPr>
      </w:pPr>
    </w:p>
    <w:p w14:paraId="5DD5AF05" w14:textId="77777777" w:rsidR="00376DAB" w:rsidRPr="0068071B" w:rsidRDefault="00376DAB" w:rsidP="00376DAB">
      <w:pPr>
        <w:jc w:val="center"/>
        <w:rPr>
          <w:color w:val="336699"/>
          <w:sz w:val="72"/>
          <w:szCs w:val="72"/>
        </w:rPr>
      </w:pPr>
      <w:r>
        <w:rPr>
          <w:color w:val="336699"/>
          <w:sz w:val="72"/>
          <w:szCs w:val="72"/>
        </w:rPr>
        <w:t>Engineering Design Document</w:t>
      </w:r>
    </w:p>
    <w:p w14:paraId="5DD5AF06" w14:textId="77777777" w:rsidR="00376DAB" w:rsidRDefault="00376DAB" w:rsidP="00376DAB"/>
    <w:p w14:paraId="5DD5AF07" w14:textId="64FAC206" w:rsidR="00376DAB" w:rsidRPr="0068071B" w:rsidRDefault="00C95DF9" w:rsidP="00376DAB">
      <w:pPr>
        <w:jc w:val="center"/>
        <w:rPr>
          <w:color w:val="336699"/>
          <w:sz w:val="72"/>
          <w:szCs w:val="72"/>
        </w:rPr>
      </w:pPr>
      <w:proofErr w:type="gramStart"/>
      <w:r>
        <w:rPr>
          <w:color w:val="336699"/>
          <w:sz w:val="72"/>
          <w:szCs w:val="72"/>
        </w:rPr>
        <w:t>eCoaching</w:t>
      </w:r>
      <w:proofErr w:type="gramEnd"/>
      <w:r>
        <w:rPr>
          <w:color w:val="336699"/>
          <w:sz w:val="72"/>
          <w:szCs w:val="72"/>
        </w:rPr>
        <w:t xml:space="preserve"> Log</w:t>
      </w:r>
    </w:p>
    <w:p w14:paraId="5DD5AF08" w14:textId="77777777" w:rsidR="00376DAB" w:rsidRDefault="00376DAB" w:rsidP="00376DAB">
      <w:pPr>
        <w:pStyle w:val="Contents"/>
      </w:pPr>
    </w:p>
    <w:p w14:paraId="5DD5AF09" w14:textId="77777777" w:rsidR="00376DAB" w:rsidRDefault="00376DAB" w:rsidP="00376DAB">
      <w:pPr>
        <w:pStyle w:val="Contents"/>
      </w:pPr>
    </w:p>
    <w:p w14:paraId="5DD5AF0A" w14:textId="77777777" w:rsidR="00376DAB" w:rsidRDefault="00376DAB" w:rsidP="00376DAB">
      <w:pPr>
        <w:pStyle w:val="Contents"/>
      </w:pPr>
    </w:p>
    <w:p w14:paraId="5DD5AF0B" w14:textId="77777777" w:rsidR="00376DAB" w:rsidRDefault="00376DAB" w:rsidP="00376DAB">
      <w:pPr>
        <w:pStyle w:val="Contents"/>
      </w:pPr>
    </w:p>
    <w:p w14:paraId="5DD5AF0C" w14:textId="77777777" w:rsidR="00376DAB" w:rsidRDefault="00376DAB" w:rsidP="00376DAB">
      <w:pPr>
        <w:pStyle w:val="Contents"/>
      </w:pPr>
    </w:p>
    <w:p w14:paraId="5DD5AF0D" w14:textId="77777777" w:rsidR="00376DAB" w:rsidRDefault="00376DAB" w:rsidP="00376DAB">
      <w:pPr>
        <w:pStyle w:val="Contents"/>
      </w:pPr>
    </w:p>
    <w:p w14:paraId="5DD5AF0E" w14:textId="77777777" w:rsidR="00376DAB" w:rsidRDefault="00376DAB" w:rsidP="00376DAB">
      <w:pPr>
        <w:pStyle w:val="Contents"/>
      </w:pPr>
    </w:p>
    <w:p w14:paraId="5DD5AF0F" w14:textId="77777777" w:rsidR="00376DAB" w:rsidRDefault="00376DAB" w:rsidP="00376DAB">
      <w:pPr>
        <w:pStyle w:val="Contents"/>
      </w:pPr>
    </w:p>
    <w:p w14:paraId="5DD5AF10" w14:textId="77777777" w:rsidR="00376DAB" w:rsidRDefault="00376DAB" w:rsidP="00376DAB">
      <w:pPr>
        <w:pStyle w:val="Contents"/>
      </w:pPr>
    </w:p>
    <w:p w14:paraId="5DD5AF11" w14:textId="77777777" w:rsidR="00376DAB" w:rsidRDefault="00376DAB" w:rsidP="00376DAB">
      <w:pPr>
        <w:pStyle w:val="Contents"/>
      </w:pPr>
    </w:p>
    <w:p w14:paraId="5DD5AF12" w14:textId="77777777" w:rsidR="00376DAB" w:rsidRDefault="00376DAB" w:rsidP="00376DAB">
      <w:pPr>
        <w:pStyle w:val="Contents"/>
      </w:pPr>
    </w:p>
    <w:p w14:paraId="5DD5AF13" w14:textId="77777777" w:rsidR="00376DAB" w:rsidRDefault="00376DAB" w:rsidP="00376DAB">
      <w:pPr>
        <w:pStyle w:val="Contents"/>
      </w:pPr>
    </w:p>
    <w:p w14:paraId="5DD5AF14" w14:textId="77777777" w:rsidR="00376DAB" w:rsidRDefault="00376DAB" w:rsidP="00376DAB">
      <w:pPr>
        <w:pStyle w:val="Contents"/>
      </w:pPr>
    </w:p>
    <w:p w14:paraId="5DD5AF15" w14:textId="77777777" w:rsidR="00376DAB" w:rsidRDefault="00376DAB" w:rsidP="00376DAB">
      <w:pPr>
        <w:pStyle w:val="Contents"/>
      </w:pPr>
    </w:p>
    <w:p w14:paraId="5DD5AF16" w14:textId="77777777" w:rsidR="00376DAB" w:rsidRDefault="00376DAB" w:rsidP="00376DAB">
      <w:pPr>
        <w:pStyle w:val="Contents"/>
      </w:pPr>
    </w:p>
    <w:p w14:paraId="5DD5AF17" w14:textId="77777777" w:rsidR="00376DAB" w:rsidRDefault="00376DAB" w:rsidP="00376DAB">
      <w:pPr>
        <w:pStyle w:val="Contents"/>
      </w:pPr>
    </w:p>
    <w:p w14:paraId="5DD5AF18" w14:textId="77777777" w:rsidR="00376DAB" w:rsidRDefault="00376DAB" w:rsidP="00376DAB">
      <w:pPr>
        <w:pStyle w:val="Contents"/>
      </w:pPr>
    </w:p>
    <w:p w14:paraId="5DD5AF19" w14:textId="77777777" w:rsidR="00376DAB" w:rsidRPr="00FE235E" w:rsidRDefault="00376DAB" w:rsidP="00376DAB">
      <w:pPr>
        <w:pStyle w:val="Contents"/>
      </w:pPr>
      <w:r w:rsidRPr="00FE235E">
        <w:t>Revision History</w:t>
      </w:r>
    </w:p>
    <w:tbl>
      <w:tblPr>
        <w:tblW w:w="950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376DAB" w:rsidRPr="00FE235E" w14:paraId="5DD5AF1E" w14:textId="77777777" w:rsidTr="00376DAB">
        <w:tc>
          <w:tcPr>
            <w:tcW w:w="2304" w:type="dxa"/>
            <w:shd w:val="clear" w:color="auto" w:fill="EAEAEA"/>
          </w:tcPr>
          <w:p w14:paraId="5DD5AF1A" w14:textId="77777777" w:rsidR="00376DAB" w:rsidRPr="00FE235E" w:rsidRDefault="00376DAB" w:rsidP="00376DAB">
            <w:pPr>
              <w:pStyle w:val="Tabletext0"/>
              <w:jc w:val="center"/>
              <w:rPr>
                <w:b/>
              </w:rPr>
            </w:pPr>
            <w:r w:rsidRPr="00FE235E">
              <w:rPr>
                <w:b/>
              </w:rPr>
              <w:t>Date</w:t>
            </w:r>
          </w:p>
        </w:tc>
        <w:tc>
          <w:tcPr>
            <w:tcW w:w="1152" w:type="dxa"/>
            <w:shd w:val="clear" w:color="auto" w:fill="EAEAEA"/>
          </w:tcPr>
          <w:p w14:paraId="5DD5AF1B" w14:textId="77777777" w:rsidR="00376DAB" w:rsidRPr="00FE235E" w:rsidRDefault="00376DAB" w:rsidP="00376DAB">
            <w:pPr>
              <w:pStyle w:val="Tabletext0"/>
              <w:jc w:val="center"/>
              <w:rPr>
                <w:b/>
              </w:rPr>
            </w:pPr>
            <w:r w:rsidRPr="00FE235E">
              <w:rPr>
                <w:b/>
              </w:rPr>
              <w:t>Version</w:t>
            </w:r>
          </w:p>
        </w:tc>
        <w:tc>
          <w:tcPr>
            <w:tcW w:w="3744" w:type="dxa"/>
            <w:shd w:val="clear" w:color="auto" w:fill="EAEAEA"/>
          </w:tcPr>
          <w:p w14:paraId="5DD5AF1C" w14:textId="77777777" w:rsidR="00376DAB" w:rsidRPr="00FE235E" w:rsidRDefault="00376DAB" w:rsidP="00376DAB">
            <w:pPr>
              <w:pStyle w:val="Tabletext0"/>
              <w:jc w:val="center"/>
              <w:rPr>
                <w:b/>
              </w:rPr>
            </w:pPr>
            <w:r w:rsidRPr="00FE235E">
              <w:rPr>
                <w:b/>
              </w:rPr>
              <w:t>Description</w:t>
            </w:r>
          </w:p>
        </w:tc>
        <w:tc>
          <w:tcPr>
            <w:tcW w:w="2304" w:type="dxa"/>
            <w:shd w:val="clear" w:color="auto" w:fill="EAEAEA"/>
          </w:tcPr>
          <w:p w14:paraId="5DD5AF1D" w14:textId="77777777" w:rsidR="00376DAB" w:rsidRPr="00FE235E" w:rsidRDefault="00376DAB" w:rsidP="00376DAB">
            <w:pPr>
              <w:pStyle w:val="Tabletext0"/>
              <w:jc w:val="center"/>
              <w:rPr>
                <w:b/>
              </w:rPr>
            </w:pPr>
            <w:r w:rsidRPr="00FE235E">
              <w:rPr>
                <w:b/>
              </w:rPr>
              <w:t>Author</w:t>
            </w:r>
          </w:p>
        </w:tc>
      </w:tr>
      <w:tr w:rsidR="00376DAB" w:rsidRPr="00FE235E" w14:paraId="5DD5AF23" w14:textId="77777777" w:rsidTr="00376DAB">
        <w:tc>
          <w:tcPr>
            <w:tcW w:w="2304" w:type="dxa"/>
          </w:tcPr>
          <w:p w14:paraId="5DD5AF1F" w14:textId="15AC44EA" w:rsidR="003A1FCC" w:rsidRPr="00FE235E" w:rsidRDefault="003A1FCC" w:rsidP="00376DAB">
            <w:pPr>
              <w:pStyle w:val="Tabletext0"/>
            </w:pPr>
            <w:r>
              <w:t>1/13/2014</w:t>
            </w:r>
          </w:p>
        </w:tc>
        <w:tc>
          <w:tcPr>
            <w:tcW w:w="1152" w:type="dxa"/>
          </w:tcPr>
          <w:p w14:paraId="5DD5AF20" w14:textId="03C46BA0" w:rsidR="00376DAB" w:rsidRPr="00FE235E" w:rsidRDefault="002742AF" w:rsidP="00376DAB">
            <w:pPr>
              <w:pStyle w:val="Tabletext0"/>
            </w:pPr>
            <w:r>
              <w:t>1.0</w:t>
            </w:r>
          </w:p>
        </w:tc>
        <w:tc>
          <w:tcPr>
            <w:tcW w:w="3744" w:type="dxa"/>
          </w:tcPr>
          <w:p w14:paraId="5DD5AF21" w14:textId="77777777" w:rsidR="00376DAB" w:rsidRPr="00FE235E" w:rsidRDefault="00376DAB" w:rsidP="00376DAB">
            <w:pPr>
              <w:pStyle w:val="Tabletext0"/>
            </w:pPr>
            <w:r w:rsidRPr="00FE235E">
              <w:t>Initial Draft</w:t>
            </w:r>
          </w:p>
        </w:tc>
        <w:tc>
          <w:tcPr>
            <w:tcW w:w="2304" w:type="dxa"/>
          </w:tcPr>
          <w:p w14:paraId="5DD5AF22" w14:textId="58234C71" w:rsidR="00376DAB" w:rsidRPr="00FE235E" w:rsidRDefault="00C95DF9" w:rsidP="00376DAB">
            <w:pPr>
              <w:pStyle w:val="Tabletext0"/>
            </w:pPr>
            <w:r>
              <w:t>Keith Luegering</w:t>
            </w:r>
          </w:p>
        </w:tc>
      </w:tr>
      <w:tr w:rsidR="00376DAB" w:rsidRPr="00FE235E" w14:paraId="5DD5AF28" w14:textId="77777777" w:rsidTr="00376DAB">
        <w:tc>
          <w:tcPr>
            <w:tcW w:w="2304" w:type="dxa"/>
          </w:tcPr>
          <w:p w14:paraId="5DD5AF24" w14:textId="28FB58CC" w:rsidR="00376DAB" w:rsidRPr="00FE235E" w:rsidRDefault="003A1FCC" w:rsidP="00376DAB">
            <w:pPr>
              <w:pStyle w:val="Tabletext0"/>
            </w:pPr>
            <w:r>
              <w:t>5/9/2014</w:t>
            </w:r>
          </w:p>
        </w:tc>
        <w:tc>
          <w:tcPr>
            <w:tcW w:w="1152" w:type="dxa"/>
          </w:tcPr>
          <w:p w14:paraId="5DD5AF25" w14:textId="14E223CF" w:rsidR="00376DAB" w:rsidRPr="00FE235E" w:rsidRDefault="003A1FCC" w:rsidP="00376DAB">
            <w:pPr>
              <w:pStyle w:val="Tabletext0"/>
            </w:pPr>
            <w:r>
              <w:t>2.0</w:t>
            </w:r>
          </w:p>
        </w:tc>
        <w:tc>
          <w:tcPr>
            <w:tcW w:w="3744" w:type="dxa"/>
          </w:tcPr>
          <w:p w14:paraId="5DD5AF26" w14:textId="42846A21" w:rsidR="00376DAB" w:rsidRPr="00FE235E" w:rsidRDefault="003A1FCC" w:rsidP="00376DAB">
            <w:pPr>
              <w:pStyle w:val="Tabletext0"/>
            </w:pPr>
            <w:r>
              <w:t>OY 2 Update</w:t>
            </w:r>
          </w:p>
        </w:tc>
        <w:tc>
          <w:tcPr>
            <w:tcW w:w="2304" w:type="dxa"/>
          </w:tcPr>
          <w:p w14:paraId="5DD5AF27" w14:textId="6CE85B16" w:rsidR="00376DAB" w:rsidRPr="00FE235E" w:rsidRDefault="003A1FCC" w:rsidP="00376DAB">
            <w:pPr>
              <w:pStyle w:val="Tabletext0"/>
            </w:pPr>
            <w:r>
              <w:t>Tim Queen</w:t>
            </w:r>
          </w:p>
        </w:tc>
      </w:tr>
      <w:tr w:rsidR="00376DAB" w:rsidRPr="00FE235E" w14:paraId="5DD5AF2D" w14:textId="77777777" w:rsidTr="00376DAB">
        <w:tc>
          <w:tcPr>
            <w:tcW w:w="2304" w:type="dxa"/>
          </w:tcPr>
          <w:p w14:paraId="5DD5AF29" w14:textId="17BB0AED" w:rsidR="00376DAB" w:rsidRPr="00FE235E" w:rsidRDefault="00B14107" w:rsidP="00376DAB">
            <w:pPr>
              <w:pStyle w:val="Tabletext0"/>
            </w:pPr>
            <w:ins w:id="0" w:author="Augustin, Jourdain M" w:date="2015-03-03T13:26:00Z">
              <w:r>
                <w:t>03/03/2015</w:t>
              </w:r>
            </w:ins>
          </w:p>
        </w:tc>
        <w:tc>
          <w:tcPr>
            <w:tcW w:w="1152" w:type="dxa"/>
          </w:tcPr>
          <w:p w14:paraId="5DD5AF2A" w14:textId="77777777" w:rsidR="00376DAB" w:rsidRPr="00FE235E" w:rsidRDefault="00376DAB" w:rsidP="00376DAB">
            <w:pPr>
              <w:pStyle w:val="Tabletext0"/>
            </w:pPr>
          </w:p>
        </w:tc>
        <w:tc>
          <w:tcPr>
            <w:tcW w:w="3744" w:type="dxa"/>
          </w:tcPr>
          <w:p w14:paraId="545FDCC5" w14:textId="56A4583E" w:rsidR="00B14107" w:rsidRDefault="00B14107" w:rsidP="00376DAB">
            <w:pPr>
              <w:pStyle w:val="Tabletext0"/>
              <w:rPr>
                <w:ins w:id="1" w:author="Augustin, Jourdain M" w:date="2015-03-04T11:24:00Z"/>
              </w:rPr>
            </w:pPr>
            <w:ins w:id="2" w:author="Augustin, Jourdain M" w:date="2015-03-03T13:26:00Z">
              <w:r>
                <w:t>SCR 14418</w:t>
              </w:r>
            </w:ins>
            <w:ins w:id="3" w:author="Augustin, Jourdain M" w:date="2015-03-04T11:24:00Z">
              <w:r w:rsidR="00597FB3">
                <w:t>:</w:t>
              </w:r>
            </w:ins>
            <w:ins w:id="4" w:author="Augustin, Jourdain M" w:date="2015-03-03T13:26:00Z">
              <w:r>
                <w:t xml:space="preserve"> </w:t>
              </w:r>
            </w:ins>
          </w:p>
          <w:p w14:paraId="71F74F8E" w14:textId="3DC299B2" w:rsidR="00376DAB" w:rsidRDefault="00B14107" w:rsidP="00597FB3">
            <w:pPr>
              <w:pStyle w:val="Tabletext0"/>
              <w:numPr>
                <w:ilvl w:val="0"/>
                <w:numId w:val="35"/>
              </w:numPr>
              <w:rPr>
                <w:ins w:id="5" w:author="Augustin, Jourdain M" w:date="2015-03-03T13:28:00Z"/>
              </w:rPr>
              <w:pPrChange w:id="6" w:author="Augustin, Jourdain M" w:date="2015-03-04T11:24:00Z">
                <w:pPr>
                  <w:pStyle w:val="Tabletext0"/>
                </w:pPr>
              </w:pPrChange>
            </w:pPr>
            <w:ins w:id="7" w:author="Augustin, Jourdain M" w:date="2015-03-03T13:28:00Z">
              <w:r>
                <w:t>U</w:t>
              </w:r>
            </w:ins>
            <w:ins w:id="8" w:author="Augustin, Jourdain M" w:date="2015-03-03T13:26:00Z">
              <w:r>
                <w:t xml:space="preserve">pdated </w:t>
              </w:r>
            </w:ins>
            <w:ins w:id="9" w:author="Augustin, Jourdain M" w:date="2015-03-03T13:28:00Z">
              <w:r>
                <w:t>architecture diagram with new web server name(s)</w:t>
              </w:r>
            </w:ins>
            <w:ins w:id="10" w:author="Augustin, Jourdain M" w:date="2015-03-03T13:29:00Z">
              <w:r>
                <w:t xml:space="preserve"> – page 7</w:t>
              </w:r>
            </w:ins>
            <w:ins w:id="11" w:author="Augustin, Jourdain M" w:date="2015-03-04T11:24:00Z">
              <w:r w:rsidR="00597FB3">
                <w:t xml:space="preserve"> – 1.</w:t>
              </w:r>
            </w:ins>
            <w:ins w:id="12" w:author="Augustin, Jourdain M" w:date="2015-03-04T11:25:00Z">
              <w:r w:rsidR="00597FB3">
                <w:t>4</w:t>
              </w:r>
            </w:ins>
          </w:p>
          <w:p w14:paraId="6BB1CA05" w14:textId="60787116" w:rsidR="00B14107" w:rsidRDefault="00B14107" w:rsidP="00597FB3">
            <w:pPr>
              <w:pStyle w:val="Tabletext0"/>
              <w:numPr>
                <w:ilvl w:val="0"/>
                <w:numId w:val="35"/>
              </w:numPr>
              <w:rPr>
                <w:ins w:id="13" w:author="Augustin, Jourdain M" w:date="2015-03-04T10:09:00Z"/>
              </w:rPr>
              <w:pPrChange w:id="14" w:author="Augustin, Jourdain M" w:date="2015-03-04T11:24:00Z">
                <w:pPr>
                  <w:pStyle w:val="Tabletext0"/>
                </w:pPr>
              </w:pPrChange>
            </w:pPr>
            <w:ins w:id="15" w:author="Augustin, Jourdain M" w:date="2015-03-03T13:28:00Z">
              <w:r>
                <w:t xml:space="preserve">Updated </w:t>
              </w:r>
            </w:ins>
            <w:ins w:id="16" w:author="Augustin, Jourdain M" w:date="2015-03-04T11:26:00Z">
              <w:r w:rsidR="00597FB3">
                <w:t xml:space="preserve">server name and IP address in </w:t>
              </w:r>
            </w:ins>
            <w:ins w:id="17" w:author="Augustin, Jourdain M" w:date="2015-03-03T13:29:00Z">
              <w:r>
                <w:t>hardware description requirements – page 8</w:t>
              </w:r>
            </w:ins>
            <w:ins w:id="18" w:author="Augustin, Jourdain M" w:date="2015-03-04T11:26:00Z">
              <w:r w:rsidR="00597FB3">
                <w:t xml:space="preserve"> – 1.5</w:t>
              </w:r>
            </w:ins>
          </w:p>
          <w:p w14:paraId="5DD5AF2B" w14:textId="466845C2" w:rsidR="00AD7B23" w:rsidRPr="00FE235E" w:rsidRDefault="00AD7B23" w:rsidP="00597FB3">
            <w:pPr>
              <w:pStyle w:val="Tabletext0"/>
              <w:numPr>
                <w:ilvl w:val="0"/>
                <w:numId w:val="35"/>
              </w:numPr>
              <w:pPrChange w:id="19" w:author="Augustin, Jourdain M" w:date="2015-03-04T11:24:00Z">
                <w:pPr>
                  <w:pStyle w:val="Tabletext0"/>
                </w:pPr>
              </w:pPrChange>
            </w:pPr>
            <w:ins w:id="20" w:author="Augustin, Jourdain M" w:date="2015-03-04T10:09:00Z">
              <w:r>
                <w:t>Updated IIS version from 7 to 8</w:t>
              </w:r>
            </w:ins>
            <w:ins w:id="21" w:author="Augustin, Jourdain M" w:date="2015-03-04T11:27:00Z">
              <w:r w:rsidR="00597FB3">
                <w:t xml:space="preserve"> in software description requirements</w:t>
              </w:r>
            </w:ins>
            <w:bookmarkStart w:id="22" w:name="_GoBack"/>
            <w:bookmarkEnd w:id="22"/>
            <w:ins w:id="23" w:author="Augustin, Jourdain M" w:date="2015-03-04T10:09:00Z">
              <w:r>
                <w:t xml:space="preserve"> – page 9 </w:t>
              </w:r>
            </w:ins>
            <w:ins w:id="24" w:author="Augustin, Jourdain M" w:date="2015-03-04T11:27:00Z">
              <w:r w:rsidR="00597FB3">
                <w:t>– 1.6</w:t>
              </w:r>
            </w:ins>
          </w:p>
        </w:tc>
        <w:tc>
          <w:tcPr>
            <w:tcW w:w="2304" w:type="dxa"/>
          </w:tcPr>
          <w:p w14:paraId="5DD5AF2C" w14:textId="2836AB8C" w:rsidR="00376DAB" w:rsidRPr="00FE235E" w:rsidRDefault="00B14107" w:rsidP="00376DAB">
            <w:pPr>
              <w:pStyle w:val="Tabletext0"/>
            </w:pPr>
            <w:ins w:id="25" w:author="Augustin, Jourdain M" w:date="2015-03-03T13:27:00Z">
              <w:r>
                <w:t>Jourdain Augustin</w:t>
              </w:r>
            </w:ins>
          </w:p>
        </w:tc>
      </w:tr>
      <w:tr w:rsidR="00376DAB" w:rsidRPr="00FE235E" w14:paraId="5DD5AF32" w14:textId="77777777" w:rsidTr="00376DAB">
        <w:tc>
          <w:tcPr>
            <w:tcW w:w="2304" w:type="dxa"/>
          </w:tcPr>
          <w:p w14:paraId="5DD5AF2E" w14:textId="37B3DD44" w:rsidR="00376DAB" w:rsidRPr="00FE235E" w:rsidRDefault="00376DAB" w:rsidP="00376DAB">
            <w:pPr>
              <w:pStyle w:val="Tabletext0"/>
            </w:pPr>
          </w:p>
        </w:tc>
        <w:tc>
          <w:tcPr>
            <w:tcW w:w="1152" w:type="dxa"/>
          </w:tcPr>
          <w:p w14:paraId="5DD5AF2F" w14:textId="77777777" w:rsidR="00376DAB" w:rsidRPr="00FE235E" w:rsidRDefault="00376DAB" w:rsidP="00376DAB">
            <w:pPr>
              <w:pStyle w:val="Tabletext0"/>
            </w:pPr>
          </w:p>
        </w:tc>
        <w:tc>
          <w:tcPr>
            <w:tcW w:w="3744" w:type="dxa"/>
          </w:tcPr>
          <w:p w14:paraId="5DD5AF30" w14:textId="77777777" w:rsidR="00376DAB" w:rsidRPr="00FE235E" w:rsidRDefault="00376DAB" w:rsidP="00376DAB">
            <w:pPr>
              <w:pStyle w:val="Tabletext0"/>
            </w:pPr>
          </w:p>
        </w:tc>
        <w:tc>
          <w:tcPr>
            <w:tcW w:w="2304" w:type="dxa"/>
          </w:tcPr>
          <w:p w14:paraId="5DD5AF31" w14:textId="77777777" w:rsidR="00376DAB" w:rsidRPr="00FE235E" w:rsidRDefault="00376DAB" w:rsidP="00376DAB">
            <w:pPr>
              <w:pStyle w:val="Tabletext0"/>
            </w:pPr>
          </w:p>
        </w:tc>
      </w:tr>
    </w:tbl>
    <w:p w14:paraId="5DD5AF33" w14:textId="77777777" w:rsidR="00376DAB" w:rsidRPr="00FE235E" w:rsidRDefault="00376DAB" w:rsidP="00376DAB"/>
    <w:p w14:paraId="5DD5AF34" w14:textId="77777777" w:rsidR="00146F60" w:rsidRPr="00703BBE" w:rsidRDefault="00146F60" w:rsidP="009867A9">
      <w:r>
        <w:br w:type="page"/>
      </w:r>
      <w:r w:rsidRPr="00703BBE">
        <w:lastRenderedPageBreak/>
        <w:t>EXECUTIVE SUMMARY</w:t>
      </w:r>
    </w:p>
    <w:p w14:paraId="5DD5AF35" w14:textId="77777777" w:rsidR="00146F60" w:rsidRPr="006E0027" w:rsidRDefault="00146F60" w:rsidP="009867A9"/>
    <w:p w14:paraId="5DD5AF36" w14:textId="24FB6782" w:rsidR="00BC296F" w:rsidRPr="00CC285C" w:rsidRDefault="00146F60" w:rsidP="009867A9">
      <w:r w:rsidRPr="006E0027">
        <w:t xml:space="preserve">The purpose of this </w:t>
      </w:r>
      <w:r w:rsidR="00C17F06" w:rsidRPr="006E0027">
        <w:t>Engineering</w:t>
      </w:r>
      <w:r w:rsidR="00B224CB" w:rsidRPr="006E0027">
        <w:t xml:space="preserve"> </w:t>
      </w:r>
      <w:r w:rsidRPr="006E0027">
        <w:t xml:space="preserve">Design Document </w:t>
      </w:r>
      <w:r w:rsidR="00C17F06" w:rsidRPr="006E0027">
        <w:t>(E</w:t>
      </w:r>
      <w:r w:rsidR="00B224CB" w:rsidRPr="006E0027">
        <w:t xml:space="preserve">DD) </w:t>
      </w:r>
      <w:r w:rsidRPr="006E0027">
        <w:t xml:space="preserve">is to define </w:t>
      </w:r>
      <w:r w:rsidR="00217B9E">
        <w:t xml:space="preserve">CCO </w:t>
      </w:r>
      <w:r w:rsidR="00C95DF9">
        <w:t xml:space="preserve">eCoaching Log </w:t>
      </w:r>
      <w:r w:rsidR="00866AD9" w:rsidRPr="006E0027">
        <w:t>architecture</w:t>
      </w:r>
      <w:r w:rsidRPr="006E0027">
        <w:t xml:space="preserve">, </w:t>
      </w:r>
      <w:r w:rsidR="00866AD9" w:rsidRPr="006E0027">
        <w:t xml:space="preserve">technical </w:t>
      </w:r>
      <w:r w:rsidR="00BC296F" w:rsidRPr="006E0027">
        <w:t>elements</w:t>
      </w:r>
      <w:r w:rsidR="00C17F06" w:rsidRPr="006E0027">
        <w:t xml:space="preserve">, </w:t>
      </w:r>
      <w:r w:rsidRPr="006E0027">
        <w:t>security safeguards</w:t>
      </w:r>
      <w:r w:rsidR="00867A65">
        <w:t xml:space="preserve">, and management framework.  </w:t>
      </w:r>
      <w:r w:rsidR="00C17F06">
        <w:t>Moreover, this E</w:t>
      </w:r>
      <w:r w:rsidR="00B224CB">
        <w:t>DD</w:t>
      </w:r>
      <w:r>
        <w:t xml:space="preserve"> explain</w:t>
      </w:r>
      <w:r w:rsidR="00447CD9">
        <w:t>s</w:t>
      </w:r>
      <w:r>
        <w:t xml:space="preserve"> how </w:t>
      </w:r>
      <w:r w:rsidR="00C17F06">
        <w:t xml:space="preserve">the systems interoperate with the </w:t>
      </w:r>
      <w:r w:rsidR="000061EB">
        <w:t>production</w:t>
      </w:r>
      <w:r w:rsidR="00C17F06">
        <w:t xml:space="preserve"> environment </w:t>
      </w:r>
      <w:r w:rsidR="000061EB">
        <w:t>without impacting current security posture and/or operation</w:t>
      </w:r>
      <w:r w:rsidR="002C6FAA">
        <w:t>s</w:t>
      </w:r>
      <w:r w:rsidR="000061EB">
        <w:t xml:space="preserve">.  </w:t>
      </w:r>
      <w:r w:rsidR="00B224CB">
        <w:t>Lastly</w:t>
      </w:r>
      <w:r>
        <w:t>, this document details the application</w:t>
      </w:r>
      <w:r w:rsidR="00943556">
        <w:t>/system</w:t>
      </w:r>
      <w:r>
        <w:t xml:space="preserve">’s operational </w:t>
      </w:r>
      <w:r w:rsidR="00447CD9">
        <w:t>requirements</w:t>
      </w:r>
      <w:r w:rsidR="00867A65">
        <w:t xml:space="preserve"> and</w:t>
      </w:r>
      <w:r>
        <w:t xml:space="preserve"> </w:t>
      </w:r>
      <w:r w:rsidR="00943556">
        <w:t xml:space="preserve">associated </w:t>
      </w:r>
      <w:r>
        <w:t xml:space="preserve">configuration </w:t>
      </w:r>
      <w:r w:rsidR="00867A65">
        <w:t>items</w:t>
      </w:r>
      <w:r w:rsidR="00B64CAE">
        <w:t xml:space="preserve"> </w:t>
      </w:r>
      <w:r w:rsidR="00943556">
        <w:t xml:space="preserve">necessary </w:t>
      </w:r>
      <w:r w:rsidR="00B64CAE">
        <w:t xml:space="preserve">to help </w:t>
      </w:r>
      <w:r w:rsidR="00BA1533">
        <w:t>GDIT</w:t>
      </w:r>
      <w:r w:rsidR="00CA5465">
        <w:t xml:space="preserve"> </w:t>
      </w:r>
      <w:r w:rsidR="00B64CAE">
        <w:t>Network Operation</w:t>
      </w:r>
      <w:r w:rsidR="00943556">
        <w:t>s</w:t>
      </w:r>
      <w:r w:rsidR="00B64CAE">
        <w:t xml:space="preserve"> Center (NOC) </w:t>
      </w:r>
      <w:r w:rsidR="00734501">
        <w:t>manag</w:t>
      </w:r>
      <w:r w:rsidR="00943556">
        <w:t>e</w:t>
      </w:r>
      <w:r w:rsidR="00867A65">
        <w:t xml:space="preserve"> mission-critical systems and a</w:t>
      </w:r>
      <w:r w:rsidR="00044661">
        <w:t>pplications throughout the life</w:t>
      </w:r>
      <w:r w:rsidR="00943556">
        <w:t xml:space="preserve"> </w:t>
      </w:r>
      <w:r w:rsidR="00867A65">
        <w:t>cycle.</w:t>
      </w:r>
      <w:r w:rsidR="00BC296F">
        <w:br w:type="page"/>
      </w:r>
      <w:r w:rsidR="00BC296F" w:rsidRPr="00CC285C">
        <w:rPr>
          <w:b/>
          <w:sz w:val="32"/>
          <w:szCs w:val="32"/>
        </w:rPr>
        <w:lastRenderedPageBreak/>
        <w:t>Table of Contents</w:t>
      </w:r>
    </w:p>
    <w:p w14:paraId="5DAD6B6B" w14:textId="77777777" w:rsidR="00690A14" w:rsidRDefault="0071336B">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fldChar w:fldCharType="begin"/>
      </w:r>
      <w:r>
        <w:instrText xml:space="preserve"> TOC \o "2-3" \t "Heading 1,1" </w:instrText>
      </w:r>
      <w:r>
        <w:fldChar w:fldCharType="separate"/>
      </w:r>
      <w:r w:rsidR="00690A14">
        <w:rPr>
          <w:noProof/>
        </w:rPr>
        <w:t>1</w:t>
      </w:r>
      <w:r w:rsidR="00690A14">
        <w:rPr>
          <w:rFonts w:asciiTheme="minorHAnsi" w:eastAsiaTheme="minorEastAsia" w:hAnsiTheme="minorHAnsi" w:cstheme="minorBidi"/>
          <w:b w:val="0"/>
          <w:bCs w:val="0"/>
          <w:i w:val="0"/>
          <w:caps w:val="0"/>
          <w:noProof/>
          <w:sz w:val="22"/>
          <w:szCs w:val="22"/>
        </w:rPr>
        <w:tab/>
      </w:r>
      <w:r w:rsidR="00690A14">
        <w:rPr>
          <w:noProof/>
        </w:rPr>
        <w:t xml:space="preserve"> System Overview</w:t>
      </w:r>
      <w:r w:rsidR="00690A14">
        <w:rPr>
          <w:noProof/>
        </w:rPr>
        <w:tab/>
      </w:r>
      <w:r w:rsidR="00690A14">
        <w:rPr>
          <w:noProof/>
        </w:rPr>
        <w:fldChar w:fldCharType="begin"/>
      </w:r>
      <w:r w:rsidR="00690A14">
        <w:rPr>
          <w:noProof/>
        </w:rPr>
        <w:instrText xml:space="preserve"> PAGEREF _Toc387413160 \h </w:instrText>
      </w:r>
      <w:r w:rsidR="00690A14">
        <w:rPr>
          <w:noProof/>
        </w:rPr>
      </w:r>
      <w:r w:rsidR="00690A14">
        <w:rPr>
          <w:noProof/>
        </w:rPr>
        <w:fldChar w:fldCharType="separate"/>
      </w:r>
      <w:r w:rsidR="00690A14">
        <w:rPr>
          <w:noProof/>
        </w:rPr>
        <w:t>6</w:t>
      </w:r>
      <w:r w:rsidR="00690A14">
        <w:rPr>
          <w:noProof/>
        </w:rPr>
        <w:fldChar w:fldCharType="end"/>
      </w:r>
    </w:p>
    <w:p w14:paraId="60FEE06E"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1.1</w:t>
      </w:r>
      <w:r>
        <w:rPr>
          <w:rFonts w:asciiTheme="minorHAnsi" w:eastAsiaTheme="minorEastAsia" w:hAnsiTheme="minorHAnsi" w:cstheme="minorBidi"/>
          <w:b w:val="0"/>
          <w:bCs w:val="0"/>
          <w:i w:val="0"/>
          <w:noProof/>
          <w:sz w:val="22"/>
          <w:szCs w:val="22"/>
        </w:rPr>
        <w:tab/>
      </w:r>
      <w:r>
        <w:rPr>
          <w:noProof/>
        </w:rPr>
        <w:t>Purpose</w:t>
      </w:r>
      <w:r>
        <w:rPr>
          <w:noProof/>
        </w:rPr>
        <w:tab/>
      </w:r>
      <w:r>
        <w:rPr>
          <w:noProof/>
        </w:rPr>
        <w:fldChar w:fldCharType="begin"/>
      </w:r>
      <w:r>
        <w:rPr>
          <w:noProof/>
        </w:rPr>
        <w:instrText xml:space="preserve"> PAGEREF _Toc387413161 \h </w:instrText>
      </w:r>
      <w:r>
        <w:rPr>
          <w:noProof/>
        </w:rPr>
      </w:r>
      <w:r>
        <w:rPr>
          <w:noProof/>
        </w:rPr>
        <w:fldChar w:fldCharType="separate"/>
      </w:r>
      <w:r>
        <w:rPr>
          <w:noProof/>
        </w:rPr>
        <w:t>6</w:t>
      </w:r>
      <w:r>
        <w:rPr>
          <w:noProof/>
        </w:rPr>
        <w:fldChar w:fldCharType="end"/>
      </w:r>
    </w:p>
    <w:p w14:paraId="2CF4BFC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1.2</w:t>
      </w:r>
      <w:r>
        <w:rPr>
          <w:rFonts w:asciiTheme="minorHAnsi" w:eastAsiaTheme="minorEastAsia" w:hAnsiTheme="minorHAnsi" w:cstheme="minorBidi"/>
          <w:b w:val="0"/>
          <w:bCs w:val="0"/>
          <w:i w:val="0"/>
          <w:noProof/>
          <w:sz w:val="22"/>
          <w:szCs w:val="22"/>
        </w:rPr>
        <w:tab/>
      </w:r>
      <w:r>
        <w:rPr>
          <w:noProof/>
        </w:rPr>
        <w:t>Applicability and Scope</w:t>
      </w:r>
      <w:r>
        <w:rPr>
          <w:noProof/>
        </w:rPr>
        <w:tab/>
      </w:r>
      <w:r>
        <w:rPr>
          <w:noProof/>
        </w:rPr>
        <w:fldChar w:fldCharType="begin"/>
      </w:r>
      <w:r>
        <w:rPr>
          <w:noProof/>
        </w:rPr>
        <w:instrText xml:space="preserve"> PAGEREF _Toc387413162 \h </w:instrText>
      </w:r>
      <w:r>
        <w:rPr>
          <w:noProof/>
        </w:rPr>
      </w:r>
      <w:r>
        <w:rPr>
          <w:noProof/>
        </w:rPr>
        <w:fldChar w:fldCharType="separate"/>
      </w:r>
      <w:r>
        <w:rPr>
          <w:noProof/>
        </w:rPr>
        <w:t>6</w:t>
      </w:r>
      <w:r>
        <w:rPr>
          <w:noProof/>
        </w:rPr>
        <w:fldChar w:fldCharType="end"/>
      </w:r>
    </w:p>
    <w:p w14:paraId="446D99F2"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1.3</w:t>
      </w:r>
      <w:r>
        <w:rPr>
          <w:rFonts w:asciiTheme="minorHAnsi" w:eastAsiaTheme="minorEastAsia" w:hAnsiTheme="minorHAnsi" w:cstheme="minorBidi"/>
          <w:b w:val="0"/>
          <w:bCs w:val="0"/>
          <w:i w:val="0"/>
          <w:noProof/>
          <w:sz w:val="22"/>
          <w:szCs w:val="22"/>
        </w:rPr>
        <w:tab/>
      </w:r>
      <w:r>
        <w:rPr>
          <w:noProof/>
        </w:rPr>
        <w:t>Technical Description</w:t>
      </w:r>
      <w:r>
        <w:rPr>
          <w:noProof/>
        </w:rPr>
        <w:tab/>
      </w:r>
      <w:r>
        <w:rPr>
          <w:noProof/>
        </w:rPr>
        <w:fldChar w:fldCharType="begin"/>
      </w:r>
      <w:r>
        <w:rPr>
          <w:noProof/>
        </w:rPr>
        <w:instrText xml:space="preserve"> PAGEREF _Toc387413163 \h </w:instrText>
      </w:r>
      <w:r>
        <w:rPr>
          <w:noProof/>
        </w:rPr>
      </w:r>
      <w:r>
        <w:rPr>
          <w:noProof/>
        </w:rPr>
        <w:fldChar w:fldCharType="separate"/>
      </w:r>
      <w:r>
        <w:rPr>
          <w:noProof/>
        </w:rPr>
        <w:t>6</w:t>
      </w:r>
      <w:r>
        <w:rPr>
          <w:noProof/>
        </w:rPr>
        <w:fldChar w:fldCharType="end"/>
      </w:r>
    </w:p>
    <w:p w14:paraId="3BB7A74A"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1.4</w:t>
      </w:r>
      <w:r>
        <w:rPr>
          <w:rFonts w:asciiTheme="minorHAnsi" w:eastAsiaTheme="minorEastAsia" w:hAnsiTheme="minorHAnsi" w:cstheme="minorBidi"/>
          <w:b w:val="0"/>
          <w:bCs w:val="0"/>
          <w:i w:val="0"/>
          <w:noProof/>
          <w:sz w:val="22"/>
          <w:szCs w:val="22"/>
        </w:rPr>
        <w:tab/>
      </w:r>
      <w:r>
        <w:rPr>
          <w:noProof/>
        </w:rPr>
        <w:t>Architecture</w:t>
      </w:r>
      <w:r>
        <w:rPr>
          <w:noProof/>
        </w:rPr>
        <w:tab/>
      </w:r>
      <w:r>
        <w:rPr>
          <w:noProof/>
        </w:rPr>
        <w:fldChar w:fldCharType="begin"/>
      </w:r>
      <w:r>
        <w:rPr>
          <w:noProof/>
        </w:rPr>
        <w:instrText xml:space="preserve"> PAGEREF _Toc387413164 \h </w:instrText>
      </w:r>
      <w:r>
        <w:rPr>
          <w:noProof/>
        </w:rPr>
      </w:r>
      <w:r>
        <w:rPr>
          <w:noProof/>
        </w:rPr>
        <w:fldChar w:fldCharType="separate"/>
      </w:r>
      <w:r>
        <w:rPr>
          <w:noProof/>
        </w:rPr>
        <w:t>6</w:t>
      </w:r>
      <w:r>
        <w:rPr>
          <w:noProof/>
        </w:rPr>
        <w:fldChar w:fldCharType="end"/>
      </w:r>
    </w:p>
    <w:p w14:paraId="0F999B93"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1.5</w:t>
      </w:r>
      <w:r>
        <w:rPr>
          <w:rFonts w:asciiTheme="minorHAnsi" w:eastAsiaTheme="minorEastAsia" w:hAnsiTheme="minorHAnsi" w:cstheme="minorBidi"/>
          <w:b w:val="0"/>
          <w:bCs w:val="0"/>
          <w:i w:val="0"/>
          <w:noProof/>
          <w:sz w:val="22"/>
          <w:szCs w:val="22"/>
        </w:rPr>
        <w:tab/>
      </w:r>
      <w:r>
        <w:rPr>
          <w:noProof/>
        </w:rPr>
        <w:t>Hardware Description / Requirements</w:t>
      </w:r>
      <w:r>
        <w:rPr>
          <w:noProof/>
        </w:rPr>
        <w:tab/>
      </w:r>
      <w:r>
        <w:rPr>
          <w:noProof/>
        </w:rPr>
        <w:fldChar w:fldCharType="begin"/>
      </w:r>
      <w:r>
        <w:rPr>
          <w:noProof/>
        </w:rPr>
        <w:instrText xml:space="preserve"> PAGEREF _Toc387413165 \h </w:instrText>
      </w:r>
      <w:r>
        <w:rPr>
          <w:noProof/>
        </w:rPr>
      </w:r>
      <w:r>
        <w:rPr>
          <w:noProof/>
        </w:rPr>
        <w:fldChar w:fldCharType="separate"/>
      </w:r>
      <w:r>
        <w:rPr>
          <w:noProof/>
        </w:rPr>
        <w:t>8</w:t>
      </w:r>
      <w:r>
        <w:rPr>
          <w:noProof/>
        </w:rPr>
        <w:fldChar w:fldCharType="end"/>
      </w:r>
    </w:p>
    <w:p w14:paraId="12F21A2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1.6</w:t>
      </w:r>
      <w:r>
        <w:rPr>
          <w:rFonts w:asciiTheme="minorHAnsi" w:eastAsiaTheme="minorEastAsia" w:hAnsiTheme="minorHAnsi" w:cstheme="minorBidi"/>
          <w:b w:val="0"/>
          <w:bCs w:val="0"/>
          <w:i w:val="0"/>
          <w:noProof/>
          <w:sz w:val="22"/>
          <w:szCs w:val="22"/>
        </w:rPr>
        <w:tab/>
      </w:r>
      <w:r>
        <w:rPr>
          <w:noProof/>
        </w:rPr>
        <w:t>Software Description / Requirements</w:t>
      </w:r>
      <w:r>
        <w:rPr>
          <w:noProof/>
        </w:rPr>
        <w:tab/>
      </w:r>
      <w:r>
        <w:rPr>
          <w:noProof/>
        </w:rPr>
        <w:fldChar w:fldCharType="begin"/>
      </w:r>
      <w:r>
        <w:rPr>
          <w:noProof/>
        </w:rPr>
        <w:instrText xml:space="preserve"> PAGEREF _Toc387413166 \h </w:instrText>
      </w:r>
      <w:r>
        <w:rPr>
          <w:noProof/>
        </w:rPr>
      </w:r>
      <w:r>
        <w:rPr>
          <w:noProof/>
        </w:rPr>
        <w:fldChar w:fldCharType="separate"/>
      </w:r>
      <w:r>
        <w:rPr>
          <w:noProof/>
        </w:rPr>
        <w:t>8</w:t>
      </w:r>
      <w:r>
        <w:rPr>
          <w:noProof/>
        </w:rPr>
        <w:fldChar w:fldCharType="end"/>
      </w:r>
    </w:p>
    <w:p w14:paraId="6CE19258"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1.7</w:t>
      </w:r>
      <w:r>
        <w:rPr>
          <w:rFonts w:asciiTheme="minorHAnsi" w:eastAsiaTheme="minorEastAsia" w:hAnsiTheme="minorHAnsi" w:cstheme="minorBidi"/>
          <w:b w:val="0"/>
          <w:bCs w:val="0"/>
          <w:i w:val="0"/>
          <w:noProof/>
          <w:sz w:val="22"/>
          <w:szCs w:val="22"/>
        </w:rPr>
        <w:tab/>
      </w:r>
      <w:r>
        <w:rPr>
          <w:noProof/>
        </w:rPr>
        <w:t>Internal / External Interfaces</w:t>
      </w:r>
      <w:r>
        <w:rPr>
          <w:noProof/>
        </w:rPr>
        <w:tab/>
      </w:r>
      <w:r>
        <w:rPr>
          <w:noProof/>
        </w:rPr>
        <w:fldChar w:fldCharType="begin"/>
      </w:r>
      <w:r>
        <w:rPr>
          <w:noProof/>
        </w:rPr>
        <w:instrText xml:space="preserve"> PAGEREF _Toc387413167 \h </w:instrText>
      </w:r>
      <w:r>
        <w:rPr>
          <w:noProof/>
        </w:rPr>
      </w:r>
      <w:r>
        <w:rPr>
          <w:noProof/>
        </w:rPr>
        <w:fldChar w:fldCharType="separate"/>
      </w:r>
      <w:r>
        <w:rPr>
          <w:noProof/>
        </w:rPr>
        <w:t>9</w:t>
      </w:r>
      <w:r>
        <w:rPr>
          <w:noProof/>
        </w:rPr>
        <w:fldChar w:fldCharType="end"/>
      </w:r>
    </w:p>
    <w:p w14:paraId="24B82DCF"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1.7.1</w:t>
      </w:r>
      <w:r>
        <w:rPr>
          <w:rFonts w:asciiTheme="minorHAnsi" w:eastAsiaTheme="minorEastAsia" w:hAnsiTheme="minorHAnsi" w:cstheme="minorBidi"/>
          <w:i w:val="0"/>
          <w:noProof/>
          <w:sz w:val="22"/>
          <w:szCs w:val="22"/>
        </w:rPr>
        <w:tab/>
      </w:r>
      <w:r>
        <w:rPr>
          <w:noProof/>
        </w:rPr>
        <w:t>Ports, Protocols</w:t>
      </w:r>
      <w:r>
        <w:rPr>
          <w:noProof/>
        </w:rPr>
        <w:tab/>
      </w:r>
      <w:r>
        <w:rPr>
          <w:noProof/>
        </w:rPr>
        <w:fldChar w:fldCharType="begin"/>
      </w:r>
      <w:r>
        <w:rPr>
          <w:noProof/>
        </w:rPr>
        <w:instrText xml:space="preserve"> PAGEREF _Toc387413168 \h </w:instrText>
      </w:r>
      <w:r>
        <w:rPr>
          <w:noProof/>
        </w:rPr>
      </w:r>
      <w:r>
        <w:rPr>
          <w:noProof/>
        </w:rPr>
        <w:fldChar w:fldCharType="separate"/>
      </w:r>
      <w:r>
        <w:rPr>
          <w:noProof/>
        </w:rPr>
        <w:t>9</w:t>
      </w:r>
      <w:r>
        <w:rPr>
          <w:noProof/>
        </w:rPr>
        <w:fldChar w:fldCharType="end"/>
      </w:r>
    </w:p>
    <w:p w14:paraId="48C2312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1.8</w:t>
      </w:r>
      <w:r>
        <w:rPr>
          <w:rFonts w:asciiTheme="minorHAnsi" w:eastAsiaTheme="minorEastAsia" w:hAnsiTheme="minorHAnsi" w:cstheme="minorBidi"/>
          <w:b w:val="0"/>
          <w:bCs w:val="0"/>
          <w:i w:val="0"/>
          <w:noProof/>
          <w:sz w:val="22"/>
          <w:szCs w:val="22"/>
        </w:rPr>
        <w:tab/>
      </w:r>
      <w:r>
        <w:rPr>
          <w:noProof/>
        </w:rPr>
        <w:t>Configuration Settings in Detail for the Application/System</w:t>
      </w:r>
      <w:r>
        <w:rPr>
          <w:noProof/>
        </w:rPr>
        <w:tab/>
      </w:r>
      <w:r>
        <w:rPr>
          <w:noProof/>
        </w:rPr>
        <w:fldChar w:fldCharType="begin"/>
      </w:r>
      <w:r>
        <w:rPr>
          <w:noProof/>
        </w:rPr>
        <w:instrText xml:space="preserve"> PAGEREF _Toc387413169 \h </w:instrText>
      </w:r>
      <w:r>
        <w:rPr>
          <w:noProof/>
        </w:rPr>
      </w:r>
      <w:r>
        <w:rPr>
          <w:noProof/>
        </w:rPr>
        <w:fldChar w:fldCharType="separate"/>
      </w:r>
      <w:r>
        <w:rPr>
          <w:noProof/>
        </w:rPr>
        <w:t>10</w:t>
      </w:r>
      <w:r>
        <w:rPr>
          <w:noProof/>
        </w:rPr>
        <w:fldChar w:fldCharType="end"/>
      </w:r>
    </w:p>
    <w:p w14:paraId="5CE4353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1.9</w:t>
      </w:r>
      <w:r>
        <w:rPr>
          <w:rFonts w:asciiTheme="minorHAnsi" w:eastAsiaTheme="minorEastAsia" w:hAnsiTheme="minorHAnsi" w:cstheme="minorBidi"/>
          <w:b w:val="0"/>
          <w:bCs w:val="0"/>
          <w:i w:val="0"/>
          <w:noProof/>
          <w:sz w:val="22"/>
          <w:szCs w:val="22"/>
        </w:rPr>
        <w:tab/>
      </w:r>
      <w:r>
        <w:rPr>
          <w:noProof/>
        </w:rPr>
        <w:t>Backup Requirement</w:t>
      </w:r>
      <w:r>
        <w:rPr>
          <w:noProof/>
        </w:rPr>
        <w:tab/>
      </w:r>
      <w:r>
        <w:rPr>
          <w:noProof/>
        </w:rPr>
        <w:fldChar w:fldCharType="begin"/>
      </w:r>
      <w:r>
        <w:rPr>
          <w:noProof/>
        </w:rPr>
        <w:instrText xml:space="preserve"> PAGEREF _Toc387413170 \h </w:instrText>
      </w:r>
      <w:r>
        <w:rPr>
          <w:noProof/>
        </w:rPr>
      </w:r>
      <w:r>
        <w:rPr>
          <w:noProof/>
        </w:rPr>
        <w:fldChar w:fldCharType="separate"/>
      </w:r>
      <w:r>
        <w:rPr>
          <w:noProof/>
        </w:rPr>
        <w:t>10</w:t>
      </w:r>
      <w:r>
        <w:rPr>
          <w:noProof/>
        </w:rPr>
        <w:fldChar w:fldCharType="end"/>
      </w:r>
    </w:p>
    <w:p w14:paraId="39D9E0C9"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1.10</w:t>
      </w:r>
      <w:r>
        <w:rPr>
          <w:rFonts w:asciiTheme="minorHAnsi" w:eastAsiaTheme="minorEastAsia" w:hAnsiTheme="minorHAnsi" w:cstheme="minorBidi"/>
          <w:b w:val="0"/>
          <w:bCs w:val="0"/>
          <w:i w:val="0"/>
          <w:noProof/>
          <w:sz w:val="22"/>
          <w:szCs w:val="22"/>
        </w:rPr>
        <w:tab/>
      </w:r>
      <w:r>
        <w:rPr>
          <w:noProof/>
        </w:rPr>
        <w:t>Disaster Recovery Plan</w:t>
      </w:r>
      <w:r>
        <w:rPr>
          <w:noProof/>
        </w:rPr>
        <w:tab/>
      </w:r>
      <w:r>
        <w:rPr>
          <w:noProof/>
        </w:rPr>
        <w:fldChar w:fldCharType="begin"/>
      </w:r>
      <w:r>
        <w:rPr>
          <w:noProof/>
        </w:rPr>
        <w:instrText xml:space="preserve"> PAGEREF _Toc387413171 \h </w:instrText>
      </w:r>
      <w:r>
        <w:rPr>
          <w:noProof/>
        </w:rPr>
      </w:r>
      <w:r>
        <w:rPr>
          <w:noProof/>
        </w:rPr>
        <w:fldChar w:fldCharType="separate"/>
      </w:r>
      <w:r>
        <w:rPr>
          <w:noProof/>
        </w:rPr>
        <w:t>11</w:t>
      </w:r>
      <w:r>
        <w:rPr>
          <w:noProof/>
        </w:rPr>
        <w:fldChar w:fldCharType="end"/>
      </w:r>
    </w:p>
    <w:p w14:paraId="76915123"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1.11</w:t>
      </w:r>
      <w:r>
        <w:rPr>
          <w:rFonts w:asciiTheme="minorHAnsi" w:eastAsiaTheme="minorEastAsia" w:hAnsiTheme="minorHAnsi" w:cstheme="minorBidi"/>
          <w:b w:val="0"/>
          <w:bCs w:val="0"/>
          <w:i w:val="0"/>
          <w:noProof/>
          <w:sz w:val="22"/>
          <w:szCs w:val="22"/>
        </w:rPr>
        <w:tab/>
      </w:r>
      <w:r>
        <w:rPr>
          <w:noProof/>
        </w:rPr>
        <w:t>High Availability Plan (HAP)</w:t>
      </w:r>
      <w:r>
        <w:rPr>
          <w:noProof/>
        </w:rPr>
        <w:tab/>
      </w:r>
      <w:r>
        <w:rPr>
          <w:noProof/>
        </w:rPr>
        <w:fldChar w:fldCharType="begin"/>
      </w:r>
      <w:r>
        <w:rPr>
          <w:noProof/>
        </w:rPr>
        <w:instrText xml:space="preserve"> PAGEREF _Toc387413172 \h </w:instrText>
      </w:r>
      <w:r>
        <w:rPr>
          <w:noProof/>
        </w:rPr>
      </w:r>
      <w:r>
        <w:rPr>
          <w:noProof/>
        </w:rPr>
        <w:fldChar w:fldCharType="separate"/>
      </w:r>
      <w:r>
        <w:rPr>
          <w:noProof/>
        </w:rPr>
        <w:t>11</w:t>
      </w:r>
      <w:r>
        <w:rPr>
          <w:noProof/>
        </w:rPr>
        <w:fldChar w:fldCharType="end"/>
      </w:r>
    </w:p>
    <w:p w14:paraId="3FE2AEEA"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1.12</w:t>
      </w:r>
      <w:r>
        <w:rPr>
          <w:rFonts w:asciiTheme="minorHAnsi" w:eastAsiaTheme="minorEastAsia" w:hAnsiTheme="minorHAnsi" w:cstheme="minorBidi"/>
          <w:b w:val="0"/>
          <w:bCs w:val="0"/>
          <w:i w:val="0"/>
          <w:noProof/>
          <w:sz w:val="22"/>
          <w:szCs w:val="22"/>
        </w:rPr>
        <w:tab/>
      </w:r>
      <w:r>
        <w:rPr>
          <w:noProof/>
        </w:rPr>
        <w:t>Continuity of Operations Plan (COOP)</w:t>
      </w:r>
      <w:r>
        <w:rPr>
          <w:noProof/>
        </w:rPr>
        <w:tab/>
      </w:r>
      <w:r>
        <w:rPr>
          <w:noProof/>
        </w:rPr>
        <w:fldChar w:fldCharType="begin"/>
      </w:r>
      <w:r>
        <w:rPr>
          <w:noProof/>
        </w:rPr>
        <w:instrText xml:space="preserve"> PAGEREF _Toc387413173 \h </w:instrText>
      </w:r>
      <w:r>
        <w:rPr>
          <w:noProof/>
        </w:rPr>
      </w:r>
      <w:r>
        <w:rPr>
          <w:noProof/>
        </w:rPr>
        <w:fldChar w:fldCharType="separate"/>
      </w:r>
      <w:r>
        <w:rPr>
          <w:noProof/>
        </w:rPr>
        <w:t>11</w:t>
      </w:r>
      <w:r>
        <w:rPr>
          <w:noProof/>
        </w:rPr>
        <w:fldChar w:fldCharType="end"/>
      </w:r>
    </w:p>
    <w:p w14:paraId="765D22F1" w14:textId="77777777" w:rsidR="00690A14" w:rsidRDefault="00690A14">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rPr>
          <w:noProof/>
        </w:rPr>
        <w:t>2</w:t>
      </w:r>
      <w:r>
        <w:rPr>
          <w:rFonts w:asciiTheme="minorHAnsi" w:eastAsiaTheme="minorEastAsia" w:hAnsiTheme="minorHAnsi" w:cstheme="minorBidi"/>
          <w:b w:val="0"/>
          <w:bCs w:val="0"/>
          <w:i w:val="0"/>
          <w:caps w:val="0"/>
          <w:noProof/>
          <w:sz w:val="22"/>
          <w:szCs w:val="22"/>
        </w:rPr>
        <w:tab/>
      </w:r>
      <w:r>
        <w:rPr>
          <w:noProof/>
        </w:rPr>
        <w:t>Security Design</w:t>
      </w:r>
      <w:r>
        <w:rPr>
          <w:noProof/>
        </w:rPr>
        <w:tab/>
      </w:r>
      <w:r>
        <w:rPr>
          <w:noProof/>
        </w:rPr>
        <w:fldChar w:fldCharType="begin"/>
      </w:r>
      <w:r>
        <w:rPr>
          <w:noProof/>
        </w:rPr>
        <w:instrText xml:space="preserve"> PAGEREF _Toc387413174 \h </w:instrText>
      </w:r>
      <w:r>
        <w:rPr>
          <w:noProof/>
        </w:rPr>
      </w:r>
      <w:r>
        <w:rPr>
          <w:noProof/>
        </w:rPr>
        <w:fldChar w:fldCharType="separate"/>
      </w:r>
      <w:r>
        <w:rPr>
          <w:noProof/>
        </w:rPr>
        <w:t>12</w:t>
      </w:r>
      <w:r>
        <w:rPr>
          <w:noProof/>
        </w:rPr>
        <w:fldChar w:fldCharType="end"/>
      </w:r>
    </w:p>
    <w:p w14:paraId="6E1272E1"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2.1</w:t>
      </w:r>
      <w:r>
        <w:rPr>
          <w:rFonts w:asciiTheme="minorHAnsi" w:eastAsiaTheme="minorEastAsia" w:hAnsiTheme="minorHAnsi" w:cstheme="minorBidi"/>
          <w:b w:val="0"/>
          <w:bCs w:val="0"/>
          <w:i w:val="0"/>
          <w:noProof/>
          <w:sz w:val="22"/>
          <w:szCs w:val="22"/>
        </w:rPr>
        <w:tab/>
      </w:r>
      <w:r>
        <w:rPr>
          <w:noProof/>
        </w:rPr>
        <w:t>Security Architecture</w:t>
      </w:r>
      <w:r>
        <w:rPr>
          <w:noProof/>
        </w:rPr>
        <w:tab/>
      </w:r>
      <w:r>
        <w:rPr>
          <w:noProof/>
        </w:rPr>
        <w:fldChar w:fldCharType="begin"/>
      </w:r>
      <w:r>
        <w:rPr>
          <w:noProof/>
        </w:rPr>
        <w:instrText xml:space="preserve"> PAGEREF _Toc387413175 \h </w:instrText>
      </w:r>
      <w:r>
        <w:rPr>
          <w:noProof/>
        </w:rPr>
      </w:r>
      <w:r>
        <w:rPr>
          <w:noProof/>
        </w:rPr>
        <w:fldChar w:fldCharType="separate"/>
      </w:r>
      <w:r>
        <w:rPr>
          <w:noProof/>
        </w:rPr>
        <w:t>12</w:t>
      </w:r>
      <w:r>
        <w:rPr>
          <w:noProof/>
        </w:rPr>
        <w:fldChar w:fldCharType="end"/>
      </w:r>
    </w:p>
    <w:p w14:paraId="54CE2157"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2.1.1</w:t>
      </w:r>
      <w:r>
        <w:rPr>
          <w:rFonts w:asciiTheme="minorHAnsi" w:eastAsiaTheme="minorEastAsia" w:hAnsiTheme="minorHAnsi" w:cstheme="minorBidi"/>
          <w:i w:val="0"/>
          <w:noProof/>
          <w:sz w:val="22"/>
          <w:szCs w:val="22"/>
        </w:rPr>
        <w:tab/>
      </w:r>
      <w:r>
        <w:rPr>
          <w:noProof/>
        </w:rPr>
        <w:t>Discretionary Access Control</w:t>
      </w:r>
      <w:r>
        <w:rPr>
          <w:noProof/>
        </w:rPr>
        <w:tab/>
      </w:r>
      <w:r>
        <w:rPr>
          <w:noProof/>
        </w:rPr>
        <w:fldChar w:fldCharType="begin"/>
      </w:r>
      <w:r>
        <w:rPr>
          <w:noProof/>
        </w:rPr>
        <w:instrText xml:space="preserve"> PAGEREF _Toc387413176 \h </w:instrText>
      </w:r>
      <w:r>
        <w:rPr>
          <w:noProof/>
        </w:rPr>
      </w:r>
      <w:r>
        <w:rPr>
          <w:noProof/>
        </w:rPr>
        <w:fldChar w:fldCharType="separate"/>
      </w:r>
      <w:r>
        <w:rPr>
          <w:noProof/>
        </w:rPr>
        <w:t>12</w:t>
      </w:r>
      <w:r>
        <w:rPr>
          <w:noProof/>
        </w:rPr>
        <w:fldChar w:fldCharType="end"/>
      </w:r>
    </w:p>
    <w:p w14:paraId="02E1ED56"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2.1.2</w:t>
      </w:r>
      <w:r>
        <w:rPr>
          <w:rFonts w:asciiTheme="minorHAnsi" w:eastAsiaTheme="minorEastAsia" w:hAnsiTheme="minorHAnsi" w:cstheme="minorBidi"/>
          <w:i w:val="0"/>
          <w:noProof/>
          <w:sz w:val="22"/>
          <w:szCs w:val="22"/>
        </w:rPr>
        <w:tab/>
      </w:r>
      <w:r>
        <w:rPr>
          <w:noProof/>
        </w:rPr>
        <w:t>Auditing</w:t>
      </w:r>
      <w:r>
        <w:rPr>
          <w:noProof/>
        </w:rPr>
        <w:tab/>
      </w:r>
      <w:r>
        <w:rPr>
          <w:noProof/>
        </w:rPr>
        <w:fldChar w:fldCharType="begin"/>
      </w:r>
      <w:r>
        <w:rPr>
          <w:noProof/>
        </w:rPr>
        <w:instrText xml:space="preserve"> PAGEREF _Toc387413177 \h </w:instrText>
      </w:r>
      <w:r>
        <w:rPr>
          <w:noProof/>
        </w:rPr>
      </w:r>
      <w:r>
        <w:rPr>
          <w:noProof/>
        </w:rPr>
        <w:fldChar w:fldCharType="separate"/>
      </w:r>
      <w:r>
        <w:rPr>
          <w:noProof/>
        </w:rPr>
        <w:t>12</w:t>
      </w:r>
      <w:r>
        <w:rPr>
          <w:noProof/>
        </w:rPr>
        <w:fldChar w:fldCharType="end"/>
      </w:r>
    </w:p>
    <w:p w14:paraId="305AB0D8"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2.1.3</w:t>
      </w:r>
      <w:r>
        <w:rPr>
          <w:rFonts w:asciiTheme="minorHAnsi" w:eastAsiaTheme="minorEastAsia" w:hAnsiTheme="minorHAnsi" w:cstheme="minorBidi"/>
          <w:i w:val="0"/>
          <w:noProof/>
          <w:sz w:val="22"/>
          <w:szCs w:val="22"/>
        </w:rPr>
        <w:tab/>
      </w:r>
      <w:r>
        <w:rPr>
          <w:noProof/>
        </w:rPr>
        <w:t>System Integrity</w:t>
      </w:r>
      <w:r>
        <w:rPr>
          <w:noProof/>
        </w:rPr>
        <w:tab/>
      </w:r>
      <w:r>
        <w:rPr>
          <w:noProof/>
        </w:rPr>
        <w:fldChar w:fldCharType="begin"/>
      </w:r>
      <w:r>
        <w:rPr>
          <w:noProof/>
        </w:rPr>
        <w:instrText xml:space="preserve"> PAGEREF _Toc387413178 \h </w:instrText>
      </w:r>
      <w:r>
        <w:rPr>
          <w:noProof/>
        </w:rPr>
      </w:r>
      <w:r>
        <w:rPr>
          <w:noProof/>
        </w:rPr>
        <w:fldChar w:fldCharType="separate"/>
      </w:r>
      <w:r>
        <w:rPr>
          <w:noProof/>
        </w:rPr>
        <w:t>13</w:t>
      </w:r>
      <w:r>
        <w:rPr>
          <w:noProof/>
        </w:rPr>
        <w:fldChar w:fldCharType="end"/>
      </w:r>
    </w:p>
    <w:p w14:paraId="223F1595"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2.1.4</w:t>
      </w:r>
      <w:r>
        <w:rPr>
          <w:rFonts w:asciiTheme="minorHAnsi" w:eastAsiaTheme="minorEastAsia" w:hAnsiTheme="minorHAnsi" w:cstheme="minorBidi"/>
          <w:i w:val="0"/>
          <w:noProof/>
          <w:sz w:val="22"/>
          <w:szCs w:val="22"/>
        </w:rPr>
        <w:tab/>
      </w:r>
      <w:r>
        <w:rPr>
          <w:noProof/>
        </w:rPr>
        <w:t>Accountability</w:t>
      </w:r>
      <w:r>
        <w:rPr>
          <w:noProof/>
        </w:rPr>
        <w:tab/>
      </w:r>
      <w:r>
        <w:rPr>
          <w:noProof/>
        </w:rPr>
        <w:fldChar w:fldCharType="begin"/>
      </w:r>
      <w:r>
        <w:rPr>
          <w:noProof/>
        </w:rPr>
        <w:instrText xml:space="preserve"> PAGEREF _Toc387413179 \h </w:instrText>
      </w:r>
      <w:r>
        <w:rPr>
          <w:noProof/>
        </w:rPr>
      </w:r>
      <w:r>
        <w:rPr>
          <w:noProof/>
        </w:rPr>
        <w:fldChar w:fldCharType="separate"/>
      </w:r>
      <w:r>
        <w:rPr>
          <w:noProof/>
        </w:rPr>
        <w:t>13</w:t>
      </w:r>
      <w:r>
        <w:rPr>
          <w:noProof/>
        </w:rPr>
        <w:fldChar w:fldCharType="end"/>
      </w:r>
    </w:p>
    <w:p w14:paraId="692BA7B4"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2.1.5</w:t>
      </w:r>
      <w:r>
        <w:rPr>
          <w:rFonts w:asciiTheme="minorHAnsi" w:eastAsiaTheme="minorEastAsia" w:hAnsiTheme="minorHAnsi" w:cstheme="minorBidi"/>
          <w:i w:val="0"/>
          <w:noProof/>
          <w:sz w:val="22"/>
          <w:szCs w:val="22"/>
        </w:rPr>
        <w:tab/>
      </w:r>
      <w:r>
        <w:rPr>
          <w:noProof/>
        </w:rPr>
        <w:t>Identification/Authentication</w:t>
      </w:r>
      <w:r>
        <w:rPr>
          <w:noProof/>
        </w:rPr>
        <w:tab/>
      </w:r>
      <w:r>
        <w:rPr>
          <w:noProof/>
        </w:rPr>
        <w:fldChar w:fldCharType="begin"/>
      </w:r>
      <w:r>
        <w:rPr>
          <w:noProof/>
        </w:rPr>
        <w:instrText xml:space="preserve"> PAGEREF _Toc387413180 \h </w:instrText>
      </w:r>
      <w:r>
        <w:rPr>
          <w:noProof/>
        </w:rPr>
      </w:r>
      <w:r>
        <w:rPr>
          <w:noProof/>
        </w:rPr>
        <w:fldChar w:fldCharType="separate"/>
      </w:r>
      <w:r>
        <w:rPr>
          <w:noProof/>
        </w:rPr>
        <w:t>14</w:t>
      </w:r>
      <w:r>
        <w:rPr>
          <w:noProof/>
        </w:rPr>
        <w:fldChar w:fldCharType="end"/>
      </w:r>
    </w:p>
    <w:p w14:paraId="4ACD9588"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2.1.6</w:t>
      </w:r>
      <w:r>
        <w:rPr>
          <w:rFonts w:asciiTheme="minorHAnsi" w:eastAsiaTheme="minorEastAsia" w:hAnsiTheme="minorHAnsi" w:cstheme="minorBidi"/>
          <w:i w:val="0"/>
          <w:noProof/>
          <w:sz w:val="22"/>
          <w:szCs w:val="22"/>
        </w:rPr>
        <w:tab/>
      </w:r>
      <w:r>
        <w:rPr>
          <w:noProof/>
        </w:rPr>
        <w:t>Access Control</w:t>
      </w:r>
      <w:r>
        <w:rPr>
          <w:noProof/>
        </w:rPr>
        <w:tab/>
      </w:r>
      <w:r>
        <w:rPr>
          <w:noProof/>
        </w:rPr>
        <w:fldChar w:fldCharType="begin"/>
      </w:r>
      <w:r>
        <w:rPr>
          <w:noProof/>
        </w:rPr>
        <w:instrText xml:space="preserve"> PAGEREF _Toc387413181 \h </w:instrText>
      </w:r>
      <w:r>
        <w:rPr>
          <w:noProof/>
        </w:rPr>
      </w:r>
      <w:r>
        <w:rPr>
          <w:noProof/>
        </w:rPr>
        <w:fldChar w:fldCharType="separate"/>
      </w:r>
      <w:r>
        <w:rPr>
          <w:noProof/>
        </w:rPr>
        <w:t>14</w:t>
      </w:r>
      <w:r>
        <w:rPr>
          <w:noProof/>
        </w:rPr>
        <w:fldChar w:fldCharType="end"/>
      </w:r>
    </w:p>
    <w:p w14:paraId="4BEE66E2"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2.1.7</w:t>
      </w:r>
      <w:r>
        <w:rPr>
          <w:rFonts w:asciiTheme="minorHAnsi" w:eastAsiaTheme="minorEastAsia" w:hAnsiTheme="minorHAnsi" w:cstheme="minorBidi"/>
          <w:i w:val="0"/>
          <w:noProof/>
          <w:sz w:val="22"/>
          <w:szCs w:val="22"/>
        </w:rPr>
        <w:tab/>
      </w:r>
      <w:r>
        <w:rPr>
          <w:noProof/>
        </w:rPr>
        <w:t>Sensitivity Marking</w:t>
      </w:r>
      <w:r>
        <w:rPr>
          <w:noProof/>
        </w:rPr>
        <w:tab/>
      </w:r>
      <w:r>
        <w:rPr>
          <w:noProof/>
        </w:rPr>
        <w:fldChar w:fldCharType="begin"/>
      </w:r>
      <w:r>
        <w:rPr>
          <w:noProof/>
        </w:rPr>
        <w:instrText xml:space="preserve"> PAGEREF _Toc387413182 \h </w:instrText>
      </w:r>
      <w:r>
        <w:rPr>
          <w:noProof/>
        </w:rPr>
      </w:r>
      <w:r>
        <w:rPr>
          <w:noProof/>
        </w:rPr>
        <w:fldChar w:fldCharType="separate"/>
      </w:r>
      <w:r>
        <w:rPr>
          <w:noProof/>
        </w:rPr>
        <w:t>15</w:t>
      </w:r>
      <w:r>
        <w:rPr>
          <w:noProof/>
        </w:rPr>
        <w:fldChar w:fldCharType="end"/>
      </w:r>
    </w:p>
    <w:p w14:paraId="13EDDC33"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2.1.8</w:t>
      </w:r>
      <w:r>
        <w:rPr>
          <w:rFonts w:asciiTheme="minorHAnsi" w:eastAsiaTheme="minorEastAsia" w:hAnsiTheme="minorHAnsi" w:cstheme="minorBidi"/>
          <w:i w:val="0"/>
          <w:noProof/>
          <w:sz w:val="22"/>
          <w:szCs w:val="22"/>
        </w:rPr>
        <w:tab/>
      </w:r>
      <w:r>
        <w:rPr>
          <w:noProof/>
        </w:rPr>
        <w:t>Data Continuity</w:t>
      </w:r>
      <w:r>
        <w:rPr>
          <w:noProof/>
        </w:rPr>
        <w:tab/>
      </w:r>
      <w:r>
        <w:rPr>
          <w:noProof/>
        </w:rPr>
        <w:fldChar w:fldCharType="begin"/>
      </w:r>
      <w:r>
        <w:rPr>
          <w:noProof/>
        </w:rPr>
        <w:instrText xml:space="preserve"> PAGEREF _Toc387413183 \h </w:instrText>
      </w:r>
      <w:r>
        <w:rPr>
          <w:noProof/>
        </w:rPr>
      </w:r>
      <w:r>
        <w:rPr>
          <w:noProof/>
        </w:rPr>
        <w:fldChar w:fldCharType="separate"/>
      </w:r>
      <w:r>
        <w:rPr>
          <w:noProof/>
        </w:rPr>
        <w:t>16</w:t>
      </w:r>
      <w:r>
        <w:rPr>
          <w:noProof/>
        </w:rPr>
        <w:fldChar w:fldCharType="end"/>
      </w:r>
    </w:p>
    <w:p w14:paraId="272539D1"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2.1.9</w:t>
      </w:r>
      <w:r>
        <w:rPr>
          <w:rFonts w:asciiTheme="minorHAnsi" w:eastAsiaTheme="minorEastAsia" w:hAnsiTheme="minorHAnsi" w:cstheme="minorBidi"/>
          <w:i w:val="0"/>
          <w:noProof/>
          <w:sz w:val="22"/>
          <w:szCs w:val="22"/>
        </w:rPr>
        <w:tab/>
      </w:r>
      <w:r>
        <w:rPr>
          <w:noProof/>
        </w:rPr>
        <w:t>Data Integrity</w:t>
      </w:r>
      <w:r>
        <w:rPr>
          <w:noProof/>
        </w:rPr>
        <w:tab/>
      </w:r>
      <w:r>
        <w:rPr>
          <w:noProof/>
        </w:rPr>
        <w:fldChar w:fldCharType="begin"/>
      </w:r>
      <w:r>
        <w:rPr>
          <w:noProof/>
        </w:rPr>
        <w:instrText xml:space="preserve"> PAGEREF _Toc387413184 \h </w:instrText>
      </w:r>
      <w:r>
        <w:rPr>
          <w:noProof/>
        </w:rPr>
      </w:r>
      <w:r>
        <w:rPr>
          <w:noProof/>
        </w:rPr>
        <w:fldChar w:fldCharType="separate"/>
      </w:r>
      <w:r>
        <w:rPr>
          <w:noProof/>
        </w:rPr>
        <w:t>16</w:t>
      </w:r>
      <w:r>
        <w:rPr>
          <w:noProof/>
        </w:rPr>
        <w:fldChar w:fldCharType="end"/>
      </w:r>
    </w:p>
    <w:p w14:paraId="5A27BD9F" w14:textId="77777777" w:rsidR="00690A14" w:rsidRDefault="00690A14">
      <w:pPr>
        <w:pStyle w:val="TOC3"/>
        <w:tabs>
          <w:tab w:val="left" w:pos="1200"/>
          <w:tab w:val="right" w:leader="dot" w:pos="8630"/>
        </w:tabs>
        <w:rPr>
          <w:rFonts w:asciiTheme="minorHAnsi" w:eastAsiaTheme="minorEastAsia" w:hAnsiTheme="minorHAnsi" w:cstheme="minorBidi"/>
          <w:i w:val="0"/>
          <w:noProof/>
          <w:sz w:val="22"/>
          <w:szCs w:val="22"/>
        </w:rPr>
      </w:pPr>
      <w:r>
        <w:rPr>
          <w:noProof/>
        </w:rPr>
        <w:t>2.1.10</w:t>
      </w:r>
      <w:r>
        <w:rPr>
          <w:rFonts w:asciiTheme="minorHAnsi" w:eastAsiaTheme="minorEastAsia" w:hAnsiTheme="minorHAnsi" w:cstheme="minorBidi"/>
          <w:i w:val="0"/>
          <w:noProof/>
          <w:sz w:val="22"/>
          <w:szCs w:val="22"/>
        </w:rPr>
        <w:tab/>
      </w:r>
      <w:r>
        <w:rPr>
          <w:noProof/>
        </w:rPr>
        <w:t>Object Reuse</w:t>
      </w:r>
      <w:r>
        <w:rPr>
          <w:noProof/>
        </w:rPr>
        <w:tab/>
      </w:r>
      <w:r>
        <w:rPr>
          <w:noProof/>
        </w:rPr>
        <w:fldChar w:fldCharType="begin"/>
      </w:r>
      <w:r>
        <w:rPr>
          <w:noProof/>
        </w:rPr>
        <w:instrText xml:space="preserve"> PAGEREF _Toc387413185 \h </w:instrText>
      </w:r>
      <w:r>
        <w:rPr>
          <w:noProof/>
        </w:rPr>
      </w:r>
      <w:r>
        <w:rPr>
          <w:noProof/>
        </w:rPr>
        <w:fldChar w:fldCharType="separate"/>
      </w:r>
      <w:r>
        <w:rPr>
          <w:noProof/>
        </w:rPr>
        <w:t>16</w:t>
      </w:r>
      <w:r>
        <w:rPr>
          <w:noProof/>
        </w:rPr>
        <w:fldChar w:fldCharType="end"/>
      </w:r>
    </w:p>
    <w:p w14:paraId="41A26D87" w14:textId="77777777" w:rsidR="00690A14" w:rsidRDefault="00690A14">
      <w:pPr>
        <w:pStyle w:val="TOC3"/>
        <w:tabs>
          <w:tab w:val="left" w:pos="1200"/>
          <w:tab w:val="right" w:leader="dot" w:pos="8630"/>
        </w:tabs>
        <w:rPr>
          <w:rFonts w:asciiTheme="minorHAnsi" w:eastAsiaTheme="minorEastAsia" w:hAnsiTheme="minorHAnsi" w:cstheme="minorBidi"/>
          <w:i w:val="0"/>
          <w:noProof/>
          <w:sz w:val="22"/>
          <w:szCs w:val="22"/>
        </w:rPr>
      </w:pPr>
      <w:r>
        <w:rPr>
          <w:noProof/>
        </w:rPr>
        <w:t>2.1.11</w:t>
      </w:r>
      <w:r>
        <w:rPr>
          <w:rFonts w:asciiTheme="minorHAnsi" w:eastAsiaTheme="minorEastAsia" w:hAnsiTheme="minorHAnsi" w:cstheme="minorBidi"/>
          <w:i w:val="0"/>
          <w:noProof/>
          <w:sz w:val="22"/>
          <w:szCs w:val="22"/>
        </w:rPr>
        <w:tab/>
      </w:r>
      <w:r>
        <w:rPr>
          <w:noProof/>
        </w:rPr>
        <w:t>Least Privilege</w:t>
      </w:r>
      <w:r>
        <w:rPr>
          <w:noProof/>
        </w:rPr>
        <w:tab/>
      </w:r>
      <w:r>
        <w:rPr>
          <w:noProof/>
        </w:rPr>
        <w:fldChar w:fldCharType="begin"/>
      </w:r>
      <w:r>
        <w:rPr>
          <w:noProof/>
        </w:rPr>
        <w:instrText xml:space="preserve"> PAGEREF _Toc387413186 \h </w:instrText>
      </w:r>
      <w:r>
        <w:rPr>
          <w:noProof/>
        </w:rPr>
      </w:r>
      <w:r>
        <w:rPr>
          <w:noProof/>
        </w:rPr>
        <w:fldChar w:fldCharType="separate"/>
      </w:r>
      <w:r>
        <w:rPr>
          <w:noProof/>
        </w:rPr>
        <w:t>16</w:t>
      </w:r>
      <w:r>
        <w:rPr>
          <w:noProof/>
        </w:rPr>
        <w:fldChar w:fldCharType="end"/>
      </w:r>
    </w:p>
    <w:p w14:paraId="0F50BC0C" w14:textId="77777777" w:rsidR="00690A14" w:rsidRDefault="00690A14">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rPr>
          <w:noProof/>
        </w:rPr>
        <w:t>3</w:t>
      </w:r>
      <w:r>
        <w:rPr>
          <w:rFonts w:asciiTheme="minorHAnsi" w:eastAsiaTheme="minorEastAsia" w:hAnsiTheme="minorHAnsi" w:cstheme="minorBidi"/>
          <w:b w:val="0"/>
          <w:bCs w:val="0"/>
          <w:i w:val="0"/>
          <w:caps w:val="0"/>
          <w:noProof/>
          <w:sz w:val="22"/>
          <w:szCs w:val="22"/>
        </w:rPr>
        <w:tab/>
      </w:r>
      <w:r>
        <w:rPr>
          <w:noProof/>
        </w:rPr>
        <w:t>Service Management Framework</w:t>
      </w:r>
      <w:r>
        <w:rPr>
          <w:noProof/>
        </w:rPr>
        <w:tab/>
      </w:r>
      <w:r>
        <w:rPr>
          <w:noProof/>
        </w:rPr>
        <w:fldChar w:fldCharType="begin"/>
      </w:r>
      <w:r>
        <w:rPr>
          <w:noProof/>
        </w:rPr>
        <w:instrText xml:space="preserve"> PAGEREF _Toc387413187 \h </w:instrText>
      </w:r>
      <w:r>
        <w:rPr>
          <w:noProof/>
        </w:rPr>
      </w:r>
      <w:r>
        <w:rPr>
          <w:noProof/>
        </w:rPr>
        <w:fldChar w:fldCharType="separate"/>
      </w:r>
      <w:r>
        <w:rPr>
          <w:noProof/>
        </w:rPr>
        <w:t>18</w:t>
      </w:r>
      <w:r>
        <w:rPr>
          <w:noProof/>
        </w:rPr>
        <w:fldChar w:fldCharType="end"/>
      </w:r>
    </w:p>
    <w:p w14:paraId="274AD05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3.1</w:t>
      </w:r>
      <w:r>
        <w:rPr>
          <w:rFonts w:asciiTheme="minorHAnsi" w:eastAsiaTheme="minorEastAsia" w:hAnsiTheme="minorHAnsi" w:cstheme="minorBidi"/>
          <w:b w:val="0"/>
          <w:bCs w:val="0"/>
          <w:i w:val="0"/>
          <w:noProof/>
          <w:sz w:val="22"/>
          <w:szCs w:val="22"/>
        </w:rPr>
        <w:tab/>
      </w:r>
      <w:r>
        <w:rPr>
          <w:noProof/>
        </w:rPr>
        <w:t>Configuration Management</w:t>
      </w:r>
      <w:r>
        <w:rPr>
          <w:noProof/>
        </w:rPr>
        <w:tab/>
      </w:r>
      <w:r>
        <w:rPr>
          <w:noProof/>
        </w:rPr>
        <w:fldChar w:fldCharType="begin"/>
      </w:r>
      <w:r>
        <w:rPr>
          <w:noProof/>
        </w:rPr>
        <w:instrText xml:space="preserve"> PAGEREF _Toc387413188 \h </w:instrText>
      </w:r>
      <w:r>
        <w:rPr>
          <w:noProof/>
        </w:rPr>
      </w:r>
      <w:r>
        <w:rPr>
          <w:noProof/>
        </w:rPr>
        <w:fldChar w:fldCharType="separate"/>
      </w:r>
      <w:r>
        <w:rPr>
          <w:noProof/>
        </w:rPr>
        <w:t>19</w:t>
      </w:r>
      <w:r>
        <w:rPr>
          <w:noProof/>
        </w:rPr>
        <w:fldChar w:fldCharType="end"/>
      </w:r>
    </w:p>
    <w:p w14:paraId="7C271AA7"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3.2</w:t>
      </w:r>
      <w:r>
        <w:rPr>
          <w:rFonts w:asciiTheme="minorHAnsi" w:eastAsiaTheme="minorEastAsia" w:hAnsiTheme="minorHAnsi" w:cstheme="minorBidi"/>
          <w:b w:val="0"/>
          <w:bCs w:val="0"/>
          <w:i w:val="0"/>
          <w:noProof/>
          <w:sz w:val="22"/>
          <w:szCs w:val="22"/>
        </w:rPr>
        <w:tab/>
      </w:r>
      <w:r>
        <w:rPr>
          <w:noProof/>
        </w:rPr>
        <w:t>Change Management</w:t>
      </w:r>
      <w:r>
        <w:rPr>
          <w:noProof/>
        </w:rPr>
        <w:tab/>
      </w:r>
      <w:r>
        <w:rPr>
          <w:noProof/>
        </w:rPr>
        <w:fldChar w:fldCharType="begin"/>
      </w:r>
      <w:r>
        <w:rPr>
          <w:noProof/>
        </w:rPr>
        <w:instrText xml:space="preserve"> PAGEREF _Toc387413189 \h </w:instrText>
      </w:r>
      <w:r>
        <w:rPr>
          <w:noProof/>
        </w:rPr>
      </w:r>
      <w:r>
        <w:rPr>
          <w:noProof/>
        </w:rPr>
        <w:fldChar w:fldCharType="separate"/>
      </w:r>
      <w:r>
        <w:rPr>
          <w:noProof/>
        </w:rPr>
        <w:t>20</w:t>
      </w:r>
      <w:r>
        <w:rPr>
          <w:noProof/>
        </w:rPr>
        <w:fldChar w:fldCharType="end"/>
      </w:r>
    </w:p>
    <w:p w14:paraId="03366757"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lastRenderedPageBreak/>
        <w:t>3.2.1</w:t>
      </w:r>
      <w:r>
        <w:rPr>
          <w:rFonts w:asciiTheme="minorHAnsi" w:eastAsiaTheme="minorEastAsia" w:hAnsiTheme="minorHAnsi" w:cstheme="minorBidi"/>
          <w:i w:val="0"/>
          <w:noProof/>
          <w:sz w:val="22"/>
          <w:szCs w:val="22"/>
        </w:rPr>
        <w:tab/>
      </w:r>
      <w:r>
        <w:rPr>
          <w:noProof/>
        </w:rPr>
        <w:t>Monthly Patch Process</w:t>
      </w:r>
      <w:r>
        <w:rPr>
          <w:noProof/>
        </w:rPr>
        <w:tab/>
      </w:r>
      <w:r>
        <w:rPr>
          <w:noProof/>
        </w:rPr>
        <w:fldChar w:fldCharType="begin"/>
      </w:r>
      <w:r>
        <w:rPr>
          <w:noProof/>
        </w:rPr>
        <w:instrText xml:space="preserve"> PAGEREF _Toc387413190 \h </w:instrText>
      </w:r>
      <w:r>
        <w:rPr>
          <w:noProof/>
        </w:rPr>
      </w:r>
      <w:r>
        <w:rPr>
          <w:noProof/>
        </w:rPr>
        <w:fldChar w:fldCharType="separate"/>
      </w:r>
      <w:r>
        <w:rPr>
          <w:noProof/>
        </w:rPr>
        <w:t>21</w:t>
      </w:r>
      <w:r>
        <w:rPr>
          <w:noProof/>
        </w:rPr>
        <w:fldChar w:fldCharType="end"/>
      </w:r>
    </w:p>
    <w:p w14:paraId="5927330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3.3</w:t>
      </w:r>
      <w:r>
        <w:rPr>
          <w:rFonts w:asciiTheme="minorHAnsi" w:eastAsiaTheme="minorEastAsia" w:hAnsiTheme="minorHAnsi" w:cstheme="minorBidi"/>
          <w:b w:val="0"/>
          <w:bCs w:val="0"/>
          <w:i w:val="0"/>
          <w:noProof/>
          <w:sz w:val="22"/>
          <w:szCs w:val="22"/>
        </w:rPr>
        <w:tab/>
      </w:r>
      <w:r>
        <w:rPr>
          <w:noProof/>
        </w:rPr>
        <w:t>Release Management</w:t>
      </w:r>
      <w:r>
        <w:rPr>
          <w:noProof/>
        </w:rPr>
        <w:tab/>
      </w:r>
      <w:r>
        <w:rPr>
          <w:noProof/>
        </w:rPr>
        <w:fldChar w:fldCharType="begin"/>
      </w:r>
      <w:r>
        <w:rPr>
          <w:noProof/>
        </w:rPr>
        <w:instrText xml:space="preserve"> PAGEREF _Toc387413191 \h </w:instrText>
      </w:r>
      <w:r>
        <w:rPr>
          <w:noProof/>
        </w:rPr>
      </w:r>
      <w:r>
        <w:rPr>
          <w:noProof/>
        </w:rPr>
        <w:fldChar w:fldCharType="separate"/>
      </w:r>
      <w:r>
        <w:rPr>
          <w:noProof/>
        </w:rPr>
        <w:t>22</w:t>
      </w:r>
      <w:r>
        <w:rPr>
          <w:noProof/>
        </w:rPr>
        <w:fldChar w:fldCharType="end"/>
      </w:r>
    </w:p>
    <w:p w14:paraId="4FDD2C6C"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3.4</w:t>
      </w:r>
      <w:r>
        <w:rPr>
          <w:rFonts w:asciiTheme="minorHAnsi" w:eastAsiaTheme="minorEastAsia" w:hAnsiTheme="minorHAnsi" w:cstheme="minorBidi"/>
          <w:b w:val="0"/>
          <w:bCs w:val="0"/>
          <w:i w:val="0"/>
          <w:noProof/>
          <w:sz w:val="22"/>
          <w:szCs w:val="22"/>
        </w:rPr>
        <w:tab/>
      </w:r>
      <w:r>
        <w:rPr>
          <w:noProof/>
        </w:rPr>
        <w:t>Technical Administration</w:t>
      </w:r>
      <w:r>
        <w:rPr>
          <w:noProof/>
        </w:rPr>
        <w:tab/>
      </w:r>
      <w:r>
        <w:rPr>
          <w:noProof/>
        </w:rPr>
        <w:fldChar w:fldCharType="begin"/>
      </w:r>
      <w:r>
        <w:rPr>
          <w:noProof/>
        </w:rPr>
        <w:instrText xml:space="preserve"> PAGEREF _Toc387413192 \h </w:instrText>
      </w:r>
      <w:r>
        <w:rPr>
          <w:noProof/>
        </w:rPr>
      </w:r>
      <w:r>
        <w:rPr>
          <w:noProof/>
        </w:rPr>
        <w:fldChar w:fldCharType="separate"/>
      </w:r>
      <w:r>
        <w:rPr>
          <w:noProof/>
        </w:rPr>
        <w:t>22</w:t>
      </w:r>
      <w:r>
        <w:rPr>
          <w:noProof/>
        </w:rPr>
        <w:fldChar w:fldCharType="end"/>
      </w:r>
    </w:p>
    <w:p w14:paraId="72FE0166"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3.4.1</w:t>
      </w:r>
      <w:r>
        <w:rPr>
          <w:rFonts w:asciiTheme="minorHAnsi" w:eastAsiaTheme="minorEastAsia" w:hAnsiTheme="minorHAnsi" w:cstheme="minorBidi"/>
          <w:i w:val="0"/>
          <w:noProof/>
          <w:sz w:val="22"/>
          <w:szCs w:val="22"/>
        </w:rPr>
        <w:tab/>
      </w:r>
      <w:r>
        <w:rPr>
          <w:noProof/>
        </w:rPr>
        <w:t>Monitor &amp; Control</w:t>
      </w:r>
      <w:r>
        <w:rPr>
          <w:noProof/>
        </w:rPr>
        <w:tab/>
      </w:r>
      <w:r>
        <w:rPr>
          <w:noProof/>
        </w:rPr>
        <w:fldChar w:fldCharType="begin"/>
      </w:r>
      <w:r>
        <w:rPr>
          <w:noProof/>
        </w:rPr>
        <w:instrText xml:space="preserve"> PAGEREF _Toc387413193 \h </w:instrText>
      </w:r>
      <w:r>
        <w:rPr>
          <w:noProof/>
        </w:rPr>
      </w:r>
      <w:r>
        <w:rPr>
          <w:noProof/>
        </w:rPr>
        <w:fldChar w:fldCharType="separate"/>
      </w:r>
      <w:r>
        <w:rPr>
          <w:noProof/>
        </w:rPr>
        <w:t>23</w:t>
      </w:r>
      <w:r>
        <w:rPr>
          <w:noProof/>
        </w:rPr>
        <w:fldChar w:fldCharType="end"/>
      </w:r>
    </w:p>
    <w:p w14:paraId="1588A1EA"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3.4.2</w:t>
      </w:r>
      <w:r>
        <w:rPr>
          <w:rFonts w:asciiTheme="minorHAnsi" w:eastAsiaTheme="minorEastAsia" w:hAnsiTheme="minorHAnsi" w:cstheme="minorBidi"/>
          <w:i w:val="0"/>
          <w:noProof/>
          <w:sz w:val="22"/>
          <w:szCs w:val="22"/>
        </w:rPr>
        <w:tab/>
      </w:r>
      <w:r>
        <w:rPr>
          <w:noProof/>
        </w:rPr>
        <w:t>Job Schedule</w:t>
      </w:r>
      <w:r>
        <w:rPr>
          <w:noProof/>
        </w:rPr>
        <w:tab/>
      </w:r>
      <w:r>
        <w:rPr>
          <w:noProof/>
        </w:rPr>
        <w:fldChar w:fldCharType="begin"/>
      </w:r>
      <w:r>
        <w:rPr>
          <w:noProof/>
        </w:rPr>
        <w:instrText xml:space="preserve"> PAGEREF _Toc387413194 \h </w:instrText>
      </w:r>
      <w:r>
        <w:rPr>
          <w:noProof/>
        </w:rPr>
      </w:r>
      <w:r>
        <w:rPr>
          <w:noProof/>
        </w:rPr>
        <w:fldChar w:fldCharType="separate"/>
      </w:r>
      <w:r>
        <w:rPr>
          <w:noProof/>
        </w:rPr>
        <w:t>24</w:t>
      </w:r>
      <w:r>
        <w:rPr>
          <w:noProof/>
        </w:rPr>
        <w:fldChar w:fldCharType="end"/>
      </w:r>
    </w:p>
    <w:p w14:paraId="35B84B3A"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3.4.3</w:t>
      </w:r>
      <w:r>
        <w:rPr>
          <w:rFonts w:asciiTheme="minorHAnsi" w:eastAsiaTheme="minorEastAsia" w:hAnsiTheme="minorHAnsi" w:cstheme="minorBidi"/>
          <w:i w:val="0"/>
          <w:noProof/>
          <w:sz w:val="22"/>
          <w:szCs w:val="22"/>
        </w:rPr>
        <w:tab/>
      </w:r>
      <w:r>
        <w:rPr>
          <w:noProof/>
        </w:rPr>
        <w:t>Storage Management</w:t>
      </w:r>
      <w:r>
        <w:rPr>
          <w:noProof/>
        </w:rPr>
        <w:tab/>
      </w:r>
      <w:r>
        <w:rPr>
          <w:noProof/>
        </w:rPr>
        <w:fldChar w:fldCharType="begin"/>
      </w:r>
      <w:r>
        <w:rPr>
          <w:noProof/>
        </w:rPr>
        <w:instrText xml:space="preserve"> PAGEREF _Toc387413195 \h </w:instrText>
      </w:r>
      <w:r>
        <w:rPr>
          <w:noProof/>
        </w:rPr>
      </w:r>
      <w:r>
        <w:rPr>
          <w:noProof/>
        </w:rPr>
        <w:fldChar w:fldCharType="separate"/>
      </w:r>
      <w:r>
        <w:rPr>
          <w:noProof/>
        </w:rPr>
        <w:t>25</w:t>
      </w:r>
      <w:r>
        <w:rPr>
          <w:noProof/>
        </w:rPr>
        <w:fldChar w:fldCharType="end"/>
      </w:r>
    </w:p>
    <w:p w14:paraId="7A2AB2E7"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3.4.4</w:t>
      </w:r>
      <w:r>
        <w:rPr>
          <w:rFonts w:asciiTheme="minorHAnsi" w:eastAsiaTheme="minorEastAsia" w:hAnsiTheme="minorHAnsi" w:cstheme="minorBidi"/>
          <w:i w:val="0"/>
          <w:noProof/>
          <w:sz w:val="22"/>
          <w:szCs w:val="22"/>
        </w:rPr>
        <w:tab/>
      </w:r>
      <w:r>
        <w:rPr>
          <w:noProof/>
        </w:rPr>
        <w:t>Operations Review</w:t>
      </w:r>
      <w:r>
        <w:rPr>
          <w:noProof/>
        </w:rPr>
        <w:tab/>
      </w:r>
      <w:r>
        <w:rPr>
          <w:noProof/>
        </w:rPr>
        <w:fldChar w:fldCharType="begin"/>
      </w:r>
      <w:r>
        <w:rPr>
          <w:noProof/>
        </w:rPr>
        <w:instrText xml:space="preserve"> PAGEREF _Toc387413196 \h </w:instrText>
      </w:r>
      <w:r>
        <w:rPr>
          <w:noProof/>
        </w:rPr>
      </w:r>
      <w:r>
        <w:rPr>
          <w:noProof/>
        </w:rPr>
        <w:fldChar w:fldCharType="separate"/>
      </w:r>
      <w:r>
        <w:rPr>
          <w:noProof/>
        </w:rPr>
        <w:t>26</w:t>
      </w:r>
      <w:r>
        <w:rPr>
          <w:noProof/>
        </w:rPr>
        <w:fldChar w:fldCharType="end"/>
      </w:r>
    </w:p>
    <w:p w14:paraId="531E490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3.5</w:t>
      </w:r>
      <w:r>
        <w:rPr>
          <w:rFonts w:asciiTheme="minorHAnsi" w:eastAsiaTheme="minorEastAsia" w:hAnsiTheme="minorHAnsi" w:cstheme="minorBidi"/>
          <w:b w:val="0"/>
          <w:bCs w:val="0"/>
          <w:i w:val="0"/>
          <w:noProof/>
          <w:sz w:val="22"/>
          <w:szCs w:val="22"/>
        </w:rPr>
        <w:tab/>
      </w:r>
      <w:r>
        <w:rPr>
          <w:noProof/>
        </w:rPr>
        <w:t>Support Quadrant</w:t>
      </w:r>
      <w:r>
        <w:rPr>
          <w:noProof/>
        </w:rPr>
        <w:tab/>
      </w:r>
      <w:r>
        <w:rPr>
          <w:noProof/>
        </w:rPr>
        <w:fldChar w:fldCharType="begin"/>
      </w:r>
      <w:r>
        <w:rPr>
          <w:noProof/>
        </w:rPr>
        <w:instrText xml:space="preserve"> PAGEREF _Toc387413197 \h </w:instrText>
      </w:r>
      <w:r>
        <w:rPr>
          <w:noProof/>
        </w:rPr>
      </w:r>
      <w:r>
        <w:rPr>
          <w:noProof/>
        </w:rPr>
        <w:fldChar w:fldCharType="separate"/>
      </w:r>
      <w:r>
        <w:rPr>
          <w:noProof/>
        </w:rPr>
        <w:t>27</w:t>
      </w:r>
      <w:r>
        <w:rPr>
          <w:noProof/>
        </w:rPr>
        <w:fldChar w:fldCharType="end"/>
      </w:r>
    </w:p>
    <w:p w14:paraId="4BE41D7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3.6</w:t>
      </w:r>
      <w:r>
        <w:rPr>
          <w:rFonts w:asciiTheme="minorHAnsi" w:eastAsiaTheme="minorEastAsia" w:hAnsiTheme="minorHAnsi" w:cstheme="minorBidi"/>
          <w:b w:val="0"/>
          <w:bCs w:val="0"/>
          <w:i w:val="0"/>
          <w:noProof/>
          <w:sz w:val="22"/>
          <w:szCs w:val="22"/>
        </w:rPr>
        <w:tab/>
      </w:r>
      <w:r>
        <w:rPr>
          <w:noProof/>
        </w:rPr>
        <w:t>Fault Management</w:t>
      </w:r>
      <w:r>
        <w:rPr>
          <w:noProof/>
        </w:rPr>
        <w:tab/>
      </w:r>
      <w:r>
        <w:rPr>
          <w:noProof/>
        </w:rPr>
        <w:fldChar w:fldCharType="begin"/>
      </w:r>
      <w:r>
        <w:rPr>
          <w:noProof/>
        </w:rPr>
        <w:instrText xml:space="preserve"> PAGEREF _Toc387413198 \h </w:instrText>
      </w:r>
      <w:r>
        <w:rPr>
          <w:noProof/>
        </w:rPr>
      </w:r>
      <w:r>
        <w:rPr>
          <w:noProof/>
        </w:rPr>
        <w:fldChar w:fldCharType="separate"/>
      </w:r>
      <w:r>
        <w:rPr>
          <w:noProof/>
        </w:rPr>
        <w:t>28</w:t>
      </w:r>
      <w:r>
        <w:rPr>
          <w:noProof/>
        </w:rPr>
        <w:fldChar w:fldCharType="end"/>
      </w:r>
    </w:p>
    <w:p w14:paraId="094AE6C7"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3.7</w:t>
      </w:r>
      <w:r>
        <w:rPr>
          <w:rFonts w:asciiTheme="minorHAnsi" w:eastAsiaTheme="minorEastAsia" w:hAnsiTheme="minorHAnsi" w:cstheme="minorBidi"/>
          <w:b w:val="0"/>
          <w:bCs w:val="0"/>
          <w:i w:val="0"/>
          <w:noProof/>
          <w:sz w:val="22"/>
          <w:szCs w:val="22"/>
        </w:rPr>
        <w:tab/>
      </w:r>
      <w:r>
        <w:rPr>
          <w:noProof/>
        </w:rPr>
        <w:t>GDIT Business Support</w:t>
      </w:r>
      <w:r>
        <w:rPr>
          <w:noProof/>
        </w:rPr>
        <w:tab/>
      </w:r>
      <w:r>
        <w:rPr>
          <w:noProof/>
        </w:rPr>
        <w:fldChar w:fldCharType="begin"/>
      </w:r>
      <w:r>
        <w:rPr>
          <w:noProof/>
        </w:rPr>
        <w:instrText xml:space="preserve"> PAGEREF _Toc387413199 \h </w:instrText>
      </w:r>
      <w:r>
        <w:rPr>
          <w:noProof/>
        </w:rPr>
      </w:r>
      <w:r>
        <w:rPr>
          <w:noProof/>
        </w:rPr>
        <w:fldChar w:fldCharType="separate"/>
      </w:r>
      <w:r>
        <w:rPr>
          <w:noProof/>
        </w:rPr>
        <w:t>29</w:t>
      </w:r>
      <w:r>
        <w:rPr>
          <w:noProof/>
        </w:rPr>
        <w:fldChar w:fldCharType="end"/>
      </w:r>
    </w:p>
    <w:p w14:paraId="19840888"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3.7.1</w:t>
      </w:r>
      <w:r>
        <w:rPr>
          <w:rFonts w:asciiTheme="minorHAnsi" w:eastAsiaTheme="minorEastAsia" w:hAnsiTheme="minorHAnsi" w:cstheme="minorBidi"/>
          <w:i w:val="0"/>
          <w:noProof/>
          <w:sz w:val="22"/>
          <w:szCs w:val="22"/>
        </w:rPr>
        <w:tab/>
      </w:r>
      <w:r>
        <w:rPr>
          <w:noProof/>
        </w:rPr>
        <w:t>Escalation</w:t>
      </w:r>
      <w:r>
        <w:rPr>
          <w:noProof/>
        </w:rPr>
        <w:tab/>
      </w:r>
      <w:r>
        <w:rPr>
          <w:noProof/>
        </w:rPr>
        <w:fldChar w:fldCharType="begin"/>
      </w:r>
      <w:r>
        <w:rPr>
          <w:noProof/>
        </w:rPr>
        <w:instrText xml:space="preserve"> PAGEREF _Toc387413200 \h </w:instrText>
      </w:r>
      <w:r>
        <w:rPr>
          <w:noProof/>
        </w:rPr>
      </w:r>
      <w:r>
        <w:rPr>
          <w:noProof/>
        </w:rPr>
        <w:fldChar w:fldCharType="separate"/>
      </w:r>
      <w:r>
        <w:rPr>
          <w:noProof/>
        </w:rPr>
        <w:t>30</w:t>
      </w:r>
      <w:r>
        <w:rPr>
          <w:noProof/>
        </w:rPr>
        <w:fldChar w:fldCharType="end"/>
      </w:r>
    </w:p>
    <w:p w14:paraId="794811A2"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3.8</w:t>
      </w:r>
      <w:r>
        <w:rPr>
          <w:rFonts w:asciiTheme="minorHAnsi" w:eastAsiaTheme="minorEastAsia" w:hAnsiTheme="minorHAnsi" w:cstheme="minorBidi"/>
          <w:b w:val="0"/>
          <w:bCs w:val="0"/>
          <w:i w:val="0"/>
          <w:noProof/>
          <w:sz w:val="22"/>
          <w:szCs w:val="22"/>
        </w:rPr>
        <w:tab/>
      </w:r>
      <w:r>
        <w:rPr>
          <w:noProof/>
        </w:rPr>
        <w:t>Optimization Quadrant</w:t>
      </w:r>
      <w:r>
        <w:rPr>
          <w:noProof/>
        </w:rPr>
        <w:tab/>
      </w:r>
      <w:r>
        <w:rPr>
          <w:noProof/>
        </w:rPr>
        <w:fldChar w:fldCharType="begin"/>
      </w:r>
      <w:r>
        <w:rPr>
          <w:noProof/>
        </w:rPr>
        <w:instrText xml:space="preserve"> PAGEREF _Toc387413201 \h </w:instrText>
      </w:r>
      <w:r>
        <w:rPr>
          <w:noProof/>
        </w:rPr>
      </w:r>
      <w:r>
        <w:rPr>
          <w:noProof/>
        </w:rPr>
        <w:fldChar w:fldCharType="separate"/>
      </w:r>
      <w:r>
        <w:rPr>
          <w:noProof/>
        </w:rPr>
        <w:t>31</w:t>
      </w:r>
      <w:r>
        <w:rPr>
          <w:noProof/>
        </w:rPr>
        <w:fldChar w:fldCharType="end"/>
      </w:r>
    </w:p>
    <w:p w14:paraId="5CD977F3"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3.9</w:t>
      </w:r>
      <w:r>
        <w:rPr>
          <w:rFonts w:asciiTheme="minorHAnsi" w:eastAsiaTheme="minorEastAsia" w:hAnsiTheme="minorHAnsi" w:cstheme="minorBidi"/>
          <w:b w:val="0"/>
          <w:bCs w:val="0"/>
          <w:i w:val="0"/>
          <w:noProof/>
          <w:sz w:val="22"/>
          <w:szCs w:val="22"/>
        </w:rPr>
        <w:tab/>
      </w:r>
      <w:r>
        <w:rPr>
          <w:noProof/>
        </w:rPr>
        <w:t>Service Delivery Management</w:t>
      </w:r>
      <w:r>
        <w:rPr>
          <w:noProof/>
        </w:rPr>
        <w:tab/>
      </w:r>
      <w:r>
        <w:rPr>
          <w:noProof/>
        </w:rPr>
        <w:fldChar w:fldCharType="begin"/>
      </w:r>
      <w:r>
        <w:rPr>
          <w:noProof/>
        </w:rPr>
        <w:instrText xml:space="preserve"> PAGEREF _Toc387413202 \h </w:instrText>
      </w:r>
      <w:r>
        <w:rPr>
          <w:noProof/>
        </w:rPr>
      </w:r>
      <w:r>
        <w:rPr>
          <w:noProof/>
        </w:rPr>
        <w:fldChar w:fldCharType="separate"/>
      </w:r>
      <w:r>
        <w:rPr>
          <w:noProof/>
        </w:rPr>
        <w:t>32</w:t>
      </w:r>
      <w:r>
        <w:rPr>
          <w:noProof/>
        </w:rPr>
        <w:fldChar w:fldCharType="end"/>
      </w:r>
    </w:p>
    <w:p w14:paraId="1DDB881C"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3.10</w:t>
      </w:r>
      <w:r>
        <w:rPr>
          <w:rFonts w:asciiTheme="minorHAnsi" w:eastAsiaTheme="minorEastAsia" w:hAnsiTheme="minorHAnsi" w:cstheme="minorBidi"/>
          <w:b w:val="0"/>
          <w:bCs w:val="0"/>
          <w:i w:val="0"/>
          <w:noProof/>
          <w:sz w:val="22"/>
          <w:szCs w:val="22"/>
        </w:rPr>
        <w:tab/>
      </w:r>
      <w:r>
        <w:rPr>
          <w:noProof/>
        </w:rPr>
        <w:t>Capacity Management</w:t>
      </w:r>
      <w:r>
        <w:rPr>
          <w:noProof/>
        </w:rPr>
        <w:tab/>
      </w:r>
      <w:r>
        <w:rPr>
          <w:noProof/>
        </w:rPr>
        <w:fldChar w:fldCharType="begin"/>
      </w:r>
      <w:r>
        <w:rPr>
          <w:noProof/>
        </w:rPr>
        <w:instrText xml:space="preserve"> PAGEREF _Toc387413203 \h </w:instrText>
      </w:r>
      <w:r>
        <w:rPr>
          <w:noProof/>
        </w:rPr>
      </w:r>
      <w:r>
        <w:rPr>
          <w:noProof/>
        </w:rPr>
        <w:fldChar w:fldCharType="separate"/>
      </w:r>
      <w:r>
        <w:rPr>
          <w:noProof/>
        </w:rPr>
        <w:t>33</w:t>
      </w:r>
      <w:r>
        <w:rPr>
          <w:noProof/>
        </w:rPr>
        <w:fldChar w:fldCharType="end"/>
      </w:r>
    </w:p>
    <w:p w14:paraId="0A01640E"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3.11</w:t>
      </w:r>
      <w:r>
        <w:rPr>
          <w:rFonts w:asciiTheme="minorHAnsi" w:eastAsiaTheme="minorEastAsia" w:hAnsiTheme="minorHAnsi" w:cstheme="minorBidi"/>
          <w:b w:val="0"/>
          <w:bCs w:val="0"/>
          <w:i w:val="0"/>
          <w:noProof/>
          <w:sz w:val="22"/>
          <w:szCs w:val="22"/>
        </w:rPr>
        <w:tab/>
      </w:r>
      <w:r>
        <w:rPr>
          <w:noProof/>
        </w:rPr>
        <w:t>Security Management</w:t>
      </w:r>
      <w:r>
        <w:rPr>
          <w:noProof/>
        </w:rPr>
        <w:tab/>
      </w:r>
      <w:r>
        <w:rPr>
          <w:noProof/>
        </w:rPr>
        <w:fldChar w:fldCharType="begin"/>
      </w:r>
      <w:r>
        <w:rPr>
          <w:noProof/>
        </w:rPr>
        <w:instrText xml:space="preserve"> PAGEREF _Toc387413204 \h </w:instrText>
      </w:r>
      <w:r>
        <w:rPr>
          <w:noProof/>
        </w:rPr>
      </w:r>
      <w:r>
        <w:rPr>
          <w:noProof/>
        </w:rPr>
        <w:fldChar w:fldCharType="separate"/>
      </w:r>
      <w:r>
        <w:rPr>
          <w:noProof/>
        </w:rPr>
        <w:t>33</w:t>
      </w:r>
      <w:r>
        <w:rPr>
          <w:noProof/>
        </w:rPr>
        <w:fldChar w:fldCharType="end"/>
      </w:r>
    </w:p>
    <w:p w14:paraId="7268244E"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3.12</w:t>
      </w:r>
      <w:r>
        <w:rPr>
          <w:rFonts w:asciiTheme="minorHAnsi" w:eastAsiaTheme="minorEastAsia" w:hAnsiTheme="minorHAnsi" w:cstheme="minorBidi"/>
          <w:b w:val="0"/>
          <w:bCs w:val="0"/>
          <w:i w:val="0"/>
          <w:noProof/>
          <w:sz w:val="22"/>
          <w:szCs w:val="22"/>
        </w:rPr>
        <w:tab/>
      </w:r>
      <w:r>
        <w:rPr>
          <w:noProof/>
        </w:rPr>
        <w:t>Asset Management</w:t>
      </w:r>
      <w:r>
        <w:rPr>
          <w:noProof/>
        </w:rPr>
        <w:tab/>
      </w:r>
      <w:r>
        <w:rPr>
          <w:noProof/>
        </w:rPr>
        <w:fldChar w:fldCharType="begin"/>
      </w:r>
      <w:r>
        <w:rPr>
          <w:noProof/>
        </w:rPr>
        <w:instrText xml:space="preserve"> PAGEREF _Toc387413205 \h </w:instrText>
      </w:r>
      <w:r>
        <w:rPr>
          <w:noProof/>
        </w:rPr>
      </w:r>
      <w:r>
        <w:rPr>
          <w:noProof/>
        </w:rPr>
        <w:fldChar w:fldCharType="separate"/>
      </w:r>
      <w:r>
        <w:rPr>
          <w:noProof/>
        </w:rPr>
        <w:t>34</w:t>
      </w:r>
      <w:r>
        <w:rPr>
          <w:noProof/>
        </w:rPr>
        <w:fldChar w:fldCharType="end"/>
      </w:r>
    </w:p>
    <w:p w14:paraId="2045BF85"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3.13</w:t>
      </w:r>
      <w:r>
        <w:rPr>
          <w:rFonts w:asciiTheme="minorHAnsi" w:eastAsiaTheme="minorEastAsia" w:hAnsiTheme="minorHAnsi" w:cstheme="minorBidi"/>
          <w:b w:val="0"/>
          <w:bCs w:val="0"/>
          <w:i w:val="0"/>
          <w:noProof/>
          <w:sz w:val="22"/>
          <w:szCs w:val="22"/>
        </w:rPr>
        <w:tab/>
      </w:r>
      <w:r>
        <w:rPr>
          <w:noProof/>
        </w:rPr>
        <w:t>Availability Management</w:t>
      </w:r>
      <w:r>
        <w:rPr>
          <w:noProof/>
        </w:rPr>
        <w:tab/>
      </w:r>
      <w:r>
        <w:rPr>
          <w:noProof/>
        </w:rPr>
        <w:fldChar w:fldCharType="begin"/>
      </w:r>
      <w:r>
        <w:rPr>
          <w:noProof/>
        </w:rPr>
        <w:instrText xml:space="preserve"> PAGEREF _Toc387413206 \h </w:instrText>
      </w:r>
      <w:r>
        <w:rPr>
          <w:noProof/>
        </w:rPr>
      </w:r>
      <w:r>
        <w:rPr>
          <w:noProof/>
        </w:rPr>
        <w:fldChar w:fldCharType="separate"/>
      </w:r>
      <w:r>
        <w:rPr>
          <w:noProof/>
        </w:rPr>
        <w:t>35</w:t>
      </w:r>
      <w:r>
        <w:rPr>
          <w:noProof/>
        </w:rPr>
        <w:fldChar w:fldCharType="end"/>
      </w:r>
    </w:p>
    <w:p w14:paraId="2ED11C79" w14:textId="77777777" w:rsidR="00690A14" w:rsidRDefault="00690A14">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rPr>
          <w:noProof/>
        </w:rPr>
        <w:t>4</w:t>
      </w:r>
      <w:r>
        <w:rPr>
          <w:rFonts w:asciiTheme="minorHAnsi" w:eastAsiaTheme="minorEastAsia" w:hAnsiTheme="minorHAnsi" w:cstheme="minorBidi"/>
          <w:b w:val="0"/>
          <w:bCs w:val="0"/>
          <w:i w:val="0"/>
          <w:caps w:val="0"/>
          <w:noProof/>
          <w:sz w:val="22"/>
          <w:szCs w:val="22"/>
        </w:rPr>
        <w:tab/>
      </w:r>
      <w:r>
        <w:rPr>
          <w:noProof/>
        </w:rPr>
        <w:t>Appendix</w:t>
      </w:r>
      <w:r>
        <w:rPr>
          <w:noProof/>
        </w:rPr>
        <w:tab/>
      </w:r>
      <w:r>
        <w:rPr>
          <w:noProof/>
        </w:rPr>
        <w:fldChar w:fldCharType="begin"/>
      </w:r>
      <w:r>
        <w:rPr>
          <w:noProof/>
        </w:rPr>
        <w:instrText xml:space="preserve"> PAGEREF _Toc387413207 \h </w:instrText>
      </w:r>
      <w:r>
        <w:rPr>
          <w:noProof/>
        </w:rPr>
      </w:r>
      <w:r>
        <w:rPr>
          <w:noProof/>
        </w:rPr>
        <w:fldChar w:fldCharType="separate"/>
      </w:r>
      <w:r>
        <w:rPr>
          <w:noProof/>
        </w:rPr>
        <w:t>36</w:t>
      </w:r>
      <w:r>
        <w:rPr>
          <w:noProof/>
        </w:rPr>
        <w:fldChar w:fldCharType="end"/>
      </w:r>
    </w:p>
    <w:p w14:paraId="273E088E"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4.1</w:t>
      </w:r>
      <w:r>
        <w:rPr>
          <w:rFonts w:asciiTheme="minorHAnsi" w:eastAsiaTheme="minorEastAsia" w:hAnsiTheme="minorHAnsi" w:cstheme="minorBidi"/>
          <w:b w:val="0"/>
          <w:bCs w:val="0"/>
          <w:i w:val="0"/>
          <w:noProof/>
          <w:sz w:val="22"/>
          <w:szCs w:val="22"/>
        </w:rPr>
        <w:tab/>
      </w:r>
      <w:r>
        <w:rPr>
          <w:noProof/>
        </w:rPr>
        <w:t>Appendix A: Installation Guide from the vendors</w:t>
      </w:r>
      <w:r>
        <w:rPr>
          <w:noProof/>
        </w:rPr>
        <w:tab/>
      </w:r>
      <w:r>
        <w:rPr>
          <w:noProof/>
        </w:rPr>
        <w:fldChar w:fldCharType="begin"/>
      </w:r>
      <w:r>
        <w:rPr>
          <w:noProof/>
        </w:rPr>
        <w:instrText xml:space="preserve"> PAGEREF _Toc387413208 \h </w:instrText>
      </w:r>
      <w:r>
        <w:rPr>
          <w:noProof/>
        </w:rPr>
      </w:r>
      <w:r>
        <w:rPr>
          <w:noProof/>
        </w:rPr>
        <w:fldChar w:fldCharType="separate"/>
      </w:r>
      <w:r>
        <w:rPr>
          <w:noProof/>
        </w:rPr>
        <w:t>36</w:t>
      </w:r>
      <w:r>
        <w:rPr>
          <w:noProof/>
        </w:rPr>
        <w:fldChar w:fldCharType="end"/>
      </w:r>
    </w:p>
    <w:p w14:paraId="11DAE4B7"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4.2</w:t>
      </w:r>
      <w:r>
        <w:rPr>
          <w:rFonts w:asciiTheme="minorHAnsi" w:eastAsiaTheme="minorEastAsia" w:hAnsiTheme="minorHAnsi" w:cstheme="minorBidi"/>
          <w:b w:val="0"/>
          <w:bCs w:val="0"/>
          <w:i w:val="0"/>
          <w:noProof/>
          <w:sz w:val="22"/>
          <w:szCs w:val="22"/>
        </w:rPr>
        <w:tab/>
      </w:r>
      <w:r>
        <w:rPr>
          <w:noProof/>
        </w:rPr>
        <w:t>Appendix B: Reference</w:t>
      </w:r>
      <w:r>
        <w:rPr>
          <w:noProof/>
        </w:rPr>
        <w:tab/>
      </w:r>
      <w:r>
        <w:rPr>
          <w:noProof/>
        </w:rPr>
        <w:fldChar w:fldCharType="begin"/>
      </w:r>
      <w:r>
        <w:rPr>
          <w:noProof/>
        </w:rPr>
        <w:instrText xml:space="preserve"> PAGEREF _Toc387413209 \h </w:instrText>
      </w:r>
      <w:r>
        <w:rPr>
          <w:noProof/>
        </w:rPr>
      </w:r>
      <w:r>
        <w:rPr>
          <w:noProof/>
        </w:rPr>
        <w:fldChar w:fldCharType="separate"/>
      </w:r>
      <w:r>
        <w:rPr>
          <w:noProof/>
        </w:rPr>
        <w:t>36</w:t>
      </w:r>
      <w:r>
        <w:rPr>
          <w:noProof/>
        </w:rPr>
        <w:fldChar w:fldCharType="end"/>
      </w:r>
    </w:p>
    <w:p w14:paraId="1584EBA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4.3</w:t>
      </w:r>
      <w:r>
        <w:rPr>
          <w:rFonts w:asciiTheme="minorHAnsi" w:eastAsiaTheme="minorEastAsia" w:hAnsiTheme="minorHAnsi" w:cstheme="minorBidi"/>
          <w:b w:val="0"/>
          <w:bCs w:val="0"/>
          <w:i w:val="0"/>
          <w:noProof/>
          <w:sz w:val="22"/>
          <w:szCs w:val="22"/>
        </w:rPr>
        <w:tab/>
      </w:r>
      <w:r>
        <w:rPr>
          <w:noProof/>
        </w:rPr>
        <w:t>Appendix C: Acronyms</w:t>
      </w:r>
      <w:r>
        <w:rPr>
          <w:noProof/>
        </w:rPr>
        <w:tab/>
      </w:r>
      <w:r>
        <w:rPr>
          <w:noProof/>
        </w:rPr>
        <w:fldChar w:fldCharType="begin"/>
      </w:r>
      <w:r>
        <w:rPr>
          <w:noProof/>
        </w:rPr>
        <w:instrText xml:space="preserve"> PAGEREF _Toc387413210 \h </w:instrText>
      </w:r>
      <w:r>
        <w:rPr>
          <w:noProof/>
        </w:rPr>
      </w:r>
      <w:r>
        <w:rPr>
          <w:noProof/>
        </w:rPr>
        <w:fldChar w:fldCharType="separate"/>
      </w:r>
      <w:r>
        <w:rPr>
          <w:noProof/>
        </w:rPr>
        <w:t>37</w:t>
      </w:r>
      <w:r>
        <w:rPr>
          <w:noProof/>
        </w:rPr>
        <w:fldChar w:fldCharType="end"/>
      </w:r>
    </w:p>
    <w:p w14:paraId="5DD5AF72" w14:textId="15FE3FB2" w:rsidR="00D41976" w:rsidRDefault="0071336B" w:rsidP="00C87C97">
      <w:pPr>
        <w:pStyle w:val="Heading1"/>
        <w:numPr>
          <w:ilvl w:val="0"/>
          <w:numId w:val="0"/>
        </w:numPr>
        <w:rPr>
          <w:kern w:val="0"/>
          <w:sz w:val="24"/>
          <w:szCs w:val="24"/>
        </w:rPr>
      </w:pPr>
      <w:r>
        <w:rPr>
          <w:kern w:val="0"/>
          <w:sz w:val="24"/>
          <w:szCs w:val="24"/>
        </w:rPr>
        <w:fldChar w:fldCharType="end"/>
      </w:r>
    </w:p>
    <w:p w14:paraId="5DD5AF73" w14:textId="77777777" w:rsidR="00D41976" w:rsidRDefault="00D41976" w:rsidP="00C87C97">
      <w:pPr>
        <w:pStyle w:val="Heading1"/>
        <w:numPr>
          <w:ilvl w:val="0"/>
          <w:numId w:val="0"/>
        </w:numPr>
        <w:rPr>
          <w:kern w:val="0"/>
          <w:sz w:val="24"/>
          <w:szCs w:val="24"/>
        </w:rPr>
      </w:pPr>
    </w:p>
    <w:p w14:paraId="5DD5AF74" w14:textId="77777777" w:rsidR="00D41976" w:rsidRDefault="00D41976" w:rsidP="00C87C97">
      <w:pPr>
        <w:pStyle w:val="Heading1"/>
        <w:numPr>
          <w:ilvl w:val="0"/>
          <w:numId w:val="0"/>
        </w:numPr>
        <w:rPr>
          <w:kern w:val="0"/>
          <w:sz w:val="24"/>
          <w:szCs w:val="24"/>
        </w:rPr>
      </w:pPr>
    </w:p>
    <w:p w14:paraId="5DD5AF75" w14:textId="77777777" w:rsidR="00D41976" w:rsidRDefault="00D41976" w:rsidP="00C87C97">
      <w:pPr>
        <w:pStyle w:val="Heading1"/>
        <w:numPr>
          <w:ilvl w:val="0"/>
          <w:numId w:val="0"/>
        </w:numPr>
        <w:rPr>
          <w:kern w:val="0"/>
          <w:sz w:val="24"/>
          <w:szCs w:val="24"/>
        </w:rPr>
      </w:pPr>
    </w:p>
    <w:p w14:paraId="5DD5AF76" w14:textId="77777777" w:rsidR="00D41976" w:rsidRDefault="00D41976" w:rsidP="00C87C97">
      <w:pPr>
        <w:pStyle w:val="Heading1"/>
        <w:numPr>
          <w:ilvl w:val="0"/>
          <w:numId w:val="0"/>
        </w:numPr>
        <w:rPr>
          <w:kern w:val="0"/>
          <w:sz w:val="24"/>
          <w:szCs w:val="24"/>
        </w:rPr>
      </w:pPr>
    </w:p>
    <w:p w14:paraId="5DD5AF77" w14:textId="77777777" w:rsidR="00B224CB" w:rsidRDefault="00866AD9" w:rsidP="00C87C97">
      <w:pPr>
        <w:pStyle w:val="Heading1"/>
        <w:numPr>
          <w:ilvl w:val="0"/>
          <w:numId w:val="0"/>
        </w:numPr>
      </w:pPr>
      <w:r>
        <w:br w:type="page"/>
      </w:r>
      <w:bookmarkStart w:id="26" w:name="_Toc236809402"/>
      <w:bookmarkStart w:id="27" w:name="_Toc387413160"/>
      <w:r w:rsidR="009D2C84">
        <w:lastRenderedPageBreak/>
        <w:t>1</w:t>
      </w:r>
      <w:r w:rsidR="009D2C84">
        <w:tab/>
      </w:r>
      <w:r w:rsidR="000F5E1F">
        <w:tab/>
      </w:r>
      <w:r>
        <w:t>System Overview</w:t>
      </w:r>
      <w:bookmarkEnd w:id="26"/>
      <w:bookmarkEnd w:id="27"/>
    </w:p>
    <w:p w14:paraId="5DD5AF78" w14:textId="77777777" w:rsidR="00B8178F" w:rsidRDefault="00B8178F" w:rsidP="00B8178F"/>
    <w:p w14:paraId="5DD5AF79" w14:textId="4B3BD2BC" w:rsidR="006F335C" w:rsidRPr="00DD050E" w:rsidRDefault="00400EAE" w:rsidP="00B8178F">
      <w:pPr>
        <w:rPr>
          <w:sz w:val="22"/>
          <w:szCs w:val="22"/>
        </w:rPr>
      </w:pPr>
      <w:r w:rsidRPr="00DD050E">
        <w:rPr>
          <w:sz w:val="22"/>
          <w:szCs w:val="22"/>
        </w:rPr>
        <w:t xml:space="preserve">The </w:t>
      </w:r>
      <w:r w:rsidR="00272BC4" w:rsidRPr="00DD050E">
        <w:rPr>
          <w:sz w:val="22"/>
          <w:szCs w:val="22"/>
        </w:rPr>
        <w:t xml:space="preserve">CCO </w:t>
      </w:r>
      <w:r w:rsidR="00DD050E" w:rsidRPr="00DD050E">
        <w:rPr>
          <w:sz w:val="22"/>
          <w:szCs w:val="22"/>
        </w:rPr>
        <w:t>e</w:t>
      </w:r>
      <w:r w:rsidR="00C95DF9" w:rsidRPr="00DD050E">
        <w:rPr>
          <w:sz w:val="22"/>
          <w:szCs w:val="22"/>
        </w:rPr>
        <w:t>Coaching log</w:t>
      </w:r>
      <w:r w:rsidRPr="00DD050E">
        <w:rPr>
          <w:sz w:val="22"/>
          <w:szCs w:val="22"/>
        </w:rPr>
        <w:t xml:space="preserve"> will provide </w:t>
      </w:r>
      <w:r w:rsidR="00272BC4" w:rsidRPr="00DD050E">
        <w:rPr>
          <w:sz w:val="22"/>
          <w:szCs w:val="22"/>
        </w:rPr>
        <w:t xml:space="preserve">CCO </w:t>
      </w:r>
      <w:r w:rsidRPr="00DD050E">
        <w:rPr>
          <w:sz w:val="22"/>
          <w:szCs w:val="22"/>
        </w:rPr>
        <w:t xml:space="preserve">with the necessary tools to </w:t>
      </w:r>
      <w:r w:rsidR="00272BC4" w:rsidRPr="00DD050E">
        <w:rPr>
          <w:sz w:val="22"/>
          <w:szCs w:val="22"/>
        </w:rPr>
        <w:t>oversee the performance of CSRs.</w:t>
      </w:r>
    </w:p>
    <w:p w14:paraId="5DD5AF7A" w14:textId="77777777" w:rsidR="005C3D80" w:rsidRDefault="005C3D80" w:rsidP="009867A9"/>
    <w:p w14:paraId="5DD5AF7B" w14:textId="77777777" w:rsidR="00E86520" w:rsidRPr="00B224CB" w:rsidRDefault="009D2C84" w:rsidP="009867A9">
      <w:pPr>
        <w:pStyle w:val="Heading2"/>
      </w:pPr>
      <w:bookmarkStart w:id="28" w:name="_Toc130102866"/>
      <w:r>
        <w:tab/>
      </w:r>
      <w:r w:rsidR="000F5E1F">
        <w:tab/>
      </w:r>
      <w:bookmarkStart w:id="29" w:name="_Toc236809403"/>
      <w:bookmarkStart w:id="30" w:name="_Toc387413161"/>
      <w:r w:rsidR="00866AD9">
        <w:t>Purpose</w:t>
      </w:r>
      <w:bookmarkEnd w:id="28"/>
      <w:bookmarkEnd w:id="29"/>
      <w:bookmarkEnd w:id="30"/>
    </w:p>
    <w:p w14:paraId="1D2AE9BA" w14:textId="77777777" w:rsidR="002910D6" w:rsidRDefault="002910D6" w:rsidP="002910D6"/>
    <w:p w14:paraId="64654C3F" w14:textId="7BD2391F" w:rsidR="002910D6" w:rsidRPr="00DD050E" w:rsidRDefault="002910D6" w:rsidP="002910D6">
      <w:r w:rsidRPr="00DD050E">
        <w:t xml:space="preserve">The eCoaching Log is designed to provide quality feedback at all levels of the Contact Center Operations (CCO) for the Phone and Alternate Channels Customer Service Representatives (CSRs), including Advanced Resolution Center, Web Chat, Written Correspondence and Email.  The coaching log builds on our goal of continuous improvement to achieve sustainable results.  </w:t>
      </w:r>
      <w:r w:rsidR="00EB761A" w:rsidRPr="00DD050E">
        <w:t xml:space="preserve">In </w:t>
      </w:r>
      <w:r w:rsidRPr="00DD050E">
        <w:t xml:space="preserve">June 2013 the CCO contract was awarded to GDIT and with this came transition activities that include: adding new sites, adding new lines of business for the affordable care act, new ratings scales, new quality vendor and tool and GDIT LAN ID/Employee ID migration.      </w:t>
      </w:r>
    </w:p>
    <w:p w14:paraId="5DD5AF7D" w14:textId="77777777" w:rsidR="009F0543" w:rsidRDefault="009F0543" w:rsidP="009867A9"/>
    <w:p w14:paraId="5DD5AF7E" w14:textId="77777777" w:rsidR="00044661" w:rsidRDefault="00044661" w:rsidP="009867A9"/>
    <w:p w14:paraId="5DD5AF7F" w14:textId="77777777" w:rsidR="009F0543" w:rsidRDefault="009D2C84" w:rsidP="009867A9">
      <w:pPr>
        <w:pStyle w:val="Heading2"/>
      </w:pPr>
      <w:bookmarkStart w:id="31" w:name="_Toc130102867"/>
      <w:r>
        <w:tab/>
      </w:r>
      <w:r w:rsidR="000F5E1F">
        <w:tab/>
      </w:r>
      <w:bookmarkStart w:id="32" w:name="_Toc236809404"/>
      <w:bookmarkStart w:id="33" w:name="_Toc387413162"/>
      <w:r w:rsidR="00866AD9">
        <w:t>Applicability and Scope</w:t>
      </w:r>
      <w:bookmarkEnd w:id="31"/>
      <w:bookmarkEnd w:id="32"/>
      <w:bookmarkEnd w:id="33"/>
    </w:p>
    <w:p w14:paraId="5DD5AF80" w14:textId="1D659043" w:rsidR="00603F77" w:rsidRPr="00DD050E" w:rsidRDefault="00603F77" w:rsidP="009867A9">
      <w:r w:rsidRPr="00DD050E">
        <w:t>The system reside</w:t>
      </w:r>
      <w:r w:rsidR="00167242" w:rsidRPr="00DD050E">
        <w:t>s</w:t>
      </w:r>
      <w:r w:rsidRPr="00DD050E">
        <w:t xml:space="preserve"> on the </w:t>
      </w:r>
      <w:r w:rsidR="00400EAE" w:rsidRPr="00DD050E">
        <w:t xml:space="preserve">on the </w:t>
      </w:r>
      <w:r w:rsidR="00272BC4" w:rsidRPr="00DD050E">
        <w:t>GDIT</w:t>
      </w:r>
      <w:r w:rsidR="00400EAE" w:rsidRPr="00DD050E">
        <w:t xml:space="preserve"> core network and utilizes servers </w:t>
      </w:r>
      <w:r w:rsidR="00EA3500" w:rsidRPr="00DD050E">
        <w:t>at each contact center</w:t>
      </w:r>
      <w:r w:rsidR="00400EAE" w:rsidRPr="00DD050E">
        <w:t xml:space="preserve"> for data sources.</w:t>
      </w:r>
    </w:p>
    <w:p w14:paraId="5DD5AF81" w14:textId="77777777" w:rsidR="004404F8" w:rsidRPr="00DD050E" w:rsidRDefault="004404F8" w:rsidP="009867A9"/>
    <w:p w14:paraId="5DD5AF82" w14:textId="77777777" w:rsidR="00913BD3" w:rsidRPr="000B24A8" w:rsidRDefault="00913BD3" w:rsidP="000B24A8">
      <w:bookmarkStart w:id="34" w:name="_Toc130102868"/>
    </w:p>
    <w:p w14:paraId="5DD5AF83" w14:textId="77777777" w:rsidR="009F0543" w:rsidRDefault="000B24A8" w:rsidP="009867A9">
      <w:pPr>
        <w:pStyle w:val="Heading2"/>
      </w:pPr>
      <w:r>
        <w:tab/>
      </w:r>
      <w:r>
        <w:tab/>
      </w:r>
      <w:bookmarkStart w:id="35" w:name="_Toc236809405"/>
      <w:bookmarkStart w:id="36" w:name="_Toc387413163"/>
      <w:r w:rsidR="00FE51ED">
        <w:t>Technical Description</w:t>
      </w:r>
      <w:bookmarkEnd w:id="34"/>
      <w:bookmarkEnd w:id="35"/>
      <w:bookmarkEnd w:id="36"/>
    </w:p>
    <w:p w14:paraId="5DD5AF84" w14:textId="77777777" w:rsidR="00844729" w:rsidRPr="00DD050E" w:rsidRDefault="00844729" w:rsidP="00844729">
      <w:r w:rsidRPr="00DD050E">
        <w:t xml:space="preserve">This project will </w:t>
      </w:r>
      <w:r w:rsidR="00400EAE" w:rsidRPr="00DD050E">
        <w:t xml:space="preserve">create new </w:t>
      </w:r>
      <w:r w:rsidRPr="00DD050E">
        <w:t xml:space="preserve">software </w:t>
      </w:r>
      <w:r w:rsidR="00400EAE" w:rsidRPr="00DD050E">
        <w:t xml:space="preserve">utilizing the .net framework and </w:t>
      </w:r>
      <w:r w:rsidRPr="00DD050E">
        <w:t>SQL Server database</w:t>
      </w:r>
      <w:r w:rsidR="00400EAE" w:rsidRPr="00DD050E">
        <w:t>s</w:t>
      </w:r>
      <w:r w:rsidRPr="00DD050E">
        <w:t xml:space="preserve">. </w:t>
      </w:r>
    </w:p>
    <w:p w14:paraId="5DD5AF85" w14:textId="77777777" w:rsidR="00EC56D8" w:rsidRDefault="00EC56D8" w:rsidP="009867A9"/>
    <w:p w14:paraId="5DD5AF86" w14:textId="77777777" w:rsidR="00EC56D8" w:rsidRDefault="00EC56D8" w:rsidP="009867A9"/>
    <w:p w14:paraId="5DD5AF87" w14:textId="77777777" w:rsidR="009F0543" w:rsidRDefault="009D2C84" w:rsidP="009867A9">
      <w:pPr>
        <w:pStyle w:val="Heading2"/>
      </w:pPr>
      <w:bookmarkStart w:id="37" w:name="_Toc130102869"/>
      <w:r>
        <w:tab/>
      </w:r>
      <w:r w:rsidR="000F5E1F">
        <w:tab/>
      </w:r>
      <w:bookmarkStart w:id="38" w:name="_Toc236809406"/>
      <w:bookmarkStart w:id="39" w:name="_Toc387413164"/>
      <w:r w:rsidR="00FE51ED">
        <w:t>Architecture</w:t>
      </w:r>
      <w:bookmarkEnd w:id="37"/>
      <w:bookmarkEnd w:id="38"/>
      <w:bookmarkEnd w:id="39"/>
    </w:p>
    <w:p w14:paraId="5DD5AF88" w14:textId="238BD18C" w:rsidR="00B91091" w:rsidRPr="00DD050E" w:rsidRDefault="00B91091" w:rsidP="00B91091">
      <w:r w:rsidRPr="00DD050E">
        <w:t xml:space="preserve">The </w:t>
      </w:r>
      <w:r w:rsidR="00272BC4" w:rsidRPr="00DD050E">
        <w:rPr>
          <w:sz w:val="22"/>
          <w:szCs w:val="22"/>
        </w:rPr>
        <w:t xml:space="preserve">CCO </w:t>
      </w:r>
      <w:r w:rsidR="002910D6" w:rsidRPr="00DD050E">
        <w:rPr>
          <w:sz w:val="22"/>
          <w:szCs w:val="22"/>
        </w:rPr>
        <w:t xml:space="preserve">eCoaching Log </w:t>
      </w:r>
      <w:r w:rsidRPr="00DD050E">
        <w:t xml:space="preserve">project requirements </w:t>
      </w:r>
      <w:r w:rsidR="00643BE6" w:rsidRPr="00DD050E">
        <w:t>are</w:t>
      </w:r>
      <w:r w:rsidRPr="00DD050E">
        <w:t xml:space="preserve"> located </w:t>
      </w:r>
      <w:r w:rsidR="004909C7" w:rsidRPr="00DD050E">
        <w:t>in Version Manager</w:t>
      </w:r>
      <w:r w:rsidR="002910D6" w:rsidRPr="00DD050E">
        <w:t>.</w:t>
      </w:r>
      <w:r w:rsidR="004909C7" w:rsidRPr="00DD050E">
        <w:t xml:space="preserve"> </w:t>
      </w:r>
    </w:p>
    <w:p w14:paraId="5DD5AF89" w14:textId="77777777" w:rsidR="001F1AEB" w:rsidRDefault="001F1AEB" w:rsidP="001F1AEB"/>
    <w:p w14:paraId="5DD5AF8A" w14:textId="1F389FCF" w:rsidR="00D352AE" w:rsidDel="008C45DB" w:rsidRDefault="00D352AE" w:rsidP="001F1AEB">
      <w:pPr>
        <w:rPr>
          <w:del w:id="40" w:author="Augustin, Jourdain M" w:date="2015-03-03T13:09:00Z"/>
        </w:rPr>
      </w:pPr>
    </w:p>
    <w:p w14:paraId="5DD5AF8B" w14:textId="77777777" w:rsidR="00D352AE" w:rsidRDefault="00D352AE" w:rsidP="001F1AEB">
      <w:pPr>
        <w:rPr>
          <w:ins w:id="41" w:author="Augustin, Jourdain M" w:date="2015-03-03T13:12:00Z"/>
        </w:rPr>
      </w:pPr>
    </w:p>
    <w:p w14:paraId="1E5569E1" w14:textId="77777777" w:rsidR="008C45DB" w:rsidRDefault="008C45DB" w:rsidP="001F1AEB">
      <w:pPr>
        <w:rPr>
          <w:ins w:id="42" w:author="Augustin, Jourdain M" w:date="2015-03-03T13:12:00Z"/>
        </w:rPr>
      </w:pPr>
    </w:p>
    <w:p w14:paraId="4DCB9AC7" w14:textId="77777777" w:rsidR="008C45DB" w:rsidRDefault="008C45DB" w:rsidP="001F1AEB">
      <w:pPr>
        <w:rPr>
          <w:ins w:id="43" w:author="Augustin, Jourdain M" w:date="2015-03-03T13:12:00Z"/>
        </w:rPr>
      </w:pPr>
    </w:p>
    <w:p w14:paraId="16FDAD6C" w14:textId="77777777" w:rsidR="008C45DB" w:rsidRDefault="008C45DB" w:rsidP="001F1AEB">
      <w:pPr>
        <w:rPr>
          <w:ins w:id="44" w:author="Augustin, Jourdain M" w:date="2015-03-03T13:12:00Z"/>
        </w:rPr>
      </w:pPr>
    </w:p>
    <w:p w14:paraId="1CF2B5A5" w14:textId="77777777" w:rsidR="008C45DB" w:rsidRDefault="008C45DB" w:rsidP="001F1AEB">
      <w:pPr>
        <w:rPr>
          <w:ins w:id="45" w:author="Augustin, Jourdain M" w:date="2015-03-03T13:12:00Z"/>
        </w:rPr>
      </w:pPr>
    </w:p>
    <w:p w14:paraId="262F3144" w14:textId="77777777" w:rsidR="008C45DB" w:rsidRDefault="008C45DB" w:rsidP="001F1AEB">
      <w:pPr>
        <w:rPr>
          <w:ins w:id="46" w:author="Augustin, Jourdain M" w:date="2015-03-03T13:12:00Z"/>
        </w:rPr>
      </w:pPr>
    </w:p>
    <w:p w14:paraId="7B81CBA0" w14:textId="77777777" w:rsidR="008C45DB" w:rsidRDefault="008C45DB" w:rsidP="001F1AEB">
      <w:pPr>
        <w:rPr>
          <w:ins w:id="47" w:author="Augustin, Jourdain M" w:date="2015-03-03T13:12:00Z"/>
        </w:rPr>
      </w:pPr>
    </w:p>
    <w:p w14:paraId="3D6DB5BB" w14:textId="76A001E8" w:rsidR="008C45DB" w:rsidRDefault="000E2042" w:rsidP="001F1AEB">
      <w:pPr>
        <w:rPr>
          <w:ins w:id="48" w:author="Augustin, Jourdain M" w:date="2015-03-03T13:12:00Z"/>
        </w:rPr>
      </w:pPr>
      <w:ins w:id="49" w:author="Augustin, Jourdain M" w:date="2015-03-03T13:12:00Z">
        <w:r w:rsidRPr="008C45DB">
          <w:rPr>
            <w:rFonts w:ascii="Calibri" w:eastAsia="Calibri" w:hAnsi="Calibri"/>
            <w:i w:val="0"/>
            <w:noProof/>
            <w:sz w:val="22"/>
            <w:szCs w:val="22"/>
          </w:rPr>
          <w:lastRenderedPageBreak/>
          <mc:AlternateContent>
            <mc:Choice Requires="wpc">
              <w:drawing>
                <wp:anchor distT="0" distB="0" distL="114300" distR="114300" simplePos="0" relativeHeight="251659776" behindDoc="0" locked="0" layoutInCell="1" allowOverlap="1" wp14:anchorId="1FC78D87" wp14:editId="34F89B2C">
                  <wp:simplePos x="0" y="0"/>
                  <wp:positionH relativeFrom="column">
                    <wp:posOffset>266065</wp:posOffset>
                  </wp:positionH>
                  <wp:positionV relativeFrom="paragraph">
                    <wp:posOffset>-417830</wp:posOffset>
                  </wp:positionV>
                  <wp:extent cx="5486400" cy="6654165"/>
                  <wp:effectExtent l="0" t="0" r="0" b="0"/>
                  <wp:wrapNone/>
                  <wp:docPr id="1125" name="Canvas 1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8" name="Group 206"/>
                          <wpg:cNvGrpSpPr>
                            <a:grpSpLocks/>
                          </wpg:cNvGrpSpPr>
                          <wpg:grpSpPr bwMode="auto">
                            <a:xfrm>
                              <a:off x="1287780" y="3282315"/>
                              <a:ext cx="788670" cy="599440"/>
                              <a:chOff x="2028" y="5169"/>
                              <a:chExt cx="1242" cy="944"/>
                            </a:xfrm>
                          </wpg:grpSpPr>
                          <wps:wsp>
                            <wps:cNvPr id="9" name="Line 6"/>
                            <wps:cNvCnPr/>
                            <wps:spPr bwMode="auto">
                              <a:xfrm flipV="1">
                                <a:off x="2341" y="5642"/>
                                <a:ext cx="308" cy="236"/>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0" name="Line 7"/>
                            <wps:cNvCnPr/>
                            <wps:spPr bwMode="auto">
                              <a:xfrm flipV="1">
                                <a:off x="2649" y="5642"/>
                                <a:ext cx="0" cy="330"/>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1" name="Line 8"/>
                            <wps:cNvCnPr/>
                            <wps:spPr bwMode="auto">
                              <a:xfrm flipH="1" flipV="1">
                                <a:off x="2649" y="5642"/>
                                <a:ext cx="309" cy="236"/>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2" name="Line 9"/>
                            <wps:cNvCnPr/>
                            <wps:spPr bwMode="auto">
                              <a:xfrm flipH="1">
                                <a:off x="2649" y="5642"/>
                                <a:ext cx="464" cy="0"/>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 name="Line 10"/>
                            <wps:cNvCnPr/>
                            <wps:spPr bwMode="auto">
                              <a:xfrm flipH="1">
                                <a:off x="2649" y="5407"/>
                                <a:ext cx="309" cy="235"/>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4" name="Line 11"/>
                            <wps:cNvCnPr/>
                            <wps:spPr bwMode="auto">
                              <a:xfrm>
                                <a:off x="2649" y="5290"/>
                                <a:ext cx="0" cy="352"/>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5" name="Line 12"/>
                            <wps:cNvCnPr/>
                            <wps:spPr bwMode="auto">
                              <a:xfrm>
                                <a:off x="2436" y="5447"/>
                                <a:ext cx="213" cy="195"/>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6" name="Line 13"/>
                            <wps:cNvCnPr/>
                            <wps:spPr bwMode="auto">
                              <a:xfrm>
                                <a:off x="2185" y="5642"/>
                                <a:ext cx="464" cy="0"/>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7" name="Rectangle 14"/>
                            <wps:cNvSpPr>
                              <a:spLocks noChangeArrowheads="1"/>
                            </wps:cNvSpPr>
                            <wps:spPr bwMode="auto">
                              <a:xfrm>
                                <a:off x="2028" y="5169"/>
                                <a:ext cx="1242"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5"/>
                            <wps:cNvSpPr>
                              <a:spLocks noChangeArrowheads="1"/>
                            </wps:cNvSpPr>
                            <wps:spPr bwMode="auto">
                              <a:xfrm>
                                <a:off x="2028" y="5171"/>
                                <a:ext cx="1242"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6"/>
                            <wps:cNvSpPr>
                              <a:spLocks noChangeArrowheads="1"/>
                            </wps:cNvSpPr>
                            <wps:spPr bwMode="auto">
                              <a:xfrm>
                                <a:off x="2028" y="5178"/>
                                <a:ext cx="1242" cy="9"/>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7"/>
                            <wps:cNvSpPr>
                              <a:spLocks noChangeArrowheads="1"/>
                            </wps:cNvSpPr>
                            <wps:spPr bwMode="auto">
                              <a:xfrm>
                                <a:off x="2028" y="5187"/>
                                <a:ext cx="1242" cy="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18"/>
                            <wps:cNvSpPr>
                              <a:spLocks noChangeArrowheads="1"/>
                            </wps:cNvSpPr>
                            <wps:spPr bwMode="auto">
                              <a:xfrm>
                                <a:off x="2028" y="5194"/>
                                <a:ext cx="1242" cy="9"/>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19"/>
                            <wps:cNvSpPr>
                              <a:spLocks noChangeArrowheads="1"/>
                            </wps:cNvSpPr>
                            <wps:spPr bwMode="auto">
                              <a:xfrm>
                                <a:off x="2028" y="5203"/>
                                <a:ext cx="1242" cy="8"/>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0"/>
                            <wps:cNvSpPr>
                              <a:spLocks noChangeArrowheads="1"/>
                            </wps:cNvSpPr>
                            <wps:spPr bwMode="auto">
                              <a:xfrm>
                                <a:off x="2028" y="5211"/>
                                <a:ext cx="1242" cy="9"/>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1"/>
                            <wps:cNvSpPr>
                              <a:spLocks noChangeArrowheads="1"/>
                            </wps:cNvSpPr>
                            <wps:spPr bwMode="auto">
                              <a:xfrm>
                                <a:off x="2028" y="5220"/>
                                <a:ext cx="1242" cy="9"/>
                              </a:xfrm>
                              <a:prstGeom prst="rect">
                                <a:avLst/>
                              </a:prstGeom>
                              <a:solidFill>
                                <a:srgbClr val="DA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2"/>
                            <wps:cNvSpPr>
                              <a:spLocks noChangeArrowheads="1"/>
                            </wps:cNvSpPr>
                            <wps:spPr bwMode="auto">
                              <a:xfrm>
                                <a:off x="2028" y="5229"/>
                                <a:ext cx="1242" cy="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3"/>
                            <wps:cNvSpPr>
                              <a:spLocks noChangeArrowheads="1"/>
                            </wps:cNvSpPr>
                            <wps:spPr bwMode="auto">
                              <a:xfrm>
                                <a:off x="2028" y="5236"/>
                                <a:ext cx="1242" cy="8"/>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4"/>
                            <wps:cNvSpPr>
                              <a:spLocks noChangeArrowheads="1"/>
                            </wps:cNvSpPr>
                            <wps:spPr bwMode="auto">
                              <a:xfrm>
                                <a:off x="2028" y="5244"/>
                                <a:ext cx="1242" cy="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5"/>
                            <wps:cNvSpPr>
                              <a:spLocks noChangeArrowheads="1"/>
                            </wps:cNvSpPr>
                            <wps:spPr bwMode="auto">
                              <a:xfrm>
                                <a:off x="2028" y="5251"/>
                                <a:ext cx="1242" cy="9"/>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26"/>
                            <wps:cNvSpPr>
                              <a:spLocks noChangeArrowheads="1"/>
                            </wps:cNvSpPr>
                            <wps:spPr bwMode="auto">
                              <a:xfrm>
                                <a:off x="2028" y="5260"/>
                                <a:ext cx="1242" cy="7"/>
                              </a:xfrm>
                              <a:prstGeom prst="rect">
                                <a:avLst/>
                              </a:prstGeom>
                              <a:solidFill>
                                <a:srgbClr val="D0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7"/>
                            <wps:cNvSpPr>
                              <a:spLocks noChangeArrowheads="1"/>
                            </wps:cNvSpPr>
                            <wps:spPr bwMode="auto">
                              <a:xfrm>
                                <a:off x="2028" y="5267"/>
                                <a:ext cx="1242" cy="9"/>
                              </a:xfrm>
                              <a:prstGeom prst="rect">
                                <a:avLst/>
                              </a:prstGeom>
                              <a:solidFill>
                                <a:srgbClr val="CE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28"/>
                            <wps:cNvSpPr>
                              <a:spLocks noChangeArrowheads="1"/>
                            </wps:cNvSpPr>
                            <wps:spPr bwMode="auto">
                              <a:xfrm>
                                <a:off x="2028" y="5276"/>
                                <a:ext cx="1242" cy="7"/>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29"/>
                            <wps:cNvSpPr>
                              <a:spLocks noChangeArrowheads="1"/>
                            </wps:cNvSpPr>
                            <wps:spPr bwMode="auto">
                              <a:xfrm>
                                <a:off x="2028" y="5283"/>
                                <a:ext cx="1242" cy="9"/>
                              </a:xfrm>
                              <a:prstGeom prst="rect">
                                <a:avLst/>
                              </a:prstGeom>
                              <a:solidFill>
                                <a:srgbClr val="CA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30"/>
                            <wps:cNvSpPr>
                              <a:spLocks noChangeArrowheads="1"/>
                            </wps:cNvSpPr>
                            <wps:spPr bwMode="auto">
                              <a:xfrm>
                                <a:off x="2028" y="5292"/>
                                <a:ext cx="1242" cy="8"/>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31"/>
                            <wps:cNvSpPr>
                              <a:spLocks noChangeArrowheads="1"/>
                            </wps:cNvSpPr>
                            <wps:spPr bwMode="auto">
                              <a:xfrm>
                                <a:off x="2028" y="5300"/>
                                <a:ext cx="1242" cy="9"/>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32"/>
                            <wps:cNvSpPr>
                              <a:spLocks noChangeArrowheads="1"/>
                            </wps:cNvSpPr>
                            <wps:spPr bwMode="auto">
                              <a:xfrm>
                                <a:off x="2028" y="5309"/>
                                <a:ext cx="1242" cy="7"/>
                              </a:xfrm>
                              <a:prstGeom prst="rect">
                                <a:avLst/>
                              </a:prstGeom>
                              <a:solidFill>
                                <a:srgbClr val="C4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33"/>
                            <wps:cNvSpPr>
                              <a:spLocks noChangeArrowheads="1"/>
                            </wps:cNvSpPr>
                            <wps:spPr bwMode="auto">
                              <a:xfrm>
                                <a:off x="2028" y="5316"/>
                                <a:ext cx="1242" cy="9"/>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34"/>
                            <wps:cNvSpPr>
                              <a:spLocks noChangeArrowheads="1"/>
                            </wps:cNvSpPr>
                            <wps:spPr bwMode="auto">
                              <a:xfrm>
                                <a:off x="2028" y="5325"/>
                                <a:ext cx="1242" cy="8"/>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5"/>
                            <wps:cNvSpPr>
                              <a:spLocks noChangeArrowheads="1"/>
                            </wps:cNvSpPr>
                            <wps:spPr bwMode="auto">
                              <a:xfrm>
                                <a:off x="2028" y="5333"/>
                                <a:ext cx="1242" cy="9"/>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6"/>
                            <wps:cNvSpPr>
                              <a:spLocks noChangeArrowheads="1"/>
                            </wps:cNvSpPr>
                            <wps:spPr bwMode="auto">
                              <a:xfrm>
                                <a:off x="2028" y="5342"/>
                                <a:ext cx="1242" cy="9"/>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37"/>
                            <wps:cNvSpPr>
                              <a:spLocks noChangeArrowheads="1"/>
                            </wps:cNvSpPr>
                            <wps:spPr bwMode="auto">
                              <a:xfrm>
                                <a:off x="2028" y="5351"/>
                                <a:ext cx="1242" cy="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38"/>
                            <wps:cNvSpPr>
                              <a:spLocks noChangeArrowheads="1"/>
                            </wps:cNvSpPr>
                            <wps:spPr bwMode="auto">
                              <a:xfrm>
                                <a:off x="2028" y="5358"/>
                                <a:ext cx="1242" cy="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39"/>
                            <wps:cNvSpPr>
                              <a:spLocks noChangeArrowheads="1"/>
                            </wps:cNvSpPr>
                            <wps:spPr bwMode="auto">
                              <a:xfrm>
                                <a:off x="2028" y="5366"/>
                                <a:ext cx="1242" cy="9"/>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0"/>
                            <wps:cNvSpPr>
                              <a:spLocks noChangeArrowheads="1"/>
                            </wps:cNvSpPr>
                            <wps:spPr bwMode="auto">
                              <a:xfrm>
                                <a:off x="2028" y="5375"/>
                                <a:ext cx="1242" cy="9"/>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1"/>
                            <wps:cNvSpPr>
                              <a:spLocks noChangeArrowheads="1"/>
                            </wps:cNvSpPr>
                            <wps:spPr bwMode="auto">
                              <a:xfrm>
                                <a:off x="2028" y="5384"/>
                                <a:ext cx="1242" cy="9"/>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2"/>
                            <wps:cNvSpPr>
                              <a:spLocks noChangeArrowheads="1"/>
                            </wps:cNvSpPr>
                            <wps:spPr bwMode="auto">
                              <a:xfrm>
                                <a:off x="2028" y="5393"/>
                                <a:ext cx="1242" cy="8"/>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3"/>
                            <wps:cNvSpPr>
                              <a:spLocks noChangeArrowheads="1"/>
                            </wps:cNvSpPr>
                            <wps:spPr bwMode="auto">
                              <a:xfrm>
                                <a:off x="2028" y="5401"/>
                                <a:ext cx="1242" cy="7"/>
                              </a:xfrm>
                              <a:prstGeom prst="rect">
                                <a:avLst/>
                              </a:prstGeom>
                              <a:solidFill>
                                <a:srgbClr val="AE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4"/>
                            <wps:cNvSpPr>
                              <a:spLocks noChangeArrowheads="1"/>
                            </wps:cNvSpPr>
                            <wps:spPr bwMode="auto">
                              <a:xfrm>
                                <a:off x="2028" y="5408"/>
                                <a:ext cx="1242" cy="9"/>
                              </a:xfrm>
                              <a:prstGeom prst="rect">
                                <a:avLst/>
                              </a:prstGeom>
                              <a:solidFill>
                                <a:srgbClr val="ACAC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5"/>
                            <wps:cNvSpPr>
                              <a:spLocks noChangeArrowheads="1"/>
                            </wps:cNvSpPr>
                            <wps:spPr bwMode="auto">
                              <a:xfrm>
                                <a:off x="2028" y="5417"/>
                                <a:ext cx="1242" cy="7"/>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46"/>
                            <wps:cNvSpPr>
                              <a:spLocks noChangeArrowheads="1"/>
                            </wps:cNvSpPr>
                            <wps:spPr bwMode="auto">
                              <a:xfrm>
                                <a:off x="2028" y="5424"/>
                                <a:ext cx="1242" cy="9"/>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47"/>
                            <wps:cNvSpPr>
                              <a:spLocks noChangeArrowheads="1"/>
                            </wps:cNvSpPr>
                            <wps:spPr bwMode="auto">
                              <a:xfrm>
                                <a:off x="2028" y="5433"/>
                                <a:ext cx="1242" cy="8"/>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48"/>
                            <wps:cNvSpPr>
                              <a:spLocks noChangeArrowheads="1"/>
                            </wps:cNvSpPr>
                            <wps:spPr bwMode="auto">
                              <a:xfrm>
                                <a:off x="2028" y="5441"/>
                                <a:ext cx="1242" cy="7"/>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49"/>
                            <wps:cNvSpPr>
                              <a:spLocks noChangeArrowheads="1"/>
                            </wps:cNvSpPr>
                            <wps:spPr bwMode="auto">
                              <a:xfrm>
                                <a:off x="2028" y="5448"/>
                                <a:ext cx="1242" cy="7"/>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0"/>
                            <wps:cNvSpPr>
                              <a:spLocks noChangeArrowheads="1"/>
                            </wps:cNvSpPr>
                            <wps:spPr bwMode="auto">
                              <a:xfrm>
                                <a:off x="2028" y="5455"/>
                                <a:ext cx="1242"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1"/>
                            <wps:cNvSpPr>
                              <a:spLocks noChangeArrowheads="1"/>
                            </wps:cNvSpPr>
                            <wps:spPr bwMode="auto">
                              <a:xfrm>
                                <a:off x="2028" y="5464"/>
                                <a:ext cx="1242" cy="9"/>
                              </a:xfrm>
                              <a:prstGeom prst="rect">
                                <a:avLst/>
                              </a:prstGeom>
                              <a:solidFill>
                                <a:srgbClr val="9E9E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2"/>
                            <wps:cNvSpPr>
                              <a:spLocks noChangeArrowheads="1"/>
                            </wps:cNvSpPr>
                            <wps:spPr bwMode="auto">
                              <a:xfrm>
                                <a:off x="2028" y="5473"/>
                                <a:ext cx="1242" cy="9"/>
                              </a:xfrm>
                              <a:prstGeom prst="rect">
                                <a:avLst/>
                              </a:prstGeom>
                              <a:solidFill>
                                <a:srgbClr val="9C9C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3"/>
                            <wps:cNvSpPr>
                              <a:spLocks noChangeArrowheads="1"/>
                            </wps:cNvSpPr>
                            <wps:spPr bwMode="auto">
                              <a:xfrm>
                                <a:off x="2028" y="5482"/>
                                <a:ext cx="1242" cy="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4"/>
                            <wps:cNvSpPr>
                              <a:spLocks noChangeArrowheads="1"/>
                            </wps:cNvSpPr>
                            <wps:spPr bwMode="auto">
                              <a:xfrm>
                                <a:off x="2028" y="5489"/>
                                <a:ext cx="1242" cy="8"/>
                              </a:xfrm>
                              <a:prstGeom prst="rect">
                                <a:avLst/>
                              </a:prstGeom>
                              <a:solidFill>
                                <a:srgbClr val="9898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55"/>
                            <wps:cNvSpPr>
                              <a:spLocks noChangeArrowheads="1"/>
                            </wps:cNvSpPr>
                            <wps:spPr bwMode="auto">
                              <a:xfrm>
                                <a:off x="2028" y="5497"/>
                                <a:ext cx="1242" cy="9"/>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6"/>
                            <wps:cNvSpPr>
                              <a:spLocks noChangeArrowheads="1"/>
                            </wps:cNvSpPr>
                            <wps:spPr bwMode="auto">
                              <a:xfrm>
                                <a:off x="2028" y="5506"/>
                                <a:ext cx="1242" cy="9"/>
                              </a:xfrm>
                              <a:prstGeom prst="rect">
                                <a:avLst/>
                              </a:prstGeom>
                              <a:solidFill>
                                <a:srgbClr val="94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57"/>
                            <wps:cNvSpPr>
                              <a:spLocks noChangeArrowheads="1"/>
                            </wps:cNvSpPr>
                            <wps:spPr bwMode="auto">
                              <a:xfrm>
                                <a:off x="2028" y="5515"/>
                                <a:ext cx="1242" cy="8"/>
                              </a:xfrm>
                              <a:prstGeom prst="rect">
                                <a:avLst/>
                              </a:prstGeom>
                              <a:solidFill>
                                <a:srgbClr val="9292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58"/>
                            <wps:cNvSpPr>
                              <a:spLocks noChangeArrowheads="1"/>
                            </wps:cNvSpPr>
                            <wps:spPr bwMode="auto">
                              <a:xfrm>
                                <a:off x="2028" y="5523"/>
                                <a:ext cx="1242" cy="7"/>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59"/>
                            <wps:cNvSpPr>
                              <a:spLocks noChangeArrowheads="1"/>
                            </wps:cNvSpPr>
                            <wps:spPr bwMode="auto">
                              <a:xfrm>
                                <a:off x="2028" y="5530"/>
                                <a:ext cx="1242" cy="9"/>
                              </a:xfrm>
                              <a:prstGeom prst="rect">
                                <a:avLst/>
                              </a:prstGeom>
                              <a:solidFill>
                                <a:srgbClr val="8E8E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0"/>
                            <wps:cNvSpPr>
                              <a:spLocks noChangeArrowheads="1"/>
                            </wps:cNvSpPr>
                            <wps:spPr bwMode="auto">
                              <a:xfrm>
                                <a:off x="2028" y="5539"/>
                                <a:ext cx="1242" cy="7"/>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1"/>
                            <wps:cNvSpPr>
                              <a:spLocks noChangeArrowheads="1"/>
                            </wps:cNvSpPr>
                            <wps:spPr bwMode="auto">
                              <a:xfrm>
                                <a:off x="2028" y="5546"/>
                                <a:ext cx="1242" cy="9"/>
                              </a:xfrm>
                              <a:prstGeom prst="rect">
                                <a:avLst/>
                              </a:prstGeom>
                              <a:solidFill>
                                <a:srgbClr val="8A8A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2"/>
                            <wps:cNvSpPr>
                              <a:spLocks noChangeArrowheads="1"/>
                            </wps:cNvSpPr>
                            <wps:spPr bwMode="auto">
                              <a:xfrm>
                                <a:off x="2028" y="5555"/>
                                <a:ext cx="1242" cy="7"/>
                              </a:xfrm>
                              <a:prstGeom prst="rect">
                                <a:avLst/>
                              </a:prstGeom>
                              <a:solidFill>
                                <a:srgbClr val="8888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3"/>
                            <wps:cNvSpPr>
                              <a:spLocks noChangeArrowheads="1"/>
                            </wps:cNvSpPr>
                            <wps:spPr bwMode="auto">
                              <a:xfrm>
                                <a:off x="2028" y="5562"/>
                                <a:ext cx="1242" cy="9"/>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4"/>
                            <wps:cNvSpPr>
                              <a:spLocks noChangeArrowheads="1"/>
                            </wps:cNvSpPr>
                            <wps:spPr bwMode="auto">
                              <a:xfrm>
                                <a:off x="2028" y="5571"/>
                                <a:ext cx="1242" cy="7"/>
                              </a:xfrm>
                              <a:prstGeom prst="rect">
                                <a:avLst/>
                              </a:prstGeom>
                              <a:solidFill>
                                <a:srgbClr val="8484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5"/>
                            <wps:cNvSpPr>
                              <a:spLocks noChangeArrowheads="1"/>
                            </wps:cNvSpPr>
                            <wps:spPr bwMode="auto">
                              <a:xfrm>
                                <a:off x="2028" y="5578"/>
                                <a:ext cx="1242" cy="8"/>
                              </a:xfrm>
                              <a:prstGeom prst="rect">
                                <a:avLst/>
                              </a:prstGeom>
                              <a:solidFill>
                                <a:srgbClr val="8282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6"/>
                            <wps:cNvSpPr>
                              <a:spLocks noChangeArrowheads="1"/>
                            </wps:cNvSpPr>
                            <wps:spPr bwMode="auto">
                              <a:xfrm>
                                <a:off x="2028" y="5586"/>
                                <a:ext cx="1242" cy="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67"/>
                            <wps:cNvSpPr>
                              <a:spLocks noChangeArrowheads="1"/>
                            </wps:cNvSpPr>
                            <wps:spPr bwMode="auto">
                              <a:xfrm>
                                <a:off x="2028" y="5595"/>
                                <a:ext cx="1242" cy="9"/>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68"/>
                            <wps:cNvSpPr>
                              <a:spLocks noChangeArrowheads="1"/>
                            </wps:cNvSpPr>
                            <wps:spPr bwMode="auto">
                              <a:xfrm>
                                <a:off x="2028" y="5604"/>
                                <a:ext cx="1242" cy="7"/>
                              </a:xfrm>
                              <a:prstGeom prst="rect">
                                <a:avLst/>
                              </a:prstGeom>
                              <a:solidFill>
                                <a:srgbClr val="7C7C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69"/>
                            <wps:cNvSpPr>
                              <a:spLocks noChangeArrowheads="1"/>
                            </wps:cNvSpPr>
                            <wps:spPr bwMode="auto">
                              <a:xfrm>
                                <a:off x="2028" y="5611"/>
                                <a:ext cx="1242" cy="8"/>
                              </a:xfrm>
                              <a:prstGeom prst="rect">
                                <a:avLst/>
                              </a:prstGeom>
                              <a:solidFill>
                                <a:srgbClr val="7A7A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0"/>
                            <wps:cNvSpPr>
                              <a:spLocks noChangeArrowheads="1"/>
                            </wps:cNvSpPr>
                            <wps:spPr bwMode="auto">
                              <a:xfrm>
                                <a:off x="2028" y="5619"/>
                                <a:ext cx="1242" cy="9"/>
                              </a:xfrm>
                              <a:prstGeom prst="rect">
                                <a:avLst/>
                              </a:prstGeom>
                              <a:solidFill>
                                <a:srgbClr val="787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1"/>
                            <wps:cNvSpPr>
                              <a:spLocks noChangeArrowheads="1"/>
                            </wps:cNvSpPr>
                            <wps:spPr bwMode="auto">
                              <a:xfrm>
                                <a:off x="2028" y="5628"/>
                                <a:ext cx="1242" cy="9"/>
                              </a:xfrm>
                              <a:prstGeom prst="rect">
                                <a:avLst/>
                              </a:prstGeom>
                              <a:solidFill>
                                <a:srgbClr val="7676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2"/>
                            <wps:cNvSpPr>
                              <a:spLocks noChangeArrowheads="1"/>
                            </wps:cNvSpPr>
                            <wps:spPr bwMode="auto">
                              <a:xfrm>
                                <a:off x="2028" y="5637"/>
                                <a:ext cx="1242" cy="9"/>
                              </a:xfrm>
                              <a:prstGeom prst="rect">
                                <a:avLst/>
                              </a:prstGeom>
                              <a:solidFill>
                                <a:srgbClr val="7474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73"/>
                            <wps:cNvSpPr>
                              <a:spLocks noChangeArrowheads="1"/>
                            </wps:cNvSpPr>
                            <wps:spPr bwMode="auto">
                              <a:xfrm>
                                <a:off x="2028" y="5646"/>
                                <a:ext cx="1242" cy="8"/>
                              </a:xfrm>
                              <a:prstGeom prst="rect">
                                <a:avLst/>
                              </a:prstGeom>
                              <a:solidFill>
                                <a:srgbClr val="7272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4"/>
                            <wps:cNvSpPr>
                              <a:spLocks noChangeArrowheads="1"/>
                            </wps:cNvSpPr>
                            <wps:spPr bwMode="auto">
                              <a:xfrm>
                                <a:off x="2028" y="5654"/>
                                <a:ext cx="1242" cy="7"/>
                              </a:xfrm>
                              <a:prstGeom prst="rect">
                                <a:avLst/>
                              </a:prstGeom>
                              <a:solidFill>
                                <a:srgbClr val="70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75"/>
                            <wps:cNvSpPr>
                              <a:spLocks noChangeArrowheads="1"/>
                            </wps:cNvSpPr>
                            <wps:spPr bwMode="auto">
                              <a:xfrm>
                                <a:off x="2028" y="5661"/>
                                <a:ext cx="1242" cy="9"/>
                              </a:xfrm>
                              <a:prstGeom prst="rect">
                                <a:avLst/>
                              </a:prstGeom>
                              <a:solidFill>
                                <a:srgbClr val="6E6E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76"/>
                            <wps:cNvSpPr>
                              <a:spLocks noChangeArrowheads="1"/>
                            </wps:cNvSpPr>
                            <wps:spPr bwMode="auto">
                              <a:xfrm>
                                <a:off x="2028" y="5670"/>
                                <a:ext cx="1242" cy="9"/>
                              </a:xfrm>
                              <a:prstGeom prst="rect">
                                <a:avLst/>
                              </a:prstGeom>
                              <a:solidFill>
                                <a:srgbClr val="6C6C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77"/>
                            <wps:cNvSpPr>
                              <a:spLocks noChangeArrowheads="1"/>
                            </wps:cNvSpPr>
                            <wps:spPr bwMode="auto">
                              <a:xfrm>
                                <a:off x="2028" y="5679"/>
                                <a:ext cx="1242" cy="8"/>
                              </a:xfrm>
                              <a:prstGeom prst="rect">
                                <a:avLst/>
                              </a:prstGeom>
                              <a:solidFill>
                                <a:srgbClr val="6A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78"/>
                            <wps:cNvSpPr>
                              <a:spLocks noChangeArrowheads="1"/>
                            </wps:cNvSpPr>
                            <wps:spPr bwMode="auto">
                              <a:xfrm>
                                <a:off x="2028" y="5687"/>
                                <a:ext cx="1242" cy="9"/>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79"/>
                            <wps:cNvSpPr>
                              <a:spLocks noChangeArrowheads="1"/>
                            </wps:cNvSpPr>
                            <wps:spPr bwMode="auto">
                              <a:xfrm>
                                <a:off x="2028" y="5696"/>
                                <a:ext cx="1242" cy="7"/>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80"/>
                            <wps:cNvSpPr>
                              <a:spLocks noChangeArrowheads="1"/>
                            </wps:cNvSpPr>
                            <wps:spPr bwMode="auto">
                              <a:xfrm>
                                <a:off x="2028" y="5703"/>
                                <a:ext cx="1242" cy="9"/>
                              </a:xfrm>
                              <a:prstGeom prst="rect">
                                <a:avLst/>
                              </a:prstGeom>
                              <a:solidFill>
                                <a:srgbClr val="6464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1"/>
                            <wps:cNvSpPr>
                              <a:spLocks noChangeArrowheads="1"/>
                            </wps:cNvSpPr>
                            <wps:spPr bwMode="auto">
                              <a:xfrm>
                                <a:off x="2028" y="5712"/>
                                <a:ext cx="1242" cy="7"/>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2"/>
                            <wps:cNvSpPr>
                              <a:spLocks noChangeArrowheads="1"/>
                            </wps:cNvSpPr>
                            <wps:spPr bwMode="auto">
                              <a:xfrm>
                                <a:off x="2028" y="5719"/>
                                <a:ext cx="1242" cy="9"/>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3"/>
                            <wps:cNvSpPr>
                              <a:spLocks noChangeArrowheads="1"/>
                            </wps:cNvSpPr>
                            <wps:spPr bwMode="auto">
                              <a:xfrm>
                                <a:off x="2028" y="5728"/>
                                <a:ext cx="1242" cy="8"/>
                              </a:xfrm>
                              <a:prstGeom prst="rect">
                                <a:avLst/>
                              </a:prstGeom>
                              <a:solidFill>
                                <a:srgbClr val="5E5E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4"/>
                            <wps:cNvSpPr>
                              <a:spLocks noChangeArrowheads="1"/>
                            </wps:cNvSpPr>
                            <wps:spPr bwMode="auto">
                              <a:xfrm>
                                <a:off x="2028" y="5736"/>
                                <a:ext cx="1242" cy="7"/>
                              </a:xfrm>
                              <a:prstGeom prst="rect">
                                <a:avLst/>
                              </a:prstGeom>
                              <a:solidFill>
                                <a:srgbClr val="5C5C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5"/>
                            <wps:cNvSpPr>
                              <a:spLocks noChangeArrowheads="1"/>
                            </wps:cNvSpPr>
                            <wps:spPr bwMode="auto">
                              <a:xfrm>
                                <a:off x="2028" y="5743"/>
                                <a:ext cx="1242" cy="9"/>
                              </a:xfrm>
                              <a:prstGeom prst="rect">
                                <a:avLst/>
                              </a:prstGeom>
                              <a:solidFill>
                                <a:srgbClr val="5A5A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6"/>
                            <wps:cNvSpPr>
                              <a:spLocks noChangeArrowheads="1"/>
                            </wps:cNvSpPr>
                            <wps:spPr bwMode="auto">
                              <a:xfrm>
                                <a:off x="2028" y="5752"/>
                                <a:ext cx="1242" cy="7"/>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7"/>
                            <wps:cNvSpPr>
                              <a:spLocks noChangeArrowheads="1"/>
                            </wps:cNvSpPr>
                            <wps:spPr bwMode="auto">
                              <a:xfrm>
                                <a:off x="2028" y="5759"/>
                                <a:ext cx="1242" cy="9"/>
                              </a:xfrm>
                              <a:prstGeom prst="rect">
                                <a:avLst/>
                              </a:prstGeom>
                              <a:solidFill>
                                <a:srgbClr val="5656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8"/>
                            <wps:cNvSpPr>
                              <a:spLocks noChangeArrowheads="1"/>
                            </wps:cNvSpPr>
                            <wps:spPr bwMode="auto">
                              <a:xfrm>
                                <a:off x="2028" y="5768"/>
                                <a:ext cx="1242" cy="8"/>
                              </a:xfrm>
                              <a:prstGeom prst="rect">
                                <a:avLst/>
                              </a:prstGeom>
                              <a:solidFill>
                                <a:srgbClr val="5454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9"/>
                            <wps:cNvSpPr>
                              <a:spLocks noChangeArrowheads="1"/>
                            </wps:cNvSpPr>
                            <wps:spPr bwMode="auto">
                              <a:xfrm>
                                <a:off x="2028" y="5776"/>
                                <a:ext cx="1242" cy="7"/>
                              </a:xfrm>
                              <a:prstGeom prst="rect">
                                <a:avLst/>
                              </a:prstGeom>
                              <a:solidFill>
                                <a:srgbClr val="52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90"/>
                            <wps:cNvSpPr>
                              <a:spLocks noChangeArrowheads="1"/>
                            </wps:cNvSpPr>
                            <wps:spPr bwMode="auto">
                              <a:xfrm>
                                <a:off x="2028" y="5783"/>
                                <a:ext cx="1242" cy="9"/>
                              </a:xfrm>
                              <a:prstGeom prst="rect">
                                <a:avLst/>
                              </a:prstGeom>
                              <a:solidFill>
                                <a:srgbClr val="50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1"/>
                            <wps:cNvSpPr>
                              <a:spLocks noChangeArrowheads="1"/>
                            </wps:cNvSpPr>
                            <wps:spPr bwMode="auto">
                              <a:xfrm>
                                <a:off x="2028" y="5792"/>
                                <a:ext cx="1242" cy="9"/>
                              </a:xfrm>
                              <a:prstGeom prst="rect">
                                <a:avLst/>
                              </a:prstGeom>
                              <a:solidFill>
                                <a:srgbClr val="4E4E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2"/>
                            <wps:cNvSpPr>
                              <a:spLocks noChangeArrowheads="1"/>
                            </wps:cNvSpPr>
                            <wps:spPr bwMode="auto">
                              <a:xfrm>
                                <a:off x="2028" y="5801"/>
                                <a:ext cx="1242" cy="8"/>
                              </a:xfrm>
                              <a:prstGeom prst="rect">
                                <a:avLst/>
                              </a:prstGeom>
                              <a:solidFill>
                                <a:srgbClr val="4C4C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3"/>
                            <wps:cNvSpPr>
                              <a:spLocks noChangeArrowheads="1"/>
                            </wps:cNvSpPr>
                            <wps:spPr bwMode="auto">
                              <a:xfrm>
                                <a:off x="2028" y="5809"/>
                                <a:ext cx="1242" cy="9"/>
                              </a:xfrm>
                              <a:prstGeom prst="rect">
                                <a:avLst/>
                              </a:prstGeom>
                              <a:solidFill>
                                <a:srgbClr val="4A4A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4"/>
                            <wps:cNvSpPr>
                              <a:spLocks noChangeArrowheads="1"/>
                            </wps:cNvSpPr>
                            <wps:spPr bwMode="auto">
                              <a:xfrm>
                                <a:off x="2028" y="5818"/>
                                <a:ext cx="1242" cy="9"/>
                              </a:xfrm>
                              <a:prstGeom prst="rect">
                                <a:avLst/>
                              </a:prstGeom>
                              <a:solidFill>
                                <a:srgbClr val="4848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5"/>
                            <wps:cNvSpPr>
                              <a:spLocks noChangeArrowheads="1"/>
                            </wps:cNvSpPr>
                            <wps:spPr bwMode="auto">
                              <a:xfrm>
                                <a:off x="2028" y="5827"/>
                                <a:ext cx="1242" cy="9"/>
                              </a:xfrm>
                              <a:prstGeom prst="rect">
                                <a:avLst/>
                              </a:prstGeom>
                              <a:solidFill>
                                <a:srgbClr val="4646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6"/>
                            <wps:cNvSpPr>
                              <a:spLocks noChangeArrowheads="1"/>
                            </wps:cNvSpPr>
                            <wps:spPr bwMode="auto">
                              <a:xfrm>
                                <a:off x="2028" y="5836"/>
                                <a:ext cx="1242" cy="7"/>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7"/>
                            <wps:cNvSpPr>
                              <a:spLocks noChangeArrowheads="1"/>
                            </wps:cNvSpPr>
                            <wps:spPr bwMode="auto">
                              <a:xfrm>
                                <a:off x="2028" y="5843"/>
                                <a:ext cx="1242" cy="8"/>
                              </a:xfrm>
                              <a:prstGeom prst="rect">
                                <a:avLst/>
                              </a:prstGeom>
                              <a:solidFill>
                                <a:srgbClr val="424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98"/>
                            <wps:cNvSpPr>
                              <a:spLocks noChangeArrowheads="1"/>
                            </wps:cNvSpPr>
                            <wps:spPr bwMode="auto">
                              <a:xfrm>
                                <a:off x="2028" y="5851"/>
                                <a:ext cx="1242" cy="9"/>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99"/>
                            <wps:cNvSpPr>
                              <a:spLocks noChangeArrowheads="1"/>
                            </wps:cNvSpPr>
                            <wps:spPr bwMode="auto">
                              <a:xfrm>
                                <a:off x="2028" y="5860"/>
                                <a:ext cx="1242" cy="9"/>
                              </a:xfrm>
                              <a:prstGeom prst="rect">
                                <a:avLst/>
                              </a:prstGeom>
                              <a:solidFill>
                                <a:srgbClr val="3E3E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100"/>
                            <wps:cNvSpPr>
                              <a:spLocks noChangeArrowheads="1"/>
                            </wps:cNvSpPr>
                            <wps:spPr bwMode="auto">
                              <a:xfrm>
                                <a:off x="2028" y="5869"/>
                                <a:ext cx="1242" cy="9"/>
                              </a:xfrm>
                              <a:prstGeom prst="rect">
                                <a:avLst/>
                              </a:prstGeom>
                              <a:solidFill>
                                <a:srgbClr val="3C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01"/>
                            <wps:cNvSpPr>
                              <a:spLocks noChangeArrowheads="1"/>
                            </wps:cNvSpPr>
                            <wps:spPr bwMode="auto">
                              <a:xfrm>
                                <a:off x="2028" y="5878"/>
                                <a:ext cx="1242" cy="6"/>
                              </a:xfrm>
                              <a:prstGeom prst="rect">
                                <a:avLst/>
                              </a:prstGeom>
                              <a:solidFill>
                                <a:srgbClr val="3A3A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02"/>
                            <wps:cNvSpPr>
                              <a:spLocks noChangeArrowheads="1"/>
                            </wps:cNvSpPr>
                            <wps:spPr bwMode="auto">
                              <a:xfrm>
                                <a:off x="2028" y="5884"/>
                                <a:ext cx="1242" cy="9"/>
                              </a:xfrm>
                              <a:prstGeom prst="rect">
                                <a:avLst/>
                              </a:prstGeom>
                              <a:solidFill>
                                <a:srgbClr val="38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103"/>
                            <wps:cNvSpPr>
                              <a:spLocks noChangeArrowheads="1"/>
                            </wps:cNvSpPr>
                            <wps:spPr bwMode="auto">
                              <a:xfrm>
                                <a:off x="2028" y="5893"/>
                                <a:ext cx="1242" cy="7"/>
                              </a:xfrm>
                              <a:prstGeom prst="rect">
                                <a:avLst/>
                              </a:prstGeom>
                              <a:solidFill>
                                <a:srgbClr val="3636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104"/>
                            <wps:cNvSpPr>
                              <a:spLocks noChangeArrowheads="1"/>
                            </wps:cNvSpPr>
                            <wps:spPr bwMode="auto">
                              <a:xfrm>
                                <a:off x="2028" y="5900"/>
                                <a:ext cx="1242" cy="9"/>
                              </a:xfrm>
                              <a:prstGeom prst="rect">
                                <a:avLst/>
                              </a:prstGeom>
                              <a:solidFill>
                                <a:srgbClr val="34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5"/>
                            <wps:cNvSpPr>
                              <a:spLocks noChangeArrowheads="1"/>
                            </wps:cNvSpPr>
                            <wps:spPr bwMode="auto">
                              <a:xfrm>
                                <a:off x="2028" y="5909"/>
                                <a:ext cx="1242" cy="7"/>
                              </a:xfrm>
                              <a:prstGeom prst="rect">
                                <a:avLst/>
                              </a:prstGeom>
                              <a:solidFill>
                                <a:srgbClr val="323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6"/>
                            <wps:cNvSpPr>
                              <a:spLocks noChangeArrowheads="1"/>
                            </wps:cNvSpPr>
                            <wps:spPr bwMode="auto">
                              <a:xfrm>
                                <a:off x="2028" y="5916"/>
                                <a:ext cx="1242" cy="9"/>
                              </a:xfrm>
                              <a:prstGeom prst="rect">
                                <a:avLst/>
                              </a:prstGeom>
                              <a:solidFill>
                                <a:srgbClr val="303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7"/>
                            <wps:cNvSpPr>
                              <a:spLocks noChangeArrowheads="1"/>
                            </wps:cNvSpPr>
                            <wps:spPr bwMode="auto">
                              <a:xfrm>
                                <a:off x="2028" y="5925"/>
                                <a:ext cx="1242" cy="7"/>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8"/>
                            <wps:cNvSpPr>
                              <a:spLocks noChangeArrowheads="1"/>
                            </wps:cNvSpPr>
                            <wps:spPr bwMode="auto">
                              <a:xfrm>
                                <a:off x="2028" y="5932"/>
                                <a:ext cx="1242" cy="8"/>
                              </a:xfrm>
                              <a:prstGeom prst="rect">
                                <a:avLst/>
                              </a:prstGeom>
                              <a:solidFill>
                                <a:srgbClr val="2C2C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9"/>
                            <wps:cNvSpPr>
                              <a:spLocks noChangeArrowheads="1"/>
                            </wps:cNvSpPr>
                            <wps:spPr bwMode="auto">
                              <a:xfrm>
                                <a:off x="2028" y="5940"/>
                                <a:ext cx="1242" cy="9"/>
                              </a:xfrm>
                              <a:prstGeom prst="rect">
                                <a:avLst/>
                              </a:prstGeom>
                              <a:solidFill>
                                <a:srgbClr val="2A2A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10"/>
                            <wps:cNvSpPr>
                              <a:spLocks noChangeArrowheads="1"/>
                            </wps:cNvSpPr>
                            <wps:spPr bwMode="auto">
                              <a:xfrm>
                                <a:off x="2028" y="5949"/>
                                <a:ext cx="1242" cy="9"/>
                              </a:xfrm>
                              <a:prstGeom prst="rect">
                                <a:avLst/>
                              </a:prstGeom>
                              <a:solidFill>
                                <a:srgbClr val="2828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1"/>
                            <wps:cNvSpPr>
                              <a:spLocks noChangeArrowheads="1"/>
                            </wps:cNvSpPr>
                            <wps:spPr bwMode="auto">
                              <a:xfrm>
                                <a:off x="2028" y="5958"/>
                                <a:ext cx="1242" cy="7"/>
                              </a:xfrm>
                              <a:prstGeom prst="rect">
                                <a:avLst/>
                              </a:prstGeom>
                              <a:solidFill>
                                <a:srgbClr val="2626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2"/>
                            <wps:cNvSpPr>
                              <a:spLocks noChangeArrowheads="1"/>
                            </wps:cNvSpPr>
                            <wps:spPr bwMode="auto">
                              <a:xfrm>
                                <a:off x="2028" y="5965"/>
                                <a:ext cx="1242" cy="8"/>
                              </a:xfrm>
                              <a:prstGeom prst="rect">
                                <a:avLst/>
                              </a:prstGeom>
                              <a:solidFill>
                                <a:srgbClr val="2424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3"/>
                            <wps:cNvSpPr>
                              <a:spLocks noChangeArrowheads="1"/>
                            </wps:cNvSpPr>
                            <wps:spPr bwMode="auto">
                              <a:xfrm>
                                <a:off x="2028" y="5973"/>
                                <a:ext cx="1242" cy="9"/>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4"/>
                            <wps:cNvSpPr>
                              <a:spLocks noChangeArrowheads="1"/>
                            </wps:cNvSpPr>
                            <wps:spPr bwMode="auto">
                              <a:xfrm>
                                <a:off x="2028" y="5982"/>
                                <a:ext cx="1242" cy="9"/>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5"/>
                            <wps:cNvSpPr>
                              <a:spLocks noChangeArrowheads="1"/>
                            </wps:cNvSpPr>
                            <wps:spPr bwMode="auto">
                              <a:xfrm>
                                <a:off x="2028" y="5991"/>
                                <a:ext cx="1242" cy="9"/>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6"/>
                            <wps:cNvSpPr>
                              <a:spLocks noChangeArrowheads="1"/>
                            </wps:cNvSpPr>
                            <wps:spPr bwMode="auto">
                              <a:xfrm>
                                <a:off x="2028" y="6000"/>
                                <a:ext cx="1242" cy="7"/>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7"/>
                            <wps:cNvSpPr>
                              <a:spLocks noChangeArrowheads="1"/>
                            </wps:cNvSpPr>
                            <wps:spPr bwMode="auto">
                              <a:xfrm>
                                <a:off x="2028" y="6007"/>
                                <a:ext cx="1242" cy="8"/>
                              </a:xfrm>
                              <a:prstGeom prst="rect">
                                <a:avLst/>
                              </a:prstGeom>
                              <a:solidFill>
                                <a:srgbClr val="1A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8"/>
                            <wps:cNvSpPr>
                              <a:spLocks noChangeArrowheads="1"/>
                            </wps:cNvSpPr>
                            <wps:spPr bwMode="auto">
                              <a:xfrm>
                                <a:off x="2028" y="6015"/>
                                <a:ext cx="1242" cy="7"/>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9"/>
                            <wps:cNvSpPr>
                              <a:spLocks noChangeArrowheads="1"/>
                            </wps:cNvSpPr>
                            <wps:spPr bwMode="auto">
                              <a:xfrm>
                                <a:off x="2028" y="6022"/>
                                <a:ext cx="1242" cy="9"/>
                              </a:xfrm>
                              <a:prstGeom prst="rect">
                                <a:avLst/>
                              </a:prstGeom>
                              <a:solidFill>
                                <a:srgbClr val="1616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20"/>
                            <wps:cNvSpPr>
                              <a:spLocks noChangeArrowheads="1"/>
                            </wps:cNvSpPr>
                            <wps:spPr bwMode="auto">
                              <a:xfrm>
                                <a:off x="2028" y="6031"/>
                                <a:ext cx="1242" cy="7"/>
                              </a:xfrm>
                              <a:prstGeom prst="rect">
                                <a:avLst/>
                              </a:prstGeom>
                              <a:solidFill>
                                <a:srgbClr val="14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21"/>
                            <wps:cNvSpPr>
                              <a:spLocks noChangeArrowheads="1"/>
                            </wps:cNvSpPr>
                            <wps:spPr bwMode="auto">
                              <a:xfrm>
                                <a:off x="2028" y="6038"/>
                                <a:ext cx="1242" cy="9"/>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22"/>
                            <wps:cNvSpPr>
                              <a:spLocks noChangeArrowheads="1"/>
                            </wps:cNvSpPr>
                            <wps:spPr bwMode="auto">
                              <a:xfrm>
                                <a:off x="2028" y="6047"/>
                                <a:ext cx="1242" cy="7"/>
                              </a:xfrm>
                              <a:prstGeom prst="rect">
                                <a:avLst/>
                              </a:prstGeom>
                              <a:solidFill>
                                <a:srgbClr val="1010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23"/>
                            <wps:cNvSpPr>
                              <a:spLocks noChangeArrowheads="1"/>
                            </wps:cNvSpPr>
                            <wps:spPr bwMode="auto">
                              <a:xfrm>
                                <a:off x="2028" y="6054"/>
                                <a:ext cx="1242" cy="8"/>
                              </a:xfrm>
                              <a:prstGeom prst="rect">
                                <a:avLst/>
                              </a:prstGeom>
                              <a:solidFill>
                                <a:srgbClr val="0E0E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24"/>
                            <wps:cNvSpPr>
                              <a:spLocks noChangeArrowheads="1"/>
                            </wps:cNvSpPr>
                            <wps:spPr bwMode="auto">
                              <a:xfrm>
                                <a:off x="2028" y="6062"/>
                                <a:ext cx="1242" cy="9"/>
                              </a:xfrm>
                              <a:prstGeom prst="rect">
                                <a:avLst/>
                              </a:prstGeom>
                              <a:solidFill>
                                <a:srgbClr val="0C0C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25"/>
                            <wps:cNvSpPr>
                              <a:spLocks noChangeArrowheads="1"/>
                            </wps:cNvSpPr>
                            <wps:spPr bwMode="auto">
                              <a:xfrm>
                                <a:off x="2028" y="6071"/>
                                <a:ext cx="1242" cy="9"/>
                              </a:xfrm>
                              <a:prstGeom prst="rect">
                                <a:avLst/>
                              </a:prstGeom>
                              <a:solidFill>
                                <a:srgbClr val="0A0A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26"/>
                            <wps:cNvSpPr>
                              <a:spLocks noChangeArrowheads="1"/>
                            </wps:cNvSpPr>
                            <wps:spPr bwMode="auto">
                              <a:xfrm>
                                <a:off x="2028" y="6080"/>
                                <a:ext cx="1242" cy="7"/>
                              </a:xfrm>
                              <a:prstGeom prst="rect">
                                <a:avLst/>
                              </a:prstGeom>
                              <a:solidFill>
                                <a:srgbClr val="080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27"/>
                            <wps:cNvSpPr>
                              <a:spLocks noChangeArrowheads="1"/>
                            </wps:cNvSpPr>
                            <wps:spPr bwMode="auto">
                              <a:xfrm>
                                <a:off x="2028" y="6087"/>
                                <a:ext cx="1242" cy="9"/>
                              </a:xfrm>
                              <a:prstGeom prst="rect">
                                <a:avLst/>
                              </a:prstGeom>
                              <a:solidFill>
                                <a:srgbClr val="0606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8"/>
                            <wps:cNvSpPr>
                              <a:spLocks noChangeArrowheads="1"/>
                            </wps:cNvSpPr>
                            <wps:spPr bwMode="auto">
                              <a:xfrm>
                                <a:off x="2028" y="6096"/>
                                <a:ext cx="1242" cy="8"/>
                              </a:xfrm>
                              <a:prstGeom prst="rect">
                                <a:avLst/>
                              </a:prstGeom>
                              <a:solidFill>
                                <a:srgbClr val="0404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9"/>
                            <wps:cNvSpPr>
                              <a:spLocks noChangeArrowheads="1"/>
                            </wps:cNvSpPr>
                            <wps:spPr bwMode="auto">
                              <a:xfrm>
                                <a:off x="2028" y="6104"/>
                                <a:ext cx="1242" cy="9"/>
                              </a:xfrm>
                              <a:prstGeom prst="rect">
                                <a:avLst/>
                              </a:prstGeom>
                              <a:solidFill>
                                <a:srgbClr val="0101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Freeform 130"/>
                            <wps:cNvSpPr>
                              <a:spLocks/>
                            </wps:cNvSpPr>
                            <wps:spPr bwMode="auto">
                              <a:xfrm>
                                <a:off x="2032" y="5173"/>
                                <a:ext cx="1236" cy="940"/>
                              </a:xfrm>
                              <a:custGeom>
                                <a:avLst/>
                                <a:gdLst>
                                  <a:gd name="T0" fmla="*/ 110 w 1236"/>
                                  <a:gd name="T1" fmla="*/ 352 h 940"/>
                                  <a:gd name="T2" fmla="*/ 159 w 1236"/>
                                  <a:gd name="T3" fmla="*/ 288 h 940"/>
                                  <a:gd name="T4" fmla="*/ 204 w 1236"/>
                                  <a:gd name="T5" fmla="*/ 258 h 940"/>
                                  <a:gd name="T6" fmla="*/ 256 w 1236"/>
                                  <a:gd name="T7" fmla="*/ 248 h 940"/>
                                  <a:gd name="T8" fmla="*/ 307 w 1236"/>
                                  <a:gd name="T9" fmla="*/ 258 h 940"/>
                                  <a:gd name="T10" fmla="*/ 350 w 1236"/>
                                  <a:gd name="T11" fmla="*/ 284 h 940"/>
                                  <a:gd name="T12" fmla="*/ 390 w 1236"/>
                                  <a:gd name="T13" fmla="*/ 200 h 940"/>
                                  <a:gd name="T14" fmla="*/ 455 w 1236"/>
                                  <a:gd name="T15" fmla="*/ 162 h 940"/>
                                  <a:gd name="T16" fmla="*/ 504 w 1236"/>
                                  <a:gd name="T17" fmla="*/ 166 h 940"/>
                                  <a:gd name="T18" fmla="*/ 556 w 1236"/>
                                  <a:gd name="T19" fmla="*/ 204 h 940"/>
                                  <a:gd name="T20" fmla="*/ 565 w 1236"/>
                                  <a:gd name="T21" fmla="*/ 188 h 940"/>
                                  <a:gd name="T22" fmla="*/ 575 w 1236"/>
                                  <a:gd name="T23" fmla="*/ 136 h 940"/>
                                  <a:gd name="T24" fmla="*/ 607 w 1236"/>
                                  <a:gd name="T25" fmla="*/ 99 h 940"/>
                                  <a:gd name="T26" fmla="*/ 636 w 1236"/>
                                  <a:gd name="T27" fmla="*/ 92 h 940"/>
                                  <a:gd name="T28" fmla="*/ 666 w 1236"/>
                                  <a:gd name="T29" fmla="*/ 103 h 940"/>
                                  <a:gd name="T30" fmla="*/ 699 w 1236"/>
                                  <a:gd name="T31" fmla="*/ 105 h 940"/>
                                  <a:gd name="T32" fmla="*/ 751 w 1236"/>
                                  <a:gd name="T33" fmla="*/ 82 h 940"/>
                                  <a:gd name="T34" fmla="*/ 807 w 1236"/>
                                  <a:gd name="T35" fmla="*/ 85 h 940"/>
                                  <a:gd name="T36" fmla="*/ 844 w 1236"/>
                                  <a:gd name="T37" fmla="*/ 47 h 940"/>
                                  <a:gd name="T38" fmla="*/ 891 w 1236"/>
                                  <a:gd name="T39" fmla="*/ 5 h 940"/>
                                  <a:gd name="T40" fmla="*/ 949 w 1236"/>
                                  <a:gd name="T41" fmla="*/ 7 h 940"/>
                                  <a:gd name="T42" fmla="*/ 982 w 1236"/>
                                  <a:gd name="T43" fmla="*/ 30 h 940"/>
                                  <a:gd name="T44" fmla="*/ 1022 w 1236"/>
                                  <a:gd name="T45" fmla="*/ 96 h 940"/>
                                  <a:gd name="T46" fmla="*/ 1078 w 1236"/>
                                  <a:gd name="T47" fmla="*/ 99 h 940"/>
                                  <a:gd name="T48" fmla="*/ 1139 w 1236"/>
                                  <a:gd name="T49" fmla="*/ 152 h 940"/>
                                  <a:gd name="T50" fmla="*/ 1168 w 1236"/>
                                  <a:gd name="T51" fmla="*/ 239 h 940"/>
                                  <a:gd name="T52" fmla="*/ 1163 w 1236"/>
                                  <a:gd name="T53" fmla="*/ 314 h 940"/>
                                  <a:gd name="T54" fmla="*/ 1196 w 1236"/>
                                  <a:gd name="T55" fmla="*/ 338 h 940"/>
                                  <a:gd name="T56" fmla="*/ 1228 w 1236"/>
                                  <a:gd name="T57" fmla="*/ 380 h 940"/>
                                  <a:gd name="T58" fmla="*/ 1236 w 1236"/>
                                  <a:gd name="T59" fmla="*/ 443 h 940"/>
                                  <a:gd name="T60" fmla="*/ 1207 w 1236"/>
                                  <a:gd name="T61" fmla="*/ 509 h 940"/>
                                  <a:gd name="T62" fmla="*/ 1193 w 1236"/>
                                  <a:gd name="T63" fmla="*/ 621 h 940"/>
                                  <a:gd name="T64" fmla="*/ 1140 w 1236"/>
                                  <a:gd name="T65" fmla="*/ 722 h 940"/>
                                  <a:gd name="T66" fmla="*/ 1093 w 1236"/>
                                  <a:gd name="T67" fmla="*/ 757 h 940"/>
                                  <a:gd name="T68" fmla="*/ 1048 w 1236"/>
                                  <a:gd name="T69" fmla="*/ 769 h 940"/>
                                  <a:gd name="T70" fmla="*/ 1006 w 1236"/>
                                  <a:gd name="T71" fmla="*/ 792 h 940"/>
                                  <a:gd name="T72" fmla="*/ 973 w 1236"/>
                                  <a:gd name="T73" fmla="*/ 821 h 940"/>
                                  <a:gd name="T74" fmla="*/ 933 w 1236"/>
                                  <a:gd name="T75" fmla="*/ 823 h 940"/>
                                  <a:gd name="T76" fmla="*/ 891 w 1236"/>
                                  <a:gd name="T77" fmla="*/ 804 h 940"/>
                                  <a:gd name="T78" fmla="*/ 842 w 1236"/>
                                  <a:gd name="T79" fmla="*/ 860 h 940"/>
                                  <a:gd name="T80" fmla="*/ 776 w 1236"/>
                                  <a:gd name="T81" fmla="*/ 875 h 940"/>
                                  <a:gd name="T82" fmla="*/ 717 w 1236"/>
                                  <a:gd name="T83" fmla="*/ 877 h 940"/>
                                  <a:gd name="T84" fmla="*/ 666 w 1236"/>
                                  <a:gd name="T85" fmla="*/ 888 h 940"/>
                                  <a:gd name="T86" fmla="*/ 615 w 1236"/>
                                  <a:gd name="T87" fmla="*/ 882 h 940"/>
                                  <a:gd name="T88" fmla="*/ 570 w 1236"/>
                                  <a:gd name="T89" fmla="*/ 914 h 940"/>
                                  <a:gd name="T90" fmla="*/ 521 w 1236"/>
                                  <a:gd name="T91" fmla="*/ 936 h 940"/>
                                  <a:gd name="T92" fmla="*/ 471 w 1236"/>
                                  <a:gd name="T93" fmla="*/ 938 h 940"/>
                                  <a:gd name="T94" fmla="*/ 420 w 1236"/>
                                  <a:gd name="T95" fmla="*/ 923 h 940"/>
                                  <a:gd name="T96" fmla="*/ 375 w 1236"/>
                                  <a:gd name="T97" fmla="*/ 886 h 940"/>
                                  <a:gd name="T98" fmla="*/ 350 w 1236"/>
                                  <a:gd name="T99" fmla="*/ 851 h 940"/>
                                  <a:gd name="T100" fmla="*/ 322 w 1236"/>
                                  <a:gd name="T101" fmla="*/ 867 h 940"/>
                                  <a:gd name="T102" fmla="*/ 289 w 1236"/>
                                  <a:gd name="T103" fmla="*/ 865 h 940"/>
                                  <a:gd name="T104" fmla="*/ 263 w 1236"/>
                                  <a:gd name="T105" fmla="*/ 839 h 940"/>
                                  <a:gd name="T106" fmla="*/ 251 w 1236"/>
                                  <a:gd name="T107" fmla="*/ 797 h 940"/>
                                  <a:gd name="T108" fmla="*/ 190 w 1236"/>
                                  <a:gd name="T109" fmla="*/ 806 h 940"/>
                                  <a:gd name="T110" fmla="*/ 122 w 1236"/>
                                  <a:gd name="T111" fmla="*/ 778 h 940"/>
                                  <a:gd name="T112" fmla="*/ 70 w 1236"/>
                                  <a:gd name="T113" fmla="*/ 715 h 940"/>
                                  <a:gd name="T114" fmla="*/ 21 w 1236"/>
                                  <a:gd name="T115" fmla="*/ 664 h 940"/>
                                  <a:gd name="T116" fmla="*/ 0 w 1236"/>
                                  <a:gd name="T117" fmla="*/ 588 h 940"/>
                                  <a:gd name="T118" fmla="*/ 10 w 1236"/>
                                  <a:gd name="T119" fmla="*/ 516 h 940"/>
                                  <a:gd name="T120" fmla="*/ 36 w 1236"/>
                                  <a:gd name="T121" fmla="*/ 471 h 940"/>
                                  <a:gd name="T122" fmla="*/ 75 w 1236"/>
                                  <a:gd name="T123" fmla="*/ 443 h 9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36" h="940">
                                    <a:moveTo>
                                      <a:pt x="82" y="441"/>
                                    </a:moveTo>
                                    <a:lnTo>
                                      <a:pt x="84" y="429"/>
                                    </a:lnTo>
                                    <a:lnTo>
                                      <a:pt x="87" y="417"/>
                                    </a:lnTo>
                                    <a:lnTo>
                                      <a:pt x="92" y="394"/>
                                    </a:lnTo>
                                    <a:lnTo>
                                      <a:pt x="99" y="373"/>
                                    </a:lnTo>
                                    <a:lnTo>
                                      <a:pt x="110" y="352"/>
                                    </a:lnTo>
                                    <a:lnTo>
                                      <a:pt x="120" y="335"/>
                                    </a:lnTo>
                                    <a:lnTo>
                                      <a:pt x="131" y="317"/>
                                    </a:lnTo>
                                    <a:lnTo>
                                      <a:pt x="138" y="309"/>
                                    </a:lnTo>
                                    <a:lnTo>
                                      <a:pt x="145" y="302"/>
                                    </a:lnTo>
                                    <a:lnTo>
                                      <a:pt x="152" y="295"/>
                                    </a:lnTo>
                                    <a:lnTo>
                                      <a:pt x="159" y="288"/>
                                    </a:lnTo>
                                    <a:lnTo>
                                      <a:pt x="165" y="282"/>
                                    </a:lnTo>
                                    <a:lnTo>
                                      <a:pt x="172" y="275"/>
                                    </a:lnTo>
                                    <a:lnTo>
                                      <a:pt x="179" y="272"/>
                                    </a:lnTo>
                                    <a:lnTo>
                                      <a:pt x="188" y="267"/>
                                    </a:lnTo>
                                    <a:lnTo>
                                      <a:pt x="195" y="262"/>
                                    </a:lnTo>
                                    <a:lnTo>
                                      <a:pt x="204" y="258"/>
                                    </a:lnTo>
                                    <a:lnTo>
                                      <a:pt x="213" y="256"/>
                                    </a:lnTo>
                                    <a:lnTo>
                                      <a:pt x="221" y="253"/>
                                    </a:lnTo>
                                    <a:lnTo>
                                      <a:pt x="230" y="251"/>
                                    </a:lnTo>
                                    <a:lnTo>
                                      <a:pt x="237" y="249"/>
                                    </a:lnTo>
                                    <a:lnTo>
                                      <a:pt x="246" y="248"/>
                                    </a:lnTo>
                                    <a:lnTo>
                                      <a:pt x="256" y="248"/>
                                    </a:lnTo>
                                    <a:lnTo>
                                      <a:pt x="265" y="248"/>
                                    </a:lnTo>
                                    <a:lnTo>
                                      <a:pt x="274" y="249"/>
                                    </a:lnTo>
                                    <a:lnTo>
                                      <a:pt x="282" y="251"/>
                                    </a:lnTo>
                                    <a:lnTo>
                                      <a:pt x="291" y="253"/>
                                    </a:lnTo>
                                    <a:lnTo>
                                      <a:pt x="300" y="255"/>
                                    </a:lnTo>
                                    <a:lnTo>
                                      <a:pt x="307" y="258"/>
                                    </a:lnTo>
                                    <a:lnTo>
                                      <a:pt x="314" y="262"/>
                                    </a:lnTo>
                                    <a:lnTo>
                                      <a:pt x="322" y="265"/>
                                    </a:lnTo>
                                    <a:lnTo>
                                      <a:pt x="329" y="268"/>
                                    </a:lnTo>
                                    <a:lnTo>
                                      <a:pt x="336" y="274"/>
                                    </a:lnTo>
                                    <a:lnTo>
                                      <a:pt x="343" y="279"/>
                                    </a:lnTo>
                                    <a:lnTo>
                                      <a:pt x="350" y="284"/>
                                    </a:lnTo>
                                    <a:lnTo>
                                      <a:pt x="354" y="268"/>
                                    </a:lnTo>
                                    <a:lnTo>
                                      <a:pt x="359" y="253"/>
                                    </a:lnTo>
                                    <a:lnTo>
                                      <a:pt x="366" y="239"/>
                                    </a:lnTo>
                                    <a:lnTo>
                                      <a:pt x="373" y="225"/>
                                    </a:lnTo>
                                    <a:lnTo>
                                      <a:pt x="382" y="213"/>
                                    </a:lnTo>
                                    <a:lnTo>
                                      <a:pt x="390" y="200"/>
                                    </a:lnTo>
                                    <a:lnTo>
                                      <a:pt x="399" y="192"/>
                                    </a:lnTo>
                                    <a:lnTo>
                                      <a:pt x="410" y="183"/>
                                    </a:lnTo>
                                    <a:lnTo>
                                      <a:pt x="420" y="174"/>
                                    </a:lnTo>
                                    <a:lnTo>
                                      <a:pt x="431" y="169"/>
                                    </a:lnTo>
                                    <a:lnTo>
                                      <a:pt x="443" y="164"/>
                                    </a:lnTo>
                                    <a:lnTo>
                                      <a:pt x="455" y="162"/>
                                    </a:lnTo>
                                    <a:lnTo>
                                      <a:pt x="467" y="160"/>
                                    </a:lnTo>
                                    <a:lnTo>
                                      <a:pt x="479" y="160"/>
                                    </a:lnTo>
                                    <a:lnTo>
                                      <a:pt x="485" y="160"/>
                                    </a:lnTo>
                                    <a:lnTo>
                                      <a:pt x="492" y="162"/>
                                    </a:lnTo>
                                    <a:lnTo>
                                      <a:pt x="497" y="164"/>
                                    </a:lnTo>
                                    <a:lnTo>
                                      <a:pt x="504" y="166"/>
                                    </a:lnTo>
                                    <a:lnTo>
                                      <a:pt x="514" y="169"/>
                                    </a:lnTo>
                                    <a:lnTo>
                                      <a:pt x="523" y="174"/>
                                    </a:lnTo>
                                    <a:lnTo>
                                      <a:pt x="532" y="180"/>
                                    </a:lnTo>
                                    <a:lnTo>
                                      <a:pt x="540" y="188"/>
                                    </a:lnTo>
                                    <a:lnTo>
                                      <a:pt x="549" y="195"/>
                                    </a:lnTo>
                                    <a:lnTo>
                                      <a:pt x="556" y="204"/>
                                    </a:lnTo>
                                    <a:lnTo>
                                      <a:pt x="563" y="214"/>
                                    </a:lnTo>
                                    <a:lnTo>
                                      <a:pt x="570" y="225"/>
                                    </a:lnTo>
                                    <a:lnTo>
                                      <a:pt x="568" y="216"/>
                                    </a:lnTo>
                                    <a:lnTo>
                                      <a:pt x="565" y="206"/>
                                    </a:lnTo>
                                    <a:lnTo>
                                      <a:pt x="565" y="197"/>
                                    </a:lnTo>
                                    <a:lnTo>
                                      <a:pt x="565" y="188"/>
                                    </a:lnTo>
                                    <a:lnTo>
                                      <a:pt x="565" y="178"/>
                                    </a:lnTo>
                                    <a:lnTo>
                                      <a:pt x="565" y="169"/>
                                    </a:lnTo>
                                    <a:lnTo>
                                      <a:pt x="567" y="160"/>
                                    </a:lnTo>
                                    <a:lnTo>
                                      <a:pt x="568" y="152"/>
                                    </a:lnTo>
                                    <a:lnTo>
                                      <a:pt x="572" y="143"/>
                                    </a:lnTo>
                                    <a:lnTo>
                                      <a:pt x="575" y="136"/>
                                    </a:lnTo>
                                    <a:lnTo>
                                      <a:pt x="579" y="127"/>
                                    </a:lnTo>
                                    <a:lnTo>
                                      <a:pt x="584" y="120"/>
                                    </a:lnTo>
                                    <a:lnTo>
                                      <a:pt x="589" y="115"/>
                                    </a:lnTo>
                                    <a:lnTo>
                                      <a:pt x="595" y="108"/>
                                    </a:lnTo>
                                    <a:lnTo>
                                      <a:pt x="600" y="103"/>
                                    </a:lnTo>
                                    <a:lnTo>
                                      <a:pt x="607" y="99"/>
                                    </a:lnTo>
                                    <a:lnTo>
                                      <a:pt x="612" y="98"/>
                                    </a:lnTo>
                                    <a:lnTo>
                                      <a:pt x="617" y="96"/>
                                    </a:lnTo>
                                    <a:lnTo>
                                      <a:pt x="622" y="94"/>
                                    </a:lnTo>
                                    <a:lnTo>
                                      <a:pt x="628" y="92"/>
                                    </a:lnTo>
                                    <a:lnTo>
                                      <a:pt x="631" y="92"/>
                                    </a:lnTo>
                                    <a:lnTo>
                                      <a:pt x="636" y="92"/>
                                    </a:lnTo>
                                    <a:lnTo>
                                      <a:pt x="642" y="92"/>
                                    </a:lnTo>
                                    <a:lnTo>
                                      <a:pt x="647" y="94"/>
                                    </a:lnTo>
                                    <a:lnTo>
                                      <a:pt x="652" y="96"/>
                                    </a:lnTo>
                                    <a:lnTo>
                                      <a:pt x="657" y="98"/>
                                    </a:lnTo>
                                    <a:lnTo>
                                      <a:pt x="663" y="99"/>
                                    </a:lnTo>
                                    <a:lnTo>
                                      <a:pt x="666" y="103"/>
                                    </a:lnTo>
                                    <a:lnTo>
                                      <a:pt x="671" y="106"/>
                                    </a:lnTo>
                                    <a:lnTo>
                                      <a:pt x="675" y="110"/>
                                    </a:lnTo>
                                    <a:lnTo>
                                      <a:pt x="680" y="113"/>
                                    </a:lnTo>
                                    <a:lnTo>
                                      <a:pt x="683" y="119"/>
                                    </a:lnTo>
                                    <a:lnTo>
                                      <a:pt x="690" y="112"/>
                                    </a:lnTo>
                                    <a:lnTo>
                                      <a:pt x="699" y="105"/>
                                    </a:lnTo>
                                    <a:lnTo>
                                      <a:pt x="708" y="99"/>
                                    </a:lnTo>
                                    <a:lnTo>
                                      <a:pt x="717" y="94"/>
                                    </a:lnTo>
                                    <a:lnTo>
                                      <a:pt x="725" y="91"/>
                                    </a:lnTo>
                                    <a:lnTo>
                                      <a:pt x="734" y="85"/>
                                    </a:lnTo>
                                    <a:lnTo>
                                      <a:pt x="743" y="84"/>
                                    </a:lnTo>
                                    <a:lnTo>
                                      <a:pt x="751" y="82"/>
                                    </a:lnTo>
                                    <a:lnTo>
                                      <a:pt x="760" y="80"/>
                                    </a:lnTo>
                                    <a:lnTo>
                                      <a:pt x="771" y="80"/>
                                    </a:lnTo>
                                    <a:lnTo>
                                      <a:pt x="779" y="80"/>
                                    </a:lnTo>
                                    <a:lnTo>
                                      <a:pt x="788" y="80"/>
                                    </a:lnTo>
                                    <a:lnTo>
                                      <a:pt x="797" y="82"/>
                                    </a:lnTo>
                                    <a:lnTo>
                                      <a:pt x="807" y="85"/>
                                    </a:lnTo>
                                    <a:lnTo>
                                      <a:pt x="816" y="89"/>
                                    </a:lnTo>
                                    <a:lnTo>
                                      <a:pt x="825" y="92"/>
                                    </a:lnTo>
                                    <a:lnTo>
                                      <a:pt x="828" y="80"/>
                                    </a:lnTo>
                                    <a:lnTo>
                                      <a:pt x="833" y="68"/>
                                    </a:lnTo>
                                    <a:lnTo>
                                      <a:pt x="839" y="57"/>
                                    </a:lnTo>
                                    <a:lnTo>
                                      <a:pt x="844" y="47"/>
                                    </a:lnTo>
                                    <a:lnTo>
                                      <a:pt x="851" y="37"/>
                                    </a:lnTo>
                                    <a:lnTo>
                                      <a:pt x="858" y="30"/>
                                    </a:lnTo>
                                    <a:lnTo>
                                      <a:pt x="865" y="21"/>
                                    </a:lnTo>
                                    <a:lnTo>
                                      <a:pt x="874" y="16"/>
                                    </a:lnTo>
                                    <a:lnTo>
                                      <a:pt x="882" y="10"/>
                                    </a:lnTo>
                                    <a:lnTo>
                                      <a:pt x="891" y="5"/>
                                    </a:lnTo>
                                    <a:lnTo>
                                      <a:pt x="900" y="3"/>
                                    </a:lnTo>
                                    <a:lnTo>
                                      <a:pt x="910" y="2"/>
                                    </a:lnTo>
                                    <a:lnTo>
                                      <a:pt x="919" y="0"/>
                                    </a:lnTo>
                                    <a:lnTo>
                                      <a:pt x="929" y="2"/>
                                    </a:lnTo>
                                    <a:lnTo>
                                      <a:pt x="938" y="3"/>
                                    </a:lnTo>
                                    <a:lnTo>
                                      <a:pt x="949" y="7"/>
                                    </a:lnTo>
                                    <a:lnTo>
                                      <a:pt x="956" y="9"/>
                                    </a:lnTo>
                                    <a:lnTo>
                                      <a:pt x="961" y="12"/>
                                    </a:lnTo>
                                    <a:lnTo>
                                      <a:pt x="966" y="16"/>
                                    </a:lnTo>
                                    <a:lnTo>
                                      <a:pt x="971" y="21"/>
                                    </a:lnTo>
                                    <a:lnTo>
                                      <a:pt x="976" y="24"/>
                                    </a:lnTo>
                                    <a:lnTo>
                                      <a:pt x="982" y="30"/>
                                    </a:lnTo>
                                    <a:lnTo>
                                      <a:pt x="990" y="40"/>
                                    </a:lnTo>
                                    <a:lnTo>
                                      <a:pt x="999" y="52"/>
                                    </a:lnTo>
                                    <a:lnTo>
                                      <a:pt x="1006" y="66"/>
                                    </a:lnTo>
                                    <a:lnTo>
                                      <a:pt x="1011" y="82"/>
                                    </a:lnTo>
                                    <a:lnTo>
                                      <a:pt x="1015" y="98"/>
                                    </a:lnTo>
                                    <a:lnTo>
                                      <a:pt x="1022" y="96"/>
                                    </a:lnTo>
                                    <a:lnTo>
                                      <a:pt x="1027" y="94"/>
                                    </a:lnTo>
                                    <a:lnTo>
                                      <a:pt x="1034" y="94"/>
                                    </a:lnTo>
                                    <a:lnTo>
                                      <a:pt x="1041" y="94"/>
                                    </a:lnTo>
                                    <a:lnTo>
                                      <a:pt x="1053" y="94"/>
                                    </a:lnTo>
                                    <a:lnTo>
                                      <a:pt x="1065" y="96"/>
                                    </a:lnTo>
                                    <a:lnTo>
                                      <a:pt x="1078" y="99"/>
                                    </a:lnTo>
                                    <a:lnTo>
                                      <a:pt x="1088" y="105"/>
                                    </a:lnTo>
                                    <a:lnTo>
                                      <a:pt x="1100" y="112"/>
                                    </a:lnTo>
                                    <a:lnTo>
                                      <a:pt x="1111" y="120"/>
                                    </a:lnTo>
                                    <a:lnTo>
                                      <a:pt x="1119" y="129"/>
                                    </a:lnTo>
                                    <a:lnTo>
                                      <a:pt x="1130" y="141"/>
                                    </a:lnTo>
                                    <a:lnTo>
                                      <a:pt x="1139" y="152"/>
                                    </a:lnTo>
                                    <a:lnTo>
                                      <a:pt x="1146" y="166"/>
                                    </a:lnTo>
                                    <a:lnTo>
                                      <a:pt x="1153" y="180"/>
                                    </a:lnTo>
                                    <a:lnTo>
                                      <a:pt x="1158" y="193"/>
                                    </a:lnTo>
                                    <a:lnTo>
                                      <a:pt x="1163" y="209"/>
                                    </a:lnTo>
                                    <a:lnTo>
                                      <a:pt x="1167" y="227"/>
                                    </a:lnTo>
                                    <a:lnTo>
                                      <a:pt x="1168" y="239"/>
                                    </a:lnTo>
                                    <a:lnTo>
                                      <a:pt x="1170" y="251"/>
                                    </a:lnTo>
                                    <a:lnTo>
                                      <a:pt x="1170" y="265"/>
                                    </a:lnTo>
                                    <a:lnTo>
                                      <a:pt x="1168" y="277"/>
                                    </a:lnTo>
                                    <a:lnTo>
                                      <a:pt x="1168" y="289"/>
                                    </a:lnTo>
                                    <a:lnTo>
                                      <a:pt x="1167" y="302"/>
                                    </a:lnTo>
                                    <a:lnTo>
                                      <a:pt x="1163" y="314"/>
                                    </a:lnTo>
                                    <a:lnTo>
                                      <a:pt x="1160" y="326"/>
                                    </a:lnTo>
                                    <a:lnTo>
                                      <a:pt x="1168" y="326"/>
                                    </a:lnTo>
                                    <a:lnTo>
                                      <a:pt x="1175" y="328"/>
                                    </a:lnTo>
                                    <a:lnTo>
                                      <a:pt x="1182" y="331"/>
                                    </a:lnTo>
                                    <a:lnTo>
                                      <a:pt x="1189" y="335"/>
                                    </a:lnTo>
                                    <a:lnTo>
                                      <a:pt x="1196" y="338"/>
                                    </a:lnTo>
                                    <a:lnTo>
                                      <a:pt x="1203" y="343"/>
                                    </a:lnTo>
                                    <a:lnTo>
                                      <a:pt x="1208" y="350"/>
                                    </a:lnTo>
                                    <a:lnTo>
                                      <a:pt x="1214" y="357"/>
                                    </a:lnTo>
                                    <a:lnTo>
                                      <a:pt x="1219" y="364"/>
                                    </a:lnTo>
                                    <a:lnTo>
                                      <a:pt x="1224" y="371"/>
                                    </a:lnTo>
                                    <a:lnTo>
                                      <a:pt x="1228" y="380"/>
                                    </a:lnTo>
                                    <a:lnTo>
                                      <a:pt x="1231" y="389"/>
                                    </a:lnTo>
                                    <a:lnTo>
                                      <a:pt x="1233" y="399"/>
                                    </a:lnTo>
                                    <a:lnTo>
                                      <a:pt x="1235" y="408"/>
                                    </a:lnTo>
                                    <a:lnTo>
                                      <a:pt x="1236" y="418"/>
                                    </a:lnTo>
                                    <a:lnTo>
                                      <a:pt x="1236" y="429"/>
                                    </a:lnTo>
                                    <a:lnTo>
                                      <a:pt x="1236" y="443"/>
                                    </a:lnTo>
                                    <a:lnTo>
                                      <a:pt x="1233" y="455"/>
                                    </a:lnTo>
                                    <a:lnTo>
                                      <a:pt x="1229" y="467"/>
                                    </a:lnTo>
                                    <a:lnTo>
                                      <a:pt x="1226" y="480"/>
                                    </a:lnTo>
                                    <a:lnTo>
                                      <a:pt x="1221" y="490"/>
                                    </a:lnTo>
                                    <a:lnTo>
                                      <a:pt x="1214" y="500"/>
                                    </a:lnTo>
                                    <a:lnTo>
                                      <a:pt x="1207" y="509"/>
                                    </a:lnTo>
                                    <a:lnTo>
                                      <a:pt x="1198" y="516"/>
                                    </a:lnTo>
                                    <a:lnTo>
                                      <a:pt x="1200" y="539"/>
                                    </a:lnTo>
                                    <a:lnTo>
                                      <a:pt x="1200" y="560"/>
                                    </a:lnTo>
                                    <a:lnTo>
                                      <a:pt x="1200" y="581"/>
                                    </a:lnTo>
                                    <a:lnTo>
                                      <a:pt x="1196" y="602"/>
                                    </a:lnTo>
                                    <a:lnTo>
                                      <a:pt x="1193" y="621"/>
                                    </a:lnTo>
                                    <a:lnTo>
                                      <a:pt x="1188" y="642"/>
                                    </a:lnTo>
                                    <a:lnTo>
                                      <a:pt x="1181" y="659"/>
                                    </a:lnTo>
                                    <a:lnTo>
                                      <a:pt x="1172" y="677"/>
                                    </a:lnTo>
                                    <a:lnTo>
                                      <a:pt x="1163" y="694"/>
                                    </a:lnTo>
                                    <a:lnTo>
                                      <a:pt x="1153" y="708"/>
                                    </a:lnTo>
                                    <a:lnTo>
                                      <a:pt x="1140" y="722"/>
                                    </a:lnTo>
                                    <a:lnTo>
                                      <a:pt x="1128" y="734"/>
                                    </a:lnTo>
                                    <a:lnTo>
                                      <a:pt x="1121" y="739"/>
                                    </a:lnTo>
                                    <a:lnTo>
                                      <a:pt x="1114" y="745"/>
                                    </a:lnTo>
                                    <a:lnTo>
                                      <a:pt x="1107" y="750"/>
                                    </a:lnTo>
                                    <a:lnTo>
                                      <a:pt x="1100" y="753"/>
                                    </a:lnTo>
                                    <a:lnTo>
                                      <a:pt x="1093" y="757"/>
                                    </a:lnTo>
                                    <a:lnTo>
                                      <a:pt x="1085" y="760"/>
                                    </a:lnTo>
                                    <a:lnTo>
                                      <a:pt x="1078" y="764"/>
                                    </a:lnTo>
                                    <a:lnTo>
                                      <a:pt x="1069" y="766"/>
                                    </a:lnTo>
                                    <a:lnTo>
                                      <a:pt x="1062" y="767"/>
                                    </a:lnTo>
                                    <a:lnTo>
                                      <a:pt x="1055" y="769"/>
                                    </a:lnTo>
                                    <a:lnTo>
                                      <a:pt x="1048" y="769"/>
                                    </a:lnTo>
                                    <a:lnTo>
                                      <a:pt x="1043" y="769"/>
                                    </a:lnTo>
                                    <a:lnTo>
                                      <a:pt x="1029" y="769"/>
                                    </a:lnTo>
                                    <a:lnTo>
                                      <a:pt x="1015" y="767"/>
                                    </a:lnTo>
                                    <a:lnTo>
                                      <a:pt x="1013" y="776"/>
                                    </a:lnTo>
                                    <a:lnTo>
                                      <a:pt x="1010" y="783"/>
                                    </a:lnTo>
                                    <a:lnTo>
                                      <a:pt x="1006" y="792"/>
                                    </a:lnTo>
                                    <a:lnTo>
                                      <a:pt x="1001" y="799"/>
                                    </a:lnTo>
                                    <a:lnTo>
                                      <a:pt x="996" y="804"/>
                                    </a:lnTo>
                                    <a:lnTo>
                                      <a:pt x="990" y="809"/>
                                    </a:lnTo>
                                    <a:lnTo>
                                      <a:pt x="985" y="814"/>
                                    </a:lnTo>
                                    <a:lnTo>
                                      <a:pt x="980" y="818"/>
                                    </a:lnTo>
                                    <a:lnTo>
                                      <a:pt x="973" y="821"/>
                                    </a:lnTo>
                                    <a:lnTo>
                                      <a:pt x="968" y="823"/>
                                    </a:lnTo>
                                    <a:lnTo>
                                      <a:pt x="961" y="825"/>
                                    </a:lnTo>
                                    <a:lnTo>
                                      <a:pt x="954" y="825"/>
                                    </a:lnTo>
                                    <a:lnTo>
                                      <a:pt x="947" y="825"/>
                                    </a:lnTo>
                                    <a:lnTo>
                                      <a:pt x="940" y="825"/>
                                    </a:lnTo>
                                    <a:lnTo>
                                      <a:pt x="933" y="823"/>
                                    </a:lnTo>
                                    <a:lnTo>
                                      <a:pt x="926" y="820"/>
                                    </a:lnTo>
                                    <a:lnTo>
                                      <a:pt x="917" y="814"/>
                                    </a:lnTo>
                                    <a:lnTo>
                                      <a:pt x="908" y="807"/>
                                    </a:lnTo>
                                    <a:lnTo>
                                      <a:pt x="901" y="799"/>
                                    </a:lnTo>
                                    <a:lnTo>
                                      <a:pt x="896" y="790"/>
                                    </a:lnTo>
                                    <a:lnTo>
                                      <a:pt x="891" y="804"/>
                                    </a:lnTo>
                                    <a:lnTo>
                                      <a:pt x="884" y="816"/>
                                    </a:lnTo>
                                    <a:lnTo>
                                      <a:pt x="877" y="827"/>
                                    </a:lnTo>
                                    <a:lnTo>
                                      <a:pt x="870" y="837"/>
                                    </a:lnTo>
                                    <a:lnTo>
                                      <a:pt x="861" y="846"/>
                                    </a:lnTo>
                                    <a:lnTo>
                                      <a:pt x="853" y="854"/>
                                    </a:lnTo>
                                    <a:lnTo>
                                      <a:pt x="842" y="860"/>
                                    </a:lnTo>
                                    <a:lnTo>
                                      <a:pt x="832" y="867"/>
                                    </a:lnTo>
                                    <a:lnTo>
                                      <a:pt x="821" y="870"/>
                                    </a:lnTo>
                                    <a:lnTo>
                                      <a:pt x="811" y="874"/>
                                    </a:lnTo>
                                    <a:lnTo>
                                      <a:pt x="800" y="875"/>
                                    </a:lnTo>
                                    <a:lnTo>
                                      <a:pt x="788" y="875"/>
                                    </a:lnTo>
                                    <a:lnTo>
                                      <a:pt x="776" y="875"/>
                                    </a:lnTo>
                                    <a:lnTo>
                                      <a:pt x="765" y="874"/>
                                    </a:lnTo>
                                    <a:lnTo>
                                      <a:pt x="753" y="870"/>
                                    </a:lnTo>
                                    <a:lnTo>
                                      <a:pt x="741" y="865"/>
                                    </a:lnTo>
                                    <a:lnTo>
                                      <a:pt x="732" y="870"/>
                                    </a:lnTo>
                                    <a:lnTo>
                                      <a:pt x="725" y="874"/>
                                    </a:lnTo>
                                    <a:lnTo>
                                      <a:pt x="717" y="877"/>
                                    </a:lnTo>
                                    <a:lnTo>
                                      <a:pt x="708" y="879"/>
                                    </a:lnTo>
                                    <a:lnTo>
                                      <a:pt x="701" y="882"/>
                                    </a:lnTo>
                                    <a:lnTo>
                                      <a:pt x="692" y="884"/>
                                    </a:lnTo>
                                    <a:lnTo>
                                      <a:pt x="683" y="886"/>
                                    </a:lnTo>
                                    <a:lnTo>
                                      <a:pt x="675" y="888"/>
                                    </a:lnTo>
                                    <a:lnTo>
                                      <a:pt x="666" y="888"/>
                                    </a:lnTo>
                                    <a:lnTo>
                                      <a:pt x="657" y="888"/>
                                    </a:lnTo>
                                    <a:lnTo>
                                      <a:pt x="649" y="888"/>
                                    </a:lnTo>
                                    <a:lnTo>
                                      <a:pt x="640" y="888"/>
                                    </a:lnTo>
                                    <a:lnTo>
                                      <a:pt x="631" y="886"/>
                                    </a:lnTo>
                                    <a:lnTo>
                                      <a:pt x="624" y="884"/>
                                    </a:lnTo>
                                    <a:lnTo>
                                      <a:pt x="615" y="882"/>
                                    </a:lnTo>
                                    <a:lnTo>
                                      <a:pt x="607" y="879"/>
                                    </a:lnTo>
                                    <a:lnTo>
                                      <a:pt x="600" y="888"/>
                                    </a:lnTo>
                                    <a:lnTo>
                                      <a:pt x="593" y="895"/>
                                    </a:lnTo>
                                    <a:lnTo>
                                      <a:pt x="586" y="902"/>
                                    </a:lnTo>
                                    <a:lnTo>
                                      <a:pt x="577" y="909"/>
                                    </a:lnTo>
                                    <a:lnTo>
                                      <a:pt x="570" y="914"/>
                                    </a:lnTo>
                                    <a:lnTo>
                                      <a:pt x="561" y="919"/>
                                    </a:lnTo>
                                    <a:lnTo>
                                      <a:pt x="554" y="923"/>
                                    </a:lnTo>
                                    <a:lnTo>
                                      <a:pt x="546" y="928"/>
                                    </a:lnTo>
                                    <a:lnTo>
                                      <a:pt x="537" y="931"/>
                                    </a:lnTo>
                                    <a:lnTo>
                                      <a:pt x="530" y="935"/>
                                    </a:lnTo>
                                    <a:lnTo>
                                      <a:pt x="521" y="936"/>
                                    </a:lnTo>
                                    <a:lnTo>
                                      <a:pt x="513" y="938"/>
                                    </a:lnTo>
                                    <a:lnTo>
                                      <a:pt x="504" y="940"/>
                                    </a:lnTo>
                                    <a:lnTo>
                                      <a:pt x="495" y="940"/>
                                    </a:lnTo>
                                    <a:lnTo>
                                      <a:pt x="486" y="940"/>
                                    </a:lnTo>
                                    <a:lnTo>
                                      <a:pt x="479" y="940"/>
                                    </a:lnTo>
                                    <a:lnTo>
                                      <a:pt x="471" y="938"/>
                                    </a:lnTo>
                                    <a:lnTo>
                                      <a:pt x="462" y="938"/>
                                    </a:lnTo>
                                    <a:lnTo>
                                      <a:pt x="453" y="935"/>
                                    </a:lnTo>
                                    <a:lnTo>
                                      <a:pt x="445" y="933"/>
                                    </a:lnTo>
                                    <a:lnTo>
                                      <a:pt x="436" y="929"/>
                                    </a:lnTo>
                                    <a:lnTo>
                                      <a:pt x="429" y="926"/>
                                    </a:lnTo>
                                    <a:lnTo>
                                      <a:pt x="420" y="923"/>
                                    </a:lnTo>
                                    <a:lnTo>
                                      <a:pt x="413" y="917"/>
                                    </a:lnTo>
                                    <a:lnTo>
                                      <a:pt x="404" y="912"/>
                                    </a:lnTo>
                                    <a:lnTo>
                                      <a:pt x="397" y="907"/>
                                    </a:lnTo>
                                    <a:lnTo>
                                      <a:pt x="390" y="900"/>
                                    </a:lnTo>
                                    <a:lnTo>
                                      <a:pt x="382" y="893"/>
                                    </a:lnTo>
                                    <a:lnTo>
                                      <a:pt x="375" y="886"/>
                                    </a:lnTo>
                                    <a:lnTo>
                                      <a:pt x="368" y="877"/>
                                    </a:lnTo>
                                    <a:lnTo>
                                      <a:pt x="363" y="868"/>
                                    </a:lnTo>
                                    <a:lnTo>
                                      <a:pt x="356" y="860"/>
                                    </a:lnTo>
                                    <a:lnTo>
                                      <a:pt x="354" y="856"/>
                                    </a:lnTo>
                                    <a:lnTo>
                                      <a:pt x="352" y="854"/>
                                    </a:lnTo>
                                    <a:lnTo>
                                      <a:pt x="350" y="851"/>
                                    </a:lnTo>
                                    <a:lnTo>
                                      <a:pt x="349" y="848"/>
                                    </a:lnTo>
                                    <a:lnTo>
                                      <a:pt x="343" y="853"/>
                                    </a:lnTo>
                                    <a:lnTo>
                                      <a:pt x="338" y="858"/>
                                    </a:lnTo>
                                    <a:lnTo>
                                      <a:pt x="335" y="861"/>
                                    </a:lnTo>
                                    <a:lnTo>
                                      <a:pt x="328" y="863"/>
                                    </a:lnTo>
                                    <a:lnTo>
                                      <a:pt x="322" y="867"/>
                                    </a:lnTo>
                                    <a:lnTo>
                                      <a:pt x="317" y="868"/>
                                    </a:lnTo>
                                    <a:lnTo>
                                      <a:pt x="312" y="868"/>
                                    </a:lnTo>
                                    <a:lnTo>
                                      <a:pt x="307" y="868"/>
                                    </a:lnTo>
                                    <a:lnTo>
                                      <a:pt x="302" y="868"/>
                                    </a:lnTo>
                                    <a:lnTo>
                                      <a:pt x="295" y="867"/>
                                    </a:lnTo>
                                    <a:lnTo>
                                      <a:pt x="289" y="865"/>
                                    </a:lnTo>
                                    <a:lnTo>
                                      <a:pt x="284" y="861"/>
                                    </a:lnTo>
                                    <a:lnTo>
                                      <a:pt x="281" y="858"/>
                                    </a:lnTo>
                                    <a:lnTo>
                                      <a:pt x="275" y="854"/>
                                    </a:lnTo>
                                    <a:lnTo>
                                      <a:pt x="270" y="849"/>
                                    </a:lnTo>
                                    <a:lnTo>
                                      <a:pt x="267" y="844"/>
                                    </a:lnTo>
                                    <a:lnTo>
                                      <a:pt x="263" y="839"/>
                                    </a:lnTo>
                                    <a:lnTo>
                                      <a:pt x="260" y="832"/>
                                    </a:lnTo>
                                    <a:lnTo>
                                      <a:pt x="256" y="827"/>
                                    </a:lnTo>
                                    <a:lnTo>
                                      <a:pt x="254" y="820"/>
                                    </a:lnTo>
                                    <a:lnTo>
                                      <a:pt x="253" y="811"/>
                                    </a:lnTo>
                                    <a:lnTo>
                                      <a:pt x="251" y="804"/>
                                    </a:lnTo>
                                    <a:lnTo>
                                      <a:pt x="251" y="797"/>
                                    </a:lnTo>
                                    <a:lnTo>
                                      <a:pt x="251" y="788"/>
                                    </a:lnTo>
                                    <a:lnTo>
                                      <a:pt x="239" y="795"/>
                                    </a:lnTo>
                                    <a:lnTo>
                                      <a:pt x="227" y="799"/>
                                    </a:lnTo>
                                    <a:lnTo>
                                      <a:pt x="214" y="802"/>
                                    </a:lnTo>
                                    <a:lnTo>
                                      <a:pt x="202" y="804"/>
                                    </a:lnTo>
                                    <a:lnTo>
                                      <a:pt x="190" y="806"/>
                                    </a:lnTo>
                                    <a:lnTo>
                                      <a:pt x="178" y="804"/>
                                    </a:lnTo>
                                    <a:lnTo>
                                      <a:pt x="167" y="802"/>
                                    </a:lnTo>
                                    <a:lnTo>
                                      <a:pt x="155" y="797"/>
                                    </a:lnTo>
                                    <a:lnTo>
                                      <a:pt x="145" y="792"/>
                                    </a:lnTo>
                                    <a:lnTo>
                                      <a:pt x="132" y="785"/>
                                    </a:lnTo>
                                    <a:lnTo>
                                      <a:pt x="122" y="778"/>
                                    </a:lnTo>
                                    <a:lnTo>
                                      <a:pt x="113" y="769"/>
                                    </a:lnTo>
                                    <a:lnTo>
                                      <a:pt x="103" y="759"/>
                                    </a:lnTo>
                                    <a:lnTo>
                                      <a:pt x="94" y="746"/>
                                    </a:lnTo>
                                    <a:lnTo>
                                      <a:pt x="87" y="734"/>
                                    </a:lnTo>
                                    <a:lnTo>
                                      <a:pt x="80" y="720"/>
                                    </a:lnTo>
                                    <a:lnTo>
                                      <a:pt x="70" y="715"/>
                                    </a:lnTo>
                                    <a:lnTo>
                                      <a:pt x="59" y="710"/>
                                    </a:lnTo>
                                    <a:lnTo>
                                      <a:pt x="50" y="703"/>
                                    </a:lnTo>
                                    <a:lnTo>
                                      <a:pt x="42" y="694"/>
                                    </a:lnTo>
                                    <a:lnTo>
                                      <a:pt x="33" y="685"/>
                                    </a:lnTo>
                                    <a:lnTo>
                                      <a:pt x="26" y="675"/>
                                    </a:lnTo>
                                    <a:lnTo>
                                      <a:pt x="21" y="664"/>
                                    </a:lnTo>
                                    <a:lnTo>
                                      <a:pt x="14" y="654"/>
                                    </a:lnTo>
                                    <a:lnTo>
                                      <a:pt x="10" y="640"/>
                                    </a:lnTo>
                                    <a:lnTo>
                                      <a:pt x="5" y="628"/>
                                    </a:lnTo>
                                    <a:lnTo>
                                      <a:pt x="3" y="616"/>
                                    </a:lnTo>
                                    <a:lnTo>
                                      <a:pt x="0" y="602"/>
                                    </a:lnTo>
                                    <a:lnTo>
                                      <a:pt x="0" y="588"/>
                                    </a:lnTo>
                                    <a:lnTo>
                                      <a:pt x="0" y="574"/>
                                    </a:lnTo>
                                    <a:lnTo>
                                      <a:pt x="2" y="558"/>
                                    </a:lnTo>
                                    <a:lnTo>
                                      <a:pt x="3" y="544"/>
                                    </a:lnTo>
                                    <a:lnTo>
                                      <a:pt x="5" y="534"/>
                                    </a:lnTo>
                                    <a:lnTo>
                                      <a:pt x="7" y="525"/>
                                    </a:lnTo>
                                    <a:lnTo>
                                      <a:pt x="10" y="516"/>
                                    </a:lnTo>
                                    <a:lnTo>
                                      <a:pt x="14" y="507"/>
                                    </a:lnTo>
                                    <a:lnTo>
                                      <a:pt x="17" y="499"/>
                                    </a:lnTo>
                                    <a:lnTo>
                                      <a:pt x="22" y="492"/>
                                    </a:lnTo>
                                    <a:lnTo>
                                      <a:pt x="26" y="485"/>
                                    </a:lnTo>
                                    <a:lnTo>
                                      <a:pt x="31" y="478"/>
                                    </a:lnTo>
                                    <a:lnTo>
                                      <a:pt x="36" y="471"/>
                                    </a:lnTo>
                                    <a:lnTo>
                                      <a:pt x="42" y="464"/>
                                    </a:lnTo>
                                    <a:lnTo>
                                      <a:pt x="49" y="459"/>
                                    </a:lnTo>
                                    <a:lnTo>
                                      <a:pt x="54" y="455"/>
                                    </a:lnTo>
                                    <a:lnTo>
                                      <a:pt x="61" y="450"/>
                                    </a:lnTo>
                                    <a:lnTo>
                                      <a:pt x="68" y="446"/>
                                    </a:lnTo>
                                    <a:lnTo>
                                      <a:pt x="75" y="443"/>
                                    </a:lnTo>
                                    <a:lnTo>
                                      <a:pt x="82" y="44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4" name="Freeform 131"/>
                            <wps:cNvSpPr>
                              <a:spLocks/>
                            </wps:cNvSpPr>
                            <wps:spPr bwMode="auto">
                              <a:xfrm>
                                <a:off x="2032" y="5173"/>
                                <a:ext cx="1236" cy="940"/>
                              </a:xfrm>
                              <a:custGeom>
                                <a:avLst/>
                                <a:gdLst>
                                  <a:gd name="T0" fmla="*/ 110 w 1236"/>
                                  <a:gd name="T1" fmla="*/ 352 h 940"/>
                                  <a:gd name="T2" fmla="*/ 159 w 1236"/>
                                  <a:gd name="T3" fmla="*/ 288 h 940"/>
                                  <a:gd name="T4" fmla="*/ 204 w 1236"/>
                                  <a:gd name="T5" fmla="*/ 258 h 940"/>
                                  <a:gd name="T6" fmla="*/ 256 w 1236"/>
                                  <a:gd name="T7" fmla="*/ 248 h 940"/>
                                  <a:gd name="T8" fmla="*/ 307 w 1236"/>
                                  <a:gd name="T9" fmla="*/ 258 h 940"/>
                                  <a:gd name="T10" fmla="*/ 350 w 1236"/>
                                  <a:gd name="T11" fmla="*/ 284 h 940"/>
                                  <a:gd name="T12" fmla="*/ 390 w 1236"/>
                                  <a:gd name="T13" fmla="*/ 200 h 940"/>
                                  <a:gd name="T14" fmla="*/ 455 w 1236"/>
                                  <a:gd name="T15" fmla="*/ 162 h 940"/>
                                  <a:gd name="T16" fmla="*/ 504 w 1236"/>
                                  <a:gd name="T17" fmla="*/ 166 h 940"/>
                                  <a:gd name="T18" fmla="*/ 556 w 1236"/>
                                  <a:gd name="T19" fmla="*/ 204 h 940"/>
                                  <a:gd name="T20" fmla="*/ 565 w 1236"/>
                                  <a:gd name="T21" fmla="*/ 188 h 940"/>
                                  <a:gd name="T22" fmla="*/ 575 w 1236"/>
                                  <a:gd name="T23" fmla="*/ 136 h 940"/>
                                  <a:gd name="T24" fmla="*/ 607 w 1236"/>
                                  <a:gd name="T25" fmla="*/ 99 h 940"/>
                                  <a:gd name="T26" fmla="*/ 636 w 1236"/>
                                  <a:gd name="T27" fmla="*/ 92 h 940"/>
                                  <a:gd name="T28" fmla="*/ 666 w 1236"/>
                                  <a:gd name="T29" fmla="*/ 103 h 940"/>
                                  <a:gd name="T30" fmla="*/ 699 w 1236"/>
                                  <a:gd name="T31" fmla="*/ 105 h 940"/>
                                  <a:gd name="T32" fmla="*/ 751 w 1236"/>
                                  <a:gd name="T33" fmla="*/ 82 h 940"/>
                                  <a:gd name="T34" fmla="*/ 807 w 1236"/>
                                  <a:gd name="T35" fmla="*/ 85 h 940"/>
                                  <a:gd name="T36" fmla="*/ 844 w 1236"/>
                                  <a:gd name="T37" fmla="*/ 47 h 940"/>
                                  <a:gd name="T38" fmla="*/ 891 w 1236"/>
                                  <a:gd name="T39" fmla="*/ 5 h 940"/>
                                  <a:gd name="T40" fmla="*/ 949 w 1236"/>
                                  <a:gd name="T41" fmla="*/ 7 h 940"/>
                                  <a:gd name="T42" fmla="*/ 982 w 1236"/>
                                  <a:gd name="T43" fmla="*/ 30 h 940"/>
                                  <a:gd name="T44" fmla="*/ 1022 w 1236"/>
                                  <a:gd name="T45" fmla="*/ 96 h 940"/>
                                  <a:gd name="T46" fmla="*/ 1078 w 1236"/>
                                  <a:gd name="T47" fmla="*/ 99 h 940"/>
                                  <a:gd name="T48" fmla="*/ 1139 w 1236"/>
                                  <a:gd name="T49" fmla="*/ 152 h 940"/>
                                  <a:gd name="T50" fmla="*/ 1168 w 1236"/>
                                  <a:gd name="T51" fmla="*/ 239 h 940"/>
                                  <a:gd name="T52" fmla="*/ 1163 w 1236"/>
                                  <a:gd name="T53" fmla="*/ 314 h 940"/>
                                  <a:gd name="T54" fmla="*/ 1196 w 1236"/>
                                  <a:gd name="T55" fmla="*/ 338 h 940"/>
                                  <a:gd name="T56" fmla="*/ 1228 w 1236"/>
                                  <a:gd name="T57" fmla="*/ 380 h 940"/>
                                  <a:gd name="T58" fmla="*/ 1236 w 1236"/>
                                  <a:gd name="T59" fmla="*/ 443 h 940"/>
                                  <a:gd name="T60" fmla="*/ 1207 w 1236"/>
                                  <a:gd name="T61" fmla="*/ 509 h 940"/>
                                  <a:gd name="T62" fmla="*/ 1193 w 1236"/>
                                  <a:gd name="T63" fmla="*/ 621 h 940"/>
                                  <a:gd name="T64" fmla="*/ 1140 w 1236"/>
                                  <a:gd name="T65" fmla="*/ 722 h 940"/>
                                  <a:gd name="T66" fmla="*/ 1093 w 1236"/>
                                  <a:gd name="T67" fmla="*/ 757 h 940"/>
                                  <a:gd name="T68" fmla="*/ 1048 w 1236"/>
                                  <a:gd name="T69" fmla="*/ 769 h 940"/>
                                  <a:gd name="T70" fmla="*/ 1006 w 1236"/>
                                  <a:gd name="T71" fmla="*/ 792 h 940"/>
                                  <a:gd name="T72" fmla="*/ 973 w 1236"/>
                                  <a:gd name="T73" fmla="*/ 821 h 940"/>
                                  <a:gd name="T74" fmla="*/ 933 w 1236"/>
                                  <a:gd name="T75" fmla="*/ 823 h 940"/>
                                  <a:gd name="T76" fmla="*/ 891 w 1236"/>
                                  <a:gd name="T77" fmla="*/ 804 h 940"/>
                                  <a:gd name="T78" fmla="*/ 842 w 1236"/>
                                  <a:gd name="T79" fmla="*/ 860 h 940"/>
                                  <a:gd name="T80" fmla="*/ 776 w 1236"/>
                                  <a:gd name="T81" fmla="*/ 875 h 940"/>
                                  <a:gd name="T82" fmla="*/ 717 w 1236"/>
                                  <a:gd name="T83" fmla="*/ 877 h 940"/>
                                  <a:gd name="T84" fmla="*/ 666 w 1236"/>
                                  <a:gd name="T85" fmla="*/ 888 h 940"/>
                                  <a:gd name="T86" fmla="*/ 615 w 1236"/>
                                  <a:gd name="T87" fmla="*/ 882 h 940"/>
                                  <a:gd name="T88" fmla="*/ 570 w 1236"/>
                                  <a:gd name="T89" fmla="*/ 914 h 940"/>
                                  <a:gd name="T90" fmla="*/ 521 w 1236"/>
                                  <a:gd name="T91" fmla="*/ 936 h 940"/>
                                  <a:gd name="T92" fmla="*/ 471 w 1236"/>
                                  <a:gd name="T93" fmla="*/ 938 h 940"/>
                                  <a:gd name="T94" fmla="*/ 420 w 1236"/>
                                  <a:gd name="T95" fmla="*/ 923 h 940"/>
                                  <a:gd name="T96" fmla="*/ 375 w 1236"/>
                                  <a:gd name="T97" fmla="*/ 886 h 940"/>
                                  <a:gd name="T98" fmla="*/ 350 w 1236"/>
                                  <a:gd name="T99" fmla="*/ 851 h 940"/>
                                  <a:gd name="T100" fmla="*/ 322 w 1236"/>
                                  <a:gd name="T101" fmla="*/ 867 h 940"/>
                                  <a:gd name="T102" fmla="*/ 289 w 1236"/>
                                  <a:gd name="T103" fmla="*/ 865 h 940"/>
                                  <a:gd name="T104" fmla="*/ 263 w 1236"/>
                                  <a:gd name="T105" fmla="*/ 839 h 940"/>
                                  <a:gd name="T106" fmla="*/ 251 w 1236"/>
                                  <a:gd name="T107" fmla="*/ 797 h 940"/>
                                  <a:gd name="T108" fmla="*/ 190 w 1236"/>
                                  <a:gd name="T109" fmla="*/ 806 h 940"/>
                                  <a:gd name="T110" fmla="*/ 122 w 1236"/>
                                  <a:gd name="T111" fmla="*/ 778 h 940"/>
                                  <a:gd name="T112" fmla="*/ 70 w 1236"/>
                                  <a:gd name="T113" fmla="*/ 715 h 940"/>
                                  <a:gd name="T114" fmla="*/ 21 w 1236"/>
                                  <a:gd name="T115" fmla="*/ 664 h 940"/>
                                  <a:gd name="T116" fmla="*/ 0 w 1236"/>
                                  <a:gd name="T117" fmla="*/ 588 h 940"/>
                                  <a:gd name="T118" fmla="*/ 10 w 1236"/>
                                  <a:gd name="T119" fmla="*/ 516 h 940"/>
                                  <a:gd name="T120" fmla="*/ 36 w 1236"/>
                                  <a:gd name="T121" fmla="*/ 471 h 940"/>
                                  <a:gd name="T122" fmla="*/ 75 w 1236"/>
                                  <a:gd name="T123" fmla="*/ 443 h 9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36" h="940">
                                    <a:moveTo>
                                      <a:pt x="82" y="441"/>
                                    </a:moveTo>
                                    <a:lnTo>
                                      <a:pt x="84" y="429"/>
                                    </a:lnTo>
                                    <a:lnTo>
                                      <a:pt x="87" y="417"/>
                                    </a:lnTo>
                                    <a:lnTo>
                                      <a:pt x="92" y="394"/>
                                    </a:lnTo>
                                    <a:lnTo>
                                      <a:pt x="99" y="373"/>
                                    </a:lnTo>
                                    <a:lnTo>
                                      <a:pt x="110" y="352"/>
                                    </a:lnTo>
                                    <a:lnTo>
                                      <a:pt x="120" y="335"/>
                                    </a:lnTo>
                                    <a:lnTo>
                                      <a:pt x="131" y="317"/>
                                    </a:lnTo>
                                    <a:lnTo>
                                      <a:pt x="138" y="309"/>
                                    </a:lnTo>
                                    <a:lnTo>
                                      <a:pt x="145" y="302"/>
                                    </a:lnTo>
                                    <a:lnTo>
                                      <a:pt x="152" y="295"/>
                                    </a:lnTo>
                                    <a:lnTo>
                                      <a:pt x="159" y="288"/>
                                    </a:lnTo>
                                    <a:lnTo>
                                      <a:pt x="165" y="282"/>
                                    </a:lnTo>
                                    <a:lnTo>
                                      <a:pt x="172" y="275"/>
                                    </a:lnTo>
                                    <a:lnTo>
                                      <a:pt x="179" y="272"/>
                                    </a:lnTo>
                                    <a:lnTo>
                                      <a:pt x="188" y="267"/>
                                    </a:lnTo>
                                    <a:lnTo>
                                      <a:pt x="195" y="262"/>
                                    </a:lnTo>
                                    <a:lnTo>
                                      <a:pt x="204" y="258"/>
                                    </a:lnTo>
                                    <a:lnTo>
                                      <a:pt x="213" y="256"/>
                                    </a:lnTo>
                                    <a:lnTo>
                                      <a:pt x="221" y="253"/>
                                    </a:lnTo>
                                    <a:lnTo>
                                      <a:pt x="230" y="251"/>
                                    </a:lnTo>
                                    <a:lnTo>
                                      <a:pt x="237" y="249"/>
                                    </a:lnTo>
                                    <a:lnTo>
                                      <a:pt x="246" y="248"/>
                                    </a:lnTo>
                                    <a:lnTo>
                                      <a:pt x="256" y="248"/>
                                    </a:lnTo>
                                    <a:lnTo>
                                      <a:pt x="265" y="248"/>
                                    </a:lnTo>
                                    <a:lnTo>
                                      <a:pt x="274" y="249"/>
                                    </a:lnTo>
                                    <a:lnTo>
                                      <a:pt x="282" y="251"/>
                                    </a:lnTo>
                                    <a:lnTo>
                                      <a:pt x="291" y="253"/>
                                    </a:lnTo>
                                    <a:lnTo>
                                      <a:pt x="300" y="255"/>
                                    </a:lnTo>
                                    <a:lnTo>
                                      <a:pt x="307" y="258"/>
                                    </a:lnTo>
                                    <a:lnTo>
                                      <a:pt x="314" y="262"/>
                                    </a:lnTo>
                                    <a:lnTo>
                                      <a:pt x="322" y="265"/>
                                    </a:lnTo>
                                    <a:lnTo>
                                      <a:pt x="329" y="268"/>
                                    </a:lnTo>
                                    <a:lnTo>
                                      <a:pt x="336" y="274"/>
                                    </a:lnTo>
                                    <a:lnTo>
                                      <a:pt x="343" y="279"/>
                                    </a:lnTo>
                                    <a:lnTo>
                                      <a:pt x="350" y="284"/>
                                    </a:lnTo>
                                    <a:lnTo>
                                      <a:pt x="354" y="268"/>
                                    </a:lnTo>
                                    <a:lnTo>
                                      <a:pt x="359" y="253"/>
                                    </a:lnTo>
                                    <a:lnTo>
                                      <a:pt x="366" y="239"/>
                                    </a:lnTo>
                                    <a:lnTo>
                                      <a:pt x="373" y="225"/>
                                    </a:lnTo>
                                    <a:lnTo>
                                      <a:pt x="382" y="213"/>
                                    </a:lnTo>
                                    <a:lnTo>
                                      <a:pt x="390" y="200"/>
                                    </a:lnTo>
                                    <a:lnTo>
                                      <a:pt x="399" y="192"/>
                                    </a:lnTo>
                                    <a:lnTo>
                                      <a:pt x="410" y="183"/>
                                    </a:lnTo>
                                    <a:lnTo>
                                      <a:pt x="420" y="174"/>
                                    </a:lnTo>
                                    <a:lnTo>
                                      <a:pt x="431" y="169"/>
                                    </a:lnTo>
                                    <a:lnTo>
                                      <a:pt x="443" y="164"/>
                                    </a:lnTo>
                                    <a:lnTo>
                                      <a:pt x="455" y="162"/>
                                    </a:lnTo>
                                    <a:lnTo>
                                      <a:pt x="467" y="160"/>
                                    </a:lnTo>
                                    <a:lnTo>
                                      <a:pt x="479" y="160"/>
                                    </a:lnTo>
                                    <a:lnTo>
                                      <a:pt x="485" y="160"/>
                                    </a:lnTo>
                                    <a:lnTo>
                                      <a:pt x="492" y="162"/>
                                    </a:lnTo>
                                    <a:lnTo>
                                      <a:pt x="497" y="164"/>
                                    </a:lnTo>
                                    <a:lnTo>
                                      <a:pt x="504" y="166"/>
                                    </a:lnTo>
                                    <a:lnTo>
                                      <a:pt x="514" y="169"/>
                                    </a:lnTo>
                                    <a:lnTo>
                                      <a:pt x="523" y="174"/>
                                    </a:lnTo>
                                    <a:lnTo>
                                      <a:pt x="532" y="180"/>
                                    </a:lnTo>
                                    <a:lnTo>
                                      <a:pt x="540" y="188"/>
                                    </a:lnTo>
                                    <a:lnTo>
                                      <a:pt x="549" y="195"/>
                                    </a:lnTo>
                                    <a:lnTo>
                                      <a:pt x="556" y="204"/>
                                    </a:lnTo>
                                    <a:lnTo>
                                      <a:pt x="563" y="214"/>
                                    </a:lnTo>
                                    <a:lnTo>
                                      <a:pt x="570" y="225"/>
                                    </a:lnTo>
                                    <a:lnTo>
                                      <a:pt x="568" y="216"/>
                                    </a:lnTo>
                                    <a:lnTo>
                                      <a:pt x="565" y="206"/>
                                    </a:lnTo>
                                    <a:lnTo>
                                      <a:pt x="565" y="197"/>
                                    </a:lnTo>
                                    <a:lnTo>
                                      <a:pt x="565" y="188"/>
                                    </a:lnTo>
                                    <a:lnTo>
                                      <a:pt x="565" y="178"/>
                                    </a:lnTo>
                                    <a:lnTo>
                                      <a:pt x="565" y="169"/>
                                    </a:lnTo>
                                    <a:lnTo>
                                      <a:pt x="567" y="160"/>
                                    </a:lnTo>
                                    <a:lnTo>
                                      <a:pt x="568" y="152"/>
                                    </a:lnTo>
                                    <a:lnTo>
                                      <a:pt x="572" y="143"/>
                                    </a:lnTo>
                                    <a:lnTo>
                                      <a:pt x="575" y="136"/>
                                    </a:lnTo>
                                    <a:lnTo>
                                      <a:pt x="579" y="127"/>
                                    </a:lnTo>
                                    <a:lnTo>
                                      <a:pt x="584" y="120"/>
                                    </a:lnTo>
                                    <a:lnTo>
                                      <a:pt x="589" y="115"/>
                                    </a:lnTo>
                                    <a:lnTo>
                                      <a:pt x="595" y="108"/>
                                    </a:lnTo>
                                    <a:lnTo>
                                      <a:pt x="600" y="103"/>
                                    </a:lnTo>
                                    <a:lnTo>
                                      <a:pt x="607" y="99"/>
                                    </a:lnTo>
                                    <a:lnTo>
                                      <a:pt x="612" y="98"/>
                                    </a:lnTo>
                                    <a:lnTo>
                                      <a:pt x="617" y="96"/>
                                    </a:lnTo>
                                    <a:lnTo>
                                      <a:pt x="622" y="94"/>
                                    </a:lnTo>
                                    <a:lnTo>
                                      <a:pt x="628" y="92"/>
                                    </a:lnTo>
                                    <a:lnTo>
                                      <a:pt x="631" y="92"/>
                                    </a:lnTo>
                                    <a:lnTo>
                                      <a:pt x="636" y="92"/>
                                    </a:lnTo>
                                    <a:lnTo>
                                      <a:pt x="642" y="92"/>
                                    </a:lnTo>
                                    <a:lnTo>
                                      <a:pt x="647" y="94"/>
                                    </a:lnTo>
                                    <a:lnTo>
                                      <a:pt x="652" y="96"/>
                                    </a:lnTo>
                                    <a:lnTo>
                                      <a:pt x="657" y="98"/>
                                    </a:lnTo>
                                    <a:lnTo>
                                      <a:pt x="663" y="99"/>
                                    </a:lnTo>
                                    <a:lnTo>
                                      <a:pt x="666" y="103"/>
                                    </a:lnTo>
                                    <a:lnTo>
                                      <a:pt x="671" y="106"/>
                                    </a:lnTo>
                                    <a:lnTo>
                                      <a:pt x="675" y="110"/>
                                    </a:lnTo>
                                    <a:lnTo>
                                      <a:pt x="680" y="113"/>
                                    </a:lnTo>
                                    <a:lnTo>
                                      <a:pt x="683" y="119"/>
                                    </a:lnTo>
                                    <a:lnTo>
                                      <a:pt x="690" y="112"/>
                                    </a:lnTo>
                                    <a:lnTo>
                                      <a:pt x="699" y="105"/>
                                    </a:lnTo>
                                    <a:lnTo>
                                      <a:pt x="708" y="99"/>
                                    </a:lnTo>
                                    <a:lnTo>
                                      <a:pt x="717" y="94"/>
                                    </a:lnTo>
                                    <a:lnTo>
                                      <a:pt x="725" y="91"/>
                                    </a:lnTo>
                                    <a:lnTo>
                                      <a:pt x="734" y="85"/>
                                    </a:lnTo>
                                    <a:lnTo>
                                      <a:pt x="743" y="84"/>
                                    </a:lnTo>
                                    <a:lnTo>
                                      <a:pt x="751" y="82"/>
                                    </a:lnTo>
                                    <a:lnTo>
                                      <a:pt x="760" y="80"/>
                                    </a:lnTo>
                                    <a:lnTo>
                                      <a:pt x="771" y="80"/>
                                    </a:lnTo>
                                    <a:lnTo>
                                      <a:pt x="779" y="80"/>
                                    </a:lnTo>
                                    <a:lnTo>
                                      <a:pt x="788" y="80"/>
                                    </a:lnTo>
                                    <a:lnTo>
                                      <a:pt x="797" y="82"/>
                                    </a:lnTo>
                                    <a:lnTo>
                                      <a:pt x="807" y="85"/>
                                    </a:lnTo>
                                    <a:lnTo>
                                      <a:pt x="816" y="89"/>
                                    </a:lnTo>
                                    <a:lnTo>
                                      <a:pt x="825" y="92"/>
                                    </a:lnTo>
                                    <a:lnTo>
                                      <a:pt x="828" y="80"/>
                                    </a:lnTo>
                                    <a:lnTo>
                                      <a:pt x="833" y="68"/>
                                    </a:lnTo>
                                    <a:lnTo>
                                      <a:pt x="839" y="57"/>
                                    </a:lnTo>
                                    <a:lnTo>
                                      <a:pt x="844" y="47"/>
                                    </a:lnTo>
                                    <a:lnTo>
                                      <a:pt x="851" y="37"/>
                                    </a:lnTo>
                                    <a:lnTo>
                                      <a:pt x="858" y="30"/>
                                    </a:lnTo>
                                    <a:lnTo>
                                      <a:pt x="865" y="21"/>
                                    </a:lnTo>
                                    <a:lnTo>
                                      <a:pt x="874" y="16"/>
                                    </a:lnTo>
                                    <a:lnTo>
                                      <a:pt x="882" y="10"/>
                                    </a:lnTo>
                                    <a:lnTo>
                                      <a:pt x="891" y="5"/>
                                    </a:lnTo>
                                    <a:lnTo>
                                      <a:pt x="900" y="3"/>
                                    </a:lnTo>
                                    <a:lnTo>
                                      <a:pt x="910" y="2"/>
                                    </a:lnTo>
                                    <a:lnTo>
                                      <a:pt x="919" y="0"/>
                                    </a:lnTo>
                                    <a:lnTo>
                                      <a:pt x="929" y="2"/>
                                    </a:lnTo>
                                    <a:lnTo>
                                      <a:pt x="938" y="3"/>
                                    </a:lnTo>
                                    <a:lnTo>
                                      <a:pt x="949" y="7"/>
                                    </a:lnTo>
                                    <a:lnTo>
                                      <a:pt x="956" y="9"/>
                                    </a:lnTo>
                                    <a:lnTo>
                                      <a:pt x="961" y="12"/>
                                    </a:lnTo>
                                    <a:lnTo>
                                      <a:pt x="966" y="16"/>
                                    </a:lnTo>
                                    <a:lnTo>
                                      <a:pt x="971" y="21"/>
                                    </a:lnTo>
                                    <a:lnTo>
                                      <a:pt x="976" y="24"/>
                                    </a:lnTo>
                                    <a:lnTo>
                                      <a:pt x="982" y="30"/>
                                    </a:lnTo>
                                    <a:lnTo>
                                      <a:pt x="990" y="40"/>
                                    </a:lnTo>
                                    <a:lnTo>
                                      <a:pt x="999" y="52"/>
                                    </a:lnTo>
                                    <a:lnTo>
                                      <a:pt x="1006" y="66"/>
                                    </a:lnTo>
                                    <a:lnTo>
                                      <a:pt x="1011" y="82"/>
                                    </a:lnTo>
                                    <a:lnTo>
                                      <a:pt x="1015" y="98"/>
                                    </a:lnTo>
                                    <a:lnTo>
                                      <a:pt x="1022" y="96"/>
                                    </a:lnTo>
                                    <a:lnTo>
                                      <a:pt x="1027" y="94"/>
                                    </a:lnTo>
                                    <a:lnTo>
                                      <a:pt x="1034" y="94"/>
                                    </a:lnTo>
                                    <a:lnTo>
                                      <a:pt x="1041" y="94"/>
                                    </a:lnTo>
                                    <a:lnTo>
                                      <a:pt x="1053" y="94"/>
                                    </a:lnTo>
                                    <a:lnTo>
                                      <a:pt x="1065" y="96"/>
                                    </a:lnTo>
                                    <a:lnTo>
                                      <a:pt x="1078" y="99"/>
                                    </a:lnTo>
                                    <a:lnTo>
                                      <a:pt x="1088" y="105"/>
                                    </a:lnTo>
                                    <a:lnTo>
                                      <a:pt x="1100" y="112"/>
                                    </a:lnTo>
                                    <a:lnTo>
                                      <a:pt x="1111" y="120"/>
                                    </a:lnTo>
                                    <a:lnTo>
                                      <a:pt x="1119" y="129"/>
                                    </a:lnTo>
                                    <a:lnTo>
                                      <a:pt x="1130" y="141"/>
                                    </a:lnTo>
                                    <a:lnTo>
                                      <a:pt x="1139" y="152"/>
                                    </a:lnTo>
                                    <a:lnTo>
                                      <a:pt x="1146" y="166"/>
                                    </a:lnTo>
                                    <a:lnTo>
                                      <a:pt x="1153" y="180"/>
                                    </a:lnTo>
                                    <a:lnTo>
                                      <a:pt x="1158" y="193"/>
                                    </a:lnTo>
                                    <a:lnTo>
                                      <a:pt x="1163" y="209"/>
                                    </a:lnTo>
                                    <a:lnTo>
                                      <a:pt x="1167" y="227"/>
                                    </a:lnTo>
                                    <a:lnTo>
                                      <a:pt x="1168" y="239"/>
                                    </a:lnTo>
                                    <a:lnTo>
                                      <a:pt x="1170" y="251"/>
                                    </a:lnTo>
                                    <a:lnTo>
                                      <a:pt x="1170" y="265"/>
                                    </a:lnTo>
                                    <a:lnTo>
                                      <a:pt x="1168" y="277"/>
                                    </a:lnTo>
                                    <a:lnTo>
                                      <a:pt x="1168" y="289"/>
                                    </a:lnTo>
                                    <a:lnTo>
                                      <a:pt x="1167" y="302"/>
                                    </a:lnTo>
                                    <a:lnTo>
                                      <a:pt x="1163" y="314"/>
                                    </a:lnTo>
                                    <a:lnTo>
                                      <a:pt x="1160" y="326"/>
                                    </a:lnTo>
                                    <a:lnTo>
                                      <a:pt x="1168" y="326"/>
                                    </a:lnTo>
                                    <a:lnTo>
                                      <a:pt x="1175" y="328"/>
                                    </a:lnTo>
                                    <a:lnTo>
                                      <a:pt x="1182" y="331"/>
                                    </a:lnTo>
                                    <a:lnTo>
                                      <a:pt x="1189" y="335"/>
                                    </a:lnTo>
                                    <a:lnTo>
                                      <a:pt x="1196" y="338"/>
                                    </a:lnTo>
                                    <a:lnTo>
                                      <a:pt x="1203" y="343"/>
                                    </a:lnTo>
                                    <a:lnTo>
                                      <a:pt x="1208" y="350"/>
                                    </a:lnTo>
                                    <a:lnTo>
                                      <a:pt x="1214" y="357"/>
                                    </a:lnTo>
                                    <a:lnTo>
                                      <a:pt x="1219" y="364"/>
                                    </a:lnTo>
                                    <a:lnTo>
                                      <a:pt x="1224" y="371"/>
                                    </a:lnTo>
                                    <a:lnTo>
                                      <a:pt x="1228" y="380"/>
                                    </a:lnTo>
                                    <a:lnTo>
                                      <a:pt x="1231" y="389"/>
                                    </a:lnTo>
                                    <a:lnTo>
                                      <a:pt x="1233" y="399"/>
                                    </a:lnTo>
                                    <a:lnTo>
                                      <a:pt x="1235" y="408"/>
                                    </a:lnTo>
                                    <a:lnTo>
                                      <a:pt x="1236" y="418"/>
                                    </a:lnTo>
                                    <a:lnTo>
                                      <a:pt x="1236" y="429"/>
                                    </a:lnTo>
                                    <a:lnTo>
                                      <a:pt x="1236" y="443"/>
                                    </a:lnTo>
                                    <a:lnTo>
                                      <a:pt x="1233" y="455"/>
                                    </a:lnTo>
                                    <a:lnTo>
                                      <a:pt x="1229" y="467"/>
                                    </a:lnTo>
                                    <a:lnTo>
                                      <a:pt x="1226" y="480"/>
                                    </a:lnTo>
                                    <a:lnTo>
                                      <a:pt x="1221" y="490"/>
                                    </a:lnTo>
                                    <a:lnTo>
                                      <a:pt x="1214" y="500"/>
                                    </a:lnTo>
                                    <a:lnTo>
                                      <a:pt x="1207" y="509"/>
                                    </a:lnTo>
                                    <a:lnTo>
                                      <a:pt x="1198" y="516"/>
                                    </a:lnTo>
                                    <a:lnTo>
                                      <a:pt x="1200" y="539"/>
                                    </a:lnTo>
                                    <a:lnTo>
                                      <a:pt x="1200" y="560"/>
                                    </a:lnTo>
                                    <a:lnTo>
                                      <a:pt x="1200" y="581"/>
                                    </a:lnTo>
                                    <a:lnTo>
                                      <a:pt x="1196" y="602"/>
                                    </a:lnTo>
                                    <a:lnTo>
                                      <a:pt x="1193" y="621"/>
                                    </a:lnTo>
                                    <a:lnTo>
                                      <a:pt x="1188" y="642"/>
                                    </a:lnTo>
                                    <a:lnTo>
                                      <a:pt x="1181" y="659"/>
                                    </a:lnTo>
                                    <a:lnTo>
                                      <a:pt x="1172" y="677"/>
                                    </a:lnTo>
                                    <a:lnTo>
                                      <a:pt x="1163" y="694"/>
                                    </a:lnTo>
                                    <a:lnTo>
                                      <a:pt x="1153" y="708"/>
                                    </a:lnTo>
                                    <a:lnTo>
                                      <a:pt x="1140" y="722"/>
                                    </a:lnTo>
                                    <a:lnTo>
                                      <a:pt x="1128" y="734"/>
                                    </a:lnTo>
                                    <a:lnTo>
                                      <a:pt x="1121" y="739"/>
                                    </a:lnTo>
                                    <a:lnTo>
                                      <a:pt x="1114" y="745"/>
                                    </a:lnTo>
                                    <a:lnTo>
                                      <a:pt x="1107" y="750"/>
                                    </a:lnTo>
                                    <a:lnTo>
                                      <a:pt x="1100" y="753"/>
                                    </a:lnTo>
                                    <a:lnTo>
                                      <a:pt x="1093" y="757"/>
                                    </a:lnTo>
                                    <a:lnTo>
                                      <a:pt x="1085" y="760"/>
                                    </a:lnTo>
                                    <a:lnTo>
                                      <a:pt x="1078" y="764"/>
                                    </a:lnTo>
                                    <a:lnTo>
                                      <a:pt x="1069" y="766"/>
                                    </a:lnTo>
                                    <a:lnTo>
                                      <a:pt x="1062" y="767"/>
                                    </a:lnTo>
                                    <a:lnTo>
                                      <a:pt x="1055" y="769"/>
                                    </a:lnTo>
                                    <a:lnTo>
                                      <a:pt x="1048" y="769"/>
                                    </a:lnTo>
                                    <a:lnTo>
                                      <a:pt x="1043" y="769"/>
                                    </a:lnTo>
                                    <a:lnTo>
                                      <a:pt x="1029" y="769"/>
                                    </a:lnTo>
                                    <a:lnTo>
                                      <a:pt x="1015" y="767"/>
                                    </a:lnTo>
                                    <a:lnTo>
                                      <a:pt x="1013" y="776"/>
                                    </a:lnTo>
                                    <a:lnTo>
                                      <a:pt x="1010" y="783"/>
                                    </a:lnTo>
                                    <a:lnTo>
                                      <a:pt x="1006" y="792"/>
                                    </a:lnTo>
                                    <a:lnTo>
                                      <a:pt x="1001" y="799"/>
                                    </a:lnTo>
                                    <a:lnTo>
                                      <a:pt x="996" y="804"/>
                                    </a:lnTo>
                                    <a:lnTo>
                                      <a:pt x="990" y="809"/>
                                    </a:lnTo>
                                    <a:lnTo>
                                      <a:pt x="985" y="814"/>
                                    </a:lnTo>
                                    <a:lnTo>
                                      <a:pt x="980" y="818"/>
                                    </a:lnTo>
                                    <a:lnTo>
                                      <a:pt x="973" y="821"/>
                                    </a:lnTo>
                                    <a:lnTo>
                                      <a:pt x="968" y="823"/>
                                    </a:lnTo>
                                    <a:lnTo>
                                      <a:pt x="961" y="825"/>
                                    </a:lnTo>
                                    <a:lnTo>
                                      <a:pt x="954" y="825"/>
                                    </a:lnTo>
                                    <a:lnTo>
                                      <a:pt x="947" y="825"/>
                                    </a:lnTo>
                                    <a:lnTo>
                                      <a:pt x="940" y="825"/>
                                    </a:lnTo>
                                    <a:lnTo>
                                      <a:pt x="933" y="823"/>
                                    </a:lnTo>
                                    <a:lnTo>
                                      <a:pt x="926" y="820"/>
                                    </a:lnTo>
                                    <a:lnTo>
                                      <a:pt x="917" y="814"/>
                                    </a:lnTo>
                                    <a:lnTo>
                                      <a:pt x="908" y="807"/>
                                    </a:lnTo>
                                    <a:lnTo>
                                      <a:pt x="901" y="799"/>
                                    </a:lnTo>
                                    <a:lnTo>
                                      <a:pt x="896" y="790"/>
                                    </a:lnTo>
                                    <a:lnTo>
                                      <a:pt x="891" y="804"/>
                                    </a:lnTo>
                                    <a:lnTo>
                                      <a:pt x="884" y="816"/>
                                    </a:lnTo>
                                    <a:lnTo>
                                      <a:pt x="877" y="827"/>
                                    </a:lnTo>
                                    <a:lnTo>
                                      <a:pt x="870" y="837"/>
                                    </a:lnTo>
                                    <a:lnTo>
                                      <a:pt x="861" y="846"/>
                                    </a:lnTo>
                                    <a:lnTo>
                                      <a:pt x="853" y="854"/>
                                    </a:lnTo>
                                    <a:lnTo>
                                      <a:pt x="842" y="860"/>
                                    </a:lnTo>
                                    <a:lnTo>
                                      <a:pt x="832" y="867"/>
                                    </a:lnTo>
                                    <a:lnTo>
                                      <a:pt x="821" y="870"/>
                                    </a:lnTo>
                                    <a:lnTo>
                                      <a:pt x="811" y="874"/>
                                    </a:lnTo>
                                    <a:lnTo>
                                      <a:pt x="800" y="875"/>
                                    </a:lnTo>
                                    <a:lnTo>
                                      <a:pt x="788" y="875"/>
                                    </a:lnTo>
                                    <a:lnTo>
                                      <a:pt x="776" y="875"/>
                                    </a:lnTo>
                                    <a:lnTo>
                                      <a:pt x="765" y="874"/>
                                    </a:lnTo>
                                    <a:lnTo>
                                      <a:pt x="753" y="870"/>
                                    </a:lnTo>
                                    <a:lnTo>
                                      <a:pt x="741" y="865"/>
                                    </a:lnTo>
                                    <a:lnTo>
                                      <a:pt x="732" y="870"/>
                                    </a:lnTo>
                                    <a:lnTo>
                                      <a:pt x="725" y="874"/>
                                    </a:lnTo>
                                    <a:lnTo>
                                      <a:pt x="717" y="877"/>
                                    </a:lnTo>
                                    <a:lnTo>
                                      <a:pt x="708" y="879"/>
                                    </a:lnTo>
                                    <a:lnTo>
                                      <a:pt x="701" y="882"/>
                                    </a:lnTo>
                                    <a:lnTo>
                                      <a:pt x="692" y="884"/>
                                    </a:lnTo>
                                    <a:lnTo>
                                      <a:pt x="683" y="886"/>
                                    </a:lnTo>
                                    <a:lnTo>
                                      <a:pt x="675" y="888"/>
                                    </a:lnTo>
                                    <a:lnTo>
                                      <a:pt x="666" y="888"/>
                                    </a:lnTo>
                                    <a:lnTo>
                                      <a:pt x="657" y="888"/>
                                    </a:lnTo>
                                    <a:lnTo>
                                      <a:pt x="649" y="888"/>
                                    </a:lnTo>
                                    <a:lnTo>
                                      <a:pt x="640" y="888"/>
                                    </a:lnTo>
                                    <a:lnTo>
                                      <a:pt x="631" y="886"/>
                                    </a:lnTo>
                                    <a:lnTo>
                                      <a:pt x="624" y="884"/>
                                    </a:lnTo>
                                    <a:lnTo>
                                      <a:pt x="615" y="882"/>
                                    </a:lnTo>
                                    <a:lnTo>
                                      <a:pt x="607" y="879"/>
                                    </a:lnTo>
                                    <a:lnTo>
                                      <a:pt x="600" y="888"/>
                                    </a:lnTo>
                                    <a:lnTo>
                                      <a:pt x="593" y="895"/>
                                    </a:lnTo>
                                    <a:lnTo>
                                      <a:pt x="586" y="902"/>
                                    </a:lnTo>
                                    <a:lnTo>
                                      <a:pt x="577" y="909"/>
                                    </a:lnTo>
                                    <a:lnTo>
                                      <a:pt x="570" y="914"/>
                                    </a:lnTo>
                                    <a:lnTo>
                                      <a:pt x="561" y="919"/>
                                    </a:lnTo>
                                    <a:lnTo>
                                      <a:pt x="554" y="923"/>
                                    </a:lnTo>
                                    <a:lnTo>
                                      <a:pt x="546" y="928"/>
                                    </a:lnTo>
                                    <a:lnTo>
                                      <a:pt x="537" y="931"/>
                                    </a:lnTo>
                                    <a:lnTo>
                                      <a:pt x="530" y="935"/>
                                    </a:lnTo>
                                    <a:lnTo>
                                      <a:pt x="521" y="936"/>
                                    </a:lnTo>
                                    <a:lnTo>
                                      <a:pt x="513" y="938"/>
                                    </a:lnTo>
                                    <a:lnTo>
                                      <a:pt x="504" y="940"/>
                                    </a:lnTo>
                                    <a:lnTo>
                                      <a:pt x="495" y="940"/>
                                    </a:lnTo>
                                    <a:lnTo>
                                      <a:pt x="486" y="940"/>
                                    </a:lnTo>
                                    <a:lnTo>
                                      <a:pt x="479" y="940"/>
                                    </a:lnTo>
                                    <a:lnTo>
                                      <a:pt x="471" y="938"/>
                                    </a:lnTo>
                                    <a:lnTo>
                                      <a:pt x="462" y="938"/>
                                    </a:lnTo>
                                    <a:lnTo>
                                      <a:pt x="453" y="935"/>
                                    </a:lnTo>
                                    <a:lnTo>
                                      <a:pt x="445" y="933"/>
                                    </a:lnTo>
                                    <a:lnTo>
                                      <a:pt x="436" y="929"/>
                                    </a:lnTo>
                                    <a:lnTo>
                                      <a:pt x="429" y="926"/>
                                    </a:lnTo>
                                    <a:lnTo>
                                      <a:pt x="420" y="923"/>
                                    </a:lnTo>
                                    <a:lnTo>
                                      <a:pt x="413" y="917"/>
                                    </a:lnTo>
                                    <a:lnTo>
                                      <a:pt x="404" y="912"/>
                                    </a:lnTo>
                                    <a:lnTo>
                                      <a:pt x="397" y="907"/>
                                    </a:lnTo>
                                    <a:lnTo>
                                      <a:pt x="390" y="900"/>
                                    </a:lnTo>
                                    <a:lnTo>
                                      <a:pt x="382" y="893"/>
                                    </a:lnTo>
                                    <a:lnTo>
                                      <a:pt x="375" y="886"/>
                                    </a:lnTo>
                                    <a:lnTo>
                                      <a:pt x="368" y="877"/>
                                    </a:lnTo>
                                    <a:lnTo>
                                      <a:pt x="363" y="868"/>
                                    </a:lnTo>
                                    <a:lnTo>
                                      <a:pt x="356" y="860"/>
                                    </a:lnTo>
                                    <a:lnTo>
                                      <a:pt x="354" y="856"/>
                                    </a:lnTo>
                                    <a:lnTo>
                                      <a:pt x="352" y="854"/>
                                    </a:lnTo>
                                    <a:lnTo>
                                      <a:pt x="350" y="851"/>
                                    </a:lnTo>
                                    <a:lnTo>
                                      <a:pt x="349" y="848"/>
                                    </a:lnTo>
                                    <a:lnTo>
                                      <a:pt x="343" y="853"/>
                                    </a:lnTo>
                                    <a:lnTo>
                                      <a:pt x="338" y="858"/>
                                    </a:lnTo>
                                    <a:lnTo>
                                      <a:pt x="335" y="861"/>
                                    </a:lnTo>
                                    <a:lnTo>
                                      <a:pt x="328" y="863"/>
                                    </a:lnTo>
                                    <a:lnTo>
                                      <a:pt x="322" y="867"/>
                                    </a:lnTo>
                                    <a:lnTo>
                                      <a:pt x="317" y="868"/>
                                    </a:lnTo>
                                    <a:lnTo>
                                      <a:pt x="312" y="868"/>
                                    </a:lnTo>
                                    <a:lnTo>
                                      <a:pt x="307" y="868"/>
                                    </a:lnTo>
                                    <a:lnTo>
                                      <a:pt x="302" y="868"/>
                                    </a:lnTo>
                                    <a:lnTo>
                                      <a:pt x="295" y="867"/>
                                    </a:lnTo>
                                    <a:lnTo>
                                      <a:pt x="289" y="865"/>
                                    </a:lnTo>
                                    <a:lnTo>
                                      <a:pt x="284" y="861"/>
                                    </a:lnTo>
                                    <a:lnTo>
                                      <a:pt x="281" y="858"/>
                                    </a:lnTo>
                                    <a:lnTo>
                                      <a:pt x="275" y="854"/>
                                    </a:lnTo>
                                    <a:lnTo>
                                      <a:pt x="270" y="849"/>
                                    </a:lnTo>
                                    <a:lnTo>
                                      <a:pt x="267" y="844"/>
                                    </a:lnTo>
                                    <a:lnTo>
                                      <a:pt x="263" y="839"/>
                                    </a:lnTo>
                                    <a:lnTo>
                                      <a:pt x="260" y="832"/>
                                    </a:lnTo>
                                    <a:lnTo>
                                      <a:pt x="256" y="827"/>
                                    </a:lnTo>
                                    <a:lnTo>
                                      <a:pt x="254" y="820"/>
                                    </a:lnTo>
                                    <a:lnTo>
                                      <a:pt x="253" y="811"/>
                                    </a:lnTo>
                                    <a:lnTo>
                                      <a:pt x="251" y="804"/>
                                    </a:lnTo>
                                    <a:lnTo>
                                      <a:pt x="251" y="797"/>
                                    </a:lnTo>
                                    <a:lnTo>
                                      <a:pt x="251" y="788"/>
                                    </a:lnTo>
                                    <a:lnTo>
                                      <a:pt x="239" y="795"/>
                                    </a:lnTo>
                                    <a:lnTo>
                                      <a:pt x="227" y="799"/>
                                    </a:lnTo>
                                    <a:lnTo>
                                      <a:pt x="214" y="802"/>
                                    </a:lnTo>
                                    <a:lnTo>
                                      <a:pt x="202" y="804"/>
                                    </a:lnTo>
                                    <a:lnTo>
                                      <a:pt x="190" y="806"/>
                                    </a:lnTo>
                                    <a:lnTo>
                                      <a:pt x="178" y="804"/>
                                    </a:lnTo>
                                    <a:lnTo>
                                      <a:pt x="167" y="802"/>
                                    </a:lnTo>
                                    <a:lnTo>
                                      <a:pt x="155" y="797"/>
                                    </a:lnTo>
                                    <a:lnTo>
                                      <a:pt x="145" y="792"/>
                                    </a:lnTo>
                                    <a:lnTo>
                                      <a:pt x="132" y="785"/>
                                    </a:lnTo>
                                    <a:lnTo>
                                      <a:pt x="122" y="778"/>
                                    </a:lnTo>
                                    <a:lnTo>
                                      <a:pt x="113" y="769"/>
                                    </a:lnTo>
                                    <a:lnTo>
                                      <a:pt x="103" y="759"/>
                                    </a:lnTo>
                                    <a:lnTo>
                                      <a:pt x="94" y="746"/>
                                    </a:lnTo>
                                    <a:lnTo>
                                      <a:pt x="87" y="734"/>
                                    </a:lnTo>
                                    <a:lnTo>
                                      <a:pt x="80" y="720"/>
                                    </a:lnTo>
                                    <a:lnTo>
                                      <a:pt x="70" y="715"/>
                                    </a:lnTo>
                                    <a:lnTo>
                                      <a:pt x="59" y="710"/>
                                    </a:lnTo>
                                    <a:lnTo>
                                      <a:pt x="50" y="703"/>
                                    </a:lnTo>
                                    <a:lnTo>
                                      <a:pt x="42" y="694"/>
                                    </a:lnTo>
                                    <a:lnTo>
                                      <a:pt x="33" y="685"/>
                                    </a:lnTo>
                                    <a:lnTo>
                                      <a:pt x="26" y="675"/>
                                    </a:lnTo>
                                    <a:lnTo>
                                      <a:pt x="21" y="664"/>
                                    </a:lnTo>
                                    <a:lnTo>
                                      <a:pt x="14" y="654"/>
                                    </a:lnTo>
                                    <a:lnTo>
                                      <a:pt x="10" y="640"/>
                                    </a:lnTo>
                                    <a:lnTo>
                                      <a:pt x="5" y="628"/>
                                    </a:lnTo>
                                    <a:lnTo>
                                      <a:pt x="3" y="616"/>
                                    </a:lnTo>
                                    <a:lnTo>
                                      <a:pt x="0" y="602"/>
                                    </a:lnTo>
                                    <a:lnTo>
                                      <a:pt x="0" y="588"/>
                                    </a:lnTo>
                                    <a:lnTo>
                                      <a:pt x="0" y="574"/>
                                    </a:lnTo>
                                    <a:lnTo>
                                      <a:pt x="2" y="558"/>
                                    </a:lnTo>
                                    <a:lnTo>
                                      <a:pt x="3" y="544"/>
                                    </a:lnTo>
                                    <a:lnTo>
                                      <a:pt x="5" y="534"/>
                                    </a:lnTo>
                                    <a:lnTo>
                                      <a:pt x="7" y="525"/>
                                    </a:lnTo>
                                    <a:lnTo>
                                      <a:pt x="10" y="516"/>
                                    </a:lnTo>
                                    <a:lnTo>
                                      <a:pt x="14" y="507"/>
                                    </a:lnTo>
                                    <a:lnTo>
                                      <a:pt x="17" y="499"/>
                                    </a:lnTo>
                                    <a:lnTo>
                                      <a:pt x="22" y="492"/>
                                    </a:lnTo>
                                    <a:lnTo>
                                      <a:pt x="26" y="485"/>
                                    </a:lnTo>
                                    <a:lnTo>
                                      <a:pt x="31" y="478"/>
                                    </a:lnTo>
                                    <a:lnTo>
                                      <a:pt x="36" y="471"/>
                                    </a:lnTo>
                                    <a:lnTo>
                                      <a:pt x="42" y="464"/>
                                    </a:lnTo>
                                    <a:lnTo>
                                      <a:pt x="49" y="459"/>
                                    </a:lnTo>
                                    <a:lnTo>
                                      <a:pt x="54" y="455"/>
                                    </a:lnTo>
                                    <a:lnTo>
                                      <a:pt x="61" y="450"/>
                                    </a:lnTo>
                                    <a:lnTo>
                                      <a:pt x="68" y="446"/>
                                    </a:lnTo>
                                    <a:lnTo>
                                      <a:pt x="75" y="443"/>
                                    </a:lnTo>
                                    <a:lnTo>
                                      <a:pt x="82" y="4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Rectangle 132"/>
                            <wps:cNvSpPr>
                              <a:spLocks noChangeArrowheads="1"/>
                            </wps:cNvSpPr>
                            <wps:spPr bwMode="auto">
                              <a:xfrm>
                                <a:off x="2028" y="5169"/>
                                <a:ext cx="1242"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3"/>
                            <wps:cNvSpPr>
                              <a:spLocks noChangeArrowheads="1"/>
                            </wps:cNvSpPr>
                            <wps:spPr bwMode="auto">
                              <a:xfrm>
                                <a:off x="2028" y="5171"/>
                                <a:ext cx="1242"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4"/>
                            <wps:cNvSpPr>
                              <a:spLocks noChangeArrowheads="1"/>
                            </wps:cNvSpPr>
                            <wps:spPr bwMode="auto">
                              <a:xfrm>
                                <a:off x="2028" y="5178"/>
                                <a:ext cx="1242" cy="9"/>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5"/>
                            <wps:cNvSpPr>
                              <a:spLocks noChangeArrowheads="1"/>
                            </wps:cNvSpPr>
                            <wps:spPr bwMode="auto">
                              <a:xfrm>
                                <a:off x="2028" y="5187"/>
                                <a:ext cx="1242" cy="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6"/>
                            <wps:cNvSpPr>
                              <a:spLocks noChangeArrowheads="1"/>
                            </wps:cNvSpPr>
                            <wps:spPr bwMode="auto">
                              <a:xfrm>
                                <a:off x="2028" y="5194"/>
                                <a:ext cx="1242" cy="9"/>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7"/>
                            <wps:cNvSpPr>
                              <a:spLocks noChangeArrowheads="1"/>
                            </wps:cNvSpPr>
                            <wps:spPr bwMode="auto">
                              <a:xfrm>
                                <a:off x="2028" y="5203"/>
                                <a:ext cx="1242" cy="8"/>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8"/>
                            <wps:cNvSpPr>
                              <a:spLocks noChangeArrowheads="1"/>
                            </wps:cNvSpPr>
                            <wps:spPr bwMode="auto">
                              <a:xfrm>
                                <a:off x="2028" y="5211"/>
                                <a:ext cx="1242" cy="9"/>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9"/>
                            <wps:cNvSpPr>
                              <a:spLocks noChangeArrowheads="1"/>
                            </wps:cNvSpPr>
                            <wps:spPr bwMode="auto">
                              <a:xfrm>
                                <a:off x="2028" y="5220"/>
                                <a:ext cx="1242" cy="9"/>
                              </a:xfrm>
                              <a:prstGeom prst="rect">
                                <a:avLst/>
                              </a:prstGeom>
                              <a:solidFill>
                                <a:srgbClr val="DA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40"/>
                            <wps:cNvSpPr>
                              <a:spLocks noChangeArrowheads="1"/>
                            </wps:cNvSpPr>
                            <wps:spPr bwMode="auto">
                              <a:xfrm>
                                <a:off x="2028" y="5229"/>
                                <a:ext cx="1242" cy="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1"/>
                            <wps:cNvSpPr>
                              <a:spLocks noChangeArrowheads="1"/>
                            </wps:cNvSpPr>
                            <wps:spPr bwMode="auto">
                              <a:xfrm>
                                <a:off x="2028" y="5236"/>
                                <a:ext cx="1242" cy="8"/>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2"/>
                            <wps:cNvSpPr>
                              <a:spLocks noChangeArrowheads="1"/>
                            </wps:cNvSpPr>
                            <wps:spPr bwMode="auto">
                              <a:xfrm>
                                <a:off x="2028" y="5244"/>
                                <a:ext cx="1242" cy="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3"/>
                            <wps:cNvSpPr>
                              <a:spLocks noChangeArrowheads="1"/>
                            </wps:cNvSpPr>
                            <wps:spPr bwMode="auto">
                              <a:xfrm>
                                <a:off x="2028" y="5251"/>
                                <a:ext cx="1242" cy="9"/>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44"/>
                            <wps:cNvSpPr>
                              <a:spLocks noChangeArrowheads="1"/>
                            </wps:cNvSpPr>
                            <wps:spPr bwMode="auto">
                              <a:xfrm>
                                <a:off x="2028" y="5260"/>
                                <a:ext cx="1242" cy="7"/>
                              </a:xfrm>
                              <a:prstGeom prst="rect">
                                <a:avLst/>
                              </a:prstGeom>
                              <a:solidFill>
                                <a:srgbClr val="D0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45"/>
                            <wps:cNvSpPr>
                              <a:spLocks noChangeArrowheads="1"/>
                            </wps:cNvSpPr>
                            <wps:spPr bwMode="auto">
                              <a:xfrm>
                                <a:off x="2028" y="5267"/>
                                <a:ext cx="1242" cy="9"/>
                              </a:xfrm>
                              <a:prstGeom prst="rect">
                                <a:avLst/>
                              </a:prstGeom>
                              <a:solidFill>
                                <a:srgbClr val="CE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46"/>
                            <wps:cNvSpPr>
                              <a:spLocks noChangeArrowheads="1"/>
                            </wps:cNvSpPr>
                            <wps:spPr bwMode="auto">
                              <a:xfrm>
                                <a:off x="2028" y="5276"/>
                                <a:ext cx="1242" cy="7"/>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47"/>
                            <wps:cNvSpPr>
                              <a:spLocks noChangeArrowheads="1"/>
                            </wps:cNvSpPr>
                            <wps:spPr bwMode="auto">
                              <a:xfrm>
                                <a:off x="2028" y="5283"/>
                                <a:ext cx="1242" cy="9"/>
                              </a:xfrm>
                              <a:prstGeom prst="rect">
                                <a:avLst/>
                              </a:prstGeom>
                              <a:solidFill>
                                <a:srgbClr val="CA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148"/>
                            <wps:cNvSpPr>
                              <a:spLocks noChangeArrowheads="1"/>
                            </wps:cNvSpPr>
                            <wps:spPr bwMode="auto">
                              <a:xfrm>
                                <a:off x="2028" y="5292"/>
                                <a:ext cx="1242" cy="8"/>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149"/>
                            <wps:cNvSpPr>
                              <a:spLocks noChangeArrowheads="1"/>
                            </wps:cNvSpPr>
                            <wps:spPr bwMode="auto">
                              <a:xfrm>
                                <a:off x="2028" y="5300"/>
                                <a:ext cx="1242" cy="9"/>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150"/>
                            <wps:cNvSpPr>
                              <a:spLocks noChangeArrowheads="1"/>
                            </wps:cNvSpPr>
                            <wps:spPr bwMode="auto">
                              <a:xfrm>
                                <a:off x="2028" y="5309"/>
                                <a:ext cx="1242" cy="7"/>
                              </a:xfrm>
                              <a:prstGeom prst="rect">
                                <a:avLst/>
                              </a:prstGeom>
                              <a:solidFill>
                                <a:srgbClr val="C4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1"/>
                            <wps:cNvSpPr>
                              <a:spLocks noChangeArrowheads="1"/>
                            </wps:cNvSpPr>
                            <wps:spPr bwMode="auto">
                              <a:xfrm>
                                <a:off x="2028" y="5316"/>
                                <a:ext cx="1242" cy="9"/>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2"/>
                            <wps:cNvSpPr>
                              <a:spLocks noChangeArrowheads="1"/>
                            </wps:cNvSpPr>
                            <wps:spPr bwMode="auto">
                              <a:xfrm>
                                <a:off x="2028" y="5325"/>
                                <a:ext cx="1242" cy="8"/>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3"/>
                            <wps:cNvSpPr>
                              <a:spLocks noChangeArrowheads="1"/>
                            </wps:cNvSpPr>
                            <wps:spPr bwMode="auto">
                              <a:xfrm>
                                <a:off x="2028" y="5333"/>
                                <a:ext cx="1242" cy="9"/>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4"/>
                            <wps:cNvSpPr>
                              <a:spLocks noChangeArrowheads="1"/>
                            </wps:cNvSpPr>
                            <wps:spPr bwMode="auto">
                              <a:xfrm>
                                <a:off x="2028" y="5342"/>
                                <a:ext cx="1242" cy="9"/>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5"/>
                            <wps:cNvSpPr>
                              <a:spLocks noChangeArrowheads="1"/>
                            </wps:cNvSpPr>
                            <wps:spPr bwMode="auto">
                              <a:xfrm>
                                <a:off x="2028" y="5351"/>
                                <a:ext cx="1242" cy="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6"/>
                            <wps:cNvSpPr>
                              <a:spLocks noChangeArrowheads="1"/>
                            </wps:cNvSpPr>
                            <wps:spPr bwMode="auto">
                              <a:xfrm>
                                <a:off x="2028" y="5358"/>
                                <a:ext cx="1242" cy="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7"/>
                            <wps:cNvSpPr>
                              <a:spLocks noChangeArrowheads="1"/>
                            </wps:cNvSpPr>
                            <wps:spPr bwMode="auto">
                              <a:xfrm>
                                <a:off x="2028" y="5366"/>
                                <a:ext cx="1242" cy="9"/>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8"/>
                            <wps:cNvSpPr>
                              <a:spLocks noChangeArrowheads="1"/>
                            </wps:cNvSpPr>
                            <wps:spPr bwMode="auto">
                              <a:xfrm>
                                <a:off x="2028" y="5375"/>
                                <a:ext cx="1242" cy="9"/>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9"/>
                            <wps:cNvSpPr>
                              <a:spLocks noChangeArrowheads="1"/>
                            </wps:cNvSpPr>
                            <wps:spPr bwMode="auto">
                              <a:xfrm>
                                <a:off x="2028" y="5384"/>
                                <a:ext cx="1242" cy="9"/>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60"/>
                            <wps:cNvSpPr>
                              <a:spLocks noChangeArrowheads="1"/>
                            </wps:cNvSpPr>
                            <wps:spPr bwMode="auto">
                              <a:xfrm>
                                <a:off x="2028" y="5393"/>
                                <a:ext cx="1242" cy="8"/>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1"/>
                            <wps:cNvSpPr>
                              <a:spLocks noChangeArrowheads="1"/>
                            </wps:cNvSpPr>
                            <wps:spPr bwMode="auto">
                              <a:xfrm>
                                <a:off x="2028" y="5401"/>
                                <a:ext cx="1242" cy="7"/>
                              </a:xfrm>
                              <a:prstGeom prst="rect">
                                <a:avLst/>
                              </a:prstGeom>
                              <a:solidFill>
                                <a:srgbClr val="AE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2"/>
                            <wps:cNvSpPr>
                              <a:spLocks noChangeArrowheads="1"/>
                            </wps:cNvSpPr>
                            <wps:spPr bwMode="auto">
                              <a:xfrm>
                                <a:off x="2028" y="5408"/>
                                <a:ext cx="1242" cy="9"/>
                              </a:xfrm>
                              <a:prstGeom prst="rect">
                                <a:avLst/>
                              </a:prstGeom>
                              <a:solidFill>
                                <a:srgbClr val="ACAC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3"/>
                            <wps:cNvSpPr>
                              <a:spLocks noChangeArrowheads="1"/>
                            </wps:cNvSpPr>
                            <wps:spPr bwMode="auto">
                              <a:xfrm>
                                <a:off x="2028" y="5417"/>
                                <a:ext cx="1242" cy="7"/>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4"/>
                            <wps:cNvSpPr>
                              <a:spLocks noChangeArrowheads="1"/>
                            </wps:cNvSpPr>
                            <wps:spPr bwMode="auto">
                              <a:xfrm>
                                <a:off x="2028" y="5424"/>
                                <a:ext cx="1242" cy="9"/>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5"/>
                            <wps:cNvSpPr>
                              <a:spLocks noChangeArrowheads="1"/>
                            </wps:cNvSpPr>
                            <wps:spPr bwMode="auto">
                              <a:xfrm>
                                <a:off x="2028" y="5433"/>
                                <a:ext cx="1242" cy="8"/>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66"/>
                            <wps:cNvSpPr>
                              <a:spLocks noChangeArrowheads="1"/>
                            </wps:cNvSpPr>
                            <wps:spPr bwMode="auto">
                              <a:xfrm>
                                <a:off x="2028" y="5441"/>
                                <a:ext cx="1242" cy="7"/>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167"/>
                            <wps:cNvSpPr>
                              <a:spLocks noChangeArrowheads="1"/>
                            </wps:cNvSpPr>
                            <wps:spPr bwMode="auto">
                              <a:xfrm>
                                <a:off x="2028" y="5448"/>
                                <a:ext cx="1242" cy="7"/>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168"/>
                            <wps:cNvSpPr>
                              <a:spLocks noChangeArrowheads="1"/>
                            </wps:cNvSpPr>
                            <wps:spPr bwMode="auto">
                              <a:xfrm>
                                <a:off x="2028" y="5455"/>
                                <a:ext cx="1242"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169"/>
                            <wps:cNvSpPr>
                              <a:spLocks noChangeArrowheads="1"/>
                            </wps:cNvSpPr>
                            <wps:spPr bwMode="auto">
                              <a:xfrm>
                                <a:off x="2028" y="5464"/>
                                <a:ext cx="1242" cy="9"/>
                              </a:xfrm>
                              <a:prstGeom prst="rect">
                                <a:avLst/>
                              </a:prstGeom>
                              <a:solidFill>
                                <a:srgbClr val="9E9E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170"/>
                            <wps:cNvSpPr>
                              <a:spLocks noChangeArrowheads="1"/>
                            </wps:cNvSpPr>
                            <wps:spPr bwMode="auto">
                              <a:xfrm>
                                <a:off x="2028" y="5473"/>
                                <a:ext cx="1242" cy="9"/>
                              </a:xfrm>
                              <a:prstGeom prst="rect">
                                <a:avLst/>
                              </a:prstGeom>
                              <a:solidFill>
                                <a:srgbClr val="9C9C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71"/>
                            <wps:cNvSpPr>
                              <a:spLocks noChangeArrowheads="1"/>
                            </wps:cNvSpPr>
                            <wps:spPr bwMode="auto">
                              <a:xfrm>
                                <a:off x="2028" y="5482"/>
                                <a:ext cx="1242" cy="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72"/>
                            <wps:cNvSpPr>
                              <a:spLocks noChangeArrowheads="1"/>
                            </wps:cNvSpPr>
                            <wps:spPr bwMode="auto">
                              <a:xfrm>
                                <a:off x="2028" y="5489"/>
                                <a:ext cx="1242" cy="8"/>
                              </a:xfrm>
                              <a:prstGeom prst="rect">
                                <a:avLst/>
                              </a:prstGeom>
                              <a:solidFill>
                                <a:srgbClr val="9898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173"/>
                            <wps:cNvSpPr>
                              <a:spLocks noChangeArrowheads="1"/>
                            </wps:cNvSpPr>
                            <wps:spPr bwMode="auto">
                              <a:xfrm>
                                <a:off x="2028" y="5497"/>
                                <a:ext cx="1242" cy="9"/>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74"/>
                            <wps:cNvSpPr>
                              <a:spLocks noChangeArrowheads="1"/>
                            </wps:cNvSpPr>
                            <wps:spPr bwMode="auto">
                              <a:xfrm>
                                <a:off x="2028" y="5506"/>
                                <a:ext cx="1242" cy="9"/>
                              </a:xfrm>
                              <a:prstGeom prst="rect">
                                <a:avLst/>
                              </a:prstGeom>
                              <a:solidFill>
                                <a:srgbClr val="94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75"/>
                            <wps:cNvSpPr>
                              <a:spLocks noChangeArrowheads="1"/>
                            </wps:cNvSpPr>
                            <wps:spPr bwMode="auto">
                              <a:xfrm>
                                <a:off x="2028" y="5515"/>
                                <a:ext cx="1242" cy="8"/>
                              </a:xfrm>
                              <a:prstGeom prst="rect">
                                <a:avLst/>
                              </a:prstGeom>
                              <a:solidFill>
                                <a:srgbClr val="9292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76"/>
                            <wps:cNvSpPr>
                              <a:spLocks noChangeArrowheads="1"/>
                            </wps:cNvSpPr>
                            <wps:spPr bwMode="auto">
                              <a:xfrm>
                                <a:off x="2028" y="5523"/>
                                <a:ext cx="1242" cy="7"/>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77"/>
                            <wps:cNvSpPr>
                              <a:spLocks noChangeArrowheads="1"/>
                            </wps:cNvSpPr>
                            <wps:spPr bwMode="auto">
                              <a:xfrm>
                                <a:off x="2028" y="5530"/>
                                <a:ext cx="1242" cy="9"/>
                              </a:xfrm>
                              <a:prstGeom prst="rect">
                                <a:avLst/>
                              </a:prstGeom>
                              <a:solidFill>
                                <a:srgbClr val="8E8E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78"/>
                            <wps:cNvSpPr>
                              <a:spLocks noChangeArrowheads="1"/>
                            </wps:cNvSpPr>
                            <wps:spPr bwMode="auto">
                              <a:xfrm>
                                <a:off x="2028" y="5539"/>
                                <a:ext cx="1242" cy="7"/>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79"/>
                            <wps:cNvSpPr>
                              <a:spLocks noChangeArrowheads="1"/>
                            </wps:cNvSpPr>
                            <wps:spPr bwMode="auto">
                              <a:xfrm>
                                <a:off x="2028" y="5546"/>
                                <a:ext cx="1242" cy="9"/>
                              </a:xfrm>
                              <a:prstGeom prst="rect">
                                <a:avLst/>
                              </a:prstGeom>
                              <a:solidFill>
                                <a:srgbClr val="8A8A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80"/>
                            <wps:cNvSpPr>
                              <a:spLocks noChangeArrowheads="1"/>
                            </wps:cNvSpPr>
                            <wps:spPr bwMode="auto">
                              <a:xfrm>
                                <a:off x="2028" y="5555"/>
                                <a:ext cx="1242" cy="7"/>
                              </a:xfrm>
                              <a:prstGeom prst="rect">
                                <a:avLst/>
                              </a:prstGeom>
                              <a:solidFill>
                                <a:srgbClr val="8888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181"/>
                            <wps:cNvSpPr>
                              <a:spLocks noChangeArrowheads="1"/>
                            </wps:cNvSpPr>
                            <wps:spPr bwMode="auto">
                              <a:xfrm>
                                <a:off x="2028" y="5562"/>
                                <a:ext cx="1242" cy="9"/>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82"/>
                            <wps:cNvSpPr>
                              <a:spLocks noChangeArrowheads="1"/>
                            </wps:cNvSpPr>
                            <wps:spPr bwMode="auto">
                              <a:xfrm>
                                <a:off x="2028" y="5571"/>
                                <a:ext cx="1242" cy="7"/>
                              </a:xfrm>
                              <a:prstGeom prst="rect">
                                <a:avLst/>
                              </a:prstGeom>
                              <a:solidFill>
                                <a:srgbClr val="8484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83"/>
                            <wps:cNvSpPr>
                              <a:spLocks noChangeArrowheads="1"/>
                            </wps:cNvSpPr>
                            <wps:spPr bwMode="auto">
                              <a:xfrm>
                                <a:off x="2028" y="5578"/>
                                <a:ext cx="1242" cy="8"/>
                              </a:xfrm>
                              <a:prstGeom prst="rect">
                                <a:avLst/>
                              </a:prstGeom>
                              <a:solidFill>
                                <a:srgbClr val="8282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84"/>
                            <wps:cNvSpPr>
                              <a:spLocks noChangeArrowheads="1"/>
                            </wps:cNvSpPr>
                            <wps:spPr bwMode="auto">
                              <a:xfrm>
                                <a:off x="2028" y="5586"/>
                                <a:ext cx="1242" cy="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85"/>
                            <wps:cNvSpPr>
                              <a:spLocks noChangeArrowheads="1"/>
                            </wps:cNvSpPr>
                            <wps:spPr bwMode="auto">
                              <a:xfrm>
                                <a:off x="2028" y="5595"/>
                                <a:ext cx="1242" cy="9"/>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86"/>
                            <wps:cNvSpPr>
                              <a:spLocks noChangeArrowheads="1"/>
                            </wps:cNvSpPr>
                            <wps:spPr bwMode="auto">
                              <a:xfrm>
                                <a:off x="2028" y="5604"/>
                                <a:ext cx="1242" cy="7"/>
                              </a:xfrm>
                              <a:prstGeom prst="rect">
                                <a:avLst/>
                              </a:prstGeom>
                              <a:solidFill>
                                <a:srgbClr val="7C7C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87"/>
                            <wps:cNvSpPr>
                              <a:spLocks noChangeArrowheads="1"/>
                            </wps:cNvSpPr>
                            <wps:spPr bwMode="auto">
                              <a:xfrm>
                                <a:off x="2028" y="5611"/>
                                <a:ext cx="1242" cy="8"/>
                              </a:xfrm>
                              <a:prstGeom prst="rect">
                                <a:avLst/>
                              </a:prstGeom>
                              <a:solidFill>
                                <a:srgbClr val="7A7A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88"/>
                            <wps:cNvSpPr>
                              <a:spLocks noChangeArrowheads="1"/>
                            </wps:cNvSpPr>
                            <wps:spPr bwMode="auto">
                              <a:xfrm>
                                <a:off x="2028" y="5619"/>
                                <a:ext cx="1242" cy="9"/>
                              </a:xfrm>
                              <a:prstGeom prst="rect">
                                <a:avLst/>
                              </a:prstGeom>
                              <a:solidFill>
                                <a:srgbClr val="787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89"/>
                            <wps:cNvSpPr>
                              <a:spLocks noChangeArrowheads="1"/>
                            </wps:cNvSpPr>
                            <wps:spPr bwMode="auto">
                              <a:xfrm>
                                <a:off x="2028" y="5628"/>
                                <a:ext cx="1242" cy="9"/>
                              </a:xfrm>
                              <a:prstGeom prst="rect">
                                <a:avLst/>
                              </a:prstGeom>
                              <a:solidFill>
                                <a:srgbClr val="7676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90"/>
                            <wps:cNvSpPr>
                              <a:spLocks noChangeArrowheads="1"/>
                            </wps:cNvSpPr>
                            <wps:spPr bwMode="auto">
                              <a:xfrm>
                                <a:off x="2028" y="5637"/>
                                <a:ext cx="1242" cy="9"/>
                              </a:xfrm>
                              <a:prstGeom prst="rect">
                                <a:avLst/>
                              </a:prstGeom>
                              <a:solidFill>
                                <a:srgbClr val="7474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91"/>
                            <wps:cNvSpPr>
                              <a:spLocks noChangeArrowheads="1"/>
                            </wps:cNvSpPr>
                            <wps:spPr bwMode="auto">
                              <a:xfrm>
                                <a:off x="2028" y="5646"/>
                                <a:ext cx="1242" cy="8"/>
                              </a:xfrm>
                              <a:prstGeom prst="rect">
                                <a:avLst/>
                              </a:prstGeom>
                              <a:solidFill>
                                <a:srgbClr val="7272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92"/>
                            <wps:cNvSpPr>
                              <a:spLocks noChangeArrowheads="1"/>
                            </wps:cNvSpPr>
                            <wps:spPr bwMode="auto">
                              <a:xfrm>
                                <a:off x="2028" y="5654"/>
                                <a:ext cx="1242" cy="7"/>
                              </a:xfrm>
                              <a:prstGeom prst="rect">
                                <a:avLst/>
                              </a:prstGeom>
                              <a:solidFill>
                                <a:srgbClr val="70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93"/>
                            <wps:cNvSpPr>
                              <a:spLocks noChangeArrowheads="1"/>
                            </wps:cNvSpPr>
                            <wps:spPr bwMode="auto">
                              <a:xfrm>
                                <a:off x="2028" y="5661"/>
                                <a:ext cx="1242" cy="9"/>
                              </a:xfrm>
                              <a:prstGeom prst="rect">
                                <a:avLst/>
                              </a:prstGeom>
                              <a:solidFill>
                                <a:srgbClr val="6E6E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194"/>
                            <wps:cNvSpPr>
                              <a:spLocks noChangeArrowheads="1"/>
                            </wps:cNvSpPr>
                            <wps:spPr bwMode="auto">
                              <a:xfrm>
                                <a:off x="2028" y="5670"/>
                                <a:ext cx="1242" cy="9"/>
                              </a:xfrm>
                              <a:prstGeom prst="rect">
                                <a:avLst/>
                              </a:prstGeom>
                              <a:solidFill>
                                <a:srgbClr val="6C6C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195"/>
                            <wps:cNvSpPr>
                              <a:spLocks noChangeArrowheads="1"/>
                            </wps:cNvSpPr>
                            <wps:spPr bwMode="auto">
                              <a:xfrm>
                                <a:off x="2028" y="5679"/>
                                <a:ext cx="1242" cy="8"/>
                              </a:xfrm>
                              <a:prstGeom prst="rect">
                                <a:avLst/>
                              </a:prstGeom>
                              <a:solidFill>
                                <a:srgbClr val="6A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196"/>
                            <wps:cNvSpPr>
                              <a:spLocks noChangeArrowheads="1"/>
                            </wps:cNvSpPr>
                            <wps:spPr bwMode="auto">
                              <a:xfrm>
                                <a:off x="2028" y="5687"/>
                                <a:ext cx="1242" cy="9"/>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197"/>
                            <wps:cNvSpPr>
                              <a:spLocks noChangeArrowheads="1"/>
                            </wps:cNvSpPr>
                            <wps:spPr bwMode="auto">
                              <a:xfrm>
                                <a:off x="2028" y="5696"/>
                                <a:ext cx="1242" cy="7"/>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198"/>
                            <wps:cNvSpPr>
                              <a:spLocks noChangeArrowheads="1"/>
                            </wps:cNvSpPr>
                            <wps:spPr bwMode="auto">
                              <a:xfrm>
                                <a:off x="2028" y="5703"/>
                                <a:ext cx="1242" cy="9"/>
                              </a:xfrm>
                              <a:prstGeom prst="rect">
                                <a:avLst/>
                              </a:prstGeom>
                              <a:solidFill>
                                <a:srgbClr val="6464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99"/>
                            <wps:cNvSpPr>
                              <a:spLocks noChangeArrowheads="1"/>
                            </wps:cNvSpPr>
                            <wps:spPr bwMode="auto">
                              <a:xfrm>
                                <a:off x="2028" y="5712"/>
                                <a:ext cx="1242" cy="7"/>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200"/>
                            <wps:cNvSpPr>
                              <a:spLocks noChangeArrowheads="1"/>
                            </wps:cNvSpPr>
                            <wps:spPr bwMode="auto">
                              <a:xfrm>
                                <a:off x="2028" y="5719"/>
                                <a:ext cx="1242" cy="9"/>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201"/>
                            <wps:cNvSpPr>
                              <a:spLocks noChangeArrowheads="1"/>
                            </wps:cNvSpPr>
                            <wps:spPr bwMode="auto">
                              <a:xfrm>
                                <a:off x="2028" y="5728"/>
                                <a:ext cx="1242" cy="8"/>
                              </a:xfrm>
                              <a:prstGeom prst="rect">
                                <a:avLst/>
                              </a:prstGeom>
                              <a:solidFill>
                                <a:srgbClr val="5E5E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202"/>
                            <wps:cNvSpPr>
                              <a:spLocks noChangeArrowheads="1"/>
                            </wps:cNvSpPr>
                            <wps:spPr bwMode="auto">
                              <a:xfrm>
                                <a:off x="2028" y="5736"/>
                                <a:ext cx="1242" cy="7"/>
                              </a:xfrm>
                              <a:prstGeom prst="rect">
                                <a:avLst/>
                              </a:prstGeom>
                              <a:solidFill>
                                <a:srgbClr val="5C5C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203"/>
                            <wps:cNvSpPr>
                              <a:spLocks noChangeArrowheads="1"/>
                            </wps:cNvSpPr>
                            <wps:spPr bwMode="auto">
                              <a:xfrm>
                                <a:off x="2028" y="5743"/>
                                <a:ext cx="1242" cy="9"/>
                              </a:xfrm>
                              <a:prstGeom prst="rect">
                                <a:avLst/>
                              </a:prstGeom>
                              <a:solidFill>
                                <a:srgbClr val="5A5A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204"/>
                            <wps:cNvSpPr>
                              <a:spLocks noChangeArrowheads="1"/>
                            </wps:cNvSpPr>
                            <wps:spPr bwMode="auto">
                              <a:xfrm>
                                <a:off x="2028" y="5752"/>
                                <a:ext cx="1242" cy="7"/>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205"/>
                            <wps:cNvSpPr>
                              <a:spLocks noChangeArrowheads="1"/>
                            </wps:cNvSpPr>
                            <wps:spPr bwMode="auto">
                              <a:xfrm>
                                <a:off x="2028" y="5759"/>
                                <a:ext cx="1242" cy="9"/>
                              </a:xfrm>
                              <a:prstGeom prst="rect">
                                <a:avLst/>
                              </a:prstGeom>
                              <a:solidFill>
                                <a:srgbClr val="5656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209" name="Group 407"/>
                          <wpg:cNvGrpSpPr>
                            <a:grpSpLocks/>
                          </wpg:cNvGrpSpPr>
                          <wpg:grpSpPr bwMode="auto">
                            <a:xfrm>
                              <a:off x="12065" y="12065"/>
                              <a:ext cx="4018915" cy="4021455"/>
                              <a:chOff x="19" y="19"/>
                              <a:chExt cx="6329" cy="6333"/>
                            </a:xfrm>
                          </wpg:grpSpPr>
                          <wps:wsp>
                            <wps:cNvPr id="210" name="Rectangle 207"/>
                            <wps:cNvSpPr>
                              <a:spLocks noChangeArrowheads="1"/>
                            </wps:cNvSpPr>
                            <wps:spPr bwMode="auto">
                              <a:xfrm>
                                <a:off x="2028" y="5768"/>
                                <a:ext cx="1242" cy="8"/>
                              </a:xfrm>
                              <a:prstGeom prst="rect">
                                <a:avLst/>
                              </a:prstGeom>
                              <a:solidFill>
                                <a:srgbClr val="5454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208"/>
                            <wps:cNvSpPr>
                              <a:spLocks noChangeArrowheads="1"/>
                            </wps:cNvSpPr>
                            <wps:spPr bwMode="auto">
                              <a:xfrm>
                                <a:off x="2028" y="5776"/>
                                <a:ext cx="1242" cy="7"/>
                              </a:xfrm>
                              <a:prstGeom prst="rect">
                                <a:avLst/>
                              </a:prstGeom>
                              <a:solidFill>
                                <a:srgbClr val="52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209"/>
                            <wps:cNvSpPr>
                              <a:spLocks noChangeArrowheads="1"/>
                            </wps:cNvSpPr>
                            <wps:spPr bwMode="auto">
                              <a:xfrm>
                                <a:off x="2028" y="5783"/>
                                <a:ext cx="1242" cy="9"/>
                              </a:xfrm>
                              <a:prstGeom prst="rect">
                                <a:avLst/>
                              </a:prstGeom>
                              <a:solidFill>
                                <a:srgbClr val="50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210"/>
                            <wps:cNvSpPr>
                              <a:spLocks noChangeArrowheads="1"/>
                            </wps:cNvSpPr>
                            <wps:spPr bwMode="auto">
                              <a:xfrm>
                                <a:off x="2028" y="5792"/>
                                <a:ext cx="1242" cy="9"/>
                              </a:xfrm>
                              <a:prstGeom prst="rect">
                                <a:avLst/>
                              </a:prstGeom>
                              <a:solidFill>
                                <a:srgbClr val="4E4E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211"/>
                            <wps:cNvSpPr>
                              <a:spLocks noChangeArrowheads="1"/>
                            </wps:cNvSpPr>
                            <wps:spPr bwMode="auto">
                              <a:xfrm>
                                <a:off x="2028" y="5801"/>
                                <a:ext cx="1242" cy="8"/>
                              </a:xfrm>
                              <a:prstGeom prst="rect">
                                <a:avLst/>
                              </a:prstGeom>
                              <a:solidFill>
                                <a:srgbClr val="4C4C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212"/>
                            <wps:cNvSpPr>
                              <a:spLocks noChangeArrowheads="1"/>
                            </wps:cNvSpPr>
                            <wps:spPr bwMode="auto">
                              <a:xfrm>
                                <a:off x="2028" y="5809"/>
                                <a:ext cx="1242" cy="9"/>
                              </a:xfrm>
                              <a:prstGeom prst="rect">
                                <a:avLst/>
                              </a:prstGeom>
                              <a:solidFill>
                                <a:srgbClr val="4A4A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213"/>
                            <wps:cNvSpPr>
                              <a:spLocks noChangeArrowheads="1"/>
                            </wps:cNvSpPr>
                            <wps:spPr bwMode="auto">
                              <a:xfrm>
                                <a:off x="2028" y="5818"/>
                                <a:ext cx="1242" cy="9"/>
                              </a:xfrm>
                              <a:prstGeom prst="rect">
                                <a:avLst/>
                              </a:prstGeom>
                              <a:solidFill>
                                <a:srgbClr val="4848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214"/>
                            <wps:cNvSpPr>
                              <a:spLocks noChangeArrowheads="1"/>
                            </wps:cNvSpPr>
                            <wps:spPr bwMode="auto">
                              <a:xfrm>
                                <a:off x="2028" y="5827"/>
                                <a:ext cx="1242" cy="9"/>
                              </a:xfrm>
                              <a:prstGeom prst="rect">
                                <a:avLst/>
                              </a:prstGeom>
                              <a:solidFill>
                                <a:srgbClr val="4646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215"/>
                            <wps:cNvSpPr>
                              <a:spLocks noChangeArrowheads="1"/>
                            </wps:cNvSpPr>
                            <wps:spPr bwMode="auto">
                              <a:xfrm>
                                <a:off x="2028" y="5836"/>
                                <a:ext cx="1242" cy="7"/>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216"/>
                            <wps:cNvSpPr>
                              <a:spLocks noChangeArrowheads="1"/>
                            </wps:cNvSpPr>
                            <wps:spPr bwMode="auto">
                              <a:xfrm>
                                <a:off x="2028" y="5843"/>
                                <a:ext cx="1242" cy="8"/>
                              </a:xfrm>
                              <a:prstGeom prst="rect">
                                <a:avLst/>
                              </a:prstGeom>
                              <a:solidFill>
                                <a:srgbClr val="424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217"/>
                            <wps:cNvSpPr>
                              <a:spLocks noChangeArrowheads="1"/>
                            </wps:cNvSpPr>
                            <wps:spPr bwMode="auto">
                              <a:xfrm>
                                <a:off x="2028" y="5851"/>
                                <a:ext cx="1242" cy="9"/>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218"/>
                            <wps:cNvSpPr>
                              <a:spLocks noChangeArrowheads="1"/>
                            </wps:cNvSpPr>
                            <wps:spPr bwMode="auto">
                              <a:xfrm>
                                <a:off x="2028" y="5860"/>
                                <a:ext cx="1242" cy="9"/>
                              </a:xfrm>
                              <a:prstGeom prst="rect">
                                <a:avLst/>
                              </a:prstGeom>
                              <a:solidFill>
                                <a:srgbClr val="3E3E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219"/>
                            <wps:cNvSpPr>
                              <a:spLocks noChangeArrowheads="1"/>
                            </wps:cNvSpPr>
                            <wps:spPr bwMode="auto">
                              <a:xfrm>
                                <a:off x="2028" y="5869"/>
                                <a:ext cx="1242" cy="9"/>
                              </a:xfrm>
                              <a:prstGeom prst="rect">
                                <a:avLst/>
                              </a:prstGeom>
                              <a:solidFill>
                                <a:srgbClr val="3C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220"/>
                            <wps:cNvSpPr>
                              <a:spLocks noChangeArrowheads="1"/>
                            </wps:cNvSpPr>
                            <wps:spPr bwMode="auto">
                              <a:xfrm>
                                <a:off x="2028" y="5878"/>
                                <a:ext cx="1242" cy="6"/>
                              </a:xfrm>
                              <a:prstGeom prst="rect">
                                <a:avLst/>
                              </a:prstGeom>
                              <a:solidFill>
                                <a:srgbClr val="3A3A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221"/>
                            <wps:cNvSpPr>
                              <a:spLocks noChangeArrowheads="1"/>
                            </wps:cNvSpPr>
                            <wps:spPr bwMode="auto">
                              <a:xfrm>
                                <a:off x="2028" y="5884"/>
                                <a:ext cx="1242" cy="9"/>
                              </a:xfrm>
                              <a:prstGeom prst="rect">
                                <a:avLst/>
                              </a:prstGeom>
                              <a:solidFill>
                                <a:srgbClr val="38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222"/>
                            <wps:cNvSpPr>
                              <a:spLocks noChangeArrowheads="1"/>
                            </wps:cNvSpPr>
                            <wps:spPr bwMode="auto">
                              <a:xfrm>
                                <a:off x="2028" y="5893"/>
                                <a:ext cx="1242" cy="7"/>
                              </a:xfrm>
                              <a:prstGeom prst="rect">
                                <a:avLst/>
                              </a:prstGeom>
                              <a:solidFill>
                                <a:srgbClr val="3636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223"/>
                            <wps:cNvSpPr>
                              <a:spLocks noChangeArrowheads="1"/>
                            </wps:cNvSpPr>
                            <wps:spPr bwMode="auto">
                              <a:xfrm>
                                <a:off x="2028" y="5900"/>
                                <a:ext cx="1242" cy="9"/>
                              </a:xfrm>
                              <a:prstGeom prst="rect">
                                <a:avLst/>
                              </a:prstGeom>
                              <a:solidFill>
                                <a:srgbClr val="34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224"/>
                            <wps:cNvSpPr>
                              <a:spLocks noChangeArrowheads="1"/>
                            </wps:cNvSpPr>
                            <wps:spPr bwMode="auto">
                              <a:xfrm>
                                <a:off x="2028" y="5909"/>
                                <a:ext cx="1242" cy="7"/>
                              </a:xfrm>
                              <a:prstGeom prst="rect">
                                <a:avLst/>
                              </a:prstGeom>
                              <a:solidFill>
                                <a:srgbClr val="323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225"/>
                            <wps:cNvSpPr>
                              <a:spLocks noChangeArrowheads="1"/>
                            </wps:cNvSpPr>
                            <wps:spPr bwMode="auto">
                              <a:xfrm>
                                <a:off x="2028" y="5916"/>
                                <a:ext cx="1242" cy="9"/>
                              </a:xfrm>
                              <a:prstGeom prst="rect">
                                <a:avLst/>
                              </a:prstGeom>
                              <a:solidFill>
                                <a:srgbClr val="303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226"/>
                            <wps:cNvSpPr>
                              <a:spLocks noChangeArrowheads="1"/>
                            </wps:cNvSpPr>
                            <wps:spPr bwMode="auto">
                              <a:xfrm>
                                <a:off x="2028" y="5925"/>
                                <a:ext cx="1242" cy="7"/>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227"/>
                            <wps:cNvSpPr>
                              <a:spLocks noChangeArrowheads="1"/>
                            </wps:cNvSpPr>
                            <wps:spPr bwMode="auto">
                              <a:xfrm>
                                <a:off x="2028" y="5932"/>
                                <a:ext cx="1242" cy="8"/>
                              </a:xfrm>
                              <a:prstGeom prst="rect">
                                <a:avLst/>
                              </a:prstGeom>
                              <a:solidFill>
                                <a:srgbClr val="2C2C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28"/>
                            <wps:cNvSpPr>
                              <a:spLocks noChangeArrowheads="1"/>
                            </wps:cNvSpPr>
                            <wps:spPr bwMode="auto">
                              <a:xfrm>
                                <a:off x="2028" y="5940"/>
                                <a:ext cx="1242" cy="9"/>
                              </a:xfrm>
                              <a:prstGeom prst="rect">
                                <a:avLst/>
                              </a:prstGeom>
                              <a:solidFill>
                                <a:srgbClr val="2A2A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229"/>
                            <wps:cNvSpPr>
                              <a:spLocks noChangeArrowheads="1"/>
                            </wps:cNvSpPr>
                            <wps:spPr bwMode="auto">
                              <a:xfrm>
                                <a:off x="2028" y="5949"/>
                                <a:ext cx="1242" cy="9"/>
                              </a:xfrm>
                              <a:prstGeom prst="rect">
                                <a:avLst/>
                              </a:prstGeom>
                              <a:solidFill>
                                <a:srgbClr val="2828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230"/>
                            <wps:cNvSpPr>
                              <a:spLocks noChangeArrowheads="1"/>
                            </wps:cNvSpPr>
                            <wps:spPr bwMode="auto">
                              <a:xfrm>
                                <a:off x="2028" y="5958"/>
                                <a:ext cx="1242" cy="7"/>
                              </a:xfrm>
                              <a:prstGeom prst="rect">
                                <a:avLst/>
                              </a:prstGeom>
                              <a:solidFill>
                                <a:srgbClr val="2626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231"/>
                            <wps:cNvSpPr>
                              <a:spLocks noChangeArrowheads="1"/>
                            </wps:cNvSpPr>
                            <wps:spPr bwMode="auto">
                              <a:xfrm>
                                <a:off x="2028" y="5965"/>
                                <a:ext cx="1242" cy="8"/>
                              </a:xfrm>
                              <a:prstGeom prst="rect">
                                <a:avLst/>
                              </a:prstGeom>
                              <a:solidFill>
                                <a:srgbClr val="2424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232"/>
                            <wps:cNvSpPr>
                              <a:spLocks noChangeArrowheads="1"/>
                            </wps:cNvSpPr>
                            <wps:spPr bwMode="auto">
                              <a:xfrm>
                                <a:off x="2028" y="5973"/>
                                <a:ext cx="1242" cy="9"/>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233"/>
                            <wps:cNvSpPr>
                              <a:spLocks noChangeArrowheads="1"/>
                            </wps:cNvSpPr>
                            <wps:spPr bwMode="auto">
                              <a:xfrm>
                                <a:off x="2028" y="5982"/>
                                <a:ext cx="1242" cy="9"/>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234"/>
                            <wps:cNvSpPr>
                              <a:spLocks noChangeArrowheads="1"/>
                            </wps:cNvSpPr>
                            <wps:spPr bwMode="auto">
                              <a:xfrm>
                                <a:off x="2028" y="5991"/>
                                <a:ext cx="1242" cy="9"/>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235"/>
                            <wps:cNvSpPr>
                              <a:spLocks noChangeArrowheads="1"/>
                            </wps:cNvSpPr>
                            <wps:spPr bwMode="auto">
                              <a:xfrm>
                                <a:off x="2028" y="6000"/>
                                <a:ext cx="1242" cy="7"/>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236"/>
                            <wps:cNvSpPr>
                              <a:spLocks noChangeArrowheads="1"/>
                            </wps:cNvSpPr>
                            <wps:spPr bwMode="auto">
                              <a:xfrm>
                                <a:off x="2028" y="6007"/>
                                <a:ext cx="1242" cy="8"/>
                              </a:xfrm>
                              <a:prstGeom prst="rect">
                                <a:avLst/>
                              </a:prstGeom>
                              <a:solidFill>
                                <a:srgbClr val="1A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237"/>
                            <wps:cNvSpPr>
                              <a:spLocks noChangeArrowheads="1"/>
                            </wps:cNvSpPr>
                            <wps:spPr bwMode="auto">
                              <a:xfrm>
                                <a:off x="2028" y="6015"/>
                                <a:ext cx="1242" cy="7"/>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238"/>
                            <wps:cNvSpPr>
                              <a:spLocks noChangeArrowheads="1"/>
                            </wps:cNvSpPr>
                            <wps:spPr bwMode="auto">
                              <a:xfrm>
                                <a:off x="2028" y="6022"/>
                                <a:ext cx="1242" cy="9"/>
                              </a:xfrm>
                              <a:prstGeom prst="rect">
                                <a:avLst/>
                              </a:prstGeom>
                              <a:solidFill>
                                <a:srgbClr val="1616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239"/>
                            <wps:cNvSpPr>
                              <a:spLocks noChangeArrowheads="1"/>
                            </wps:cNvSpPr>
                            <wps:spPr bwMode="auto">
                              <a:xfrm>
                                <a:off x="2028" y="6031"/>
                                <a:ext cx="1242" cy="7"/>
                              </a:xfrm>
                              <a:prstGeom prst="rect">
                                <a:avLst/>
                              </a:prstGeom>
                              <a:solidFill>
                                <a:srgbClr val="14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40"/>
                            <wps:cNvSpPr>
                              <a:spLocks noChangeArrowheads="1"/>
                            </wps:cNvSpPr>
                            <wps:spPr bwMode="auto">
                              <a:xfrm>
                                <a:off x="2028" y="6038"/>
                                <a:ext cx="1242" cy="9"/>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241"/>
                            <wps:cNvSpPr>
                              <a:spLocks noChangeArrowheads="1"/>
                            </wps:cNvSpPr>
                            <wps:spPr bwMode="auto">
                              <a:xfrm>
                                <a:off x="2028" y="6047"/>
                                <a:ext cx="1242" cy="7"/>
                              </a:xfrm>
                              <a:prstGeom prst="rect">
                                <a:avLst/>
                              </a:prstGeom>
                              <a:solidFill>
                                <a:srgbClr val="1010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42"/>
                            <wps:cNvSpPr>
                              <a:spLocks noChangeArrowheads="1"/>
                            </wps:cNvSpPr>
                            <wps:spPr bwMode="auto">
                              <a:xfrm>
                                <a:off x="2028" y="6054"/>
                                <a:ext cx="1242" cy="8"/>
                              </a:xfrm>
                              <a:prstGeom prst="rect">
                                <a:avLst/>
                              </a:prstGeom>
                              <a:solidFill>
                                <a:srgbClr val="0E0E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243"/>
                            <wps:cNvSpPr>
                              <a:spLocks noChangeArrowheads="1"/>
                            </wps:cNvSpPr>
                            <wps:spPr bwMode="auto">
                              <a:xfrm>
                                <a:off x="2028" y="6062"/>
                                <a:ext cx="1242" cy="9"/>
                              </a:xfrm>
                              <a:prstGeom prst="rect">
                                <a:avLst/>
                              </a:prstGeom>
                              <a:solidFill>
                                <a:srgbClr val="0C0C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244"/>
                            <wps:cNvSpPr>
                              <a:spLocks noChangeArrowheads="1"/>
                            </wps:cNvSpPr>
                            <wps:spPr bwMode="auto">
                              <a:xfrm>
                                <a:off x="2028" y="6071"/>
                                <a:ext cx="1242" cy="9"/>
                              </a:xfrm>
                              <a:prstGeom prst="rect">
                                <a:avLst/>
                              </a:prstGeom>
                              <a:solidFill>
                                <a:srgbClr val="0A0A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245"/>
                            <wps:cNvSpPr>
                              <a:spLocks noChangeArrowheads="1"/>
                            </wps:cNvSpPr>
                            <wps:spPr bwMode="auto">
                              <a:xfrm>
                                <a:off x="2028" y="6080"/>
                                <a:ext cx="1242" cy="7"/>
                              </a:xfrm>
                              <a:prstGeom prst="rect">
                                <a:avLst/>
                              </a:prstGeom>
                              <a:solidFill>
                                <a:srgbClr val="080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246"/>
                            <wps:cNvSpPr>
                              <a:spLocks noChangeArrowheads="1"/>
                            </wps:cNvSpPr>
                            <wps:spPr bwMode="auto">
                              <a:xfrm>
                                <a:off x="2028" y="6087"/>
                                <a:ext cx="1242" cy="9"/>
                              </a:xfrm>
                              <a:prstGeom prst="rect">
                                <a:avLst/>
                              </a:prstGeom>
                              <a:solidFill>
                                <a:srgbClr val="0606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47"/>
                            <wps:cNvSpPr>
                              <a:spLocks noChangeArrowheads="1"/>
                            </wps:cNvSpPr>
                            <wps:spPr bwMode="auto">
                              <a:xfrm>
                                <a:off x="2028" y="6096"/>
                                <a:ext cx="1242" cy="8"/>
                              </a:xfrm>
                              <a:prstGeom prst="rect">
                                <a:avLst/>
                              </a:prstGeom>
                              <a:solidFill>
                                <a:srgbClr val="0404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248"/>
                            <wps:cNvSpPr>
                              <a:spLocks noChangeArrowheads="1"/>
                            </wps:cNvSpPr>
                            <wps:spPr bwMode="auto">
                              <a:xfrm>
                                <a:off x="2028" y="6104"/>
                                <a:ext cx="1242" cy="9"/>
                              </a:xfrm>
                              <a:prstGeom prst="rect">
                                <a:avLst/>
                              </a:prstGeom>
                              <a:solidFill>
                                <a:srgbClr val="0101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Freeform 249"/>
                            <wps:cNvSpPr>
                              <a:spLocks/>
                            </wps:cNvSpPr>
                            <wps:spPr bwMode="auto">
                              <a:xfrm>
                                <a:off x="2030" y="5173"/>
                                <a:ext cx="1237" cy="940"/>
                              </a:xfrm>
                              <a:custGeom>
                                <a:avLst/>
                                <a:gdLst>
                                  <a:gd name="T0" fmla="*/ 112 w 1237"/>
                                  <a:gd name="T1" fmla="*/ 352 h 940"/>
                                  <a:gd name="T2" fmla="*/ 166 w 1237"/>
                                  <a:gd name="T3" fmla="*/ 281 h 940"/>
                                  <a:gd name="T4" fmla="*/ 215 w 1237"/>
                                  <a:gd name="T5" fmla="*/ 255 h 940"/>
                                  <a:gd name="T6" fmla="*/ 265 w 1237"/>
                                  <a:gd name="T7" fmla="*/ 248 h 940"/>
                                  <a:gd name="T8" fmla="*/ 316 w 1237"/>
                                  <a:gd name="T9" fmla="*/ 260 h 940"/>
                                  <a:gd name="T10" fmla="*/ 356 w 1237"/>
                                  <a:gd name="T11" fmla="*/ 267 h 940"/>
                                  <a:gd name="T12" fmla="*/ 401 w 1237"/>
                                  <a:gd name="T13" fmla="*/ 190 h 940"/>
                                  <a:gd name="T14" fmla="*/ 467 w 1237"/>
                                  <a:gd name="T15" fmla="*/ 159 h 940"/>
                                  <a:gd name="T16" fmla="*/ 523 w 1237"/>
                                  <a:gd name="T17" fmla="*/ 174 h 940"/>
                                  <a:gd name="T18" fmla="*/ 570 w 1237"/>
                                  <a:gd name="T19" fmla="*/ 223 h 940"/>
                                  <a:gd name="T20" fmla="*/ 567 w 1237"/>
                                  <a:gd name="T21" fmla="*/ 169 h 940"/>
                                  <a:gd name="T22" fmla="*/ 584 w 1237"/>
                                  <a:gd name="T23" fmla="*/ 120 h 940"/>
                                  <a:gd name="T24" fmla="*/ 617 w 1237"/>
                                  <a:gd name="T25" fmla="*/ 94 h 940"/>
                                  <a:gd name="T26" fmla="*/ 649 w 1237"/>
                                  <a:gd name="T27" fmla="*/ 92 h 940"/>
                                  <a:gd name="T28" fmla="*/ 677 w 1237"/>
                                  <a:gd name="T29" fmla="*/ 108 h 940"/>
                                  <a:gd name="T30" fmla="*/ 717 w 1237"/>
                                  <a:gd name="T31" fmla="*/ 92 h 940"/>
                                  <a:gd name="T32" fmla="*/ 771 w 1237"/>
                                  <a:gd name="T33" fmla="*/ 78 h 940"/>
                                  <a:gd name="T34" fmla="*/ 827 w 1237"/>
                                  <a:gd name="T35" fmla="*/ 92 h 940"/>
                                  <a:gd name="T36" fmla="*/ 860 w 1237"/>
                                  <a:gd name="T37" fmla="*/ 28 h 940"/>
                                  <a:gd name="T38" fmla="*/ 912 w 1237"/>
                                  <a:gd name="T39" fmla="*/ 0 h 940"/>
                                  <a:gd name="T40" fmla="*/ 963 w 1237"/>
                                  <a:gd name="T41" fmla="*/ 12 h 940"/>
                                  <a:gd name="T42" fmla="*/ 1006 w 1237"/>
                                  <a:gd name="T43" fmla="*/ 66 h 940"/>
                                  <a:gd name="T44" fmla="*/ 1041 w 1237"/>
                                  <a:gd name="T45" fmla="*/ 92 h 940"/>
                                  <a:gd name="T46" fmla="*/ 1113 w 1237"/>
                                  <a:gd name="T47" fmla="*/ 120 h 940"/>
                                  <a:gd name="T48" fmla="*/ 1160 w 1237"/>
                                  <a:gd name="T49" fmla="*/ 193 h 940"/>
                                  <a:gd name="T50" fmla="*/ 1170 w 1237"/>
                                  <a:gd name="T51" fmla="*/ 277 h 940"/>
                                  <a:gd name="T52" fmla="*/ 1177 w 1237"/>
                                  <a:gd name="T53" fmla="*/ 328 h 940"/>
                                  <a:gd name="T54" fmla="*/ 1216 w 1237"/>
                                  <a:gd name="T55" fmla="*/ 356 h 940"/>
                                  <a:gd name="T56" fmla="*/ 1237 w 1237"/>
                                  <a:gd name="T57" fmla="*/ 408 h 940"/>
                                  <a:gd name="T58" fmla="*/ 1228 w 1237"/>
                                  <a:gd name="T59" fmla="*/ 480 h 940"/>
                                  <a:gd name="T60" fmla="*/ 1202 w 1237"/>
                                  <a:gd name="T61" fmla="*/ 560 h 940"/>
                                  <a:gd name="T62" fmla="*/ 1174 w 1237"/>
                                  <a:gd name="T63" fmla="*/ 677 h 940"/>
                                  <a:gd name="T64" fmla="*/ 1116 w 1237"/>
                                  <a:gd name="T65" fmla="*/ 745 h 940"/>
                                  <a:gd name="T66" fmla="*/ 1071 w 1237"/>
                                  <a:gd name="T67" fmla="*/ 766 h 940"/>
                                  <a:gd name="T68" fmla="*/ 1010 w 1237"/>
                                  <a:gd name="T69" fmla="*/ 783 h 940"/>
                                  <a:gd name="T70" fmla="*/ 980 w 1237"/>
                                  <a:gd name="T71" fmla="*/ 816 h 940"/>
                                  <a:gd name="T72" fmla="*/ 942 w 1237"/>
                                  <a:gd name="T73" fmla="*/ 823 h 940"/>
                                  <a:gd name="T74" fmla="*/ 897 w 1237"/>
                                  <a:gd name="T75" fmla="*/ 788 h 940"/>
                                  <a:gd name="T76" fmla="*/ 853 w 1237"/>
                                  <a:gd name="T77" fmla="*/ 853 h 940"/>
                                  <a:gd name="T78" fmla="*/ 788 w 1237"/>
                                  <a:gd name="T79" fmla="*/ 875 h 940"/>
                                  <a:gd name="T80" fmla="*/ 726 w 1237"/>
                                  <a:gd name="T81" fmla="*/ 872 h 940"/>
                                  <a:gd name="T82" fmla="*/ 677 w 1237"/>
                                  <a:gd name="T83" fmla="*/ 886 h 940"/>
                                  <a:gd name="T84" fmla="*/ 624 w 1237"/>
                                  <a:gd name="T85" fmla="*/ 884 h 940"/>
                                  <a:gd name="T86" fmla="*/ 579 w 1237"/>
                                  <a:gd name="T87" fmla="*/ 907 h 940"/>
                                  <a:gd name="T88" fmla="*/ 530 w 1237"/>
                                  <a:gd name="T89" fmla="*/ 933 h 940"/>
                                  <a:gd name="T90" fmla="*/ 480 w 1237"/>
                                  <a:gd name="T91" fmla="*/ 938 h 940"/>
                                  <a:gd name="T92" fmla="*/ 429 w 1237"/>
                                  <a:gd name="T93" fmla="*/ 924 h 940"/>
                                  <a:gd name="T94" fmla="*/ 384 w 1237"/>
                                  <a:gd name="T95" fmla="*/ 891 h 940"/>
                                  <a:gd name="T96" fmla="*/ 345 w 1237"/>
                                  <a:gd name="T97" fmla="*/ 851 h 940"/>
                                  <a:gd name="T98" fmla="*/ 314 w 1237"/>
                                  <a:gd name="T99" fmla="*/ 868 h 940"/>
                                  <a:gd name="T100" fmla="*/ 281 w 1237"/>
                                  <a:gd name="T101" fmla="*/ 858 h 940"/>
                                  <a:gd name="T102" fmla="*/ 258 w 1237"/>
                                  <a:gd name="T103" fmla="*/ 825 h 940"/>
                                  <a:gd name="T104" fmla="*/ 239 w 1237"/>
                                  <a:gd name="T105" fmla="*/ 793 h 940"/>
                                  <a:gd name="T106" fmla="*/ 167 w 1237"/>
                                  <a:gd name="T107" fmla="*/ 800 h 940"/>
                                  <a:gd name="T108" fmla="*/ 105 w 1237"/>
                                  <a:gd name="T109" fmla="*/ 759 h 940"/>
                                  <a:gd name="T110" fmla="*/ 51 w 1237"/>
                                  <a:gd name="T111" fmla="*/ 703 h 940"/>
                                  <a:gd name="T112" fmla="*/ 11 w 1237"/>
                                  <a:gd name="T113" fmla="*/ 640 h 940"/>
                                  <a:gd name="T114" fmla="*/ 2 w 1237"/>
                                  <a:gd name="T115" fmla="*/ 558 h 940"/>
                                  <a:gd name="T116" fmla="*/ 23 w 1237"/>
                                  <a:gd name="T117" fmla="*/ 492 h 940"/>
                                  <a:gd name="T118" fmla="*/ 56 w 1237"/>
                                  <a:gd name="T119" fmla="*/ 453 h 9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37" h="940">
                                    <a:moveTo>
                                      <a:pt x="84" y="439"/>
                                    </a:moveTo>
                                    <a:lnTo>
                                      <a:pt x="86" y="427"/>
                                    </a:lnTo>
                                    <a:lnTo>
                                      <a:pt x="89" y="417"/>
                                    </a:lnTo>
                                    <a:lnTo>
                                      <a:pt x="94" y="394"/>
                                    </a:lnTo>
                                    <a:lnTo>
                                      <a:pt x="101" y="371"/>
                                    </a:lnTo>
                                    <a:lnTo>
                                      <a:pt x="112" y="352"/>
                                    </a:lnTo>
                                    <a:lnTo>
                                      <a:pt x="122" y="333"/>
                                    </a:lnTo>
                                    <a:lnTo>
                                      <a:pt x="133" y="317"/>
                                    </a:lnTo>
                                    <a:lnTo>
                                      <a:pt x="145" y="302"/>
                                    </a:lnTo>
                                    <a:lnTo>
                                      <a:pt x="152" y="295"/>
                                    </a:lnTo>
                                    <a:lnTo>
                                      <a:pt x="159" y="288"/>
                                    </a:lnTo>
                                    <a:lnTo>
                                      <a:pt x="166" y="281"/>
                                    </a:lnTo>
                                    <a:lnTo>
                                      <a:pt x="174" y="275"/>
                                    </a:lnTo>
                                    <a:lnTo>
                                      <a:pt x="181" y="270"/>
                                    </a:lnTo>
                                    <a:lnTo>
                                      <a:pt x="190" y="265"/>
                                    </a:lnTo>
                                    <a:lnTo>
                                      <a:pt x="197" y="262"/>
                                    </a:lnTo>
                                    <a:lnTo>
                                      <a:pt x="206" y="258"/>
                                    </a:lnTo>
                                    <a:lnTo>
                                      <a:pt x="215" y="255"/>
                                    </a:lnTo>
                                    <a:lnTo>
                                      <a:pt x="222" y="253"/>
                                    </a:lnTo>
                                    <a:lnTo>
                                      <a:pt x="230" y="249"/>
                                    </a:lnTo>
                                    <a:lnTo>
                                      <a:pt x="239" y="248"/>
                                    </a:lnTo>
                                    <a:lnTo>
                                      <a:pt x="248" y="248"/>
                                    </a:lnTo>
                                    <a:lnTo>
                                      <a:pt x="256" y="248"/>
                                    </a:lnTo>
                                    <a:lnTo>
                                      <a:pt x="265" y="248"/>
                                    </a:lnTo>
                                    <a:lnTo>
                                      <a:pt x="276" y="248"/>
                                    </a:lnTo>
                                    <a:lnTo>
                                      <a:pt x="284" y="249"/>
                                    </a:lnTo>
                                    <a:lnTo>
                                      <a:pt x="293" y="251"/>
                                    </a:lnTo>
                                    <a:lnTo>
                                      <a:pt x="300" y="255"/>
                                    </a:lnTo>
                                    <a:lnTo>
                                      <a:pt x="309" y="256"/>
                                    </a:lnTo>
                                    <a:lnTo>
                                      <a:pt x="316" y="260"/>
                                    </a:lnTo>
                                    <a:lnTo>
                                      <a:pt x="324" y="263"/>
                                    </a:lnTo>
                                    <a:lnTo>
                                      <a:pt x="331" y="268"/>
                                    </a:lnTo>
                                    <a:lnTo>
                                      <a:pt x="338" y="272"/>
                                    </a:lnTo>
                                    <a:lnTo>
                                      <a:pt x="345" y="277"/>
                                    </a:lnTo>
                                    <a:lnTo>
                                      <a:pt x="352" y="282"/>
                                    </a:lnTo>
                                    <a:lnTo>
                                      <a:pt x="356" y="267"/>
                                    </a:lnTo>
                                    <a:lnTo>
                                      <a:pt x="361" y="251"/>
                                    </a:lnTo>
                                    <a:lnTo>
                                      <a:pt x="368" y="237"/>
                                    </a:lnTo>
                                    <a:lnTo>
                                      <a:pt x="375" y="223"/>
                                    </a:lnTo>
                                    <a:lnTo>
                                      <a:pt x="382" y="211"/>
                                    </a:lnTo>
                                    <a:lnTo>
                                      <a:pt x="391" y="200"/>
                                    </a:lnTo>
                                    <a:lnTo>
                                      <a:pt x="401" y="190"/>
                                    </a:lnTo>
                                    <a:lnTo>
                                      <a:pt x="410" y="181"/>
                                    </a:lnTo>
                                    <a:lnTo>
                                      <a:pt x="420" y="174"/>
                                    </a:lnTo>
                                    <a:lnTo>
                                      <a:pt x="433" y="169"/>
                                    </a:lnTo>
                                    <a:lnTo>
                                      <a:pt x="443" y="164"/>
                                    </a:lnTo>
                                    <a:lnTo>
                                      <a:pt x="455" y="160"/>
                                    </a:lnTo>
                                    <a:lnTo>
                                      <a:pt x="467" y="159"/>
                                    </a:lnTo>
                                    <a:lnTo>
                                      <a:pt x="480" y="160"/>
                                    </a:lnTo>
                                    <a:lnTo>
                                      <a:pt x="492" y="162"/>
                                    </a:lnTo>
                                    <a:lnTo>
                                      <a:pt x="499" y="162"/>
                                    </a:lnTo>
                                    <a:lnTo>
                                      <a:pt x="504" y="166"/>
                                    </a:lnTo>
                                    <a:lnTo>
                                      <a:pt x="515" y="169"/>
                                    </a:lnTo>
                                    <a:lnTo>
                                      <a:pt x="523" y="174"/>
                                    </a:lnTo>
                                    <a:lnTo>
                                      <a:pt x="532" y="180"/>
                                    </a:lnTo>
                                    <a:lnTo>
                                      <a:pt x="541" y="187"/>
                                    </a:lnTo>
                                    <a:lnTo>
                                      <a:pt x="549" y="195"/>
                                    </a:lnTo>
                                    <a:lnTo>
                                      <a:pt x="556" y="204"/>
                                    </a:lnTo>
                                    <a:lnTo>
                                      <a:pt x="563" y="213"/>
                                    </a:lnTo>
                                    <a:lnTo>
                                      <a:pt x="570" y="223"/>
                                    </a:lnTo>
                                    <a:lnTo>
                                      <a:pt x="569" y="214"/>
                                    </a:lnTo>
                                    <a:lnTo>
                                      <a:pt x="567" y="206"/>
                                    </a:lnTo>
                                    <a:lnTo>
                                      <a:pt x="565" y="195"/>
                                    </a:lnTo>
                                    <a:lnTo>
                                      <a:pt x="565" y="187"/>
                                    </a:lnTo>
                                    <a:lnTo>
                                      <a:pt x="565" y="178"/>
                                    </a:lnTo>
                                    <a:lnTo>
                                      <a:pt x="567" y="169"/>
                                    </a:lnTo>
                                    <a:lnTo>
                                      <a:pt x="569" y="160"/>
                                    </a:lnTo>
                                    <a:lnTo>
                                      <a:pt x="570" y="152"/>
                                    </a:lnTo>
                                    <a:lnTo>
                                      <a:pt x="572" y="143"/>
                                    </a:lnTo>
                                    <a:lnTo>
                                      <a:pt x="576" y="134"/>
                                    </a:lnTo>
                                    <a:lnTo>
                                      <a:pt x="581" y="127"/>
                                    </a:lnTo>
                                    <a:lnTo>
                                      <a:pt x="584" y="120"/>
                                    </a:lnTo>
                                    <a:lnTo>
                                      <a:pt x="590" y="113"/>
                                    </a:lnTo>
                                    <a:lnTo>
                                      <a:pt x="595" y="108"/>
                                    </a:lnTo>
                                    <a:lnTo>
                                      <a:pt x="602" y="103"/>
                                    </a:lnTo>
                                    <a:lnTo>
                                      <a:pt x="609" y="99"/>
                                    </a:lnTo>
                                    <a:lnTo>
                                      <a:pt x="612" y="96"/>
                                    </a:lnTo>
                                    <a:lnTo>
                                      <a:pt x="617" y="94"/>
                                    </a:lnTo>
                                    <a:lnTo>
                                      <a:pt x="623" y="92"/>
                                    </a:lnTo>
                                    <a:lnTo>
                                      <a:pt x="628" y="92"/>
                                    </a:lnTo>
                                    <a:lnTo>
                                      <a:pt x="633" y="92"/>
                                    </a:lnTo>
                                    <a:lnTo>
                                      <a:pt x="638" y="92"/>
                                    </a:lnTo>
                                    <a:lnTo>
                                      <a:pt x="644" y="92"/>
                                    </a:lnTo>
                                    <a:lnTo>
                                      <a:pt x="649" y="92"/>
                                    </a:lnTo>
                                    <a:lnTo>
                                      <a:pt x="652" y="94"/>
                                    </a:lnTo>
                                    <a:lnTo>
                                      <a:pt x="658" y="96"/>
                                    </a:lnTo>
                                    <a:lnTo>
                                      <a:pt x="663" y="99"/>
                                    </a:lnTo>
                                    <a:lnTo>
                                      <a:pt x="668" y="101"/>
                                    </a:lnTo>
                                    <a:lnTo>
                                      <a:pt x="672" y="105"/>
                                    </a:lnTo>
                                    <a:lnTo>
                                      <a:pt x="677" y="108"/>
                                    </a:lnTo>
                                    <a:lnTo>
                                      <a:pt x="680" y="113"/>
                                    </a:lnTo>
                                    <a:lnTo>
                                      <a:pt x="684" y="119"/>
                                    </a:lnTo>
                                    <a:lnTo>
                                      <a:pt x="692" y="110"/>
                                    </a:lnTo>
                                    <a:lnTo>
                                      <a:pt x="701" y="105"/>
                                    </a:lnTo>
                                    <a:lnTo>
                                      <a:pt x="708" y="98"/>
                                    </a:lnTo>
                                    <a:lnTo>
                                      <a:pt x="717" y="92"/>
                                    </a:lnTo>
                                    <a:lnTo>
                                      <a:pt x="726" y="89"/>
                                    </a:lnTo>
                                    <a:lnTo>
                                      <a:pt x="734" y="85"/>
                                    </a:lnTo>
                                    <a:lnTo>
                                      <a:pt x="745" y="82"/>
                                    </a:lnTo>
                                    <a:lnTo>
                                      <a:pt x="753" y="80"/>
                                    </a:lnTo>
                                    <a:lnTo>
                                      <a:pt x="762" y="78"/>
                                    </a:lnTo>
                                    <a:lnTo>
                                      <a:pt x="771" y="78"/>
                                    </a:lnTo>
                                    <a:lnTo>
                                      <a:pt x="781" y="78"/>
                                    </a:lnTo>
                                    <a:lnTo>
                                      <a:pt x="790" y="80"/>
                                    </a:lnTo>
                                    <a:lnTo>
                                      <a:pt x="799" y="82"/>
                                    </a:lnTo>
                                    <a:lnTo>
                                      <a:pt x="809" y="84"/>
                                    </a:lnTo>
                                    <a:lnTo>
                                      <a:pt x="818" y="87"/>
                                    </a:lnTo>
                                    <a:lnTo>
                                      <a:pt x="827" y="92"/>
                                    </a:lnTo>
                                    <a:lnTo>
                                      <a:pt x="830" y="80"/>
                                    </a:lnTo>
                                    <a:lnTo>
                                      <a:pt x="834" y="68"/>
                                    </a:lnTo>
                                    <a:lnTo>
                                      <a:pt x="839" y="56"/>
                                    </a:lnTo>
                                    <a:lnTo>
                                      <a:pt x="846" y="45"/>
                                    </a:lnTo>
                                    <a:lnTo>
                                      <a:pt x="851" y="37"/>
                                    </a:lnTo>
                                    <a:lnTo>
                                      <a:pt x="860" y="28"/>
                                    </a:lnTo>
                                    <a:lnTo>
                                      <a:pt x="867" y="21"/>
                                    </a:lnTo>
                                    <a:lnTo>
                                      <a:pt x="876" y="14"/>
                                    </a:lnTo>
                                    <a:lnTo>
                                      <a:pt x="884" y="9"/>
                                    </a:lnTo>
                                    <a:lnTo>
                                      <a:pt x="893" y="5"/>
                                    </a:lnTo>
                                    <a:lnTo>
                                      <a:pt x="902" y="2"/>
                                    </a:lnTo>
                                    <a:lnTo>
                                      <a:pt x="912" y="0"/>
                                    </a:lnTo>
                                    <a:lnTo>
                                      <a:pt x="921" y="0"/>
                                    </a:lnTo>
                                    <a:lnTo>
                                      <a:pt x="931" y="0"/>
                                    </a:lnTo>
                                    <a:lnTo>
                                      <a:pt x="940" y="2"/>
                                    </a:lnTo>
                                    <a:lnTo>
                                      <a:pt x="951" y="5"/>
                                    </a:lnTo>
                                    <a:lnTo>
                                      <a:pt x="956" y="9"/>
                                    </a:lnTo>
                                    <a:lnTo>
                                      <a:pt x="963" y="12"/>
                                    </a:lnTo>
                                    <a:lnTo>
                                      <a:pt x="968" y="16"/>
                                    </a:lnTo>
                                    <a:lnTo>
                                      <a:pt x="973" y="19"/>
                                    </a:lnTo>
                                    <a:lnTo>
                                      <a:pt x="984" y="30"/>
                                    </a:lnTo>
                                    <a:lnTo>
                                      <a:pt x="992" y="40"/>
                                    </a:lnTo>
                                    <a:lnTo>
                                      <a:pt x="999" y="52"/>
                                    </a:lnTo>
                                    <a:lnTo>
                                      <a:pt x="1006" y="66"/>
                                    </a:lnTo>
                                    <a:lnTo>
                                      <a:pt x="1012" y="80"/>
                                    </a:lnTo>
                                    <a:lnTo>
                                      <a:pt x="1017" y="96"/>
                                    </a:lnTo>
                                    <a:lnTo>
                                      <a:pt x="1022" y="94"/>
                                    </a:lnTo>
                                    <a:lnTo>
                                      <a:pt x="1029" y="94"/>
                                    </a:lnTo>
                                    <a:lnTo>
                                      <a:pt x="1036" y="92"/>
                                    </a:lnTo>
                                    <a:lnTo>
                                      <a:pt x="1041" y="92"/>
                                    </a:lnTo>
                                    <a:lnTo>
                                      <a:pt x="1053" y="92"/>
                                    </a:lnTo>
                                    <a:lnTo>
                                      <a:pt x="1067" y="96"/>
                                    </a:lnTo>
                                    <a:lnTo>
                                      <a:pt x="1078" y="99"/>
                                    </a:lnTo>
                                    <a:lnTo>
                                      <a:pt x="1090" y="105"/>
                                    </a:lnTo>
                                    <a:lnTo>
                                      <a:pt x="1101" y="112"/>
                                    </a:lnTo>
                                    <a:lnTo>
                                      <a:pt x="1113" y="120"/>
                                    </a:lnTo>
                                    <a:lnTo>
                                      <a:pt x="1121" y="129"/>
                                    </a:lnTo>
                                    <a:lnTo>
                                      <a:pt x="1132" y="139"/>
                                    </a:lnTo>
                                    <a:lnTo>
                                      <a:pt x="1139" y="152"/>
                                    </a:lnTo>
                                    <a:lnTo>
                                      <a:pt x="1148" y="164"/>
                                    </a:lnTo>
                                    <a:lnTo>
                                      <a:pt x="1155" y="180"/>
                                    </a:lnTo>
                                    <a:lnTo>
                                      <a:pt x="1160" y="193"/>
                                    </a:lnTo>
                                    <a:lnTo>
                                      <a:pt x="1163" y="209"/>
                                    </a:lnTo>
                                    <a:lnTo>
                                      <a:pt x="1167" y="227"/>
                                    </a:lnTo>
                                    <a:lnTo>
                                      <a:pt x="1169" y="239"/>
                                    </a:lnTo>
                                    <a:lnTo>
                                      <a:pt x="1170" y="251"/>
                                    </a:lnTo>
                                    <a:lnTo>
                                      <a:pt x="1170" y="263"/>
                                    </a:lnTo>
                                    <a:lnTo>
                                      <a:pt x="1170" y="277"/>
                                    </a:lnTo>
                                    <a:lnTo>
                                      <a:pt x="1169" y="289"/>
                                    </a:lnTo>
                                    <a:lnTo>
                                      <a:pt x="1167" y="302"/>
                                    </a:lnTo>
                                    <a:lnTo>
                                      <a:pt x="1165" y="314"/>
                                    </a:lnTo>
                                    <a:lnTo>
                                      <a:pt x="1162" y="326"/>
                                    </a:lnTo>
                                    <a:lnTo>
                                      <a:pt x="1169" y="326"/>
                                    </a:lnTo>
                                    <a:lnTo>
                                      <a:pt x="1177" y="328"/>
                                    </a:lnTo>
                                    <a:lnTo>
                                      <a:pt x="1184" y="330"/>
                                    </a:lnTo>
                                    <a:lnTo>
                                      <a:pt x="1191" y="333"/>
                                    </a:lnTo>
                                    <a:lnTo>
                                      <a:pt x="1198" y="338"/>
                                    </a:lnTo>
                                    <a:lnTo>
                                      <a:pt x="1203" y="343"/>
                                    </a:lnTo>
                                    <a:lnTo>
                                      <a:pt x="1210" y="349"/>
                                    </a:lnTo>
                                    <a:lnTo>
                                      <a:pt x="1216" y="356"/>
                                    </a:lnTo>
                                    <a:lnTo>
                                      <a:pt x="1221" y="363"/>
                                    </a:lnTo>
                                    <a:lnTo>
                                      <a:pt x="1224" y="371"/>
                                    </a:lnTo>
                                    <a:lnTo>
                                      <a:pt x="1228" y="380"/>
                                    </a:lnTo>
                                    <a:lnTo>
                                      <a:pt x="1231" y="389"/>
                                    </a:lnTo>
                                    <a:lnTo>
                                      <a:pt x="1235" y="398"/>
                                    </a:lnTo>
                                    <a:lnTo>
                                      <a:pt x="1237" y="408"/>
                                    </a:lnTo>
                                    <a:lnTo>
                                      <a:pt x="1237" y="418"/>
                                    </a:lnTo>
                                    <a:lnTo>
                                      <a:pt x="1237" y="429"/>
                                    </a:lnTo>
                                    <a:lnTo>
                                      <a:pt x="1237" y="441"/>
                                    </a:lnTo>
                                    <a:lnTo>
                                      <a:pt x="1235" y="455"/>
                                    </a:lnTo>
                                    <a:lnTo>
                                      <a:pt x="1231" y="467"/>
                                    </a:lnTo>
                                    <a:lnTo>
                                      <a:pt x="1228" y="480"/>
                                    </a:lnTo>
                                    <a:lnTo>
                                      <a:pt x="1221" y="490"/>
                                    </a:lnTo>
                                    <a:lnTo>
                                      <a:pt x="1216" y="500"/>
                                    </a:lnTo>
                                    <a:lnTo>
                                      <a:pt x="1209" y="509"/>
                                    </a:lnTo>
                                    <a:lnTo>
                                      <a:pt x="1200" y="516"/>
                                    </a:lnTo>
                                    <a:lnTo>
                                      <a:pt x="1202" y="537"/>
                                    </a:lnTo>
                                    <a:lnTo>
                                      <a:pt x="1202" y="560"/>
                                    </a:lnTo>
                                    <a:lnTo>
                                      <a:pt x="1200" y="581"/>
                                    </a:lnTo>
                                    <a:lnTo>
                                      <a:pt x="1198" y="602"/>
                                    </a:lnTo>
                                    <a:lnTo>
                                      <a:pt x="1195" y="621"/>
                                    </a:lnTo>
                                    <a:lnTo>
                                      <a:pt x="1188" y="640"/>
                                    </a:lnTo>
                                    <a:lnTo>
                                      <a:pt x="1181" y="659"/>
                                    </a:lnTo>
                                    <a:lnTo>
                                      <a:pt x="1174" y="677"/>
                                    </a:lnTo>
                                    <a:lnTo>
                                      <a:pt x="1163" y="692"/>
                                    </a:lnTo>
                                    <a:lnTo>
                                      <a:pt x="1153" y="708"/>
                                    </a:lnTo>
                                    <a:lnTo>
                                      <a:pt x="1142" y="722"/>
                                    </a:lnTo>
                                    <a:lnTo>
                                      <a:pt x="1128" y="734"/>
                                    </a:lnTo>
                                    <a:lnTo>
                                      <a:pt x="1123" y="739"/>
                                    </a:lnTo>
                                    <a:lnTo>
                                      <a:pt x="1116" y="745"/>
                                    </a:lnTo>
                                    <a:lnTo>
                                      <a:pt x="1109" y="750"/>
                                    </a:lnTo>
                                    <a:lnTo>
                                      <a:pt x="1101" y="753"/>
                                    </a:lnTo>
                                    <a:lnTo>
                                      <a:pt x="1094" y="757"/>
                                    </a:lnTo>
                                    <a:lnTo>
                                      <a:pt x="1087" y="760"/>
                                    </a:lnTo>
                                    <a:lnTo>
                                      <a:pt x="1078" y="764"/>
                                    </a:lnTo>
                                    <a:lnTo>
                                      <a:pt x="1071" y="766"/>
                                    </a:lnTo>
                                    <a:lnTo>
                                      <a:pt x="1057" y="767"/>
                                    </a:lnTo>
                                    <a:lnTo>
                                      <a:pt x="1043" y="769"/>
                                    </a:lnTo>
                                    <a:lnTo>
                                      <a:pt x="1029" y="769"/>
                                    </a:lnTo>
                                    <a:lnTo>
                                      <a:pt x="1017" y="766"/>
                                    </a:lnTo>
                                    <a:lnTo>
                                      <a:pt x="1013" y="774"/>
                                    </a:lnTo>
                                    <a:lnTo>
                                      <a:pt x="1010" y="783"/>
                                    </a:lnTo>
                                    <a:lnTo>
                                      <a:pt x="1006" y="790"/>
                                    </a:lnTo>
                                    <a:lnTo>
                                      <a:pt x="1003" y="797"/>
                                    </a:lnTo>
                                    <a:lnTo>
                                      <a:pt x="998" y="802"/>
                                    </a:lnTo>
                                    <a:lnTo>
                                      <a:pt x="992" y="809"/>
                                    </a:lnTo>
                                    <a:lnTo>
                                      <a:pt x="987" y="813"/>
                                    </a:lnTo>
                                    <a:lnTo>
                                      <a:pt x="980" y="816"/>
                                    </a:lnTo>
                                    <a:lnTo>
                                      <a:pt x="975" y="820"/>
                                    </a:lnTo>
                                    <a:lnTo>
                                      <a:pt x="968" y="823"/>
                                    </a:lnTo>
                                    <a:lnTo>
                                      <a:pt x="961" y="823"/>
                                    </a:lnTo>
                                    <a:lnTo>
                                      <a:pt x="956" y="825"/>
                                    </a:lnTo>
                                    <a:lnTo>
                                      <a:pt x="949" y="825"/>
                                    </a:lnTo>
                                    <a:lnTo>
                                      <a:pt x="942" y="823"/>
                                    </a:lnTo>
                                    <a:lnTo>
                                      <a:pt x="935" y="821"/>
                                    </a:lnTo>
                                    <a:lnTo>
                                      <a:pt x="928" y="818"/>
                                    </a:lnTo>
                                    <a:lnTo>
                                      <a:pt x="919" y="813"/>
                                    </a:lnTo>
                                    <a:lnTo>
                                      <a:pt x="910" y="806"/>
                                    </a:lnTo>
                                    <a:lnTo>
                                      <a:pt x="903" y="799"/>
                                    </a:lnTo>
                                    <a:lnTo>
                                      <a:pt x="897" y="788"/>
                                    </a:lnTo>
                                    <a:lnTo>
                                      <a:pt x="891" y="802"/>
                                    </a:lnTo>
                                    <a:lnTo>
                                      <a:pt x="886" y="814"/>
                                    </a:lnTo>
                                    <a:lnTo>
                                      <a:pt x="879" y="825"/>
                                    </a:lnTo>
                                    <a:lnTo>
                                      <a:pt x="870" y="835"/>
                                    </a:lnTo>
                                    <a:lnTo>
                                      <a:pt x="862" y="844"/>
                                    </a:lnTo>
                                    <a:lnTo>
                                      <a:pt x="853" y="853"/>
                                    </a:lnTo>
                                    <a:lnTo>
                                      <a:pt x="844" y="860"/>
                                    </a:lnTo>
                                    <a:lnTo>
                                      <a:pt x="834" y="865"/>
                                    </a:lnTo>
                                    <a:lnTo>
                                      <a:pt x="823" y="870"/>
                                    </a:lnTo>
                                    <a:lnTo>
                                      <a:pt x="811" y="872"/>
                                    </a:lnTo>
                                    <a:lnTo>
                                      <a:pt x="801" y="875"/>
                                    </a:lnTo>
                                    <a:lnTo>
                                      <a:pt x="788" y="875"/>
                                    </a:lnTo>
                                    <a:lnTo>
                                      <a:pt x="778" y="875"/>
                                    </a:lnTo>
                                    <a:lnTo>
                                      <a:pt x="766" y="872"/>
                                    </a:lnTo>
                                    <a:lnTo>
                                      <a:pt x="753" y="868"/>
                                    </a:lnTo>
                                    <a:lnTo>
                                      <a:pt x="743" y="865"/>
                                    </a:lnTo>
                                    <a:lnTo>
                                      <a:pt x="734" y="868"/>
                                    </a:lnTo>
                                    <a:lnTo>
                                      <a:pt x="726" y="872"/>
                                    </a:lnTo>
                                    <a:lnTo>
                                      <a:pt x="719" y="875"/>
                                    </a:lnTo>
                                    <a:lnTo>
                                      <a:pt x="710" y="879"/>
                                    </a:lnTo>
                                    <a:lnTo>
                                      <a:pt x="701" y="882"/>
                                    </a:lnTo>
                                    <a:lnTo>
                                      <a:pt x="692" y="884"/>
                                    </a:lnTo>
                                    <a:lnTo>
                                      <a:pt x="684" y="886"/>
                                    </a:lnTo>
                                    <a:lnTo>
                                      <a:pt x="677" y="886"/>
                                    </a:lnTo>
                                    <a:lnTo>
                                      <a:pt x="668" y="888"/>
                                    </a:lnTo>
                                    <a:lnTo>
                                      <a:pt x="659" y="888"/>
                                    </a:lnTo>
                                    <a:lnTo>
                                      <a:pt x="651" y="888"/>
                                    </a:lnTo>
                                    <a:lnTo>
                                      <a:pt x="642" y="886"/>
                                    </a:lnTo>
                                    <a:lnTo>
                                      <a:pt x="633" y="886"/>
                                    </a:lnTo>
                                    <a:lnTo>
                                      <a:pt x="624" y="884"/>
                                    </a:lnTo>
                                    <a:lnTo>
                                      <a:pt x="617" y="882"/>
                                    </a:lnTo>
                                    <a:lnTo>
                                      <a:pt x="609" y="879"/>
                                    </a:lnTo>
                                    <a:lnTo>
                                      <a:pt x="602" y="888"/>
                                    </a:lnTo>
                                    <a:lnTo>
                                      <a:pt x="595" y="895"/>
                                    </a:lnTo>
                                    <a:lnTo>
                                      <a:pt x="588" y="902"/>
                                    </a:lnTo>
                                    <a:lnTo>
                                      <a:pt x="579" y="907"/>
                                    </a:lnTo>
                                    <a:lnTo>
                                      <a:pt x="572" y="914"/>
                                    </a:lnTo>
                                    <a:lnTo>
                                      <a:pt x="563" y="919"/>
                                    </a:lnTo>
                                    <a:lnTo>
                                      <a:pt x="556" y="923"/>
                                    </a:lnTo>
                                    <a:lnTo>
                                      <a:pt x="548" y="928"/>
                                    </a:lnTo>
                                    <a:lnTo>
                                      <a:pt x="539" y="929"/>
                                    </a:lnTo>
                                    <a:lnTo>
                                      <a:pt x="530" y="933"/>
                                    </a:lnTo>
                                    <a:lnTo>
                                      <a:pt x="523" y="935"/>
                                    </a:lnTo>
                                    <a:lnTo>
                                      <a:pt x="515" y="938"/>
                                    </a:lnTo>
                                    <a:lnTo>
                                      <a:pt x="506" y="938"/>
                                    </a:lnTo>
                                    <a:lnTo>
                                      <a:pt x="497" y="940"/>
                                    </a:lnTo>
                                    <a:lnTo>
                                      <a:pt x="488" y="940"/>
                                    </a:lnTo>
                                    <a:lnTo>
                                      <a:pt x="480" y="938"/>
                                    </a:lnTo>
                                    <a:lnTo>
                                      <a:pt x="471" y="938"/>
                                    </a:lnTo>
                                    <a:lnTo>
                                      <a:pt x="462" y="936"/>
                                    </a:lnTo>
                                    <a:lnTo>
                                      <a:pt x="454" y="935"/>
                                    </a:lnTo>
                                    <a:lnTo>
                                      <a:pt x="447" y="931"/>
                                    </a:lnTo>
                                    <a:lnTo>
                                      <a:pt x="438" y="929"/>
                                    </a:lnTo>
                                    <a:lnTo>
                                      <a:pt x="429" y="924"/>
                                    </a:lnTo>
                                    <a:lnTo>
                                      <a:pt x="422" y="921"/>
                                    </a:lnTo>
                                    <a:lnTo>
                                      <a:pt x="413" y="916"/>
                                    </a:lnTo>
                                    <a:lnTo>
                                      <a:pt x="406" y="910"/>
                                    </a:lnTo>
                                    <a:lnTo>
                                      <a:pt x="398" y="905"/>
                                    </a:lnTo>
                                    <a:lnTo>
                                      <a:pt x="391" y="898"/>
                                    </a:lnTo>
                                    <a:lnTo>
                                      <a:pt x="384" y="891"/>
                                    </a:lnTo>
                                    <a:lnTo>
                                      <a:pt x="377" y="884"/>
                                    </a:lnTo>
                                    <a:lnTo>
                                      <a:pt x="370" y="877"/>
                                    </a:lnTo>
                                    <a:lnTo>
                                      <a:pt x="363" y="868"/>
                                    </a:lnTo>
                                    <a:lnTo>
                                      <a:pt x="358" y="860"/>
                                    </a:lnTo>
                                    <a:lnTo>
                                      <a:pt x="349" y="846"/>
                                    </a:lnTo>
                                    <a:lnTo>
                                      <a:pt x="345" y="851"/>
                                    </a:lnTo>
                                    <a:lnTo>
                                      <a:pt x="340" y="856"/>
                                    </a:lnTo>
                                    <a:lnTo>
                                      <a:pt x="335" y="860"/>
                                    </a:lnTo>
                                    <a:lnTo>
                                      <a:pt x="330" y="863"/>
                                    </a:lnTo>
                                    <a:lnTo>
                                      <a:pt x="324" y="865"/>
                                    </a:lnTo>
                                    <a:lnTo>
                                      <a:pt x="319" y="867"/>
                                    </a:lnTo>
                                    <a:lnTo>
                                      <a:pt x="314" y="868"/>
                                    </a:lnTo>
                                    <a:lnTo>
                                      <a:pt x="309" y="868"/>
                                    </a:lnTo>
                                    <a:lnTo>
                                      <a:pt x="302" y="867"/>
                                    </a:lnTo>
                                    <a:lnTo>
                                      <a:pt x="297" y="867"/>
                                    </a:lnTo>
                                    <a:lnTo>
                                      <a:pt x="291" y="865"/>
                                    </a:lnTo>
                                    <a:lnTo>
                                      <a:pt x="286" y="861"/>
                                    </a:lnTo>
                                    <a:lnTo>
                                      <a:pt x="281" y="858"/>
                                    </a:lnTo>
                                    <a:lnTo>
                                      <a:pt x="276" y="854"/>
                                    </a:lnTo>
                                    <a:lnTo>
                                      <a:pt x="272" y="849"/>
                                    </a:lnTo>
                                    <a:lnTo>
                                      <a:pt x="267" y="844"/>
                                    </a:lnTo>
                                    <a:lnTo>
                                      <a:pt x="263" y="839"/>
                                    </a:lnTo>
                                    <a:lnTo>
                                      <a:pt x="260" y="832"/>
                                    </a:lnTo>
                                    <a:lnTo>
                                      <a:pt x="258" y="825"/>
                                    </a:lnTo>
                                    <a:lnTo>
                                      <a:pt x="255" y="818"/>
                                    </a:lnTo>
                                    <a:lnTo>
                                      <a:pt x="253" y="811"/>
                                    </a:lnTo>
                                    <a:lnTo>
                                      <a:pt x="253" y="802"/>
                                    </a:lnTo>
                                    <a:lnTo>
                                      <a:pt x="251" y="795"/>
                                    </a:lnTo>
                                    <a:lnTo>
                                      <a:pt x="251" y="786"/>
                                    </a:lnTo>
                                    <a:lnTo>
                                      <a:pt x="239" y="793"/>
                                    </a:lnTo>
                                    <a:lnTo>
                                      <a:pt x="229" y="799"/>
                                    </a:lnTo>
                                    <a:lnTo>
                                      <a:pt x="216" y="802"/>
                                    </a:lnTo>
                                    <a:lnTo>
                                      <a:pt x="204" y="804"/>
                                    </a:lnTo>
                                    <a:lnTo>
                                      <a:pt x="192" y="804"/>
                                    </a:lnTo>
                                    <a:lnTo>
                                      <a:pt x="180" y="804"/>
                                    </a:lnTo>
                                    <a:lnTo>
                                      <a:pt x="167" y="800"/>
                                    </a:lnTo>
                                    <a:lnTo>
                                      <a:pt x="157" y="797"/>
                                    </a:lnTo>
                                    <a:lnTo>
                                      <a:pt x="145" y="792"/>
                                    </a:lnTo>
                                    <a:lnTo>
                                      <a:pt x="134" y="785"/>
                                    </a:lnTo>
                                    <a:lnTo>
                                      <a:pt x="124" y="778"/>
                                    </a:lnTo>
                                    <a:lnTo>
                                      <a:pt x="113" y="769"/>
                                    </a:lnTo>
                                    <a:lnTo>
                                      <a:pt x="105" y="759"/>
                                    </a:lnTo>
                                    <a:lnTo>
                                      <a:pt x="96" y="746"/>
                                    </a:lnTo>
                                    <a:lnTo>
                                      <a:pt x="87" y="734"/>
                                    </a:lnTo>
                                    <a:lnTo>
                                      <a:pt x="80" y="720"/>
                                    </a:lnTo>
                                    <a:lnTo>
                                      <a:pt x="70" y="715"/>
                                    </a:lnTo>
                                    <a:lnTo>
                                      <a:pt x="61" y="710"/>
                                    </a:lnTo>
                                    <a:lnTo>
                                      <a:pt x="51" y="703"/>
                                    </a:lnTo>
                                    <a:lnTo>
                                      <a:pt x="42" y="694"/>
                                    </a:lnTo>
                                    <a:lnTo>
                                      <a:pt x="35" y="685"/>
                                    </a:lnTo>
                                    <a:lnTo>
                                      <a:pt x="28" y="675"/>
                                    </a:lnTo>
                                    <a:lnTo>
                                      <a:pt x="21" y="664"/>
                                    </a:lnTo>
                                    <a:lnTo>
                                      <a:pt x="16" y="652"/>
                                    </a:lnTo>
                                    <a:lnTo>
                                      <a:pt x="11" y="640"/>
                                    </a:lnTo>
                                    <a:lnTo>
                                      <a:pt x="7" y="628"/>
                                    </a:lnTo>
                                    <a:lnTo>
                                      <a:pt x="4" y="614"/>
                                    </a:lnTo>
                                    <a:lnTo>
                                      <a:pt x="2" y="602"/>
                                    </a:lnTo>
                                    <a:lnTo>
                                      <a:pt x="0" y="588"/>
                                    </a:lnTo>
                                    <a:lnTo>
                                      <a:pt x="0" y="572"/>
                                    </a:lnTo>
                                    <a:lnTo>
                                      <a:pt x="2" y="558"/>
                                    </a:lnTo>
                                    <a:lnTo>
                                      <a:pt x="4" y="544"/>
                                    </a:lnTo>
                                    <a:lnTo>
                                      <a:pt x="5" y="534"/>
                                    </a:lnTo>
                                    <a:lnTo>
                                      <a:pt x="9" y="525"/>
                                    </a:lnTo>
                                    <a:lnTo>
                                      <a:pt x="12" y="516"/>
                                    </a:lnTo>
                                    <a:lnTo>
                                      <a:pt x="16" y="507"/>
                                    </a:lnTo>
                                    <a:lnTo>
                                      <a:pt x="23" y="492"/>
                                    </a:lnTo>
                                    <a:lnTo>
                                      <a:pt x="28" y="483"/>
                                    </a:lnTo>
                                    <a:lnTo>
                                      <a:pt x="33" y="476"/>
                                    </a:lnTo>
                                    <a:lnTo>
                                      <a:pt x="38" y="471"/>
                                    </a:lnTo>
                                    <a:lnTo>
                                      <a:pt x="44" y="464"/>
                                    </a:lnTo>
                                    <a:lnTo>
                                      <a:pt x="51" y="459"/>
                                    </a:lnTo>
                                    <a:lnTo>
                                      <a:pt x="56" y="453"/>
                                    </a:lnTo>
                                    <a:lnTo>
                                      <a:pt x="63" y="450"/>
                                    </a:lnTo>
                                    <a:lnTo>
                                      <a:pt x="70" y="445"/>
                                    </a:lnTo>
                                    <a:lnTo>
                                      <a:pt x="77" y="443"/>
                                    </a:lnTo>
                                    <a:lnTo>
                                      <a:pt x="84" y="439"/>
                                    </a:lnTo>
                                  </a:path>
                                </a:pathLst>
                              </a:custGeom>
                              <a:noFill/>
                              <a:ln w="241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3" name="Picture 2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00" y="5508"/>
                                <a:ext cx="943"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4" name="Freeform 251"/>
                            <wps:cNvSpPr>
                              <a:spLocks/>
                            </wps:cNvSpPr>
                            <wps:spPr bwMode="auto">
                              <a:xfrm>
                                <a:off x="2102" y="5511"/>
                                <a:ext cx="940" cy="414"/>
                              </a:xfrm>
                              <a:custGeom>
                                <a:avLst/>
                                <a:gdLst>
                                  <a:gd name="T0" fmla="*/ 85 w 940"/>
                                  <a:gd name="T1" fmla="*/ 155 h 414"/>
                                  <a:gd name="T2" fmla="*/ 132 w 940"/>
                                  <a:gd name="T3" fmla="*/ 122 h 414"/>
                                  <a:gd name="T4" fmla="*/ 195 w 940"/>
                                  <a:gd name="T5" fmla="*/ 110 h 414"/>
                                  <a:gd name="T6" fmla="*/ 258 w 940"/>
                                  <a:gd name="T7" fmla="*/ 121 h 414"/>
                                  <a:gd name="T8" fmla="*/ 286 w 940"/>
                                  <a:gd name="T9" fmla="*/ 100 h 414"/>
                                  <a:gd name="T10" fmla="*/ 320 w 940"/>
                                  <a:gd name="T11" fmla="*/ 77 h 414"/>
                                  <a:gd name="T12" fmla="*/ 364 w 940"/>
                                  <a:gd name="T13" fmla="*/ 72 h 414"/>
                                  <a:gd name="T14" fmla="*/ 406 w 940"/>
                                  <a:gd name="T15" fmla="*/ 80 h 414"/>
                                  <a:gd name="T16" fmla="*/ 434 w 940"/>
                                  <a:gd name="T17" fmla="*/ 100 h 414"/>
                                  <a:gd name="T18" fmla="*/ 429 w 940"/>
                                  <a:gd name="T19" fmla="*/ 79 h 414"/>
                                  <a:gd name="T20" fmla="*/ 437 w 940"/>
                                  <a:gd name="T21" fmla="*/ 60 h 414"/>
                                  <a:gd name="T22" fmla="*/ 469 w 940"/>
                                  <a:gd name="T23" fmla="*/ 42 h 414"/>
                                  <a:gd name="T24" fmla="*/ 507 w 940"/>
                                  <a:gd name="T25" fmla="*/ 46 h 414"/>
                                  <a:gd name="T26" fmla="*/ 558 w 940"/>
                                  <a:gd name="T27" fmla="*/ 39 h 414"/>
                                  <a:gd name="T28" fmla="*/ 627 w 940"/>
                                  <a:gd name="T29" fmla="*/ 42 h 414"/>
                                  <a:gd name="T30" fmla="*/ 648 w 940"/>
                                  <a:gd name="T31" fmla="*/ 18 h 414"/>
                                  <a:gd name="T32" fmla="*/ 678 w 940"/>
                                  <a:gd name="T33" fmla="*/ 4 h 414"/>
                                  <a:gd name="T34" fmla="*/ 715 w 940"/>
                                  <a:gd name="T35" fmla="*/ 2 h 414"/>
                                  <a:gd name="T36" fmla="*/ 753 w 940"/>
                                  <a:gd name="T37" fmla="*/ 19 h 414"/>
                                  <a:gd name="T38" fmla="*/ 783 w 940"/>
                                  <a:gd name="T39" fmla="*/ 42 h 414"/>
                                  <a:gd name="T40" fmla="*/ 828 w 940"/>
                                  <a:gd name="T41" fmla="*/ 47 h 414"/>
                                  <a:gd name="T42" fmla="*/ 866 w 940"/>
                                  <a:gd name="T43" fmla="*/ 67 h 414"/>
                                  <a:gd name="T44" fmla="*/ 887 w 940"/>
                                  <a:gd name="T45" fmla="*/ 100 h 414"/>
                                  <a:gd name="T46" fmla="*/ 887 w 940"/>
                                  <a:gd name="T47" fmla="*/ 128 h 414"/>
                                  <a:gd name="T48" fmla="*/ 894 w 940"/>
                                  <a:gd name="T49" fmla="*/ 145 h 414"/>
                                  <a:gd name="T50" fmla="*/ 927 w 940"/>
                                  <a:gd name="T51" fmla="*/ 161 h 414"/>
                                  <a:gd name="T52" fmla="*/ 940 w 940"/>
                                  <a:gd name="T53" fmla="*/ 180 h 414"/>
                                  <a:gd name="T54" fmla="*/ 936 w 940"/>
                                  <a:gd name="T55" fmla="*/ 206 h 414"/>
                                  <a:gd name="T56" fmla="*/ 912 w 940"/>
                                  <a:gd name="T57" fmla="*/ 227 h 414"/>
                                  <a:gd name="T58" fmla="*/ 908 w 940"/>
                                  <a:gd name="T59" fmla="*/ 274 h 414"/>
                                  <a:gd name="T60" fmla="*/ 877 w 940"/>
                                  <a:gd name="T61" fmla="*/ 312 h 414"/>
                                  <a:gd name="T62" fmla="*/ 826 w 940"/>
                                  <a:gd name="T63" fmla="*/ 335 h 414"/>
                                  <a:gd name="T64" fmla="*/ 772 w 940"/>
                                  <a:gd name="T65" fmla="*/ 339 h 414"/>
                                  <a:gd name="T66" fmla="*/ 732 w 940"/>
                                  <a:gd name="T67" fmla="*/ 358 h 414"/>
                                  <a:gd name="T68" fmla="*/ 704 w 940"/>
                                  <a:gd name="T69" fmla="*/ 356 h 414"/>
                                  <a:gd name="T70" fmla="*/ 675 w 940"/>
                                  <a:gd name="T71" fmla="*/ 340 h 414"/>
                                  <a:gd name="T72" fmla="*/ 654 w 940"/>
                                  <a:gd name="T73" fmla="*/ 347 h 414"/>
                                  <a:gd name="T74" fmla="*/ 620 w 940"/>
                                  <a:gd name="T75" fmla="*/ 368 h 414"/>
                                  <a:gd name="T76" fmla="*/ 579 w 940"/>
                                  <a:gd name="T77" fmla="*/ 373 h 414"/>
                                  <a:gd name="T78" fmla="*/ 533 w 940"/>
                                  <a:gd name="T79" fmla="*/ 361 h 414"/>
                                  <a:gd name="T80" fmla="*/ 502 w 940"/>
                                  <a:gd name="T81" fmla="*/ 328 h 414"/>
                                  <a:gd name="T82" fmla="*/ 490 w 940"/>
                                  <a:gd name="T83" fmla="*/ 356 h 414"/>
                                  <a:gd name="T84" fmla="*/ 453 w 940"/>
                                  <a:gd name="T85" fmla="*/ 394 h 414"/>
                                  <a:gd name="T86" fmla="*/ 390 w 940"/>
                                  <a:gd name="T87" fmla="*/ 414 h 414"/>
                                  <a:gd name="T88" fmla="*/ 326 w 940"/>
                                  <a:gd name="T89" fmla="*/ 408 h 414"/>
                                  <a:gd name="T90" fmla="*/ 272 w 940"/>
                                  <a:gd name="T91" fmla="*/ 379 h 414"/>
                                  <a:gd name="T92" fmla="*/ 251 w 940"/>
                                  <a:gd name="T93" fmla="*/ 380 h 414"/>
                                  <a:gd name="T94" fmla="*/ 211 w 940"/>
                                  <a:gd name="T95" fmla="*/ 377 h 414"/>
                                  <a:gd name="T96" fmla="*/ 191 w 940"/>
                                  <a:gd name="T97" fmla="*/ 358 h 414"/>
                                  <a:gd name="T98" fmla="*/ 174 w 940"/>
                                  <a:gd name="T99" fmla="*/ 353 h 414"/>
                                  <a:gd name="T100" fmla="*/ 127 w 940"/>
                                  <a:gd name="T101" fmla="*/ 353 h 414"/>
                                  <a:gd name="T102" fmla="*/ 87 w 940"/>
                                  <a:gd name="T103" fmla="*/ 339 h 414"/>
                                  <a:gd name="T104" fmla="*/ 52 w 940"/>
                                  <a:gd name="T105" fmla="*/ 316 h 414"/>
                                  <a:gd name="T106" fmla="*/ 21 w 940"/>
                                  <a:gd name="T107" fmla="*/ 298 h 414"/>
                                  <a:gd name="T108" fmla="*/ 3 w 940"/>
                                  <a:gd name="T109" fmla="*/ 271 h 414"/>
                                  <a:gd name="T110" fmla="*/ 3 w 940"/>
                                  <a:gd name="T111" fmla="*/ 239 h 414"/>
                                  <a:gd name="T112" fmla="*/ 34 w 940"/>
                                  <a:gd name="T113" fmla="*/ 20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40" h="414">
                                    <a:moveTo>
                                      <a:pt x="64" y="194"/>
                                    </a:moveTo>
                                    <a:lnTo>
                                      <a:pt x="68" y="183"/>
                                    </a:lnTo>
                                    <a:lnTo>
                                      <a:pt x="73" y="175"/>
                                    </a:lnTo>
                                    <a:lnTo>
                                      <a:pt x="78" y="164"/>
                                    </a:lnTo>
                                    <a:lnTo>
                                      <a:pt x="85" y="155"/>
                                    </a:lnTo>
                                    <a:lnTo>
                                      <a:pt x="92" y="149"/>
                                    </a:lnTo>
                                    <a:lnTo>
                                      <a:pt x="101" y="140"/>
                                    </a:lnTo>
                                    <a:lnTo>
                                      <a:pt x="111" y="133"/>
                                    </a:lnTo>
                                    <a:lnTo>
                                      <a:pt x="122" y="128"/>
                                    </a:lnTo>
                                    <a:lnTo>
                                      <a:pt x="132" y="122"/>
                                    </a:lnTo>
                                    <a:lnTo>
                                      <a:pt x="144" y="117"/>
                                    </a:lnTo>
                                    <a:lnTo>
                                      <a:pt x="157" y="114"/>
                                    </a:lnTo>
                                    <a:lnTo>
                                      <a:pt x="169" y="112"/>
                                    </a:lnTo>
                                    <a:lnTo>
                                      <a:pt x="183" y="110"/>
                                    </a:lnTo>
                                    <a:lnTo>
                                      <a:pt x="195" y="110"/>
                                    </a:lnTo>
                                    <a:lnTo>
                                      <a:pt x="209" y="110"/>
                                    </a:lnTo>
                                    <a:lnTo>
                                      <a:pt x="223" y="112"/>
                                    </a:lnTo>
                                    <a:lnTo>
                                      <a:pt x="235" y="114"/>
                                    </a:lnTo>
                                    <a:lnTo>
                                      <a:pt x="245" y="117"/>
                                    </a:lnTo>
                                    <a:lnTo>
                                      <a:pt x="258" y="121"/>
                                    </a:lnTo>
                                    <a:lnTo>
                                      <a:pt x="268" y="126"/>
                                    </a:lnTo>
                                    <a:lnTo>
                                      <a:pt x="272" y="119"/>
                                    </a:lnTo>
                                    <a:lnTo>
                                      <a:pt x="275" y="112"/>
                                    </a:lnTo>
                                    <a:lnTo>
                                      <a:pt x="280" y="105"/>
                                    </a:lnTo>
                                    <a:lnTo>
                                      <a:pt x="286" y="100"/>
                                    </a:lnTo>
                                    <a:lnTo>
                                      <a:pt x="291" y="94"/>
                                    </a:lnTo>
                                    <a:lnTo>
                                      <a:pt x="298" y="89"/>
                                    </a:lnTo>
                                    <a:lnTo>
                                      <a:pt x="305" y="84"/>
                                    </a:lnTo>
                                    <a:lnTo>
                                      <a:pt x="312" y="80"/>
                                    </a:lnTo>
                                    <a:lnTo>
                                      <a:pt x="320" y="77"/>
                                    </a:lnTo>
                                    <a:lnTo>
                                      <a:pt x="329" y="75"/>
                                    </a:lnTo>
                                    <a:lnTo>
                                      <a:pt x="336" y="74"/>
                                    </a:lnTo>
                                    <a:lnTo>
                                      <a:pt x="347" y="72"/>
                                    </a:lnTo>
                                    <a:lnTo>
                                      <a:pt x="355" y="72"/>
                                    </a:lnTo>
                                    <a:lnTo>
                                      <a:pt x="364" y="72"/>
                                    </a:lnTo>
                                    <a:lnTo>
                                      <a:pt x="375" y="72"/>
                                    </a:lnTo>
                                    <a:lnTo>
                                      <a:pt x="383" y="74"/>
                                    </a:lnTo>
                                    <a:lnTo>
                                      <a:pt x="390" y="75"/>
                                    </a:lnTo>
                                    <a:lnTo>
                                      <a:pt x="399" y="77"/>
                                    </a:lnTo>
                                    <a:lnTo>
                                      <a:pt x="406" y="80"/>
                                    </a:lnTo>
                                    <a:lnTo>
                                      <a:pt x="411" y="82"/>
                                    </a:lnTo>
                                    <a:lnTo>
                                      <a:pt x="418" y="86"/>
                                    </a:lnTo>
                                    <a:lnTo>
                                      <a:pt x="423" y="91"/>
                                    </a:lnTo>
                                    <a:lnTo>
                                      <a:pt x="429" y="94"/>
                                    </a:lnTo>
                                    <a:lnTo>
                                      <a:pt x="434" y="100"/>
                                    </a:lnTo>
                                    <a:lnTo>
                                      <a:pt x="432" y="96"/>
                                    </a:lnTo>
                                    <a:lnTo>
                                      <a:pt x="430" y="91"/>
                                    </a:lnTo>
                                    <a:lnTo>
                                      <a:pt x="430" y="87"/>
                                    </a:lnTo>
                                    <a:lnTo>
                                      <a:pt x="429" y="84"/>
                                    </a:lnTo>
                                    <a:lnTo>
                                      <a:pt x="429" y="79"/>
                                    </a:lnTo>
                                    <a:lnTo>
                                      <a:pt x="430" y="75"/>
                                    </a:lnTo>
                                    <a:lnTo>
                                      <a:pt x="430" y="72"/>
                                    </a:lnTo>
                                    <a:lnTo>
                                      <a:pt x="432" y="67"/>
                                    </a:lnTo>
                                    <a:lnTo>
                                      <a:pt x="436" y="63"/>
                                    </a:lnTo>
                                    <a:lnTo>
                                      <a:pt x="437" y="60"/>
                                    </a:lnTo>
                                    <a:lnTo>
                                      <a:pt x="441" y="56"/>
                                    </a:lnTo>
                                    <a:lnTo>
                                      <a:pt x="444" y="53"/>
                                    </a:lnTo>
                                    <a:lnTo>
                                      <a:pt x="451" y="47"/>
                                    </a:lnTo>
                                    <a:lnTo>
                                      <a:pt x="462" y="44"/>
                                    </a:lnTo>
                                    <a:lnTo>
                                      <a:pt x="469" y="42"/>
                                    </a:lnTo>
                                    <a:lnTo>
                                      <a:pt x="477" y="42"/>
                                    </a:lnTo>
                                    <a:lnTo>
                                      <a:pt x="484" y="40"/>
                                    </a:lnTo>
                                    <a:lnTo>
                                      <a:pt x="493" y="42"/>
                                    </a:lnTo>
                                    <a:lnTo>
                                      <a:pt x="500" y="44"/>
                                    </a:lnTo>
                                    <a:lnTo>
                                      <a:pt x="507" y="46"/>
                                    </a:lnTo>
                                    <a:lnTo>
                                      <a:pt x="514" y="49"/>
                                    </a:lnTo>
                                    <a:lnTo>
                                      <a:pt x="519" y="53"/>
                                    </a:lnTo>
                                    <a:lnTo>
                                      <a:pt x="532" y="47"/>
                                    </a:lnTo>
                                    <a:lnTo>
                                      <a:pt x="544" y="42"/>
                                    </a:lnTo>
                                    <a:lnTo>
                                      <a:pt x="558" y="39"/>
                                    </a:lnTo>
                                    <a:lnTo>
                                      <a:pt x="572" y="37"/>
                                    </a:lnTo>
                                    <a:lnTo>
                                      <a:pt x="586" y="35"/>
                                    </a:lnTo>
                                    <a:lnTo>
                                      <a:pt x="600" y="37"/>
                                    </a:lnTo>
                                    <a:lnTo>
                                      <a:pt x="613" y="39"/>
                                    </a:lnTo>
                                    <a:lnTo>
                                      <a:pt x="627" y="42"/>
                                    </a:lnTo>
                                    <a:lnTo>
                                      <a:pt x="631" y="37"/>
                                    </a:lnTo>
                                    <a:lnTo>
                                      <a:pt x="634" y="32"/>
                                    </a:lnTo>
                                    <a:lnTo>
                                      <a:pt x="638" y="26"/>
                                    </a:lnTo>
                                    <a:lnTo>
                                      <a:pt x="643" y="21"/>
                                    </a:lnTo>
                                    <a:lnTo>
                                      <a:pt x="648" y="18"/>
                                    </a:lnTo>
                                    <a:lnTo>
                                      <a:pt x="654" y="14"/>
                                    </a:lnTo>
                                    <a:lnTo>
                                      <a:pt x="659" y="11"/>
                                    </a:lnTo>
                                    <a:lnTo>
                                      <a:pt x="666" y="7"/>
                                    </a:lnTo>
                                    <a:lnTo>
                                      <a:pt x="673" y="5"/>
                                    </a:lnTo>
                                    <a:lnTo>
                                      <a:pt x="678" y="4"/>
                                    </a:lnTo>
                                    <a:lnTo>
                                      <a:pt x="685" y="2"/>
                                    </a:lnTo>
                                    <a:lnTo>
                                      <a:pt x="692" y="0"/>
                                    </a:lnTo>
                                    <a:lnTo>
                                      <a:pt x="701" y="0"/>
                                    </a:lnTo>
                                    <a:lnTo>
                                      <a:pt x="708" y="2"/>
                                    </a:lnTo>
                                    <a:lnTo>
                                      <a:pt x="715" y="2"/>
                                    </a:lnTo>
                                    <a:lnTo>
                                      <a:pt x="722" y="4"/>
                                    </a:lnTo>
                                    <a:lnTo>
                                      <a:pt x="730" y="5"/>
                                    </a:lnTo>
                                    <a:lnTo>
                                      <a:pt x="739" y="9"/>
                                    </a:lnTo>
                                    <a:lnTo>
                                      <a:pt x="746" y="14"/>
                                    </a:lnTo>
                                    <a:lnTo>
                                      <a:pt x="753" y="19"/>
                                    </a:lnTo>
                                    <a:lnTo>
                                      <a:pt x="760" y="25"/>
                                    </a:lnTo>
                                    <a:lnTo>
                                      <a:pt x="765" y="30"/>
                                    </a:lnTo>
                                    <a:lnTo>
                                      <a:pt x="769" y="37"/>
                                    </a:lnTo>
                                    <a:lnTo>
                                      <a:pt x="772" y="44"/>
                                    </a:lnTo>
                                    <a:lnTo>
                                      <a:pt x="783" y="42"/>
                                    </a:lnTo>
                                    <a:lnTo>
                                      <a:pt x="791" y="42"/>
                                    </a:lnTo>
                                    <a:lnTo>
                                      <a:pt x="802" y="42"/>
                                    </a:lnTo>
                                    <a:lnTo>
                                      <a:pt x="811" y="44"/>
                                    </a:lnTo>
                                    <a:lnTo>
                                      <a:pt x="819" y="46"/>
                                    </a:lnTo>
                                    <a:lnTo>
                                      <a:pt x="828" y="47"/>
                                    </a:lnTo>
                                    <a:lnTo>
                                      <a:pt x="837" y="51"/>
                                    </a:lnTo>
                                    <a:lnTo>
                                      <a:pt x="845" y="54"/>
                                    </a:lnTo>
                                    <a:lnTo>
                                      <a:pt x="852" y="58"/>
                                    </a:lnTo>
                                    <a:lnTo>
                                      <a:pt x="859" y="61"/>
                                    </a:lnTo>
                                    <a:lnTo>
                                      <a:pt x="866" y="67"/>
                                    </a:lnTo>
                                    <a:lnTo>
                                      <a:pt x="872" y="74"/>
                                    </a:lnTo>
                                    <a:lnTo>
                                      <a:pt x="877" y="79"/>
                                    </a:lnTo>
                                    <a:lnTo>
                                      <a:pt x="880" y="86"/>
                                    </a:lnTo>
                                    <a:lnTo>
                                      <a:pt x="884" y="93"/>
                                    </a:lnTo>
                                    <a:lnTo>
                                      <a:pt x="887" y="100"/>
                                    </a:lnTo>
                                    <a:lnTo>
                                      <a:pt x="889" y="105"/>
                                    </a:lnTo>
                                    <a:lnTo>
                                      <a:pt x="889" y="112"/>
                                    </a:lnTo>
                                    <a:lnTo>
                                      <a:pt x="889" y="117"/>
                                    </a:lnTo>
                                    <a:lnTo>
                                      <a:pt x="889" y="122"/>
                                    </a:lnTo>
                                    <a:lnTo>
                                      <a:pt x="887" y="128"/>
                                    </a:lnTo>
                                    <a:lnTo>
                                      <a:pt x="886" y="133"/>
                                    </a:lnTo>
                                    <a:lnTo>
                                      <a:pt x="884" y="138"/>
                                    </a:lnTo>
                                    <a:lnTo>
                                      <a:pt x="882" y="143"/>
                                    </a:lnTo>
                                    <a:lnTo>
                                      <a:pt x="889" y="143"/>
                                    </a:lnTo>
                                    <a:lnTo>
                                      <a:pt x="894" y="145"/>
                                    </a:lnTo>
                                    <a:lnTo>
                                      <a:pt x="900" y="145"/>
                                    </a:lnTo>
                                    <a:lnTo>
                                      <a:pt x="905" y="147"/>
                                    </a:lnTo>
                                    <a:lnTo>
                                      <a:pt x="915" y="152"/>
                                    </a:lnTo>
                                    <a:lnTo>
                                      <a:pt x="924" y="157"/>
                                    </a:lnTo>
                                    <a:lnTo>
                                      <a:pt x="927" y="161"/>
                                    </a:lnTo>
                                    <a:lnTo>
                                      <a:pt x="931" y="164"/>
                                    </a:lnTo>
                                    <a:lnTo>
                                      <a:pt x="934" y="168"/>
                                    </a:lnTo>
                                    <a:lnTo>
                                      <a:pt x="936" y="171"/>
                                    </a:lnTo>
                                    <a:lnTo>
                                      <a:pt x="938" y="175"/>
                                    </a:lnTo>
                                    <a:lnTo>
                                      <a:pt x="940" y="180"/>
                                    </a:lnTo>
                                    <a:lnTo>
                                      <a:pt x="940" y="183"/>
                                    </a:lnTo>
                                    <a:lnTo>
                                      <a:pt x="940" y="189"/>
                                    </a:lnTo>
                                    <a:lnTo>
                                      <a:pt x="940" y="194"/>
                                    </a:lnTo>
                                    <a:lnTo>
                                      <a:pt x="938" y="201"/>
                                    </a:lnTo>
                                    <a:lnTo>
                                      <a:pt x="936" y="206"/>
                                    </a:lnTo>
                                    <a:lnTo>
                                      <a:pt x="933" y="211"/>
                                    </a:lnTo>
                                    <a:lnTo>
                                      <a:pt x="927" y="217"/>
                                    </a:lnTo>
                                    <a:lnTo>
                                      <a:pt x="924" y="220"/>
                                    </a:lnTo>
                                    <a:lnTo>
                                      <a:pt x="919" y="223"/>
                                    </a:lnTo>
                                    <a:lnTo>
                                      <a:pt x="912" y="227"/>
                                    </a:lnTo>
                                    <a:lnTo>
                                      <a:pt x="913" y="237"/>
                                    </a:lnTo>
                                    <a:lnTo>
                                      <a:pt x="913" y="246"/>
                                    </a:lnTo>
                                    <a:lnTo>
                                      <a:pt x="913" y="257"/>
                                    </a:lnTo>
                                    <a:lnTo>
                                      <a:pt x="910" y="265"/>
                                    </a:lnTo>
                                    <a:lnTo>
                                      <a:pt x="908" y="274"/>
                                    </a:lnTo>
                                    <a:lnTo>
                                      <a:pt x="903" y="283"/>
                                    </a:lnTo>
                                    <a:lnTo>
                                      <a:pt x="898" y="290"/>
                                    </a:lnTo>
                                    <a:lnTo>
                                      <a:pt x="893" y="298"/>
                                    </a:lnTo>
                                    <a:lnTo>
                                      <a:pt x="884" y="305"/>
                                    </a:lnTo>
                                    <a:lnTo>
                                      <a:pt x="877" y="312"/>
                                    </a:lnTo>
                                    <a:lnTo>
                                      <a:pt x="868" y="318"/>
                                    </a:lnTo>
                                    <a:lnTo>
                                      <a:pt x="858" y="323"/>
                                    </a:lnTo>
                                    <a:lnTo>
                                      <a:pt x="849" y="328"/>
                                    </a:lnTo>
                                    <a:lnTo>
                                      <a:pt x="837" y="332"/>
                                    </a:lnTo>
                                    <a:lnTo>
                                      <a:pt x="826" y="335"/>
                                    </a:lnTo>
                                    <a:lnTo>
                                      <a:pt x="814" y="337"/>
                                    </a:lnTo>
                                    <a:lnTo>
                                      <a:pt x="804" y="339"/>
                                    </a:lnTo>
                                    <a:lnTo>
                                      <a:pt x="793" y="339"/>
                                    </a:lnTo>
                                    <a:lnTo>
                                      <a:pt x="783" y="339"/>
                                    </a:lnTo>
                                    <a:lnTo>
                                      <a:pt x="772" y="339"/>
                                    </a:lnTo>
                                    <a:lnTo>
                                      <a:pt x="769" y="342"/>
                                    </a:lnTo>
                                    <a:lnTo>
                                      <a:pt x="763" y="346"/>
                                    </a:lnTo>
                                    <a:lnTo>
                                      <a:pt x="755" y="351"/>
                                    </a:lnTo>
                                    <a:lnTo>
                                      <a:pt x="744" y="356"/>
                                    </a:lnTo>
                                    <a:lnTo>
                                      <a:pt x="732" y="358"/>
                                    </a:lnTo>
                                    <a:lnTo>
                                      <a:pt x="727" y="358"/>
                                    </a:lnTo>
                                    <a:lnTo>
                                      <a:pt x="722" y="358"/>
                                    </a:lnTo>
                                    <a:lnTo>
                                      <a:pt x="715" y="358"/>
                                    </a:lnTo>
                                    <a:lnTo>
                                      <a:pt x="709" y="358"/>
                                    </a:lnTo>
                                    <a:lnTo>
                                      <a:pt x="704" y="356"/>
                                    </a:lnTo>
                                    <a:lnTo>
                                      <a:pt x="697" y="354"/>
                                    </a:lnTo>
                                    <a:lnTo>
                                      <a:pt x="692" y="353"/>
                                    </a:lnTo>
                                    <a:lnTo>
                                      <a:pt x="687" y="349"/>
                                    </a:lnTo>
                                    <a:lnTo>
                                      <a:pt x="680" y="346"/>
                                    </a:lnTo>
                                    <a:lnTo>
                                      <a:pt x="675" y="340"/>
                                    </a:lnTo>
                                    <a:lnTo>
                                      <a:pt x="669" y="335"/>
                                    </a:lnTo>
                                    <a:lnTo>
                                      <a:pt x="666" y="330"/>
                                    </a:lnTo>
                                    <a:lnTo>
                                      <a:pt x="662" y="337"/>
                                    </a:lnTo>
                                    <a:lnTo>
                                      <a:pt x="657" y="342"/>
                                    </a:lnTo>
                                    <a:lnTo>
                                      <a:pt x="654" y="347"/>
                                    </a:lnTo>
                                    <a:lnTo>
                                      <a:pt x="647" y="353"/>
                                    </a:lnTo>
                                    <a:lnTo>
                                      <a:pt x="641" y="358"/>
                                    </a:lnTo>
                                    <a:lnTo>
                                      <a:pt x="634" y="361"/>
                                    </a:lnTo>
                                    <a:lnTo>
                                      <a:pt x="627" y="365"/>
                                    </a:lnTo>
                                    <a:lnTo>
                                      <a:pt x="620" y="368"/>
                                    </a:lnTo>
                                    <a:lnTo>
                                      <a:pt x="612" y="370"/>
                                    </a:lnTo>
                                    <a:lnTo>
                                      <a:pt x="603" y="372"/>
                                    </a:lnTo>
                                    <a:lnTo>
                                      <a:pt x="596" y="372"/>
                                    </a:lnTo>
                                    <a:lnTo>
                                      <a:pt x="587" y="373"/>
                                    </a:lnTo>
                                    <a:lnTo>
                                      <a:pt x="579" y="373"/>
                                    </a:lnTo>
                                    <a:lnTo>
                                      <a:pt x="570" y="372"/>
                                    </a:lnTo>
                                    <a:lnTo>
                                      <a:pt x="561" y="370"/>
                                    </a:lnTo>
                                    <a:lnTo>
                                      <a:pt x="552" y="368"/>
                                    </a:lnTo>
                                    <a:lnTo>
                                      <a:pt x="542" y="365"/>
                                    </a:lnTo>
                                    <a:lnTo>
                                      <a:pt x="533" y="361"/>
                                    </a:lnTo>
                                    <a:lnTo>
                                      <a:pt x="525" y="356"/>
                                    </a:lnTo>
                                    <a:lnTo>
                                      <a:pt x="518" y="349"/>
                                    </a:lnTo>
                                    <a:lnTo>
                                      <a:pt x="511" y="344"/>
                                    </a:lnTo>
                                    <a:lnTo>
                                      <a:pt x="505" y="335"/>
                                    </a:lnTo>
                                    <a:lnTo>
                                      <a:pt x="502" y="328"/>
                                    </a:lnTo>
                                    <a:lnTo>
                                      <a:pt x="498" y="319"/>
                                    </a:lnTo>
                                    <a:lnTo>
                                      <a:pt x="498" y="328"/>
                                    </a:lnTo>
                                    <a:lnTo>
                                      <a:pt x="497" y="339"/>
                                    </a:lnTo>
                                    <a:lnTo>
                                      <a:pt x="493" y="347"/>
                                    </a:lnTo>
                                    <a:lnTo>
                                      <a:pt x="490" y="356"/>
                                    </a:lnTo>
                                    <a:lnTo>
                                      <a:pt x="484" y="365"/>
                                    </a:lnTo>
                                    <a:lnTo>
                                      <a:pt x="479" y="373"/>
                                    </a:lnTo>
                                    <a:lnTo>
                                      <a:pt x="472" y="380"/>
                                    </a:lnTo>
                                    <a:lnTo>
                                      <a:pt x="463" y="387"/>
                                    </a:lnTo>
                                    <a:lnTo>
                                      <a:pt x="453" y="394"/>
                                    </a:lnTo>
                                    <a:lnTo>
                                      <a:pt x="441" y="400"/>
                                    </a:lnTo>
                                    <a:lnTo>
                                      <a:pt x="429" y="405"/>
                                    </a:lnTo>
                                    <a:lnTo>
                                      <a:pt x="416" y="408"/>
                                    </a:lnTo>
                                    <a:lnTo>
                                      <a:pt x="404" y="412"/>
                                    </a:lnTo>
                                    <a:lnTo>
                                      <a:pt x="390" y="414"/>
                                    </a:lnTo>
                                    <a:lnTo>
                                      <a:pt x="378" y="414"/>
                                    </a:lnTo>
                                    <a:lnTo>
                                      <a:pt x="364" y="414"/>
                                    </a:lnTo>
                                    <a:lnTo>
                                      <a:pt x="352" y="414"/>
                                    </a:lnTo>
                                    <a:lnTo>
                                      <a:pt x="338" y="410"/>
                                    </a:lnTo>
                                    <a:lnTo>
                                      <a:pt x="326" y="408"/>
                                    </a:lnTo>
                                    <a:lnTo>
                                      <a:pt x="314" y="403"/>
                                    </a:lnTo>
                                    <a:lnTo>
                                      <a:pt x="303" y="400"/>
                                    </a:lnTo>
                                    <a:lnTo>
                                      <a:pt x="291" y="393"/>
                                    </a:lnTo>
                                    <a:lnTo>
                                      <a:pt x="282" y="386"/>
                                    </a:lnTo>
                                    <a:lnTo>
                                      <a:pt x="272" y="379"/>
                                    </a:lnTo>
                                    <a:lnTo>
                                      <a:pt x="268" y="377"/>
                                    </a:lnTo>
                                    <a:lnTo>
                                      <a:pt x="266" y="375"/>
                                    </a:lnTo>
                                    <a:lnTo>
                                      <a:pt x="265" y="373"/>
                                    </a:lnTo>
                                    <a:lnTo>
                                      <a:pt x="258" y="377"/>
                                    </a:lnTo>
                                    <a:lnTo>
                                      <a:pt x="251" y="380"/>
                                    </a:lnTo>
                                    <a:lnTo>
                                      <a:pt x="242" y="382"/>
                                    </a:lnTo>
                                    <a:lnTo>
                                      <a:pt x="233" y="382"/>
                                    </a:lnTo>
                                    <a:lnTo>
                                      <a:pt x="225" y="382"/>
                                    </a:lnTo>
                                    <a:lnTo>
                                      <a:pt x="218" y="380"/>
                                    </a:lnTo>
                                    <a:lnTo>
                                      <a:pt x="211" y="377"/>
                                    </a:lnTo>
                                    <a:lnTo>
                                      <a:pt x="204" y="372"/>
                                    </a:lnTo>
                                    <a:lnTo>
                                      <a:pt x="198" y="367"/>
                                    </a:lnTo>
                                    <a:lnTo>
                                      <a:pt x="195" y="363"/>
                                    </a:lnTo>
                                    <a:lnTo>
                                      <a:pt x="193" y="360"/>
                                    </a:lnTo>
                                    <a:lnTo>
                                      <a:pt x="191" y="358"/>
                                    </a:lnTo>
                                    <a:lnTo>
                                      <a:pt x="191" y="354"/>
                                    </a:lnTo>
                                    <a:lnTo>
                                      <a:pt x="191" y="351"/>
                                    </a:lnTo>
                                    <a:lnTo>
                                      <a:pt x="191" y="347"/>
                                    </a:lnTo>
                                    <a:lnTo>
                                      <a:pt x="183" y="351"/>
                                    </a:lnTo>
                                    <a:lnTo>
                                      <a:pt x="174" y="353"/>
                                    </a:lnTo>
                                    <a:lnTo>
                                      <a:pt x="164" y="354"/>
                                    </a:lnTo>
                                    <a:lnTo>
                                      <a:pt x="155" y="354"/>
                                    </a:lnTo>
                                    <a:lnTo>
                                      <a:pt x="146" y="354"/>
                                    </a:lnTo>
                                    <a:lnTo>
                                      <a:pt x="137" y="354"/>
                                    </a:lnTo>
                                    <a:lnTo>
                                      <a:pt x="127" y="353"/>
                                    </a:lnTo>
                                    <a:lnTo>
                                      <a:pt x="118" y="351"/>
                                    </a:lnTo>
                                    <a:lnTo>
                                      <a:pt x="109" y="349"/>
                                    </a:lnTo>
                                    <a:lnTo>
                                      <a:pt x="102" y="346"/>
                                    </a:lnTo>
                                    <a:lnTo>
                                      <a:pt x="94" y="342"/>
                                    </a:lnTo>
                                    <a:lnTo>
                                      <a:pt x="87" y="339"/>
                                    </a:lnTo>
                                    <a:lnTo>
                                      <a:pt x="80" y="335"/>
                                    </a:lnTo>
                                    <a:lnTo>
                                      <a:pt x="73" y="330"/>
                                    </a:lnTo>
                                    <a:lnTo>
                                      <a:pt x="66" y="323"/>
                                    </a:lnTo>
                                    <a:lnTo>
                                      <a:pt x="61" y="318"/>
                                    </a:lnTo>
                                    <a:lnTo>
                                      <a:pt x="52" y="316"/>
                                    </a:lnTo>
                                    <a:lnTo>
                                      <a:pt x="45" y="312"/>
                                    </a:lnTo>
                                    <a:lnTo>
                                      <a:pt x="38" y="311"/>
                                    </a:lnTo>
                                    <a:lnTo>
                                      <a:pt x="31" y="307"/>
                                    </a:lnTo>
                                    <a:lnTo>
                                      <a:pt x="26" y="302"/>
                                    </a:lnTo>
                                    <a:lnTo>
                                      <a:pt x="21" y="298"/>
                                    </a:lnTo>
                                    <a:lnTo>
                                      <a:pt x="15" y="293"/>
                                    </a:lnTo>
                                    <a:lnTo>
                                      <a:pt x="12" y="288"/>
                                    </a:lnTo>
                                    <a:lnTo>
                                      <a:pt x="7" y="283"/>
                                    </a:lnTo>
                                    <a:lnTo>
                                      <a:pt x="5" y="278"/>
                                    </a:lnTo>
                                    <a:lnTo>
                                      <a:pt x="3" y="271"/>
                                    </a:lnTo>
                                    <a:lnTo>
                                      <a:pt x="1" y="265"/>
                                    </a:lnTo>
                                    <a:lnTo>
                                      <a:pt x="0" y="258"/>
                                    </a:lnTo>
                                    <a:lnTo>
                                      <a:pt x="0" y="251"/>
                                    </a:lnTo>
                                    <a:lnTo>
                                      <a:pt x="1" y="246"/>
                                    </a:lnTo>
                                    <a:lnTo>
                                      <a:pt x="3" y="239"/>
                                    </a:lnTo>
                                    <a:lnTo>
                                      <a:pt x="7" y="230"/>
                                    </a:lnTo>
                                    <a:lnTo>
                                      <a:pt x="12" y="223"/>
                                    </a:lnTo>
                                    <a:lnTo>
                                      <a:pt x="17" y="217"/>
                                    </a:lnTo>
                                    <a:lnTo>
                                      <a:pt x="26" y="210"/>
                                    </a:lnTo>
                                    <a:lnTo>
                                      <a:pt x="34" y="204"/>
                                    </a:lnTo>
                                    <a:lnTo>
                                      <a:pt x="43" y="201"/>
                                    </a:lnTo>
                                    <a:lnTo>
                                      <a:pt x="54" y="196"/>
                                    </a:lnTo>
                                    <a:lnTo>
                                      <a:pt x="64" y="19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5" name="Freeform 252"/>
                            <wps:cNvSpPr>
                              <a:spLocks/>
                            </wps:cNvSpPr>
                            <wps:spPr bwMode="auto">
                              <a:xfrm>
                                <a:off x="2102" y="5511"/>
                                <a:ext cx="940" cy="414"/>
                              </a:xfrm>
                              <a:custGeom>
                                <a:avLst/>
                                <a:gdLst>
                                  <a:gd name="T0" fmla="*/ 85 w 940"/>
                                  <a:gd name="T1" fmla="*/ 155 h 414"/>
                                  <a:gd name="T2" fmla="*/ 132 w 940"/>
                                  <a:gd name="T3" fmla="*/ 122 h 414"/>
                                  <a:gd name="T4" fmla="*/ 195 w 940"/>
                                  <a:gd name="T5" fmla="*/ 110 h 414"/>
                                  <a:gd name="T6" fmla="*/ 258 w 940"/>
                                  <a:gd name="T7" fmla="*/ 121 h 414"/>
                                  <a:gd name="T8" fmla="*/ 286 w 940"/>
                                  <a:gd name="T9" fmla="*/ 100 h 414"/>
                                  <a:gd name="T10" fmla="*/ 320 w 940"/>
                                  <a:gd name="T11" fmla="*/ 77 h 414"/>
                                  <a:gd name="T12" fmla="*/ 364 w 940"/>
                                  <a:gd name="T13" fmla="*/ 72 h 414"/>
                                  <a:gd name="T14" fmla="*/ 406 w 940"/>
                                  <a:gd name="T15" fmla="*/ 80 h 414"/>
                                  <a:gd name="T16" fmla="*/ 434 w 940"/>
                                  <a:gd name="T17" fmla="*/ 100 h 414"/>
                                  <a:gd name="T18" fmla="*/ 429 w 940"/>
                                  <a:gd name="T19" fmla="*/ 79 h 414"/>
                                  <a:gd name="T20" fmla="*/ 437 w 940"/>
                                  <a:gd name="T21" fmla="*/ 60 h 414"/>
                                  <a:gd name="T22" fmla="*/ 469 w 940"/>
                                  <a:gd name="T23" fmla="*/ 42 h 414"/>
                                  <a:gd name="T24" fmla="*/ 507 w 940"/>
                                  <a:gd name="T25" fmla="*/ 46 h 414"/>
                                  <a:gd name="T26" fmla="*/ 558 w 940"/>
                                  <a:gd name="T27" fmla="*/ 39 h 414"/>
                                  <a:gd name="T28" fmla="*/ 627 w 940"/>
                                  <a:gd name="T29" fmla="*/ 42 h 414"/>
                                  <a:gd name="T30" fmla="*/ 648 w 940"/>
                                  <a:gd name="T31" fmla="*/ 18 h 414"/>
                                  <a:gd name="T32" fmla="*/ 678 w 940"/>
                                  <a:gd name="T33" fmla="*/ 4 h 414"/>
                                  <a:gd name="T34" fmla="*/ 715 w 940"/>
                                  <a:gd name="T35" fmla="*/ 2 h 414"/>
                                  <a:gd name="T36" fmla="*/ 753 w 940"/>
                                  <a:gd name="T37" fmla="*/ 19 h 414"/>
                                  <a:gd name="T38" fmla="*/ 783 w 940"/>
                                  <a:gd name="T39" fmla="*/ 42 h 414"/>
                                  <a:gd name="T40" fmla="*/ 828 w 940"/>
                                  <a:gd name="T41" fmla="*/ 47 h 414"/>
                                  <a:gd name="T42" fmla="*/ 866 w 940"/>
                                  <a:gd name="T43" fmla="*/ 67 h 414"/>
                                  <a:gd name="T44" fmla="*/ 887 w 940"/>
                                  <a:gd name="T45" fmla="*/ 100 h 414"/>
                                  <a:gd name="T46" fmla="*/ 887 w 940"/>
                                  <a:gd name="T47" fmla="*/ 128 h 414"/>
                                  <a:gd name="T48" fmla="*/ 894 w 940"/>
                                  <a:gd name="T49" fmla="*/ 145 h 414"/>
                                  <a:gd name="T50" fmla="*/ 927 w 940"/>
                                  <a:gd name="T51" fmla="*/ 161 h 414"/>
                                  <a:gd name="T52" fmla="*/ 940 w 940"/>
                                  <a:gd name="T53" fmla="*/ 180 h 414"/>
                                  <a:gd name="T54" fmla="*/ 936 w 940"/>
                                  <a:gd name="T55" fmla="*/ 206 h 414"/>
                                  <a:gd name="T56" fmla="*/ 912 w 940"/>
                                  <a:gd name="T57" fmla="*/ 227 h 414"/>
                                  <a:gd name="T58" fmla="*/ 908 w 940"/>
                                  <a:gd name="T59" fmla="*/ 274 h 414"/>
                                  <a:gd name="T60" fmla="*/ 877 w 940"/>
                                  <a:gd name="T61" fmla="*/ 312 h 414"/>
                                  <a:gd name="T62" fmla="*/ 826 w 940"/>
                                  <a:gd name="T63" fmla="*/ 335 h 414"/>
                                  <a:gd name="T64" fmla="*/ 772 w 940"/>
                                  <a:gd name="T65" fmla="*/ 339 h 414"/>
                                  <a:gd name="T66" fmla="*/ 732 w 940"/>
                                  <a:gd name="T67" fmla="*/ 358 h 414"/>
                                  <a:gd name="T68" fmla="*/ 704 w 940"/>
                                  <a:gd name="T69" fmla="*/ 356 h 414"/>
                                  <a:gd name="T70" fmla="*/ 675 w 940"/>
                                  <a:gd name="T71" fmla="*/ 340 h 414"/>
                                  <a:gd name="T72" fmla="*/ 654 w 940"/>
                                  <a:gd name="T73" fmla="*/ 347 h 414"/>
                                  <a:gd name="T74" fmla="*/ 620 w 940"/>
                                  <a:gd name="T75" fmla="*/ 368 h 414"/>
                                  <a:gd name="T76" fmla="*/ 579 w 940"/>
                                  <a:gd name="T77" fmla="*/ 373 h 414"/>
                                  <a:gd name="T78" fmla="*/ 533 w 940"/>
                                  <a:gd name="T79" fmla="*/ 361 h 414"/>
                                  <a:gd name="T80" fmla="*/ 502 w 940"/>
                                  <a:gd name="T81" fmla="*/ 328 h 414"/>
                                  <a:gd name="T82" fmla="*/ 490 w 940"/>
                                  <a:gd name="T83" fmla="*/ 356 h 414"/>
                                  <a:gd name="T84" fmla="*/ 453 w 940"/>
                                  <a:gd name="T85" fmla="*/ 394 h 414"/>
                                  <a:gd name="T86" fmla="*/ 390 w 940"/>
                                  <a:gd name="T87" fmla="*/ 414 h 414"/>
                                  <a:gd name="T88" fmla="*/ 326 w 940"/>
                                  <a:gd name="T89" fmla="*/ 408 h 414"/>
                                  <a:gd name="T90" fmla="*/ 272 w 940"/>
                                  <a:gd name="T91" fmla="*/ 379 h 414"/>
                                  <a:gd name="T92" fmla="*/ 251 w 940"/>
                                  <a:gd name="T93" fmla="*/ 380 h 414"/>
                                  <a:gd name="T94" fmla="*/ 211 w 940"/>
                                  <a:gd name="T95" fmla="*/ 377 h 414"/>
                                  <a:gd name="T96" fmla="*/ 191 w 940"/>
                                  <a:gd name="T97" fmla="*/ 358 h 414"/>
                                  <a:gd name="T98" fmla="*/ 174 w 940"/>
                                  <a:gd name="T99" fmla="*/ 353 h 414"/>
                                  <a:gd name="T100" fmla="*/ 127 w 940"/>
                                  <a:gd name="T101" fmla="*/ 353 h 414"/>
                                  <a:gd name="T102" fmla="*/ 87 w 940"/>
                                  <a:gd name="T103" fmla="*/ 339 h 414"/>
                                  <a:gd name="T104" fmla="*/ 52 w 940"/>
                                  <a:gd name="T105" fmla="*/ 316 h 414"/>
                                  <a:gd name="T106" fmla="*/ 21 w 940"/>
                                  <a:gd name="T107" fmla="*/ 298 h 414"/>
                                  <a:gd name="T108" fmla="*/ 3 w 940"/>
                                  <a:gd name="T109" fmla="*/ 271 h 414"/>
                                  <a:gd name="T110" fmla="*/ 3 w 940"/>
                                  <a:gd name="T111" fmla="*/ 239 h 414"/>
                                  <a:gd name="T112" fmla="*/ 34 w 940"/>
                                  <a:gd name="T113" fmla="*/ 20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40" h="414">
                                    <a:moveTo>
                                      <a:pt x="64" y="194"/>
                                    </a:moveTo>
                                    <a:lnTo>
                                      <a:pt x="68" y="183"/>
                                    </a:lnTo>
                                    <a:lnTo>
                                      <a:pt x="73" y="175"/>
                                    </a:lnTo>
                                    <a:lnTo>
                                      <a:pt x="78" y="164"/>
                                    </a:lnTo>
                                    <a:lnTo>
                                      <a:pt x="85" y="155"/>
                                    </a:lnTo>
                                    <a:lnTo>
                                      <a:pt x="92" y="149"/>
                                    </a:lnTo>
                                    <a:lnTo>
                                      <a:pt x="101" y="140"/>
                                    </a:lnTo>
                                    <a:lnTo>
                                      <a:pt x="111" y="133"/>
                                    </a:lnTo>
                                    <a:lnTo>
                                      <a:pt x="122" y="128"/>
                                    </a:lnTo>
                                    <a:lnTo>
                                      <a:pt x="132" y="122"/>
                                    </a:lnTo>
                                    <a:lnTo>
                                      <a:pt x="144" y="117"/>
                                    </a:lnTo>
                                    <a:lnTo>
                                      <a:pt x="157" y="114"/>
                                    </a:lnTo>
                                    <a:lnTo>
                                      <a:pt x="169" y="112"/>
                                    </a:lnTo>
                                    <a:lnTo>
                                      <a:pt x="183" y="110"/>
                                    </a:lnTo>
                                    <a:lnTo>
                                      <a:pt x="195" y="110"/>
                                    </a:lnTo>
                                    <a:lnTo>
                                      <a:pt x="209" y="110"/>
                                    </a:lnTo>
                                    <a:lnTo>
                                      <a:pt x="223" y="112"/>
                                    </a:lnTo>
                                    <a:lnTo>
                                      <a:pt x="235" y="114"/>
                                    </a:lnTo>
                                    <a:lnTo>
                                      <a:pt x="245" y="117"/>
                                    </a:lnTo>
                                    <a:lnTo>
                                      <a:pt x="258" y="121"/>
                                    </a:lnTo>
                                    <a:lnTo>
                                      <a:pt x="268" y="126"/>
                                    </a:lnTo>
                                    <a:lnTo>
                                      <a:pt x="272" y="119"/>
                                    </a:lnTo>
                                    <a:lnTo>
                                      <a:pt x="275" y="112"/>
                                    </a:lnTo>
                                    <a:lnTo>
                                      <a:pt x="280" y="105"/>
                                    </a:lnTo>
                                    <a:lnTo>
                                      <a:pt x="286" y="100"/>
                                    </a:lnTo>
                                    <a:lnTo>
                                      <a:pt x="291" y="94"/>
                                    </a:lnTo>
                                    <a:lnTo>
                                      <a:pt x="298" y="89"/>
                                    </a:lnTo>
                                    <a:lnTo>
                                      <a:pt x="305" y="84"/>
                                    </a:lnTo>
                                    <a:lnTo>
                                      <a:pt x="312" y="80"/>
                                    </a:lnTo>
                                    <a:lnTo>
                                      <a:pt x="320" y="77"/>
                                    </a:lnTo>
                                    <a:lnTo>
                                      <a:pt x="329" y="75"/>
                                    </a:lnTo>
                                    <a:lnTo>
                                      <a:pt x="336" y="74"/>
                                    </a:lnTo>
                                    <a:lnTo>
                                      <a:pt x="347" y="72"/>
                                    </a:lnTo>
                                    <a:lnTo>
                                      <a:pt x="355" y="72"/>
                                    </a:lnTo>
                                    <a:lnTo>
                                      <a:pt x="364" y="72"/>
                                    </a:lnTo>
                                    <a:lnTo>
                                      <a:pt x="375" y="72"/>
                                    </a:lnTo>
                                    <a:lnTo>
                                      <a:pt x="383" y="74"/>
                                    </a:lnTo>
                                    <a:lnTo>
                                      <a:pt x="390" y="75"/>
                                    </a:lnTo>
                                    <a:lnTo>
                                      <a:pt x="399" y="77"/>
                                    </a:lnTo>
                                    <a:lnTo>
                                      <a:pt x="406" y="80"/>
                                    </a:lnTo>
                                    <a:lnTo>
                                      <a:pt x="411" y="82"/>
                                    </a:lnTo>
                                    <a:lnTo>
                                      <a:pt x="418" y="86"/>
                                    </a:lnTo>
                                    <a:lnTo>
                                      <a:pt x="423" y="91"/>
                                    </a:lnTo>
                                    <a:lnTo>
                                      <a:pt x="429" y="94"/>
                                    </a:lnTo>
                                    <a:lnTo>
                                      <a:pt x="434" y="100"/>
                                    </a:lnTo>
                                    <a:lnTo>
                                      <a:pt x="432" y="96"/>
                                    </a:lnTo>
                                    <a:lnTo>
                                      <a:pt x="430" y="91"/>
                                    </a:lnTo>
                                    <a:lnTo>
                                      <a:pt x="430" y="87"/>
                                    </a:lnTo>
                                    <a:lnTo>
                                      <a:pt x="429" y="84"/>
                                    </a:lnTo>
                                    <a:lnTo>
                                      <a:pt x="429" y="79"/>
                                    </a:lnTo>
                                    <a:lnTo>
                                      <a:pt x="430" y="75"/>
                                    </a:lnTo>
                                    <a:lnTo>
                                      <a:pt x="430" y="72"/>
                                    </a:lnTo>
                                    <a:lnTo>
                                      <a:pt x="432" y="67"/>
                                    </a:lnTo>
                                    <a:lnTo>
                                      <a:pt x="436" y="63"/>
                                    </a:lnTo>
                                    <a:lnTo>
                                      <a:pt x="437" y="60"/>
                                    </a:lnTo>
                                    <a:lnTo>
                                      <a:pt x="441" y="56"/>
                                    </a:lnTo>
                                    <a:lnTo>
                                      <a:pt x="444" y="53"/>
                                    </a:lnTo>
                                    <a:lnTo>
                                      <a:pt x="451" y="47"/>
                                    </a:lnTo>
                                    <a:lnTo>
                                      <a:pt x="462" y="44"/>
                                    </a:lnTo>
                                    <a:lnTo>
                                      <a:pt x="469" y="42"/>
                                    </a:lnTo>
                                    <a:lnTo>
                                      <a:pt x="477" y="42"/>
                                    </a:lnTo>
                                    <a:lnTo>
                                      <a:pt x="484" y="40"/>
                                    </a:lnTo>
                                    <a:lnTo>
                                      <a:pt x="493" y="42"/>
                                    </a:lnTo>
                                    <a:lnTo>
                                      <a:pt x="500" y="44"/>
                                    </a:lnTo>
                                    <a:lnTo>
                                      <a:pt x="507" y="46"/>
                                    </a:lnTo>
                                    <a:lnTo>
                                      <a:pt x="514" y="49"/>
                                    </a:lnTo>
                                    <a:lnTo>
                                      <a:pt x="519" y="53"/>
                                    </a:lnTo>
                                    <a:lnTo>
                                      <a:pt x="532" y="47"/>
                                    </a:lnTo>
                                    <a:lnTo>
                                      <a:pt x="544" y="42"/>
                                    </a:lnTo>
                                    <a:lnTo>
                                      <a:pt x="558" y="39"/>
                                    </a:lnTo>
                                    <a:lnTo>
                                      <a:pt x="572" y="37"/>
                                    </a:lnTo>
                                    <a:lnTo>
                                      <a:pt x="586" y="35"/>
                                    </a:lnTo>
                                    <a:lnTo>
                                      <a:pt x="600" y="37"/>
                                    </a:lnTo>
                                    <a:lnTo>
                                      <a:pt x="613" y="39"/>
                                    </a:lnTo>
                                    <a:lnTo>
                                      <a:pt x="627" y="42"/>
                                    </a:lnTo>
                                    <a:lnTo>
                                      <a:pt x="631" y="37"/>
                                    </a:lnTo>
                                    <a:lnTo>
                                      <a:pt x="634" y="32"/>
                                    </a:lnTo>
                                    <a:lnTo>
                                      <a:pt x="638" y="26"/>
                                    </a:lnTo>
                                    <a:lnTo>
                                      <a:pt x="643" y="21"/>
                                    </a:lnTo>
                                    <a:lnTo>
                                      <a:pt x="648" y="18"/>
                                    </a:lnTo>
                                    <a:lnTo>
                                      <a:pt x="654" y="14"/>
                                    </a:lnTo>
                                    <a:lnTo>
                                      <a:pt x="659" y="11"/>
                                    </a:lnTo>
                                    <a:lnTo>
                                      <a:pt x="666" y="7"/>
                                    </a:lnTo>
                                    <a:lnTo>
                                      <a:pt x="673" y="5"/>
                                    </a:lnTo>
                                    <a:lnTo>
                                      <a:pt x="678" y="4"/>
                                    </a:lnTo>
                                    <a:lnTo>
                                      <a:pt x="685" y="2"/>
                                    </a:lnTo>
                                    <a:lnTo>
                                      <a:pt x="692" y="0"/>
                                    </a:lnTo>
                                    <a:lnTo>
                                      <a:pt x="701" y="0"/>
                                    </a:lnTo>
                                    <a:lnTo>
                                      <a:pt x="708" y="2"/>
                                    </a:lnTo>
                                    <a:lnTo>
                                      <a:pt x="715" y="2"/>
                                    </a:lnTo>
                                    <a:lnTo>
                                      <a:pt x="722" y="4"/>
                                    </a:lnTo>
                                    <a:lnTo>
                                      <a:pt x="730" y="5"/>
                                    </a:lnTo>
                                    <a:lnTo>
                                      <a:pt x="739" y="9"/>
                                    </a:lnTo>
                                    <a:lnTo>
                                      <a:pt x="746" y="14"/>
                                    </a:lnTo>
                                    <a:lnTo>
                                      <a:pt x="753" y="19"/>
                                    </a:lnTo>
                                    <a:lnTo>
                                      <a:pt x="760" y="25"/>
                                    </a:lnTo>
                                    <a:lnTo>
                                      <a:pt x="765" y="30"/>
                                    </a:lnTo>
                                    <a:lnTo>
                                      <a:pt x="769" y="37"/>
                                    </a:lnTo>
                                    <a:lnTo>
                                      <a:pt x="772" y="44"/>
                                    </a:lnTo>
                                    <a:lnTo>
                                      <a:pt x="783" y="42"/>
                                    </a:lnTo>
                                    <a:lnTo>
                                      <a:pt x="791" y="42"/>
                                    </a:lnTo>
                                    <a:lnTo>
                                      <a:pt x="802" y="42"/>
                                    </a:lnTo>
                                    <a:lnTo>
                                      <a:pt x="811" y="44"/>
                                    </a:lnTo>
                                    <a:lnTo>
                                      <a:pt x="819" y="46"/>
                                    </a:lnTo>
                                    <a:lnTo>
                                      <a:pt x="828" y="47"/>
                                    </a:lnTo>
                                    <a:lnTo>
                                      <a:pt x="837" y="51"/>
                                    </a:lnTo>
                                    <a:lnTo>
                                      <a:pt x="845" y="54"/>
                                    </a:lnTo>
                                    <a:lnTo>
                                      <a:pt x="852" y="58"/>
                                    </a:lnTo>
                                    <a:lnTo>
                                      <a:pt x="859" y="61"/>
                                    </a:lnTo>
                                    <a:lnTo>
                                      <a:pt x="866" y="67"/>
                                    </a:lnTo>
                                    <a:lnTo>
                                      <a:pt x="872" y="74"/>
                                    </a:lnTo>
                                    <a:lnTo>
                                      <a:pt x="877" y="79"/>
                                    </a:lnTo>
                                    <a:lnTo>
                                      <a:pt x="880" y="86"/>
                                    </a:lnTo>
                                    <a:lnTo>
                                      <a:pt x="884" y="93"/>
                                    </a:lnTo>
                                    <a:lnTo>
                                      <a:pt x="887" y="100"/>
                                    </a:lnTo>
                                    <a:lnTo>
                                      <a:pt x="889" y="105"/>
                                    </a:lnTo>
                                    <a:lnTo>
                                      <a:pt x="889" y="112"/>
                                    </a:lnTo>
                                    <a:lnTo>
                                      <a:pt x="889" y="117"/>
                                    </a:lnTo>
                                    <a:lnTo>
                                      <a:pt x="889" y="122"/>
                                    </a:lnTo>
                                    <a:lnTo>
                                      <a:pt x="887" y="128"/>
                                    </a:lnTo>
                                    <a:lnTo>
                                      <a:pt x="886" y="133"/>
                                    </a:lnTo>
                                    <a:lnTo>
                                      <a:pt x="884" y="138"/>
                                    </a:lnTo>
                                    <a:lnTo>
                                      <a:pt x="882" y="143"/>
                                    </a:lnTo>
                                    <a:lnTo>
                                      <a:pt x="889" y="143"/>
                                    </a:lnTo>
                                    <a:lnTo>
                                      <a:pt x="894" y="145"/>
                                    </a:lnTo>
                                    <a:lnTo>
                                      <a:pt x="900" y="145"/>
                                    </a:lnTo>
                                    <a:lnTo>
                                      <a:pt x="905" y="147"/>
                                    </a:lnTo>
                                    <a:lnTo>
                                      <a:pt x="915" y="152"/>
                                    </a:lnTo>
                                    <a:lnTo>
                                      <a:pt x="924" y="157"/>
                                    </a:lnTo>
                                    <a:lnTo>
                                      <a:pt x="927" y="161"/>
                                    </a:lnTo>
                                    <a:lnTo>
                                      <a:pt x="931" y="164"/>
                                    </a:lnTo>
                                    <a:lnTo>
                                      <a:pt x="934" y="168"/>
                                    </a:lnTo>
                                    <a:lnTo>
                                      <a:pt x="936" y="171"/>
                                    </a:lnTo>
                                    <a:lnTo>
                                      <a:pt x="938" y="175"/>
                                    </a:lnTo>
                                    <a:lnTo>
                                      <a:pt x="940" y="180"/>
                                    </a:lnTo>
                                    <a:lnTo>
                                      <a:pt x="940" y="183"/>
                                    </a:lnTo>
                                    <a:lnTo>
                                      <a:pt x="940" y="189"/>
                                    </a:lnTo>
                                    <a:lnTo>
                                      <a:pt x="940" y="194"/>
                                    </a:lnTo>
                                    <a:lnTo>
                                      <a:pt x="938" y="201"/>
                                    </a:lnTo>
                                    <a:lnTo>
                                      <a:pt x="936" y="206"/>
                                    </a:lnTo>
                                    <a:lnTo>
                                      <a:pt x="933" y="211"/>
                                    </a:lnTo>
                                    <a:lnTo>
                                      <a:pt x="927" y="217"/>
                                    </a:lnTo>
                                    <a:lnTo>
                                      <a:pt x="924" y="220"/>
                                    </a:lnTo>
                                    <a:lnTo>
                                      <a:pt x="919" y="223"/>
                                    </a:lnTo>
                                    <a:lnTo>
                                      <a:pt x="912" y="227"/>
                                    </a:lnTo>
                                    <a:lnTo>
                                      <a:pt x="913" y="237"/>
                                    </a:lnTo>
                                    <a:lnTo>
                                      <a:pt x="913" y="246"/>
                                    </a:lnTo>
                                    <a:lnTo>
                                      <a:pt x="913" y="257"/>
                                    </a:lnTo>
                                    <a:lnTo>
                                      <a:pt x="910" y="265"/>
                                    </a:lnTo>
                                    <a:lnTo>
                                      <a:pt x="908" y="274"/>
                                    </a:lnTo>
                                    <a:lnTo>
                                      <a:pt x="903" y="283"/>
                                    </a:lnTo>
                                    <a:lnTo>
                                      <a:pt x="898" y="290"/>
                                    </a:lnTo>
                                    <a:lnTo>
                                      <a:pt x="893" y="298"/>
                                    </a:lnTo>
                                    <a:lnTo>
                                      <a:pt x="884" y="305"/>
                                    </a:lnTo>
                                    <a:lnTo>
                                      <a:pt x="877" y="312"/>
                                    </a:lnTo>
                                    <a:lnTo>
                                      <a:pt x="868" y="318"/>
                                    </a:lnTo>
                                    <a:lnTo>
                                      <a:pt x="858" y="323"/>
                                    </a:lnTo>
                                    <a:lnTo>
                                      <a:pt x="849" y="328"/>
                                    </a:lnTo>
                                    <a:lnTo>
                                      <a:pt x="837" y="332"/>
                                    </a:lnTo>
                                    <a:lnTo>
                                      <a:pt x="826" y="335"/>
                                    </a:lnTo>
                                    <a:lnTo>
                                      <a:pt x="814" y="337"/>
                                    </a:lnTo>
                                    <a:lnTo>
                                      <a:pt x="804" y="339"/>
                                    </a:lnTo>
                                    <a:lnTo>
                                      <a:pt x="793" y="339"/>
                                    </a:lnTo>
                                    <a:lnTo>
                                      <a:pt x="783" y="339"/>
                                    </a:lnTo>
                                    <a:lnTo>
                                      <a:pt x="772" y="339"/>
                                    </a:lnTo>
                                    <a:lnTo>
                                      <a:pt x="769" y="342"/>
                                    </a:lnTo>
                                    <a:lnTo>
                                      <a:pt x="763" y="346"/>
                                    </a:lnTo>
                                    <a:lnTo>
                                      <a:pt x="755" y="351"/>
                                    </a:lnTo>
                                    <a:lnTo>
                                      <a:pt x="744" y="356"/>
                                    </a:lnTo>
                                    <a:lnTo>
                                      <a:pt x="732" y="358"/>
                                    </a:lnTo>
                                    <a:lnTo>
                                      <a:pt x="727" y="358"/>
                                    </a:lnTo>
                                    <a:lnTo>
                                      <a:pt x="722" y="358"/>
                                    </a:lnTo>
                                    <a:lnTo>
                                      <a:pt x="715" y="358"/>
                                    </a:lnTo>
                                    <a:lnTo>
                                      <a:pt x="709" y="358"/>
                                    </a:lnTo>
                                    <a:lnTo>
                                      <a:pt x="704" y="356"/>
                                    </a:lnTo>
                                    <a:lnTo>
                                      <a:pt x="697" y="354"/>
                                    </a:lnTo>
                                    <a:lnTo>
                                      <a:pt x="692" y="353"/>
                                    </a:lnTo>
                                    <a:lnTo>
                                      <a:pt x="687" y="349"/>
                                    </a:lnTo>
                                    <a:lnTo>
                                      <a:pt x="680" y="346"/>
                                    </a:lnTo>
                                    <a:lnTo>
                                      <a:pt x="675" y="340"/>
                                    </a:lnTo>
                                    <a:lnTo>
                                      <a:pt x="669" y="335"/>
                                    </a:lnTo>
                                    <a:lnTo>
                                      <a:pt x="666" y="330"/>
                                    </a:lnTo>
                                    <a:lnTo>
                                      <a:pt x="662" y="337"/>
                                    </a:lnTo>
                                    <a:lnTo>
                                      <a:pt x="657" y="342"/>
                                    </a:lnTo>
                                    <a:lnTo>
                                      <a:pt x="654" y="347"/>
                                    </a:lnTo>
                                    <a:lnTo>
                                      <a:pt x="647" y="353"/>
                                    </a:lnTo>
                                    <a:lnTo>
                                      <a:pt x="641" y="358"/>
                                    </a:lnTo>
                                    <a:lnTo>
                                      <a:pt x="634" y="361"/>
                                    </a:lnTo>
                                    <a:lnTo>
                                      <a:pt x="627" y="365"/>
                                    </a:lnTo>
                                    <a:lnTo>
                                      <a:pt x="620" y="368"/>
                                    </a:lnTo>
                                    <a:lnTo>
                                      <a:pt x="612" y="370"/>
                                    </a:lnTo>
                                    <a:lnTo>
                                      <a:pt x="603" y="372"/>
                                    </a:lnTo>
                                    <a:lnTo>
                                      <a:pt x="596" y="372"/>
                                    </a:lnTo>
                                    <a:lnTo>
                                      <a:pt x="587" y="373"/>
                                    </a:lnTo>
                                    <a:lnTo>
                                      <a:pt x="579" y="373"/>
                                    </a:lnTo>
                                    <a:lnTo>
                                      <a:pt x="570" y="372"/>
                                    </a:lnTo>
                                    <a:lnTo>
                                      <a:pt x="561" y="370"/>
                                    </a:lnTo>
                                    <a:lnTo>
                                      <a:pt x="552" y="368"/>
                                    </a:lnTo>
                                    <a:lnTo>
                                      <a:pt x="542" y="365"/>
                                    </a:lnTo>
                                    <a:lnTo>
                                      <a:pt x="533" y="361"/>
                                    </a:lnTo>
                                    <a:lnTo>
                                      <a:pt x="525" y="356"/>
                                    </a:lnTo>
                                    <a:lnTo>
                                      <a:pt x="518" y="349"/>
                                    </a:lnTo>
                                    <a:lnTo>
                                      <a:pt x="511" y="344"/>
                                    </a:lnTo>
                                    <a:lnTo>
                                      <a:pt x="505" y="335"/>
                                    </a:lnTo>
                                    <a:lnTo>
                                      <a:pt x="502" y="328"/>
                                    </a:lnTo>
                                    <a:lnTo>
                                      <a:pt x="498" y="319"/>
                                    </a:lnTo>
                                    <a:lnTo>
                                      <a:pt x="498" y="328"/>
                                    </a:lnTo>
                                    <a:lnTo>
                                      <a:pt x="497" y="339"/>
                                    </a:lnTo>
                                    <a:lnTo>
                                      <a:pt x="493" y="347"/>
                                    </a:lnTo>
                                    <a:lnTo>
                                      <a:pt x="490" y="356"/>
                                    </a:lnTo>
                                    <a:lnTo>
                                      <a:pt x="484" y="365"/>
                                    </a:lnTo>
                                    <a:lnTo>
                                      <a:pt x="479" y="373"/>
                                    </a:lnTo>
                                    <a:lnTo>
                                      <a:pt x="472" y="380"/>
                                    </a:lnTo>
                                    <a:lnTo>
                                      <a:pt x="463" y="387"/>
                                    </a:lnTo>
                                    <a:lnTo>
                                      <a:pt x="453" y="394"/>
                                    </a:lnTo>
                                    <a:lnTo>
                                      <a:pt x="441" y="400"/>
                                    </a:lnTo>
                                    <a:lnTo>
                                      <a:pt x="429" y="405"/>
                                    </a:lnTo>
                                    <a:lnTo>
                                      <a:pt x="416" y="408"/>
                                    </a:lnTo>
                                    <a:lnTo>
                                      <a:pt x="404" y="412"/>
                                    </a:lnTo>
                                    <a:lnTo>
                                      <a:pt x="390" y="414"/>
                                    </a:lnTo>
                                    <a:lnTo>
                                      <a:pt x="378" y="414"/>
                                    </a:lnTo>
                                    <a:lnTo>
                                      <a:pt x="364" y="414"/>
                                    </a:lnTo>
                                    <a:lnTo>
                                      <a:pt x="352" y="414"/>
                                    </a:lnTo>
                                    <a:lnTo>
                                      <a:pt x="338" y="410"/>
                                    </a:lnTo>
                                    <a:lnTo>
                                      <a:pt x="326" y="408"/>
                                    </a:lnTo>
                                    <a:lnTo>
                                      <a:pt x="314" y="403"/>
                                    </a:lnTo>
                                    <a:lnTo>
                                      <a:pt x="303" y="400"/>
                                    </a:lnTo>
                                    <a:lnTo>
                                      <a:pt x="291" y="393"/>
                                    </a:lnTo>
                                    <a:lnTo>
                                      <a:pt x="282" y="386"/>
                                    </a:lnTo>
                                    <a:lnTo>
                                      <a:pt x="272" y="379"/>
                                    </a:lnTo>
                                    <a:lnTo>
                                      <a:pt x="268" y="377"/>
                                    </a:lnTo>
                                    <a:lnTo>
                                      <a:pt x="266" y="375"/>
                                    </a:lnTo>
                                    <a:lnTo>
                                      <a:pt x="265" y="373"/>
                                    </a:lnTo>
                                    <a:lnTo>
                                      <a:pt x="258" y="377"/>
                                    </a:lnTo>
                                    <a:lnTo>
                                      <a:pt x="251" y="380"/>
                                    </a:lnTo>
                                    <a:lnTo>
                                      <a:pt x="242" y="382"/>
                                    </a:lnTo>
                                    <a:lnTo>
                                      <a:pt x="233" y="382"/>
                                    </a:lnTo>
                                    <a:lnTo>
                                      <a:pt x="225" y="382"/>
                                    </a:lnTo>
                                    <a:lnTo>
                                      <a:pt x="218" y="380"/>
                                    </a:lnTo>
                                    <a:lnTo>
                                      <a:pt x="211" y="377"/>
                                    </a:lnTo>
                                    <a:lnTo>
                                      <a:pt x="204" y="372"/>
                                    </a:lnTo>
                                    <a:lnTo>
                                      <a:pt x="198" y="367"/>
                                    </a:lnTo>
                                    <a:lnTo>
                                      <a:pt x="195" y="363"/>
                                    </a:lnTo>
                                    <a:lnTo>
                                      <a:pt x="193" y="360"/>
                                    </a:lnTo>
                                    <a:lnTo>
                                      <a:pt x="191" y="358"/>
                                    </a:lnTo>
                                    <a:lnTo>
                                      <a:pt x="191" y="354"/>
                                    </a:lnTo>
                                    <a:lnTo>
                                      <a:pt x="191" y="351"/>
                                    </a:lnTo>
                                    <a:lnTo>
                                      <a:pt x="191" y="347"/>
                                    </a:lnTo>
                                    <a:lnTo>
                                      <a:pt x="183" y="351"/>
                                    </a:lnTo>
                                    <a:lnTo>
                                      <a:pt x="174" y="353"/>
                                    </a:lnTo>
                                    <a:lnTo>
                                      <a:pt x="164" y="354"/>
                                    </a:lnTo>
                                    <a:lnTo>
                                      <a:pt x="155" y="354"/>
                                    </a:lnTo>
                                    <a:lnTo>
                                      <a:pt x="146" y="354"/>
                                    </a:lnTo>
                                    <a:lnTo>
                                      <a:pt x="137" y="354"/>
                                    </a:lnTo>
                                    <a:lnTo>
                                      <a:pt x="127" y="353"/>
                                    </a:lnTo>
                                    <a:lnTo>
                                      <a:pt x="118" y="351"/>
                                    </a:lnTo>
                                    <a:lnTo>
                                      <a:pt x="109" y="349"/>
                                    </a:lnTo>
                                    <a:lnTo>
                                      <a:pt x="102" y="346"/>
                                    </a:lnTo>
                                    <a:lnTo>
                                      <a:pt x="94" y="342"/>
                                    </a:lnTo>
                                    <a:lnTo>
                                      <a:pt x="87" y="339"/>
                                    </a:lnTo>
                                    <a:lnTo>
                                      <a:pt x="80" y="335"/>
                                    </a:lnTo>
                                    <a:lnTo>
                                      <a:pt x="73" y="330"/>
                                    </a:lnTo>
                                    <a:lnTo>
                                      <a:pt x="66" y="323"/>
                                    </a:lnTo>
                                    <a:lnTo>
                                      <a:pt x="61" y="318"/>
                                    </a:lnTo>
                                    <a:lnTo>
                                      <a:pt x="52" y="316"/>
                                    </a:lnTo>
                                    <a:lnTo>
                                      <a:pt x="45" y="312"/>
                                    </a:lnTo>
                                    <a:lnTo>
                                      <a:pt x="38" y="311"/>
                                    </a:lnTo>
                                    <a:lnTo>
                                      <a:pt x="31" y="307"/>
                                    </a:lnTo>
                                    <a:lnTo>
                                      <a:pt x="26" y="302"/>
                                    </a:lnTo>
                                    <a:lnTo>
                                      <a:pt x="21" y="298"/>
                                    </a:lnTo>
                                    <a:lnTo>
                                      <a:pt x="15" y="293"/>
                                    </a:lnTo>
                                    <a:lnTo>
                                      <a:pt x="12" y="288"/>
                                    </a:lnTo>
                                    <a:lnTo>
                                      <a:pt x="7" y="283"/>
                                    </a:lnTo>
                                    <a:lnTo>
                                      <a:pt x="5" y="278"/>
                                    </a:lnTo>
                                    <a:lnTo>
                                      <a:pt x="3" y="271"/>
                                    </a:lnTo>
                                    <a:lnTo>
                                      <a:pt x="1" y="265"/>
                                    </a:lnTo>
                                    <a:lnTo>
                                      <a:pt x="0" y="258"/>
                                    </a:lnTo>
                                    <a:lnTo>
                                      <a:pt x="0" y="251"/>
                                    </a:lnTo>
                                    <a:lnTo>
                                      <a:pt x="1" y="246"/>
                                    </a:lnTo>
                                    <a:lnTo>
                                      <a:pt x="3" y="239"/>
                                    </a:lnTo>
                                    <a:lnTo>
                                      <a:pt x="7" y="230"/>
                                    </a:lnTo>
                                    <a:lnTo>
                                      <a:pt x="12" y="223"/>
                                    </a:lnTo>
                                    <a:lnTo>
                                      <a:pt x="17" y="217"/>
                                    </a:lnTo>
                                    <a:lnTo>
                                      <a:pt x="26" y="210"/>
                                    </a:lnTo>
                                    <a:lnTo>
                                      <a:pt x="34" y="204"/>
                                    </a:lnTo>
                                    <a:lnTo>
                                      <a:pt x="43" y="201"/>
                                    </a:lnTo>
                                    <a:lnTo>
                                      <a:pt x="54" y="196"/>
                                    </a:lnTo>
                                    <a:lnTo>
                                      <a:pt x="64" y="1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6" name="Picture 25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100" y="5508"/>
                                <a:ext cx="943"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7" name="Picture 25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616" y="5227"/>
                                <a:ext cx="480"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8" name="Freeform 255"/>
                            <wps:cNvSpPr>
                              <a:spLocks/>
                            </wps:cNvSpPr>
                            <wps:spPr bwMode="auto">
                              <a:xfrm>
                                <a:off x="2618" y="5229"/>
                                <a:ext cx="478" cy="413"/>
                              </a:xfrm>
                              <a:custGeom>
                                <a:avLst/>
                                <a:gdLst>
                                  <a:gd name="T0" fmla="*/ 43 w 478"/>
                                  <a:gd name="T1" fmla="*/ 157 h 413"/>
                                  <a:gd name="T2" fmla="*/ 68 w 478"/>
                                  <a:gd name="T3" fmla="*/ 122 h 413"/>
                                  <a:gd name="T4" fmla="*/ 99 w 478"/>
                                  <a:gd name="T5" fmla="*/ 110 h 413"/>
                                  <a:gd name="T6" fmla="*/ 131 w 478"/>
                                  <a:gd name="T7" fmla="*/ 120 h 413"/>
                                  <a:gd name="T8" fmla="*/ 145 w 478"/>
                                  <a:gd name="T9" fmla="*/ 99 h 413"/>
                                  <a:gd name="T10" fmla="*/ 162 w 478"/>
                                  <a:gd name="T11" fmla="*/ 78 h 413"/>
                                  <a:gd name="T12" fmla="*/ 185 w 478"/>
                                  <a:gd name="T13" fmla="*/ 71 h 413"/>
                                  <a:gd name="T14" fmla="*/ 214 w 478"/>
                                  <a:gd name="T15" fmla="*/ 90 h 413"/>
                                  <a:gd name="T16" fmla="*/ 220 w 478"/>
                                  <a:gd name="T17" fmla="*/ 68 h 413"/>
                                  <a:gd name="T18" fmla="*/ 239 w 478"/>
                                  <a:gd name="T19" fmla="*/ 43 h 413"/>
                                  <a:gd name="T20" fmla="*/ 258 w 478"/>
                                  <a:gd name="T21" fmla="*/ 45 h 413"/>
                                  <a:gd name="T22" fmla="*/ 284 w 478"/>
                                  <a:gd name="T23" fmla="*/ 38 h 413"/>
                                  <a:gd name="T24" fmla="*/ 319 w 478"/>
                                  <a:gd name="T25" fmla="*/ 42 h 413"/>
                                  <a:gd name="T26" fmla="*/ 335 w 478"/>
                                  <a:gd name="T27" fmla="*/ 10 h 413"/>
                                  <a:gd name="T28" fmla="*/ 352 w 478"/>
                                  <a:gd name="T29" fmla="*/ 0 h 413"/>
                                  <a:gd name="T30" fmla="*/ 371 w 478"/>
                                  <a:gd name="T31" fmla="*/ 5 h 413"/>
                                  <a:gd name="T32" fmla="*/ 389 w 478"/>
                                  <a:gd name="T33" fmla="*/ 29 h 413"/>
                                  <a:gd name="T34" fmla="*/ 406 w 478"/>
                                  <a:gd name="T35" fmla="*/ 42 h 413"/>
                                  <a:gd name="T36" fmla="*/ 429 w 478"/>
                                  <a:gd name="T37" fmla="*/ 54 h 413"/>
                                  <a:gd name="T38" fmla="*/ 445 w 478"/>
                                  <a:gd name="T39" fmla="*/ 80 h 413"/>
                                  <a:gd name="T40" fmla="*/ 452 w 478"/>
                                  <a:gd name="T41" fmla="*/ 124 h 413"/>
                                  <a:gd name="T42" fmla="*/ 458 w 478"/>
                                  <a:gd name="T43" fmla="*/ 148 h 413"/>
                                  <a:gd name="T44" fmla="*/ 478 w 478"/>
                                  <a:gd name="T45" fmla="*/ 181 h 413"/>
                                  <a:gd name="T46" fmla="*/ 472 w 478"/>
                                  <a:gd name="T47" fmla="*/ 212 h 413"/>
                                  <a:gd name="T48" fmla="*/ 464 w 478"/>
                                  <a:gd name="T49" fmla="*/ 247 h 413"/>
                                  <a:gd name="T50" fmla="*/ 455 w 478"/>
                                  <a:gd name="T51" fmla="*/ 291 h 413"/>
                                  <a:gd name="T52" fmla="*/ 436 w 478"/>
                                  <a:gd name="T53" fmla="*/ 324 h 413"/>
                                  <a:gd name="T54" fmla="*/ 408 w 478"/>
                                  <a:gd name="T55" fmla="*/ 340 h 413"/>
                                  <a:gd name="T56" fmla="*/ 384 w 478"/>
                                  <a:gd name="T57" fmla="*/ 350 h 413"/>
                                  <a:gd name="T58" fmla="*/ 357 w 478"/>
                                  <a:gd name="T59" fmla="*/ 356 h 413"/>
                                  <a:gd name="T60" fmla="*/ 342 w 478"/>
                                  <a:gd name="T61" fmla="*/ 342 h 413"/>
                                  <a:gd name="T62" fmla="*/ 331 w 478"/>
                                  <a:gd name="T63" fmla="*/ 349 h 413"/>
                                  <a:gd name="T64" fmla="*/ 315 w 478"/>
                                  <a:gd name="T65" fmla="*/ 369 h 413"/>
                                  <a:gd name="T66" fmla="*/ 293 w 478"/>
                                  <a:gd name="T67" fmla="*/ 375 h 413"/>
                                  <a:gd name="T68" fmla="*/ 270 w 478"/>
                                  <a:gd name="T69" fmla="*/ 361 h 413"/>
                                  <a:gd name="T70" fmla="*/ 254 w 478"/>
                                  <a:gd name="T71" fmla="*/ 328 h 413"/>
                                  <a:gd name="T72" fmla="*/ 247 w 478"/>
                                  <a:gd name="T73" fmla="*/ 356 h 413"/>
                                  <a:gd name="T74" fmla="*/ 230 w 478"/>
                                  <a:gd name="T75" fmla="*/ 394 h 413"/>
                                  <a:gd name="T76" fmla="*/ 199 w 478"/>
                                  <a:gd name="T77" fmla="*/ 413 h 413"/>
                                  <a:gd name="T78" fmla="*/ 165 w 478"/>
                                  <a:gd name="T79" fmla="*/ 408 h 413"/>
                                  <a:gd name="T80" fmla="*/ 138 w 478"/>
                                  <a:gd name="T81" fmla="*/ 378 h 413"/>
                                  <a:gd name="T82" fmla="*/ 132 w 478"/>
                                  <a:gd name="T83" fmla="*/ 378 h 413"/>
                                  <a:gd name="T84" fmla="*/ 110 w 478"/>
                                  <a:gd name="T85" fmla="*/ 380 h 413"/>
                                  <a:gd name="T86" fmla="*/ 99 w 478"/>
                                  <a:gd name="T87" fmla="*/ 361 h 413"/>
                                  <a:gd name="T88" fmla="*/ 84 w 478"/>
                                  <a:gd name="T89" fmla="*/ 354 h 413"/>
                                  <a:gd name="T90" fmla="*/ 61 w 478"/>
                                  <a:gd name="T91" fmla="*/ 352 h 413"/>
                                  <a:gd name="T92" fmla="*/ 40 w 478"/>
                                  <a:gd name="T93" fmla="*/ 335 h 413"/>
                                  <a:gd name="T94" fmla="*/ 24 w 478"/>
                                  <a:gd name="T95" fmla="*/ 312 h 413"/>
                                  <a:gd name="T96" fmla="*/ 7 w 478"/>
                                  <a:gd name="T97" fmla="*/ 287 h 413"/>
                                  <a:gd name="T98" fmla="*/ 2 w 478"/>
                                  <a:gd name="T99" fmla="*/ 240 h 413"/>
                                  <a:gd name="T100" fmla="*/ 17 w 478"/>
                                  <a:gd name="T101" fmla="*/ 206 h 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478" h="413">
                                    <a:moveTo>
                                      <a:pt x="33" y="195"/>
                                    </a:moveTo>
                                    <a:lnTo>
                                      <a:pt x="35" y="185"/>
                                    </a:lnTo>
                                    <a:lnTo>
                                      <a:pt x="36" y="174"/>
                                    </a:lnTo>
                                    <a:lnTo>
                                      <a:pt x="40" y="165"/>
                                    </a:lnTo>
                                    <a:lnTo>
                                      <a:pt x="43" y="157"/>
                                    </a:lnTo>
                                    <a:lnTo>
                                      <a:pt x="47" y="148"/>
                                    </a:lnTo>
                                    <a:lnTo>
                                      <a:pt x="52" y="141"/>
                                    </a:lnTo>
                                    <a:lnTo>
                                      <a:pt x="57" y="134"/>
                                    </a:lnTo>
                                    <a:lnTo>
                                      <a:pt x="63" y="127"/>
                                    </a:lnTo>
                                    <a:lnTo>
                                      <a:pt x="68" y="122"/>
                                    </a:lnTo>
                                    <a:lnTo>
                                      <a:pt x="73" y="118"/>
                                    </a:lnTo>
                                    <a:lnTo>
                                      <a:pt x="80" y="115"/>
                                    </a:lnTo>
                                    <a:lnTo>
                                      <a:pt x="87" y="111"/>
                                    </a:lnTo>
                                    <a:lnTo>
                                      <a:pt x="92" y="110"/>
                                    </a:lnTo>
                                    <a:lnTo>
                                      <a:pt x="99" y="110"/>
                                    </a:lnTo>
                                    <a:lnTo>
                                      <a:pt x="106" y="110"/>
                                    </a:lnTo>
                                    <a:lnTo>
                                      <a:pt x="113" y="111"/>
                                    </a:lnTo>
                                    <a:lnTo>
                                      <a:pt x="120" y="113"/>
                                    </a:lnTo>
                                    <a:lnTo>
                                      <a:pt x="125" y="117"/>
                                    </a:lnTo>
                                    <a:lnTo>
                                      <a:pt x="131" y="120"/>
                                    </a:lnTo>
                                    <a:lnTo>
                                      <a:pt x="136" y="125"/>
                                    </a:lnTo>
                                    <a:lnTo>
                                      <a:pt x="138" y="118"/>
                                    </a:lnTo>
                                    <a:lnTo>
                                      <a:pt x="139" y="111"/>
                                    </a:lnTo>
                                    <a:lnTo>
                                      <a:pt x="141" y="106"/>
                                    </a:lnTo>
                                    <a:lnTo>
                                      <a:pt x="145" y="99"/>
                                    </a:lnTo>
                                    <a:lnTo>
                                      <a:pt x="148" y="94"/>
                                    </a:lnTo>
                                    <a:lnTo>
                                      <a:pt x="152" y="89"/>
                                    </a:lnTo>
                                    <a:lnTo>
                                      <a:pt x="155" y="85"/>
                                    </a:lnTo>
                                    <a:lnTo>
                                      <a:pt x="159" y="82"/>
                                    </a:lnTo>
                                    <a:lnTo>
                                      <a:pt x="162" y="78"/>
                                    </a:lnTo>
                                    <a:lnTo>
                                      <a:pt x="167" y="75"/>
                                    </a:lnTo>
                                    <a:lnTo>
                                      <a:pt x="171" y="73"/>
                                    </a:lnTo>
                                    <a:lnTo>
                                      <a:pt x="176" y="71"/>
                                    </a:lnTo>
                                    <a:lnTo>
                                      <a:pt x="181" y="71"/>
                                    </a:lnTo>
                                    <a:lnTo>
                                      <a:pt x="185" y="71"/>
                                    </a:lnTo>
                                    <a:lnTo>
                                      <a:pt x="190" y="71"/>
                                    </a:lnTo>
                                    <a:lnTo>
                                      <a:pt x="195" y="73"/>
                                    </a:lnTo>
                                    <a:lnTo>
                                      <a:pt x="202" y="78"/>
                                    </a:lnTo>
                                    <a:lnTo>
                                      <a:pt x="209" y="83"/>
                                    </a:lnTo>
                                    <a:lnTo>
                                      <a:pt x="214" y="90"/>
                                    </a:lnTo>
                                    <a:lnTo>
                                      <a:pt x="220" y="99"/>
                                    </a:lnTo>
                                    <a:lnTo>
                                      <a:pt x="218" y="90"/>
                                    </a:lnTo>
                                    <a:lnTo>
                                      <a:pt x="218" y="83"/>
                                    </a:lnTo>
                                    <a:lnTo>
                                      <a:pt x="218" y="75"/>
                                    </a:lnTo>
                                    <a:lnTo>
                                      <a:pt x="220" y="68"/>
                                    </a:lnTo>
                                    <a:lnTo>
                                      <a:pt x="223" y="61"/>
                                    </a:lnTo>
                                    <a:lnTo>
                                      <a:pt x="227" y="54"/>
                                    </a:lnTo>
                                    <a:lnTo>
                                      <a:pt x="230" y="49"/>
                                    </a:lnTo>
                                    <a:lnTo>
                                      <a:pt x="235" y="45"/>
                                    </a:lnTo>
                                    <a:lnTo>
                                      <a:pt x="239" y="43"/>
                                    </a:lnTo>
                                    <a:lnTo>
                                      <a:pt x="242" y="42"/>
                                    </a:lnTo>
                                    <a:lnTo>
                                      <a:pt x="246" y="42"/>
                                    </a:lnTo>
                                    <a:lnTo>
                                      <a:pt x="249" y="42"/>
                                    </a:lnTo>
                                    <a:lnTo>
                                      <a:pt x="254" y="43"/>
                                    </a:lnTo>
                                    <a:lnTo>
                                      <a:pt x="258" y="45"/>
                                    </a:lnTo>
                                    <a:lnTo>
                                      <a:pt x="260" y="49"/>
                                    </a:lnTo>
                                    <a:lnTo>
                                      <a:pt x="263" y="52"/>
                                    </a:lnTo>
                                    <a:lnTo>
                                      <a:pt x="270" y="47"/>
                                    </a:lnTo>
                                    <a:lnTo>
                                      <a:pt x="277" y="42"/>
                                    </a:lnTo>
                                    <a:lnTo>
                                      <a:pt x="284" y="38"/>
                                    </a:lnTo>
                                    <a:lnTo>
                                      <a:pt x="291" y="36"/>
                                    </a:lnTo>
                                    <a:lnTo>
                                      <a:pt x="298" y="36"/>
                                    </a:lnTo>
                                    <a:lnTo>
                                      <a:pt x="305" y="36"/>
                                    </a:lnTo>
                                    <a:lnTo>
                                      <a:pt x="312" y="38"/>
                                    </a:lnTo>
                                    <a:lnTo>
                                      <a:pt x="319" y="42"/>
                                    </a:lnTo>
                                    <a:lnTo>
                                      <a:pt x="322" y="31"/>
                                    </a:lnTo>
                                    <a:lnTo>
                                      <a:pt x="326" y="21"/>
                                    </a:lnTo>
                                    <a:lnTo>
                                      <a:pt x="328" y="17"/>
                                    </a:lnTo>
                                    <a:lnTo>
                                      <a:pt x="331" y="14"/>
                                    </a:lnTo>
                                    <a:lnTo>
                                      <a:pt x="335" y="10"/>
                                    </a:lnTo>
                                    <a:lnTo>
                                      <a:pt x="338" y="7"/>
                                    </a:lnTo>
                                    <a:lnTo>
                                      <a:pt x="340" y="5"/>
                                    </a:lnTo>
                                    <a:lnTo>
                                      <a:pt x="343" y="3"/>
                                    </a:lnTo>
                                    <a:lnTo>
                                      <a:pt x="347" y="1"/>
                                    </a:lnTo>
                                    <a:lnTo>
                                      <a:pt x="352" y="0"/>
                                    </a:lnTo>
                                    <a:lnTo>
                                      <a:pt x="356" y="0"/>
                                    </a:lnTo>
                                    <a:lnTo>
                                      <a:pt x="359" y="1"/>
                                    </a:lnTo>
                                    <a:lnTo>
                                      <a:pt x="363" y="1"/>
                                    </a:lnTo>
                                    <a:lnTo>
                                      <a:pt x="366" y="3"/>
                                    </a:lnTo>
                                    <a:lnTo>
                                      <a:pt x="371" y="5"/>
                                    </a:lnTo>
                                    <a:lnTo>
                                      <a:pt x="375" y="8"/>
                                    </a:lnTo>
                                    <a:lnTo>
                                      <a:pt x="378" y="14"/>
                                    </a:lnTo>
                                    <a:lnTo>
                                      <a:pt x="382" y="19"/>
                                    </a:lnTo>
                                    <a:lnTo>
                                      <a:pt x="385" y="24"/>
                                    </a:lnTo>
                                    <a:lnTo>
                                      <a:pt x="389" y="29"/>
                                    </a:lnTo>
                                    <a:lnTo>
                                      <a:pt x="390" y="36"/>
                                    </a:lnTo>
                                    <a:lnTo>
                                      <a:pt x="392" y="43"/>
                                    </a:lnTo>
                                    <a:lnTo>
                                      <a:pt x="397" y="42"/>
                                    </a:lnTo>
                                    <a:lnTo>
                                      <a:pt x="403" y="42"/>
                                    </a:lnTo>
                                    <a:lnTo>
                                      <a:pt x="406" y="42"/>
                                    </a:lnTo>
                                    <a:lnTo>
                                      <a:pt x="411" y="43"/>
                                    </a:lnTo>
                                    <a:lnTo>
                                      <a:pt x="417" y="45"/>
                                    </a:lnTo>
                                    <a:lnTo>
                                      <a:pt x="420" y="47"/>
                                    </a:lnTo>
                                    <a:lnTo>
                                      <a:pt x="425" y="50"/>
                                    </a:lnTo>
                                    <a:lnTo>
                                      <a:pt x="429" y="54"/>
                                    </a:lnTo>
                                    <a:lnTo>
                                      <a:pt x="432" y="57"/>
                                    </a:lnTo>
                                    <a:lnTo>
                                      <a:pt x="436" y="63"/>
                                    </a:lnTo>
                                    <a:lnTo>
                                      <a:pt x="439" y="68"/>
                                    </a:lnTo>
                                    <a:lnTo>
                                      <a:pt x="443" y="73"/>
                                    </a:lnTo>
                                    <a:lnTo>
                                      <a:pt x="445" y="80"/>
                                    </a:lnTo>
                                    <a:lnTo>
                                      <a:pt x="446" y="87"/>
                                    </a:lnTo>
                                    <a:lnTo>
                                      <a:pt x="448" y="94"/>
                                    </a:lnTo>
                                    <a:lnTo>
                                      <a:pt x="450" y="101"/>
                                    </a:lnTo>
                                    <a:lnTo>
                                      <a:pt x="452" y="111"/>
                                    </a:lnTo>
                                    <a:lnTo>
                                      <a:pt x="452" y="124"/>
                                    </a:lnTo>
                                    <a:lnTo>
                                      <a:pt x="450" y="134"/>
                                    </a:lnTo>
                                    <a:lnTo>
                                      <a:pt x="448" y="144"/>
                                    </a:lnTo>
                                    <a:lnTo>
                                      <a:pt x="452" y="144"/>
                                    </a:lnTo>
                                    <a:lnTo>
                                      <a:pt x="453" y="146"/>
                                    </a:lnTo>
                                    <a:lnTo>
                                      <a:pt x="458" y="148"/>
                                    </a:lnTo>
                                    <a:lnTo>
                                      <a:pt x="464" y="151"/>
                                    </a:lnTo>
                                    <a:lnTo>
                                      <a:pt x="469" y="157"/>
                                    </a:lnTo>
                                    <a:lnTo>
                                      <a:pt x="472" y="164"/>
                                    </a:lnTo>
                                    <a:lnTo>
                                      <a:pt x="476" y="172"/>
                                    </a:lnTo>
                                    <a:lnTo>
                                      <a:pt x="478" y="181"/>
                                    </a:lnTo>
                                    <a:lnTo>
                                      <a:pt x="478" y="190"/>
                                    </a:lnTo>
                                    <a:lnTo>
                                      <a:pt x="478" y="195"/>
                                    </a:lnTo>
                                    <a:lnTo>
                                      <a:pt x="476" y="202"/>
                                    </a:lnTo>
                                    <a:lnTo>
                                      <a:pt x="474" y="207"/>
                                    </a:lnTo>
                                    <a:lnTo>
                                      <a:pt x="472" y="212"/>
                                    </a:lnTo>
                                    <a:lnTo>
                                      <a:pt x="469" y="221"/>
                                    </a:lnTo>
                                    <a:lnTo>
                                      <a:pt x="465" y="225"/>
                                    </a:lnTo>
                                    <a:lnTo>
                                      <a:pt x="462" y="228"/>
                                    </a:lnTo>
                                    <a:lnTo>
                                      <a:pt x="464" y="237"/>
                                    </a:lnTo>
                                    <a:lnTo>
                                      <a:pt x="464" y="247"/>
                                    </a:lnTo>
                                    <a:lnTo>
                                      <a:pt x="464" y="256"/>
                                    </a:lnTo>
                                    <a:lnTo>
                                      <a:pt x="462" y="265"/>
                                    </a:lnTo>
                                    <a:lnTo>
                                      <a:pt x="460" y="274"/>
                                    </a:lnTo>
                                    <a:lnTo>
                                      <a:pt x="458" y="282"/>
                                    </a:lnTo>
                                    <a:lnTo>
                                      <a:pt x="455" y="291"/>
                                    </a:lnTo>
                                    <a:lnTo>
                                      <a:pt x="453" y="298"/>
                                    </a:lnTo>
                                    <a:lnTo>
                                      <a:pt x="450" y="305"/>
                                    </a:lnTo>
                                    <a:lnTo>
                                      <a:pt x="445" y="312"/>
                                    </a:lnTo>
                                    <a:lnTo>
                                      <a:pt x="441" y="319"/>
                                    </a:lnTo>
                                    <a:lnTo>
                                      <a:pt x="436" y="324"/>
                                    </a:lnTo>
                                    <a:lnTo>
                                      <a:pt x="431" y="328"/>
                                    </a:lnTo>
                                    <a:lnTo>
                                      <a:pt x="425" y="333"/>
                                    </a:lnTo>
                                    <a:lnTo>
                                      <a:pt x="420" y="336"/>
                                    </a:lnTo>
                                    <a:lnTo>
                                      <a:pt x="413" y="338"/>
                                    </a:lnTo>
                                    <a:lnTo>
                                      <a:pt x="408" y="340"/>
                                    </a:lnTo>
                                    <a:lnTo>
                                      <a:pt x="403" y="340"/>
                                    </a:lnTo>
                                    <a:lnTo>
                                      <a:pt x="397" y="340"/>
                                    </a:lnTo>
                                    <a:lnTo>
                                      <a:pt x="392" y="338"/>
                                    </a:lnTo>
                                    <a:lnTo>
                                      <a:pt x="389" y="345"/>
                                    </a:lnTo>
                                    <a:lnTo>
                                      <a:pt x="384" y="350"/>
                                    </a:lnTo>
                                    <a:lnTo>
                                      <a:pt x="378" y="356"/>
                                    </a:lnTo>
                                    <a:lnTo>
                                      <a:pt x="371" y="357"/>
                                    </a:lnTo>
                                    <a:lnTo>
                                      <a:pt x="366" y="357"/>
                                    </a:lnTo>
                                    <a:lnTo>
                                      <a:pt x="359" y="357"/>
                                    </a:lnTo>
                                    <a:lnTo>
                                      <a:pt x="357" y="356"/>
                                    </a:lnTo>
                                    <a:lnTo>
                                      <a:pt x="354" y="356"/>
                                    </a:lnTo>
                                    <a:lnTo>
                                      <a:pt x="352" y="352"/>
                                    </a:lnTo>
                                    <a:lnTo>
                                      <a:pt x="349" y="350"/>
                                    </a:lnTo>
                                    <a:lnTo>
                                      <a:pt x="345" y="347"/>
                                    </a:lnTo>
                                    <a:lnTo>
                                      <a:pt x="342" y="342"/>
                                    </a:lnTo>
                                    <a:lnTo>
                                      <a:pt x="340" y="336"/>
                                    </a:lnTo>
                                    <a:lnTo>
                                      <a:pt x="338" y="331"/>
                                    </a:lnTo>
                                    <a:lnTo>
                                      <a:pt x="336" y="338"/>
                                    </a:lnTo>
                                    <a:lnTo>
                                      <a:pt x="335" y="343"/>
                                    </a:lnTo>
                                    <a:lnTo>
                                      <a:pt x="331" y="349"/>
                                    </a:lnTo>
                                    <a:lnTo>
                                      <a:pt x="329" y="354"/>
                                    </a:lnTo>
                                    <a:lnTo>
                                      <a:pt x="326" y="359"/>
                                    </a:lnTo>
                                    <a:lnTo>
                                      <a:pt x="322" y="362"/>
                                    </a:lnTo>
                                    <a:lnTo>
                                      <a:pt x="319" y="366"/>
                                    </a:lnTo>
                                    <a:lnTo>
                                      <a:pt x="315" y="369"/>
                                    </a:lnTo>
                                    <a:lnTo>
                                      <a:pt x="310" y="371"/>
                                    </a:lnTo>
                                    <a:lnTo>
                                      <a:pt x="307" y="373"/>
                                    </a:lnTo>
                                    <a:lnTo>
                                      <a:pt x="302" y="373"/>
                                    </a:lnTo>
                                    <a:lnTo>
                                      <a:pt x="298" y="375"/>
                                    </a:lnTo>
                                    <a:lnTo>
                                      <a:pt x="293" y="375"/>
                                    </a:lnTo>
                                    <a:lnTo>
                                      <a:pt x="289" y="373"/>
                                    </a:lnTo>
                                    <a:lnTo>
                                      <a:pt x="284" y="371"/>
                                    </a:lnTo>
                                    <a:lnTo>
                                      <a:pt x="281" y="369"/>
                                    </a:lnTo>
                                    <a:lnTo>
                                      <a:pt x="275" y="366"/>
                                    </a:lnTo>
                                    <a:lnTo>
                                      <a:pt x="270" y="361"/>
                                    </a:lnTo>
                                    <a:lnTo>
                                      <a:pt x="267" y="356"/>
                                    </a:lnTo>
                                    <a:lnTo>
                                      <a:pt x="263" y="350"/>
                                    </a:lnTo>
                                    <a:lnTo>
                                      <a:pt x="260" y="343"/>
                                    </a:lnTo>
                                    <a:lnTo>
                                      <a:pt x="256" y="335"/>
                                    </a:lnTo>
                                    <a:lnTo>
                                      <a:pt x="254" y="328"/>
                                    </a:lnTo>
                                    <a:lnTo>
                                      <a:pt x="253" y="319"/>
                                    </a:lnTo>
                                    <a:lnTo>
                                      <a:pt x="253" y="329"/>
                                    </a:lnTo>
                                    <a:lnTo>
                                      <a:pt x="251" y="338"/>
                                    </a:lnTo>
                                    <a:lnTo>
                                      <a:pt x="249" y="347"/>
                                    </a:lnTo>
                                    <a:lnTo>
                                      <a:pt x="247" y="356"/>
                                    </a:lnTo>
                                    <a:lnTo>
                                      <a:pt x="246" y="364"/>
                                    </a:lnTo>
                                    <a:lnTo>
                                      <a:pt x="242" y="373"/>
                                    </a:lnTo>
                                    <a:lnTo>
                                      <a:pt x="239" y="380"/>
                                    </a:lnTo>
                                    <a:lnTo>
                                      <a:pt x="235" y="387"/>
                                    </a:lnTo>
                                    <a:lnTo>
                                      <a:pt x="230" y="394"/>
                                    </a:lnTo>
                                    <a:lnTo>
                                      <a:pt x="225" y="399"/>
                                    </a:lnTo>
                                    <a:lnTo>
                                      <a:pt x="218" y="404"/>
                                    </a:lnTo>
                                    <a:lnTo>
                                      <a:pt x="213" y="408"/>
                                    </a:lnTo>
                                    <a:lnTo>
                                      <a:pt x="206" y="411"/>
                                    </a:lnTo>
                                    <a:lnTo>
                                      <a:pt x="199" y="413"/>
                                    </a:lnTo>
                                    <a:lnTo>
                                      <a:pt x="192" y="413"/>
                                    </a:lnTo>
                                    <a:lnTo>
                                      <a:pt x="186" y="413"/>
                                    </a:lnTo>
                                    <a:lnTo>
                                      <a:pt x="179" y="413"/>
                                    </a:lnTo>
                                    <a:lnTo>
                                      <a:pt x="172" y="410"/>
                                    </a:lnTo>
                                    <a:lnTo>
                                      <a:pt x="165" y="408"/>
                                    </a:lnTo>
                                    <a:lnTo>
                                      <a:pt x="160" y="403"/>
                                    </a:lnTo>
                                    <a:lnTo>
                                      <a:pt x="153" y="399"/>
                                    </a:lnTo>
                                    <a:lnTo>
                                      <a:pt x="148" y="392"/>
                                    </a:lnTo>
                                    <a:lnTo>
                                      <a:pt x="143" y="385"/>
                                    </a:lnTo>
                                    <a:lnTo>
                                      <a:pt x="138" y="378"/>
                                    </a:lnTo>
                                    <a:lnTo>
                                      <a:pt x="138" y="376"/>
                                    </a:lnTo>
                                    <a:lnTo>
                                      <a:pt x="138" y="376"/>
                                    </a:lnTo>
                                    <a:lnTo>
                                      <a:pt x="136" y="375"/>
                                    </a:lnTo>
                                    <a:lnTo>
                                      <a:pt x="136" y="373"/>
                                    </a:lnTo>
                                    <a:lnTo>
                                      <a:pt x="132" y="378"/>
                                    </a:lnTo>
                                    <a:lnTo>
                                      <a:pt x="127" y="380"/>
                                    </a:lnTo>
                                    <a:lnTo>
                                      <a:pt x="124" y="382"/>
                                    </a:lnTo>
                                    <a:lnTo>
                                      <a:pt x="118" y="383"/>
                                    </a:lnTo>
                                    <a:lnTo>
                                      <a:pt x="115" y="382"/>
                                    </a:lnTo>
                                    <a:lnTo>
                                      <a:pt x="110" y="380"/>
                                    </a:lnTo>
                                    <a:lnTo>
                                      <a:pt x="106" y="376"/>
                                    </a:lnTo>
                                    <a:lnTo>
                                      <a:pt x="103" y="371"/>
                                    </a:lnTo>
                                    <a:lnTo>
                                      <a:pt x="101" y="369"/>
                                    </a:lnTo>
                                    <a:lnTo>
                                      <a:pt x="101" y="366"/>
                                    </a:lnTo>
                                    <a:lnTo>
                                      <a:pt x="99" y="361"/>
                                    </a:lnTo>
                                    <a:lnTo>
                                      <a:pt x="97" y="354"/>
                                    </a:lnTo>
                                    <a:lnTo>
                                      <a:pt x="97" y="347"/>
                                    </a:lnTo>
                                    <a:lnTo>
                                      <a:pt x="92" y="350"/>
                                    </a:lnTo>
                                    <a:lnTo>
                                      <a:pt x="89" y="352"/>
                                    </a:lnTo>
                                    <a:lnTo>
                                      <a:pt x="84" y="354"/>
                                    </a:lnTo>
                                    <a:lnTo>
                                      <a:pt x="78" y="354"/>
                                    </a:lnTo>
                                    <a:lnTo>
                                      <a:pt x="75" y="356"/>
                                    </a:lnTo>
                                    <a:lnTo>
                                      <a:pt x="70" y="354"/>
                                    </a:lnTo>
                                    <a:lnTo>
                                      <a:pt x="64" y="354"/>
                                    </a:lnTo>
                                    <a:lnTo>
                                      <a:pt x="61" y="352"/>
                                    </a:lnTo>
                                    <a:lnTo>
                                      <a:pt x="56" y="349"/>
                                    </a:lnTo>
                                    <a:lnTo>
                                      <a:pt x="52" y="347"/>
                                    </a:lnTo>
                                    <a:lnTo>
                                      <a:pt x="49" y="343"/>
                                    </a:lnTo>
                                    <a:lnTo>
                                      <a:pt x="43" y="340"/>
                                    </a:lnTo>
                                    <a:lnTo>
                                      <a:pt x="40" y="335"/>
                                    </a:lnTo>
                                    <a:lnTo>
                                      <a:pt x="36" y="329"/>
                                    </a:lnTo>
                                    <a:lnTo>
                                      <a:pt x="35" y="324"/>
                                    </a:lnTo>
                                    <a:lnTo>
                                      <a:pt x="31" y="317"/>
                                    </a:lnTo>
                                    <a:lnTo>
                                      <a:pt x="28" y="315"/>
                                    </a:lnTo>
                                    <a:lnTo>
                                      <a:pt x="24" y="312"/>
                                    </a:lnTo>
                                    <a:lnTo>
                                      <a:pt x="21" y="310"/>
                                    </a:lnTo>
                                    <a:lnTo>
                                      <a:pt x="17" y="307"/>
                                    </a:lnTo>
                                    <a:lnTo>
                                      <a:pt x="14" y="301"/>
                                    </a:lnTo>
                                    <a:lnTo>
                                      <a:pt x="12" y="298"/>
                                    </a:lnTo>
                                    <a:lnTo>
                                      <a:pt x="7" y="287"/>
                                    </a:lnTo>
                                    <a:lnTo>
                                      <a:pt x="3" y="277"/>
                                    </a:lnTo>
                                    <a:lnTo>
                                      <a:pt x="2" y="265"/>
                                    </a:lnTo>
                                    <a:lnTo>
                                      <a:pt x="0" y="253"/>
                                    </a:lnTo>
                                    <a:lnTo>
                                      <a:pt x="2" y="247"/>
                                    </a:lnTo>
                                    <a:lnTo>
                                      <a:pt x="2" y="240"/>
                                    </a:lnTo>
                                    <a:lnTo>
                                      <a:pt x="3" y="232"/>
                                    </a:lnTo>
                                    <a:lnTo>
                                      <a:pt x="5" y="225"/>
                                    </a:lnTo>
                                    <a:lnTo>
                                      <a:pt x="9" y="218"/>
                                    </a:lnTo>
                                    <a:lnTo>
                                      <a:pt x="12" y="211"/>
                                    </a:lnTo>
                                    <a:lnTo>
                                      <a:pt x="17" y="206"/>
                                    </a:lnTo>
                                    <a:lnTo>
                                      <a:pt x="22" y="202"/>
                                    </a:lnTo>
                                    <a:lnTo>
                                      <a:pt x="28" y="197"/>
                                    </a:lnTo>
                                    <a:lnTo>
                                      <a:pt x="33" y="19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9" name="Freeform 256"/>
                            <wps:cNvSpPr>
                              <a:spLocks/>
                            </wps:cNvSpPr>
                            <wps:spPr bwMode="auto">
                              <a:xfrm>
                                <a:off x="2618" y="5229"/>
                                <a:ext cx="478" cy="413"/>
                              </a:xfrm>
                              <a:custGeom>
                                <a:avLst/>
                                <a:gdLst>
                                  <a:gd name="T0" fmla="*/ 43 w 478"/>
                                  <a:gd name="T1" fmla="*/ 157 h 413"/>
                                  <a:gd name="T2" fmla="*/ 68 w 478"/>
                                  <a:gd name="T3" fmla="*/ 122 h 413"/>
                                  <a:gd name="T4" fmla="*/ 99 w 478"/>
                                  <a:gd name="T5" fmla="*/ 110 h 413"/>
                                  <a:gd name="T6" fmla="*/ 131 w 478"/>
                                  <a:gd name="T7" fmla="*/ 120 h 413"/>
                                  <a:gd name="T8" fmla="*/ 145 w 478"/>
                                  <a:gd name="T9" fmla="*/ 99 h 413"/>
                                  <a:gd name="T10" fmla="*/ 162 w 478"/>
                                  <a:gd name="T11" fmla="*/ 78 h 413"/>
                                  <a:gd name="T12" fmla="*/ 185 w 478"/>
                                  <a:gd name="T13" fmla="*/ 71 h 413"/>
                                  <a:gd name="T14" fmla="*/ 214 w 478"/>
                                  <a:gd name="T15" fmla="*/ 90 h 413"/>
                                  <a:gd name="T16" fmla="*/ 220 w 478"/>
                                  <a:gd name="T17" fmla="*/ 68 h 413"/>
                                  <a:gd name="T18" fmla="*/ 239 w 478"/>
                                  <a:gd name="T19" fmla="*/ 43 h 413"/>
                                  <a:gd name="T20" fmla="*/ 258 w 478"/>
                                  <a:gd name="T21" fmla="*/ 45 h 413"/>
                                  <a:gd name="T22" fmla="*/ 284 w 478"/>
                                  <a:gd name="T23" fmla="*/ 38 h 413"/>
                                  <a:gd name="T24" fmla="*/ 319 w 478"/>
                                  <a:gd name="T25" fmla="*/ 42 h 413"/>
                                  <a:gd name="T26" fmla="*/ 335 w 478"/>
                                  <a:gd name="T27" fmla="*/ 10 h 413"/>
                                  <a:gd name="T28" fmla="*/ 352 w 478"/>
                                  <a:gd name="T29" fmla="*/ 0 h 413"/>
                                  <a:gd name="T30" fmla="*/ 371 w 478"/>
                                  <a:gd name="T31" fmla="*/ 5 h 413"/>
                                  <a:gd name="T32" fmla="*/ 389 w 478"/>
                                  <a:gd name="T33" fmla="*/ 29 h 413"/>
                                  <a:gd name="T34" fmla="*/ 406 w 478"/>
                                  <a:gd name="T35" fmla="*/ 42 h 413"/>
                                  <a:gd name="T36" fmla="*/ 429 w 478"/>
                                  <a:gd name="T37" fmla="*/ 54 h 413"/>
                                  <a:gd name="T38" fmla="*/ 445 w 478"/>
                                  <a:gd name="T39" fmla="*/ 80 h 413"/>
                                  <a:gd name="T40" fmla="*/ 452 w 478"/>
                                  <a:gd name="T41" fmla="*/ 124 h 413"/>
                                  <a:gd name="T42" fmla="*/ 458 w 478"/>
                                  <a:gd name="T43" fmla="*/ 148 h 413"/>
                                  <a:gd name="T44" fmla="*/ 478 w 478"/>
                                  <a:gd name="T45" fmla="*/ 181 h 413"/>
                                  <a:gd name="T46" fmla="*/ 472 w 478"/>
                                  <a:gd name="T47" fmla="*/ 212 h 413"/>
                                  <a:gd name="T48" fmla="*/ 464 w 478"/>
                                  <a:gd name="T49" fmla="*/ 247 h 413"/>
                                  <a:gd name="T50" fmla="*/ 455 w 478"/>
                                  <a:gd name="T51" fmla="*/ 291 h 413"/>
                                  <a:gd name="T52" fmla="*/ 436 w 478"/>
                                  <a:gd name="T53" fmla="*/ 324 h 413"/>
                                  <a:gd name="T54" fmla="*/ 408 w 478"/>
                                  <a:gd name="T55" fmla="*/ 340 h 413"/>
                                  <a:gd name="T56" fmla="*/ 384 w 478"/>
                                  <a:gd name="T57" fmla="*/ 350 h 413"/>
                                  <a:gd name="T58" fmla="*/ 357 w 478"/>
                                  <a:gd name="T59" fmla="*/ 356 h 413"/>
                                  <a:gd name="T60" fmla="*/ 342 w 478"/>
                                  <a:gd name="T61" fmla="*/ 342 h 413"/>
                                  <a:gd name="T62" fmla="*/ 331 w 478"/>
                                  <a:gd name="T63" fmla="*/ 349 h 413"/>
                                  <a:gd name="T64" fmla="*/ 315 w 478"/>
                                  <a:gd name="T65" fmla="*/ 369 h 413"/>
                                  <a:gd name="T66" fmla="*/ 293 w 478"/>
                                  <a:gd name="T67" fmla="*/ 375 h 413"/>
                                  <a:gd name="T68" fmla="*/ 270 w 478"/>
                                  <a:gd name="T69" fmla="*/ 361 h 413"/>
                                  <a:gd name="T70" fmla="*/ 254 w 478"/>
                                  <a:gd name="T71" fmla="*/ 328 h 413"/>
                                  <a:gd name="T72" fmla="*/ 247 w 478"/>
                                  <a:gd name="T73" fmla="*/ 356 h 413"/>
                                  <a:gd name="T74" fmla="*/ 230 w 478"/>
                                  <a:gd name="T75" fmla="*/ 394 h 413"/>
                                  <a:gd name="T76" fmla="*/ 199 w 478"/>
                                  <a:gd name="T77" fmla="*/ 413 h 413"/>
                                  <a:gd name="T78" fmla="*/ 165 w 478"/>
                                  <a:gd name="T79" fmla="*/ 408 h 413"/>
                                  <a:gd name="T80" fmla="*/ 138 w 478"/>
                                  <a:gd name="T81" fmla="*/ 378 h 413"/>
                                  <a:gd name="T82" fmla="*/ 132 w 478"/>
                                  <a:gd name="T83" fmla="*/ 378 h 413"/>
                                  <a:gd name="T84" fmla="*/ 110 w 478"/>
                                  <a:gd name="T85" fmla="*/ 380 h 413"/>
                                  <a:gd name="T86" fmla="*/ 99 w 478"/>
                                  <a:gd name="T87" fmla="*/ 361 h 413"/>
                                  <a:gd name="T88" fmla="*/ 84 w 478"/>
                                  <a:gd name="T89" fmla="*/ 354 h 413"/>
                                  <a:gd name="T90" fmla="*/ 61 w 478"/>
                                  <a:gd name="T91" fmla="*/ 352 h 413"/>
                                  <a:gd name="T92" fmla="*/ 40 w 478"/>
                                  <a:gd name="T93" fmla="*/ 335 h 413"/>
                                  <a:gd name="T94" fmla="*/ 24 w 478"/>
                                  <a:gd name="T95" fmla="*/ 312 h 413"/>
                                  <a:gd name="T96" fmla="*/ 7 w 478"/>
                                  <a:gd name="T97" fmla="*/ 287 h 413"/>
                                  <a:gd name="T98" fmla="*/ 2 w 478"/>
                                  <a:gd name="T99" fmla="*/ 240 h 413"/>
                                  <a:gd name="T100" fmla="*/ 17 w 478"/>
                                  <a:gd name="T101" fmla="*/ 206 h 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478" h="413">
                                    <a:moveTo>
                                      <a:pt x="33" y="195"/>
                                    </a:moveTo>
                                    <a:lnTo>
                                      <a:pt x="35" y="185"/>
                                    </a:lnTo>
                                    <a:lnTo>
                                      <a:pt x="36" y="174"/>
                                    </a:lnTo>
                                    <a:lnTo>
                                      <a:pt x="40" y="165"/>
                                    </a:lnTo>
                                    <a:lnTo>
                                      <a:pt x="43" y="157"/>
                                    </a:lnTo>
                                    <a:lnTo>
                                      <a:pt x="47" y="148"/>
                                    </a:lnTo>
                                    <a:lnTo>
                                      <a:pt x="52" y="141"/>
                                    </a:lnTo>
                                    <a:lnTo>
                                      <a:pt x="57" y="134"/>
                                    </a:lnTo>
                                    <a:lnTo>
                                      <a:pt x="63" y="127"/>
                                    </a:lnTo>
                                    <a:lnTo>
                                      <a:pt x="68" y="122"/>
                                    </a:lnTo>
                                    <a:lnTo>
                                      <a:pt x="73" y="118"/>
                                    </a:lnTo>
                                    <a:lnTo>
                                      <a:pt x="80" y="115"/>
                                    </a:lnTo>
                                    <a:lnTo>
                                      <a:pt x="87" y="111"/>
                                    </a:lnTo>
                                    <a:lnTo>
                                      <a:pt x="92" y="110"/>
                                    </a:lnTo>
                                    <a:lnTo>
                                      <a:pt x="99" y="110"/>
                                    </a:lnTo>
                                    <a:lnTo>
                                      <a:pt x="106" y="110"/>
                                    </a:lnTo>
                                    <a:lnTo>
                                      <a:pt x="113" y="111"/>
                                    </a:lnTo>
                                    <a:lnTo>
                                      <a:pt x="120" y="113"/>
                                    </a:lnTo>
                                    <a:lnTo>
                                      <a:pt x="125" y="117"/>
                                    </a:lnTo>
                                    <a:lnTo>
                                      <a:pt x="131" y="120"/>
                                    </a:lnTo>
                                    <a:lnTo>
                                      <a:pt x="136" y="125"/>
                                    </a:lnTo>
                                    <a:lnTo>
                                      <a:pt x="138" y="118"/>
                                    </a:lnTo>
                                    <a:lnTo>
                                      <a:pt x="139" y="111"/>
                                    </a:lnTo>
                                    <a:lnTo>
                                      <a:pt x="141" y="106"/>
                                    </a:lnTo>
                                    <a:lnTo>
                                      <a:pt x="145" y="99"/>
                                    </a:lnTo>
                                    <a:lnTo>
                                      <a:pt x="148" y="94"/>
                                    </a:lnTo>
                                    <a:lnTo>
                                      <a:pt x="152" y="89"/>
                                    </a:lnTo>
                                    <a:lnTo>
                                      <a:pt x="155" y="85"/>
                                    </a:lnTo>
                                    <a:lnTo>
                                      <a:pt x="159" y="82"/>
                                    </a:lnTo>
                                    <a:lnTo>
                                      <a:pt x="162" y="78"/>
                                    </a:lnTo>
                                    <a:lnTo>
                                      <a:pt x="167" y="75"/>
                                    </a:lnTo>
                                    <a:lnTo>
                                      <a:pt x="171" y="73"/>
                                    </a:lnTo>
                                    <a:lnTo>
                                      <a:pt x="176" y="71"/>
                                    </a:lnTo>
                                    <a:lnTo>
                                      <a:pt x="181" y="71"/>
                                    </a:lnTo>
                                    <a:lnTo>
                                      <a:pt x="185" y="71"/>
                                    </a:lnTo>
                                    <a:lnTo>
                                      <a:pt x="190" y="71"/>
                                    </a:lnTo>
                                    <a:lnTo>
                                      <a:pt x="195" y="73"/>
                                    </a:lnTo>
                                    <a:lnTo>
                                      <a:pt x="202" y="78"/>
                                    </a:lnTo>
                                    <a:lnTo>
                                      <a:pt x="209" y="83"/>
                                    </a:lnTo>
                                    <a:lnTo>
                                      <a:pt x="214" y="90"/>
                                    </a:lnTo>
                                    <a:lnTo>
                                      <a:pt x="220" y="99"/>
                                    </a:lnTo>
                                    <a:lnTo>
                                      <a:pt x="218" y="90"/>
                                    </a:lnTo>
                                    <a:lnTo>
                                      <a:pt x="218" y="83"/>
                                    </a:lnTo>
                                    <a:lnTo>
                                      <a:pt x="218" y="75"/>
                                    </a:lnTo>
                                    <a:lnTo>
                                      <a:pt x="220" y="68"/>
                                    </a:lnTo>
                                    <a:lnTo>
                                      <a:pt x="223" y="61"/>
                                    </a:lnTo>
                                    <a:lnTo>
                                      <a:pt x="227" y="54"/>
                                    </a:lnTo>
                                    <a:lnTo>
                                      <a:pt x="230" y="49"/>
                                    </a:lnTo>
                                    <a:lnTo>
                                      <a:pt x="235" y="45"/>
                                    </a:lnTo>
                                    <a:lnTo>
                                      <a:pt x="239" y="43"/>
                                    </a:lnTo>
                                    <a:lnTo>
                                      <a:pt x="242" y="42"/>
                                    </a:lnTo>
                                    <a:lnTo>
                                      <a:pt x="246" y="42"/>
                                    </a:lnTo>
                                    <a:lnTo>
                                      <a:pt x="249" y="42"/>
                                    </a:lnTo>
                                    <a:lnTo>
                                      <a:pt x="254" y="43"/>
                                    </a:lnTo>
                                    <a:lnTo>
                                      <a:pt x="258" y="45"/>
                                    </a:lnTo>
                                    <a:lnTo>
                                      <a:pt x="260" y="49"/>
                                    </a:lnTo>
                                    <a:lnTo>
                                      <a:pt x="263" y="52"/>
                                    </a:lnTo>
                                    <a:lnTo>
                                      <a:pt x="270" y="47"/>
                                    </a:lnTo>
                                    <a:lnTo>
                                      <a:pt x="277" y="42"/>
                                    </a:lnTo>
                                    <a:lnTo>
                                      <a:pt x="284" y="38"/>
                                    </a:lnTo>
                                    <a:lnTo>
                                      <a:pt x="291" y="36"/>
                                    </a:lnTo>
                                    <a:lnTo>
                                      <a:pt x="298" y="36"/>
                                    </a:lnTo>
                                    <a:lnTo>
                                      <a:pt x="305" y="36"/>
                                    </a:lnTo>
                                    <a:lnTo>
                                      <a:pt x="312" y="38"/>
                                    </a:lnTo>
                                    <a:lnTo>
                                      <a:pt x="319" y="42"/>
                                    </a:lnTo>
                                    <a:lnTo>
                                      <a:pt x="322" y="31"/>
                                    </a:lnTo>
                                    <a:lnTo>
                                      <a:pt x="326" y="21"/>
                                    </a:lnTo>
                                    <a:lnTo>
                                      <a:pt x="328" y="17"/>
                                    </a:lnTo>
                                    <a:lnTo>
                                      <a:pt x="331" y="14"/>
                                    </a:lnTo>
                                    <a:lnTo>
                                      <a:pt x="335" y="10"/>
                                    </a:lnTo>
                                    <a:lnTo>
                                      <a:pt x="338" y="7"/>
                                    </a:lnTo>
                                    <a:lnTo>
                                      <a:pt x="340" y="5"/>
                                    </a:lnTo>
                                    <a:lnTo>
                                      <a:pt x="343" y="3"/>
                                    </a:lnTo>
                                    <a:lnTo>
                                      <a:pt x="347" y="1"/>
                                    </a:lnTo>
                                    <a:lnTo>
                                      <a:pt x="352" y="0"/>
                                    </a:lnTo>
                                    <a:lnTo>
                                      <a:pt x="356" y="0"/>
                                    </a:lnTo>
                                    <a:lnTo>
                                      <a:pt x="359" y="1"/>
                                    </a:lnTo>
                                    <a:lnTo>
                                      <a:pt x="363" y="1"/>
                                    </a:lnTo>
                                    <a:lnTo>
                                      <a:pt x="366" y="3"/>
                                    </a:lnTo>
                                    <a:lnTo>
                                      <a:pt x="371" y="5"/>
                                    </a:lnTo>
                                    <a:lnTo>
                                      <a:pt x="375" y="8"/>
                                    </a:lnTo>
                                    <a:lnTo>
                                      <a:pt x="378" y="14"/>
                                    </a:lnTo>
                                    <a:lnTo>
                                      <a:pt x="382" y="19"/>
                                    </a:lnTo>
                                    <a:lnTo>
                                      <a:pt x="385" y="24"/>
                                    </a:lnTo>
                                    <a:lnTo>
                                      <a:pt x="389" y="29"/>
                                    </a:lnTo>
                                    <a:lnTo>
                                      <a:pt x="390" y="36"/>
                                    </a:lnTo>
                                    <a:lnTo>
                                      <a:pt x="392" y="43"/>
                                    </a:lnTo>
                                    <a:lnTo>
                                      <a:pt x="397" y="42"/>
                                    </a:lnTo>
                                    <a:lnTo>
                                      <a:pt x="403" y="42"/>
                                    </a:lnTo>
                                    <a:lnTo>
                                      <a:pt x="406" y="42"/>
                                    </a:lnTo>
                                    <a:lnTo>
                                      <a:pt x="411" y="43"/>
                                    </a:lnTo>
                                    <a:lnTo>
                                      <a:pt x="417" y="45"/>
                                    </a:lnTo>
                                    <a:lnTo>
                                      <a:pt x="420" y="47"/>
                                    </a:lnTo>
                                    <a:lnTo>
                                      <a:pt x="425" y="50"/>
                                    </a:lnTo>
                                    <a:lnTo>
                                      <a:pt x="429" y="54"/>
                                    </a:lnTo>
                                    <a:lnTo>
                                      <a:pt x="432" y="57"/>
                                    </a:lnTo>
                                    <a:lnTo>
                                      <a:pt x="436" y="63"/>
                                    </a:lnTo>
                                    <a:lnTo>
                                      <a:pt x="439" y="68"/>
                                    </a:lnTo>
                                    <a:lnTo>
                                      <a:pt x="443" y="73"/>
                                    </a:lnTo>
                                    <a:lnTo>
                                      <a:pt x="445" y="80"/>
                                    </a:lnTo>
                                    <a:lnTo>
                                      <a:pt x="446" y="87"/>
                                    </a:lnTo>
                                    <a:lnTo>
                                      <a:pt x="448" y="94"/>
                                    </a:lnTo>
                                    <a:lnTo>
                                      <a:pt x="450" y="101"/>
                                    </a:lnTo>
                                    <a:lnTo>
                                      <a:pt x="452" y="111"/>
                                    </a:lnTo>
                                    <a:lnTo>
                                      <a:pt x="452" y="124"/>
                                    </a:lnTo>
                                    <a:lnTo>
                                      <a:pt x="450" y="134"/>
                                    </a:lnTo>
                                    <a:lnTo>
                                      <a:pt x="448" y="144"/>
                                    </a:lnTo>
                                    <a:lnTo>
                                      <a:pt x="452" y="144"/>
                                    </a:lnTo>
                                    <a:lnTo>
                                      <a:pt x="453" y="146"/>
                                    </a:lnTo>
                                    <a:lnTo>
                                      <a:pt x="458" y="148"/>
                                    </a:lnTo>
                                    <a:lnTo>
                                      <a:pt x="464" y="151"/>
                                    </a:lnTo>
                                    <a:lnTo>
                                      <a:pt x="469" y="157"/>
                                    </a:lnTo>
                                    <a:lnTo>
                                      <a:pt x="472" y="164"/>
                                    </a:lnTo>
                                    <a:lnTo>
                                      <a:pt x="476" y="172"/>
                                    </a:lnTo>
                                    <a:lnTo>
                                      <a:pt x="478" y="181"/>
                                    </a:lnTo>
                                    <a:lnTo>
                                      <a:pt x="478" y="190"/>
                                    </a:lnTo>
                                    <a:lnTo>
                                      <a:pt x="478" y="195"/>
                                    </a:lnTo>
                                    <a:lnTo>
                                      <a:pt x="476" y="202"/>
                                    </a:lnTo>
                                    <a:lnTo>
                                      <a:pt x="474" y="207"/>
                                    </a:lnTo>
                                    <a:lnTo>
                                      <a:pt x="472" y="212"/>
                                    </a:lnTo>
                                    <a:lnTo>
                                      <a:pt x="469" y="221"/>
                                    </a:lnTo>
                                    <a:lnTo>
                                      <a:pt x="465" y="225"/>
                                    </a:lnTo>
                                    <a:lnTo>
                                      <a:pt x="462" y="228"/>
                                    </a:lnTo>
                                    <a:lnTo>
                                      <a:pt x="464" y="237"/>
                                    </a:lnTo>
                                    <a:lnTo>
                                      <a:pt x="464" y="247"/>
                                    </a:lnTo>
                                    <a:lnTo>
                                      <a:pt x="464" y="256"/>
                                    </a:lnTo>
                                    <a:lnTo>
                                      <a:pt x="462" y="265"/>
                                    </a:lnTo>
                                    <a:lnTo>
                                      <a:pt x="460" y="274"/>
                                    </a:lnTo>
                                    <a:lnTo>
                                      <a:pt x="458" y="282"/>
                                    </a:lnTo>
                                    <a:lnTo>
                                      <a:pt x="455" y="291"/>
                                    </a:lnTo>
                                    <a:lnTo>
                                      <a:pt x="453" y="298"/>
                                    </a:lnTo>
                                    <a:lnTo>
                                      <a:pt x="450" y="305"/>
                                    </a:lnTo>
                                    <a:lnTo>
                                      <a:pt x="445" y="312"/>
                                    </a:lnTo>
                                    <a:lnTo>
                                      <a:pt x="441" y="319"/>
                                    </a:lnTo>
                                    <a:lnTo>
                                      <a:pt x="436" y="324"/>
                                    </a:lnTo>
                                    <a:lnTo>
                                      <a:pt x="431" y="328"/>
                                    </a:lnTo>
                                    <a:lnTo>
                                      <a:pt x="425" y="333"/>
                                    </a:lnTo>
                                    <a:lnTo>
                                      <a:pt x="420" y="336"/>
                                    </a:lnTo>
                                    <a:lnTo>
                                      <a:pt x="413" y="338"/>
                                    </a:lnTo>
                                    <a:lnTo>
                                      <a:pt x="408" y="340"/>
                                    </a:lnTo>
                                    <a:lnTo>
                                      <a:pt x="403" y="340"/>
                                    </a:lnTo>
                                    <a:lnTo>
                                      <a:pt x="397" y="340"/>
                                    </a:lnTo>
                                    <a:lnTo>
                                      <a:pt x="392" y="338"/>
                                    </a:lnTo>
                                    <a:lnTo>
                                      <a:pt x="389" y="345"/>
                                    </a:lnTo>
                                    <a:lnTo>
                                      <a:pt x="384" y="350"/>
                                    </a:lnTo>
                                    <a:lnTo>
                                      <a:pt x="378" y="356"/>
                                    </a:lnTo>
                                    <a:lnTo>
                                      <a:pt x="371" y="357"/>
                                    </a:lnTo>
                                    <a:lnTo>
                                      <a:pt x="366" y="357"/>
                                    </a:lnTo>
                                    <a:lnTo>
                                      <a:pt x="359" y="357"/>
                                    </a:lnTo>
                                    <a:lnTo>
                                      <a:pt x="357" y="356"/>
                                    </a:lnTo>
                                    <a:lnTo>
                                      <a:pt x="354" y="356"/>
                                    </a:lnTo>
                                    <a:lnTo>
                                      <a:pt x="352" y="352"/>
                                    </a:lnTo>
                                    <a:lnTo>
                                      <a:pt x="349" y="350"/>
                                    </a:lnTo>
                                    <a:lnTo>
                                      <a:pt x="345" y="347"/>
                                    </a:lnTo>
                                    <a:lnTo>
                                      <a:pt x="342" y="342"/>
                                    </a:lnTo>
                                    <a:lnTo>
                                      <a:pt x="340" y="336"/>
                                    </a:lnTo>
                                    <a:lnTo>
                                      <a:pt x="338" y="331"/>
                                    </a:lnTo>
                                    <a:lnTo>
                                      <a:pt x="336" y="338"/>
                                    </a:lnTo>
                                    <a:lnTo>
                                      <a:pt x="335" y="343"/>
                                    </a:lnTo>
                                    <a:lnTo>
                                      <a:pt x="331" y="349"/>
                                    </a:lnTo>
                                    <a:lnTo>
                                      <a:pt x="329" y="354"/>
                                    </a:lnTo>
                                    <a:lnTo>
                                      <a:pt x="326" y="359"/>
                                    </a:lnTo>
                                    <a:lnTo>
                                      <a:pt x="322" y="362"/>
                                    </a:lnTo>
                                    <a:lnTo>
                                      <a:pt x="319" y="366"/>
                                    </a:lnTo>
                                    <a:lnTo>
                                      <a:pt x="315" y="369"/>
                                    </a:lnTo>
                                    <a:lnTo>
                                      <a:pt x="310" y="371"/>
                                    </a:lnTo>
                                    <a:lnTo>
                                      <a:pt x="307" y="373"/>
                                    </a:lnTo>
                                    <a:lnTo>
                                      <a:pt x="302" y="373"/>
                                    </a:lnTo>
                                    <a:lnTo>
                                      <a:pt x="298" y="375"/>
                                    </a:lnTo>
                                    <a:lnTo>
                                      <a:pt x="293" y="375"/>
                                    </a:lnTo>
                                    <a:lnTo>
                                      <a:pt x="289" y="373"/>
                                    </a:lnTo>
                                    <a:lnTo>
                                      <a:pt x="284" y="371"/>
                                    </a:lnTo>
                                    <a:lnTo>
                                      <a:pt x="281" y="369"/>
                                    </a:lnTo>
                                    <a:lnTo>
                                      <a:pt x="275" y="366"/>
                                    </a:lnTo>
                                    <a:lnTo>
                                      <a:pt x="270" y="361"/>
                                    </a:lnTo>
                                    <a:lnTo>
                                      <a:pt x="267" y="356"/>
                                    </a:lnTo>
                                    <a:lnTo>
                                      <a:pt x="263" y="350"/>
                                    </a:lnTo>
                                    <a:lnTo>
                                      <a:pt x="260" y="343"/>
                                    </a:lnTo>
                                    <a:lnTo>
                                      <a:pt x="256" y="335"/>
                                    </a:lnTo>
                                    <a:lnTo>
                                      <a:pt x="254" y="328"/>
                                    </a:lnTo>
                                    <a:lnTo>
                                      <a:pt x="253" y="319"/>
                                    </a:lnTo>
                                    <a:lnTo>
                                      <a:pt x="253" y="329"/>
                                    </a:lnTo>
                                    <a:lnTo>
                                      <a:pt x="251" y="338"/>
                                    </a:lnTo>
                                    <a:lnTo>
                                      <a:pt x="249" y="347"/>
                                    </a:lnTo>
                                    <a:lnTo>
                                      <a:pt x="247" y="356"/>
                                    </a:lnTo>
                                    <a:lnTo>
                                      <a:pt x="246" y="364"/>
                                    </a:lnTo>
                                    <a:lnTo>
                                      <a:pt x="242" y="373"/>
                                    </a:lnTo>
                                    <a:lnTo>
                                      <a:pt x="239" y="380"/>
                                    </a:lnTo>
                                    <a:lnTo>
                                      <a:pt x="235" y="387"/>
                                    </a:lnTo>
                                    <a:lnTo>
                                      <a:pt x="230" y="394"/>
                                    </a:lnTo>
                                    <a:lnTo>
                                      <a:pt x="225" y="399"/>
                                    </a:lnTo>
                                    <a:lnTo>
                                      <a:pt x="218" y="404"/>
                                    </a:lnTo>
                                    <a:lnTo>
                                      <a:pt x="213" y="408"/>
                                    </a:lnTo>
                                    <a:lnTo>
                                      <a:pt x="206" y="411"/>
                                    </a:lnTo>
                                    <a:lnTo>
                                      <a:pt x="199" y="413"/>
                                    </a:lnTo>
                                    <a:lnTo>
                                      <a:pt x="192" y="413"/>
                                    </a:lnTo>
                                    <a:lnTo>
                                      <a:pt x="186" y="413"/>
                                    </a:lnTo>
                                    <a:lnTo>
                                      <a:pt x="179" y="413"/>
                                    </a:lnTo>
                                    <a:lnTo>
                                      <a:pt x="172" y="410"/>
                                    </a:lnTo>
                                    <a:lnTo>
                                      <a:pt x="165" y="408"/>
                                    </a:lnTo>
                                    <a:lnTo>
                                      <a:pt x="160" y="403"/>
                                    </a:lnTo>
                                    <a:lnTo>
                                      <a:pt x="153" y="399"/>
                                    </a:lnTo>
                                    <a:lnTo>
                                      <a:pt x="148" y="392"/>
                                    </a:lnTo>
                                    <a:lnTo>
                                      <a:pt x="143" y="385"/>
                                    </a:lnTo>
                                    <a:lnTo>
                                      <a:pt x="138" y="378"/>
                                    </a:lnTo>
                                    <a:lnTo>
                                      <a:pt x="138" y="376"/>
                                    </a:lnTo>
                                    <a:lnTo>
                                      <a:pt x="138" y="376"/>
                                    </a:lnTo>
                                    <a:lnTo>
                                      <a:pt x="136" y="375"/>
                                    </a:lnTo>
                                    <a:lnTo>
                                      <a:pt x="136" y="373"/>
                                    </a:lnTo>
                                    <a:lnTo>
                                      <a:pt x="132" y="378"/>
                                    </a:lnTo>
                                    <a:lnTo>
                                      <a:pt x="127" y="380"/>
                                    </a:lnTo>
                                    <a:lnTo>
                                      <a:pt x="124" y="382"/>
                                    </a:lnTo>
                                    <a:lnTo>
                                      <a:pt x="118" y="383"/>
                                    </a:lnTo>
                                    <a:lnTo>
                                      <a:pt x="115" y="382"/>
                                    </a:lnTo>
                                    <a:lnTo>
                                      <a:pt x="110" y="380"/>
                                    </a:lnTo>
                                    <a:lnTo>
                                      <a:pt x="106" y="376"/>
                                    </a:lnTo>
                                    <a:lnTo>
                                      <a:pt x="103" y="371"/>
                                    </a:lnTo>
                                    <a:lnTo>
                                      <a:pt x="101" y="369"/>
                                    </a:lnTo>
                                    <a:lnTo>
                                      <a:pt x="101" y="366"/>
                                    </a:lnTo>
                                    <a:lnTo>
                                      <a:pt x="99" y="361"/>
                                    </a:lnTo>
                                    <a:lnTo>
                                      <a:pt x="97" y="354"/>
                                    </a:lnTo>
                                    <a:lnTo>
                                      <a:pt x="97" y="347"/>
                                    </a:lnTo>
                                    <a:lnTo>
                                      <a:pt x="92" y="350"/>
                                    </a:lnTo>
                                    <a:lnTo>
                                      <a:pt x="89" y="352"/>
                                    </a:lnTo>
                                    <a:lnTo>
                                      <a:pt x="84" y="354"/>
                                    </a:lnTo>
                                    <a:lnTo>
                                      <a:pt x="78" y="354"/>
                                    </a:lnTo>
                                    <a:lnTo>
                                      <a:pt x="75" y="356"/>
                                    </a:lnTo>
                                    <a:lnTo>
                                      <a:pt x="70" y="354"/>
                                    </a:lnTo>
                                    <a:lnTo>
                                      <a:pt x="64" y="354"/>
                                    </a:lnTo>
                                    <a:lnTo>
                                      <a:pt x="61" y="352"/>
                                    </a:lnTo>
                                    <a:lnTo>
                                      <a:pt x="56" y="349"/>
                                    </a:lnTo>
                                    <a:lnTo>
                                      <a:pt x="52" y="347"/>
                                    </a:lnTo>
                                    <a:lnTo>
                                      <a:pt x="49" y="343"/>
                                    </a:lnTo>
                                    <a:lnTo>
                                      <a:pt x="43" y="340"/>
                                    </a:lnTo>
                                    <a:lnTo>
                                      <a:pt x="40" y="335"/>
                                    </a:lnTo>
                                    <a:lnTo>
                                      <a:pt x="36" y="329"/>
                                    </a:lnTo>
                                    <a:lnTo>
                                      <a:pt x="35" y="324"/>
                                    </a:lnTo>
                                    <a:lnTo>
                                      <a:pt x="31" y="317"/>
                                    </a:lnTo>
                                    <a:lnTo>
                                      <a:pt x="28" y="315"/>
                                    </a:lnTo>
                                    <a:lnTo>
                                      <a:pt x="24" y="312"/>
                                    </a:lnTo>
                                    <a:lnTo>
                                      <a:pt x="21" y="310"/>
                                    </a:lnTo>
                                    <a:lnTo>
                                      <a:pt x="17" y="307"/>
                                    </a:lnTo>
                                    <a:lnTo>
                                      <a:pt x="14" y="301"/>
                                    </a:lnTo>
                                    <a:lnTo>
                                      <a:pt x="12" y="298"/>
                                    </a:lnTo>
                                    <a:lnTo>
                                      <a:pt x="7" y="287"/>
                                    </a:lnTo>
                                    <a:lnTo>
                                      <a:pt x="3" y="277"/>
                                    </a:lnTo>
                                    <a:lnTo>
                                      <a:pt x="2" y="265"/>
                                    </a:lnTo>
                                    <a:lnTo>
                                      <a:pt x="0" y="253"/>
                                    </a:lnTo>
                                    <a:lnTo>
                                      <a:pt x="2" y="247"/>
                                    </a:lnTo>
                                    <a:lnTo>
                                      <a:pt x="2" y="240"/>
                                    </a:lnTo>
                                    <a:lnTo>
                                      <a:pt x="3" y="232"/>
                                    </a:lnTo>
                                    <a:lnTo>
                                      <a:pt x="5" y="225"/>
                                    </a:lnTo>
                                    <a:lnTo>
                                      <a:pt x="9" y="218"/>
                                    </a:lnTo>
                                    <a:lnTo>
                                      <a:pt x="12" y="211"/>
                                    </a:lnTo>
                                    <a:lnTo>
                                      <a:pt x="17" y="206"/>
                                    </a:lnTo>
                                    <a:lnTo>
                                      <a:pt x="22" y="202"/>
                                    </a:lnTo>
                                    <a:lnTo>
                                      <a:pt x="28" y="197"/>
                                    </a:lnTo>
                                    <a:lnTo>
                                      <a:pt x="33" y="1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0" name="Picture 2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616" y="5227"/>
                                <a:ext cx="480"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1" name="Picture 2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724" y="5612"/>
                                <a:ext cx="4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2" name="Freeform 259"/>
                            <wps:cNvSpPr>
                              <a:spLocks/>
                            </wps:cNvSpPr>
                            <wps:spPr bwMode="auto">
                              <a:xfrm>
                                <a:off x="2726" y="5614"/>
                                <a:ext cx="466" cy="244"/>
                              </a:xfrm>
                              <a:custGeom>
                                <a:avLst/>
                                <a:gdLst>
                                  <a:gd name="T0" fmla="*/ 38 w 466"/>
                                  <a:gd name="T1" fmla="*/ 98 h 244"/>
                                  <a:gd name="T2" fmla="*/ 56 w 466"/>
                                  <a:gd name="T3" fmla="*/ 79 h 244"/>
                                  <a:gd name="T4" fmla="*/ 78 w 466"/>
                                  <a:gd name="T5" fmla="*/ 68 h 244"/>
                                  <a:gd name="T6" fmla="*/ 103 w 466"/>
                                  <a:gd name="T7" fmla="*/ 65 h 244"/>
                                  <a:gd name="T8" fmla="*/ 127 w 466"/>
                                  <a:gd name="T9" fmla="*/ 72 h 244"/>
                                  <a:gd name="T10" fmla="*/ 141 w 466"/>
                                  <a:gd name="T11" fmla="*/ 59 h 244"/>
                                  <a:gd name="T12" fmla="*/ 173 w 466"/>
                                  <a:gd name="T13" fmla="*/ 44 h 244"/>
                                  <a:gd name="T14" fmla="*/ 204 w 466"/>
                                  <a:gd name="T15" fmla="*/ 51 h 244"/>
                                  <a:gd name="T16" fmla="*/ 213 w 466"/>
                                  <a:gd name="T17" fmla="*/ 51 h 244"/>
                                  <a:gd name="T18" fmla="*/ 220 w 466"/>
                                  <a:gd name="T19" fmla="*/ 32 h 244"/>
                                  <a:gd name="T20" fmla="*/ 237 w 466"/>
                                  <a:gd name="T21" fmla="*/ 25 h 244"/>
                                  <a:gd name="T22" fmla="*/ 251 w 466"/>
                                  <a:gd name="T23" fmla="*/ 28 h 244"/>
                                  <a:gd name="T24" fmla="*/ 270 w 466"/>
                                  <a:gd name="T25" fmla="*/ 25 h 244"/>
                                  <a:gd name="T26" fmla="*/ 296 w 466"/>
                                  <a:gd name="T27" fmla="*/ 23 h 244"/>
                                  <a:gd name="T28" fmla="*/ 317 w 466"/>
                                  <a:gd name="T29" fmla="*/ 12 h 244"/>
                                  <a:gd name="T30" fmla="*/ 344 w 466"/>
                                  <a:gd name="T31" fmla="*/ 0 h 244"/>
                                  <a:gd name="T32" fmla="*/ 366 w 466"/>
                                  <a:gd name="T33" fmla="*/ 5 h 244"/>
                                  <a:gd name="T34" fmla="*/ 378 w 466"/>
                                  <a:gd name="T35" fmla="*/ 18 h 244"/>
                                  <a:gd name="T36" fmla="*/ 392 w 466"/>
                                  <a:gd name="T37" fmla="*/ 25 h 244"/>
                                  <a:gd name="T38" fmla="*/ 419 w 466"/>
                                  <a:gd name="T39" fmla="*/ 33 h 244"/>
                                  <a:gd name="T40" fmla="*/ 436 w 466"/>
                                  <a:gd name="T41" fmla="*/ 56 h 244"/>
                                  <a:gd name="T42" fmla="*/ 439 w 466"/>
                                  <a:gd name="T43" fmla="*/ 73 h 244"/>
                                  <a:gd name="T44" fmla="*/ 446 w 466"/>
                                  <a:gd name="T45" fmla="*/ 87 h 244"/>
                                  <a:gd name="T46" fmla="*/ 464 w 466"/>
                                  <a:gd name="T47" fmla="*/ 101 h 244"/>
                                  <a:gd name="T48" fmla="*/ 460 w 466"/>
                                  <a:gd name="T49" fmla="*/ 126 h 244"/>
                                  <a:gd name="T50" fmla="*/ 452 w 466"/>
                                  <a:gd name="T51" fmla="*/ 140 h 244"/>
                                  <a:gd name="T52" fmla="*/ 448 w 466"/>
                                  <a:gd name="T53" fmla="*/ 162 h 244"/>
                                  <a:gd name="T54" fmla="*/ 438 w 466"/>
                                  <a:gd name="T55" fmla="*/ 182 h 244"/>
                                  <a:gd name="T56" fmla="*/ 415 w 466"/>
                                  <a:gd name="T57" fmla="*/ 197 h 244"/>
                                  <a:gd name="T58" fmla="*/ 378 w 466"/>
                                  <a:gd name="T59" fmla="*/ 204 h 244"/>
                                  <a:gd name="T60" fmla="*/ 357 w 466"/>
                                  <a:gd name="T61" fmla="*/ 213 h 244"/>
                                  <a:gd name="T62" fmla="*/ 337 w 466"/>
                                  <a:gd name="T63" fmla="*/ 206 h 244"/>
                                  <a:gd name="T64" fmla="*/ 326 w 466"/>
                                  <a:gd name="T65" fmla="*/ 202 h 244"/>
                                  <a:gd name="T66" fmla="*/ 300 w 466"/>
                                  <a:gd name="T67" fmla="*/ 220 h 244"/>
                                  <a:gd name="T68" fmla="*/ 274 w 466"/>
                                  <a:gd name="T69" fmla="*/ 218 h 244"/>
                                  <a:gd name="T70" fmla="*/ 256 w 466"/>
                                  <a:gd name="T71" fmla="*/ 206 h 244"/>
                                  <a:gd name="T72" fmla="*/ 246 w 466"/>
                                  <a:gd name="T73" fmla="*/ 189 h 244"/>
                                  <a:gd name="T74" fmla="*/ 242 w 466"/>
                                  <a:gd name="T75" fmla="*/ 211 h 244"/>
                                  <a:gd name="T76" fmla="*/ 228 w 466"/>
                                  <a:gd name="T77" fmla="*/ 229 h 244"/>
                                  <a:gd name="T78" fmla="*/ 206 w 466"/>
                                  <a:gd name="T79" fmla="*/ 243 h 244"/>
                                  <a:gd name="T80" fmla="*/ 181 w 466"/>
                                  <a:gd name="T81" fmla="*/ 244 h 244"/>
                                  <a:gd name="T82" fmla="*/ 155 w 466"/>
                                  <a:gd name="T83" fmla="*/ 239 h 244"/>
                                  <a:gd name="T84" fmla="*/ 134 w 466"/>
                                  <a:gd name="T85" fmla="*/ 223 h 244"/>
                                  <a:gd name="T86" fmla="*/ 132 w 466"/>
                                  <a:gd name="T87" fmla="*/ 222 h 244"/>
                                  <a:gd name="T88" fmla="*/ 117 w 466"/>
                                  <a:gd name="T89" fmla="*/ 227 h 244"/>
                                  <a:gd name="T90" fmla="*/ 101 w 466"/>
                                  <a:gd name="T91" fmla="*/ 220 h 244"/>
                                  <a:gd name="T92" fmla="*/ 96 w 466"/>
                                  <a:gd name="T93" fmla="*/ 208 h 244"/>
                                  <a:gd name="T94" fmla="*/ 77 w 466"/>
                                  <a:gd name="T95" fmla="*/ 211 h 244"/>
                                  <a:gd name="T96" fmla="*/ 44 w 466"/>
                                  <a:gd name="T97" fmla="*/ 201 h 244"/>
                                  <a:gd name="T98" fmla="*/ 16 w 466"/>
                                  <a:gd name="T99" fmla="*/ 182 h 244"/>
                                  <a:gd name="T100" fmla="*/ 2 w 466"/>
                                  <a:gd name="T101" fmla="*/ 157 h 244"/>
                                  <a:gd name="T102" fmla="*/ 5 w 466"/>
                                  <a:gd name="T103" fmla="*/ 133 h 244"/>
                                  <a:gd name="T104" fmla="*/ 21 w 466"/>
                                  <a:gd name="T105" fmla="*/ 119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466" h="244">
                                    <a:moveTo>
                                      <a:pt x="31" y="115"/>
                                    </a:moveTo>
                                    <a:lnTo>
                                      <a:pt x="33" y="110"/>
                                    </a:lnTo>
                                    <a:lnTo>
                                      <a:pt x="37" y="103"/>
                                    </a:lnTo>
                                    <a:lnTo>
                                      <a:pt x="38" y="98"/>
                                    </a:lnTo>
                                    <a:lnTo>
                                      <a:pt x="42" y="93"/>
                                    </a:lnTo>
                                    <a:lnTo>
                                      <a:pt x="47" y="87"/>
                                    </a:lnTo>
                                    <a:lnTo>
                                      <a:pt x="51" y="84"/>
                                    </a:lnTo>
                                    <a:lnTo>
                                      <a:pt x="56" y="79"/>
                                    </a:lnTo>
                                    <a:lnTo>
                                      <a:pt x="61" y="75"/>
                                    </a:lnTo>
                                    <a:lnTo>
                                      <a:pt x="66" y="73"/>
                                    </a:lnTo>
                                    <a:lnTo>
                                      <a:pt x="71" y="70"/>
                                    </a:lnTo>
                                    <a:lnTo>
                                      <a:pt x="78" y="68"/>
                                    </a:lnTo>
                                    <a:lnTo>
                                      <a:pt x="84" y="66"/>
                                    </a:lnTo>
                                    <a:lnTo>
                                      <a:pt x="91" y="65"/>
                                    </a:lnTo>
                                    <a:lnTo>
                                      <a:pt x="98" y="65"/>
                                    </a:lnTo>
                                    <a:lnTo>
                                      <a:pt x="103" y="65"/>
                                    </a:lnTo>
                                    <a:lnTo>
                                      <a:pt x="110" y="66"/>
                                    </a:lnTo>
                                    <a:lnTo>
                                      <a:pt x="117" y="68"/>
                                    </a:lnTo>
                                    <a:lnTo>
                                      <a:pt x="122" y="70"/>
                                    </a:lnTo>
                                    <a:lnTo>
                                      <a:pt x="127" y="72"/>
                                    </a:lnTo>
                                    <a:lnTo>
                                      <a:pt x="132" y="75"/>
                                    </a:lnTo>
                                    <a:lnTo>
                                      <a:pt x="134" y="70"/>
                                    </a:lnTo>
                                    <a:lnTo>
                                      <a:pt x="136" y="66"/>
                                    </a:lnTo>
                                    <a:lnTo>
                                      <a:pt x="141" y="59"/>
                                    </a:lnTo>
                                    <a:lnTo>
                                      <a:pt x="148" y="52"/>
                                    </a:lnTo>
                                    <a:lnTo>
                                      <a:pt x="155" y="49"/>
                                    </a:lnTo>
                                    <a:lnTo>
                                      <a:pt x="162" y="46"/>
                                    </a:lnTo>
                                    <a:lnTo>
                                      <a:pt x="173" y="44"/>
                                    </a:lnTo>
                                    <a:lnTo>
                                      <a:pt x="181" y="42"/>
                                    </a:lnTo>
                                    <a:lnTo>
                                      <a:pt x="190" y="44"/>
                                    </a:lnTo>
                                    <a:lnTo>
                                      <a:pt x="197" y="47"/>
                                    </a:lnTo>
                                    <a:lnTo>
                                      <a:pt x="204" y="51"/>
                                    </a:lnTo>
                                    <a:lnTo>
                                      <a:pt x="209" y="54"/>
                                    </a:lnTo>
                                    <a:lnTo>
                                      <a:pt x="214" y="59"/>
                                    </a:lnTo>
                                    <a:lnTo>
                                      <a:pt x="213" y="54"/>
                                    </a:lnTo>
                                    <a:lnTo>
                                      <a:pt x="213" y="51"/>
                                    </a:lnTo>
                                    <a:lnTo>
                                      <a:pt x="213" y="46"/>
                                    </a:lnTo>
                                    <a:lnTo>
                                      <a:pt x="214" y="40"/>
                                    </a:lnTo>
                                    <a:lnTo>
                                      <a:pt x="216" y="37"/>
                                    </a:lnTo>
                                    <a:lnTo>
                                      <a:pt x="220" y="32"/>
                                    </a:lnTo>
                                    <a:lnTo>
                                      <a:pt x="223" y="28"/>
                                    </a:lnTo>
                                    <a:lnTo>
                                      <a:pt x="228" y="26"/>
                                    </a:lnTo>
                                    <a:lnTo>
                                      <a:pt x="232" y="25"/>
                                    </a:lnTo>
                                    <a:lnTo>
                                      <a:pt x="237" y="25"/>
                                    </a:lnTo>
                                    <a:lnTo>
                                      <a:pt x="241" y="25"/>
                                    </a:lnTo>
                                    <a:lnTo>
                                      <a:pt x="244" y="25"/>
                                    </a:lnTo>
                                    <a:lnTo>
                                      <a:pt x="248" y="26"/>
                                    </a:lnTo>
                                    <a:lnTo>
                                      <a:pt x="251" y="28"/>
                                    </a:lnTo>
                                    <a:lnTo>
                                      <a:pt x="255" y="30"/>
                                    </a:lnTo>
                                    <a:lnTo>
                                      <a:pt x="258" y="32"/>
                                    </a:lnTo>
                                    <a:lnTo>
                                      <a:pt x="263" y="28"/>
                                    </a:lnTo>
                                    <a:lnTo>
                                      <a:pt x="270" y="25"/>
                                    </a:lnTo>
                                    <a:lnTo>
                                      <a:pt x="276" y="23"/>
                                    </a:lnTo>
                                    <a:lnTo>
                                      <a:pt x="282" y="23"/>
                                    </a:lnTo>
                                    <a:lnTo>
                                      <a:pt x="289" y="21"/>
                                    </a:lnTo>
                                    <a:lnTo>
                                      <a:pt x="296" y="23"/>
                                    </a:lnTo>
                                    <a:lnTo>
                                      <a:pt x="303" y="23"/>
                                    </a:lnTo>
                                    <a:lnTo>
                                      <a:pt x="310" y="25"/>
                                    </a:lnTo>
                                    <a:lnTo>
                                      <a:pt x="314" y="18"/>
                                    </a:lnTo>
                                    <a:lnTo>
                                      <a:pt x="317" y="12"/>
                                    </a:lnTo>
                                    <a:lnTo>
                                      <a:pt x="323" y="9"/>
                                    </a:lnTo>
                                    <a:lnTo>
                                      <a:pt x="330" y="5"/>
                                    </a:lnTo>
                                    <a:lnTo>
                                      <a:pt x="337" y="2"/>
                                    </a:lnTo>
                                    <a:lnTo>
                                      <a:pt x="344" y="0"/>
                                    </a:lnTo>
                                    <a:lnTo>
                                      <a:pt x="350" y="0"/>
                                    </a:lnTo>
                                    <a:lnTo>
                                      <a:pt x="357" y="2"/>
                                    </a:lnTo>
                                    <a:lnTo>
                                      <a:pt x="363" y="4"/>
                                    </a:lnTo>
                                    <a:lnTo>
                                      <a:pt x="366" y="5"/>
                                    </a:lnTo>
                                    <a:lnTo>
                                      <a:pt x="370" y="7"/>
                                    </a:lnTo>
                                    <a:lnTo>
                                      <a:pt x="373" y="11"/>
                                    </a:lnTo>
                                    <a:lnTo>
                                      <a:pt x="377" y="14"/>
                                    </a:lnTo>
                                    <a:lnTo>
                                      <a:pt x="378" y="18"/>
                                    </a:lnTo>
                                    <a:lnTo>
                                      <a:pt x="380" y="21"/>
                                    </a:lnTo>
                                    <a:lnTo>
                                      <a:pt x="382" y="26"/>
                                    </a:lnTo>
                                    <a:lnTo>
                                      <a:pt x="387" y="26"/>
                                    </a:lnTo>
                                    <a:lnTo>
                                      <a:pt x="392" y="25"/>
                                    </a:lnTo>
                                    <a:lnTo>
                                      <a:pt x="396" y="26"/>
                                    </a:lnTo>
                                    <a:lnTo>
                                      <a:pt x="401" y="26"/>
                                    </a:lnTo>
                                    <a:lnTo>
                                      <a:pt x="410" y="28"/>
                                    </a:lnTo>
                                    <a:lnTo>
                                      <a:pt x="419" y="33"/>
                                    </a:lnTo>
                                    <a:lnTo>
                                      <a:pt x="425" y="39"/>
                                    </a:lnTo>
                                    <a:lnTo>
                                      <a:pt x="431" y="44"/>
                                    </a:lnTo>
                                    <a:lnTo>
                                      <a:pt x="434" y="51"/>
                                    </a:lnTo>
                                    <a:lnTo>
                                      <a:pt x="436" y="56"/>
                                    </a:lnTo>
                                    <a:lnTo>
                                      <a:pt x="438" y="59"/>
                                    </a:lnTo>
                                    <a:lnTo>
                                      <a:pt x="439" y="63"/>
                                    </a:lnTo>
                                    <a:lnTo>
                                      <a:pt x="439" y="66"/>
                                    </a:lnTo>
                                    <a:lnTo>
                                      <a:pt x="439" y="73"/>
                                    </a:lnTo>
                                    <a:lnTo>
                                      <a:pt x="438" y="79"/>
                                    </a:lnTo>
                                    <a:lnTo>
                                      <a:pt x="436" y="86"/>
                                    </a:lnTo>
                                    <a:lnTo>
                                      <a:pt x="441" y="86"/>
                                    </a:lnTo>
                                    <a:lnTo>
                                      <a:pt x="446" y="87"/>
                                    </a:lnTo>
                                    <a:lnTo>
                                      <a:pt x="452" y="91"/>
                                    </a:lnTo>
                                    <a:lnTo>
                                      <a:pt x="457" y="94"/>
                                    </a:lnTo>
                                    <a:lnTo>
                                      <a:pt x="460" y="98"/>
                                    </a:lnTo>
                                    <a:lnTo>
                                      <a:pt x="464" y="101"/>
                                    </a:lnTo>
                                    <a:lnTo>
                                      <a:pt x="466" y="107"/>
                                    </a:lnTo>
                                    <a:lnTo>
                                      <a:pt x="466" y="112"/>
                                    </a:lnTo>
                                    <a:lnTo>
                                      <a:pt x="464" y="119"/>
                                    </a:lnTo>
                                    <a:lnTo>
                                      <a:pt x="460" y="126"/>
                                    </a:lnTo>
                                    <a:lnTo>
                                      <a:pt x="455" y="131"/>
                                    </a:lnTo>
                                    <a:lnTo>
                                      <a:pt x="453" y="133"/>
                                    </a:lnTo>
                                    <a:lnTo>
                                      <a:pt x="450" y="134"/>
                                    </a:lnTo>
                                    <a:lnTo>
                                      <a:pt x="452" y="140"/>
                                    </a:lnTo>
                                    <a:lnTo>
                                      <a:pt x="452" y="147"/>
                                    </a:lnTo>
                                    <a:lnTo>
                                      <a:pt x="452" y="152"/>
                                    </a:lnTo>
                                    <a:lnTo>
                                      <a:pt x="450" y="157"/>
                                    </a:lnTo>
                                    <a:lnTo>
                                      <a:pt x="448" y="162"/>
                                    </a:lnTo>
                                    <a:lnTo>
                                      <a:pt x="446" y="168"/>
                                    </a:lnTo>
                                    <a:lnTo>
                                      <a:pt x="445" y="173"/>
                                    </a:lnTo>
                                    <a:lnTo>
                                      <a:pt x="441" y="176"/>
                                    </a:lnTo>
                                    <a:lnTo>
                                      <a:pt x="438" y="182"/>
                                    </a:lnTo>
                                    <a:lnTo>
                                      <a:pt x="434" y="185"/>
                                    </a:lnTo>
                                    <a:lnTo>
                                      <a:pt x="424" y="192"/>
                                    </a:lnTo>
                                    <a:lnTo>
                                      <a:pt x="420" y="195"/>
                                    </a:lnTo>
                                    <a:lnTo>
                                      <a:pt x="415" y="197"/>
                                    </a:lnTo>
                                    <a:lnTo>
                                      <a:pt x="408" y="199"/>
                                    </a:lnTo>
                                    <a:lnTo>
                                      <a:pt x="403" y="201"/>
                                    </a:lnTo>
                                    <a:lnTo>
                                      <a:pt x="382" y="201"/>
                                    </a:lnTo>
                                    <a:lnTo>
                                      <a:pt x="378" y="204"/>
                                    </a:lnTo>
                                    <a:lnTo>
                                      <a:pt x="373" y="208"/>
                                    </a:lnTo>
                                    <a:lnTo>
                                      <a:pt x="368" y="211"/>
                                    </a:lnTo>
                                    <a:lnTo>
                                      <a:pt x="363" y="213"/>
                                    </a:lnTo>
                                    <a:lnTo>
                                      <a:pt x="357" y="213"/>
                                    </a:lnTo>
                                    <a:lnTo>
                                      <a:pt x="350" y="211"/>
                                    </a:lnTo>
                                    <a:lnTo>
                                      <a:pt x="345" y="211"/>
                                    </a:lnTo>
                                    <a:lnTo>
                                      <a:pt x="340" y="208"/>
                                    </a:lnTo>
                                    <a:lnTo>
                                      <a:pt x="337" y="206"/>
                                    </a:lnTo>
                                    <a:lnTo>
                                      <a:pt x="333" y="202"/>
                                    </a:lnTo>
                                    <a:lnTo>
                                      <a:pt x="331" y="199"/>
                                    </a:lnTo>
                                    <a:lnTo>
                                      <a:pt x="330" y="195"/>
                                    </a:lnTo>
                                    <a:lnTo>
                                      <a:pt x="326" y="202"/>
                                    </a:lnTo>
                                    <a:lnTo>
                                      <a:pt x="321" y="209"/>
                                    </a:lnTo>
                                    <a:lnTo>
                                      <a:pt x="314" y="215"/>
                                    </a:lnTo>
                                    <a:lnTo>
                                      <a:pt x="307" y="218"/>
                                    </a:lnTo>
                                    <a:lnTo>
                                      <a:pt x="300" y="220"/>
                                    </a:lnTo>
                                    <a:lnTo>
                                      <a:pt x="291" y="222"/>
                                    </a:lnTo>
                                    <a:lnTo>
                                      <a:pt x="282" y="220"/>
                                    </a:lnTo>
                                    <a:lnTo>
                                      <a:pt x="277" y="220"/>
                                    </a:lnTo>
                                    <a:lnTo>
                                      <a:pt x="274" y="218"/>
                                    </a:lnTo>
                                    <a:lnTo>
                                      <a:pt x="269" y="216"/>
                                    </a:lnTo>
                                    <a:lnTo>
                                      <a:pt x="263" y="213"/>
                                    </a:lnTo>
                                    <a:lnTo>
                                      <a:pt x="260" y="209"/>
                                    </a:lnTo>
                                    <a:lnTo>
                                      <a:pt x="256" y="206"/>
                                    </a:lnTo>
                                    <a:lnTo>
                                      <a:pt x="253" y="202"/>
                                    </a:lnTo>
                                    <a:lnTo>
                                      <a:pt x="249" y="199"/>
                                    </a:lnTo>
                                    <a:lnTo>
                                      <a:pt x="248" y="194"/>
                                    </a:lnTo>
                                    <a:lnTo>
                                      <a:pt x="246" y="189"/>
                                    </a:lnTo>
                                    <a:lnTo>
                                      <a:pt x="246" y="194"/>
                                    </a:lnTo>
                                    <a:lnTo>
                                      <a:pt x="246" y="201"/>
                                    </a:lnTo>
                                    <a:lnTo>
                                      <a:pt x="244" y="206"/>
                                    </a:lnTo>
                                    <a:lnTo>
                                      <a:pt x="242" y="211"/>
                                    </a:lnTo>
                                    <a:lnTo>
                                      <a:pt x="241" y="215"/>
                                    </a:lnTo>
                                    <a:lnTo>
                                      <a:pt x="237" y="220"/>
                                    </a:lnTo>
                                    <a:lnTo>
                                      <a:pt x="234" y="225"/>
                                    </a:lnTo>
                                    <a:lnTo>
                                      <a:pt x="228" y="229"/>
                                    </a:lnTo>
                                    <a:lnTo>
                                      <a:pt x="223" y="232"/>
                                    </a:lnTo>
                                    <a:lnTo>
                                      <a:pt x="218" y="237"/>
                                    </a:lnTo>
                                    <a:lnTo>
                                      <a:pt x="213" y="239"/>
                                    </a:lnTo>
                                    <a:lnTo>
                                      <a:pt x="206" y="243"/>
                                    </a:lnTo>
                                    <a:lnTo>
                                      <a:pt x="201" y="244"/>
                                    </a:lnTo>
                                    <a:lnTo>
                                      <a:pt x="194" y="244"/>
                                    </a:lnTo>
                                    <a:lnTo>
                                      <a:pt x="187" y="244"/>
                                    </a:lnTo>
                                    <a:lnTo>
                                      <a:pt x="181" y="244"/>
                                    </a:lnTo>
                                    <a:lnTo>
                                      <a:pt x="174" y="244"/>
                                    </a:lnTo>
                                    <a:lnTo>
                                      <a:pt x="167" y="243"/>
                                    </a:lnTo>
                                    <a:lnTo>
                                      <a:pt x="162" y="241"/>
                                    </a:lnTo>
                                    <a:lnTo>
                                      <a:pt x="155" y="239"/>
                                    </a:lnTo>
                                    <a:lnTo>
                                      <a:pt x="150" y="236"/>
                                    </a:lnTo>
                                    <a:lnTo>
                                      <a:pt x="145" y="232"/>
                                    </a:lnTo>
                                    <a:lnTo>
                                      <a:pt x="139" y="229"/>
                                    </a:lnTo>
                                    <a:lnTo>
                                      <a:pt x="134" y="223"/>
                                    </a:lnTo>
                                    <a:lnTo>
                                      <a:pt x="134" y="223"/>
                                    </a:lnTo>
                                    <a:lnTo>
                                      <a:pt x="134" y="223"/>
                                    </a:lnTo>
                                    <a:lnTo>
                                      <a:pt x="132" y="222"/>
                                    </a:lnTo>
                                    <a:lnTo>
                                      <a:pt x="132" y="222"/>
                                    </a:lnTo>
                                    <a:lnTo>
                                      <a:pt x="129" y="223"/>
                                    </a:lnTo>
                                    <a:lnTo>
                                      <a:pt x="126" y="225"/>
                                    </a:lnTo>
                                    <a:lnTo>
                                      <a:pt x="120" y="227"/>
                                    </a:lnTo>
                                    <a:lnTo>
                                      <a:pt x="117" y="227"/>
                                    </a:lnTo>
                                    <a:lnTo>
                                      <a:pt x="113" y="227"/>
                                    </a:lnTo>
                                    <a:lnTo>
                                      <a:pt x="108" y="225"/>
                                    </a:lnTo>
                                    <a:lnTo>
                                      <a:pt x="105" y="223"/>
                                    </a:lnTo>
                                    <a:lnTo>
                                      <a:pt x="101" y="220"/>
                                    </a:lnTo>
                                    <a:lnTo>
                                      <a:pt x="99" y="216"/>
                                    </a:lnTo>
                                    <a:lnTo>
                                      <a:pt x="96" y="213"/>
                                    </a:lnTo>
                                    <a:lnTo>
                                      <a:pt x="96" y="209"/>
                                    </a:lnTo>
                                    <a:lnTo>
                                      <a:pt x="96" y="208"/>
                                    </a:lnTo>
                                    <a:lnTo>
                                      <a:pt x="96" y="206"/>
                                    </a:lnTo>
                                    <a:lnTo>
                                      <a:pt x="91" y="208"/>
                                    </a:lnTo>
                                    <a:lnTo>
                                      <a:pt x="87" y="209"/>
                                    </a:lnTo>
                                    <a:lnTo>
                                      <a:pt x="77" y="211"/>
                                    </a:lnTo>
                                    <a:lnTo>
                                      <a:pt x="68" y="209"/>
                                    </a:lnTo>
                                    <a:lnTo>
                                      <a:pt x="59" y="208"/>
                                    </a:lnTo>
                                    <a:lnTo>
                                      <a:pt x="52" y="206"/>
                                    </a:lnTo>
                                    <a:lnTo>
                                      <a:pt x="44" y="201"/>
                                    </a:lnTo>
                                    <a:lnTo>
                                      <a:pt x="37" y="195"/>
                                    </a:lnTo>
                                    <a:lnTo>
                                      <a:pt x="31" y="189"/>
                                    </a:lnTo>
                                    <a:lnTo>
                                      <a:pt x="23" y="185"/>
                                    </a:lnTo>
                                    <a:lnTo>
                                      <a:pt x="16" y="182"/>
                                    </a:lnTo>
                                    <a:lnTo>
                                      <a:pt x="10" y="176"/>
                                    </a:lnTo>
                                    <a:lnTo>
                                      <a:pt x="7" y="171"/>
                                    </a:lnTo>
                                    <a:lnTo>
                                      <a:pt x="3" y="164"/>
                                    </a:lnTo>
                                    <a:lnTo>
                                      <a:pt x="2" y="157"/>
                                    </a:lnTo>
                                    <a:lnTo>
                                      <a:pt x="0" y="150"/>
                                    </a:lnTo>
                                    <a:lnTo>
                                      <a:pt x="2" y="143"/>
                                    </a:lnTo>
                                    <a:lnTo>
                                      <a:pt x="3" y="138"/>
                                    </a:lnTo>
                                    <a:lnTo>
                                      <a:pt x="5" y="133"/>
                                    </a:lnTo>
                                    <a:lnTo>
                                      <a:pt x="9" y="129"/>
                                    </a:lnTo>
                                    <a:lnTo>
                                      <a:pt x="12" y="126"/>
                                    </a:lnTo>
                                    <a:lnTo>
                                      <a:pt x="17" y="122"/>
                                    </a:lnTo>
                                    <a:lnTo>
                                      <a:pt x="21" y="119"/>
                                    </a:lnTo>
                                    <a:lnTo>
                                      <a:pt x="26" y="117"/>
                                    </a:lnTo>
                                    <a:lnTo>
                                      <a:pt x="31" y="11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3" name="Freeform 260"/>
                            <wps:cNvSpPr>
                              <a:spLocks/>
                            </wps:cNvSpPr>
                            <wps:spPr bwMode="auto">
                              <a:xfrm>
                                <a:off x="2726" y="5614"/>
                                <a:ext cx="466" cy="244"/>
                              </a:xfrm>
                              <a:custGeom>
                                <a:avLst/>
                                <a:gdLst>
                                  <a:gd name="T0" fmla="*/ 38 w 466"/>
                                  <a:gd name="T1" fmla="*/ 98 h 244"/>
                                  <a:gd name="T2" fmla="*/ 56 w 466"/>
                                  <a:gd name="T3" fmla="*/ 79 h 244"/>
                                  <a:gd name="T4" fmla="*/ 78 w 466"/>
                                  <a:gd name="T5" fmla="*/ 68 h 244"/>
                                  <a:gd name="T6" fmla="*/ 103 w 466"/>
                                  <a:gd name="T7" fmla="*/ 65 h 244"/>
                                  <a:gd name="T8" fmla="*/ 127 w 466"/>
                                  <a:gd name="T9" fmla="*/ 72 h 244"/>
                                  <a:gd name="T10" fmla="*/ 141 w 466"/>
                                  <a:gd name="T11" fmla="*/ 59 h 244"/>
                                  <a:gd name="T12" fmla="*/ 173 w 466"/>
                                  <a:gd name="T13" fmla="*/ 44 h 244"/>
                                  <a:gd name="T14" fmla="*/ 204 w 466"/>
                                  <a:gd name="T15" fmla="*/ 51 h 244"/>
                                  <a:gd name="T16" fmla="*/ 213 w 466"/>
                                  <a:gd name="T17" fmla="*/ 51 h 244"/>
                                  <a:gd name="T18" fmla="*/ 220 w 466"/>
                                  <a:gd name="T19" fmla="*/ 32 h 244"/>
                                  <a:gd name="T20" fmla="*/ 237 w 466"/>
                                  <a:gd name="T21" fmla="*/ 25 h 244"/>
                                  <a:gd name="T22" fmla="*/ 251 w 466"/>
                                  <a:gd name="T23" fmla="*/ 28 h 244"/>
                                  <a:gd name="T24" fmla="*/ 270 w 466"/>
                                  <a:gd name="T25" fmla="*/ 25 h 244"/>
                                  <a:gd name="T26" fmla="*/ 296 w 466"/>
                                  <a:gd name="T27" fmla="*/ 23 h 244"/>
                                  <a:gd name="T28" fmla="*/ 317 w 466"/>
                                  <a:gd name="T29" fmla="*/ 12 h 244"/>
                                  <a:gd name="T30" fmla="*/ 344 w 466"/>
                                  <a:gd name="T31" fmla="*/ 0 h 244"/>
                                  <a:gd name="T32" fmla="*/ 366 w 466"/>
                                  <a:gd name="T33" fmla="*/ 5 h 244"/>
                                  <a:gd name="T34" fmla="*/ 378 w 466"/>
                                  <a:gd name="T35" fmla="*/ 18 h 244"/>
                                  <a:gd name="T36" fmla="*/ 392 w 466"/>
                                  <a:gd name="T37" fmla="*/ 25 h 244"/>
                                  <a:gd name="T38" fmla="*/ 419 w 466"/>
                                  <a:gd name="T39" fmla="*/ 33 h 244"/>
                                  <a:gd name="T40" fmla="*/ 436 w 466"/>
                                  <a:gd name="T41" fmla="*/ 56 h 244"/>
                                  <a:gd name="T42" fmla="*/ 439 w 466"/>
                                  <a:gd name="T43" fmla="*/ 73 h 244"/>
                                  <a:gd name="T44" fmla="*/ 446 w 466"/>
                                  <a:gd name="T45" fmla="*/ 87 h 244"/>
                                  <a:gd name="T46" fmla="*/ 464 w 466"/>
                                  <a:gd name="T47" fmla="*/ 101 h 244"/>
                                  <a:gd name="T48" fmla="*/ 460 w 466"/>
                                  <a:gd name="T49" fmla="*/ 126 h 244"/>
                                  <a:gd name="T50" fmla="*/ 452 w 466"/>
                                  <a:gd name="T51" fmla="*/ 140 h 244"/>
                                  <a:gd name="T52" fmla="*/ 448 w 466"/>
                                  <a:gd name="T53" fmla="*/ 162 h 244"/>
                                  <a:gd name="T54" fmla="*/ 438 w 466"/>
                                  <a:gd name="T55" fmla="*/ 182 h 244"/>
                                  <a:gd name="T56" fmla="*/ 415 w 466"/>
                                  <a:gd name="T57" fmla="*/ 197 h 244"/>
                                  <a:gd name="T58" fmla="*/ 378 w 466"/>
                                  <a:gd name="T59" fmla="*/ 204 h 244"/>
                                  <a:gd name="T60" fmla="*/ 357 w 466"/>
                                  <a:gd name="T61" fmla="*/ 213 h 244"/>
                                  <a:gd name="T62" fmla="*/ 337 w 466"/>
                                  <a:gd name="T63" fmla="*/ 206 h 244"/>
                                  <a:gd name="T64" fmla="*/ 326 w 466"/>
                                  <a:gd name="T65" fmla="*/ 202 h 244"/>
                                  <a:gd name="T66" fmla="*/ 300 w 466"/>
                                  <a:gd name="T67" fmla="*/ 220 h 244"/>
                                  <a:gd name="T68" fmla="*/ 274 w 466"/>
                                  <a:gd name="T69" fmla="*/ 218 h 244"/>
                                  <a:gd name="T70" fmla="*/ 256 w 466"/>
                                  <a:gd name="T71" fmla="*/ 206 h 244"/>
                                  <a:gd name="T72" fmla="*/ 246 w 466"/>
                                  <a:gd name="T73" fmla="*/ 189 h 244"/>
                                  <a:gd name="T74" fmla="*/ 242 w 466"/>
                                  <a:gd name="T75" fmla="*/ 211 h 244"/>
                                  <a:gd name="T76" fmla="*/ 228 w 466"/>
                                  <a:gd name="T77" fmla="*/ 229 h 244"/>
                                  <a:gd name="T78" fmla="*/ 206 w 466"/>
                                  <a:gd name="T79" fmla="*/ 243 h 244"/>
                                  <a:gd name="T80" fmla="*/ 181 w 466"/>
                                  <a:gd name="T81" fmla="*/ 244 h 244"/>
                                  <a:gd name="T82" fmla="*/ 155 w 466"/>
                                  <a:gd name="T83" fmla="*/ 239 h 244"/>
                                  <a:gd name="T84" fmla="*/ 134 w 466"/>
                                  <a:gd name="T85" fmla="*/ 223 h 244"/>
                                  <a:gd name="T86" fmla="*/ 132 w 466"/>
                                  <a:gd name="T87" fmla="*/ 222 h 244"/>
                                  <a:gd name="T88" fmla="*/ 117 w 466"/>
                                  <a:gd name="T89" fmla="*/ 227 h 244"/>
                                  <a:gd name="T90" fmla="*/ 101 w 466"/>
                                  <a:gd name="T91" fmla="*/ 220 h 244"/>
                                  <a:gd name="T92" fmla="*/ 96 w 466"/>
                                  <a:gd name="T93" fmla="*/ 208 h 244"/>
                                  <a:gd name="T94" fmla="*/ 77 w 466"/>
                                  <a:gd name="T95" fmla="*/ 211 h 244"/>
                                  <a:gd name="T96" fmla="*/ 44 w 466"/>
                                  <a:gd name="T97" fmla="*/ 201 h 244"/>
                                  <a:gd name="T98" fmla="*/ 16 w 466"/>
                                  <a:gd name="T99" fmla="*/ 182 h 244"/>
                                  <a:gd name="T100" fmla="*/ 2 w 466"/>
                                  <a:gd name="T101" fmla="*/ 157 h 244"/>
                                  <a:gd name="T102" fmla="*/ 5 w 466"/>
                                  <a:gd name="T103" fmla="*/ 133 h 244"/>
                                  <a:gd name="T104" fmla="*/ 21 w 466"/>
                                  <a:gd name="T105" fmla="*/ 119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466" h="244">
                                    <a:moveTo>
                                      <a:pt x="31" y="115"/>
                                    </a:moveTo>
                                    <a:lnTo>
                                      <a:pt x="33" y="110"/>
                                    </a:lnTo>
                                    <a:lnTo>
                                      <a:pt x="37" y="103"/>
                                    </a:lnTo>
                                    <a:lnTo>
                                      <a:pt x="38" y="98"/>
                                    </a:lnTo>
                                    <a:lnTo>
                                      <a:pt x="42" y="93"/>
                                    </a:lnTo>
                                    <a:lnTo>
                                      <a:pt x="47" y="87"/>
                                    </a:lnTo>
                                    <a:lnTo>
                                      <a:pt x="51" y="84"/>
                                    </a:lnTo>
                                    <a:lnTo>
                                      <a:pt x="56" y="79"/>
                                    </a:lnTo>
                                    <a:lnTo>
                                      <a:pt x="61" y="75"/>
                                    </a:lnTo>
                                    <a:lnTo>
                                      <a:pt x="66" y="73"/>
                                    </a:lnTo>
                                    <a:lnTo>
                                      <a:pt x="71" y="70"/>
                                    </a:lnTo>
                                    <a:lnTo>
                                      <a:pt x="78" y="68"/>
                                    </a:lnTo>
                                    <a:lnTo>
                                      <a:pt x="84" y="66"/>
                                    </a:lnTo>
                                    <a:lnTo>
                                      <a:pt x="91" y="65"/>
                                    </a:lnTo>
                                    <a:lnTo>
                                      <a:pt x="98" y="65"/>
                                    </a:lnTo>
                                    <a:lnTo>
                                      <a:pt x="103" y="65"/>
                                    </a:lnTo>
                                    <a:lnTo>
                                      <a:pt x="110" y="66"/>
                                    </a:lnTo>
                                    <a:lnTo>
                                      <a:pt x="117" y="68"/>
                                    </a:lnTo>
                                    <a:lnTo>
                                      <a:pt x="122" y="70"/>
                                    </a:lnTo>
                                    <a:lnTo>
                                      <a:pt x="127" y="72"/>
                                    </a:lnTo>
                                    <a:lnTo>
                                      <a:pt x="132" y="75"/>
                                    </a:lnTo>
                                    <a:lnTo>
                                      <a:pt x="134" y="70"/>
                                    </a:lnTo>
                                    <a:lnTo>
                                      <a:pt x="136" y="66"/>
                                    </a:lnTo>
                                    <a:lnTo>
                                      <a:pt x="141" y="59"/>
                                    </a:lnTo>
                                    <a:lnTo>
                                      <a:pt x="148" y="52"/>
                                    </a:lnTo>
                                    <a:lnTo>
                                      <a:pt x="155" y="49"/>
                                    </a:lnTo>
                                    <a:lnTo>
                                      <a:pt x="162" y="46"/>
                                    </a:lnTo>
                                    <a:lnTo>
                                      <a:pt x="173" y="44"/>
                                    </a:lnTo>
                                    <a:lnTo>
                                      <a:pt x="181" y="42"/>
                                    </a:lnTo>
                                    <a:lnTo>
                                      <a:pt x="190" y="44"/>
                                    </a:lnTo>
                                    <a:lnTo>
                                      <a:pt x="197" y="47"/>
                                    </a:lnTo>
                                    <a:lnTo>
                                      <a:pt x="204" y="51"/>
                                    </a:lnTo>
                                    <a:lnTo>
                                      <a:pt x="209" y="54"/>
                                    </a:lnTo>
                                    <a:lnTo>
                                      <a:pt x="214" y="59"/>
                                    </a:lnTo>
                                    <a:lnTo>
                                      <a:pt x="213" y="54"/>
                                    </a:lnTo>
                                    <a:lnTo>
                                      <a:pt x="213" y="51"/>
                                    </a:lnTo>
                                    <a:lnTo>
                                      <a:pt x="213" y="46"/>
                                    </a:lnTo>
                                    <a:lnTo>
                                      <a:pt x="214" y="40"/>
                                    </a:lnTo>
                                    <a:lnTo>
                                      <a:pt x="216" y="37"/>
                                    </a:lnTo>
                                    <a:lnTo>
                                      <a:pt x="220" y="32"/>
                                    </a:lnTo>
                                    <a:lnTo>
                                      <a:pt x="223" y="28"/>
                                    </a:lnTo>
                                    <a:lnTo>
                                      <a:pt x="228" y="26"/>
                                    </a:lnTo>
                                    <a:lnTo>
                                      <a:pt x="232" y="25"/>
                                    </a:lnTo>
                                    <a:lnTo>
                                      <a:pt x="237" y="25"/>
                                    </a:lnTo>
                                    <a:lnTo>
                                      <a:pt x="241" y="25"/>
                                    </a:lnTo>
                                    <a:lnTo>
                                      <a:pt x="244" y="25"/>
                                    </a:lnTo>
                                    <a:lnTo>
                                      <a:pt x="248" y="26"/>
                                    </a:lnTo>
                                    <a:lnTo>
                                      <a:pt x="251" y="28"/>
                                    </a:lnTo>
                                    <a:lnTo>
                                      <a:pt x="255" y="30"/>
                                    </a:lnTo>
                                    <a:lnTo>
                                      <a:pt x="258" y="32"/>
                                    </a:lnTo>
                                    <a:lnTo>
                                      <a:pt x="263" y="28"/>
                                    </a:lnTo>
                                    <a:lnTo>
                                      <a:pt x="270" y="25"/>
                                    </a:lnTo>
                                    <a:lnTo>
                                      <a:pt x="276" y="23"/>
                                    </a:lnTo>
                                    <a:lnTo>
                                      <a:pt x="282" y="23"/>
                                    </a:lnTo>
                                    <a:lnTo>
                                      <a:pt x="289" y="21"/>
                                    </a:lnTo>
                                    <a:lnTo>
                                      <a:pt x="296" y="23"/>
                                    </a:lnTo>
                                    <a:lnTo>
                                      <a:pt x="303" y="23"/>
                                    </a:lnTo>
                                    <a:lnTo>
                                      <a:pt x="310" y="25"/>
                                    </a:lnTo>
                                    <a:lnTo>
                                      <a:pt x="314" y="18"/>
                                    </a:lnTo>
                                    <a:lnTo>
                                      <a:pt x="317" y="12"/>
                                    </a:lnTo>
                                    <a:lnTo>
                                      <a:pt x="323" y="9"/>
                                    </a:lnTo>
                                    <a:lnTo>
                                      <a:pt x="330" y="5"/>
                                    </a:lnTo>
                                    <a:lnTo>
                                      <a:pt x="337" y="2"/>
                                    </a:lnTo>
                                    <a:lnTo>
                                      <a:pt x="344" y="0"/>
                                    </a:lnTo>
                                    <a:lnTo>
                                      <a:pt x="350" y="0"/>
                                    </a:lnTo>
                                    <a:lnTo>
                                      <a:pt x="357" y="2"/>
                                    </a:lnTo>
                                    <a:lnTo>
                                      <a:pt x="363" y="4"/>
                                    </a:lnTo>
                                    <a:lnTo>
                                      <a:pt x="366" y="5"/>
                                    </a:lnTo>
                                    <a:lnTo>
                                      <a:pt x="370" y="7"/>
                                    </a:lnTo>
                                    <a:lnTo>
                                      <a:pt x="373" y="11"/>
                                    </a:lnTo>
                                    <a:lnTo>
                                      <a:pt x="377" y="14"/>
                                    </a:lnTo>
                                    <a:lnTo>
                                      <a:pt x="378" y="18"/>
                                    </a:lnTo>
                                    <a:lnTo>
                                      <a:pt x="380" y="21"/>
                                    </a:lnTo>
                                    <a:lnTo>
                                      <a:pt x="382" y="26"/>
                                    </a:lnTo>
                                    <a:lnTo>
                                      <a:pt x="387" y="26"/>
                                    </a:lnTo>
                                    <a:lnTo>
                                      <a:pt x="392" y="25"/>
                                    </a:lnTo>
                                    <a:lnTo>
                                      <a:pt x="396" y="26"/>
                                    </a:lnTo>
                                    <a:lnTo>
                                      <a:pt x="401" y="26"/>
                                    </a:lnTo>
                                    <a:lnTo>
                                      <a:pt x="410" y="28"/>
                                    </a:lnTo>
                                    <a:lnTo>
                                      <a:pt x="419" y="33"/>
                                    </a:lnTo>
                                    <a:lnTo>
                                      <a:pt x="425" y="39"/>
                                    </a:lnTo>
                                    <a:lnTo>
                                      <a:pt x="431" y="44"/>
                                    </a:lnTo>
                                    <a:lnTo>
                                      <a:pt x="434" y="51"/>
                                    </a:lnTo>
                                    <a:lnTo>
                                      <a:pt x="436" y="56"/>
                                    </a:lnTo>
                                    <a:lnTo>
                                      <a:pt x="438" y="59"/>
                                    </a:lnTo>
                                    <a:lnTo>
                                      <a:pt x="439" y="63"/>
                                    </a:lnTo>
                                    <a:lnTo>
                                      <a:pt x="439" y="66"/>
                                    </a:lnTo>
                                    <a:lnTo>
                                      <a:pt x="439" y="73"/>
                                    </a:lnTo>
                                    <a:lnTo>
                                      <a:pt x="438" y="79"/>
                                    </a:lnTo>
                                    <a:lnTo>
                                      <a:pt x="436" y="86"/>
                                    </a:lnTo>
                                    <a:lnTo>
                                      <a:pt x="441" y="86"/>
                                    </a:lnTo>
                                    <a:lnTo>
                                      <a:pt x="446" y="87"/>
                                    </a:lnTo>
                                    <a:lnTo>
                                      <a:pt x="452" y="91"/>
                                    </a:lnTo>
                                    <a:lnTo>
                                      <a:pt x="457" y="94"/>
                                    </a:lnTo>
                                    <a:lnTo>
                                      <a:pt x="460" y="98"/>
                                    </a:lnTo>
                                    <a:lnTo>
                                      <a:pt x="464" y="101"/>
                                    </a:lnTo>
                                    <a:lnTo>
                                      <a:pt x="466" y="107"/>
                                    </a:lnTo>
                                    <a:lnTo>
                                      <a:pt x="466" y="112"/>
                                    </a:lnTo>
                                    <a:lnTo>
                                      <a:pt x="464" y="119"/>
                                    </a:lnTo>
                                    <a:lnTo>
                                      <a:pt x="460" y="126"/>
                                    </a:lnTo>
                                    <a:lnTo>
                                      <a:pt x="455" y="131"/>
                                    </a:lnTo>
                                    <a:lnTo>
                                      <a:pt x="453" y="133"/>
                                    </a:lnTo>
                                    <a:lnTo>
                                      <a:pt x="450" y="134"/>
                                    </a:lnTo>
                                    <a:lnTo>
                                      <a:pt x="452" y="140"/>
                                    </a:lnTo>
                                    <a:lnTo>
                                      <a:pt x="452" y="147"/>
                                    </a:lnTo>
                                    <a:lnTo>
                                      <a:pt x="452" y="152"/>
                                    </a:lnTo>
                                    <a:lnTo>
                                      <a:pt x="450" y="157"/>
                                    </a:lnTo>
                                    <a:lnTo>
                                      <a:pt x="448" y="162"/>
                                    </a:lnTo>
                                    <a:lnTo>
                                      <a:pt x="446" y="168"/>
                                    </a:lnTo>
                                    <a:lnTo>
                                      <a:pt x="445" y="173"/>
                                    </a:lnTo>
                                    <a:lnTo>
                                      <a:pt x="441" y="176"/>
                                    </a:lnTo>
                                    <a:lnTo>
                                      <a:pt x="438" y="182"/>
                                    </a:lnTo>
                                    <a:lnTo>
                                      <a:pt x="434" y="185"/>
                                    </a:lnTo>
                                    <a:lnTo>
                                      <a:pt x="424" y="192"/>
                                    </a:lnTo>
                                    <a:lnTo>
                                      <a:pt x="420" y="195"/>
                                    </a:lnTo>
                                    <a:lnTo>
                                      <a:pt x="415" y="197"/>
                                    </a:lnTo>
                                    <a:lnTo>
                                      <a:pt x="408" y="199"/>
                                    </a:lnTo>
                                    <a:lnTo>
                                      <a:pt x="403" y="201"/>
                                    </a:lnTo>
                                    <a:lnTo>
                                      <a:pt x="382" y="201"/>
                                    </a:lnTo>
                                    <a:lnTo>
                                      <a:pt x="378" y="204"/>
                                    </a:lnTo>
                                    <a:lnTo>
                                      <a:pt x="373" y="208"/>
                                    </a:lnTo>
                                    <a:lnTo>
                                      <a:pt x="368" y="211"/>
                                    </a:lnTo>
                                    <a:lnTo>
                                      <a:pt x="363" y="213"/>
                                    </a:lnTo>
                                    <a:lnTo>
                                      <a:pt x="357" y="213"/>
                                    </a:lnTo>
                                    <a:lnTo>
                                      <a:pt x="350" y="211"/>
                                    </a:lnTo>
                                    <a:lnTo>
                                      <a:pt x="345" y="211"/>
                                    </a:lnTo>
                                    <a:lnTo>
                                      <a:pt x="340" y="208"/>
                                    </a:lnTo>
                                    <a:lnTo>
                                      <a:pt x="337" y="206"/>
                                    </a:lnTo>
                                    <a:lnTo>
                                      <a:pt x="333" y="202"/>
                                    </a:lnTo>
                                    <a:lnTo>
                                      <a:pt x="331" y="199"/>
                                    </a:lnTo>
                                    <a:lnTo>
                                      <a:pt x="330" y="195"/>
                                    </a:lnTo>
                                    <a:lnTo>
                                      <a:pt x="326" y="202"/>
                                    </a:lnTo>
                                    <a:lnTo>
                                      <a:pt x="321" y="209"/>
                                    </a:lnTo>
                                    <a:lnTo>
                                      <a:pt x="314" y="215"/>
                                    </a:lnTo>
                                    <a:lnTo>
                                      <a:pt x="307" y="218"/>
                                    </a:lnTo>
                                    <a:lnTo>
                                      <a:pt x="300" y="220"/>
                                    </a:lnTo>
                                    <a:lnTo>
                                      <a:pt x="291" y="222"/>
                                    </a:lnTo>
                                    <a:lnTo>
                                      <a:pt x="282" y="220"/>
                                    </a:lnTo>
                                    <a:lnTo>
                                      <a:pt x="277" y="220"/>
                                    </a:lnTo>
                                    <a:lnTo>
                                      <a:pt x="274" y="218"/>
                                    </a:lnTo>
                                    <a:lnTo>
                                      <a:pt x="269" y="216"/>
                                    </a:lnTo>
                                    <a:lnTo>
                                      <a:pt x="263" y="213"/>
                                    </a:lnTo>
                                    <a:lnTo>
                                      <a:pt x="260" y="209"/>
                                    </a:lnTo>
                                    <a:lnTo>
                                      <a:pt x="256" y="206"/>
                                    </a:lnTo>
                                    <a:lnTo>
                                      <a:pt x="253" y="202"/>
                                    </a:lnTo>
                                    <a:lnTo>
                                      <a:pt x="249" y="199"/>
                                    </a:lnTo>
                                    <a:lnTo>
                                      <a:pt x="248" y="194"/>
                                    </a:lnTo>
                                    <a:lnTo>
                                      <a:pt x="246" y="189"/>
                                    </a:lnTo>
                                    <a:lnTo>
                                      <a:pt x="246" y="194"/>
                                    </a:lnTo>
                                    <a:lnTo>
                                      <a:pt x="246" y="201"/>
                                    </a:lnTo>
                                    <a:lnTo>
                                      <a:pt x="244" y="206"/>
                                    </a:lnTo>
                                    <a:lnTo>
                                      <a:pt x="242" y="211"/>
                                    </a:lnTo>
                                    <a:lnTo>
                                      <a:pt x="241" y="215"/>
                                    </a:lnTo>
                                    <a:lnTo>
                                      <a:pt x="237" y="220"/>
                                    </a:lnTo>
                                    <a:lnTo>
                                      <a:pt x="234" y="225"/>
                                    </a:lnTo>
                                    <a:lnTo>
                                      <a:pt x="228" y="229"/>
                                    </a:lnTo>
                                    <a:lnTo>
                                      <a:pt x="223" y="232"/>
                                    </a:lnTo>
                                    <a:lnTo>
                                      <a:pt x="218" y="237"/>
                                    </a:lnTo>
                                    <a:lnTo>
                                      <a:pt x="213" y="239"/>
                                    </a:lnTo>
                                    <a:lnTo>
                                      <a:pt x="206" y="243"/>
                                    </a:lnTo>
                                    <a:lnTo>
                                      <a:pt x="201" y="244"/>
                                    </a:lnTo>
                                    <a:lnTo>
                                      <a:pt x="194" y="244"/>
                                    </a:lnTo>
                                    <a:lnTo>
                                      <a:pt x="187" y="244"/>
                                    </a:lnTo>
                                    <a:lnTo>
                                      <a:pt x="181" y="244"/>
                                    </a:lnTo>
                                    <a:lnTo>
                                      <a:pt x="174" y="244"/>
                                    </a:lnTo>
                                    <a:lnTo>
                                      <a:pt x="167" y="243"/>
                                    </a:lnTo>
                                    <a:lnTo>
                                      <a:pt x="162" y="241"/>
                                    </a:lnTo>
                                    <a:lnTo>
                                      <a:pt x="155" y="239"/>
                                    </a:lnTo>
                                    <a:lnTo>
                                      <a:pt x="150" y="236"/>
                                    </a:lnTo>
                                    <a:lnTo>
                                      <a:pt x="145" y="232"/>
                                    </a:lnTo>
                                    <a:lnTo>
                                      <a:pt x="139" y="229"/>
                                    </a:lnTo>
                                    <a:lnTo>
                                      <a:pt x="134" y="223"/>
                                    </a:lnTo>
                                    <a:lnTo>
                                      <a:pt x="134" y="223"/>
                                    </a:lnTo>
                                    <a:lnTo>
                                      <a:pt x="134" y="223"/>
                                    </a:lnTo>
                                    <a:lnTo>
                                      <a:pt x="132" y="222"/>
                                    </a:lnTo>
                                    <a:lnTo>
                                      <a:pt x="132" y="222"/>
                                    </a:lnTo>
                                    <a:lnTo>
                                      <a:pt x="129" y="223"/>
                                    </a:lnTo>
                                    <a:lnTo>
                                      <a:pt x="126" y="225"/>
                                    </a:lnTo>
                                    <a:lnTo>
                                      <a:pt x="120" y="227"/>
                                    </a:lnTo>
                                    <a:lnTo>
                                      <a:pt x="117" y="227"/>
                                    </a:lnTo>
                                    <a:lnTo>
                                      <a:pt x="113" y="227"/>
                                    </a:lnTo>
                                    <a:lnTo>
                                      <a:pt x="108" y="225"/>
                                    </a:lnTo>
                                    <a:lnTo>
                                      <a:pt x="105" y="223"/>
                                    </a:lnTo>
                                    <a:lnTo>
                                      <a:pt x="101" y="220"/>
                                    </a:lnTo>
                                    <a:lnTo>
                                      <a:pt x="99" y="216"/>
                                    </a:lnTo>
                                    <a:lnTo>
                                      <a:pt x="96" y="213"/>
                                    </a:lnTo>
                                    <a:lnTo>
                                      <a:pt x="96" y="209"/>
                                    </a:lnTo>
                                    <a:lnTo>
                                      <a:pt x="96" y="208"/>
                                    </a:lnTo>
                                    <a:lnTo>
                                      <a:pt x="96" y="206"/>
                                    </a:lnTo>
                                    <a:lnTo>
                                      <a:pt x="91" y="208"/>
                                    </a:lnTo>
                                    <a:lnTo>
                                      <a:pt x="87" y="209"/>
                                    </a:lnTo>
                                    <a:lnTo>
                                      <a:pt x="77" y="211"/>
                                    </a:lnTo>
                                    <a:lnTo>
                                      <a:pt x="68" y="209"/>
                                    </a:lnTo>
                                    <a:lnTo>
                                      <a:pt x="59" y="208"/>
                                    </a:lnTo>
                                    <a:lnTo>
                                      <a:pt x="52" y="206"/>
                                    </a:lnTo>
                                    <a:lnTo>
                                      <a:pt x="44" y="201"/>
                                    </a:lnTo>
                                    <a:lnTo>
                                      <a:pt x="37" y="195"/>
                                    </a:lnTo>
                                    <a:lnTo>
                                      <a:pt x="31" y="189"/>
                                    </a:lnTo>
                                    <a:lnTo>
                                      <a:pt x="23" y="185"/>
                                    </a:lnTo>
                                    <a:lnTo>
                                      <a:pt x="16" y="182"/>
                                    </a:lnTo>
                                    <a:lnTo>
                                      <a:pt x="10" y="176"/>
                                    </a:lnTo>
                                    <a:lnTo>
                                      <a:pt x="7" y="171"/>
                                    </a:lnTo>
                                    <a:lnTo>
                                      <a:pt x="3" y="164"/>
                                    </a:lnTo>
                                    <a:lnTo>
                                      <a:pt x="2" y="157"/>
                                    </a:lnTo>
                                    <a:lnTo>
                                      <a:pt x="0" y="150"/>
                                    </a:lnTo>
                                    <a:lnTo>
                                      <a:pt x="2" y="143"/>
                                    </a:lnTo>
                                    <a:lnTo>
                                      <a:pt x="3" y="138"/>
                                    </a:lnTo>
                                    <a:lnTo>
                                      <a:pt x="5" y="133"/>
                                    </a:lnTo>
                                    <a:lnTo>
                                      <a:pt x="9" y="129"/>
                                    </a:lnTo>
                                    <a:lnTo>
                                      <a:pt x="12" y="126"/>
                                    </a:lnTo>
                                    <a:lnTo>
                                      <a:pt x="17" y="122"/>
                                    </a:lnTo>
                                    <a:lnTo>
                                      <a:pt x="21" y="119"/>
                                    </a:lnTo>
                                    <a:lnTo>
                                      <a:pt x="26" y="117"/>
                                    </a:lnTo>
                                    <a:lnTo>
                                      <a:pt x="31"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4" name="Picture 26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724" y="5612"/>
                                <a:ext cx="4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Rectangle 262"/>
                            <wps:cNvSpPr>
                              <a:spLocks noChangeArrowheads="1"/>
                            </wps:cNvSpPr>
                            <wps:spPr bwMode="auto">
                              <a:xfrm>
                                <a:off x="2424" y="5551"/>
                                <a:ext cx="442"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4A32F" w14:textId="77777777" w:rsidR="008C45DB" w:rsidRDefault="008C45DB" w:rsidP="008C45DB">
                                  <w:proofErr w:type="spellStart"/>
                                  <w:r>
                                    <w:rPr>
                                      <w:rFonts w:ascii="Calibri" w:hAnsi="Calibri" w:cs="Calibri"/>
                                      <w:color w:val="000000"/>
                                      <w:sz w:val="14"/>
                                      <w:szCs w:val="14"/>
                                    </w:rPr>
                                    <w:t>CMSnet</w:t>
                                  </w:r>
                                  <w:proofErr w:type="spellEnd"/>
                                </w:p>
                              </w:txbxContent>
                            </wps:txbx>
                            <wps:bodyPr rot="0" vert="horz" wrap="none" lIns="0" tIns="0" rIns="0" bIns="0" anchor="t" anchorCtr="0">
                              <a:spAutoFit/>
                            </wps:bodyPr>
                          </wps:wsp>
                          <wps:wsp>
                            <wps:cNvPr id="266" name="Freeform 263"/>
                            <wps:cNvSpPr>
                              <a:spLocks/>
                            </wps:cNvSpPr>
                            <wps:spPr bwMode="auto">
                              <a:xfrm>
                                <a:off x="1550" y="19"/>
                                <a:ext cx="117" cy="790"/>
                              </a:xfrm>
                              <a:custGeom>
                                <a:avLst/>
                                <a:gdLst>
                                  <a:gd name="T0" fmla="*/ 0 w 117"/>
                                  <a:gd name="T1" fmla="*/ 790 h 790"/>
                                  <a:gd name="T2" fmla="*/ 117 w 117"/>
                                  <a:gd name="T3" fmla="*/ 677 h 790"/>
                                  <a:gd name="T4" fmla="*/ 117 w 117"/>
                                  <a:gd name="T5" fmla="*/ 28 h 790"/>
                                  <a:gd name="T6" fmla="*/ 0 w 117"/>
                                  <a:gd name="T7" fmla="*/ 0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28"/>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4"/>
                            <wps:cNvSpPr>
                              <a:spLocks/>
                            </wps:cNvSpPr>
                            <wps:spPr bwMode="auto">
                              <a:xfrm>
                                <a:off x="1521" y="47"/>
                                <a:ext cx="117" cy="790"/>
                              </a:xfrm>
                              <a:custGeom>
                                <a:avLst/>
                                <a:gdLst>
                                  <a:gd name="T0" fmla="*/ 0 w 117"/>
                                  <a:gd name="T1" fmla="*/ 790 h 790"/>
                                  <a:gd name="T2" fmla="*/ 117 w 117"/>
                                  <a:gd name="T3" fmla="*/ 677 h 790"/>
                                  <a:gd name="T4" fmla="*/ 117 w 117"/>
                                  <a:gd name="T5" fmla="*/ 0 h 790"/>
                                  <a:gd name="T6" fmla="*/ 0 w 117"/>
                                  <a:gd name="T7" fmla="*/ 113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3"/>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Rectangle 265"/>
                            <wps:cNvSpPr>
                              <a:spLocks noChangeArrowheads="1"/>
                            </wps:cNvSpPr>
                            <wps:spPr bwMode="auto">
                              <a:xfrm>
                                <a:off x="1083" y="160"/>
                                <a:ext cx="438"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266"/>
                            <wps:cNvSpPr>
                              <a:spLocks noChangeArrowheads="1"/>
                            </wps:cNvSpPr>
                            <wps:spPr bwMode="auto">
                              <a:xfrm>
                                <a:off x="1055" y="133"/>
                                <a:ext cx="466"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Freeform 267"/>
                            <wps:cNvSpPr>
                              <a:spLocks/>
                            </wps:cNvSpPr>
                            <wps:spPr bwMode="auto">
                              <a:xfrm>
                                <a:off x="1055" y="19"/>
                                <a:ext cx="583" cy="114"/>
                              </a:xfrm>
                              <a:custGeom>
                                <a:avLst/>
                                <a:gdLst>
                                  <a:gd name="T0" fmla="*/ 0 w 583"/>
                                  <a:gd name="T1" fmla="*/ 114 h 114"/>
                                  <a:gd name="T2" fmla="*/ 466 w 583"/>
                                  <a:gd name="T3" fmla="*/ 114 h 114"/>
                                  <a:gd name="T4" fmla="*/ 583 w 583"/>
                                  <a:gd name="T5" fmla="*/ 0 h 114"/>
                                  <a:gd name="T6" fmla="*/ 117 w 583"/>
                                  <a:gd name="T7" fmla="*/ 0 h 114"/>
                                  <a:gd name="T8" fmla="*/ 0 w 583"/>
                                  <a:gd name="T9" fmla="*/ 114 h 114"/>
                                </a:gdLst>
                                <a:ahLst/>
                                <a:cxnLst>
                                  <a:cxn ang="0">
                                    <a:pos x="T0" y="T1"/>
                                  </a:cxn>
                                  <a:cxn ang="0">
                                    <a:pos x="T2" y="T3"/>
                                  </a:cxn>
                                  <a:cxn ang="0">
                                    <a:pos x="T4" y="T5"/>
                                  </a:cxn>
                                  <a:cxn ang="0">
                                    <a:pos x="T6" y="T7"/>
                                  </a:cxn>
                                  <a:cxn ang="0">
                                    <a:pos x="T8" y="T9"/>
                                  </a:cxn>
                                </a:cxnLst>
                                <a:rect l="0" t="0" r="r" b="b"/>
                                <a:pathLst>
                                  <a:path w="583" h="114">
                                    <a:moveTo>
                                      <a:pt x="0" y="114"/>
                                    </a:moveTo>
                                    <a:lnTo>
                                      <a:pt x="466" y="114"/>
                                    </a:lnTo>
                                    <a:lnTo>
                                      <a:pt x="583" y="0"/>
                                    </a:lnTo>
                                    <a:lnTo>
                                      <a:pt x="117" y="0"/>
                                    </a:lnTo>
                                    <a:lnTo>
                                      <a:pt x="0" y="11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68"/>
                            <wps:cNvSpPr>
                              <a:spLocks/>
                            </wps:cNvSpPr>
                            <wps:spPr bwMode="auto">
                              <a:xfrm>
                                <a:off x="1521" y="19"/>
                                <a:ext cx="117" cy="790"/>
                              </a:xfrm>
                              <a:custGeom>
                                <a:avLst/>
                                <a:gdLst>
                                  <a:gd name="T0" fmla="*/ 0 w 117"/>
                                  <a:gd name="T1" fmla="*/ 790 h 790"/>
                                  <a:gd name="T2" fmla="*/ 117 w 117"/>
                                  <a:gd name="T3" fmla="*/ 677 h 790"/>
                                  <a:gd name="T4" fmla="*/ 117 w 117"/>
                                  <a:gd name="T5" fmla="*/ 0 h 790"/>
                                  <a:gd name="T6" fmla="*/ 0 w 117"/>
                                  <a:gd name="T7" fmla="*/ 114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4"/>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69"/>
                            <wps:cNvSpPr>
                              <a:spLocks/>
                            </wps:cNvSpPr>
                            <wps:spPr bwMode="auto">
                              <a:xfrm>
                                <a:off x="1055" y="133"/>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70"/>
                            <wps:cNvSpPr>
                              <a:spLocks/>
                            </wps:cNvSpPr>
                            <wps:spPr bwMode="auto">
                              <a:xfrm>
                                <a:off x="1055" y="133"/>
                                <a:ext cx="14" cy="676"/>
                              </a:xfrm>
                              <a:custGeom>
                                <a:avLst/>
                                <a:gdLst>
                                  <a:gd name="T0" fmla="*/ 0 w 14"/>
                                  <a:gd name="T1" fmla="*/ 0 h 676"/>
                                  <a:gd name="T2" fmla="*/ 0 w 14"/>
                                  <a:gd name="T3" fmla="*/ 676 h 676"/>
                                  <a:gd name="T4" fmla="*/ 14 w 14"/>
                                  <a:gd name="T5" fmla="*/ 661 h 676"/>
                                  <a:gd name="T6" fmla="*/ 14 w 14"/>
                                  <a:gd name="T7" fmla="*/ 14 h 676"/>
                                  <a:gd name="T8" fmla="*/ 0 w 14"/>
                                  <a:gd name="T9" fmla="*/ 0 h 676"/>
                                </a:gdLst>
                                <a:ahLst/>
                                <a:cxnLst>
                                  <a:cxn ang="0">
                                    <a:pos x="T0" y="T1"/>
                                  </a:cxn>
                                  <a:cxn ang="0">
                                    <a:pos x="T2" y="T3"/>
                                  </a:cxn>
                                  <a:cxn ang="0">
                                    <a:pos x="T4" y="T5"/>
                                  </a:cxn>
                                  <a:cxn ang="0">
                                    <a:pos x="T6" y="T7"/>
                                  </a:cxn>
                                  <a:cxn ang="0">
                                    <a:pos x="T8" y="T9"/>
                                  </a:cxn>
                                </a:cxnLst>
                                <a:rect l="0" t="0" r="r" b="b"/>
                                <a:pathLst>
                                  <a:path w="14" h="676">
                                    <a:moveTo>
                                      <a:pt x="0" y="0"/>
                                    </a:moveTo>
                                    <a:lnTo>
                                      <a:pt x="0" y="676"/>
                                    </a:lnTo>
                                    <a:lnTo>
                                      <a:pt x="14" y="661"/>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Rectangle 271"/>
                            <wps:cNvSpPr>
                              <a:spLocks noChangeArrowheads="1"/>
                            </wps:cNvSpPr>
                            <wps:spPr bwMode="auto">
                              <a:xfrm>
                                <a:off x="1055" y="316"/>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272"/>
                            <wps:cNvSpPr>
                              <a:spLocks noChangeArrowheads="1"/>
                            </wps:cNvSpPr>
                            <wps:spPr bwMode="auto">
                              <a:xfrm>
                                <a:off x="1069" y="330"/>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273"/>
                            <wps:cNvSpPr>
                              <a:spLocks noChangeArrowheads="1"/>
                            </wps:cNvSpPr>
                            <wps:spPr bwMode="auto">
                              <a:xfrm>
                                <a:off x="1055" y="513"/>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274"/>
                            <wps:cNvSpPr>
                              <a:spLocks noChangeArrowheads="1"/>
                            </wps:cNvSpPr>
                            <wps:spPr bwMode="auto">
                              <a:xfrm>
                                <a:off x="1069" y="527"/>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275"/>
                            <wps:cNvSpPr>
                              <a:spLocks noChangeArrowheads="1"/>
                            </wps:cNvSpPr>
                            <wps:spPr bwMode="auto">
                              <a:xfrm>
                                <a:off x="1376" y="696"/>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Freeform 276"/>
                            <wps:cNvSpPr>
                              <a:spLocks/>
                            </wps:cNvSpPr>
                            <wps:spPr bwMode="auto">
                              <a:xfrm>
                                <a:off x="1055" y="19"/>
                                <a:ext cx="583" cy="114"/>
                              </a:xfrm>
                              <a:custGeom>
                                <a:avLst/>
                                <a:gdLst>
                                  <a:gd name="T0" fmla="*/ 583 w 583"/>
                                  <a:gd name="T1" fmla="*/ 0 h 114"/>
                                  <a:gd name="T2" fmla="*/ 569 w 583"/>
                                  <a:gd name="T3" fmla="*/ 14 h 114"/>
                                  <a:gd name="T4" fmla="*/ 117 w 583"/>
                                  <a:gd name="T5" fmla="*/ 14 h 114"/>
                                  <a:gd name="T6" fmla="*/ 14 w 583"/>
                                  <a:gd name="T7" fmla="*/ 114 h 114"/>
                                  <a:gd name="T8" fmla="*/ 0 w 583"/>
                                  <a:gd name="T9" fmla="*/ 114 h 114"/>
                                  <a:gd name="T10" fmla="*/ 117 w 583"/>
                                  <a:gd name="T11" fmla="*/ 0 h 114"/>
                                  <a:gd name="T12" fmla="*/ 583 w 583"/>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583" h="114">
                                    <a:moveTo>
                                      <a:pt x="583" y="0"/>
                                    </a:moveTo>
                                    <a:lnTo>
                                      <a:pt x="569" y="14"/>
                                    </a:lnTo>
                                    <a:lnTo>
                                      <a:pt x="117" y="14"/>
                                    </a:lnTo>
                                    <a:lnTo>
                                      <a:pt x="14" y="114"/>
                                    </a:lnTo>
                                    <a:lnTo>
                                      <a:pt x="0" y="114"/>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Rectangle 277"/>
                            <wps:cNvSpPr>
                              <a:spLocks noChangeArrowheads="1"/>
                            </wps:cNvSpPr>
                            <wps:spPr bwMode="auto">
                              <a:xfrm>
                                <a:off x="1034" y="858"/>
                                <a:ext cx="6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5141F" w14:textId="77777777" w:rsidR="008C45DB" w:rsidRDefault="008C45DB" w:rsidP="008C45DB">
                                  <w:r>
                                    <w:rPr>
                                      <w:rFonts w:ascii="Calibri" w:hAnsi="Calibri" w:cs="Calibri"/>
                                      <w:color w:val="000000"/>
                                      <w:sz w:val="10"/>
                                      <w:szCs w:val="10"/>
                                    </w:rPr>
                                    <w:t>Outlier Reports</w:t>
                                  </w:r>
                                </w:p>
                              </w:txbxContent>
                            </wps:txbx>
                            <wps:bodyPr rot="0" vert="horz" wrap="none" lIns="0" tIns="0" rIns="0" bIns="0" anchor="t" anchorCtr="0">
                              <a:spAutoFit/>
                            </wps:bodyPr>
                          </wps:wsp>
                          <wps:wsp>
                            <wps:cNvPr id="281" name="Rectangle 278"/>
                            <wps:cNvSpPr>
                              <a:spLocks noChangeArrowheads="1"/>
                            </wps:cNvSpPr>
                            <wps:spPr bwMode="auto">
                              <a:xfrm>
                                <a:off x="1249" y="984"/>
                                <a:ext cx="2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BF21" w14:textId="77777777" w:rsidR="008C45DB" w:rsidRDefault="008C45DB" w:rsidP="008C45DB">
                                  <w:r>
                                    <w:rPr>
                                      <w:rFonts w:ascii="Calibri" w:hAnsi="Calibri" w:cs="Calibri"/>
                                      <w:color w:val="000000"/>
                                      <w:sz w:val="10"/>
                                      <w:szCs w:val="10"/>
                                    </w:rPr>
                                    <w:t>From</w:t>
                                  </w:r>
                                </w:p>
                              </w:txbxContent>
                            </wps:txbx>
                            <wps:bodyPr rot="0" vert="horz" wrap="none" lIns="0" tIns="0" rIns="0" bIns="0" anchor="t" anchorCtr="0">
                              <a:spAutoFit/>
                            </wps:bodyPr>
                          </wps:wsp>
                          <wps:wsp>
                            <wps:cNvPr id="282" name="Rectangle 279"/>
                            <wps:cNvSpPr>
                              <a:spLocks noChangeArrowheads="1"/>
                            </wps:cNvSpPr>
                            <wps:spPr bwMode="auto">
                              <a:xfrm>
                                <a:off x="787" y="1110"/>
                                <a:ext cx="109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E34F9" w14:textId="77777777" w:rsidR="008C45DB" w:rsidRDefault="008C45DB" w:rsidP="008C45DB">
                                  <w:r>
                                    <w:rPr>
                                      <w:rFonts w:ascii="Calibri" w:hAnsi="Calibri" w:cs="Calibri"/>
                                      <w:color w:val="000000"/>
                                      <w:sz w:val="10"/>
                                      <w:szCs w:val="10"/>
                                    </w:rPr>
                                    <w:t>Performance Management</w:t>
                                  </w:r>
                                </w:p>
                              </w:txbxContent>
                            </wps:txbx>
                            <wps:bodyPr rot="0" vert="horz" wrap="none" lIns="0" tIns="0" rIns="0" bIns="0" anchor="t" anchorCtr="0">
                              <a:spAutoFit/>
                            </wps:bodyPr>
                          </wps:wsp>
                          <wps:wsp>
                            <wps:cNvPr id="283" name="Freeform 280"/>
                            <wps:cNvSpPr>
                              <a:spLocks/>
                            </wps:cNvSpPr>
                            <wps:spPr bwMode="auto">
                              <a:xfrm>
                                <a:off x="1550" y="1371"/>
                                <a:ext cx="117" cy="788"/>
                              </a:xfrm>
                              <a:custGeom>
                                <a:avLst/>
                                <a:gdLst>
                                  <a:gd name="T0" fmla="*/ 0 w 117"/>
                                  <a:gd name="T1" fmla="*/ 788 h 788"/>
                                  <a:gd name="T2" fmla="*/ 117 w 117"/>
                                  <a:gd name="T3" fmla="*/ 677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81"/>
                            <wps:cNvSpPr>
                              <a:spLocks/>
                            </wps:cNvSpPr>
                            <wps:spPr bwMode="auto">
                              <a:xfrm>
                                <a:off x="1521" y="1399"/>
                                <a:ext cx="117" cy="788"/>
                              </a:xfrm>
                              <a:custGeom>
                                <a:avLst/>
                                <a:gdLst>
                                  <a:gd name="T0" fmla="*/ 0 w 117"/>
                                  <a:gd name="T1" fmla="*/ 788 h 788"/>
                                  <a:gd name="T2" fmla="*/ 117 w 117"/>
                                  <a:gd name="T3" fmla="*/ 676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6"/>
                                    </a:lnTo>
                                    <a:lnTo>
                                      <a:pt x="117" y="0"/>
                                    </a:lnTo>
                                    <a:lnTo>
                                      <a:pt x="0" y="113"/>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Rectangle 282"/>
                            <wps:cNvSpPr>
                              <a:spLocks noChangeArrowheads="1"/>
                            </wps:cNvSpPr>
                            <wps:spPr bwMode="auto">
                              <a:xfrm>
                                <a:off x="1083" y="1512"/>
                                <a:ext cx="438" cy="6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283"/>
                            <wps:cNvSpPr>
                              <a:spLocks noChangeArrowheads="1"/>
                            </wps:cNvSpPr>
                            <wps:spPr bwMode="auto">
                              <a:xfrm>
                                <a:off x="1055" y="1484"/>
                                <a:ext cx="466" cy="67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Freeform 284"/>
                            <wps:cNvSpPr>
                              <a:spLocks/>
                            </wps:cNvSpPr>
                            <wps:spPr bwMode="auto">
                              <a:xfrm>
                                <a:off x="1055" y="1371"/>
                                <a:ext cx="583" cy="113"/>
                              </a:xfrm>
                              <a:custGeom>
                                <a:avLst/>
                                <a:gdLst>
                                  <a:gd name="T0" fmla="*/ 0 w 583"/>
                                  <a:gd name="T1" fmla="*/ 113 h 113"/>
                                  <a:gd name="T2" fmla="*/ 466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6"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85"/>
                            <wps:cNvSpPr>
                              <a:spLocks/>
                            </wps:cNvSpPr>
                            <wps:spPr bwMode="auto">
                              <a:xfrm>
                                <a:off x="1521" y="1371"/>
                                <a:ext cx="117" cy="788"/>
                              </a:xfrm>
                              <a:custGeom>
                                <a:avLst/>
                                <a:gdLst>
                                  <a:gd name="T0" fmla="*/ 0 w 117"/>
                                  <a:gd name="T1" fmla="*/ 788 h 788"/>
                                  <a:gd name="T2" fmla="*/ 117 w 117"/>
                                  <a:gd name="T3" fmla="*/ 677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0"/>
                                    </a:lnTo>
                                    <a:lnTo>
                                      <a:pt x="0" y="113"/>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86"/>
                            <wps:cNvSpPr>
                              <a:spLocks/>
                            </wps:cNvSpPr>
                            <wps:spPr bwMode="auto">
                              <a:xfrm>
                                <a:off x="1055" y="1484"/>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87"/>
                            <wps:cNvSpPr>
                              <a:spLocks/>
                            </wps:cNvSpPr>
                            <wps:spPr bwMode="auto">
                              <a:xfrm>
                                <a:off x="1055" y="1484"/>
                                <a:ext cx="14" cy="675"/>
                              </a:xfrm>
                              <a:custGeom>
                                <a:avLst/>
                                <a:gdLst>
                                  <a:gd name="T0" fmla="*/ 0 w 14"/>
                                  <a:gd name="T1" fmla="*/ 0 h 675"/>
                                  <a:gd name="T2" fmla="*/ 0 w 14"/>
                                  <a:gd name="T3" fmla="*/ 675 h 675"/>
                                  <a:gd name="T4" fmla="*/ 14 w 14"/>
                                  <a:gd name="T5" fmla="*/ 661 h 675"/>
                                  <a:gd name="T6" fmla="*/ 14 w 14"/>
                                  <a:gd name="T7" fmla="*/ 14 h 675"/>
                                  <a:gd name="T8" fmla="*/ 0 w 14"/>
                                  <a:gd name="T9" fmla="*/ 0 h 675"/>
                                </a:gdLst>
                                <a:ahLst/>
                                <a:cxnLst>
                                  <a:cxn ang="0">
                                    <a:pos x="T0" y="T1"/>
                                  </a:cxn>
                                  <a:cxn ang="0">
                                    <a:pos x="T2" y="T3"/>
                                  </a:cxn>
                                  <a:cxn ang="0">
                                    <a:pos x="T4" y="T5"/>
                                  </a:cxn>
                                  <a:cxn ang="0">
                                    <a:pos x="T6" y="T7"/>
                                  </a:cxn>
                                  <a:cxn ang="0">
                                    <a:pos x="T8" y="T9"/>
                                  </a:cxn>
                                </a:cxnLst>
                                <a:rect l="0" t="0" r="r" b="b"/>
                                <a:pathLst>
                                  <a:path w="14" h="675">
                                    <a:moveTo>
                                      <a:pt x="0" y="0"/>
                                    </a:moveTo>
                                    <a:lnTo>
                                      <a:pt x="0" y="675"/>
                                    </a:lnTo>
                                    <a:lnTo>
                                      <a:pt x="14" y="661"/>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Rectangle 288"/>
                            <wps:cNvSpPr>
                              <a:spLocks noChangeArrowheads="1"/>
                            </wps:cNvSpPr>
                            <wps:spPr bwMode="auto">
                              <a:xfrm>
                                <a:off x="1055" y="1667"/>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89"/>
                            <wps:cNvSpPr>
                              <a:spLocks noChangeArrowheads="1"/>
                            </wps:cNvSpPr>
                            <wps:spPr bwMode="auto">
                              <a:xfrm>
                                <a:off x="1069" y="1681"/>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90"/>
                            <wps:cNvSpPr>
                              <a:spLocks noChangeArrowheads="1"/>
                            </wps:cNvSpPr>
                            <wps:spPr bwMode="auto">
                              <a:xfrm>
                                <a:off x="1055" y="1864"/>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91"/>
                            <wps:cNvSpPr>
                              <a:spLocks noChangeArrowheads="1"/>
                            </wps:cNvSpPr>
                            <wps:spPr bwMode="auto">
                              <a:xfrm>
                                <a:off x="1069" y="1878"/>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92"/>
                            <wps:cNvSpPr>
                              <a:spLocks noChangeArrowheads="1"/>
                            </wps:cNvSpPr>
                            <wps:spPr bwMode="auto">
                              <a:xfrm>
                                <a:off x="1376" y="2048"/>
                                <a:ext cx="87" cy="5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Freeform 293"/>
                            <wps:cNvSpPr>
                              <a:spLocks/>
                            </wps:cNvSpPr>
                            <wps:spPr bwMode="auto">
                              <a:xfrm>
                                <a:off x="1055" y="1371"/>
                                <a:ext cx="583" cy="113"/>
                              </a:xfrm>
                              <a:custGeom>
                                <a:avLst/>
                                <a:gdLst>
                                  <a:gd name="T0" fmla="*/ 583 w 583"/>
                                  <a:gd name="T1" fmla="*/ 0 h 113"/>
                                  <a:gd name="T2" fmla="*/ 569 w 583"/>
                                  <a:gd name="T3" fmla="*/ 14 h 113"/>
                                  <a:gd name="T4" fmla="*/ 117 w 583"/>
                                  <a:gd name="T5" fmla="*/ 14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4"/>
                                    </a:lnTo>
                                    <a:lnTo>
                                      <a:pt x="117" y="14"/>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Rectangle 294"/>
                            <wps:cNvSpPr>
                              <a:spLocks noChangeArrowheads="1"/>
                            </wps:cNvSpPr>
                            <wps:spPr bwMode="auto">
                              <a:xfrm>
                                <a:off x="732" y="2208"/>
                                <a:ext cx="118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30215" w14:textId="77777777" w:rsidR="008C45DB" w:rsidRDefault="008C45DB" w:rsidP="008C45DB">
                                  <w:r>
                                    <w:rPr>
                                      <w:rFonts w:ascii="Calibri" w:hAnsi="Calibri" w:cs="Calibri"/>
                                      <w:color w:val="000000"/>
                                      <w:sz w:val="10"/>
                                      <w:szCs w:val="10"/>
                                    </w:rPr>
                                    <w:t>Employee report from Aspect</w:t>
                                  </w:r>
                                </w:p>
                              </w:txbxContent>
                            </wps:txbx>
                            <wps:bodyPr rot="0" vert="horz" wrap="none" lIns="0" tIns="0" rIns="0" bIns="0" anchor="t" anchorCtr="0">
                              <a:spAutoFit/>
                            </wps:bodyPr>
                          </wps:wsp>
                          <wps:wsp>
                            <wps:cNvPr id="298" name="Freeform 295"/>
                            <wps:cNvSpPr>
                              <a:spLocks/>
                            </wps:cNvSpPr>
                            <wps:spPr bwMode="auto">
                              <a:xfrm>
                                <a:off x="4053" y="1216"/>
                                <a:ext cx="117" cy="788"/>
                              </a:xfrm>
                              <a:custGeom>
                                <a:avLst/>
                                <a:gdLst>
                                  <a:gd name="T0" fmla="*/ 0 w 117"/>
                                  <a:gd name="T1" fmla="*/ 788 h 788"/>
                                  <a:gd name="T2" fmla="*/ 117 w 117"/>
                                  <a:gd name="T3" fmla="*/ 675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296"/>
                            <wps:cNvSpPr>
                              <a:spLocks/>
                            </wps:cNvSpPr>
                            <wps:spPr bwMode="auto">
                              <a:xfrm>
                                <a:off x="4024" y="1244"/>
                                <a:ext cx="116" cy="788"/>
                              </a:xfrm>
                              <a:custGeom>
                                <a:avLst/>
                                <a:gdLst>
                                  <a:gd name="T0" fmla="*/ 0 w 116"/>
                                  <a:gd name="T1" fmla="*/ 788 h 788"/>
                                  <a:gd name="T2" fmla="*/ 116 w 116"/>
                                  <a:gd name="T3" fmla="*/ 674 h 788"/>
                                  <a:gd name="T4" fmla="*/ 116 w 116"/>
                                  <a:gd name="T5" fmla="*/ 0 h 788"/>
                                  <a:gd name="T6" fmla="*/ 0 w 116"/>
                                  <a:gd name="T7" fmla="*/ 111 h 788"/>
                                  <a:gd name="T8" fmla="*/ 0 w 116"/>
                                  <a:gd name="T9" fmla="*/ 788 h 788"/>
                                </a:gdLst>
                                <a:ahLst/>
                                <a:cxnLst>
                                  <a:cxn ang="0">
                                    <a:pos x="T0" y="T1"/>
                                  </a:cxn>
                                  <a:cxn ang="0">
                                    <a:pos x="T2" y="T3"/>
                                  </a:cxn>
                                  <a:cxn ang="0">
                                    <a:pos x="T4" y="T5"/>
                                  </a:cxn>
                                  <a:cxn ang="0">
                                    <a:pos x="T6" y="T7"/>
                                  </a:cxn>
                                  <a:cxn ang="0">
                                    <a:pos x="T8" y="T9"/>
                                  </a:cxn>
                                </a:cxnLst>
                                <a:rect l="0" t="0" r="r" b="b"/>
                                <a:pathLst>
                                  <a:path w="116" h="788">
                                    <a:moveTo>
                                      <a:pt x="0" y="788"/>
                                    </a:moveTo>
                                    <a:lnTo>
                                      <a:pt x="116" y="674"/>
                                    </a:lnTo>
                                    <a:lnTo>
                                      <a:pt x="116"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Rectangle 297"/>
                            <wps:cNvSpPr>
                              <a:spLocks noChangeArrowheads="1"/>
                            </wps:cNvSpPr>
                            <wps:spPr bwMode="auto">
                              <a:xfrm>
                                <a:off x="3588" y="1355"/>
                                <a:ext cx="436"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98"/>
                            <wps:cNvSpPr>
                              <a:spLocks noChangeArrowheads="1"/>
                            </wps:cNvSpPr>
                            <wps:spPr bwMode="auto">
                              <a:xfrm>
                                <a:off x="3558" y="1327"/>
                                <a:ext cx="466" cy="67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Freeform 299"/>
                            <wps:cNvSpPr>
                              <a:spLocks/>
                            </wps:cNvSpPr>
                            <wps:spPr bwMode="auto">
                              <a:xfrm>
                                <a:off x="3558" y="1216"/>
                                <a:ext cx="582" cy="111"/>
                              </a:xfrm>
                              <a:custGeom>
                                <a:avLst/>
                                <a:gdLst>
                                  <a:gd name="T0" fmla="*/ 0 w 582"/>
                                  <a:gd name="T1" fmla="*/ 111 h 111"/>
                                  <a:gd name="T2" fmla="*/ 466 w 582"/>
                                  <a:gd name="T3" fmla="*/ 111 h 111"/>
                                  <a:gd name="T4" fmla="*/ 582 w 582"/>
                                  <a:gd name="T5" fmla="*/ 0 h 111"/>
                                  <a:gd name="T6" fmla="*/ 117 w 582"/>
                                  <a:gd name="T7" fmla="*/ 0 h 111"/>
                                  <a:gd name="T8" fmla="*/ 0 w 582"/>
                                  <a:gd name="T9" fmla="*/ 111 h 111"/>
                                </a:gdLst>
                                <a:ahLst/>
                                <a:cxnLst>
                                  <a:cxn ang="0">
                                    <a:pos x="T0" y="T1"/>
                                  </a:cxn>
                                  <a:cxn ang="0">
                                    <a:pos x="T2" y="T3"/>
                                  </a:cxn>
                                  <a:cxn ang="0">
                                    <a:pos x="T4" y="T5"/>
                                  </a:cxn>
                                  <a:cxn ang="0">
                                    <a:pos x="T6" y="T7"/>
                                  </a:cxn>
                                  <a:cxn ang="0">
                                    <a:pos x="T8" y="T9"/>
                                  </a:cxn>
                                </a:cxnLst>
                                <a:rect l="0" t="0" r="r" b="b"/>
                                <a:pathLst>
                                  <a:path w="582" h="111">
                                    <a:moveTo>
                                      <a:pt x="0" y="111"/>
                                    </a:moveTo>
                                    <a:lnTo>
                                      <a:pt x="466" y="111"/>
                                    </a:lnTo>
                                    <a:lnTo>
                                      <a:pt x="582" y="0"/>
                                    </a:lnTo>
                                    <a:lnTo>
                                      <a:pt x="117" y="0"/>
                                    </a:lnTo>
                                    <a:lnTo>
                                      <a:pt x="0" y="1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300"/>
                            <wps:cNvSpPr>
                              <a:spLocks/>
                            </wps:cNvSpPr>
                            <wps:spPr bwMode="auto">
                              <a:xfrm>
                                <a:off x="4024" y="1216"/>
                                <a:ext cx="116" cy="788"/>
                              </a:xfrm>
                              <a:custGeom>
                                <a:avLst/>
                                <a:gdLst>
                                  <a:gd name="T0" fmla="*/ 0 w 116"/>
                                  <a:gd name="T1" fmla="*/ 788 h 788"/>
                                  <a:gd name="T2" fmla="*/ 116 w 116"/>
                                  <a:gd name="T3" fmla="*/ 675 h 788"/>
                                  <a:gd name="T4" fmla="*/ 116 w 116"/>
                                  <a:gd name="T5" fmla="*/ 0 h 788"/>
                                  <a:gd name="T6" fmla="*/ 0 w 116"/>
                                  <a:gd name="T7" fmla="*/ 111 h 788"/>
                                  <a:gd name="T8" fmla="*/ 0 w 116"/>
                                  <a:gd name="T9" fmla="*/ 788 h 788"/>
                                </a:gdLst>
                                <a:ahLst/>
                                <a:cxnLst>
                                  <a:cxn ang="0">
                                    <a:pos x="T0" y="T1"/>
                                  </a:cxn>
                                  <a:cxn ang="0">
                                    <a:pos x="T2" y="T3"/>
                                  </a:cxn>
                                  <a:cxn ang="0">
                                    <a:pos x="T4" y="T5"/>
                                  </a:cxn>
                                  <a:cxn ang="0">
                                    <a:pos x="T6" y="T7"/>
                                  </a:cxn>
                                  <a:cxn ang="0">
                                    <a:pos x="T8" y="T9"/>
                                  </a:cxn>
                                </a:cxnLst>
                                <a:rect l="0" t="0" r="r" b="b"/>
                                <a:pathLst>
                                  <a:path w="116" h="788">
                                    <a:moveTo>
                                      <a:pt x="0" y="788"/>
                                    </a:moveTo>
                                    <a:lnTo>
                                      <a:pt x="116" y="675"/>
                                    </a:lnTo>
                                    <a:lnTo>
                                      <a:pt x="116" y="0"/>
                                    </a:lnTo>
                                    <a:lnTo>
                                      <a:pt x="0" y="111"/>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301"/>
                            <wps:cNvSpPr>
                              <a:spLocks/>
                            </wps:cNvSpPr>
                            <wps:spPr bwMode="auto">
                              <a:xfrm>
                                <a:off x="3558" y="1327"/>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302"/>
                            <wps:cNvSpPr>
                              <a:spLocks/>
                            </wps:cNvSpPr>
                            <wps:spPr bwMode="auto">
                              <a:xfrm>
                                <a:off x="3558" y="1327"/>
                                <a:ext cx="14" cy="677"/>
                              </a:xfrm>
                              <a:custGeom>
                                <a:avLst/>
                                <a:gdLst>
                                  <a:gd name="T0" fmla="*/ 0 w 14"/>
                                  <a:gd name="T1" fmla="*/ 0 h 677"/>
                                  <a:gd name="T2" fmla="*/ 0 w 14"/>
                                  <a:gd name="T3" fmla="*/ 677 h 677"/>
                                  <a:gd name="T4" fmla="*/ 14 w 14"/>
                                  <a:gd name="T5" fmla="*/ 663 h 677"/>
                                  <a:gd name="T6" fmla="*/ 14 w 14"/>
                                  <a:gd name="T7" fmla="*/ 14 h 677"/>
                                  <a:gd name="T8" fmla="*/ 0 w 14"/>
                                  <a:gd name="T9" fmla="*/ 0 h 677"/>
                                </a:gdLst>
                                <a:ahLst/>
                                <a:cxnLst>
                                  <a:cxn ang="0">
                                    <a:pos x="T0" y="T1"/>
                                  </a:cxn>
                                  <a:cxn ang="0">
                                    <a:pos x="T2" y="T3"/>
                                  </a:cxn>
                                  <a:cxn ang="0">
                                    <a:pos x="T4" y="T5"/>
                                  </a:cxn>
                                  <a:cxn ang="0">
                                    <a:pos x="T6" y="T7"/>
                                  </a:cxn>
                                  <a:cxn ang="0">
                                    <a:pos x="T8" y="T9"/>
                                  </a:cxn>
                                </a:cxnLst>
                                <a:rect l="0" t="0" r="r" b="b"/>
                                <a:pathLst>
                                  <a:path w="14" h="677">
                                    <a:moveTo>
                                      <a:pt x="0" y="0"/>
                                    </a:moveTo>
                                    <a:lnTo>
                                      <a:pt x="0" y="677"/>
                                    </a:lnTo>
                                    <a:lnTo>
                                      <a:pt x="14" y="663"/>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Rectangle 303"/>
                            <wps:cNvSpPr>
                              <a:spLocks noChangeArrowheads="1"/>
                            </wps:cNvSpPr>
                            <wps:spPr bwMode="auto">
                              <a:xfrm>
                                <a:off x="3558" y="1510"/>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304"/>
                            <wps:cNvSpPr>
                              <a:spLocks noChangeArrowheads="1"/>
                            </wps:cNvSpPr>
                            <wps:spPr bwMode="auto">
                              <a:xfrm>
                                <a:off x="3572" y="1524"/>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05"/>
                            <wps:cNvSpPr>
                              <a:spLocks noChangeArrowheads="1"/>
                            </wps:cNvSpPr>
                            <wps:spPr bwMode="auto">
                              <a:xfrm>
                                <a:off x="3558" y="1707"/>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306"/>
                            <wps:cNvSpPr>
                              <a:spLocks noChangeArrowheads="1"/>
                            </wps:cNvSpPr>
                            <wps:spPr bwMode="auto">
                              <a:xfrm>
                                <a:off x="3572" y="1721"/>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307"/>
                            <wps:cNvSpPr>
                              <a:spLocks noChangeArrowheads="1"/>
                            </wps:cNvSpPr>
                            <wps:spPr bwMode="auto">
                              <a:xfrm>
                                <a:off x="3879" y="1891"/>
                                <a:ext cx="87" cy="57"/>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Freeform 308"/>
                            <wps:cNvSpPr>
                              <a:spLocks/>
                            </wps:cNvSpPr>
                            <wps:spPr bwMode="auto">
                              <a:xfrm>
                                <a:off x="3558" y="1216"/>
                                <a:ext cx="582" cy="111"/>
                              </a:xfrm>
                              <a:custGeom>
                                <a:avLst/>
                                <a:gdLst>
                                  <a:gd name="T0" fmla="*/ 582 w 582"/>
                                  <a:gd name="T1" fmla="*/ 0 h 111"/>
                                  <a:gd name="T2" fmla="*/ 568 w 582"/>
                                  <a:gd name="T3" fmla="*/ 14 h 111"/>
                                  <a:gd name="T4" fmla="*/ 117 w 582"/>
                                  <a:gd name="T5" fmla="*/ 14 h 111"/>
                                  <a:gd name="T6" fmla="*/ 14 w 582"/>
                                  <a:gd name="T7" fmla="*/ 111 h 111"/>
                                  <a:gd name="T8" fmla="*/ 0 w 582"/>
                                  <a:gd name="T9" fmla="*/ 111 h 111"/>
                                  <a:gd name="T10" fmla="*/ 117 w 582"/>
                                  <a:gd name="T11" fmla="*/ 0 h 111"/>
                                  <a:gd name="T12" fmla="*/ 582 w 582"/>
                                  <a:gd name="T13" fmla="*/ 0 h 111"/>
                                </a:gdLst>
                                <a:ahLst/>
                                <a:cxnLst>
                                  <a:cxn ang="0">
                                    <a:pos x="T0" y="T1"/>
                                  </a:cxn>
                                  <a:cxn ang="0">
                                    <a:pos x="T2" y="T3"/>
                                  </a:cxn>
                                  <a:cxn ang="0">
                                    <a:pos x="T4" y="T5"/>
                                  </a:cxn>
                                  <a:cxn ang="0">
                                    <a:pos x="T6" y="T7"/>
                                  </a:cxn>
                                  <a:cxn ang="0">
                                    <a:pos x="T8" y="T9"/>
                                  </a:cxn>
                                  <a:cxn ang="0">
                                    <a:pos x="T10" y="T11"/>
                                  </a:cxn>
                                  <a:cxn ang="0">
                                    <a:pos x="T12" y="T13"/>
                                  </a:cxn>
                                </a:cxnLst>
                                <a:rect l="0" t="0" r="r" b="b"/>
                                <a:pathLst>
                                  <a:path w="582" h="111">
                                    <a:moveTo>
                                      <a:pt x="582" y="0"/>
                                    </a:moveTo>
                                    <a:lnTo>
                                      <a:pt x="568" y="14"/>
                                    </a:lnTo>
                                    <a:lnTo>
                                      <a:pt x="117" y="14"/>
                                    </a:lnTo>
                                    <a:lnTo>
                                      <a:pt x="14" y="111"/>
                                    </a:lnTo>
                                    <a:lnTo>
                                      <a:pt x="0" y="111"/>
                                    </a:lnTo>
                                    <a:lnTo>
                                      <a:pt x="117" y="0"/>
                                    </a:lnTo>
                                    <a:lnTo>
                                      <a:pt x="58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Rectangle 309"/>
                            <wps:cNvSpPr>
                              <a:spLocks noChangeArrowheads="1"/>
                            </wps:cNvSpPr>
                            <wps:spPr bwMode="auto">
                              <a:xfrm>
                                <a:off x="4172" y="1997"/>
                                <a:ext cx="708"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3C05D" w14:textId="77777777" w:rsidR="008C45DB" w:rsidRDefault="008C45DB" w:rsidP="008C45DB">
                                  <w:r>
                                    <w:rPr>
                                      <w:rFonts w:ascii="Calibri" w:hAnsi="Calibri" w:cs="Calibri"/>
                                      <w:color w:val="000000"/>
                                      <w:sz w:val="10"/>
                                      <w:szCs w:val="10"/>
                                    </w:rPr>
                                    <w:t>Staging Server</w:t>
                                  </w:r>
                                </w:p>
                              </w:txbxContent>
                            </wps:txbx>
                            <wps:bodyPr rot="0" vert="horz" wrap="square" lIns="0" tIns="0" rIns="0" bIns="0" anchor="t" anchorCtr="0">
                              <a:noAutofit/>
                            </wps:bodyPr>
                          </wps:wsp>
                          <wps:wsp>
                            <wps:cNvPr id="313" name="Rectangle 310"/>
                            <wps:cNvSpPr>
                              <a:spLocks noChangeArrowheads="1"/>
                            </wps:cNvSpPr>
                            <wps:spPr bwMode="auto">
                              <a:xfrm>
                                <a:off x="4165" y="2155"/>
                                <a:ext cx="7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7765E" w14:textId="77777777" w:rsidR="008C45DB" w:rsidRDefault="008C45DB" w:rsidP="008C45DB">
                                  <w:r>
                                    <w:rPr>
                                      <w:rFonts w:ascii="Calibri" w:hAnsi="Calibri" w:cs="Calibri"/>
                                      <w:color w:val="000000"/>
                                      <w:sz w:val="10"/>
                                      <w:szCs w:val="10"/>
                                    </w:rPr>
                                    <w:t>VRIVSCORS</w:t>
                                  </w:r>
                                </w:p>
                              </w:txbxContent>
                            </wps:txbx>
                            <wps:bodyPr rot="0" vert="horz" wrap="square" lIns="0" tIns="0" rIns="0" bIns="0" anchor="t" anchorCtr="0">
                              <a:spAutoFit/>
                            </wps:bodyPr>
                          </wps:wsp>
                          <wps:wsp>
                            <wps:cNvPr id="315" name="Freeform 312"/>
                            <wps:cNvSpPr>
                              <a:spLocks/>
                            </wps:cNvSpPr>
                            <wps:spPr bwMode="auto">
                              <a:xfrm>
                                <a:off x="546" y="5173"/>
                                <a:ext cx="115" cy="788"/>
                              </a:xfrm>
                              <a:custGeom>
                                <a:avLst/>
                                <a:gdLst>
                                  <a:gd name="T0" fmla="*/ 0 w 115"/>
                                  <a:gd name="T1" fmla="*/ 788 h 788"/>
                                  <a:gd name="T2" fmla="*/ 115 w 115"/>
                                  <a:gd name="T3" fmla="*/ 675 h 788"/>
                                  <a:gd name="T4" fmla="*/ 115 w 115"/>
                                  <a:gd name="T5" fmla="*/ 28 h 788"/>
                                  <a:gd name="T6" fmla="*/ 0 w 115"/>
                                  <a:gd name="T7" fmla="*/ 0 h 788"/>
                                  <a:gd name="T8" fmla="*/ 0 w 115"/>
                                  <a:gd name="T9" fmla="*/ 788 h 788"/>
                                </a:gdLst>
                                <a:ahLst/>
                                <a:cxnLst>
                                  <a:cxn ang="0">
                                    <a:pos x="T0" y="T1"/>
                                  </a:cxn>
                                  <a:cxn ang="0">
                                    <a:pos x="T2" y="T3"/>
                                  </a:cxn>
                                  <a:cxn ang="0">
                                    <a:pos x="T4" y="T5"/>
                                  </a:cxn>
                                  <a:cxn ang="0">
                                    <a:pos x="T6" y="T7"/>
                                  </a:cxn>
                                  <a:cxn ang="0">
                                    <a:pos x="T8" y="T9"/>
                                  </a:cxn>
                                </a:cxnLst>
                                <a:rect l="0" t="0" r="r" b="b"/>
                                <a:pathLst>
                                  <a:path w="115" h="788">
                                    <a:moveTo>
                                      <a:pt x="0" y="788"/>
                                    </a:moveTo>
                                    <a:lnTo>
                                      <a:pt x="115" y="675"/>
                                    </a:lnTo>
                                    <a:lnTo>
                                      <a:pt x="115"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313"/>
                            <wps:cNvSpPr>
                              <a:spLocks/>
                            </wps:cNvSpPr>
                            <wps:spPr bwMode="auto">
                              <a:xfrm>
                                <a:off x="516" y="5201"/>
                                <a:ext cx="117" cy="788"/>
                              </a:xfrm>
                              <a:custGeom>
                                <a:avLst/>
                                <a:gdLst>
                                  <a:gd name="T0" fmla="*/ 0 w 117"/>
                                  <a:gd name="T1" fmla="*/ 788 h 788"/>
                                  <a:gd name="T2" fmla="*/ 117 w 117"/>
                                  <a:gd name="T3" fmla="*/ 675 h 788"/>
                                  <a:gd name="T4" fmla="*/ 117 w 117"/>
                                  <a:gd name="T5" fmla="*/ 0 h 788"/>
                                  <a:gd name="T6" fmla="*/ 0 w 117"/>
                                  <a:gd name="T7" fmla="*/ 111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Rectangle 314"/>
                            <wps:cNvSpPr>
                              <a:spLocks noChangeArrowheads="1"/>
                            </wps:cNvSpPr>
                            <wps:spPr bwMode="auto">
                              <a:xfrm>
                                <a:off x="78" y="5312"/>
                                <a:ext cx="438"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315"/>
                            <wps:cNvSpPr>
                              <a:spLocks noChangeArrowheads="1"/>
                            </wps:cNvSpPr>
                            <wps:spPr bwMode="auto">
                              <a:xfrm>
                                <a:off x="49" y="5285"/>
                                <a:ext cx="467"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Freeform 316"/>
                            <wps:cNvSpPr>
                              <a:spLocks/>
                            </wps:cNvSpPr>
                            <wps:spPr bwMode="auto">
                              <a:xfrm>
                                <a:off x="49" y="5173"/>
                                <a:ext cx="584" cy="112"/>
                              </a:xfrm>
                              <a:custGeom>
                                <a:avLst/>
                                <a:gdLst>
                                  <a:gd name="T0" fmla="*/ 0 w 584"/>
                                  <a:gd name="T1" fmla="*/ 112 h 112"/>
                                  <a:gd name="T2" fmla="*/ 467 w 584"/>
                                  <a:gd name="T3" fmla="*/ 112 h 112"/>
                                  <a:gd name="T4" fmla="*/ 584 w 584"/>
                                  <a:gd name="T5" fmla="*/ 0 h 112"/>
                                  <a:gd name="T6" fmla="*/ 117 w 584"/>
                                  <a:gd name="T7" fmla="*/ 0 h 112"/>
                                  <a:gd name="T8" fmla="*/ 0 w 584"/>
                                  <a:gd name="T9" fmla="*/ 112 h 112"/>
                                </a:gdLst>
                                <a:ahLst/>
                                <a:cxnLst>
                                  <a:cxn ang="0">
                                    <a:pos x="T0" y="T1"/>
                                  </a:cxn>
                                  <a:cxn ang="0">
                                    <a:pos x="T2" y="T3"/>
                                  </a:cxn>
                                  <a:cxn ang="0">
                                    <a:pos x="T4" y="T5"/>
                                  </a:cxn>
                                  <a:cxn ang="0">
                                    <a:pos x="T6" y="T7"/>
                                  </a:cxn>
                                  <a:cxn ang="0">
                                    <a:pos x="T8" y="T9"/>
                                  </a:cxn>
                                </a:cxnLst>
                                <a:rect l="0" t="0" r="r" b="b"/>
                                <a:pathLst>
                                  <a:path w="584" h="112">
                                    <a:moveTo>
                                      <a:pt x="0" y="112"/>
                                    </a:moveTo>
                                    <a:lnTo>
                                      <a:pt x="467" y="112"/>
                                    </a:lnTo>
                                    <a:lnTo>
                                      <a:pt x="584" y="0"/>
                                    </a:lnTo>
                                    <a:lnTo>
                                      <a:pt x="117" y="0"/>
                                    </a:lnTo>
                                    <a:lnTo>
                                      <a:pt x="0" y="112"/>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17"/>
                            <wps:cNvSpPr>
                              <a:spLocks/>
                            </wps:cNvSpPr>
                            <wps:spPr bwMode="auto">
                              <a:xfrm>
                                <a:off x="516" y="5173"/>
                                <a:ext cx="117" cy="788"/>
                              </a:xfrm>
                              <a:custGeom>
                                <a:avLst/>
                                <a:gdLst>
                                  <a:gd name="T0" fmla="*/ 0 w 117"/>
                                  <a:gd name="T1" fmla="*/ 788 h 788"/>
                                  <a:gd name="T2" fmla="*/ 117 w 117"/>
                                  <a:gd name="T3" fmla="*/ 675 h 788"/>
                                  <a:gd name="T4" fmla="*/ 117 w 117"/>
                                  <a:gd name="T5" fmla="*/ 0 h 788"/>
                                  <a:gd name="T6" fmla="*/ 0 w 117"/>
                                  <a:gd name="T7" fmla="*/ 112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2"/>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318"/>
                            <wps:cNvSpPr>
                              <a:spLocks/>
                            </wps:cNvSpPr>
                            <wps:spPr bwMode="auto">
                              <a:xfrm>
                                <a:off x="49" y="5285"/>
                                <a:ext cx="467" cy="13"/>
                              </a:xfrm>
                              <a:custGeom>
                                <a:avLst/>
                                <a:gdLst>
                                  <a:gd name="T0" fmla="*/ 0 w 467"/>
                                  <a:gd name="T1" fmla="*/ 0 h 13"/>
                                  <a:gd name="T2" fmla="*/ 467 w 467"/>
                                  <a:gd name="T3" fmla="*/ 0 h 13"/>
                                  <a:gd name="T4" fmla="*/ 452 w 467"/>
                                  <a:gd name="T5" fmla="*/ 13 h 13"/>
                                  <a:gd name="T6" fmla="*/ 0 w 467"/>
                                  <a:gd name="T7" fmla="*/ 13 h 13"/>
                                  <a:gd name="T8" fmla="*/ 0 w 467"/>
                                  <a:gd name="T9" fmla="*/ 0 h 13"/>
                                </a:gdLst>
                                <a:ahLst/>
                                <a:cxnLst>
                                  <a:cxn ang="0">
                                    <a:pos x="T0" y="T1"/>
                                  </a:cxn>
                                  <a:cxn ang="0">
                                    <a:pos x="T2" y="T3"/>
                                  </a:cxn>
                                  <a:cxn ang="0">
                                    <a:pos x="T4" y="T5"/>
                                  </a:cxn>
                                  <a:cxn ang="0">
                                    <a:pos x="T6" y="T7"/>
                                  </a:cxn>
                                  <a:cxn ang="0">
                                    <a:pos x="T8" y="T9"/>
                                  </a:cxn>
                                </a:cxnLst>
                                <a:rect l="0" t="0" r="r" b="b"/>
                                <a:pathLst>
                                  <a:path w="467" h="13">
                                    <a:moveTo>
                                      <a:pt x="0" y="0"/>
                                    </a:moveTo>
                                    <a:lnTo>
                                      <a:pt x="467" y="0"/>
                                    </a:lnTo>
                                    <a:lnTo>
                                      <a:pt x="452"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319"/>
                            <wps:cNvSpPr>
                              <a:spLocks/>
                            </wps:cNvSpPr>
                            <wps:spPr bwMode="auto">
                              <a:xfrm>
                                <a:off x="49" y="5285"/>
                                <a:ext cx="16" cy="676"/>
                              </a:xfrm>
                              <a:custGeom>
                                <a:avLst/>
                                <a:gdLst>
                                  <a:gd name="T0" fmla="*/ 0 w 16"/>
                                  <a:gd name="T1" fmla="*/ 0 h 676"/>
                                  <a:gd name="T2" fmla="*/ 0 w 16"/>
                                  <a:gd name="T3" fmla="*/ 676 h 676"/>
                                  <a:gd name="T4" fmla="*/ 16 w 16"/>
                                  <a:gd name="T5" fmla="*/ 662 h 676"/>
                                  <a:gd name="T6" fmla="*/ 16 w 16"/>
                                  <a:gd name="T7" fmla="*/ 13 h 676"/>
                                  <a:gd name="T8" fmla="*/ 0 w 16"/>
                                  <a:gd name="T9" fmla="*/ 0 h 676"/>
                                </a:gdLst>
                                <a:ahLst/>
                                <a:cxnLst>
                                  <a:cxn ang="0">
                                    <a:pos x="T0" y="T1"/>
                                  </a:cxn>
                                  <a:cxn ang="0">
                                    <a:pos x="T2" y="T3"/>
                                  </a:cxn>
                                  <a:cxn ang="0">
                                    <a:pos x="T4" y="T5"/>
                                  </a:cxn>
                                  <a:cxn ang="0">
                                    <a:pos x="T6" y="T7"/>
                                  </a:cxn>
                                  <a:cxn ang="0">
                                    <a:pos x="T8" y="T9"/>
                                  </a:cxn>
                                </a:cxnLst>
                                <a:rect l="0" t="0" r="r" b="b"/>
                                <a:pathLst>
                                  <a:path w="16" h="676">
                                    <a:moveTo>
                                      <a:pt x="0" y="0"/>
                                    </a:moveTo>
                                    <a:lnTo>
                                      <a:pt x="0" y="676"/>
                                    </a:lnTo>
                                    <a:lnTo>
                                      <a:pt x="16" y="662"/>
                                    </a:lnTo>
                                    <a:lnTo>
                                      <a:pt x="16"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Rectangle 320"/>
                            <wps:cNvSpPr>
                              <a:spLocks noChangeArrowheads="1"/>
                            </wps:cNvSpPr>
                            <wps:spPr bwMode="auto">
                              <a:xfrm>
                                <a:off x="49" y="5468"/>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321"/>
                            <wps:cNvSpPr>
                              <a:spLocks noChangeArrowheads="1"/>
                            </wps:cNvSpPr>
                            <wps:spPr bwMode="auto">
                              <a:xfrm>
                                <a:off x="65" y="5482"/>
                                <a:ext cx="451"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322"/>
                            <wps:cNvSpPr>
                              <a:spLocks noChangeArrowheads="1"/>
                            </wps:cNvSpPr>
                            <wps:spPr bwMode="auto">
                              <a:xfrm>
                                <a:off x="49" y="5665"/>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323"/>
                            <wps:cNvSpPr>
                              <a:spLocks noChangeArrowheads="1"/>
                            </wps:cNvSpPr>
                            <wps:spPr bwMode="auto">
                              <a:xfrm>
                                <a:off x="65" y="5679"/>
                                <a:ext cx="451"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324"/>
                            <wps:cNvSpPr>
                              <a:spLocks noChangeArrowheads="1"/>
                            </wps:cNvSpPr>
                            <wps:spPr bwMode="auto">
                              <a:xfrm>
                                <a:off x="370" y="5848"/>
                                <a:ext cx="87" cy="57"/>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Freeform 325"/>
                            <wps:cNvSpPr>
                              <a:spLocks/>
                            </wps:cNvSpPr>
                            <wps:spPr bwMode="auto">
                              <a:xfrm>
                                <a:off x="49" y="5173"/>
                                <a:ext cx="584" cy="112"/>
                              </a:xfrm>
                              <a:custGeom>
                                <a:avLst/>
                                <a:gdLst>
                                  <a:gd name="T0" fmla="*/ 584 w 584"/>
                                  <a:gd name="T1" fmla="*/ 0 h 112"/>
                                  <a:gd name="T2" fmla="*/ 568 w 584"/>
                                  <a:gd name="T3" fmla="*/ 14 h 112"/>
                                  <a:gd name="T4" fmla="*/ 117 w 584"/>
                                  <a:gd name="T5" fmla="*/ 14 h 112"/>
                                  <a:gd name="T6" fmla="*/ 16 w 584"/>
                                  <a:gd name="T7" fmla="*/ 112 h 112"/>
                                  <a:gd name="T8" fmla="*/ 0 w 584"/>
                                  <a:gd name="T9" fmla="*/ 112 h 112"/>
                                  <a:gd name="T10" fmla="*/ 117 w 584"/>
                                  <a:gd name="T11" fmla="*/ 0 h 112"/>
                                  <a:gd name="T12" fmla="*/ 584 w 584"/>
                                  <a:gd name="T13" fmla="*/ 0 h 112"/>
                                </a:gdLst>
                                <a:ahLst/>
                                <a:cxnLst>
                                  <a:cxn ang="0">
                                    <a:pos x="T0" y="T1"/>
                                  </a:cxn>
                                  <a:cxn ang="0">
                                    <a:pos x="T2" y="T3"/>
                                  </a:cxn>
                                  <a:cxn ang="0">
                                    <a:pos x="T4" y="T5"/>
                                  </a:cxn>
                                  <a:cxn ang="0">
                                    <a:pos x="T6" y="T7"/>
                                  </a:cxn>
                                  <a:cxn ang="0">
                                    <a:pos x="T8" y="T9"/>
                                  </a:cxn>
                                  <a:cxn ang="0">
                                    <a:pos x="T10" y="T11"/>
                                  </a:cxn>
                                  <a:cxn ang="0">
                                    <a:pos x="T12" y="T13"/>
                                  </a:cxn>
                                </a:cxnLst>
                                <a:rect l="0" t="0" r="r" b="b"/>
                                <a:pathLst>
                                  <a:path w="584" h="112">
                                    <a:moveTo>
                                      <a:pt x="584" y="0"/>
                                    </a:moveTo>
                                    <a:lnTo>
                                      <a:pt x="568" y="14"/>
                                    </a:lnTo>
                                    <a:lnTo>
                                      <a:pt x="117" y="14"/>
                                    </a:lnTo>
                                    <a:lnTo>
                                      <a:pt x="16" y="112"/>
                                    </a:lnTo>
                                    <a:lnTo>
                                      <a:pt x="0" y="112"/>
                                    </a:lnTo>
                                    <a:lnTo>
                                      <a:pt x="117" y="0"/>
                                    </a:lnTo>
                                    <a:lnTo>
                                      <a:pt x="58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Rectangle 326"/>
                            <wps:cNvSpPr>
                              <a:spLocks noChangeArrowheads="1"/>
                            </wps:cNvSpPr>
                            <wps:spPr bwMode="auto">
                              <a:xfrm>
                                <a:off x="19" y="6010"/>
                                <a:ext cx="6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4D208" w14:textId="77777777" w:rsidR="008C45DB" w:rsidRDefault="008C45DB" w:rsidP="008C45DB">
                                  <w:r>
                                    <w:rPr>
                                      <w:rFonts w:ascii="Calibri" w:hAnsi="Calibri" w:cs="Calibri"/>
                                      <w:color w:val="000000"/>
                                      <w:sz w:val="10"/>
                                      <w:szCs w:val="10"/>
                                    </w:rPr>
                                    <w:t>NGD STP Server</w:t>
                                  </w:r>
                                </w:p>
                              </w:txbxContent>
                            </wps:txbx>
                            <wps:bodyPr rot="0" vert="horz" wrap="none" lIns="0" tIns="0" rIns="0" bIns="0" anchor="t" anchorCtr="0">
                              <a:spAutoFit/>
                            </wps:bodyPr>
                          </wps:wsp>
                          <pic:pic xmlns:pic="http://schemas.openxmlformats.org/drawingml/2006/picture">
                            <pic:nvPicPr>
                              <pic:cNvPr id="330" name="Picture 3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39" y="5422"/>
                                <a:ext cx="1317"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Freeform 328"/>
                            <wps:cNvSpPr>
                              <a:spLocks/>
                            </wps:cNvSpPr>
                            <wps:spPr bwMode="auto">
                              <a:xfrm>
                                <a:off x="764" y="5537"/>
                                <a:ext cx="1268" cy="267"/>
                              </a:xfrm>
                              <a:custGeom>
                                <a:avLst/>
                                <a:gdLst>
                                  <a:gd name="T0" fmla="*/ 0 w 1268"/>
                                  <a:gd name="T1" fmla="*/ 44 h 267"/>
                                  <a:gd name="T2" fmla="*/ 811 w 1268"/>
                                  <a:gd name="T3" fmla="*/ 0 h 267"/>
                                  <a:gd name="T4" fmla="*/ 664 w 1268"/>
                                  <a:gd name="T5" fmla="*/ 201 h 267"/>
                                  <a:gd name="T6" fmla="*/ 1268 w 1268"/>
                                  <a:gd name="T7" fmla="*/ 224 h 267"/>
                                  <a:gd name="T8" fmla="*/ 457 w 1268"/>
                                  <a:gd name="T9" fmla="*/ 267 h 267"/>
                                  <a:gd name="T10" fmla="*/ 603 w 1268"/>
                                  <a:gd name="T11" fmla="*/ 67 h 267"/>
                                  <a:gd name="T12" fmla="*/ 0 w 1268"/>
                                  <a:gd name="T13" fmla="*/ 44 h 267"/>
                                  <a:gd name="T14" fmla="*/ 0 w 1268"/>
                                  <a:gd name="T15" fmla="*/ 44 h 26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68" h="267">
                                    <a:moveTo>
                                      <a:pt x="0" y="44"/>
                                    </a:moveTo>
                                    <a:lnTo>
                                      <a:pt x="811" y="0"/>
                                    </a:lnTo>
                                    <a:lnTo>
                                      <a:pt x="664" y="201"/>
                                    </a:lnTo>
                                    <a:lnTo>
                                      <a:pt x="1268" y="224"/>
                                    </a:lnTo>
                                    <a:lnTo>
                                      <a:pt x="457" y="267"/>
                                    </a:lnTo>
                                    <a:lnTo>
                                      <a:pt x="603" y="67"/>
                                    </a:lnTo>
                                    <a:lnTo>
                                      <a:pt x="0" y="44"/>
                                    </a:lnTo>
                                    <a:lnTo>
                                      <a:pt x="0" y="4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32" name="Freeform 329"/>
                            <wps:cNvSpPr>
                              <a:spLocks/>
                            </wps:cNvSpPr>
                            <wps:spPr bwMode="auto">
                              <a:xfrm>
                                <a:off x="764" y="5537"/>
                                <a:ext cx="1268" cy="267"/>
                              </a:xfrm>
                              <a:custGeom>
                                <a:avLst/>
                                <a:gdLst>
                                  <a:gd name="T0" fmla="*/ 0 w 1268"/>
                                  <a:gd name="T1" fmla="*/ 44 h 267"/>
                                  <a:gd name="T2" fmla="*/ 811 w 1268"/>
                                  <a:gd name="T3" fmla="*/ 0 h 267"/>
                                  <a:gd name="T4" fmla="*/ 664 w 1268"/>
                                  <a:gd name="T5" fmla="*/ 201 h 267"/>
                                  <a:gd name="T6" fmla="*/ 1268 w 1268"/>
                                  <a:gd name="T7" fmla="*/ 224 h 267"/>
                                  <a:gd name="T8" fmla="*/ 457 w 1268"/>
                                  <a:gd name="T9" fmla="*/ 267 h 267"/>
                                  <a:gd name="T10" fmla="*/ 603 w 1268"/>
                                  <a:gd name="T11" fmla="*/ 67 h 267"/>
                                  <a:gd name="T12" fmla="*/ 0 w 1268"/>
                                  <a:gd name="T13" fmla="*/ 44 h 267"/>
                                  <a:gd name="T14" fmla="*/ 0 w 1268"/>
                                  <a:gd name="T15" fmla="*/ 44 h 26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68" h="267">
                                    <a:moveTo>
                                      <a:pt x="0" y="44"/>
                                    </a:moveTo>
                                    <a:lnTo>
                                      <a:pt x="811" y="0"/>
                                    </a:lnTo>
                                    <a:lnTo>
                                      <a:pt x="664" y="201"/>
                                    </a:lnTo>
                                    <a:lnTo>
                                      <a:pt x="1268" y="224"/>
                                    </a:lnTo>
                                    <a:lnTo>
                                      <a:pt x="457" y="267"/>
                                    </a:lnTo>
                                    <a:lnTo>
                                      <a:pt x="603" y="67"/>
                                    </a:lnTo>
                                    <a:lnTo>
                                      <a:pt x="0" y="44"/>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330"/>
                            <wps:cNvSpPr>
                              <a:spLocks/>
                            </wps:cNvSpPr>
                            <wps:spPr bwMode="auto">
                              <a:xfrm>
                                <a:off x="739" y="5424"/>
                                <a:ext cx="1315" cy="494"/>
                              </a:xfrm>
                              <a:custGeom>
                                <a:avLst/>
                                <a:gdLst>
                                  <a:gd name="T0" fmla="*/ 0 w 1315"/>
                                  <a:gd name="T1" fmla="*/ 314 h 494"/>
                                  <a:gd name="T2" fmla="*/ 1272 w 1315"/>
                                  <a:gd name="T3" fmla="*/ 494 h 494"/>
                                  <a:gd name="T4" fmla="*/ 1315 w 1315"/>
                                  <a:gd name="T5" fmla="*/ 180 h 494"/>
                                  <a:gd name="T6" fmla="*/ 46 w 1315"/>
                                  <a:gd name="T7" fmla="*/ 0 h 494"/>
                                  <a:gd name="T8" fmla="*/ 0 w 1315"/>
                                  <a:gd name="T9" fmla="*/ 314 h 494"/>
                                </a:gdLst>
                                <a:ahLst/>
                                <a:cxnLst>
                                  <a:cxn ang="0">
                                    <a:pos x="T0" y="T1"/>
                                  </a:cxn>
                                  <a:cxn ang="0">
                                    <a:pos x="T2" y="T3"/>
                                  </a:cxn>
                                  <a:cxn ang="0">
                                    <a:pos x="T4" y="T5"/>
                                  </a:cxn>
                                  <a:cxn ang="0">
                                    <a:pos x="T6" y="T7"/>
                                  </a:cxn>
                                  <a:cxn ang="0">
                                    <a:pos x="T8" y="T9"/>
                                  </a:cxn>
                                </a:cxnLst>
                                <a:rect l="0" t="0" r="r" b="b"/>
                                <a:pathLst>
                                  <a:path w="1315" h="494">
                                    <a:moveTo>
                                      <a:pt x="0" y="314"/>
                                    </a:moveTo>
                                    <a:lnTo>
                                      <a:pt x="1272" y="494"/>
                                    </a:lnTo>
                                    <a:lnTo>
                                      <a:pt x="1315" y="180"/>
                                    </a:lnTo>
                                    <a:lnTo>
                                      <a:pt x="46" y="0"/>
                                    </a:lnTo>
                                    <a:lnTo>
                                      <a:pt x="0" y="31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34" name="Freeform 331"/>
                            <wps:cNvSpPr>
                              <a:spLocks/>
                            </wps:cNvSpPr>
                            <wps:spPr bwMode="auto">
                              <a:xfrm>
                                <a:off x="739" y="5424"/>
                                <a:ext cx="1315" cy="494"/>
                              </a:xfrm>
                              <a:custGeom>
                                <a:avLst/>
                                <a:gdLst>
                                  <a:gd name="T0" fmla="*/ 0 w 1315"/>
                                  <a:gd name="T1" fmla="*/ 314 h 494"/>
                                  <a:gd name="T2" fmla="*/ 1272 w 1315"/>
                                  <a:gd name="T3" fmla="*/ 494 h 494"/>
                                  <a:gd name="T4" fmla="*/ 1315 w 1315"/>
                                  <a:gd name="T5" fmla="*/ 180 h 494"/>
                                  <a:gd name="T6" fmla="*/ 46 w 1315"/>
                                  <a:gd name="T7" fmla="*/ 0 h 494"/>
                                  <a:gd name="T8" fmla="*/ 0 w 1315"/>
                                  <a:gd name="T9" fmla="*/ 314 h 494"/>
                                </a:gdLst>
                                <a:ahLst/>
                                <a:cxnLst>
                                  <a:cxn ang="0">
                                    <a:pos x="T0" y="T1"/>
                                  </a:cxn>
                                  <a:cxn ang="0">
                                    <a:pos x="T2" y="T3"/>
                                  </a:cxn>
                                  <a:cxn ang="0">
                                    <a:pos x="T4" y="T5"/>
                                  </a:cxn>
                                  <a:cxn ang="0">
                                    <a:pos x="T6" y="T7"/>
                                  </a:cxn>
                                  <a:cxn ang="0">
                                    <a:pos x="T8" y="T9"/>
                                  </a:cxn>
                                </a:cxnLst>
                                <a:rect l="0" t="0" r="r" b="b"/>
                                <a:pathLst>
                                  <a:path w="1315" h="494">
                                    <a:moveTo>
                                      <a:pt x="0" y="314"/>
                                    </a:moveTo>
                                    <a:lnTo>
                                      <a:pt x="1272" y="494"/>
                                    </a:lnTo>
                                    <a:lnTo>
                                      <a:pt x="1315" y="180"/>
                                    </a:lnTo>
                                    <a:lnTo>
                                      <a:pt x="46" y="0"/>
                                    </a:lnTo>
                                    <a:lnTo>
                                      <a:pt x="0" y="3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5" name="Picture 3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39" y="5422"/>
                                <a:ext cx="1317"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6" name="Freeform 333"/>
                            <wps:cNvSpPr>
                              <a:spLocks/>
                            </wps:cNvSpPr>
                            <wps:spPr bwMode="auto">
                              <a:xfrm>
                                <a:off x="764" y="5537"/>
                                <a:ext cx="1266" cy="267"/>
                              </a:xfrm>
                              <a:custGeom>
                                <a:avLst/>
                                <a:gdLst>
                                  <a:gd name="T0" fmla="*/ 0 w 1266"/>
                                  <a:gd name="T1" fmla="*/ 44 h 267"/>
                                  <a:gd name="T2" fmla="*/ 811 w 1266"/>
                                  <a:gd name="T3" fmla="*/ 0 h 267"/>
                                  <a:gd name="T4" fmla="*/ 663 w 1266"/>
                                  <a:gd name="T5" fmla="*/ 201 h 267"/>
                                  <a:gd name="T6" fmla="*/ 1266 w 1266"/>
                                  <a:gd name="T7" fmla="*/ 224 h 267"/>
                                  <a:gd name="T8" fmla="*/ 455 w 1266"/>
                                  <a:gd name="T9" fmla="*/ 267 h 267"/>
                                  <a:gd name="T10" fmla="*/ 603 w 1266"/>
                                  <a:gd name="T11" fmla="*/ 65 h 267"/>
                                  <a:gd name="T12" fmla="*/ 0 w 1266"/>
                                  <a:gd name="T13" fmla="*/ 44 h 267"/>
                                </a:gdLst>
                                <a:ahLst/>
                                <a:cxnLst>
                                  <a:cxn ang="0">
                                    <a:pos x="T0" y="T1"/>
                                  </a:cxn>
                                  <a:cxn ang="0">
                                    <a:pos x="T2" y="T3"/>
                                  </a:cxn>
                                  <a:cxn ang="0">
                                    <a:pos x="T4" y="T5"/>
                                  </a:cxn>
                                  <a:cxn ang="0">
                                    <a:pos x="T6" y="T7"/>
                                  </a:cxn>
                                  <a:cxn ang="0">
                                    <a:pos x="T8" y="T9"/>
                                  </a:cxn>
                                  <a:cxn ang="0">
                                    <a:pos x="T10" y="T11"/>
                                  </a:cxn>
                                  <a:cxn ang="0">
                                    <a:pos x="T12" y="T13"/>
                                  </a:cxn>
                                </a:cxnLst>
                                <a:rect l="0" t="0" r="r" b="b"/>
                                <a:pathLst>
                                  <a:path w="1266" h="267">
                                    <a:moveTo>
                                      <a:pt x="0" y="44"/>
                                    </a:moveTo>
                                    <a:lnTo>
                                      <a:pt x="811" y="0"/>
                                    </a:lnTo>
                                    <a:lnTo>
                                      <a:pt x="663" y="201"/>
                                    </a:lnTo>
                                    <a:lnTo>
                                      <a:pt x="1266" y="224"/>
                                    </a:lnTo>
                                    <a:lnTo>
                                      <a:pt x="455" y="267"/>
                                    </a:lnTo>
                                    <a:lnTo>
                                      <a:pt x="603" y="65"/>
                                    </a:lnTo>
                                    <a:lnTo>
                                      <a:pt x="0" y="44"/>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Freeform 334"/>
                            <wps:cNvSpPr>
                              <a:spLocks/>
                            </wps:cNvSpPr>
                            <wps:spPr bwMode="auto">
                              <a:xfrm>
                                <a:off x="5070" y="5267"/>
                                <a:ext cx="117" cy="788"/>
                              </a:xfrm>
                              <a:custGeom>
                                <a:avLst/>
                                <a:gdLst>
                                  <a:gd name="T0" fmla="*/ 0 w 117"/>
                                  <a:gd name="T1" fmla="*/ 788 h 788"/>
                                  <a:gd name="T2" fmla="*/ 117 w 117"/>
                                  <a:gd name="T3" fmla="*/ 675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35"/>
                            <wps:cNvSpPr>
                              <a:spLocks/>
                            </wps:cNvSpPr>
                            <wps:spPr bwMode="auto">
                              <a:xfrm>
                                <a:off x="5040" y="5295"/>
                                <a:ext cx="117" cy="788"/>
                              </a:xfrm>
                              <a:custGeom>
                                <a:avLst/>
                                <a:gdLst>
                                  <a:gd name="T0" fmla="*/ 0 w 117"/>
                                  <a:gd name="T1" fmla="*/ 788 h 788"/>
                                  <a:gd name="T2" fmla="*/ 117 w 117"/>
                                  <a:gd name="T3" fmla="*/ 677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0"/>
                                    </a:lnTo>
                                    <a:lnTo>
                                      <a:pt x="0" y="113"/>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Rectangle 336"/>
                            <wps:cNvSpPr>
                              <a:spLocks noChangeArrowheads="1"/>
                            </wps:cNvSpPr>
                            <wps:spPr bwMode="auto">
                              <a:xfrm>
                                <a:off x="4603" y="5408"/>
                                <a:ext cx="437" cy="6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337"/>
                            <wps:cNvSpPr>
                              <a:spLocks noChangeArrowheads="1"/>
                            </wps:cNvSpPr>
                            <wps:spPr bwMode="auto">
                              <a:xfrm>
                                <a:off x="4573" y="5379"/>
                                <a:ext cx="467"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Freeform 338"/>
                            <wps:cNvSpPr>
                              <a:spLocks/>
                            </wps:cNvSpPr>
                            <wps:spPr bwMode="auto">
                              <a:xfrm>
                                <a:off x="4573" y="5267"/>
                                <a:ext cx="584" cy="112"/>
                              </a:xfrm>
                              <a:custGeom>
                                <a:avLst/>
                                <a:gdLst>
                                  <a:gd name="T0" fmla="*/ 0 w 584"/>
                                  <a:gd name="T1" fmla="*/ 112 h 112"/>
                                  <a:gd name="T2" fmla="*/ 467 w 584"/>
                                  <a:gd name="T3" fmla="*/ 112 h 112"/>
                                  <a:gd name="T4" fmla="*/ 584 w 584"/>
                                  <a:gd name="T5" fmla="*/ 0 h 112"/>
                                  <a:gd name="T6" fmla="*/ 117 w 584"/>
                                  <a:gd name="T7" fmla="*/ 0 h 112"/>
                                  <a:gd name="T8" fmla="*/ 0 w 584"/>
                                  <a:gd name="T9" fmla="*/ 112 h 112"/>
                                </a:gdLst>
                                <a:ahLst/>
                                <a:cxnLst>
                                  <a:cxn ang="0">
                                    <a:pos x="T0" y="T1"/>
                                  </a:cxn>
                                  <a:cxn ang="0">
                                    <a:pos x="T2" y="T3"/>
                                  </a:cxn>
                                  <a:cxn ang="0">
                                    <a:pos x="T4" y="T5"/>
                                  </a:cxn>
                                  <a:cxn ang="0">
                                    <a:pos x="T6" y="T7"/>
                                  </a:cxn>
                                  <a:cxn ang="0">
                                    <a:pos x="T8" y="T9"/>
                                  </a:cxn>
                                </a:cxnLst>
                                <a:rect l="0" t="0" r="r" b="b"/>
                                <a:pathLst>
                                  <a:path w="584" h="112">
                                    <a:moveTo>
                                      <a:pt x="0" y="112"/>
                                    </a:moveTo>
                                    <a:lnTo>
                                      <a:pt x="467" y="112"/>
                                    </a:lnTo>
                                    <a:lnTo>
                                      <a:pt x="584" y="0"/>
                                    </a:lnTo>
                                    <a:lnTo>
                                      <a:pt x="117" y="0"/>
                                    </a:lnTo>
                                    <a:lnTo>
                                      <a:pt x="0" y="112"/>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339"/>
                            <wps:cNvSpPr>
                              <a:spLocks/>
                            </wps:cNvSpPr>
                            <wps:spPr bwMode="auto">
                              <a:xfrm>
                                <a:off x="5040" y="5267"/>
                                <a:ext cx="117" cy="788"/>
                              </a:xfrm>
                              <a:custGeom>
                                <a:avLst/>
                                <a:gdLst>
                                  <a:gd name="T0" fmla="*/ 0 w 117"/>
                                  <a:gd name="T1" fmla="*/ 788 h 788"/>
                                  <a:gd name="T2" fmla="*/ 117 w 117"/>
                                  <a:gd name="T3" fmla="*/ 675 h 788"/>
                                  <a:gd name="T4" fmla="*/ 117 w 117"/>
                                  <a:gd name="T5" fmla="*/ 0 h 788"/>
                                  <a:gd name="T6" fmla="*/ 0 w 117"/>
                                  <a:gd name="T7" fmla="*/ 112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2"/>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40"/>
                            <wps:cNvSpPr>
                              <a:spLocks/>
                            </wps:cNvSpPr>
                            <wps:spPr bwMode="auto">
                              <a:xfrm>
                                <a:off x="4573" y="5379"/>
                                <a:ext cx="467" cy="14"/>
                              </a:xfrm>
                              <a:custGeom>
                                <a:avLst/>
                                <a:gdLst>
                                  <a:gd name="T0" fmla="*/ 0 w 467"/>
                                  <a:gd name="T1" fmla="*/ 0 h 14"/>
                                  <a:gd name="T2" fmla="*/ 467 w 467"/>
                                  <a:gd name="T3" fmla="*/ 0 h 14"/>
                                  <a:gd name="T4" fmla="*/ 453 w 467"/>
                                  <a:gd name="T5" fmla="*/ 14 h 14"/>
                                  <a:gd name="T6" fmla="*/ 0 w 467"/>
                                  <a:gd name="T7" fmla="*/ 14 h 14"/>
                                  <a:gd name="T8" fmla="*/ 0 w 467"/>
                                  <a:gd name="T9" fmla="*/ 0 h 14"/>
                                </a:gdLst>
                                <a:ahLst/>
                                <a:cxnLst>
                                  <a:cxn ang="0">
                                    <a:pos x="T0" y="T1"/>
                                  </a:cxn>
                                  <a:cxn ang="0">
                                    <a:pos x="T2" y="T3"/>
                                  </a:cxn>
                                  <a:cxn ang="0">
                                    <a:pos x="T4" y="T5"/>
                                  </a:cxn>
                                  <a:cxn ang="0">
                                    <a:pos x="T6" y="T7"/>
                                  </a:cxn>
                                  <a:cxn ang="0">
                                    <a:pos x="T8" y="T9"/>
                                  </a:cxn>
                                </a:cxnLst>
                                <a:rect l="0" t="0" r="r" b="b"/>
                                <a:pathLst>
                                  <a:path w="467" h="14">
                                    <a:moveTo>
                                      <a:pt x="0" y="0"/>
                                    </a:moveTo>
                                    <a:lnTo>
                                      <a:pt x="467" y="0"/>
                                    </a:lnTo>
                                    <a:lnTo>
                                      <a:pt x="453"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341"/>
                            <wps:cNvSpPr>
                              <a:spLocks/>
                            </wps:cNvSpPr>
                            <wps:spPr bwMode="auto">
                              <a:xfrm>
                                <a:off x="4573" y="5379"/>
                                <a:ext cx="16" cy="676"/>
                              </a:xfrm>
                              <a:custGeom>
                                <a:avLst/>
                                <a:gdLst>
                                  <a:gd name="T0" fmla="*/ 0 w 16"/>
                                  <a:gd name="T1" fmla="*/ 0 h 676"/>
                                  <a:gd name="T2" fmla="*/ 0 w 16"/>
                                  <a:gd name="T3" fmla="*/ 676 h 676"/>
                                  <a:gd name="T4" fmla="*/ 16 w 16"/>
                                  <a:gd name="T5" fmla="*/ 662 h 676"/>
                                  <a:gd name="T6" fmla="*/ 16 w 16"/>
                                  <a:gd name="T7" fmla="*/ 14 h 676"/>
                                  <a:gd name="T8" fmla="*/ 0 w 16"/>
                                  <a:gd name="T9" fmla="*/ 0 h 676"/>
                                </a:gdLst>
                                <a:ahLst/>
                                <a:cxnLst>
                                  <a:cxn ang="0">
                                    <a:pos x="T0" y="T1"/>
                                  </a:cxn>
                                  <a:cxn ang="0">
                                    <a:pos x="T2" y="T3"/>
                                  </a:cxn>
                                  <a:cxn ang="0">
                                    <a:pos x="T4" y="T5"/>
                                  </a:cxn>
                                  <a:cxn ang="0">
                                    <a:pos x="T6" y="T7"/>
                                  </a:cxn>
                                  <a:cxn ang="0">
                                    <a:pos x="T8" y="T9"/>
                                  </a:cxn>
                                </a:cxnLst>
                                <a:rect l="0" t="0" r="r" b="b"/>
                                <a:pathLst>
                                  <a:path w="16" h="676">
                                    <a:moveTo>
                                      <a:pt x="0" y="0"/>
                                    </a:moveTo>
                                    <a:lnTo>
                                      <a:pt x="0" y="676"/>
                                    </a:lnTo>
                                    <a:lnTo>
                                      <a:pt x="16" y="662"/>
                                    </a:lnTo>
                                    <a:lnTo>
                                      <a:pt x="16"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Rectangle 342"/>
                            <wps:cNvSpPr>
                              <a:spLocks noChangeArrowheads="1"/>
                            </wps:cNvSpPr>
                            <wps:spPr bwMode="auto">
                              <a:xfrm>
                                <a:off x="4573" y="5562"/>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343"/>
                            <wps:cNvSpPr>
                              <a:spLocks noChangeArrowheads="1"/>
                            </wps:cNvSpPr>
                            <wps:spPr bwMode="auto">
                              <a:xfrm>
                                <a:off x="4589" y="5576"/>
                                <a:ext cx="451"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344"/>
                            <wps:cNvSpPr>
                              <a:spLocks noChangeArrowheads="1"/>
                            </wps:cNvSpPr>
                            <wps:spPr bwMode="auto">
                              <a:xfrm>
                                <a:off x="4573" y="5759"/>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345"/>
                            <wps:cNvSpPr>
                              <a:spLocks noChangeArrowheads="1"/>
                            </wps:cNvSpPr>
                            <wps:spPr bwMode="auto">
                              <a:xfrm>
                                <a:off x="4589" y="5773"/>
                                <a:ext cx="451" cy="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346"/>
                            <wps:cNvSpPr>
                              <a:spLocks noChangeArrowheads="1"/>
                            </wps:cNvSpPr>
                            <wps:spPr bwMode="auto">
                              <a:xfrm>
                                <a:off x="4894" y="5942"/>
                                <a:ext cx="87" cy="58"/>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Freeform 347"/>
                            <wps:cNvSpPr>
                              <a:spLocks/>
                            </wps:cNvSpPr>
                            <wps:spPr bwMode="auto">
                              <a:xfrm>
                                <a:off x="4573" y="5267"/>
                                <a:ext cx="584" cy="112"/>
                              </a:xfrm>
                              <a:custGeom>
                                <a:avLst/>
                                <a:gdLst>
                                  <a:gd name="T0" fmla="*/ 584 w 584"/>
                                  <a:gd name="T1" fmla="*/ 0 h 112"/>
                                  <a:gd name="T2" fmla="*/ 568 w 584"/>
                                  <a:gd name="T3" fmla="*/ 14 h 112"/>
                                  <a:gd name="T4" fmla="*/ 117 w 584"/>
                                  <a:gd name="T5" fmla="*/ 14 h 112"/>
                                  <a:gd name="T6" fmla="*/ 16 w 584"/>
                                  <a:gd name="T7" fmla="*/ 112 h 112"/>
                                  <a:gd name="T8" fmla="*/ 0 w 584"/>
                                  <a:gd name="T9" fmla="*/ 112 h 112"/>
                                  <a:gd name="T10" fmla="*/ 117 w 584"/>
                                  <a:gd name="T11" fmla="*/ 0 h 112"/>
                                  <a:gd name="T12" fmla="*/ 584 w 584"/>
                                  <a:gd name="T13" fmla="*/ 0 h 112"/>
                                </a:gdLst>
                                <a:ahLst/>
                                <a:cxnLst>
                                  <a:cxn ang="0">
                                    <a:pos x="T0" y="T1"/>
                                  </a:cxn>
                                  <a:cxn ang="0">
                                    <a:pos x="T2" y="T3"/>
                                  </a:cxn>
                                  <a:cxn ang="0">
                                    <a:pos x="T4" y="T5"/>
                                  </a:cxn>
                                  <a:cxn ang="0">
                                    <a:pos x="T6" y="T7"/>
                                  </a:cxn>
                                  <a:cxn ang="0">
                                    <a:pos x="T8" y="T9"/>
                                  </a:cxn>
                                  <a:cxn ang="0">
                                    <a:pos x="T10" y="T11"/>
                                  </a:cxn>
                                  <a:cxn ang="0">
                                    <a:pos x="T12" y="T13"/>
                                  </a:cxn>
                                </a:cxnLst>
                                <a:rect l="0" t="0" r="r" b="b"/>
                                <a:pathLst>
                                  <a:path w="584" h="112">
                                    <a:moveTo>
                                      <a:pt x="584" y="0"/>
                                    </a:moveTo>
                                    <a:lnTo>
                                      <a:pt x="568" y="14"/>
                                    </a:lnTo>
                                    <a:lnTo>
                                      <a:pt x="117" y="14"/>
                                    </a:lnTo>
                                    <a:lnTo>
                                      <a:pt x="16" y="112"/>
                                    </a:lnTo>
                                    <a:lnTo>
                                      <a:pt x="0" y="112"/>
                                    </a:lnTo>
                                    <a:lnTo>
                                      <a:pt x="117" y="0"/>
                                    </a:lnTo>
                                    <a:lnTo>
                                      <a:pt x="58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Rectangle 348"/>
                            <wps:cNvSpPr>
                              <a:spLocks noChangeArrowheads="1"/>
                            </wps:cNvSpPr>
                            <wps:spPr bwMode="auto">
                              <a:xfrm>
                                <a:off x="4630" y="6105"/>
                                <a:ext cx="4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A6D9A" w14:textId="77777777" w:rsidR="008C45DB" w:rsidRDefault="008C45DB" w:rsidP="008C45DB">
                                  <w:r>
                                    <w:rPr>
                                      <w:rFonts w:ascii="Calibri" w:hAnsi="Calibri" w:cs="Calibri"/>
                                      <w:color w:val="000000"/>
                                      <w:sz w:val="10"/>
                                      <w:szCs w:val="10"/>
                                    </w:rPr>
                                    <w:t>SFTP Server</w:t>
                                  </w:r>
                                </w:p>
                              </w:txbxContent>
                            </wps:txbx>
                            <wps:bodyPr rot="0" vert="horz" wrap="none" lIns="0" tIns="0" rIns="0" bIns="0" anchor="t" anchorCtr="0">
                              <a:spAutoFit/>
                            </wps:bodyPr>
                          </wps:wsp>
                          <wps:wsp>
                            <wps:cNvPr id="352" name="Rectangle 349"/>
                            <wps:cNvSpPr>
                              <a:spLocks noChangeArrowheads="1"/>
                            </wps:cNvSpPr>
                            <wps:spPr bwMode="auto">
                              <a:xfrm>
                                <a:off x="4559" y="6230"/>
                                <a:ext cx="5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B679E" w14:textId="77777777" w:rsidR="008C45DB" w:rsidRDefault="008C45DB" w:rsidP="008C45DB">
                                  <w:r>
                                    <w:rPr>
                                      <w:rFonts w:ascii="Calibri" w:hAnsi="Calibri" w:cs="Calibri"/>
                                      <w:color w:val="000000"/>
                                      <w:sz w:val="10"/>
                                      <w:szCs w:val="10"/>
                                    </w:rPr>
                                    <w:t>LWCMSMAPP</w:t>
                                  </w:r>
                                </w:p>
                              </w:txbxContent>
                            </wps:txbx>
                            <wps:bodyPr rot="0" vert="horz" wrap="none" lIns="0" tIns="0" rIns="0" bIns="0" anchor="t" anchorCtr="0">
                              <a:spAutoFit/>
                            </wps:bodyPr>
                          </wps:wsp>
                          <wps:wsp>
                            <wps:cNvPr id="353" name="Rectangle 350"/>
                            <wps:cNvSpPr>
                              <a:spLocks noChangeArrowheads="1"/>
                            </wps:cNvSpPr>
                            <wps:spPr bwMode="auto">
                              <a:xfrm>
                                <a:off x="5147" y="6230"/>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2D47E" w14:textId="77777777" w:rsidR="008C45DB" w:rsidRDefault="008C45DB" w:rsidP="008C45DB">
                                  <w:r>
                                    <w:rPr>
                                      <w:rFonts w:ascii="Calibri" w:hAnsi="Calibri" w:cs="Calibri"/>
                                      <w:color w:val="000000"/>
                                      <w:sz w:val="10"/>
                                      <w:szCs w:val="10"/>
                                    </w:rPr>
                                    <w:t>2</w:t>
                                  </w:r>
                                </w:p>
                              </w:txbxContent>
                            </wps:txbx>
                            <wps:bodyPr rot="0" vert="horz" wrap="none" lIns="0" tIns="0" rIns="0" bIns="0" anchor="t" anchorCtr="0">
                              <a:spAutoFit/>
                            </wps:bodyPr>
                          </wps:wsp>
                          <pic:pic xmlns:pic="http://schemas.openxmlformats.org/drawingml/2006/picture">
                            <pic:nvPicPr>
                              <pic:cNvPr id="354" name="Picture 3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256" y="5443"/>
                                <a:ext cx="1230"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5" name="Freeform 352"/>
                            <wps:cNvSpPr>
                              <a:spLocks/>
                            </wps:cNvSpPr>
                            <wps:spPr bwMode="auto">
                              <a:xfrm>
                                <a:off x="3268" y="5492"/>
                                <a:ext cx="1204" cy="295"/>
                              </a:xfrm>
                              <a:custGeom>
                                <a:avLst/>
                                <a:gdLst>
                                  <a:gd name="T0" fmla="*/ 0 w 1204"/>
                                  <a:gd name="T1" fmla="*/ 112 h 295"/>
                                  <a:gd name="T2" fmla="*/ 768 w 1204"/>
                                  <a:gd name="T3" fmla="*/ 0 h 295"/>
                                  <a:gd name="T4" fmla="*/ 637 w 1204"/>
                                  <a:gd name="T5" fmla="*/ 213 h 295"/>
                                  <a:gd name="T6" fmla="*/ 1204 w 1204"/>
                                  <a:gd name="T7" fmla="*/ 183 h 295"/>
                                  <a:gd name="T8" fmla="*/ 436 w 1204"/>
                                  <a:gd name="T9" fmla="*/ 295 h 295"/>
                                  <a:gd name="T10" fmla="*/ 567 w 1204"/>
                                  <a:gd name="T11" fmla="*/ 82 h 295"/>
                                  <a:gd name="T12" fmla="*/ 0 w 1204"/>
                                  <a:gd name="T13" fmla="*/ 112 h 295"/>
                                  <a:gd name="T14" fmla="*/ 0 w 1204"/>
                                  <a:gd name="T15" fmla="*/ 112 h 2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04" h="295">
                                    <a:moveTo>
                                      <a:pt x="0" y="112"/>
                                    </a:moveTo>
                                    <a:lnTo>
                                      <a:pt x="768" y="0"/>
                                    </a:lnTo>
                                    <a:lnTo>
                                      <a:pt x="637" y="213"/>
                                    </a:lnTo>
                                    <a:lnTo>
                                      <a:pt x="1204" y="183"/>
                                    </a:lnTo>
                                    <a:lnTo>
                                      <a:pt x="436" y="295"/>
                                    </a:lnTo>
                                    <a:lnTo>
                                      <a:pt x="567" y="82"/>
                                    </a:lnTo>
                                    <a:lnTo>
                                      <a:pt x="0" y="112"/>
                                    </a:lnTo>
                                    <a:lnTo>
                                      <a:pt x="0" y="11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56" name="Freeform 353"/>
                            <wps:cNvSpPr>
                              <a:spLocks/>
                            </wps:cNvSpPr>
                            <wps:spPr bwMode="auto">
                              <a:xfrm>
                                <a:off x="3268" y="5492"/>
                                <a:ext cx="1204" cy="295"/>
                              </a:xfrm>
                              <a:custGeom>
                                <a:avLst/>
                                <a:gdLst>
                                  <a:gd name="T0" fmla="*/ 0 w 1204"/>
                                  <a:gd name="T1" fmla="*/ 112 h 295"/>
                                  <a:gd name="T2" fmla="*/ 768 w 1204"/>
                                  <a:gd name="T3" fmla="*/ 0 h 295"/>
                                  <a:gd name="T4" fmla="*/ 637 w 1204"/>
                                  <a:gd name="T5" fmla="*/ 213 h 295"/>
                                  <a:gd name="T6" fmla="*/ 1204 w 1204"/>
                                  <a:gd name="T7" fmla="*/ 183 h 295"/>
                                  <a:gd name="T8" fmla="*/ 436 w 1204"/>
                                  <a:gd name="T9" fmla="*/ 295 h 295"/>
                                  <a:gd name="T10" fmla="*/ 567 w 1204"/>
                                  <a:gd name="T11" fmla="*/ 82 h 295"/>
                                  <a:gd name="T12" fmla="*/ 0 w 1204"/>
                                  <a:gd name="T13" fmla="*/ 112 h 295"/>
                                  <a:gd name="T14" fmla="*/ 0 w 1204"/>
                                  <a:gd name="T15" fmla="*/ 112 h 2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04" h="295">
                                    <a:moveTo>
                                      <a:pt x="0" y="112"/>
                                    </a:moveTo>
                                    <a:lnTo>
                                      <a:pt x="768" y="0"/>
                                    </a:lnTo>
                                    <a:lnTo>
                                      <a:pt x="637" y="213"/>
                                    </a:lnTo>
                                    <a:lnTo>
                                      <a:pt x="1204" y="183"/>
                                    </a:lnTo>
                                    <a:lnTo>
                                      <a:pt x="436" y="295"/>
                                    </a:lnTo>
                                    <a:lnTo>
                                      <a:pt x="567" y="82"/>
                                    </a:lnTo>
                                    <a:lnTo>
                                      <a:pt x="0" y="112"/>
                                    </a:lnTo>
                                    <a:lnTo>
                                      <a:pt x="0" y="1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354"/>
                            <wps:cNvSpPr>
                              <a:spLocks/>
                            </wps:cNvSpPr>
                            <wps:spPr bwMode="auto">
                              <a:xfrm>
                                <a:off x="3256" y="5445"/>
                                <a:ext cx="1226" cy="389"/>
                              </a:xfrm>
                              <a:custGeom>
                                <a:avLst/>
                                <a:gdLst>
                                  <a:gd name="T0" fmla="*/ 0 w 1226"/>
                                  <a:gd name="T1" fmla="*/ 317 h 389"/>
                                  <a:gd name="T2" fmla="*/ 1207 w 1226"/>
                                  <a:gd name="T3" fmla="*/ 389 h 389"/>
                                  <a:gd name="T4" fmla="*/ 1226 w 1226"/>
                                  <a:gd name="T5" fmla="*/ 71 h 389"/>
                                  <a:gd name="T6" fmla="*/ 19 w 1226"/>
                                  <a:gd name="T7" fmla="*/ 0 h 389"/>
                                  <a:gd name="T8" fmla="*/ 0 w 1226"/>
                                  <a:gd name="T9" fmla="*/ 317 h 389"/>
                                </a:gdLst>
                                <a:ahLst/>
                                <a:cxnLst>
                                  <a:cxn ang="0">
                                    <a:pos x="T0" y="T1"/>
                                  </a:cxn>
                                  <a:cxn ang="0">
                                    <a:pos x="T2" y="T3"/>
                                  </a:cxn>
                                  <a:cxn ang="0">
                                    <a:pos x="T4" y="T5"/>
                                  </a:cxn>
                                  <a:cxn ang="0">
                                    <a:pos x="T6" y="T7"/>
                                  </a:cxn>
                                  <a:cxn ang="0">
                                    <a:pos x="T8" y="T9"/>
                                  </a:cxn>
                                </a:cxnLst>
                                <a:rect l="0" t="0" r="r" b="b"/>
                                <a:pathLst>
                                  <a:path w="1226" h="389">
                                    <a:moveTo>
                                      <a:pt x="0" y="317"/>
                                    </a:moveTo>
                                    <a:lnTo>
                                      <a:pt x="1207" y="389"/>
                                    </a:lnTo>
                                    <a:lnTo>
                                      <a:pt x="1226" y="71"/>
                                    </a:lnTo>
                                    <a:lnTo>
                                      <a:pt x="19" y="0"/>
                                    </a:lnTo>
                                    <a:lnTo>
                                      <a:pt x="0" y="31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58" name="Freeform 355"/>
                            <wps:cNvSpPr>
                              <a:spLocks/>
                            </wps:cNvSpPr>
                            <wps:spPr bwMode="auto">
                              <a:xfrm>
                                <a:off x="3256" y="5445"/>
                                <a:ext cx="1226" cy="389"/>
                              </a:xfrm>
                              <a:custGeom>
                                <a:avLst/>
                                <a:gdLst>
                                  <a:gd name="T0" fmla="*/ 0 w 1226"/>
                                  <a:gd name="T1" fmla="*/ 317 h 389"/>
                                  <a:gd name="T2" fmla="*/ 1207 w 1226"/>
                                  <a:gd name="T3" fmla="*/ 389 h 389"/>
                                  <a:gd name="T4" fmla="*/ 1226 w 1226"/>
                                  <a:gd name="T5" fmla="*/ 71 h 389"/>
                                  <a:gd name="T6" fmla="*/ 19 w 1226"/>
                                  <a:gd name="T7" fmla="*/ 0 h 389"/>
                                  <a:gd name="T8" fmla="*/ 0 w 1226"/>
                                  <a:gd name="T9" fmla="*/ 317 h 389"/>
                                </a:gdLst>
                                <a:ahLst/>
                                <a:cxnLst>
                                  <a:cxn ang="0">
                                    <a:pos x="T0" y="T1"/>
                                  </a:cxn>
                                  <a:cxn ang="0">
                                    <a:pos x="T2" y="T3"/>
                                  </a:cxn>
                                  <a:cxn ang="0">
                                    <a:pos x="T4" y="T5"/>
                                  </a:cxn>
                                  <a:cxn ang="0">
                                    <a:pos x="T6" y="T7"/>
                                  </a:cxn>
                                  <a:cxn ang="0">
                                    <a:pos x="T8" y="T9"/>
                                  </a:cxn>
                                </a:cxnLst>
                                <a:rect l="0" t="0" r="r" b="b"/>
                                <a:pathLst>
                                  <a:path w="1226" h="389">
                                    <a:moveTo>
                                      <a:pt x="0" y="317"/>
                                    </a:moveTo>
                                    <a:lnTo>
                                      <a:pt x="1207" y="389"/>
                                    </a:lnTo>
                                    <a:lnTo>
                                      <a:pt x="1226" y="71"/>
                                    </a:lnTo>
                                    <a:lnTo>
                                      <a:pt x="19" y="0"/>
                                    </a:lnTo>
                                    <a:lnTo>
                                      <a:pt x="0" y="3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9" name="Picture 3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256" y="5443"/>
                                <a:ext cx="1230"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Freeform 357"/>
                            <wps:cNvSpPr>
                              <a:spLocks/>
                            </wps:cNvSpPr>
                            <wps:spPr bwMode="auto">
                              <a:xfrm>
                                <a:off x="3267" y="5492"/>
                                <a:ext cx="1205" cy="295"/>
                              </a:xfrm>
                              <a:custGeom>
                                <a:avLst/>
                                <a:gdLst>
                                  <a:gd name="T0" fmla="*/ 0 w 1205"/>
                                  <a:gd name="T1" fmla="*/ 112 h 295"/>
                                  <a:gd name="T2" fmla="*/ 769 w 1205"/>
                                  <a:gd name="T3" fmla="*/ 0 h 295"/>
                                  <a:gd name="T4" fmla="*/ 638 w 1205"/>
                                  <a:gd name="T5" fmla="*/ 213 h 295"/>
                                  <a:gd name="T6" fmla="*/ 1205 w 1205"/>
                                  <a:gd name="T7" fmla="*/ 183 h 295"/>
                                  <a:gd name="T8" fmla="*/ 436 w 1205"/>
                                  <a:gd name="T9" fmla="*/ 295 h 295"/>
                                  <a:gd name="T10" fmla="*/ 566 w 1205"/>
                                  <a:gd name="T11" fmla="*/ 82 h 295"/>
                                  <a:gd name="T12" fmla="*/ 0 w 1205"/>
                                  <a:gd name="T13" fmla="*/ 112 h 295"/>
                                </a:gdLst>
                                <a:ahLst/>
                                <a:cxnLst>
                                  <a:cxn ang="0">
                                    <a:pos x="T0" y="T1"/>
                                  </a:cxn>
                                  <a:cxn ang="0">
                                    <a:pos x="T2" y="T3"/>
                                  </a:cxn>
                                  <a:cxn ang="0">
                                    <a:pos x="T4" y="T5"/>
                                  </a:cxn>
                                  <a:cxn ang="0">
                                    <a:pos x="T6" y="T7"/>
                                  </a:cxn>
                                  <a:cxn ang="0">
                                    <a:pos x="T8" y="T9"/>
                                  </a:cxn>
                                  <a:cxn ang="0">
                                    <a:pos x="T10" y="T11"/>
                                  </a:cxn>
                                  <a:cxn ang="0">
                                    <a:pos x="T12" y="T13"/>
                                  </a:cxn>
                                </a:cxnLst>
                                <a:rect l="0" t="0" r="r" b="b"/>
                                <a:pathLst>
                                  <a:path w="1205" h="295">
                                    <a:moveTo>
                                      <a:pt x="0" y="112"/>
                                    </a:moveTo>
                                    <a:lnTo>
                                      <a:pt x="769" y="0"/>
                                    </a:lnTo>
                                    <a:lnTo>
                                      <a:pt x="638" y="213"/>
                                    </a:lnTo>
                                    <a:lnTo>
                                      <a:pt x="1205" y="183"/>
                                    </a:lnTo>
                                    <a:lnTo>
                                      <a:pt x="436" y="295"/>
                                    </a:lnTo>
                                    <a:lnTo>
                                      <a:pt x="566" y="82"/>
                                    </a:lnTo>
                                    <a:lnTo>
                                      <a:pt x="0" y="112"/>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1" name="Picture 3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922" y="3711"/>
                                <a:ext cx="1099" cy="1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 name="Freeform 359"/>
                            <wps:cNvSpPr>
                              <a:spLocks/>
                            </wps:cNvSpPr>
                            <wps:spPr bwMode="auto">
                              <a:xfrm>
                                <a:off x="4064" y="3790"/>
                                <a:ext cx="816" cy="1477"/>
                              </a:xfrm>
                              <a:custGeom>
                                <a:avLst/>
                                <a:gdLst>
                                  <a:gd name="T0" fmla="*/ 816 w 816"/>
                                  <a:gd name="T1" fmla="*/ 1477 h 1477"/>
                                  <a:gd name="T2" fmla="*/ 195 w 816"/>
                                  <a:gd name="T3" fmla="*/ 678 h 1477"/>
                                  <a:gd name="T4" fmla="*/ 444 w 816"/>
                                  <a:gd name="T5" fmla="*/ 675 h 1477"/>
                                  <a:gd name="T6" fmla="*/ 0 w 816"/>
                                  <a:gd name="T7" fmla="*/ 0 h 1477"/>
                                  <a:gd name="T8" fmla="*/ 621 w 816"/>
                                  <a:gd name="T9" fmla="*/ 800 h 1477"/>
                                  <a:gd name="T10" fmla="*/ 371 w 816"/>
                                  <a:gd name="T11" fmla="*/ 804 h 1477"/>
                                  <a:gd name="T12" fmla="*/ 816 w 816"/>
                                  <a:gd name="T13" fmla="*/ 1477 h 1477"/>
                                  <a:gd name="T14" fmla="*/ 816 w 816"/>
                                  <a:gd name="T15" fmla="*/ 1477 h 14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16" h="1477">
                                    <a:moveTo>
                                      <a:pt x="816" y="1477"/>
                                    </a:moveTo>
                                    <a:lnTo>
                                      <a:pt x="195" y="678"/>
                                    </a:lnTo>
                                    <a:lnTo>
                                      <a:pt x="444" y="675"/>
                                    </a:lnTo>
                                    <a:lnTo>
                                      <a:pt x="0" y="0"/>
                                    </a:lnTo>
                                    <a:lnTo>
                                      <a:pt x="621" y="800"/>
                                    </a:lnTo>
                                    <a:lnTo>
                                      <a:pt x="371" y="804"/>
                                    </a:lnTo>
                                    <a:lnTo>
                                      <a:pt x="816" y="1477"/>
                                    </a:lnTo>
                                    <a:lnTo>
                                      <a:pt x="816" y="147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63" name="Freeform 360"/>
                            <wps:cNvSpPr>
                              <a:spLocks/>
                            </wps:cNvSpPr>
                            <wps:spPr bwMode="auto">
                              <a:xfrm>
                                <a:off x="4064" y="3790"/>
                                <a:ext cx="816" cy="1477"/>
                              </a:xfrm>
                              <a:custGeom>
                                <a:avLst/>
                                <a:gdLst>
                                  <a:gd name="T0" fmla="*/ 816 w 816"/>
                                  <a:gd name="T1" fmla="*/ 1477 h 1477"/>
                                  <a:gd name="T2" fmla="*/ 195 w 816"/>
                                  <a:gd name="T3" fmla="*/ 678 h 1477"/>
                                  <a:gd name="T4" fmla="*/ 444 w 816"/>
                                  <a:gd name="T5" fmla="*/ 675 h 1477"/>
                                  <a:gd name="T6" fmla="*/ 0 w 816"/>
                                  <a:gd name="T7" fmla="*/ 0 h 1477"/>
                                  <a:gd name="T8" fmla="*/ 621 w 816"/>
                                  <a:gd name="T9" fmla="*/ 800 h 1477"/>
                                  <a:gd name="T10" fmla="*/ 371 w 816"/>
                                  <a:gd name="T11" fmla="*/ 804 h 1477"/>
                                  <a:gd name="T12" fmla="*/ 816 w 816"/>
                                  <a:gd name="T13" fmla="*/ 1477 h 1477"/>
                                  <a:gd name="T14" fmla="*/ 816 w 816"/>
                                  <a:gd name="T15" fmla="*/ 1477 h 14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16" h="1477">
                                    <a:moveTo>
                                      <a:pt x="816" y="1477"/>
                                    </a:moveTo>
                                    <a:lnTo>
                                      <a:pt x="195" y="678"/>
                                    </a:lnTo>
                                    <a:lnTo>
                                      <a:pt x="444" y="675"/>
                                    </a:lnTo>
                                    <a:lnTo>
                                      <a:pt x="0" y="0"/>
                                    </a:lnTo>
                                    <a:lnTo>
                                      <a:pt x="621" y="800"/>
                                    </a:lnTo>
                                    <a:lnTo>
                                      <a:pt x="371" y="804"/>
                                    </a:lnTo>
                                    <a:lnTo>
                                      <a:pt x="816" y="1477"/>
                                    </a:lnTo>
                                    <a:lnTo>
                                      <a:pt x="816" y="14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361"/>
                            <wps:cNvSpPr>
                              <a:spLocks/>
                            </wps:cNvSpPr>
                            <wps:spPr bwMode="auto">
                              <a:xfrm>
                                <a:off x="3922" y="3711"/>
                                <a:ext cx="1097" cy="1635"/>
                              </a:xfrm>
                              <a:custGeom>
                                <a:avLst/>
                                <a:gdLst>
                                  <a:gd name="T0" fmla="*/ 1097 w 1097"/>
                                  <a:gd name="T1" fmla="*/ 1481 h 1635"/>
                                  <a:gd name="T2" fmla="*/ 279 w 1097"/>
                                  <a:gd name="T3" fmla="*/ 0 h 1635"/>
                                  <a:gd name="T4" fmla="*/ 0 w 1097"/>
                                  <a:gd name="T5" fmla="*/ 154 h 1635"/>
                                  <a:gd name="T6" fmla="*/ 820 w 1097"/>
                                  <a:gd name="T7" fmla="*/ 1635 h 1635"/>
                                  <a:gd name="T8" fmla="*/ 1097 w 1097"/>
                                  <a:gd name="T9" fmla="*/ 1481 h 1635"/>
                                </a:gdLst>
                                <a:ahLst/>
                                <a:cxnLst>
                                  <a:cxn ang="0">
                                    <a:pos x="T0" y="T1"/>
                                  </a:cxn>
                                  <a:cxn ang="0">
                                    <a:pos x="T2" y="T3"/>
                                  </a:cxn>
                                  <a:cxn ang="0">
                                    <a:pos x="T4" y="T5"/>
                                  </a:cxn>
                                  <a:cxn ang="0">
                                    <a:pos x="T6" y="T7"/>
                                  </a:cxn>
                                  <a:cxn ang="0">
                                    <a:pos x="T8" y="T9"/>
                                  </a:cxn>
                                </a:cxnLst>
                                <a:rect l="0" t="0" r="r" b="b"/>
                                <a:pathLst>
                                  <a:path w="1097" h="1635">
                                    <a:moveTo>
                                      <a:pt x="1097" y="1481"/>
                                    </a:moveTo>
                                    <a:lnTo>
                                      <a:pt x="279" y="0"/>
                                    </a:lnTo>
                                    <a:lnTo>
                                      <a:pt x="0" y="154"/>
                                    </a:lnTo>
                                    <a:lnTo>
                                      <a:pt x="820" y="1635"/>
                                    </a:lnTo>
                                    <a:lnTo>
                                      <a:pt x="1097" y="148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65" name="Freeform 362"/>
                            <wps:cNvSpPr>
                              <a:spLocks/>
                            </wps:cNvSpPr>
                            <wps:spPr bwMode="auto">
                              <a:xfrm>
                                <a:off x="3922" y="3711"/>
                                <a:ext cx="1097" cy="1635"/>
                              </a:xfrm>
                              <a:custGeom>
                                <a:avLst/>
                                <a:gdLst>
                                  <a:gd name="T0" fmla="*/ 1097 w 1097"/>
                                  <a:gd name="T1" fmla="*/ 1481 h 1635"/>
                                  <a:gd name="T2" fmla="*/ 279 w 1097"/>
                                  <a:gd name="T3" fmla="*/ 0 h 1635"/>
                                  <a:gd name="T4" fmla="*/ 0 w 1097"/>
                                  <a:gd name="T5" fmla="*/ 154 h 1635"/>
                                  <a:gd name="T6" fmla="*/ 820 w 1097"/>
                                  <a:gd name="T7" fmla="*/ 1635 h 1635"/>
                                  <a:gd name="T8" fmla="*/ 1097 w 1097"/>
                                  <a:gd name="T9" fmla="*/ 1481 h 1635"/>
                                </a:gdLst>
                                <a:ahLst/>
                                <a:cxnLst>
                                  <a:cxn ang="0">
                                    <a:pos x="T0" y="T1"/>
                                  </a:cxn>
                                  <a:cxn ang="0">
                                    <a:pos x="T2" y="T3"/>
                                  </a:cxn>
                                  <a:cxn ang="0">
                                    <a:pos x="T4" y="T5"/>
                                  </a:cxn>
                                  <a:cxn ang="0">
                                    <a:pos x="T6" y="T7"/>
                                  </a:cxn>
                                  <a:cxn ang="0">
                                    <a:pos x="T8" y="T9"/>
                                  </a:cxn>
                                </a:cxnLst>
                                <a:rect l="0" t="0" r="r" b="b"/>
                                <a:pathLst>
                                  <a:path w="1097" h="1635">
                                    <a:moveTo>
                                      <a:pt x="1097" y="1481"/>
                                    </a:moveTo>
                                    <a:lnTo>
                                      <a:pt x="279" y="0"/>
                                    </a:lnTo>
                                    <a:lnTo>
                                      <a:pt x="0" y="154"/>
                                    </a:lnTo>
                                    <a:lnTo>
                                      <a:pt x="820" y="1635"/>
                                    </a:lnTo>
                                    <a:lnTo>
                                      <a:pt x="1097" y="14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6" name="Picture 36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922" y="3711"/>
                                <a:ext cx="1099" cy="1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 name="Freeform 364"/>
                            <wps:cNvSpPr>
                              <a:spLocks/>
                            </wps:cNvSpPr>
                            <wps:spPr bwMode="auto">
                              <a:xfrm>
                                <a:off x="4064" y="3790"/>
                                <a:ext cx="816" cy="1477"/>
                              </a:xfrm>
                              <a:custGeom>
                                <a:avLst/>
                                <a:gdLst>
                                  <a:gd name="T0" fmla="*/ 816 w 816"/>
                                  <a:gd name="T1" fmla="*/ 1477 h 1477"/>
                                  <a:gd name="T2" fmla="*/ 193 w 816"/>
                                  <a:gd name="T3" fmla="*/ 677 h 1477"/>
                                  <a:gd name="T4" fmla="*/ 443 w 816"/>
                                  <a:gd name="T5" fmla="*/ 673 h 1477"/>
                                  <a:gd name="T6" fmla="*/ 0 w 816"/>
                                  <a:gd name="T7" fmla="*/ 0 h 1477"/>
                                  <a:gd name="T8" fmla="*/ 621 w 816"/>
                                  <a:gd name="T9" fmla="*/ 800 h 1477"/>
                                  <a:gd name="T10" fmla="*/ 371 w 816"/>
                                  <a:gd name="T11" fmla="*/ 804 h 1477"/>
                                  <a:gd name="T12" fmla="*/ 816 w 816"/>
                                  <a:gd name="T13" fmla="*/ 1477 h 1477"/>
                                </a:gdLst>
                                <a:ahLst/>
                                <a:cxnLst>
                                  <a:cxn ang="0">
                                    <a:pos x="T0" y="T1"/>
                                  </a:cxn>
                                  <a:cxn ang="0">
                                    <a:pos x="T2" y="T3"/>
                                  </a:cxn>
                                  <a:cxn ang="0">
                                    <a:pos x="T4" y="T5"/>
                                  </a:cxn>
                                  <a:cxn ang="0">
                                    <a:pos x="T6" y="T7"/>
                                  </a:cxn>
                                  <a:cxn ang="0">
                                    <a:pos x="T8" y="T9"/>
                                  </a:cxn>
                                  <a:cxn ang="0">
                                    <a:pos x="T10" y="T11"/>
                                  </a:cxn>
                                  <a:cxn ang="0">
                                    <a:pos x="T12" y="T13"/>
                                  </a:cxn>
                                </a:cxnLst>
                                <a:rect l="0" t="0" r="r" b="b"/>
                                <a:pathLst>
                                  <a:path w="816" h="1477">
                                    <a:moveTo>
                                      <a:pt x="816" y="1477"/>
                                    </a:moveTo>
                                    <a:lnTo>
                                      <a:pt x="193" y="677"/>
                                    </a:lnTo>
                                    <a:lnTo>
                                      <a:pt x="443" y="673"/>
                                    </a:lnTo>
                                    <a:lnTo>
                                      <a:pt x="0" y="0"/>
                                    </a:lnTo>
                                    <a:lnTo>
                                      <a:pt x="621" y="800"/>
                                    </a:lnTo>
                                    <a:lnTo>
                                      <a:pt x="371" y="804"/>
                                    </a:lnTo>
                                    <a:lnTo>
                                      <a:pt x="816" y="1477"/>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8" name="Picture 36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753" y="1465"/>
                                <a:ext cx="1721"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9" name="Freeform 366"/>
                            <wps:cNvSpPr>
                              <a:spLocks/>
                            </wps:cNvSpPr>
                            <wps:spPr bwMode="auto">
                              <a:xfrm>
                                <a:off x="1770" y="1531"/>
                                <a:ext cx="1687" cy="342"/>
                              </a:xfrm>
                              <a:custGeom>
                                <a:avLst/>
                                <a:gdLst>
                                  <a:gd name="T0" fmla="*/ 0 w 1687"/>
                                  <a:gd name="T1" fmla="*/ 250 h 342"/>
                                  <a:gd name="T2" fmla="*/ 986 w 1687"/>
                                  <a:gd name="T3" fmla="*/ 0 h 342"/>
                                  <a:gd name="T4" fmla="*/ 888 w 1687"/>
                                  <a:gd name="T5" fmla="*/ 231 h 342"/>
                                  <a:gd name="T6" fmla="*/ 1687 w 1687"/>
                                  <a:gd name="T7" fmla="*/ 93 h 342"/>
                                  <a:gd name="T8" fmla="*/ 701 w 1687"/>
                                  <a:gd name="T9" fmla="*/ 342 h 342"/>
                                  <a:gd name="T10" fmla="*/ 797 w 1687"/>
                                  <a:gd name="T11" fmla="*/ 112 h 342"/>
                                  <a:gd name="T12" fmla="*/ 0 w 1687"/>
                                  <a:gd name="T13" fmla="*/ 250 h 342"/>
                                  <a:gd name="T14" fmla="*/ 0 w 1687"/>
                                  <a:gd name="T15" fmla="*/ 250 h 3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342">
                                    <a:moveTo>
                                      <a:pt x="0" y="250"/>
                                    </a:moveTo>
                                    <a:lnTo>
                                      <a:pt x="986" y="0"/>
                                    </a:lnTo>
                                    <a:lnTo>
                                      <a:pt x="888" y="231"/>
                                    </a:lnTo>
                                    <a:lnTo>
                                      <a:pt x="1687" y="93"/>
                                    </a:lnTo>
                                    <a:lnTo>
                                      <a:pt x="701" y="342"/>
                                    </a:lnTo>
                                    <a:lnTo>
                                      <a:pt x="797" y="112"/>
                                    </a:lnTo>
                                    <a:lnTo>
                                      <a:pt x="0" y="250"/>
                                    </a:lnTo>
                                    <a:lnTo>
                                      <a:pt x="0" y="25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0" name="Freeform 367"/>
                            <wps:cNvSpPr>
                              <a:spLocks/>
                            </wps:cNvSpPr>
                            <wps:spPr bwMode="auto">
                              <a:xfrm>
                                <a:off x="1770" y="1531"/>
                                <a:ext cx="1687" cy="342"/>
                              </a:xfrm>
                              <a:custGeom>
                                <a:avLst/>
                                <a:gdLst>
                                  <a:gd name="T0" fmla="*/ 0 w 1687"/>
                                  <a:gd name="T1" fmla="*/ 250 h 342"/>
                                  <a:gd name="T2" fmla="*/ 986 w 1687"/>
                                  <a:gd name="T3" fmla="*/ 0 h 342"/>
                                  <a:gd name="T4" fmla="*/ 888 w 1687"/>
                                  <a:gd name="T5" fmla="*/ 231 h 342"/>
                                  <a:gd name="T6" fmla="*/ 1687 w 1687"/>
                                  <a:gd name="T7" fmla="*/ 93 h 342"/>
                                  <a:gd name="T8" fmla="*/ 701 w 1687"/>
                                  <a:gd name="T9" fmla="*/ 342 h 342"/>
                                  <a:gd name="T10" fmla="*/ 797 w 1687"/>
                                  <a:gd name="T11" fmla="*/ 112 h 342"/>
                                  <a:gd name="T12" fmla="*/ 0 w 1687"/>
                                  <a:gd name="T13" fmla="*/ 250 h 342"/>
                                  <a:gd name="T14" fmla="*/ 0 w 1687"/>
                                  <a:gd name="T15" fmla="*/ 250 h 3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342">
                                    <a:moveTo>
                                      <a:pt x="0" y="250"/>
                                    </a:moveTo>
                                    <a:lnTo>
                                      <a:pt x="986" y="0"/>
                                    </a:lnTo>
                                    <a:lnTo>
                                      <a:pt x="888" y="231"/>
                                    </a:lnTo>
                                    <a:lnTo>
                                      <a:pt x="1687" y="93"/>
                                    </a:lnTo>
                                    <a:lnTo>
                                      <a:pt x="701" y="342"/>
                                    </a:lnTo>
                                    <a:lnTo>
                                      <a:pt x="797" y="112"/>
                                    </a:lnTo>
                                    <a:lnTo>
                                      <a:pt x="0" y="250"/>
                                    </a:lnTo>
                                    <a:lnTo>
                                      <a:pt x="0"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368"/>
                            <wps:cNvSpPr>
                              <a:spLocks/>
                            </wps:cNvSpPr>
                            <wps:spPr bwMode="auto">
                              <a:xfrm>
                                <a:off x="1753" y="1465"/>
                                <a:ext cx="1719" cy="473"/>
                              </a:xfrm>
                              <a:custGeom>
                                <a:avLst/>
                                <a:gdLst>
                                  <a:gd name="T0" fmla="*/ 29 w 1719"/>
                                  <a:gd name="T1" fmla="*/ 473 h 473"/>
                                  <a:gd name="T2" fmla="*/ 1719 w 1719"/>
                                  <a:gd name="T3" fmla="*/ 316 h 473"/>
                                  <a:gd name="T4" fmla="*/ 1690 w 1719"/>
                                  <a:gd name="T5" fmla="*/ 0 h 473"/>
                                  <a:gd name="T6" fmla="*/ 0 w 1719"/>
                                  <a:gd name="T7" fmla="*/ 157 h 473"/>
                                  <a:gd name="T8" fmla="*/ 29 w 1719"/>
                                  <a:gd name="T9" fmla="*/ 473 h 473"/>
                                </a:gdLst>
                                <a:ahLst/>
                                <a:cxnLst>
                                  <a:cxn ang="0">
                                    <a:pos x="T0" y="T1"/>
                                  </a:cxn>
                                  <a:cxn ang="0">
                                    <a:pos x="T2" y="T3"/>
                                  </a:cxn>
                                  <a:cxn ang="0">
                                    <a:pos x="T4" y="T5"/>
                                  </a:cxn>
                                  <a:cxn ang="0">
                                    <a:pos x="T6" y="T7"/>
                                  </a:cxn>
                                  <a:cxn ang="0">
                                    <a:pos x="T8" y="T9"/>
                                  </a:cxn>
                                </a:cxnLst>
                                <a:rect l="0" t="0" r="r" b="b"/>
                                <a:pathLst>
                                  <a:path w="1719" h="473">
                                    <a:moveTo>
                                      <a:pt x="29" y="473"/>
                                    </a:moveTo>
                                    <a:lnTo>
                                      <a:pt x="1719" y="316"/>
                                    </a:lnTo>
                                    <a:lnTo>
                                      <a:pt x="1690" y="0"/>
                                    </a:lnTo>
                                    <a:lnTo>
                                      <a:pt x="0" y="157"/>
                                    </a:lnTo>
                                    <a:lnTo>
                                      <a:pt x="29" y="473"/>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2" name="Freeform 369"/>
                            <wps:cNvSpPr>
                              <a:spLocks/>
                            </wps:cNvSpPr>
                            <wps:spPr bwMode="auto">
                              <a:xfrm>
                                <a:off x="1753" y="1465"/>
                                <a:ext cx="1719" cy="473"/>
                              </a:xfrm>
                              <a:custGeom>
                                <a:avLst/>
                                <a:gdLst>
                                  <a:gd name="T0" fmla="*/ 29 w 1719"/>
                                  <a:gd name="T1" fmla="*/ 473 h 473"/>
                                  <a:gd name="T2" fmla="*/ 1719 w 1719"/>
                                  <a:gd name="T3" fmla="*/ 316 h 473"/>
                                  <a:gd name="T4" fmla="*/ 1690 w 1719"/>
                                  <a:gd name="T5" fmla="*/ 0 h 473"/>
                                  <a:gd name="T6" fmla="*/ 0 w 1719"/>
                                  <a:gd name="T7" fmla="*/ 157 h 473"/>
                                  <a:gd name="T8" fmla="*/ 29 w 1719"/>
                                  <a:gd name="T9" fmla="*/ 473 h 473"/>
                                </a:gdLst>
                                <a:ahLst/>
                                <a:cxnLst>
                                  <a:cxn ang="0">
                                    <a:pos x="T0" y="T1"/>
                                  </a:cxn>
                                  <a:cxn ang="0">
                                    <a:pos x="T2" y="T3"/>
                                  </a:cxn>
                                  <a:cxn ang="0">
                                    <a:pos x="T4" y="T5"/>
                                  </a:cxn>
                                  <a:cxn ang="0">
                                    <a:pos x="T6" y="T7"/>
                                  </a:cxn>
                                  <a:cxn ang="0">
                                    <a:pos x="T8" y="T9"/>
                                  </a:cxn>
                                </a:cxnLst>
                                <a:rect l="0" t="0" r="r" b="b"/>
                                <a:pathLst>
                                  <a:path w="1719" h="473">
                                    <a:moveTo>
                                      <a:pt x="29" y="473"/>
                                    </a:moveTo>
                                    <a:lnTo>
                                      <a:pt x="1719" y="316"/>
                                    </a:lnTo>
                                    <a:lnTo>
                                      <a:pt x="1690" y="0"/>
                                    </a:lnTo>
                                    <a:lnTo>
                                      <a:pt x="0" y="157"/>
                                    </a:lnTo>
                                    <a:lnTo>
                                      <a:pt x="29" y="4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3" name="Picture 37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753" y="1465"/>
                                <a:ext cx="1721"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Freeform 371"/>
                            <wps:cNvSpPr>
                              <a:spLocks/>
                            </wps:cNvSpPr>
                            <wps:spPr bwMode="auto">
                              <a:xfrm>
                                <a:off x="1768" y="1530"/>
                                <a:ext cx="1687" cy="341"/>
                              </a:xfrm>
                              <a:custGeom>
                                <a:avLst/>
                                <a:gdLst>
                                  <a:gd name="T0" fmla="*/ 0 w 1687"/>
                                  <a:gd name="T1" fmla="*/ 249 h 341"/>
                                  <a:gd name="T2" fmla="*/ 986 w 1687"/>
                                  <a:gd name="T3" fmla="*/ 0 h 341"/>
                                  <a:gd name="T4" fmla="*/ 890 w 1687"/>
                                  <a:gd name="T5" fmla="*/ 230 h 341"/>
                                  <a:gd name="T6" fmla="*/ 1687 w 1687"/>
                                  <a:gd name="T7" fmla="*/ 94 h 341"/>
                                  <a:gd name="T8" fmla="*/ 702 w 1687"/>
                                  <a:gd name="T9" fmla="*/ 341 h 341"/>
                                  <a:gd name="T10" fmla="*/ 799 w 1687"/>
                                  <a:gd name="T11" fmla="*/ 113 h 341"/>
                                  <a:gd name="T12" fmla="*/ 0 w 1687"/>
                                  <a:gd name="T13" fmla="*/ 249 h 341"/>
                                </a:gdLst>
                                <a:ahLst/>
                                <a:cxnLst>
                                  <a:cxn ang="0">
                                    <a:pos x="T0" y="T1"/>
                                  </a:cxn>
                                  <a:cxn ang="0">
                                    <a:pos x="T2" y="T3"/>
                                  </a:cxn>
                                  <a:cxn ang="0">
                                    <a:pos x="T4" y="T5"/>
                                  </a:cxn>
                                  <a:cxn ang="0">
                                    <a:pos x="T6" y="T7"/>
                                  </a:cxn>
                                  <a:cxn ang="0">
                                    <a:pos x="T8" y="T9"/>
                                  </a:cxn>
                                  <a:cxn ang="0">
                                    <a:pos x="T10" y="T11"/>
                                  </a:cxn>
                                  <a:cxn ang="0">
                                    <a:pos x="T12" y="T13"/>
                                  </a:cxn>
                                </a:cxnLst>
                                <a:rect l="0" t="0" r="r" b="b"/>
                                <a:pathLst>
                                  <a:path w="1687" h="341">
                                    <a:moveTo>
                                      <a:pt x="0" y="249"/>
                                    </a:moveTo>
                                    <a:lnTo>
                                      <a:pt x="986" y="0"/>
                                    </a:lnTo>
                                    <a:lnTo>
                                      <a:pt x="890" y="230"/>
                                    </a:lnTo>
                                    <a:lnTo>
                                      <a:pt x="1687" y="94"/>
                                    </a:lnTo>
                                    <a:lnTo>
                                      <a:pt x="702" y="341"/>
                                    </a:lnTo>
                                    <a:lnTo>
                                      <a:pt x="799" y="113"/>
                                    </a:lnTo>
                                    <a:lnTo>
                                      <a:pt x="0" y="249"/>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3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674" y="296"/>
                                <a:ext cx="1875"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6" name="Freeform 373"/>
                            <wps:cNvSpPr>
                              <a:spLocks/>
                            </wps:cNvSpPr>
                            <wps:spPr bwMode="auto">
                              <a:xfrm>
                                <a:off x="1770" y="429"/>
                                <a:ext cx="1687" cy="1195"/>
                              </a:xfrm>
                              <a:custGeom>
                                <a:avLst/>
                                <a:gdLst>
                                  <a:gd name="T0" fmla="*/ 0 w 1687"/>
                                  <a:gd name="T1" fmla="*/ 0 h 1195"/>
                                  <a:gd name="T2" fmla="*/ 1062 w 1687"/>
                                  <a:gd name="T3" fmla="*/ 560 h 1195"/>
                                  <a:gd name="T4" fmla="*/ 839 w 1687"/>
                                  <a:gd name="T5" fmla="*/ 672 h 1195"/>
                                  <a:gd name="T6" fmla="*/ 1687 w 1687"/>
                                  <a:gd name="T7" fmla="*/ 1195 h 1195"/>
                                  <a:gd name="T8" fmla="*/ 625 w 1687"/>
                                  <a:gd name="T9" fmla="*/ 635 h 1195"/>
                                  <a:gd name="T10" fmla="*/ 848 w 1687"/>
                                  <a:gd name="T11" fmla="*/ 523 h 1195"/>
                                  <a:gd name="T12" fmla="*/ 0 w 1687"/>
                                  <a:gd name="T13" fmla="*/ 0 h 1195"/>
                                  <a:gd name="T14" fmla="*/ 0 w 1687"/>
                                  <a:gd name="T15" fmla="*/ 0 h 1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1195">
                                    <a:moveTo>
                                      <a:pt x="0" y="0"/>
                                    </a:moveTo>
                                    <a:lnTo>
                                      <a:pt x="1062" y="560"/>
                                    </a:lnTo>
                                    <a:lnTo>
                                      <a:pt x="839" y="672"/>
                                    </a:lnTo>
                                    <a:lnTo>
                                      <a:pt x="1687" y="1195"/>
                                    </a:lnTo>
                                    <a:lnTo>
                                      <a:pt x="625" y="635"/>
                                    </a:lnTo>
                                    <a:lnTo>
                                      <a:pt x="848" y="523"/>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7" name="Freeform 374"/>
                            <wps:cNvSpPr>
                              <a:spLocks/>
                            </wps:cNvSpPr>
                            <wps:spPr bwMode="auto">
                              <a:xfrm>
                                <a:off x="1770" y="429"/>
                                <a:ext cx="1687" cy="1195"/>
                              </a:xfrm>
                              <a:custGeom>
                                <a:avLst/>
                                <a:gdLst>
                                  <a:gd name="T0" fmla="*/ 0 w 1687"/>
                                  <a:gd name="T1" fmla="*/ 0 h 1195"/>
                                  <a:gd name="T2" fmla="*/ 1062 w 1687"/>
                                  <a:gd name="T3" fmla="*/ 560 h 1195"/>
                                  <a:gd name="T4" fmla="*/ 839 w 1687"/>
                                  <a:gd name="T5" fmla="*/ 672 h 1195"/>
                                  <a:gd name="T6" fmla="*/ 1687 w 1687"/>
                                  <a:gd name="T7" fmla="*/ 1195 h 1195"/>
                                  <a:gd name="T8" fmla="*/ 625 w 1687"/>
                                  <a:gd name="T9" fmla="*/ 635 h 1195"/>
                                  <a:gd name="T10" fmla="*/ 848 w 1687"/>
                                  <a:gd name="T11" fmla="*/ 523 h 1195"/>
                                  <a:gd name="T12" fmla="*/ 0 w 1687"/>
                                  <a:gd name="T13" fmla="*/ 0 h 1195"/>
                                  <a:gd name="T14" fmla="*/ 0 w 1687"/>
                                  <a:gd name="T15" fmla="*/ 0 h 1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1195">
                                    <a:moveTo>
                                      <a:pt x="0" y="0"/>
                                    </a:moveTo>
                                    <a:lnTo>
                                      <a:pt x="1062" y="560"/>
                                    </a:lnTo>
                                    <a:lnTo>
                                      <a:pt x="839" y="672"/>
                                    </a:lnTo>
                                    <a:lnTo>
                                      <a:pt x="1687" y="1195"/>
                                    </a:lnTo>
                                    <a:lnTo>
                                      <a:pt x="625" y="635"/>
                                    </a:lnTo>
                                    <a:lnTo>
                                      <a:pt x="848" y="523"/>
                                    </a:lnTo>
                                    <a:lnTo>
                                      <a:pt x="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375"/>
                            <wps:cNvSpPr>
                              <a:spLocks/>
                            </wps:cNvSpPr>
                            <wps:spPr bwMode="auto">
                              <a:xfrm>
                                <a:off x="1676" y="298"/>
                                <a:ext cx="1873" cy="1457"/>
                              </a:xfrm>
                              <a:custGeom>
                                <a:avLst/>
                                <a:gdLst>
                                  <a:gd name="T0" fmla="*/ 0 w 1873"/>
                                  <a:gd name="T1" fmla="*/ 258 h 1457"/>
                                  <a:gd name="T2" fmla="*/ 1688 w 1873"/>
                                  <a:gd name="T3" fmla="*/ 1457 h 1457"/>
                                  <a:gd name="T4" fmla="*/ 1873 w 1873"/>
                                  <a:gd name="T5" fmla="*/ 1197 h 1457"/>
                                  <a:gd name="T6" fmla="*/ 183 w 1873"/>
                                  <a:gd name="T7" fmla="*/ 0 h 1457"/>
                                  <a:gd name="T8" fmla="*/ 0 w 1873"/>
                                  <a:gd name="T9" fmla="*/ 258 h 1457"/>
                                </a:gdLst>
                                <a:ahLst/>
                                <a:cxnLst>
                                  <a:cxn ang="0">
                                    <a:pos x="T0" y="T1"/>
                                  </a:cxn>
                                  <a:cxn ang="0">
                                    <a:pos x="T2" y="T3"/>
                                  </a:cxn>
                                  <a:cxn ang="0">
                                    <a:pos x="T4" y="T5"/>
                                  </a:cxn>
                                  <a:cxn ang="0">
                                    <a:pos x="T6" y="T7"/>
                                  </a:cxn>
                                  <a:cxn ang="0">
                                    <a:pos x="T8" y="T9"/>
                                  </a:cxn>
                                </a:cxnLst>
                                <a:rect l="0" t="0" r="r" b="b"/>
                                <a:pathLst>
                                  <a:path w="1873" h="1457">
                                    <a:moveTo>
                                      <a:pt x="0" y="258"/>
                                    </a:moveTo>
                                    <a:lnTo>
                                      <a:pt x="1688" y="1457"/>
                                    </a:lnTo>
                                    <a:lnTo>
                                      <a:pt x="1873" y="1197"/>
                                    </a:lnTo>
                                    <a:lnTo>
                                      <a:pt x="183" y="0"/>
                                    </a:lnTo>
                                    <a:lnTo>
                                      <a:pt x="0" y="25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9" name="Freeform 376"/>
                            <wps:cNvSpPr>
                              <a:spLocks/>
                            </wps:cNvSpPr>
                            <wps:spPr bwMode="auto">
                              <a:xfrm>
                                <a:off x="1676" y="298"/>
                                <a:ext cx="1873" cy="1457"/>
                              </a:xfrm>
                              <a:custGeom>
                                <a:avLst/>
                                <a:gdLst>
                                  <a:gd name="T0" fmla="*/ 0 w 1873"/>
                                  <a:gd name="T1" fmla="*/ 258 h 1457"/>
                                  <a:gd name="T2" fmla="*/ 1688 w 1873"/>
                                  <a:gd name="T3" fmla="*/ 1457 h 1457"/>
                                  <a:gd name="T4" fmla="*/ 1873 w 1873"/>
                                  <a:gd name="T5" fmla="*/ 1197 h 1457"/>
                                  <a:gd name="T6" fmla="*/ 183 w 1873"/>
                                  <a:gd name="T7" fmla="*/ 0 h 1457"/>
                                  <a:gd name="T8" fmla="*/ 0 w 1873"/>
                                  <a:gd name="T9" fmla="*/ 258 h 1457"/>
                                </a:gdLst>
                                <a:ahLst/>
                                <a:cxnLst>
                                  <a:cxn ang="0">
                                    <a:pos x="T0" y="T1"/>
                                  </a:cxn>
                                  <a:cxn ang="0">
                                    <a:pos x="T2" y="T3"/>
                                  </a:cxn>
                                  <a:cxn ang="0">
                                    <a:pos x="T4" y="T5"/>
                                  </a:cxn>
                                  <a:cxn ang="0">
                                    <a:pos x="T6" y="T7"/>
                                  </a:cxn>
                                  <a:cxn ang="0">
                                    <a:pos x="T8" y="T9"/>
                                  </a:cxn>
                                </a:cxnLst>
                                <a:rect l="0" t="0" r="r" b="b"/>
                                <a:pathLst>
                                  <a:path w="1873" h="1457">
                                    <a:moveTo>
                                      <a:pt x="0" y="258"/>
                                    </a:moveTo>
                                    <a:lnTo>
                                      <a:pt x="1688" y="1457"/>
                                    </a:lnTo>
                                    <a:lnTo>
                                      <a:pt x="1873" y="1197"/>
                                    </a:lnTo>
                                    <a:lnTo>
                                      <a:pt x="183" y="0"/>
                                    </a:lnTo>
                                    <a:lnTo>
                                      <a:pt x="0"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0" name="Picture 37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674" y="296"/>
                                <a:ext cx="1875"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378"/>
                            <wps:cNvSpPr>
                              <a:spLocks/>
                            </wps:cNvSpPr>
                            <wps:spPr bwMode="auto">
                              <a:xfrm>
                                <a:off x="1768" y="429"/>
                                <a:ext cx="1687" cy="1195"/>
                              </a:xfrm>
                              <a:custGeom>
                                <a:avLst/>
                                <a:gdLst>
                                  <a:gd name="T0" fmla="*/ 0 w 1687"/>
                                  <a:gd name="T1" fmla="*/ 0 h 1195"/>
                                  <a:gd name="T2" fmla="*/ 1063 w 1687"/>
                                  <a:gd name="T3" fmla="*/ 560 h 1195"/>
                                  <a:gd name="T4" fmla="*/ 839 w 1687"/>
                                  <a:gd name="T5" fmla="*/ 672 h 1195"/>
                                  <a:gd name="T6" fmla="*/ 1687 w 1687"/>
                                  <a:gd name="T7" fmla="*/ 1195 h 1195"/>
                                  <a:gd name="T8" fmla="*/ 625 w 1687"/>
                                  <a:gd name="T9" fmla="*/ 635 h 1195"/>
                                  <a:gd name="T10" fmla="*/ 848 w 1687"/>
                                  <a:gd name="T11" fmla="*/ 523 h 1195"/>
                                  <a:gd name="T12" fmla="*/ 0 w 1687"/>
                                  <a:gd name="T13" fmla="*/ 0 h 1195"/>
                                </a:gdLst>
                                <a:ahLst/>
                                <a:cxnLst>
                                  <a:cxn ang="0">
                                    <a:pos x="T0" y="T1"/>
                                  </a:cxn>
                                  <a:cxn ang="0">
                                    <a:pos x="T2" y="T3"/>
                                  </a:cxn>
                                  <a:cxn ang="0">
                                    <a:pos x="T4" y="T5"/>
                                  </a:cxn>
                                  <a:cxn ang="0">
                                    <a:pos x="T6" y="T7"/>
                                  </a:cxn>
                                  <a:cxn ang="0">
                                    <a:pos x="T8" y="T9"/>
                                  </a:cxn>
                                  <a:cxn ang="0">
                                    <a:pos x="T10" y="T11"/>
                                  </a:cxn>
                                  <a:cxn ang="0">
                                    <a:pos x="T12" y="T13"/>
                                  </a:cxn>
                                </a:cxnLst>
                                <a:rect l="0" t="0" r="r" b="b"/>
                                <a:pathLst>
                                  <a:path w="1687" h="1195">
                                    <a:moveTo>
                                      <a:pt x="0" y="0"/>
                                    </a:moveTo>
                                    <a:lnTo>
                                      <a:pt x="1063" y="560"/>
                                    </a:lnTo>
                                    <a:lnTo>
                                      <a:pt x="839" y="672"/>
                                    </a:lnTo>
                                    <a:lnTo>
                                      <a:pt x="1687" y="1195"/>
                                    </a:lnTo>
                                    <a:lnTo>
                                      <a:pt x="625" y="635"/>
                                    </a:lnTo>
                                    <a:lnTo>
                                      <a:pt x="848" y="523"/>
                                    </a:lnTo>
                                    <a:lnTo>
                                      <a:pt x="0" y="0"/>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Freeform 379"/>
                            <wps:cNvSpPr>
                              <a:spLocks/>
                            </wps:cNvSpPr>
                            <wps:spPr bwMode="auto">
                              <a:xfrm>
                                <a:off x="1550" y="2470"/>
                                <a:ext cx="117" cy="790"/>
                              </a:xfrm>
                              <a:custGeom>
                                <a:avLst/>
                                <a:gdLst>
                                  <a:gd name="T0" fmla="*/ 0 w 117"/>
                                  <a:gd name="T1" fmla="*/ 790 h 790"/>
                                  <a:gd name="T2" fmla="*/ 117 w 117"/>
                                  <a:gd name="T3" fmla="*/ 676 h 790"/>
                                  <a:gd name="T4" fmla="*/ 117 w 117"/>
                                  <a:gd name="T5" fmla="*/ 29 h 790"/>
                                  <a:gd name="T6" fmla="*/ 0 w 117"/>
                                  <a:gd name="T7" fmla="*/ 0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6"/>
                                    </a:lnTo>
                                    <a:lnTo>
                                      <a:pt x="117" y="29"/>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380"/>
                            <wps:cNvSpPr>
                              <a:spLocks/>
                            </wps:cNvSpPr>
                            <wps:spPr bwMode="auto">
                              <a:xfrm>
                                <a:off x="1521" y="2499"/>
                                <a:ext cx="117" cy="789"/>
                              </a:xfrm>
                              <a:custGeom>
                                <a:avLst/>
                                <a:gdLst>
                                  <a:gd name="T0" fmla="*/ 0 w 117"/>
                                  <a:gd name="T1" fmla="*/ 789 h 789"/>
                                  <a:gd name="T2" fmla="*/ 117 w 117"/>
                                  <a:gd name="T3" fmla="*/ 675 h 789"/>
                                  <a:gd name="T4" fmla="*/ 117 w 117"/>
                                  <a:gd name="T5" fmla="*/ 0 h 789"/>
                                  <a:gd name="T6" fmla="*/ 0 w 117"/>
                                  <a:gd name="T7" fmla="*/ 112 h 789"/>
                                  <a:gd name="T8" fmla="*/ 0 w 117"/>
                                  <a:gd name="T9" fmla="*/ 789 h 789"/>
                                </a:gdLst>
                                <a:ahLst/>
                                <a:cxnLst>
                                  <a:cxn ang="0">
                                    <a:pos x="T0" y="T1"/>
                                  </a:cxn>
                                  <a:cxn ang="0">
                                    <a:pos x="T2" y="T3"/>
                                  </a:cxn>
                                  <a:cxn ang="0">
                                    <a:pos x="T4" y="T5"/>
                                  </a:cxn>
                                  <a:cxn ang="0">
                                    <a:pos x="T6" y="T7"/>
                                  </a:cxn>
                                  <a:cxn ang="0">
                                    <a:pos x="T8" y="T9"/>
                                  </a:cxn>
                                </a:cxnLst>
                                <a:rect l="0" t="0" r="r" b="b"/>
                                <a:pathLst>
                                  <a:path w="117" h="789">
                                    <a:moveTo>
                                      <a:pt x="0" y="789"/>
                                    </a:moveTo>
                                    <a:lnTo>
                                      <a:pt x="117" y="675"/>
                                    </a:lnTo>
                                    <a:lnTo>
                                      <a:pt x="117" y="0"/>
                                    </a:lnTo>
                                    <a:lnTo>
                                      <a:pt x="0" y="112"/>
                                    </a:lnTo>
                                    <a:lnTo>
                                      <a:pt x="0" y="7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Rectangle 381"/>
                            <wps:cNvSpPr>
                              <a:spLocks noChangeArrowheads="1"/>
                            </wps:cNvSpPr>
                            <wps:spPr bwMode="auto">
                              <a:xfrm>
                                <a:off x="1083" y="2611"/>
                                <a:ext cx="438"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382"/>
                            <wps:cNvSpPr>
                              <a:spLocks noChangeArrowheads="1"/>
                            </wps:cNvSpPr>
                            <wps:spPr bwMode="auto">
                              <a:xfrm>
                                <a:off x="1055" y="2583"/>
                                <a:ext cx="466" cy="67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Freeform 383"/>
                            <wps:cNvSpPr>
                              <a:spLocks/>
                            </wps:cNvSpPr>
                            <wps:spPr bwMode="auto">
                              <a:xfrm>
                                <a:off x="1055" y="2470"/>
                                <a:ext cx="583" cy="113"/>
                              </a:xfrm>
                              <a:custGeom>
                                <a:avLst/>
                                <a:gdLst>
                                  <a:gd name="T0" fmla="*/ 0 w 583"/>
                                  <a:gd name="T1" fmla="*/ 113 h 113"/>
                                  <a:gd name="T2" fmla="*/ 466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6"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384"/>
                            <wps:cNvSpPr>
                              <a:spLocks/>
                            </wps:cNvSpPr>
                            <wps:spPr bwMode="auto">
                              <a:xfrm>
                                <a:off x="1521" y="2470"/>
                                <a:ext cx="117" cy="790"/>
                              </a:xfrm>
                              <a:custGeom>
                                <a:avLst/>
                                <a:gdLst>
                                  <a:gd name="T0" fmla="*/ 0 w 117"/>
                                  <a:gd name="T1" fmla="*/ 790 h 790"/>
                                  <a:gd name="T2" fmla="*/ 117 w 117"/>
                                  <a:gd name="T3" fmla="*/ 676 h 790"/>
                                  <a:gd name="T4" fmla="*/ 117 w 117"/>
                                  <a:gd name="T5" fmla="*/ 0 h 790"/>
                                  <a:gd name="T6" fmla="*/ 0 w 117"/>
                                  <a:gd name="T7" fmla="*/ 113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6"/>
                                    </a:lnTo>
                                    <a:lnTo>
                                      <a:pt x="117" y="0"/>
                                    </a:lnTo>
                                    <a:lnTo>
                                      <a:pt x="0" y="113"/>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85"/>
                            <wps:cNvSpPr>
                              <a:spLocks/>
                            </wps:cNvSpPr>
                            <wps:spPr bwMode="auto">
                              <a:xfrm>
                                <a:off x="1055" y="2583"/>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386"/>
                            <wps:cNvSpPr>
                              <a:spLocks/>
                            </wps:cNvSpPr>
                            <wps:spPr bwMode="auto">
                              <a:xfrm>
                                <a:off x="1055" y="2583"/>
                                <a:ext cx="14" cy="677"/>
                              </a:xfrm>
                              <a:custGeom>
                                <a:avLst/>
                                <a:gdLst>
                                  <a:gd name="T0" fmla="*/ 0 w 14"/>
                                  <a:gd name="T1" fmla="*/ 0 h 677"/>
                                  <a:gd name="T2" fmla="*/ 0 w 14"/>
                                  <a:gd name="T3" fmla="*/ 677 h 677"/>
                                  <a:gd name="T4" fmla="*/ 14 w 14"/>
                                  <a:gd name="T5" fmla="*/ 663 h 677"/>
                                  <a:gd name="T6" fmla="*/ 14 w 14"/>
                                  <a:gd name="T7" fmla="*/ 14 h 677"/>
                                  <a:gd name="T8" fmla="*/ 0 w 14"/>
                                  <a:gd name="T9" fmla="*/ 0 h 677"/>
                                </a:gdLst>
                                <a:ahLst/>
                                <a:cxnLst>
                                  <a:cxn ang="0">
                                    <a:pos x="T0" y="T1"/>
                                  </a:cxn>
                                  <a:cxn ang="0">
                                    <a:pos x="T2" y="T3"/>
                                  </a:cxn>
                                  <a:cxn ang="0">
                                    <a:pos x="T4" y="T5"/>
                                  </a:cxn>
                                  <a:cxn ang="0">
                                    <a:pos x="T6" y="T7"/>
                                  </a:cxn>
                                  <a:cxn ang="0">
                                    <a:pos x="T8" y="T9"/>
                                  </a:cxn>
                                </a:cxnLst>
                                <a:rect l="0" t="0" r="r" b="b"/>
                                <a:pathLst>
                                  <a:path w="14" h="677">
                                    <a:moveTo>
                                      <a:pt x="0" y="0"/>
                                    </a:moveTo>
                                    <a:lnTo>
                                      <a:pt x="0" y="677"/>
                                    </a:lnTo>
                                    <a:lnTo>
                                      <a:pt x="14" y="663"/>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Rectangle 387"/>
                            <wps:cNvSpPr>
                              <a:spLocks noChangeArrowheads="1"/>
                            </wps:cNvSpPr>
                            <wps:spPr bwMode="auto">
                              <a:xfrm>
                                <a:off x="1055" y="2766"/>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388"/>
                            <wps:cNvSpPr>
                              <a:spLocks noChangeArrowheads="1"/>
                            </wps:cNvSpPr>
                            <wps:spPr bwMode="auto">
                              <a:xfrm>
                                <a:off x="1069" y="2780"/>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Rectangle 389"/>
                            <wps:cNvSpPr>
                              <a:spLocks noChangeArrowheads="1"/>
                            </wps:cNvSpPr>
                            <wps:spPr bwMode="auto">
                              <a:xfrm>
                                <a:off x="1055" y="2963"/>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Rectangle 390"/>
                            <wps:cNvSpPr>
                              <a:spLocks noChangeArrowheads="1"/>
                            </wps:cNvSpPr>
                            <wps:spPr bwMode="auto">
                              <a:xfrm>
                                <a:off x="1069" y="2977"/>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391"/>
                            <wps:cNvSpPr>
                              <a:spLocks noChangeArrowheads="1"/>
                            </wps:cNvSpPr>
                            <wps:spPr bwMode="auto">
                              <a:xfrm>
                                <a:off x="1376" y="3146"/>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Freeform 392"/>
                            <wps:cNvSpPr>
                              <a:spLocks/>
                            </wps:cNvSpPr>
                            <wps:spPr bwMode="auto">
                              <a:xfrm>
                                <a:off x="1055" y="2470"/>
                                <a:ext cx="583" cy="113"/>
                              </a:xfrm>
                              <a:custGeom>
                                <a:avLst/>
                                <a:gdLst>
                                  <a:gd name="T0" fmla="*/ 583 w 583"/>
                                  <a:gd name="T1" fmla="*/ 0 h 113"/>
                                  <a:gd name="T2" fmla="*/ 569 w 583"/>
                                  <a:gd name="T3" fmla="*/ 15 h 113"/>
                                  <a:gd name="T4" fmla="*/ 117 w 583"/>
                                  <a:gd name="T5" fmla="*/ 15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5"/>
                                    </a:lnTo>
                                    <a:lnTo>
                                      <a:pt x="117" y="15"/>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Rectangle 393"/>
                            <wps:cNvSpPr>
                              <a:spLocks noChangeArrowheads="1"/>
                            </wps:cNvSpPr>
                            <wps:spPr bwMode="auto">
                              <a:xfrm>
                                <a:off x="527" y="3309"/>
                                <a:ext cx="157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EB32C" w14:textId="77777777" w:rsidR="008C45DB" w:rsidRDefault="008C45DB" w:rsidP="008C45DB">
                                  <w:r>
                                    <w:rPr>
                                      <w:rFonts w:ascii="Calibri" w:hAnsi="Calibri" w:cs="Calibri"/>
                                      <w:color w:val="000000"/>
                                      <w:sz w:val="10"/>
                                      <w:szCs w:val="10"/>
                                    </w:rPr>
                                    <w:t>Employee information from PeopleSoft</w:t>
                                  </w:r>
                                </w:p>
                              </w:txbxContent>
                            </wps:txbx>
                            <wps:bodyPr rot="0" vert="horz" wrap="none" lIns="0" tIns="0" rIns="0" bIns="0" anchor="t" anchorCtr="0">
                              <a:spAutoFit/>
                            </wps:bodyPr>
                          </wps:wsp>
                          <wps:wsp>
                            <wps:cNvPr id="397" name="Freeform 394"/>
                            <wps:cNvSpPr>
                              <a:spLocks/>
                            </wps:cNvSpPr>
                            <wps:spPr bwMode="auto">
                              <a:xfrm>
                                <a:off x="6231" y="19"/>
                                <a:ext cx="117" cy="790"/>
                              </a:xfrm>
                              <a:custGeom>
                                <a:avLst/>
                                <a:gdLst>
                                  <a:gd name="T0" fmla="*/ 0 w 117"/>
                                  <a:gd name="T1" fmla="*/ 790 h 790"/>
                                  <a:gd name="T2" fmla="*/ 117 w 117"/>
                                  <a:gd name="T3" fmla="*/ 677 h 790"/>
                                  <a:gd name="T4" fmla="*/ 117 w 117"/>
                                  <a:gd name="T5" fmla="*/ 30 h 790"/>
                                  <a:gd name="T6" fmla="*/ 0 w 117"/>
                                  <a:gd name="T7" fmla="*/ 0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30"/>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395"/>
                            <wps:cNvSpPr>
                              <a:spLocks/>
                            </wps:cNvSpPr>
                            <wps:spPr bwMode="auto">
                              <a:xfrm>
                                <a:off x="6202" y="49"/>
                                <a:ext cx="117" cy="788"/>
                              </a:xfrm>
                              <a:custGeom>
                                <a:avLst/>
                                <a:gdLst>
                                  <a:gd name="T0" fmla="*/ 0 w 117"/>
                                  <a:gd name="T1" fmla="*/ 788 h 788"/>
                                  <a:gd name="T2" fmla="*/ 117 w 117"/>
                                  <a:gd name="T3" fmla="*/ 675 h 788"/>
                                  <a:gd name="T4" fmla="*/ 117 w 117"/>
                                  <a:gd name="T5" fmla="*/ 0 h 788"/>
                                  <a:gd name="T6" fmla="*/ 0 w 117"/>
                                  <a:gd name="T7" fmla="*/ 111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Rectangle 396"/>
                            <wps:cNvSpPr>
                              <a:spLocks noChangeArrowheads="1"/>
                            </wps:cNvSpPr>
                            <wps:spPr bwMode="auto">
                              <a:xfrm>
                                <a:off x="5766" y="160"/>
                                <a:ext cx="436"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397"/>
                            <wps:cNvSpPr>
                              <a:spLocks noChangeArrowheads="1"/>
                            </wps:cNvSpPr>
                            <wps:spPr bwMode="auto">
                              <a:xfrm>
                                <a:off x="5736" y="133"/>
                                <a:ext cx="466"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Freeform 398"/>
                            <wps:cNvSpPr>
                              <a:spLocks/>
                            </wps:cNvSpPr>
                            <wps:spPr bwMode="auto">
                              <a:xfrm>
                                <a:off x="5736" y="19"/>
                                <a:ext cx="583" cy="114"/>
                              </a:xfrm>
                              <a:custGeom>
                                <a:avLst/>
                                <a:gdLst>
                                  <a:gd name="T0" fmla="*/ 0 w 583"/>
                                  <a:gd name="T1" fmla="*/ 114 h 114"/>
                                  <a:gd name="T2" fmla="*/ 466 w 583"/>
                                  <a:gd name="T3" fmla="*/ 114 h 114"/>
                                  <a:gd name="T4" fmla="*/ 583 w 583"/>
                                  <a:gd name="T5" fmla="*/ 0 h 114"/>
                                  <a:gd name="T6" fmla="*/ 117 w 583"/>
                                  <a:gd name="T7" fmla="*/ 0 h 114"/>
                                  <a:gd name="T8" fmla="*/ 0 w 583"/>
                                  <a:gd name="T9" fmla="*/ 114 h 114"/>
                                </a:gdLst>
                                <a:ahLst/>
                                <a:cxnLst>
                                  <a:cxn ang="0">
                                    <a:pos x="T0" y="T1"/>
                                  </a:cxn>
                                  <a:cxn ang="0">
                                    <a:pos x="T2" y="T3"/>
                                  </a:cxn>
                                  <a:cxn ang="0">
                                    <a:pos x="T4" y="T5"/>
                                  </a:cxn>
                                  <a:cxn ang="0">
                                    <a:pos x="T6" y="T7"/>
                                  </a:cxn>
                                  <a:cxn ang="0">
                                    <a:pos x="T8" y="T9"/>
                                  </a:cxn>
                                </a:cxnLst>
                                <a:rect l="0" t="0" r="r" b="b"/>
                                <a:pathLst>
                                  <a:path w="583" h="114">
                                    <a:moveTo>
                                      <a:pt x="0" y="114"/>
                                    </a:moveTo>
                                    <a:lnTo>
                                      <a:pt x="466" y="114"/>
                                    </a:lnTo>
                                    <a:lnTo>
                                      <a:pt x="583" y="0"/>
                                    </a:lnTo>
                                    <a:lnTo>
                                      <a:pt x="117" y="0"/>
                                    </a:lnTo>
                                    <a:lnTo>
                                      <a:pt x="0" y="11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399"/>
                            <wps:cNvSpPr>
                              <a:spLocks/>
                            </wps:cNvSpPr>
                            <wps:spPr bwMode="auto">
                              <a:xfrm>
                                <a:off x="6202" y="19"/>
                                <a:ext cx="117" cy="790"/>
                              </a:xfrm>
                              <a:custGeom>
                                <a:avLst/>
                                <a:gdLst>
                                  <a:gd name="T0" fmla="*/ 0 w 117"/>
                                  <a:gd name="T1" fmla="*/ 790 h 790"/>
                                  <a:gd name="T2" fmla="*/ 117 w 117"/>
                                  <a:gd name="T3" fmla="*/ 677 h 790"/>
                                  <a:gd name="T4" fmla="*/ 117 w 117"/>
                                  <a:gd name="T5" fmla="*/ 0 h 790"/>
                                  <a:gd name="T6" fmla="*/ 0 w 117"/>
                                  <a:gd name="T7" fmla="*/ 114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4"/>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400"/>
                            <wps:cNvSpPr>
                              <a:spLocks/>
                            </wps:cNvSpPr>
                            <wps:spPr bwMode="auto">
                              <a:xfrm>
                                <a:off x="5736" y="133"/>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401"/>
                            <wps:cNvSpPr>
                              <a:spLocks/>
                            </wps:cNvSpPr>
                            <wps:spPr bwMode="auto">
                              <a:xfrm>
                                <a:off x="5736" y="133"/>
                                <a:ext cx="14" cy="676"/>
                              </a:xfrm>
                              <a:custGeom>
                                <a:avLst/>
                                <a:gdLst>
                                  <a:gd name="T0" fmla="*/ 0 w 14"/>
                                  <a:gd name="T1" fmla="*/ 0 h 676"/>
                                  <a:gd name="T2" fmla="*/ 0 w 14"/>
                                  <a:gd name="T3" fmla="*/ 676 h 676"/>
                                  <a:gd name="T4" fmla="*/ 14 w 14"/>
                                  <a:gd name="T5" fmla="*/ 662 h 676"/>
                                  <a:gd name="T6" fmla="*/ 14 w 14"/>
                                  <a:gd name="T7" fmla="*/ 14 h 676"/>
                                  <a:gd name="T8" fmla="*/ 0 w 14"/>
                                  <a:gd name="T9" fmla="*/ 0 h 676"/>
                                </a:gdLst>
                                <a:ahLst/>
                                <a:cxnLst>
                                  <a:cxn ang="0">
                                    <a:pos x="T0" y="T1"/>
                                  </a:cxn>
                                  <a:cxn ang="0">
                                    <a:pos x="T2" y="T3"/>
                                  </a:cxn>
                                  <a:cxn ang="0">
                                    <a:pos x="T4" y="T5"/>
                                  </a:cxn>
                                  <a:cxn ang="0">
                                    <a:pos x="T6" y="T7"/>
                                  </a:cxn>
                                  <a:cxn ang="0">
                                    <a:pos x="T8" y="T9"/>
                                  </a:cxn>
                                </a:cxnLst>
                                <a:rect l="0" t="0" r="r" b="b"/>
                                <a:pathLst>
                                  <a:path w="14" h="676">
                                    <a:moveTo>
                                      <a:pt x="0" y="0"/>
                                    </a:moveTo>
                                    <a:lnTo>
                                      <a:pt x="0" y="676"/>
                                    </a:lnTo>
                                    <a:lnTo>
                                      <a:pt x="14" y="662"/>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Rectangle 402"/>
                            <wps:cNvSpPr>
                              <a:spLocks noChangeArrowheads="1"/>
                            </wps:cNvSpPr>
                            <wps:spPr bwMode="auto">
                              <a:xfrm>
                                <a:off x="5736" y="316"/>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403"/>
                            <wps:cNvSpPr>
                              <a:spLocks noChangeArrowheads="1"/>
                            </wps:cNvSpPr>
                            <wps:spPr bwMode="auto">
                              <a:xfrm>
                                <a:off x="5750" y="330"/>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404"/>
                            <wps:cNvSpPr>
                              <a:spLocks noChangeArrowheads="1"/>
                            </wps:cNvSpPr>
                            <wps:spPr bwMode="auto">
                              <a:xfrm>
                                <a:off x="5736" y="513"/>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405"/>
                            <wps:cNvSpPr>
                              <a:spLocks noChangeArrowheads="1"/>
                            </wps:cNvSpPr>
                            <wps:spPr bwMode="auto">
                              <a:xfrm>
                                <a:off x="5750" y="527"/>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406"/>
                            <wps:cNvSpPr>
                              <a:spLocks noChangeArrowheads="1"/>
                            </wps:cNvSpPr>
                            <wps:spPr bwMode="auto">
                              <a:xfrm>
                                <a:off x="6057" y="696"/>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410" name="Group 608"/>
                          <wpg:cNvGrpSpPr>
                            <a:grpSpLocks/>
                          </wpg:cNvGrpSpPr>
                          <wpg:grpSpPr bwMode="auto">
                            <a:xfrm>
                              <a:off x="2644775" y="12065"/>
                              <a:ext cx="2683510" cy="1096645"/>
                              <a:chOff x="4165" y="19"/>
                              <a:chExt cx="4226" cy="1727"/>
                            </a:xfrm>
                          </wpg:grpSpPr>
                          <wps:wsp>
                            <wps:cNvPr id="411" name="Freeform 408"/>
                            <wps:cNvSpPr>
                              <a:spLocks/>
                            </wps:cNvSpPr>
                            <wps:spPr bwMode="auto">
                              <a:xfrm>
                                <a:off x="5736" y="19"/>
                                <a:ext cx="583" cy="114"/>
                              </a:xfrm>
                              <a:custGeom>
                                <a:avLst/>
                                <a:gdLst>
                                  <a:gd name="T0" fmla="*/ 583 w 583"/>
                                  <a:gd name="T1" fmla="*/ 0 h 114"/>
                                  <a:gd name="T2" fmla="*/ 569 w 583"/>
                                  <a:gd name="T3" fmla="*/ 14 h 114"/>
                                  <a:gd name="T4" fmla="*/ 117 w 583"/>
                                  <a:gd name="T5" fmla="*/ 14 h 114"/>
                                  <a:gd name="T6" fmla="*/ 14 w 583"/>
                                  <a:gd name="T7" fmla="*/ 114 h 114"/>
                                  <a:gd name="T8" fmla="*/ 0 w 583"/>
                                  <a:gd name="T9" fmla="*/ 114 h 114"/>
                                  <a:gd name="T10" fmla="*/ 117 w 583"/>
                                  <a:gd name="T11" fmla="*/ 0 h 114"/>
                                  <a:gd name="T12" fmla="*/ 583 w 583"/>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583" h="114">
                                    <a:moveTo>
                                      <a:pt x="583" y="0"/>
                                    </a:moveTo>
                                    <a:lnTo>
                                      <a:pt x="569" y="14"/>
                                    </a:lnTo>
                                    <a:lnTo>
                                      <a:pt x="117" y="14"/>
                                    </a:lnTo>
                                    <a:lnTo>
                                      <a:pt x="14" y="114"/>
                                    </a:lnTo>
                                    <a:lnTo>
                                      <a:pt x="0" y="114"/>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Rectangle 414"/>
                            <wps:cNvSpPr>
                              <a:spLocks noChangeArrowheads="1"/>
                            </wps:cNvSpPr>
                            <wps:spPr bwMode="auto">
                              <a:xfrm>
                                <a:off x="6462" y="984"/>
                                <a:ext cx="126"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C912C" w14:textId="77777777" w:rsidR="008C45DB" w:rsidRDefault="008C45DB" w:rsidP="008C45DB"/>
                              </w:txbxContent>
                            </wps:txbx>
                            <wps:bodyPr rot="0" vert="horz" wrap="none" lIns="0" tIns="0" rIns="0" bIns="0" anchor="t" anchorCtr="0">
                              <a:spAutoFit/>
                            </wps:bodyPr>
                          </wps:wsp>
                          <wps:wsp>
                            <wps:cNvPr id="418" name="Freeform 415"/>
                            <wps:cNvSpPr>
                              <a:spLocks/>
                            </wps:cNvSpPr>
                            <wps:spPr bwMode="auto">
                              <a:xfrm>
                                <a:off x="8274" y="21"/>
                                <a:ext cx="117" cy="788"/>
                              </a:xfrm>
                              <a:custGeom>
                                <a:avLst/>
                                <a:gdLst>
                                  <a:gd name="T0" fmla="*/ 0 w 117"/>
                                  <a:gd name="T1" fmla="*/ 788 h 788"/>
                                  <a:gd name="T2" fmla="*/ 117 w 117"/>
                                  <a:gd name="T3" fmla="*/ 675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416"/>
                            <wps:cNvSpPr>
                              <a:spLocks/>
                            </wps:cNvSpPr>
                            <wps:spPr bwMode="auto">
                              <a:xfrm>
                                <a:off x="8244" y="49"/>
                                <a:ext cx="117" cy="788"/>
                              </a:xfrm>
                              <a:custGeom>
                                <a:avLst/>
                                <a:gdLst>
                                  <a:gd name="T0" fmla="*/ 0 w 117"/>
                                  <a:gd name="T1" fmla="*/ 788 h 788"/>
                                  <a:gd name="T2" fmla="*/ 117 w 117"/>
                                  <a:gd name="T3" fmla="*/ 675 h 788"/>
                                  <a:gd name="T4" fmla="*/ 117 w 117"/>
                                  <a:gd name="T5" fmla="*/ 0 h 788"/>
                                  <a:gd name="T6" fmla="*/ 0 w 117"/>
                                  <a:gd name="T7" fmla="*/ 111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Rectangle 417"/>
                            <wps:cNvSpPr>
                              <a:spLocks noChangeArrowheads="1"/>
                            </wps:cNvSpPr>
                            <wps:spPr bwMode="auto">
                              <a:xfrm>
                                <a:off x="7808" y="160"/>
                                <a:ext cx="436"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418"/>
                            <wps:cNvSpPr>
                              <a:spLocks noChangeArrowheads="1"/>
                            </wps:cNvSpPr>
                            <wps:spPr bwMode="auto">
                              <a:xfrm>
                                <a:off x="7778" y="133"/>
                                <a:ext cx="466"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Freeform 419"/>
                            <wps:cNvSpPr>
                              <a:spLocks/>
                            </wps:cNvSpPr>
                            <wps:spPr bwMode="auto">
                              <a:xfrm>
                                <a:off x="7778" y="21"/>
                                <a:ext cx="583" cy="112"/>
                              </a:xfrm>
                              <a:custGeom>
                                <a:avLst/>
                                <a:gdLst>
                                  <a:gd name="T0" fmla="*/ 0 w 583"/>
                                  <a:gd name="T1" fmla="*/ 112 h 112"/>
                                  <a:gd name="T2" fmla="*/ 466 w 583"/>
                                  <a:gd name="T3" fmla="*/ 112 h 112"/>
                                  <a:gd name="T4" fmla="*/ 583 w 583"/>
                                  <a:gd name="T5" fmla="*/ 0 h 112"/>
                                  <a:gd name="T6" fmla="*/ 117 w 583"/>
                                  <a:gd name="T7" fmla="*/ 0 h 112"/>
                                  <a:gd name="T8" fmla="*/ 0 w 583"/>
                                  <a:gd name="T9" fmla="*/ 112 h 112"/>
                                </a:gdLst>
                                <a:ahLst/>
                                <a:cxnLst>
                                  <a:cxn ang="0">
                                    <a:pos x="T0" y="T1"/>
                                  </a:cxn>
                                  <a:cxn ang="0">
                                    <a:pos x="T2" y="T3"/>
                                  </a:cxn>
                                  <a:cxn ang="0">
                                    <a:pos x="T4" y="T5"/>
                                  </a:cxn>
                                  <a:cxn ang="0">
                                    <a:pos x="T6" y="T7"/>
                                  </a:cxn>
                                  <a:cxn ang="0">
                                    <a:pos x="T8" y="T9"/>
                                  </a:cxn>
                                </a:cxnLst>
                                <a:rect l="0" t="0" r="r" b="b"/>
                                <a:pathLst>
                                  <a:path w="583" h="112">
                                    <a:moveTo>
                                      <a:pt x="0" y="112"/>
                                    </a:moveTo>
                                    <a:lnTo>
                                      <a:pt x="466" y="112"/>
                                    </a:lnTo>
                                    <a:lnTo>
                                      <a:pt x="583" y="0"/>
                                    </a:lnTo>
                                    <a:lnTo>
                                      <a:pt x="117" y="0"/>
                                    </a:lnTo>
                                    <a:lnTo>
                                      <a:pt x="0" y="112"/>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Freeform 420"/>
                            <wps:cNvSpPr>
                              <a:spLocks/>
                            </wps:cNvSpPr>
                            <wps:spPr bwMode="auto">
                              <a:xfrm>
                                <a:off x="8244" y="21"/>
                                <a:ext cx="117" cy="788"/>
                              </a:xfrm>
                              <a:custGeom>
                                <a:avLst/>
                                <a:gdLst>
                                  <a:gd name="T0" fmla="*/ 0 w 117"/>
                                  <a:gd name="T1" fmla="*/ 788 h 788"/>
                                  <a:gd name="T2" fmla="*/ 117 w 117"/>
                                  <a:gd name="T3" fmla="*/ 675 h 788"/>
                                  <a:gd name="T4" fmla="*/ 117 w 117"/>
                                  <a:gd name="T5" fmla="*/ 0 h 788"/>
                                  <a:gd name="T6" fmla="*/ 0 w 117"/>
                                  <a:gd name="T7" fmla="*/ 112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2"/>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421"/>
                            <wps:cNvSpPr>
                              <a:spLocks/>
                            </wps:cNvSpPr>
                            <wps:spPr bwMode="auto">
                              <a:xfrm>
                                <a:off x="7778" y="133"/>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422"/>
                            <wps:cNvSpPr>
                              <a:spLocks/>
                            </wps:cNvSpPr>
                            <wps:spPr bwMode="auto">
                              <a:xfrm>
                                <a:off x="7778" y="133"/>
                                <a:ext cx="14" cy="676"/>
                              </a:xfrm>
                              <a:custGeom>
                                <a:avLst/>
                                <a:gdLst>
                                  <a:gd name="T0" fmla="*/ 0 w 14"/>
                                  <a:gd name="T1" fmla="*/ 0 h 676"/>
                                  <a:gd name="T2" fmla="*/ 0 w 14"/>
                                  <a:gd name="T3" fmla="*/ 676 h 676"/>
                                  <a:gd name="T4" fmla="*/ 14 w 14"/>
                                  <a:gd name="T5" fmla="*/ 662 h 676"/>
                                  <a:gd name="T6" fmla="*/ 14 w 14"/>
                                  <a:gd name="T7" fmla="*/ 14 h 676"/>
                                  <a:gd name="T8" fmla="*/ 0 w 14"/>
                                  <a:gd name="T9" fmla="*/ 0 h 676"/>
                                </a:gdLst>
                                <a:ahLst/>
                                <a:cxnLst>
                                  <a:cxn ang="0">
                                    <a:pos x="T0" y="T1"/>
                                  </a:cxn>
                                  <a:cxn ang="0">
                                    <a:pos x="T2" y="T3"/>
                                  </a:cxn>
                                  <a:cxn ang="0">
                                    <a:pos x="T4" y="T5"/>
                                  </a:cxn>
                                  <a:cxn ang="0">
                                    <a:pos x="T6" y="T7"/>
                                  </a:cxn>
                                  <a:cxn ang="0">
                                    <a:pos x="T8" y="T9"/>
                                  </a:cxn>
                                </a:cxnLst>
                                <a:rect l="0" t="0" r="r" b="b"/>
                                <a:pathLst>
                                  <a:path w="14" h="676">
                                    <a:moveTo>
                                      <a:pt x="0" y="0"/>
                                    </a:moveTo>
                                    <a:lnTo>
                                      <a:pt x="0" y="676"/>
                                    </a:lnTo>
                                    <a:lnTo>
                                      <a:pt x="14" y="662"/>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Rectangle 423"/>
                            <wps:cNvSpPr>
                              <a:spLocks noChangeArrowheads="1"/>
                            </wps:cNvSpPr>
                            <wps:spPr bwMode="auto">
                              <a:xfrm>
                                <a:off x="7778" y="316"/>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424"/>
                            <wps:cNvSpPr>
                              <a:spLocks noChangeArrowheads="1"/>
                            </wps:cNvSpPr>
                            <wps:spPr bwMode="auto">
                              <a:xfrm>
                                <a:off x="7792" y="330"/>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425"/>
                            <wps:cNvSpPr>
                              <a:spLocks noChangeArrowheads="1"/>
                            </wps:cNvSpPr>
                            <wps:spPr bwMode="auto">
                              <a:xfrm>
                                <a:off x="7778" y="513"/>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426"/>
                            <wps:cNvSpPr>
                              <a:spLocks noChangeArrowheads="1"/>
                            </wps:cNvSpPr>
                            <wps:spPr bwMode="auto">
                              <a:xfrm>
                                <a:off x="7792" y="527"/>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427"/>
                            <wps:cNvSpPr>
                              <a:spLocks noChangeArrowheads="1"/>
                            </wps:cNvSpPr>
                            <wps:spPr bwMode="auto">
                              <a:xfrm>
                                <a:off x="8099" y="696"/>
                                <a:ext cx="88"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Freeform 428"/>
                            <wps:cNvSpPr>
                              <a:spLocks/>
                            </wps:cNvSpPr>
                            <wps:spPr bwMode="auto">
                              <a:xfrm>
                                <a:off x="7778" y="21"/>
                                <a:ext cx="583" cy="112"/>
                              </a:xfrm>
                              <a:custGeom>
                                <a:avLst/>
                                <a:gdLst>
                                  <a:gd name="T0" fmla="*/ 583 w 583"/>
                                  <a:gd name="T1" fmla="*/ 0 h 112"/>
                                  <a:gd name="T2" fmla="*/ 569 w 583"/>
                                  <a:gd name="T3" fmla="*/ 14 h 112"/>
                                  <a:gd name="T4" fmla="*/ 117 w 583"/>
                                  <a:gd name="T5" fmla="*/ 14 h 112"/>
                                  <a:gd name="T6" fmla="*/ 14 w 583"/>
                                  <a:gd name="T7" fmla="*/ 112 h 112"/>
                                  <a:gd name="T8" fmla="*/ 0 w 583"/>
                                  <a:gd name="T9" fmla="*/ 112 h 112"/>
                                  <a:gd name="T10" fmla="*/ 117 w 583"/>
                                  <a:gd name="T11" fmla="*/ 0 h 112"/>
                                  <a:gd name="T12" fmla="*/ 583 w 583"/>
                                  <a:gd name="T13" fmla="*/ 0 h 112"/>
                                </a:gdLst>
                                <a:ahLst/>
                                <a:cxnLst>
                                  <a:cxn ang="0">
                                    <a:pos x="T0" y="T1"/>
                                  </a:cxn>
                                  <a:cxn ang="0">
                                    <a:pos x="T2" y="T3"/>
                                  </a:cxn>
                                  <a:cxn ang="0">
                                    <a:pos x="T4" y="T5"/>
                                  </a:cxn>
                                  <a:cxn ang="0">
                                    <a:pos x="T6" y="T7"/>
                                  </a:cxn>
                                  <a:cxn ang="0">
                                    <a:pos x="T8" y="T9"/>
                                  </a:cxn>
                                  <a:cxn ang="0">
                                    <a:pos x="T10" y="T11"/>
                                  </a:cxn>
                                  <a:cxn ang="0">
                                    <a:pos x="T12" y="T13"/>
                                  </a:cxn>
                                </a:cxnLst>
                                <a:rect l="0" t="0" r="r" b="b"/>
                                <a:pathLst>
                                  <a:path w="583" h="112">
                                    <a:moveTo>
                                      <a:pt x="583" y="0"/>
                                    </a:moveTo>
                                    <a:lnTo>
                                      <a:pt x="569" y="14"/>
                                    </a:lnTo>
                                    <a:lnTo>
                                      <a:pt x="117" y="14"/>
                                    </a:lnTo>
                                    <a:lnTo>
                                      <a:pt x="14" y="112"/>
                                    </a:lnTo>
                                    <a:lnTo>
                                      <a:pt x="0" y="112"/>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Rectangle 429"/>
                            <wps:cNvSpPr>
                              <a:spLocks noChangeArrowheads="1"/>
                            </wps:cNvSpPr>
                            <wps:spPr bwMode="auto">
                              <a:xfrm>
                                <a:off x="7131" y="820"/>
                                <a:ext cx="62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A3E4B" w14:textId="77777777" w:rsidR="008C45DB" w:rsidRDefault="008C45DB" w:rsidP="008C45DB">
                                  <w:r>
                                    <w:rPr>
                                      <w:rFonts w:ascii="Calibri" w:hAnsi="Calibri" w:cs="Calibri"/>
                                      <w:color w:val="000000"/>
                                      <w:sz w:val="10"/>
                                      <w:szCs w:val="10"/>
                                    </w:rPr>
                                    <w:t>Web Server</w:t>
                                  </w:r>
                                </w:p>
                              </w:txbxContent>
                            </wps:txbx>
                            <wps:bodyPr rot="0" vert="horz" wrap="square" lIns="0" tIns="0" rIns="0" bIns="0" anchor="t" anchorCtr="0">
                              <a:noAutofit/>
                            </wps:bodyPr>
                          </wps:wsp>
                          <wps:wsp>
                            <wps:cNvPr id="433" name="Rectangle 430"/>
                            <wps:cNvSpPr>
                              <a:spLocks noChangeArrowheads="1"/>
                            </wps:cNvSpPr>
                            <wps:spPr bwMode="auto">
                              <a:xfrm>
                                <a:off x="7056" y="951"/>
                                <a:ext cx="665"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4A015" w14:textId="77777777" w:rsidR="008C45DB" w:rsidRDefault="008C45DB" w:rsidP="008C45DB">
                                  <w:r>
                                    <w:rPr>
                                      <w:rFonts w:ascii="Calibri" w:hAnsi="Calibri" w:cs="Calibri"/>
                                      <w:color w:val="000000"/>
                                      <w:sz w:val="10"/>
                                      <w:szCs w:val="10"/>
                                    </w:rPr>
                                    <w:t>F3420-MPMD01</w:t>
                                  </w:r>
                                </w:p>
                              </w:txbxContent>
                            </wps:txbx>
                            <wps:bodyPr rot="0" vert="horz" wrap="none" lIns="0" tIns="0" rIns="0" bIns="0" anchor="t" anchorCtr="0">
                              <a:noAutofit/>
                            </wps:bodyPr>
                          </wps:wsp>
                          <pic:pic xmlns:pic="http://schemas.openxmlformats.org/drawingml/2006/picture">
                            <pic:nvPicPr>
                              <pic:cNvPr id="435" name="Picture 4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4165" y="307"/>
                                <a:ext cx="1576"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433"/>
                            <wps:cNvSpPr>
                              <a:spLocks/>
                            </wps:cNvSpPr>
                            <wps:spPr bwMode="auto">
                              <a:xfrm>
                                <a:off x="4273" y="429"/>
                                <a:ext cx="1362" cy="1195"/>
                              </a:xfrm>
                              <a:custGeom>
                                <a:avLst/>
                                <a:gdLst>
                                  <a:gd name="T0" fmla="*/ 0 w 1362"/>
                                  <a:gd name="T1" fmla="*/ 1195 h 1195"/>
                                  <a:gd name="T2" fmla="*/ 696 w 1362"/>
                                  <a:gd name="T3" fmla="*/ 375 h 1195"/>
                                  <a:gd name="T4" fmla="*/ 752 w 1362"/>
                                  <a:gd name="T5" fmla="*/ 619 h 1195"/>
                                  <a:gd name="T6" fmla="*/ 1362 w 1362"/>
                                  <a:gd name="T7" fmla="*/ 0 h 1195"/>
                                  <a:gd name="T8" fmla="*/ 666 w 1362"/>
                                  <a:gd name="T9" fmla="*/ 820 h 1195"/>
                                  <a:gd name="T10" fmla="*/ 610 w 1362"/>
                                  <a:gd name="T11" fmla="*/ 576 h 1195"/>
                                  <a:gd name="T12" fmla="*/ 0 w 1362"/>
                                  <a:gd name="T13" fmla="*/ 1195 h 1195"/>
                                  <a:gd name="T14" fmla="*/ 0 w 1362"/>
                                  <a:gd name="T15" fmla="*/ 1195 h 1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62" h="1195">
                                    <a:moveTo>
                                      <a:pt x="0" y="1195"/>
                                    </a:moveTo>
                                    <a:lnTo>
                                      <a:pt x="696" y="375"/>
                                    </a:lnTo>
                                    <a:lnTo>
                                      <a:pt x="752" y="619"/>
                                    </a:lnTo>
                                    <a:lnTo>
                                      <a:pt x="1362" y="0"/>
                                    </a:lnTo>
                                    <a:lnTo>
                                      <a:pt x="666" y="820"/>
                                    </a:lnTo>
                                    <a:lnTo>
                                      <a:pt x="610" y="576"/>
                                    </a:lnTo>
                                    <a:lnTo>
                                      <a:pt x="0" y="1195"/>
                                    </a:lnTo>
                                    <a:lnTo>
                                      <a:pt x="0" y="119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37" name="Freeform 434"/>
                            <wps:cNvSpPr>
                              <a:spLocks/>
                            </wps:cNvSpPr>
                            <wps:spPr bwMode="auto">
                              <a:xfrm>
                                <a:off x="4273" y="429"/>
                                <a:ext cx="1362" cy="1195"/>
                              </a:xfrm>
                              <a:custGeom>
                                <a:avLst/>
                                <a:gdLst>
                                  <a:gd name="T0" fmla="*/ 0 w 1362"/>
                                  <a:gd name="T1" fmla="*/ 1195 h 1195"/>
                                  <a:gd name="T2" fmla="*/ 696 w 1362"/>
                                  <a:gd name="T3" fmla="*/ 375 h 1195"/>
                                  <a:gd name="T4" fmla="*/ 752 w 1362"/>
                                  <a:gd name="T5" fmla="*/ 619 h 1195"/>
                                  <a:gd name="T6" fmla="*/ 1362 w 1362"/>
                                  <a:gd name="T7" fmla="*/ 0 h 1195"/>
                                  <a:gd name="T8" fmla="*/ 666 w 1362"/>
                                  <a:gd name="T9" fmla="*/ 820 h 1195"/>
                                  <a:gd name="T10" fmla="*/ 610 w 1362"/>
                                  <a:gd name="T11" fmla="*/ 576 h 1195"/>
                                  <a:gd name="T12" fmla="*/ 0 w 1362"/>
                                  <a:gd name="T13" fmla="*/ 1195 h 1195"/>
                                  <a:gd name="T14" fmla="*/ 0 w 1362"/>
                                  <a:gd name="T15" fmla="*/ 1195 h 1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62" h="1195">
                                    <a:moveTo>
                                      <a:pt x="0" y="1195"/>
                                    </a:moveTo>
                                    <a:lnTo>
                                      <a:pt x="696" y="375"/>
                                    </a:lnTo>
                                    <a:lnTo>
                                      <a:pt x="752" y="619"/>
                                    </a:lnTo>
                                    <a:lnTo>
                                      <a:pt x="1362" y="0"/>
                                    </a:lnTo>
                                    <a:lnTo>
                                      <a:pt x="666" y="820"/>
                                    </a:lnTo>
                                    <a:lnTo>
                                      <a:pt x="610" y="576"/>
                                    </a:lnTo>
                                    <a:lnTo>
                                      <a:pt x="0" y="1195"/>
                                    </a:lnTo>
                                    <a:lnTo>
                                      <a:pt x="0" y="11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435"/>
                            <wps:cNvSpPr>
                              <a:spLocks/>
                            </wps:cNvSpPr>
                            <wps:spPr bwMode="auto">
                              <a:xfrm>
                                <a:off x="4167" y="307"/>
                                <a:ext cx="1573" cy="1437"/>
                              </a:xfrm>
                              <a:custGeom>
                                <a:avLst/>
                                <a:gdLst>
                                  <a:gd name="T0" fmla="*/ 209 w 1573"/>
                                  <a:gd name="T1" fmla="*/ 1437 h 1437"/>
                                  <a:gd name="T2" fmla="*/ 1573 w 1573"/>
                                  <a:gd name="T3" fmla="*/ 239 h 1437"/>
                                  <a:gd name="T4" fmla="*/ 1363 w 1573"/>
                                  <a:gd name="T5" fmla="*/ 0 h 1437"/>
                                  <a:gd name="T6" fmla="*/ 0 w 1573"/>
                                  <a:gd name="T7" fmla="*/ 1198 h 1437"/>
                                  <a:gd name="T8" fmla="*/ 209 w 1573"/>
                                  <a:gd name="T9" fmla="*/ 1437 h 1437"/>
                                </a:gdLst>
                                <a:ahLst/>
                                <a:cxnLst>
                                  <a:cxn ang="0">
                                    <a:pos x="T0" y="T1"/>
                                  </a:cxn>
                                  <a:cxn ang="0">
                                    <a:pos x="T2" y="T3"/>
                                  </a:cxn>
                                  <a:cxn ang="0">
                                    <a:pos x="T4" y="T5"/>
                                  </a:cxn>
                                  <a:cxn ang="0">
                                    <a:pos x="T6" y="T7"/>
                                  </a:cxn>
                                  <a:cxn ang="0">
                                    <a:pos x="T8" y="T9"/>
                                  </a:cxn>
                                </a:cxnLst>
                                <a:rect l="0" t="0" r="r" b="b"/>
                                <a:pathLst>
                                  <a:path w="1573" h="1437">
                                    <a:moveTo>
                                      <a:pt x="209" y="1437"/>
                                    </a:moveTo>
                                    <a:lnTo>
                                      <a:pt x="1573" y="239"/>
                                    </a:lnTo>
                                    <a:lnTo>
                                      <a:pt x="1363" y="0"/>
                                    </a:lnTo>
                                    <a:lnTo>
                                      <a:pt x="0" y="1198"/>
                                    </a:lnTo>
                                    <a:lnTo>
                                      <a:pt x="209" y="143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39" name="Freeform 436"/>
                            <wps:cNvSpPr>
                              <a:spLocks/>
                            </wps:cNvSpPr>
                            <wps:spPr bwMode="auto">
                              <a:xfrm>
                                <a:off x="4167" y="307"/>
                                <a:ext cx="1573" cy="1437"/>
                              </a:xfrm>
                              <a:custGeom>
                                <a:avLst/>
                                <a:gdLst>
                                  <a:gd name="T0" fmla="*/ 209 w 1573"/>
                                  <a:gd name="T1" fmla="*/ 1437 h 1437"/>
                                  <a:gd name="T2" fmla="*/ 1573 w 1573"/>
                                  <a:gd name="T3" fmla="*/ 239 h 1437"/>
                                  <a:gd name="T4" fmla="*/ 1363 w 1573"/>
                                  <a:gd name="T5" fmla="*/ 0 h 1437"/>
                                  <a:gd name="T6" fmla="*/ 0 w 1573"/>
                                  <a:gd name="T7" fmla="*/ 1198 h 1437"/>
                                  <a:gd name="T8" fmla="*/ 209 w 1573"/>
                                  <a:gd name="T9" fmla="*/ 1437 h 1437"/>
                                </a:gdLst>
                                <a:ahLst/>
                                <a:cxnLst>
                                  <a:cxn ang="0">
                                    <a:pos x="T0" y="T1"/>
                                  </a:cxn>
                                  <a:cxn ang="0">
                                    <a:pos x="T2" y="T3"/>
                                  </a:cxn>
                                  <a:cxn ang="0">
                                    <a:pos x="T4" y="T5"/>
                                  </a:cxn>
                                  <a:cxn ang="0">
                                    <a:pos x="T6" y="T7"/>
                                  </a:cxn>
                                  <a:cxn ang="0">
                                    <a:pos x="T8" y="T9"/>
                                  </a:cxn>
                                </a:cxnLst>
                                <a:rect l="0" t="0" r="r" b="b"/>
                                <a:pathLst>
                                  <a:path w="1573" h="1437">
                                    <a:moveTo>
                                      <a:pt x="209" y="1437"/>
                                    </a:moveTo>
                                    <a:lnTo>
                                      <a:pt x="1573" y="239"/>
                                    </a:lnTo>
                                    <a:lnTo>
                                      <a:pt x="1363" y="0"/>
                                    </a:lnTo>
                                    <a:lnTo>
                                      <a:pt x="0" y="1198"/>
                                    </a:lnTo>
                                    <a:lnTo>
                                      <a:pt x="209" y="14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0" name="Picture 4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4165" y="307"/>
                                <a:ext cx="1576"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1" name="Freeform 438"/>
                            <wps:cNvSpPr>
                              <a:spLocks/>
                            </wps:cNvSpPr>
                            <wps:spPr bwMode="auto">
                              <a:xfrm>
                                <a:off x="4273" y="429"/>
                                <a:ext cx="1360" cy="1195"/>
                              </a:xfrm>
                              <a:custGeom>
                                <a:avLst/>
                                <a:gdLst>
                                  <a:gd name="T0" fmla="*/ 0 w 1360"/>
                                  <a:gd name="T1" fmla="*/ 1195 h 1195"/>
                                  <a:gd name="T2" fmla="*/ 694 w 1360"/>
                                  <a:gd name="T3" fmla="*/ 375 h 1195"/>
                                  <a:gd name="T4" fmla="*/ 752 w 1360"/>
                                  <a:gd name="T5" fmla="*/ 617 h 1195"/>
                                  <a:gd name="T6" fmla="*/ 1360 w 1360"/>
                                  <a:gd name="T7" fmla="*/ 0 h 1195"/>
                                  <a:gd name="T8" fmla="*/ 666 w 1360"/>
                                  <a:gd name="T9" fmla="*/ 818 h 1195"/>
                                  <a:gd name="T10" fmla="*/ 609 w 1360"/>
                                  <a:gd name="T11" fmla="*/ 576 h 1195"/>
                                  <a:gd name="T12" fmla="*/ 0 w 1360"/>
                                  <a:gd name="T13" fmla="*/ 1195 h 1195"/>
                                </a:gdLst>
                                <a:ahLst/>
                                <a:cxnLst>
                                  <a:cxn ang="0">
                                    <a:pos x="T0" y="T1"/>
                                  </a:cxn>
                                  <a:cxn ang="0">
                                    <a:pos x="T2" y="T3"/>
                                  </a:cxn>
                                  <a:cxn ang="0">
                                    <a:pos x="T4" y="T5"/>
                                  </a:cxn>
                                  <a:cxn ang="0">
                                    <a:pos x="T6" y="T7"/>
                                  </a:cxn>
                                  <a:cxn ang="0">
                                    <a:pos x="T8" y="T9"/>
                                  </a:cxn>
                                  <a:cxn ang="0">
                                    <a:pos x="T10" y="T11"/>
                                  </a:cxn>
                                  <a:cxn ang="0">
                                    <a:pos x="T12" y="T13"/>
                                  </a:cxn>
                                </a:cxnLst>
                                <a:rect l="0" t="0" r="r" b="b"/>
                                <a:pathLst>
                                  <a:path w="1360" h="1195">
                                    <a:moveTo>
                                      <a:pt x="0" y="1195"/>
                                    </a:moveTo>
                                    <a:lnTo>
                                      <a:pt x="694" y="375"/>
                                    </a:lnTo>
                                    <a:lnTo>
                                      <a:pt x="752" y="617"/>
                                    </a:lnTo>
                                    <a:lnTo>
                                      <a:pt x="1360" y="0"/>
                                    </a:lnTo>
                                    <a:lnTo>
                                      <a:pt x="666" y="818"/>
                                    </a:lnTo>
                                    <a:lnTo>
                                      <a:pt x="609" y="576"/>
                                    </a:lnTo>
                                    <a:lnTo>
                                      <a:pt x="0" y="1195"/>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Rectangle 439"/>
                            <wps:cNvSpPr>
                              <a:spLocks noChangeArrowheads="1"/>
                            </wps:cNvSpPr>
                            <wps:spPr bwMode="auto">
                              <a:xfrm>
                                <a:off x="6448" y="269"/>
                                <a:ext cx="5"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440"/>
                            <wps:cNvSpPr>
                              <a:spLocks noChangeArrowheads="1"/>
                            </wps:cNvSpPr>
                            <wps:spPr bwMode="auto">
                              <a:xfrm>
                                <a:off x="6453" y="269"/>
                                <a:ext cx="5" cy="319"/>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441"/>
                            <wps:cNvSpPr>
                              <a:spLocks noChangeArrowheads="1"/>
                            </wps:cNvSpPr>
                            <wps:spPr bwMode="auto">
                              <a:xfrm>
                                <a:off x="6458" y="269"/>
                                <a:ext cx="5" cy="319"/>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442"/>
                            <wps:cNvSpPr>
                              <a:spLocks noChangeArrowheads="1"/>
                            </wps:cNvSpPr>
                            <wps:spPr bwMode="auto">
                              <a:xfrm>
                                <a:off x="6463" y="269"/>
                                <a:ext cx="4" cy="319"/>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443"/>
                            <wps:cNvSpPr>
                              <a:spLocks noChangeArrowheads="1"/>
                            </wps:cNvSpPr>
                            <wps:spPr bwMode="auto">
                              <a:xfrm>
                                <a:off x="6467" y="269"/>
                                <a:ext cx="5" cy="319"/>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444"/>
                            <wps:cNvSpPr>
                              <a:spLocks noChangeArrowheads="1"/>
                            </wps:cNvSpPr>
                            <wps:spPr bwMode="auto">
                              <a:xfrm>
                                <a:off x="6472" y="269"/>
                                <a:ext cx="5" cy="319"/>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445"/>
                            <wps:cNvSpPr>
                              <a:spLocks noChangeArrowheads="1"/>
                            </wps:cNvSpPr>
                            <wps:spPr bwMode="auto">
                              <a:xfrm>
                                <a:off x="6477" y="269"/>
                                <a:ext cx="6" cy="319"/>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46"/>
                            <wps:cNvSpPr>
                              <a:spLocks noChangeArrowheads="1"/>
                            </wps:cNvSpPr>
                            <wps:spPr bwMode="auto">
                              <a:xfrm>
                                <a:off x="6483" y="269"/>
                                <a:ext cx="3" cy="319"/>
                              </a:xfrm>
                              <a:prstGeom prst="rect">
                                <a:avLst/>
                              </a:prstGeom>
                              <a:solidFill>
                                <a:srgbClr val="FF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447"/>
                            <wps:cNvSpPr>
                              <a:spLocks noChangeArrowheads="1"/>
                            </wps:cNvSpPr>
                            <wps:spPr bwMode="auto">
                              <a:xfrm>
                                <a:off x="6486" y="269"/>
                                <a:ext cx="5" cy="319"/>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448"/>
                            <wps:cNvSpPr>
                              <a:spLocks noChangeArrowheads="1"/>
                            </wps:cNvSpPr>
                            <wps:spPr bwMode="auto">
                              <a:xfrm>
                                <a:off x="6491" y="269"/>
                                <a:ext cx="6" cy="319"/>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449"/>
                            <wps:cNvSpPr>
                              <a:spLocks noChangeArrowheads="1"/>
                            </wps:cNvSpPr>
                            <wps:spPr bwMode="auto">
                              <a:xfrm>
                                <a:off x="6497" y="269"/>
                                <a:ext cx="5" cy="319"/>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450"/>
                            <wps:cNvSpPr>
                              <a:spLocks noChangeArrowheads="1"/>
                            </wps:cNvSpPr>
                            <wps:spPr bwMode="auto">
                              <a:xfrm>
                                <a:off x="6502" y="269"/>
                                <a:ext cx="3" cy="319"/>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451"/>
                            <wps:cNvSpPr>
                              <a:spLocks noChangeArrowheads="1"/>
                            </wps:cNvSpPr>
                            <wps:spPr bwMode="auto">
                              <a:xfrm>
                                <a:off x="6505" y="269"/>
                                <a:ext cx="6" cy="319"/>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452"/>
                            <wps:cNvSpPr>
                              <a:spLocks noChangeArrowheads="1"/>
                            </wps:cNvSpPr>
                            <wps:spPr bwMode="auto">
                              <a:xfrm>
                                <a:off x="6511" y="269"/>
                                <a:ext cx="5" cy="319"/>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453"/>
                            <wps:cNvSpPr>
                              <a:spLocks noChangeArrowheads="1"/>
                            </wps:cNvSpPr>
                            <wps:spPr bwMode="auto">
                              <a:xfrm>
                                <a:off x="6516" y="269"/>
                                <a:ext cx="5" cy="319"/>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454"/>
                            <wps:cNvSpPr>
                              <a:spLocks noChangeArrowheads="1"/>
                            </wps:cNvSpPr>
                            <wps:spPr bwMode="auto">
                              <a:xfrm>
                                <a:off x="6521" y="269"/>
                                <a:ext cx="5" cy="319"/>
                              </a:xfrm>
                              <a:prstGeom prst="rect">
                                <a:avLst/>
                              </a:prstGeom>
                              <a:solidFill>
                                <a:srgbClr val="FF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455"/>
                            <wps:cNvSpPr>
                              <a:spLocks noChangeArrowheads="1"/>
                            </wps:cNvSpPr>
                            <wps:spPr bwMode="auto">
                              <a:xfrm>
                                <a:off x="6526" y="269"/>
                                <a:ext cx="4" cy="319"/>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456"/>
                            <wps:cNvSpPr>
                              <a:spLocks noChangeArrowheads="1"/>
                            </wps:cNvSpPr>
                            <wps:spPr bwMode="auto">
                              <a:xfrm>
                                <a:off x="6530" y="269"/>
                                <a:ext cx="5" cy="319"/>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57"/>
                            <wps:cNvSpPr>
                              <a:spLocks noChangeArrowheads="1"/>
                            </wps:cNvSpPr>
                            <wps:spPr bwMode="auto">
                              <a:xfrm>
                                <a:off x="6535" y="269"/>
                                <a:ext cx="5" cy="319"/>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458"/>
                            <wps:cNvSpPr>
                              <a:spLocks noChangeArrowheads="1"/>
                            </wps:cNvSpPr>
                            <wps:spPr bwMode="auto">
                              <a:xfrm>
                                <a:off x="6540" y="269"/>
                                <a:ext cx="5" cy="319"/>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459"/>
                            <wps:cNvSpPr>
                              <a:spLocks noChangeArrowheads="1"/>
                            </wps:cNvSpPr>
                            <wps:spPr bwMode="auto">
                              <a:xfrm>
                                <a:off x="6545" y="269"/>
                                <a:ext cx="4" cy="319"/>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460"/>
                            <wps:cNvSpPr>
                              <a:spLocks noChangeArrowheads="1"/>
                            </wps:cNvSpPr>
                            <wps:spPr bwMode="auto">
                              <a:xfrm>
                                <a:off x="6549" y="269"/>
                                <a:ext cx="5" cy="319"/>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461"/>
                            <wps:cNvSpPr>
                              <a:spLocks noChangeArrowheads="1"/>
                            </wps:cNvSpPr>
                            <wps:spPr bwMode="auto">
                              <a:xfrm>
                                <a:off x="6554" y="269"/>
                                <a:ext cx="5" cy="319"/>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462"/>
                            <wps:cNvSpPr>
                              <a:spLocks noChangeArrowheads="1"/>
                            </wps:cNvSpPr>
                            <wps:spPr bwMode="auto">
                              <a:xfrm>
                                <a:off x="6559" y="269"/>
                                <a:ext cx="6" cy="319"/>
                              </a:xfrm>
                              <a:prstGeom prst="rect">
                                <a:avLst/>
                              </a:prstGeom>
                              <a:solidFill>
                                <a:srgbClr val="FFFF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463"/>
                            <wps:cNvSpPr>
                              <a:spLocks noChangeArrowheads="1"/>
                            </wps:cNvSpPr>
                            <wps:spPr bwMode="auto">
                              <a:xfrm>
                                <a:off x="6565" y="269"/>
                                <a:ext cx="3" cy="319"/>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464"/>
                            <wps:cNvSpPr>
                              <a:spLocks noChangeArrowheads="1"/>
                            </wps:cNvSpPr>
                            <wps:spPr bwMode="auto">
                              <a:xfrm>
                                <a:off x="6568" y="269"/>
                                <a:ext cx="5" cy="319"/>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465"/>
                            <wps:cNvSpPr>
                              <a:spLocks noChangeArrowheads="1"/>
                            </wps:cNvSpPr>
                            <wps:spPr bwMode="auto">
                              <a:xfrm>
                                <a:off x="6573" y="269"/>
                                <a:ext cx="6" cy="31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466"/>
                            <wps:cNvSpPr>
                              <a:spLocks noChangeArrowheads="1"/>
                            </wps:cNvSpPr>
                            <wps:spPr bwMode="auto">
                              <a:xfrm>
                                <a:off x="6579" y="269"/>
                                <a:ext cx="5" cy="319"/>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467"/>
                            <wps:cNvSpPr>
                              <a:spLocks noChangeArrowheads="1"/>
                            </wps:cNvSpPr>
                            <wps:spPr bwMode="auto">
                              <a:xfrm>
                                <a:off x="6584" y="269"/>
                                <a:ext cx="3" cy="319"/>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468"/>
                            <wps:cNvSpPr>
                              <a:spLocks noChangeArrowheads="1"/>
                            </wps:cNvSpPr>
                            <wps:spPr bwMode="auto">
                              <a:xfrm>
                                <a:off x="6587" y="269"/>
                                <a:ext cx="5" cy="319"/>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469"/>
                            <wps:cNvSpPr>
                              <a:spLocks noChangeArrowheads="1"/>
                            </wps:cNvSpPr>
                            <wps:spPr bwMode="auto">
                              <a:xfrm>
                                <a:off x="6592" y="269"/>
                                <a:ext cx="6" cy="319"/>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470"/>
                            <wps:cNvSpPr>
                              <a:spLocks noChangeArrowheads="1"/>
                            </wps:cNvSpPr>
                            <wps:spPr bwMode="auto">
                              <a:xfrm>
                                <a:off x="6598" y="269"/>
                                <a:ext cx="5" cy="319"/>
                              </a:xfrm>
                              <a:prstGeom prst="rect">
                                <a:avLst/>
                              </a:prstGeom>
                              <a:solidFill>
                                <a:srgbClr val="FFFF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471"/>
                            <wps:cNvSpPr>
                              <a:spLocks noChangeArrowheads="1"/>
                            </wps:cNvSpPr>
                            <wps:spPr bwMode="auto">
                              <a:xfrm>
                                <a:off x="6603" y="269"/>
                                <a:ext cx="3" cy="319"/>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472"/>
                            <wps:cNvSpPr>
                              <a:spLocks noChangeArrowheads="1"/>
                            </wps:cNvSpPr>
                            <wps:spPr bwMode="auto">
                              <a:xfrm>
                                <a:off x="6606" y="269"/>
                                <a:ext cx="6" cy="319"/>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473"/>
                            <wps:cNvSpPr>
                              <a:spLocks noChangeArrowheads="1"/>
                            </wps:cNvSpPr>
                            <wps:spPr bwMode="auto">
                              <a:xfrm>
                                <a:off x="6612" y="269"/>
                                <a:ext cx="5" cy="319"/>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474"/>
                            <wps:cNvSpPr>
                              <a:spLocks noChangeArrowheads="1"/>
                            </wps:cNvSpPr>
                            <wps:spPr bwMode="auto">
                              <a:xfrm>
                                <a:off x="6617" y="269"/>
                                <a:ext cx="5" cy="319"/>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475"/>
                            <wps:cNvSpPr>
                              <a:spLocks noChangeArrowheads="1"/>
                            </wps:cNvSpPr>
                            <wps:spPr bwMode="auto">
                              <a:xfrm>
                                <a:off x="6622" y="269"/>
                                <a:ext cx="4" cy="31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476"/>
                            <wps:cNvSpPr>
                              <a:spLocks noChangeArrowheads="1"/>
                            </wps:cNvSpPr>
                            <wps:spPr bwMode="auto">
                              <a:xfrm>
                                <a:off x="6626" y="269"/>
                                <a:ext cx="5" cy="319"/>
                              </a:xfrm>
                              <a:prstGeom prst="rect">
                                <a:avLst/>
                              </a:prstGeom>
                              <a:solidFill>
                                <a:srgbClr val="FFFF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477"/>
                            <wps:cNvSpPr>
                              <a:spLocks noChangeArrowheads="1"/>
                            </wps:cNvSpPr>
                            <wps:spPr bwMode="auto">
                              <a:xfrm>
                                <a:off x="6631" y="269"/>
                                <a:ext cx="5" cy="319"/>
                              </a:xfrm>
                              <a:prstGeom prst="rect">
                                <a:avLst/>
                              </a:prstGeom>
                              <a:solidFill>
                                <a:srgbClr val="FFFF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478"/>
                            <wps:cNvSpPr>
                              <a:spLocks noChangeArrowheads="1"/>
                            </wps:cNvSpPr>
                            <wps:spPr bwMode="auto">
                              <a:xfrm>
                                <a:off x="6636" y="269"/>
                                <a:ext cx="5" cy="319"/>
                              </a:xfrm>
                              <a:prstGeom prst="rect">
                                <a:avLst/>
                              </a:prstGeom>
                              <a:solidFill>
                                <a:srgbClr val="FFFF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479"/>
                            <wps:cNvSpPr>
                              <a:spLocks noChangeArrowheads="1"/>
                            </wps:cNvSpPr>
                            <wps:spPr bwMode="auto">
                              <a:xfrm>
                                <a:off x="6641" y="269"/>
                                <a:ext cx="4" cy="319"/>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480"/>
                            <wps:cNvSpPr>
                              <a:spLocks noChangeArrowheads="1"/>
                            </wps:cNvSpPr>
                            <wps:spPr bwMode="auto">
                              <a:xfrm>
                                <a:off x="6645" y="269"/>
                                <a:ext cx="5" cy="319"/>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481"/>
                            <wps:cNvSpPr>
                              <a:spLocks noChangeArrowheads="1"/>
                            </wps:cNvSpPr>
                            <wps:spPr bwMode="auto">
                              <a:xfrm>
                                <a:off x="6650" y="269"/>
                                <a:ext cx="5" cy="319"/>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482"/>
                            <wps:cNvSpPr>
                              <a:spLocks noChangeArrowheads="1"/>
                            </wps:cNvSpPr>
                            <wps:spPr bwMode="auto">
                              <a:xfrm>
                                <a:off x="6655" y="269"/>
                                <a:ext cx="6" cy="319"/>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483"/>
                            <wps:cNvSpPr>
                              <a:spLocks noChangeArrowheads="1"/>
                            </wps:cNvSpPr>
                            <wps:spPr bwMode="auto">
                              <a:xfrm>
                                <a:off x="6661" y="269"/>
                                <a:ext cx="3" cy="319"/>
                              </a:xfrm>
                              <a:prstGeom prst="rect">
                                <a:avLst/>
                              </a:prstGeom>
                              <a:solidFill>
                                <a:srgbClr val="FFF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484"/>
                            <wps:cNvSpPr>
                              <a:spLocks noChangeArrowheads="1"/>
                            </wps:cNvSpPr>
                            <wps:spPr bwMode="auto">
                              <a:xfrm>
                                <a:off x="6664" y="269"/>
                                <a:ext cx="5" cy="319"/>
                              </a:xfrm>
                              <a:prstGeom prst="rect">
                                <a:avLst/>
                              </a:prstGeom>
                              <a:solidFill>
                                <a:srgbClr val="FFFF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485"/>
                            <wps:cNvSpPr>
                              <a:spLocks noChangeArrowheads="1"/>
                            </wps:cNvSpPr>
                            <wps:spPr bwMode="auto">
                              <a:xfrm>
                                <a:off x="6669" y="269"/>
                                <a:ext cx="5" cy="319"/>
                              </a:xfrm>
                              <a:prstGeom prst="rect">
                                <a:avLst/>
                              </a:prstGeom>
                              <a:solidFill>
                                <a:srgbClr val="FFFF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486"/>
                            <wps:cNvSpPr>
                              <a:spLocks noChangeArrowheads="1"/>
                            </wps:cNvSpPr>
                            <wps:spPr bwMode="auto">
                              <a:xfrm>
                                <a:off x="6674" y="269"/>
                                <a:ext cx="6" cy="319"/>
                              </a:xfrm>
                              <a:prstGeom prst="rect">
                                <a:avLst/>
                              </a:prstGeom>
                              <a:solidFill>
                                <a:srgbClr val="FFFF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487"/>
                            <wps:cNvSpPr>
                              <a:spLocks noChangeArrowheads="1"/>
                            </wps:cNvSpPr>
                            <wps:spPr bwMode="auto">
                              <a:xfrm>
                                <a:off x="6680" y="269"/>
                                <a:ext cx="3" cy="319"/>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488"/>
                            <wps:cNvSpPr>
                              <a:spLocks noChangeArrowheads="1"/>
                            </wps:cNvSpPr>
                            <wps:spPr bwMode="auto">
                              <a:xfrm>
                                <a:off x="6683" y="269"/>
                                <a:ext cx="5" cy="319"/>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489"/>
                            <wps:cNvSpPr>
                              <a:spLocks noChangeArrowheads="1"/>
                            </wps:cNvSpPr>
                            <wps:spPr bwMode="auto">
                              <a:xfrm>
                                <a:off x="6688" y="269"/>
                                <a:ext cx="6" cy="319"/>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490"/>
                            <wps:cNvSpPr>
                              <a:spLocks noChangeArrowheads="1"/>
                            </wps:cNvSpPr>
                            <wps:spPr bwMode="auto">
                              <a:xfrm>
                                <a:off x="6694" y="269"/>
                                <a:ext cx="5" cy="319"/>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491"/>
                            <wps:cNvSpPr>
                              <a:spLocks noChangeArrowheads="1"/>
                            </wps:cNvSpPr>
                            <wps:spPr bwMode="auto">
                              <a:xfrm>
                                <a:off x="6699" y="269"/>
                                <a:ext cx="5" cy="319"/>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492"/>
                            <wps:cNvSpPr>
                              <a:spLocks noChangeArrowheads="1"/>
                            </wps:cNvSpPr>
                            <wps:spPr bwMode="auto">
                              <a:xfrm>
                                <a:off x="6704" y="269"/>
                                <a:ext cx="4" cy="319"/>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493"/>
                            <wps:cNvSpPr>
                              <a:spLocks noChangeArrowheads="1"/>
                            </wps:cNvSpPr>
                            <wps:spPr bwMode="auto">
                              <a:xfrm>
                                <a:off x="6708" y="269"/>
                                <a:ext cx="5" cy="319"/>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494"/>
                            <wps:cNvSpPr>
                              <a:spLocks noChangeArrowheads="1"/>
                            </wps:cNvSpPr>
                            <wps:spPr bwMode="auto">
                              <a:xfrm>
                                <a:off x="6713" y="269"/>
                                <a:ext cx="5" cy="319"/>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495"/>
                            <wps:cNvSpPr>
                              <a:spLocks noChangeArrowheads="1"/>
                            </wps:cNvSpPr>
                            <wps:spPr bwMode="auto">
                              <a:xfrm>
                                <a:off x="6718" y="269"/>
                                <a:ext cx="5" cy="319"/>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Rectangle 496"/>
                            <wps:cNvSpPr>
                              <a:spLocks noChangeArrowheads="1"/>
                            </wps:cNvSpPr>
                            <wps:spPr bwMode="auto">
                              <a:xfrm>
                                <a:off x="6723" y="269"/>
                                <a:ext cx="6" cy="319"/>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497"/>
                            <wps:cNvSpPr>
                              <a:spLocks noChangeArrowheads="1"/>
                            </wps:cNvSpPr>
                            <wps:spPr bwMode="auto">
                              <a:xfrm>
                                <a:off x="6729" y="269"/>
                                <a:ext cx="5" cy="319"/>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498"/>
                            <wps:cNvSpPr>
                              <a:spLocks noChangeArrowheads="1"/>
                            </wps:cNvSpPr>
                            <wps:spPr bwMode="auto">
                              <a:xfrm>
                                <a:off x="6734" y="269"/>
                                <a:ext cx="5" cy="319"/>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Rectangle 499"/>
                            <wps:cNvSpPr>
                              <a:spLocks noChangeArrowheads="1"/>
                            </wps:cNvSpPr>
                            <wps:spPr bwMode="auto">
                              <a:xfrm>
                                <a:off x="6739" y="269"/>
                                <a:ext cx="3" cy="319"/>
                              </a:xfrm>
                              <a:prstGeom prst="rect">
                                <a:avLst/>
                              </a:prstGeom>
                              <a:solidFill>
                                <a:srgbClr val="FF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Rectangle 500"/>
                            <wps:cNvSpPr>
                              <a:spLocks noChangeArrowheads="1"/>
                            </wps:cNvSpPr>
                            <wps:spPr bwMode="auto">
                              <a:xfrm>
                                <a:off x="6742" y="269"/>
                                <a:ext cx="6" cy="319"/>
                              </a:xfrm>
                              <a:prstGeom prst="rect">
                                <a:avLst/>
                              </a:prstGeom>
                              <a:solidFill>
                                <a:srgbClr val="FFFF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Rectangle 501"/>
                            <wps:cNvSpPr>
                              <a:spLocks noChangeArrowheads="1"/>
                            </wps:cNvSpPr>
                            <wps:spPr bwMode="auto">
                              <a:xfrm>
                                <a:off x="6748" y="269"/>
                                <a:ext cx="5" cy="319"/>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Rectangle 502"/>
                            <wps:cNvSpPr>
                              <a:spLocks noChangeArrowheads="1"/>
                            </wps:cNvSpPr>
                            <wps:spPr bwMode="auto">
                              <a:xfrm>
                                <a:off x="6753" y="269"/>
                                <a:ext cx="5" cy="319"/>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503"/>
                            <wps:cNvSpPr>
                              <a:spLocks noChangeArrowheads="1"/>
                            </wps:cNvSpPr>
                            <wps:spPr bwMode="auto">
                              <a:xfrm>
                                <a:off x="6758" y="269"/>
                                <a:ext cx="5" cy="319"/>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504"/>
                            <wps:cNvSpPr>
                              <a:spLocks noChangeArrowheads="1"/>
                            </wps:cNvSpPr>
                            <wps:spPr bwMode="auto">
                              <a:xfrm>
                                <a:off x="6763" y="269"/>
                                <a:ext cx="6" cy="319"/>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505"/>
                            <wps:cNvSpPr>
                              <a:spLocks noChangeArrowheads="1"/>
                            </wps:cNvSpPr>
                            <wps:spPr bwMode="auto">
                              <a:xfrm>
                                <a:off x="6769" y="269"/>
                                <a:ext cx="3" cy="319"/>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06"/>
                            <wps:cNvSpPr>
                              <a:spLocks noChangeArrowheads="1"/>
                            </wps:cNvSpPr>
                            <wps:spPr bwMode="auto">
                              <a:xfrm>
                                <a:off x="6772" y="269"/>
                                <a:ext cx="5" cy="319"/>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07"/>
                            <wps:cNvSpPr>
                              <a:spLocks noChangeArrowheads="1"/>
                            </wps:cNvSpPr>
                            <wps:spPr bwMode="auto">
                              <a:xfrm>
                                <a:off x="6777" y="269"/>
                                <a:ext cx="6" cy="319"/>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508"/>
                            <wps:cNvSpPr>
                              <a:spLocks noChangeArrowheads="1"/>
                            </wps:cNvSpPr>
                            <wps:spPr bwMode="auto">
                              <a:xfrm>
                                <a:off x="6783" y="269"/>
                                <a:ext cx="5" cy="319"/>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509"/>
                            <wps:cNvSpPr>
                              <a:spLocks noChangeArrowheads="1"/>
                            </wps:cNvSpPr>
                            <wps:spPr bwMode="auto">
                              <a:xfrm>
                                <a:off x="6788" y="269"/>
                                <a:ext cx="3" cy="319"/>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510"/>
                            <wps:cNvSpPr>
                              <a:spLocks noChangeArrowheads="1"/>
                            </wps:cNvSpPr>
                            <wps:spPr bwMode="auto">
                              <a:xfrm>
                                <a:off x="6791" y="269"/>
                                <a:ext cx="6" cy="319"/>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511"/>
                            <wps:cNvSpPr>
                              <a:spLocks noChangeArrowheads="1"/>
                            </wps:cNvSpPr>
                            <wps:spPr bwMode="auto">
                              <a:xfrm>
                                <a:off x="6797" y="269"/>
                                <a:ext cx="5" cy="319"/>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Rectangle 512"/>
                            <wps:cNvSpPr>
                              <a:spLocks noChangeArrowheads="1"/>
                            </wps:cNvSpPr>
                            <wps:spPr bwMode="auto">
                              <a:xfrm>
                                <a:off x="6802" y="269"/>
                                <a:ext cx="5" cy="319"/>
                              </a:xfrm>
                              <a:prstGeom prst="rect">
                                <a:avLst/>
                              </a:prstGeom>
                              <a:solidFill>
                                <a:srgbClr val="FFFF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Rectangle 513"/>
                            <wps:cNvSpPr>
                              <a:spLocks noChangeArrowheads="1"/>
                            </wps:cNvSpPr>
                            <wps:spPr bwMode="auto">
                              <a:xfrm>
                                <a:off x="6807" y="269"/>
                                <a:ext cx="3" cy="319"/>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514"/>
                            <wps:cNvSpPr>
                              <a:spLocks noChangeArrowheads="1"/>
                            </wps:cNvSpPr>
                            <wps:spPr bwMode="auto">
                              <a:xfrm>
                                <a:off x="6810" y="269"/>
                                <a:ext cx="6" cy="319"/>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515"/>
                            <wps:cNvSpPr>
                              <a:spLocks noChangeArrowheads="1"/>
                            </wps:cNvSpPr>
                            <wps:spPr bwMode="auto">
                              <a:xfrm>
                                <a:off x="6816" y="269"/>
                                <a:ext cx="5" cy="319"/>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516"/>
                            <wps:cNvSpPr>
                              <a:spLocks noChangeArrowheads="1"/>
                            </wps:cNvSpPr>
                            <wps:spPr bwMode="auto">
                              <a:xfrm>
                                <a:off x="6821" y="269"/>
                                <a:ext cx="5" cy="319"/>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517"/>
                            <wps:cNvSpPr>
                              <a:spLocks noChangeArrowheads="1"/>
                            </wps:cNvSpPr>
                            <wps:spPr bwMode="auto">
                              <a:xfrm>
                                <a:off x="6826" y="269"/>
                                <a:ext cx="4" cy="319"/>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518"/>
                            <wps:cNvSpPr>
                              <a:spLocks noChangeArrowheads="1"/>
                            </wps:cNvSpPr>
                            <wps:spPr bwMode="auto">
                              <a:xfrm>
                                <a:off x="6830" y="269"/>
                                <a:ext cx="5" cy="319"/>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519"/>
                            <wps:cNvSpPr>
                              <a:spLocks noChangeArrowheads="1"/>
                            </wps:cNvSpPr>
                            <wps:spPr bwMode="auto">
                              <a:xfrm>
                                <a:off x="6835" y="269"/>
                                <a:ext cx="5" cy="319"/>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520"/>
                            <wps:cNvSpPr>
                              <a:spLocks noChangeArrowheads="1"/>
                            </wps:cNvSpPr>
                            <wps:spPr bwMode="auto">
                              <a:xfrm>
                                <a:off x="6840" y="269"/>
                                <a:ext cx="5" cy="319"/>
                              </a:xfrm>
                              <a:prstGeom prst="rect">
                                <a:avLst/>
                              </a:prstGeom>
                              <a:solidFill>
                                <a:srgbClr val="FF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521"/>
                            <wps:cNvSpPr>
                              <a:spLocks noChangeArrowheads="1"/>
                            </wps:cNvSpPr>
                            <wps:spPr bwMode="auto">
                              <a:xfrm>
                                <a:off x="6845" y="269"/>
                                <a:ext cx="4" cy="319"/>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522"/>
                            <wps:cNvSpPr>
                              <a:spLocks noChangeArrowheads="1"/>
                            </wps:cNvSpPr>
                            <wps:spPr bwMode="auto">
                              <a:xfrm>
                                <a:off x="6849" y="269"/>
                                <a:ext cx="5" cy="319"/>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523"/>
                            <wps:cNvSpPr>
                              <a:spLocks noChangeArrowheads="1"/>
                            </wps:cNvSpPr>
                            <wps:spPr bwMode="auto">
                              <a:xfrm>
                                <a:off x="6854" y="269"/>
                                <a:ext cx="5" cy="319"/>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524"/>
                            <wps:cNvSpPr>
                              <a:spLocks noChangeArrowheads="1"/>
                            </wps:cNvSpPr>
                            <wps:spPr bwMode="auto">
                              <a:xfrm>
                                <a:off x="6859" y="269"/>
                                <a:ext cx="6" cy="319"/>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Rectangle 525"/>
                            <wps:cNvSpPr>
                              <a:spLocks noChangeArrowheads="1"/>
                            </wps:cNvSpPr>
                            <wps:spPr bwMode="auto">
                              <a:xfrm>
                                <a:off x="6865" y="269"/>
                                <a:ext cx="3" cy="319"/>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Rectangle 526"/>
                            <wps:cNvSpPr>
                              <a:spLocks noChangeArrowheads="1"/>
                            </wps:cNvSpPr>
                            <wps:spPr bwMode="auto">
                              <a:xfrm>
                                <a:off x="6868" y="269"/>
                                <a:ext cx="5" cy="319"/>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527"/>
                            <wps:cNvSpPr>
                              <a:spLocks noChangeArrowheads="1"/>
                            </wps:cNvSpPr>
                            <wps:spPr bwMode="auto">
                              <a:xfrm>
                                <a:off x="6873" y="269"/>
                                <a:ext cx="6" cy="319"/>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528"/>
                            <wps:cNvSpPr>
                              <a:spLocks noChangeArrowheads="1"/>
                            </wps:cNvSpPr>
                            <wps:spPr bwMode="auto">
                              <a:xfrm>
                                <a:off x="6879" y="269"/>
                                <a:ext cx="5" cy="319"/>
                              </a:xfrm>
                              <a:prstGeom prst="rect">
                                <a:avLst/>
                              </a:prstGeom>
                              <a:solidFill>
                                <a:srgbClr val="FF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529"/>
                            <wps:cNvSpPr>
                              <a:spLocks noChangeArrowheads="1"/>
                            </wps:cNvSpPr>
                            <wps:spPr bwMode="auto">
                              <a:xfrm>
                                <a:off x="6884" y="269"/>
                                <a:ext cx="3" cy="319"/>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530"/>
                            <wps:cNvSpPr>
                              <a:spLocks noChangeArrowheads="1"/>
                            </wps:cNvSpPr>
                            <wps:spPr bwMode="auto">
                              <a:xfrm>
                                <a:off x="6887" y="269"/>
                                <a:ext cx="5" cy="319"/>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531"/>
                            <wps:cNvSpPr>
                              <a:spLocks noChangeArrowheads="1"/>
                            </wps:cNvSpPr>
                            <wps:spPr bwMode="auto">
                              <a:xfrm>
                                <a:off x="6892" y="269"/>
                                <a:ext cx="6" cy="319"/>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532"/>
                            <wps:cNvSpPr>
                              <a:spLocks noChangeArrowheads="1"/>
                            </wps:cNvSpPr>
                            <wps:spPr bwMode="auto">
                              <a:xfrm>
                                <a:off x="6898" y="269"/>
                                <a:ext cx="5" cy="319"/>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Rectangle 533"/>
                            <wps:cNvSpPr>
                              <a:spLocks noChangeArrowheads="1"/>
                            </wps:cNvSpPr>
                            <wps:spPr bwMode="auto">
                              <a:xfrm>
                                <a:off x="6903" y="269"/>
                                <a:ext cx="3" cy="319"/>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 name="Rectangle 534"/>
                            <wps:cNvSpPr>
                              <a:spLocks noChangeArrowheads="1"/>
                            </wps:cNvSpPr>
                            <wps:spPr bwMode="auto">
                              <a:xfrm>
                                <a:off x="6906" y="269"/>
                                <a:ext cx="6" cy="319"/>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ectangle 535"/>
                            <wps:cNvSpPr>
                              <a:spLocks noChangeArrowheads="1"/>
                            </wps:cNvSpPr>
                            <wps:spPr bwMode="auto">
                              <a:xfrm>
                                <a:off x="6912" y="269"/>
                                <a:ext cx="5" cy="319"/>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536"/>
                            <wps:cNvSpPr>
                              <a:spLocks noChangeArrowheads="1"/>
                            </wps:cNvSpPr>
                            <wps:spPr bwMode="auto">
                              <a:xfrm>
                                <a:off x="6917" y="269"/>
                                <a:ext cx="5" cy="319"/>
                              </a:xfrm>
                              <a:prstGeom prst="rect">
                                <a:avLst/>
                              </a:prstGeom>
                              <a:solidFill>
                                <a:srgbClr val="F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537"/>
                            <wps:cNvSpPr>
                              <a:spLocks noChangeArrowheads="1"/>
                            </wps:cNvSpPr>
                            <wps:spPr bwMode="auto">
                              <a:xfrm>
                                <a:off x="6922" y="269"/>
                                <a:ext cx="4" cy="319"/>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538"/>
                            <wps:cNvSpPr>
                              <a:spLocks noChangeArrowheads="1"/>
                            </wps:cNvSpPr>
                            <wps:spPr bwMode="auto">
                              <a:xfrm>
                                <a:off x="6926" y="269"/>
                                <a:ext cx="5" cy="319"/>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539"/>
                            <wps:cNvSpPr>
                              <a:spLocks noChangeArrowheads="1"/>
                            </wps:cNvSpPr>
                            <wps:spPr bwMode="auto">
                              <a:xfrm>
                                <a:off x="6931" y="269"/>
                                <a:ext cx="5" cy="319"/>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540"/>
                            <wps:cNvSpPr>
                              <a:spLocks noChangeArrowheads="1"/>
                            </wps:cNvSpPr>
                            <wps:spPr bwMode="auto">
                              <a:xfrm>
                                <a:off x="6936" y="269"/>
                                <a:ext cx="5" cy="319"/>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541"/>
                            <wps:cNvSpPr>
                              <a:spLocks noChangeArrowheads="1"/>
                            </wps:cNvSpPr>
                            <wps:spPr bwMode="auto">
                              <a:xfrm>
                                <a:off x="6941" y="269"/>
                                <a:ext cx="4" cy="319"/>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542"/>
                            <wps:cNvSpPr>
                              <a:spLocks noChangeArrowheads="1"/>
                            </wps:cNvSpPr>
                            <wps:spPr bwMode="auto">
                              <a:xfrm>
                                <a:off x="6945" y="269"/>
                                <a:ext cx="5" cy="319"/>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543"/>
                            <wps:cNvSpPr>
                              <a:spLocks noChangeArrowheads="1"/>
                            </wps:cNvSpPr>
                            <wps:spPr bwMode="auto">
                              <a:xfrm>
                                <a:off x="6950" y="269"/>
                                <a:ext cx="5" cy="319"/>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544"/>
                            <wps:cNvSpPr>
                              <a:spLocks noChangeArrowheads="1"/>
                            </wps:cNvSpPr>
                            <wps:spPr bwMode="auto">
                              <a:xfrm>
                                <a:off x="6955" y="269"/>
                                <a:ext cx="5" cy="319"/>
                              </a:xfrm>
                              <a:prstGeom prst="rect">
                                <a:avLst/>
                              </a:prstGeom>
                              <a:solidFill>
                                <a:srgbClr val="FFFF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545"/>
                            <wps:cNvSpPr>
                              <a:spLocks noChangeArrowheads="1"/>
                            </wps:cNvSpPr>
                            <wps:spPr bwMode="auto">
                              <a:xfrm>
                                <a:off x="6960" y="269"/>
                                <a:ext cx="4" cy="319"/>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546"/>
                            <wps:cNvSpPr>
                              <a:spLocks noChangeArrowheads="1"/>
                            </wps:cNvSpPr>
                            <wps:spPr bwMode="auto">
                              <a:xfrm>
                                <a:off x="6964" y="269"/>
                                <a:ext cx="5" cy="319"/>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547"/>
                            <wps:cNvSpPr>
                              <a:spLocks noChangeArrowheads="1"/>
                            </wps:cNvSpPr>
                            <wps:spPr bwMode="auto">
                              <a:xfrm>
                                <a:off x="6969" y="269"/>
                                <a:ext cx="5" cy="319"/>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548"/>
                            <wps:cNvSpPr>
                              <a:spLocks noChangeArrowheads="1"/>
                            </wps:cNvSpPr>
                            <wps:spPr bwMode="auto">
                              <a:xfrm>
                                <a:off x="6974" y="269"/>
                                <a:ext cx="6" cy="319"/>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549"/>
                            <wps:cNvSpPr>
                              <a:spLocks noChangeArrowheads="1"/>
                            </wps:cNvSpPr>
                            <wps:spPr bwMode="auto">
                              <a:xfrm>
                                <a:off x="6980" y="269"/>
                                <a:ext cx="3" cy="319"/>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550"/>
                            <wps:cNvSpPr>
                              <a:spLocks noChangeArrowheads="1"/>
                            </wps:cNvSpPr>
                            <wps:spPr bwMode="auto">
                              <a:xfrm>
                                <a:off x="6983" y="269"/>
                                <a:ext cx="5" cy="319"/>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551"/>
                            <wps:cNvSpPr>
                              <a:spLocks noChangeArrowheads="1"/>
                            </wps:cNvSpPr>
                            <wps:spPr bwMode="auto">
                              <a:xfrm>
                                <a:off x="6988" y="269"/>
                                <a:ext cx="6" cy="319"/>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552"/>
                            <wps:cNvSpPr>
                              <a:spLocks noChangeArrowheads="1"/>
                            </wps:cNvSpPr>
                            <wps:spPr bwMode="auto">
                              <a:xfrm>
                                <a:off x="6994" y="269"/>
                                <a:ext cx="5" cy="319"/>
                              </a:xfrm>
                              <a:prstGeom prst="rect">
                                <a:avLst/>
                              </a:prstGeom>
                              <a:solidFill>
                                <a:srgbClr val="FFFF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553"/>
                            <wps:cNvSpPr>
                              <a:spLocks noChangeArrowheads="1"/>
                            </wps:cNvSpPr>
                            <wps:spPr bwMode="auto">
                              <a:xfrm>
                                <a:off x="6999" y="269"/>
                                <a:ext cx="3" cy="319"/>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554"/>
                            <wps:cNvSpPr>
                              <a:spLocks noChangeArrowheads="1"/>
                            </wps:cNvSpPr>
                            <wps:spPr bwMode="auto">
                              <a:xfrm>
                                <a:off x="7002" y="269"/>
                                <a:ext cx="6" cy="319"/>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555"/>
                            <wps:cNvSpPr>
                              <a:spLocks noChangeArrowheads="1"/>
                            </wps:cNvSpPr>
                            <wps:spPr bwMode="auto">
                              <a:xfrm>
                                <a:off x="7008" y="269"/>
                                <a:ext cx="5" cy="319"/>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556"/>
                            <wps:cNvSpPr>
                              <a:spLocks noChangeArrowheads="1"/>
                            </wps:cNvSpPr>
                            <wps:spPr bwMode="auto">
                              <a:xfrm>
                                <a:off x="7013" y="269"/>
                                <a:ext cx="5" cy="319"/>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557"/>
                            <wps:cNvSpPr>
                              <a:spLocks noChangeArrowheads="1"/>
                            </wps:cNvSpPr>
                            <wps:spPr bwMode="auto">
                              <a:xfrm>
                                <a:off x="7018" y="269"/>
                                <a:ext cx="4" cy="319"/>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558"/>
                            <wps:cNvSpPr>
                              <a:spLocks noChangeArrowheads="1"/>
                            </wps:cNvSpPr>
                            <wps:spPr bwMode="auto">
                              <a:xfrm>
                                <a:off x="7022" y="269"/>
                                <a:ext cx="5" cy="319"/>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 name="Rectangle 559"/>
                            <wps:cNvSpPr>
                              <a:spLocks noChangeArrowheads="1"/>
                            </wps:cNvSpPr>
                            <wps:spPr bwMode="auto">
                              <a:xfrm>
                                <a:off x="7027" y="269"/>
                                <a:ext cx="5" cy="319"/>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 name="Rectangle 560"/>
                            <wps:cNvSpPr>
                              <a:spLocks noChangeArrowheads="1"/>
                            </wps:cNvSpPr>
                            <wps:spPr bwMode="auto">
                              <a:xfrm>
                                <a:off x="7032" y="269"/>
                                <a:ext cx="5" cy="319"/>
                              </a:xfrm>
                              <a:prstGeom prst="rect">
                                <a:avLst/>
                              </a:prstGeom>
                              <a:solidFill>
                                <a:srgbClr val="FFFF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Rectangle 561"/>
                            <wps:cNvSpPr>
                              <a:spLocks noChangeArrowheads="1"/>
                            </wps:cNvSpPr>
                            <wps:spPr bwMode="auto">
                              <a:xfrm>
                                <a:off x="7037" y="269"/>
                                <a:ext cx="4" cy="319"/>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562"/>
                            <wps:cNvSpPr>
                              <a:spLocks noChangeArrowheads="1"/>
                            </wps:cNvSpPr>
                            <wps:spPr bwMode="auto">
                              <a:xfrm>
                                <a:off x="7041" y="269"/>
                                <a:ext cx="5" cy="319"/>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563"/>
                            <wps:cNvSpPr>
                              <a:spLocks noChangeArrowheads="1"/>
                            </wps:cNvSpPr>
                            <wps:spPr bwMode="auto">
                              <a:xfrm>
                                <a:off x="7046" y="269"/>
                                <a:ext cx="5" cy="319"/>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564"/>
                            <wps:cNvSpPr>
                              <a:spLocks noChangeArrowheads="1"/>
                            </wps:cNvSpPr>
                            <wps:spPr bwMode="auto">
                              <a:xfrm>
                                <a:off x="7051" y="269"/>
                                <a:ext cx="5" cy="319"/>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565"/>
                            <wps:cNvSpPr>
                              <a:spLocks noChangeArrowheads="1"/>
                            </wps:cNvSpPr>
                            <wps:spPr bwMode="auto">
                              <a:xfrm>
                                <a:off x="7056" y="269"/>
                                <a:ext cx="4" cy="319"/>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566"/>
                            <wps:cNvSpPr>
                              <a:spLocks noChangeArrowheads="1"/>
                            </wps:cNvSpPr>
                            <wps:spPr bwMode="auto">
                              <a:xfrm>
                                <a:off x="7060" y="269"/>
                                <a:ext cx="10" cy="319"/>
                              </a:xfrm>
                              <a:prstGeom prst="rect">
                                <a:avLst/>
                              </a:prstGeom>
                              <a:solidFill>
                                <a:srgbClr val="FFFF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567"/>
                            <wps:cNvSpPr>
                              <a:spLocks noChangeArrowheads="1"/>
                            </wps:cNvSpPr>
                            <wps:spPr bwMode="auto">
                              <a:xfrm>
                                <a:off x="7070" y="269"/>
                                <a:ext cx="6" cy="319"/>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568"/>
                            <wps:cNvSpPr>
                              <a:spLocks noChangeArrowheads="1"/>
                            </wps:cNvSpPr>
                            <wps:spPr bwMode="auto">
                              <a:xfrm>
                                <a:off x="7076" y="269"/>
                                <a:ext cx="3" cy="319"/>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569"/>
                            <wps:cNvSpPr>
                              <a:spLocks noChangeArrowheads="1"/>
                            </wps:cNvSpPr>
                            <wps:spPr bwMode="auto">
                              <a:xfrm>
                                <a:off x="7079" y="269"/>
                                <a:ext cx="5" cy="319"/>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570"/>
                            <wps:cNvSpPr>
                              <a:spLocks noChangeArrowheads="1"/>
                            </wps:cNvSpPr>
                            <wps:spPr bwMode="auto">
                              <a:xfrm>
                                <a:off x="7084" y="269"/>
                                <a:ext cx="6" cy="319"/>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571"/>
                            <wps:cNvSpPr>
                              <a:spLocks noChangeArrowheads="1"/>
                            </wps:cNvSpPr>
                            <wps:spPr bwMode="auto">
                              <a:xfrm>
                                <a:off x="7090" y="269"/>
                                <a:ext cx="5" cy="319"/>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572"/>
                            <wps:cNvSpPr>
                              <a:spLocks noChangeArrowheads="1"/>
                            </wps:cNvSpPr>
                            <wps:spPr bwMode="auto">
                              <a:xfrm>
                                <a:off x="7095" y="269"/>
                                <a:ext cx="3" cy="319"/>
                              </a:xfrm>
                              <a:prstGeom prst="rect">
                                <a:avLst/>
                              </a:prstGeom>
                              <a:solidFill>
                                <a:srgbClr val="FFFF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573"/>
                            <wps:cNvSpPr>
                              <a:spLocks noChangeArrowheads="1"/>
                            </wps:cNvSpPr>
                            <wps:spPr bwMode="auto">
                              <a:xfrm>
                                <a:off x="7098" y="269"/>
                                <a:ext cx="5" cy="319"/>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574"/>
                            <wps:cNvSpPr>
                              <a:spLocks noChangeArrowheads="1"/>
                            </wps:cNvSpPr>
                            <wps:spPr bwMode="auto">
                              <a:xfrm>
                                <a:off x="7103" y="269"/>
                                <a:ext cx="6" cy="319"/>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575"/>
                            <wps:cNvSpPr>
                              <a:spLocks noChangeArrowheads="1"/>
                            </wps:cNvSpPr>
                            <wps:spPr bwMode="auto">
                              <a:xfrm>
                                <a:off x="7109" y="269"/>
                                <a:ext cx="5" cy="319"/>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576"/>
                            <wps:cNvSpPr>
                              <a:spLocks noChangeArrowheads="1"/>
                            </wps:cNvSpPr>
                            <wps:spPr bwMode="auto">
                              <a:xfrm>
                                <a:off x="7114" y="269"/>
                                <a:ext cx="3" cy="319"/>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577"/>
                            <wps:cNvSpPr>
                              <a:spLocks noChangeArrowheads="1"/>
                            </wps:cNvSpPr>
                            <wps:spPr bwMode="auto">
                              <a:xfrm>
                                <a:off x="7117" y="269"/>
                                <a:ext cx="6" cy="319"/>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578"/>
                            <wps:cNvSpPr>
                              <a:spLocks noChangeArrowheads="1"/>
                            </wps:cNvSpPr>
                            <wps:spPr bwMode="auto">
                              <a:xfrm>
                                <a:off x="7123" y="269"/>
                                <a:ext cx="5" cy="319"/>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579"/>
                            <wps:cNvSpPr>
                              <a:spLocks noChangeArrowheads="1"/>
                            </wps:cNvSpPr>
                            <wps:spPr bwMode="auto">
                              <a:xfrm>
                                <a:off x="7128" y="269"/>
                                <a:ext cx="5" cy="319"/>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580"/>
                            <wps:cNvSpPr>
                              <a:spLocks noChangeArrowheads="1"/>
                            </wps:cNvSpPr>
                            <wps:spPr bwMode="auto">
                              <a:xfrm>
                                <a:off x="7133" y="269"/>
                                <a:ext cx="4" cy="319"/>
                              </a:xfrm>
                              <a:prstGeom prst="rect">
                                <a:avLst/>
                              </a:prstGeom>
                              <a:solidFill>
                                <a:srgbClr val="FFFF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581"/>
                            <wps:cNvSpPr>
                              <a:spLocks noChangeArrowheads="1"/>
                            </wps:cNvSpPr>
                            <wps:spPr bwMode="auto">
                              <a:xfrm>
                                <a:off x="7137" y="269"/>
                                <a:ext cx="5" cy="319"/>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582"/>
                            <wps:cNvSpPr>
                              <a:spLocks noChangeArrowheads="1"/>
                            </wps:cNvSpPr>
                            <wps:spPr bwMode="auto">
                              <a:xfrm>
                                <a:off x="7142" y="269"/>
                                <a:ext cx="5" cy="319"/>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583"/>
                            <wps:cNvSpPr>
                              <a:spLocks noChangeArrowheads="1"/>
                            </wps:cNvSpPr>
                            <wps:spPr bwMode="auto">
                              <a:xfrm>
                                <a:off x="7147" y="269"/>
                                <a:ext cx="5" cy="319"/>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584"/>
                            <wps:cNvSpPr>
                              <a:spLocks noChangeArrowheads="1"/>
                            </wps:cNvSpPr>
                            <wps:spPr bwMode="auto">
                              <a:xfrm>
                                <a:off x="7152" y="269"/>
                                <a:ext cx="4" cy="319"/>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585"/>
                            <wps:cNvSpPr>
                              <a:spLocks noChangeArrowheads="1"/>
                            </wps:cNvSpPr>
                            <wps:spPr bwMode="auto">
                              <a:xfrm>
                                <a:off x="7156" y="269"/>
                                <a:ext cx="5" cy="319"/>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586"/>
                            <wps:cNvSpPr>
                              <a:spLocks noChangeArrowheads="1"/>
                            </wps:cNvSpPr>
                            <wps:spPr bwMode="auto">
                              <a:xfrm>
                                <a:off x="7161" y="269"/>
                                <a:ext cx="5" cy="319"/>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587"/>
                            <wps:cNvSpPr>
                              <a:spLocks noChangeArrowheads="1"/>
                            </wps:cNvSpPr>
                            <wps:spPr bwMode="auto">
                              <a:xfrm>
                                <a:off x="7166" y="269"/>
                                <a:ext cx="6" cy="319"/>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588"/>
                            <wps:cNvSpPr>
                              <a:spLocks noChangeArrowheads="1"/>
                            </wps:cNvSpPr>
                            <wps:spPr bwMode="auto">
                              <a:xfrm>
                                <a:off x="7172" y="269"/>
                                <a:ext cx="3" cy="319"/>
                              </a:xfrm>
                              <a:prstGeom prst="rect">
                                <a:avLst/>
                              </a:prstGeom>
                              <a:solidFill>
                                <a:srgbClr val="FFFF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589"/>
                            <wps:cNvSpPr>
                              <a:spLocks noChangeArrowheads="1"/>
                            </wps:cNvSpPr>
                            <wps:spPr bwMode="auto">
                              <a:xfrm>
                                <a:off x="7175" y="269"/>
                                <a:ext cx="5" cy="319"/>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590"/>
                            <wps:cNvSpPr>
                              <a:spLocks noChangeArrowheads="1"/>
                            </wps:cNvSpPr>
                            <wps:spPr bwMode="auto">
                              <a:xfrm>
                                <a:off x="7180" y="269"/>
                                <a:ext cx="5" cy="319"/>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591"/>
                            <wps:cNvSpPr>
                              <a:spLocks noChangeArrowheads="1"/>
                            </wps:cNvSpPr>
                            <wps:spPr bwMode="auto">
                              <a:xfrm>
                                <a:off x="7185" y="269"/>
                                <a:ext cx="6" cy="319"/>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592"/>
                            <wps:cNvSpPr>
                              <a:spLocks noChangeArrowheads="1"/>
                            </wps:cNvSpPr>
                            <wps:spPr bwMode="auto">
                              <a:xfrm>
                                <a:off x="7191" y="269"/>
                                <a:ext cx="3" cy="319"/>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593"/>
                            <wps:cNvSpPr>
                              <a:spLocks noChangeArrowheads="1"/>
                            </wps:cNvSpPr>
                            <wps:spPr bwMode="auto">
                              <a:xfrm>
                                <a:off x="7194" y="269"/>
                                <a:ext cx="5" cy="319"/>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594"/>
                            <wps:cNvSpPr>
                              <a:spLocks noChangeArrowheads="1"/>
                            </wps:cNvSpPr>
                            <wps:spPr bwMode="auto">
                              <a:xfrm>
                                <a:off x="7199" y="269"/>
                                <a:ext cx="6" cy="319"/>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595"/>
                            <wps:cNvSpPr>
                              <a:spLocks noChangeArrowheads="1"/>
                            </wps:cNvSpPr>
                            <wps:spPr bwMode="auto">
                              <a:xfrm>
                                <a:off x="7205" y="269"/>
                                <a:ext cx="5" cy="319"/>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596"/>
                            <wps:cNvSpPr>
                              <a:spLocks noChangeArrowheads="1"/>
                            </wps:cNvSpPr>
                            <wps:spPr bwMode="auto">
                              <a:xfrm>
                                <a:off x="7210" y="269"/>
                                <a:ext cx="3" cy="319"/>
                              </a:xfrm>
                              <a:prstGeom prst="rect">
                                <a:avLst/>
                              </a:prstGeom>
                              <a:solidFill>
                                <a:srgbClr val="F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597"/>
                            <wps:cNvSpPr>
                              <a:spLocks noChangeArrowheads="1"/>
                            </wps:cNvSpPr>
                            <wps:spPr bwMode="auto">
                              <a:xfrm>
                                <a:off x="7213" y="269"/>
                                <a:ext cx="6" cy="319"/>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598"/>
                            <wps:cNvSpPr>
                              <a:spLocks noChangeArrowheads="1"/>
                            </wps:cNvSpPr>
                            <wps:spPr bwMode="auto">
                              <a:xfrm>
                                <a:off x="7219" y="269"/>
                                <a:ext cx="5" cy="319"/>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599"/>
                            <wps:cNvSpPr>
                              <a:spLocks noChangeArrowheads="1"/>
                            </wps:cNvSpPr>
                            <wps:spPr bwMode="auto">
                              <a:xfrm>
                                <a:off x="7224" y="269"/>
                                <a:ext cx="5" cy="319"/>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600"/>
                            <wps:cNvSpPr>
                              <a:spLocks noChangeArrowheads="1"/>
                            </wps:cNvSpPr>
                            <wps:spPr bwMode="auto">
                              <a:xfrm>
                                <a:off x="7229" y="269"/>
                                <a:ext cx="4" cy="319"/>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601"/>
                            <wps:cNvSpPr>
                              <a:spLocks noChangeArrowheads="1"/>
                            </wps:cNvSpPr>
                            <wps:spPr bwMode="auto">
                              <a:xfrm>
                                <a:off x="7233" y="269"/>
                                <a:ext cx="5" cy="319"/>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602"/>
                            <wps:cNvSpPr>
                              <a:spLocks noChangeArrowheads="1"/>
                            </wps:cNvSpPr>
                            <wps:spPr bwMode="auto">
                              <a:xfrm>
                                <a:off x="7238" y="269"/>
                                <a:ext cx="5" cy="319"/>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603"/>
                            <wps:cNvSpPr>
                              <a:spLocks noChangeArrowheads="1"/>
                            </wps:cNvSpPr>
                            <wps:spPr bwMode="auto">
                              <a:xfrm>
                                <a:off x="7243" y="269"/>
                                <a:ext cx="5" cy="319"/>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604"/>
                            <wps:cNvSpPr>
                              <a:spLocks noChangeArrowheads="1"/>
                            </wps:cNvSpPr>
                            <wps:spPr bwMode="auto">
                              <a:xfrm>
                                <a:off x="7248" y="269"/>
                                <a:ext cx="4" cy="319"/>
                              </a:xfrm>
                              <a:prstGeom prst="rect">
                                <a:avLst/>
                              </a:prstGeom>
                              <a:solidFill>
                                <a:srgbClr val="FF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605"/>
                            <wps:cNvSpPr>
                              <a:spLocks noChangeArrowheads="1"/>
                            </wps:cNvSpPr>
                            <wps:spPr bwMode="auto">
                              <a:xfrm>
                                <a:off x="7252" y="269"/>
                                <a:ext cx="5" cy="319"/>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606"/>
                            <wps:cNvSpPr>
                              <a:spLocks noChangeArrowheads="1"/>
                            </wps:cNvSpPr>
                            <wps:spPr bwMode="auto">
                              <a:xfrm>
                                <a:off x="7257" y="269"/>
                                <a:ext cx="5" cy="319"/>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607"/>
                            <wps:cNvSpPr>
                              <a:spLocks noChangeArrowheads="1"/>
                            </wps:cNvSpPr>
                            <wps:spPr bwMode="auto">
                              <a:xfrm>
                                <a:off x="7262" y="269"/>
                                <a:ext cx="5" cy="319"/>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611" name="Group 809"/>
                          <wpg:cNvGrpSpPr>
                            <a:grpSpLocks/>
                          </wpg:cNvGrpSpPr>
                          <wpg:grpSpPr bwMode="auto">
                            <a:xfrm>
                              <a:off x="4094480" y="170815"/>
                              <a:ext cx="780415" cy="202565"/>
                              <a:chOff x="6448" y="269"/>
                              <a:chExt cx="1229" cy="319"/>
                            </a:xfrm>
                          </wpg:grpSpPr>
                          <wps:wsp>
                            <wps:cNvPr id="612" name="Rectangle 609"/>
                            <wps:cNvSpPr>
                              <a:spLocks noChangeArrowheads="1"/>
                            </wps:cNvSpPr>
                            <wps:spPr bwMode="auto">
                              <a:xfrm>
                                <a:off x="7267" y="269"/>
                                <a:ext cx="4" cy="319"/>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610"/>
                            <wps:cNvSpPr>
                              <a:spLocks noChangeArrowheads="1"/>
                            </wps:cNvSpPr>
                            <wps:spPr bwMode="auto">
                              <a:xfrm>
                                <a:off x="7271" y="269"/>
                                <a:ext cx="5" cy="319"/>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611"/>
                            <wps:cNvSpPr>
                              <a:spLocks noChangeArrowheads="1"/>
                            </wps:cNvSpPr>
                            <wps:spPr bwMode="auto">
                              <a:xfrm>
                                <a:off x="7276" y="269"/>
                                <a:ext cx="5" cy="319"/>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612"/>
                            <wps:cNvSpPr>
                              <a:spLocks noChangeArrowheads="1"/>
                            </wps:cNvSpPr>
                            <wps:spPr bwMode="auto">
                              <a:xfrm>
                                <a:off x="7281" y="269"/>
                                <a:ext cx="6" cy="319"/>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613"/>
                            <wps:cNvSpPr>
                              <a:spLocks noChangeArrowheads="1"/>
                            </wps:cNvSpPr>
                            <wps:spPr bwMode="auto">
                              <a:xfrm>
                                <a:off x="7287" y="269"/>
                                <a:ext cx="3" cy="319"/>
                              </a:xfrm>
                              <a:prstGeom prst="rect">
                                <a:avLst/>
                              </a:prstGeom>
                              <a:solidFill>
                                <a:srgbClr val="FF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614"/>
                            <wps:cNvSpPr>
                              <a:spLocks noChangeArrowheads="1"/>
                            </wps:cNvSpPr>
                            <wps:spPr bwMode="auto">
                              <a:xfrm>
                                <a:off x="7290" y="269"/>
                                <a:ext cx="5" cy="319"/>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615"/>
                            <wps:cNvSpPr>
                              <a:spLocks noChangeArrowheads="1"/>
                            </wps:cNvSpPr>
                            <wps:spPr bwMode="auto">
                              <a:xfrm>
                                <a:off x="7295" y="269"/>
                                <a:ext cx="6" cy="319"/>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616"/>
                            <wps:cNvSpPr>
                              <a:spLocks noChangeArrowheads="1"/>
                            </wps:cNvSpPr>
                            <wps:spPr bwMode="auto">
                              <a:xfrm>
                                <a:off x="7301" y="269"/>
                                <a:ext cx="5" cy="319"/>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617"/>
                            <wps:cNvSpPr>
                              <a:spLocks noChangeArrowheads="1"/>
                            </wps:cNvSpPr>
                            <wps:spPr bwMode="auto">
                              <a:xfrm>
                                <a:off x="7306" y="269"/>
                                <a:ext cx="3" cy="319"/>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618"/>
                            <wps:cNvSpPr>
                              <a:spLocks noChangeArrowheads="1"/>
                            </wps:cNvSpPr>
                            <wps:spPr bwMode="auto">
                              <a:xfrm>
                                <a:off x="7309" y="269"/>
                                <a:ext cx="6" cy="319"/>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619"/>
                            <wps:cNvSpPr>
                              <a:spLocks noChangeArrowheads="1"/>
                            </wps:cNvSpPr>
                            <wps:spPr bwMode="auto">
                              <a:xfrm>
                                <a:off x="7315" y="269"/>
                                <a:ext cx="5" cy="319"/>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620"/>
                            <wps:cNvSpPr>
                              <a:spLocks noChangeArrowheads="1"/>
                            </wps:cNvSpPr>
                            <wps:spPr bwMode="auto">
                              <a:xfrm>
                                <a:off x="7320" y="269"/>
                                <a:ext cx="5" cy="319"/>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621"/>
                            <wps:cNvSpPr>
                              <a:spLocks noChangeArrowheads="1"/>
                            </wps:cNvSpPr>
                            <wps:spPr bwMode="auto">
                              <a:xfrm>
                                <a:off x="7325" y="269"/>
                                <a:ext cx="3" cy="319"/>
                              </a:xfrm>
                              <a:prstGeom prst="rect">
                                <a:avLst/>
                              </a:prstGeom>
                              <a:solidFill>
                                <a:srgbClr val="FFFF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622"/>
                            <wps:cNvSpPr>
                              <a:spLocks noChangeArrowheads="1"/>
                            </wps:cNvSpPr>
                            <wps:spPr bwMode="auto">
                              <a:xfrm>
                                <a:off x="7328" y="269"/>
                                <a:ext cx="6" cy="319"/>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623"/>
                            <wps:cNvSpPr>
                              <a:spLocks noChangeArrowheads="1"/>
                            </wps:cNvSpPr>
                            <wps:spPr bwMode="auto">
                              <a:xfrm>
                                <a:off x="7334" y="269"/>
                                <a:ext cx="5" cy="319"/>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624"/>
                            <wps:cNvSpPr>
                              <a:spLocks noChangeArrowheads="1"/>
                            </wps:cNvSpPr>
                            <wps:spPr bwMode="auto">
                              <a:xfrm>
                                <a:off x="7339" y="269"/>
                                <a:ext cx="5" cy="319"/>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625"/>
                            <wps:cNvSpPr>
                              <a:spLocks noChangeArrowheads="1"/>
                            </wps:cNvSpPr>
                            <wps:spPr bwMode="auto">
                              <a:xfrm>
                                <a:off x="7344" y="269"/>
                                <a:ext cx="4" cy="319"/>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626"/>
                            <wps:cNvSpPr>
                              <a:spLocks noChangeArrowheads="1"/>
                            </wps:cNvSpPr>
                            <wps:spPr bwMode="auto">
                              <a:xfrm>
                                <a:off x="7348" y="269"/>
                                <a:ext cx="5" cy="319"/>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627"/>
                            <wps:cNvSpPr>
                              <a:spLocks noChangeArrowheads="1"/>
                            </wps:cNvSpPr>
                            <wps:spPr bwMode="auto">
                              <a:xfrm>
                                <a:off x="7353" y="269"/>
                                <a:ext cx="5" cy="319"/>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628"/>
                            <wps:cNvSpPr>
                              <a:spLocks noChangeArrowheads="1"/>
                            </wps:cNvSpPr>
                            <wps:spPr bwMode="auto">
                              <a:xfrm>
                                <a:off x="7358" y="269"/>
                                <a:ext cx="5" cy="319"/>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629"/>
                            <wps:cNvSpPr>
                              <a:spLocks noChangeArrowheads="1"/>
                            </wps:cNvSpPr>
                            <wps:spPr bwMode="auto">
                              <a:xfrm>
                                <a:off x="7363" y="269"/>
                                <a:ext cx="4" cy="319"/>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630"/>
                            <wps:cNvSpPr>
                              <a:spLocks noChangeArrowheads="1"/>
                            </wps:cNvSpPr>
                            <wps:spPr bwMode="auto">
                              <a:xfrm>
                                <a:off x="7367" y="269"/>
                                <a:ext cx="5" cy="319"/>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631"/>
                            <wps:cNvSpPr>
                              <a:spLocks noChangeArrowheads="1"/>
                            </wps:cNvSpPr>
                            <wps:spPr bwMode="auto">
                              <a:xfrm>
                                <a:off x="7372" y="269"/>
                                <a:ext cx="5" cy="319"/>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632"/>
                            <wps:cNvSpPr>
                              <a:spLocks noChangeArrowheads="1"/>
                            </wps:cNvSpPr>
                            <wps:spPr bwMode="auto">
                              <a:xfrm>
                                <a:off x="7377" y="269"/>
                                <a:ext cx="6" cy="319"/>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3"/>
                            <wps:cNvSpPr>
                              <a:spLocks noChangeArrowheads="1"/>
                            </wps:cNvSpPr>
                            <wps:spPr bwMode="auto">
                              <a:xfrm>
                                <a:off x="7383" y="269"/>
                                <a:ext cx="5" cy="319"/>
                              </a:xfrm>
                              <a:prstGeom prst="rect">
                                <a:avLst/>
                              </a:prstGeom>
                              <a:solidFill>
                                <a:srgbClr val="FFFF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634"/>
                            <wps:cNvSpPr>
                              <a:spLocks noChangeArrowheads="1"/>
                            </wps:cNvSpPr>
                            <wps:spPr bwMode="auto">
                              <a:xfrm>
                                <a:off x="7388" y="269"/>
                                <a:ext cx="5" cy="319"/>
                              </a:xfrm>
                              <a:prstGeom prst="rect">
                                <a:avLst/>
                              </a:prstGeom>
                              <a:solidFill>
                                <a:srgbClr val="FF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635"/>
                            <wps:cNvSpPr>
                              <a:spLocks noChangeArrowheads="1"/>
                            </wps:cNvSpPr>
                            <wps:spPr bwMode="auto">
                              <a:xfrm>
                                <a:off x="7393" y="269"/>
                                <a:ext cx="3" cy="319"/>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636"/>
                            <wps:cNvSpPr>
                              <a:spLocks noChangeArrowheads="1"/>
                            </wps:cNvSpPr>
                            <wps:spPr bwMode="auto">
                              <a:xfrm>
                                <a:off x="7396" y="269"/>
                                <a:ext cx="6" cy="319"/>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637"/>
                            <wps:cNvSpPr>
                              <a:spLocks noChangeArrowheads="1"/>
                            </wps:cNvSpPr>
                            <wps:spPr bwMode="auto">
                              <a:xfrm>
                                <a:off x="7402" y="269"/>
                                <a:ext cx="5" cy="319"/>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638"/>
                            <wps:cNvSpPr>
                              <a:spLocks noChangeArrowheads="1"/>
                            </wps:cNvSpPr>
                            <wps:spPr bwMode="auto">
                              <a:xfrm>
                                <a:off x="7407" y="269"/>
                                <a:ext cx="5" cy="319"/>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639"/>
                            <wps:cNvSpPr>
                              <a:spLocks noChangeArrowheads="1"/>
                            </wps:cNvSpPr>
                            <wps:spPr bwMode="auto">
                              <a:xfrm>
                                <a:off x="7412" y="269"/>
                                <a:ext cx="5" cy="319"/>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640"/>
                            <wps:cNvSpPr>
                              <a:spLocks noChangeArrowheads="1"/>
                            </wps:cNvSpPr>
                            <wps:spPr bwMode="auto">
                              <a:xfrm>
                                <a:off x="7417" y="269"/>
                                <a:ext cx="6" cy="319"/>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641"/>
                            <wps:cNvSpPr>
                              <a:spLocks noChangeArrowheads="1"/>
                            </wps:cNvSpPr>
                            <wps:spPr bwMode="auto">
                              <a:xfrm>
                                <a:off x="7423" y="269"/>
                                <a:ext cx="3" cy="319"/>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642"/>
                            <wps:cNvSpPr>
                              <a:spLocks noChangeArrowheads="1"/>
                            </wps:cNvSpPr>
                            <wps:spPr bwMode="auto">
                              <a:xfrm>
                                <a:off x="7426" y="269"/>
                                <a:ext cx="5" cy="319"/>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643"/>
                            <wps:cNvSpPr>
                              <a:spLocks noChangeArrowheads="1"/>
                            </wps:cNvSpPr>
                            <wps:spPr bwMode="auto">
                              <a:xfrm>
                                <a:off x="7431" y="269"/>
                                <a:ext cx="6" cy="319"/>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644"/>
                            <wps:cNvSpPr>
                              <a:spLocks noChangeArrowheads="1"/>
                            </wps:cNvSpPr>
                            <wps:spPr bwMode="auto">
                              <a:xfrm>
                                <a:off x="7437" y="269"/>
                                <a:ext cx="5" cy="319"/>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Rectangle 645"/>
                            <wps:cNvSpPr>
                              <a:spLocks noChangeArrowheads="1"/>
                            </wps:cNvSpPr>
                            <wps:spPr bwMode="auto">
                              <a:xfrm>
                                <a:off x="7442" y="269"/>
                                <a:ext cx="5" cy="319"/>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 name="Rectangle 646"/>
                            <wps:cNvSpPr>
                              <a:spLocks noChangeArrowheads="1"/>
                            </wps:cNvSpPr>
                            <wps:spPr bwMode="auto">
                              <a:xfrm>
                                <a:off x="7447" y="269"/>
                                <a:ext cx="5" cy="319"/>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Rectangle 647"/>
                            <wps:cNvSpPr>
                              <a:spLocks noChangeArrowheads="1"/>
                            </wps:cNvSpPr>
                            <wps:spPr bwMode="auto">
                              <a:xfrm>
                                <a:off x="7452" y="269"/>
                                <a:ext cx="4" cy="319"/>
                              </a:xfrm>
                              <a:prstGeom prst="rect">
                                <a:avLst/>
                              </a:prstGeom>
                              <a:solidFill>
                                <a:srgbClr val="FFFF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Rectangle 648"/>
                            <wps:cNvSpPr>
                              <a:spLocks noChangeArrowheads="1"/>
                            </wps:cNvSpPr>
                            <wps:spPr bwMode="auto">
                              <a:xfrm>
                                <a:off x="7456" y="269"/>
                                <a:ext cx="5" cy="319"/>
                              </a:xfrm>
                              <a:prstGeom prst="rect">
                                <a:avLst/>
                              </a:prstGeom>
                              <a:solidFill>
                                <a:srgbClr val="FFFF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Rectangle 649"/>
                            <wps:cNvSpPr>
                              <a:spLocks noChangeArrowheads="1"/>
                            </wps:cNvSpPr>
                            <wps:spPr bwMode="auto">
                              <a:xfrm>
                                <a:off x="7461" y="269"/>
                                <a:ext cx="5" cy="319"/>
                              </a:xfrm>
                              <a:prstGeom prst="rect">
                                <a:avLst/>
                              </a:prstGeom>
                              <a:solidFill>
                                <a:srgbClr val="FFFF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650"/>
                            <wps:cNvSpPr>
                              <a:spLocks noChangeArrowheads="1"/>
                            </wps:cNvSpPr>
                            <wps:spPr bwMode="auto">
                              <a:xfrm>
                                <a:off x="7466" y="269"/>
                                <a:ext cx="5" cy="319"/>
                              </a:xfrm>
                              <a:prstGeom prst="rect">
                                <a:avLst/>
                              </a:prstGeom>
                              <a:solidFill>
                                <a:srgbClr val="FFF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651"/>
                            <wps:cNvSpPr>
                              <a:spLocks noChangeArrowheads="1"/>
                            </wps:cNvSpPr>
                            <wps:spPr bwMode="auto">
                              <a:xfrm>
                                <a:off x="7471" y="269"/>
                                <a:ext cx="4" cy="319"/>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652"/>
                            <wps:cNvSpPr>
                              <a:spLocks noChangeArrowheads="1"/>
                            </wps:cNvSpPr>
                            <wps:spPr bwMode="auto">
                              <a:xfrm>
                                <a:off x="7475" y="269"/>
                                <a:ext cx="5" cy="319"/>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653"/>
                            <wps:cNvSpPr>
                              <a:spLocks noChangeArrowheads="1"/>
                            </wps:cNvSpPr>
                            <wps:spPr bwMode="auto">
                              <a:xfrm>
                                <a:off x="7480" y="269"/>
                                <a:ext cx="5" cy="319"/>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654"/>
                            <wps:cNvSpPr>
                              <a:spLocks noChangeArrowheads="1"/>
                            </wps:cNvSpPr>
                            <wps:spPr bwMode="auto">
                              <a:xfrm>
                                <a:off x="7485" y="269"/>
                                <a:ext cx="6" cy="319"/>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655"/>
                            <wps:cNvSpPr>
                              <a:spLocks noChangeArrowheads="1"/>
                            </wps:cNvSpPr>
                            <wps:spPr bwMode="auto">
                              <a:xfrm>
                                <a:off x="7491" y="269"/>
                                <a:ext cx="3" cy="319"/>
                              </a:xfrm>
                              <a:prstGeom prst="rect">
                                <a:avLst/>
                              </a:prstGeom>
                              <a:solidFill>
                                <a:srgbClr val="FFFF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656"/>
                            <wps:cNvSpPr>
                              <a:spLocks noChangeArrowheads="1"/>
                            </wps:cNvSpPr>
                            <wps:spPr bwMode="auto">
                              <a:xfrm>
                                <a:off x="7494" y="269"/>
                                <a:ext cx="5" cy="319"/>
                              </a:xfrm>
                              <a:prstGeom prst="rect">
                                <a:avLst/>
                              </a:prstGeom>
                              <a:solidFill>
                                <a:srgbClr val="FFFF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657"/>
                            <wps:cNvSpPr>
                              <a:spLocks noChangeArrowheads="1"/>
                            </wps:cNvSpPr>
                            <wps:spPr bwMode="auto">
                              <a:xfrm>
                                <a:off x="7499" y="269"/>
                                <a:ext cx="6" cy="319"/>
                              </a:xfrm>
                              <a:prstGeom prst="rect">
                                <a:avLst/>
                              </a:prstGeom>
                              <a:solidFill>
                                <a:srgbClr val="FFFF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658"/>
                            <wps:cNvSpPr>
                              <a:spLocks noChangeArrowheads="1"/>
                            </wps:cNvSpPr>
                            <wps:spPr bwMode="auto">
                              <a:xfrm>
                                <a:off x="7505" y="269"/>
                                <a:ext cx="5" cy="31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659"/>
                            <wps:cNvSpPr>
                              <a:spLocks noChangeArrowheads="1"/>
                            </wps:cNvSpPr>
                            <wps:spPr bwMode="auto">
                              <a:xfrm>
                                <a:off x="7510" y="269"/>
                                <a:ext cx="3" cy="319"/>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660"/>
                            <wps:cNvSpPr>
                              <a:spLocks noChangeArrowheads="1"/>
                            </wps:cNvSpPr>
                            <wps:spPr bwMode="auto">
                              <a:xfrm>
                                <a:off x="7513" y="269"/>
                                <a:ext cx="6" cy="319"/>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661"/>
                            <wps:cNvSpPr>
                              <a:spLocks noChangeArrowheads="1"/>
                            </wps:cNvSpPr>
                            <wps:spPr bwMode="auto">
                              <a:xfrm>
                                <a:off x="7519" y="269"/>
                                <a:ext cx="5" cy="319"/>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662"/>
                            <wps:cNvSpPr>
                              <a:spLocks noChangeArrowheads="1"/>
                            </wps:cNvSpPr>
                            <wps:spPr bwMode="auto">
                              <a:xfrm>
                                <a:off x="7524" y="269"/>
                                <a:ext cx="5" cy="319"/>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663"/>
                            <wps:cNvSpPr>
                              <a:spLocks noChangeArrowheads="1"/>
                            </wps:cNvSpPr>
                            <wps:spPr bwMode="auto">
                              <a:xfrm>
                                <a:off x="7529" y="269"/>
                                <a:ext cx="4" cy="319"/>
                              </a:xfrm>
                              <a:prstGeom prst="rect">
                                <a:avLst/>
                              </a:prstGeom>
                              <a:solidFill>
                                <a:srgbClr val="FFFF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4"/>
                            <wps:cNvSpPr>
                              <a:spLocks noChangeArrowheads="1"/>
                            </wps:cNvSpPr>
                            <wps:spPr bwMode="auto">
                              <a:xfrm>
                                <a:off x="7533" y="269"/>
                                <a:ext cx="5" cy="319"/>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665"/>
                            <wps:cNvSpPr>
                              <a:spLocks noChangeArrowheads="1"/>
                            </wps:cNvSpPr>
                            <wps:spPr bwMode="auto">
                              <a:xfrm>
                                <a:off x="7538" y="269"/>
                                <a:ext cx="5" cy="319"/>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666"/>
                            <wps:cNvSpPr>
                              <a:spLocks noChangeArrowheads="1"/>
                            </wps:cNvSpPr>
                            <wps:spPr bwMode="auto">
                              <a:xfrm>
                                <a:off x="7543" y="269"/>
                                <a:ext cx="5" cy="319"/>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667"/>
                            <wps:cNvSpPr>
                              <a:spLocks noChangeArrowheads="1"/>
                            </wps:cNvSpPr>
                            <wps:spPr bwMode="auto">
                              <a:xfrm>
                                <a:off x="7548" y="269"/>
                                <a:ext cx="4" cy="319"/>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668"/>
                            <wps:cNvSpPr>
                              <a:spLocks noChangeArrowheads="1"/>
                            </wps:cNvSpPr>
                            <wps:spPr bwMode="auto">
                              <a:xfrm>
                                <a:off x="7552" y="269"/>
                                <a:ext cx="5" cy="31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669"/>
                            <wps:cNvSpPr>
                              <a:spLocks noChangeArrowheads="1"/>
                            </wps:cNvSpPr>
                            <wps:spPr bwMode="auto">
                              <a:xfrm>
                                <a:off x="7557" y="269"/>
                                <a:ext cx="5" cy="319"/>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670"/>
                            <wps:cNvSpPr>
                              <a:spLocks noChangeArrowheads="1"/>
                            </wps:cNvSpPr>
                            <wps:spPr bwMode="auto">
                              <a:xfrm>
                                <a:off x="7562" y="269"/>
                                <a:ext cx="5" cy="319"/>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671"/>
                            <wps:cNvSpPr>
                              <a:spLocks noChangeArrowheads="1"/>
                            </wps:cNvSpPr>
                            <wps:spPr bwMode="auto">
                              <a:xfrm>
                                <a:off x="7567" y="269"/>
                                <a:ext cx="4" cy="319"/>
                              </a:xfrm>
                              <a:prstGeom prst="rect">
                                <a:avLst/>
                              </a:prstGeom>
                              <a:solidFill>
                                <a:srgbClr val="FFFF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672"/>
                            <wps:cNvSpPr>
                              <a:spLocks noChangeArrowheads="1"/>
                            </wps:cNvSpPr>
                            <wps:spPr bwMode="auto">
                              <a:xfrm>
                                <a:off x="7571" y="269"/>
                                <a:ext cx="5" cy="319"/>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673"/>
                            <wps:cNvSpPr>
                              <a:spLocks noChangeArrowheads="1"/>
                            </wps:cNvSpPr>
                            <wps:spPr bwMode="auto">
                              <a:xfrm>
                                <a:off x="7576" y="269"/>
                                <a:ext cx="5" cy="319"/>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674"/>
                            <wps:cNvSpPr>
                              <a:spLocks noChangeArrowheads="1"/>
                            </wps:cNvSpPr>
                            <wps:spPr bwMode="auto">
                              <a:xfrm>
                                <a:off x="7581" y="269"/>
                                <a:ext cx="6" cy="319"/>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675"/>
                            <wps:cNvSpPr>
                              <a:spLocks noChangeArrowheads="1"/>
                            </wps:cNvSpPr>
                            <wps:spPr bwMode="auto">
                              <a:xfrm>
                                <a:off x="7587" y="269"/>
                                <a:ext cx="3" cy="319"/>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676"/>
                            <wps:cNvSpPr>
                              <a:spLocks noChangeArrowheads="1"/>
                            </wps:cNvSpPr>
                            <wps:spPr bwMode="auto">
                              <a:xfrm>
                                <a:off x="7590" y="269"/>
                                <a:ext cx="5" cy="319"/>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677"/>
                            <wps:cNvSpPr>
                              <a:spLocks noChangeArrowheads="1"/>
                            </wps:cNvSpPr>
                            <wps:spPr bwMode="auto">
                              <a:xfrm>
                                <a:off x="7595" y="269"/>
                                <a:ext cx="6" cy="319"/>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678"/>
                            <wps:cNvSpPr>
                              <a:spLocks noChangeArrowheads="1"/>
                            </wps:cNvSpPr>
                            <wps:spPr bwMode="auto">
                              <a:xfrm>
                                <a:off x="7601" y="269"/>
                                <a:ext cx="5" cy="319"/>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679"/>
                            <wps:cNvSpPr>
                              <a:spLocks noChangeArrowheads="1"/>
                            </wps:cNvSpPr>
                            <wps:spPr bwMode="auto">
                              <a:xfrm>
                                <a:off x="7606" y="269"/>
                                <a:ext cx="3" cy="319"/>
                              </a:xfrm>
                              <a:prstGeom prst="rect">
                                <a:avLst/>
                              </a:prstGeom>
                              <a:solidFill>
                                <a:srgbClr val="FF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680"/>
                            <wps:cNvSpPr>
                              <a:spLocks noChangeArrowheads="1"/>
                            </wps:cNvSpPr>
                            <wps:spPr bwMode="auto">
                              <a:xfrm>
                                <a:off x="7609" y="269"/>
                                <a:ext cx="6" cy="319"/>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681"/>
                            <wps:cNvSpPr>
                              <a:spLocks noChangeArrowheads="1"/>
                            </wps:cNvSpPr>
                            <wps:spPr bwMode="auto">
                              <a:xfrm>
                                <a:off x="7615" y="269"/>
                                <a:ext cx="5" cy="319"/>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682"/>
                            <wps:cNvSpPr>
                              <a:spLocks noChangeArrowheads="1"/>
                            </wps:cNvSpPr>
                            <wps:spPr bwMode="auto">
                              <a:xfrm>
                                <a:off x="7620" y="269"/>
                                <a:ext cx="5" cy="319"/>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683"/>
                            <wps:cNvSpPr>
                              <a:spLocks noChangeArrowheads="1"/>
                            </wps:cNvSpPr>
                            <wps:spPr bwMode="auto">
                              <a:xfrm>
                                <a:off x="7625" y="269"/>
                                <a:ext cx="3" cy="319"/>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684"/>
                            <wps:cNvSpPr>
                              <a:spLocks noChangeArrowheads="1"/>
                            </wps:cNvSpPr>
                            <wps:spPr bwMode="auto">
                              <a:xfrm>
                                <a:off x="7628" y="269"/>
                                <a:ext cx="6" cy="319"/>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685"/>
                            <wps:cNvSpPr>
                              <a:spLocks noChangeArrowheads="1"/>
                            </wps:cNvSpPr>
                            <wps:spPr bwMode="auto">
                              <a:xfrm>
                                <a:off x="7634" y="269"/>
                                <a:ext cx="5" cy="319"/>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686"/>
                            <wps:cNvSpPr>
                              <a:spLocks noChangeArrowheads="1"/>
                            </wps:cNvSpPr>
                            <wps:spPr bwMode="auto">
                              <a:xfrm>
                                <a:off x="7639" y="269"/>
                                <a:ext cx="5" cy="319"/>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687"/>
                            <wps:cNvSpPr>
                              <a:spLocks noChangeArrowheads="1"/>
                            </wps:cNvSpPr>
                            <wps:spPr bwMode="auto">
                              <a:xfrm>
                                <a:off x="7644" y="269"/>
                                <a:ext cx="4" cy="319"/>
                              </a:xfrm>
                              <a:prstGeom prst="rect">
                                <a:avLst/>
                              </a:prstGeom>
                              <a:solidFill>
                                <a:srgbClr val="FF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688"/>
                            <wps:cNvSpPr>
                              <a:spLocks noChangeArrowheads="1"/>
                            </wps:cNvSpPr>
                            <wps:spPr bwMode="auto">
                              <a:xfrm>
                                <a:off x="7648" y="269"/>
                                <a:ext cx="5" cy="319"/>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689"/>
                            <wps:cNvSpPr>
                              <a:spLocks noChangeArrowheads="1"/>
                            </wps:cNvSpPr>
                            <wps:spPr bwMode="auto">
                              <a:xfrm>
                                <a:off x="7653" y="269"/>
                                <a:ext cx="5" cy="319"/>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Rectangle 690"/>
                            <wps:cNvSpPr>
                              <a:spLocks noChangeArrowheads="1"/>
                            </wps:cNvSpPr>
                            <wps:spPr bwMode="auto">
                              <a:xfrm>
                                <a:off x="7658" y="269"/>
                                <a:ext cx="5" cy="319"/>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Rectangle 691"/>
                            <wps:cNvSpPr>
                              <a:spLocks noChangeArrowheads="1"/>
                            </wps:cNvSpPr>
                            <wps:spPr bwMode="auto">
                              <a:xfrm>
                                <a:off x="7663" y="269"/>
                                <a:ext cx="4" cy="319"/>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692"/>
                            <wps:cNvSpPr>
                              <a:spLocks noChangeArrowheads="1"/>
                            </wps:cNvSpPr>
                            <wps:spPr bwMode="auto">
                              <a:xfrm>
                                <a:off x="7667" y="269"/>
                                <a:ext cx="5" cy="319"/>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693"/>
                            <wps:cNvSpPr>
                              <a:spLocks noChangeArrowheads="1"/>
                            </wps:cNvSpPr>
                            <wps:spPr bwMode="auto">
                              <a:xfrm>
                                <a:off x="7672" y="269"/>
                                <a:ext cx="5" cy="319"/>
                              </a:xfrm>
                              <a:prstGeom prst="rect">
                                <a:avLst/>
                              </a:prstGeom>
                              <a:solidFill>
                                <a:srgbClr val="FFFF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Freeform 694"/>
                            <wps:cNvSpPr>
                              <a:spLocks/>
                            </wps:cNvSpPr>
                            <wps:spPr bwMode="auto">
                              <a:xfrm>
                                <a:off x="6451" y="272"/>
                                <a:ext cx="1226" cy="314"/>
                              </a:xfrm>
                              <a:custGeom>
                                <a:avLst/>
                                <a:gdLst>
                                  <a:gd name="T0" fmla="*/ 0 w 1226"/>
                                  <a:gd name="T1" fmla="*/ 157 h 314"/>
                                  <a:gd name="T2" fmla="*/ 769 w 1226"/>
                                  <a:gd name="T3" fmla="*/ 0 h 314"/>
                                  <a:gd name="T4" fmla="*/ 652 w 1226"/>
                                  <a:gd name="T5" fmla="*/ 220 h 314"/>
                                  <a:gd name="T6" fmla="*/ 1226 w 1226"/>
                                  <a:gd name="T7" fmla="*/ 157 h 314"/>
                                  <a:gd name="T8" fmla="*/ 455 w 1226"/>
                                  <a:gd name="T9" fmla="*/ 314 h 314"/>
                                  <a:gd name="T10" fmla="*/ 574 w 1226"/>
                                  <a:gd name="T11" fmla="*/ 94 h 314"/>
                                  <a:gd name="T12" fmla="*/ 0 w 1226"/>
                                  <a:gd name="T13" fmla="*/ 157 h 314"/>
                                  <a:gd name="T14" fmla="*/ 0 w 1226"/>
                                  <a:gd name="T15" fmla="*/ 157 h 3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26" h="314">
                                    <a:moveTo>
                                      <a:pt x="0" y="157"/>
                                    </a:moveTo>
                                    <a:lnTo>
                                      <a:pt x="769" y="0"/>
                                    </a:lnTo>
                                    <a:lnTo>
                                      <a:pt x="652" y="220"/>
                                    </a:lnTo>
                                    <a:lnTo>
                                      <a:pt x="1226" y="157"/>
                                    </a:lnTo>
                                    <a:lnTo>
                                      <a:pt x="455" y="314"/>
                                    </a:lnTo>
                                    <a:lnTo>
                                      <a:pt x="574" y="94"/>
                                    </a:lnTo>
                                    <a:lnTo>
                                      <a:pt x="0" y="157"/>
                                    </a:lnTo>
                                    <a:lnTo>
                                      <a:pt x="0" y="15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8" name="Freeform 695"/>
                            <wps:cNvSpPr>
                              <a:spLocks/>
                            </wps:cNvSpPr>
                            <wps:spPr bwMode="auto">
                              <a:xfrm>
                                <a:off x="6451" y="272"/>
                                <a:ext cx="1226" cy="314"/>
                              </a:xfrm>
                              <a:custGeom>
                                <a:avLst/>
                                <a:gdLst>
                                  <a:gd name="T0" fmla="*/ 0 w 1226"/>
                                  <a:gd name="T1" fmla="*/ 157 h 314"/>
                                  <a:gd name="T2" fmla="*/ 769 w 1226"/>
                                  <a:gd name="T3" fmla="*/ 0 h 314"/>
                                  <a:gd name="T4" fmla="*/ 652 w 1226"/>
                                  <a:gd name="T5" fmla="*/ 220 h 314"/>
                                  <a:gd name="T6" fmla="*/ 1226 w 1226"/>
                                  <a:gd name="T7" fmla="*/ 157 h 314"/>
                                  <a:gd name="T8" fmla="*/ 455 w 1226"/>
                                  <a:gd name="T9" fmla="*/ 314 h 314"/>
                                  <a:gd name="T10" fmla="*/ 574 w 1226"/>
                                  <a:gd name="T11" fmla="*/ 94 h 314"/>
                                  <a:gd name="T12" fmla="*/ 0 w 1226"/>
                                  <a:gd name="T13" fmla="*/ 157 h 314"/>
                                  <a:gd name="T14" fmla="*/ 0 w 1226"/>
                                  <a:gd name="T15" fmla="*/ 157 h 3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26" h="314">
                                    <a:moveTo>
                                      <a:pt x="0" y="157"/>
                                    </a:moveTo>
                                    <a:lnTo>
                                      <a:pt x="769" y="0"/>
                                    </a:lnTo>
                                    <a:lnTo>
                                      <a:pt x="652" y="220"/>
                                    </a:lnTo>
                                    <a:lnTo>
                                      <a:pt x="1226" y="157"/>
                                    </a:lnTo>
                                    <a:lnTo>
                                      <a:pt x="455" y="314"/>
                                    </a:lnTo>
                                    <a:lnTo>
                                      <a:pt x="574" y="94"/>
                                    </a:lnTo>
                                    <a:lnTo>
                                      <a:pt x="0" y="157"/>
                                    </a:lnTo>
                                    <a:lnTo>
                                      <a:pt x="0"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Rectangle 696"/>
                            <wps:cNvSpPr>
                              <a:spLocks noChangeArrowheads="1"/>
                            </wps:cNvSpPr>
                            <wps:spPr bwMode="auto">
                              <a:xfrm>
                                <a:off x="6448" y="269"/>
                                <a:ext cx="5"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697"/>
                            <wps:cNvSpPr>
                              <a:spLocks noChangeArrowheads="1"/>
                            </wps:cNvSpPr>
                            <wps:spPr bwMode="auto">
                              <a:xfrm>
                                <a:off x="6453" y="269"/>
                                <a:ext cx="5" cy="319"/>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698"/>
                            <wps:cNvSpPr>
                              <a:spLocks noChangeArrowheads="1"/>
                            </wps:cNvSpPr>
                            <wps:spPr bwMode="auto">
                              <a:xfrm>
                                <a:off x="6458" y="269"/>
                                <a:ext cx="5" cy="319"/>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699"/>
                            <wps:cNvSpPr>
                              <a:spLocks noChangeArrowheads="1"/>
                            </wps:cNvSpPr>
                            <wps:spPr bwMode="auto">
                              <a:xfrm>
                                <a:off x="6463" y="269"/>
                                <a:ext cx="4" cy="319"/>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700"/>
                            <wps:cNvSpPr>
                              <a:spLocks noChangeArrowheads="1"/>
                            </wps:cNvSpPr>
                            <wps:spPr bwMode="auto">
                              <a:xfrm>
                                <a:off x="6467" y="269"/>
                                <a:ext cx="5" cy="319"/>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701"/>
                            <wps:cNvSpPr>
                              <a:spLocks noChangeArrowheads="1"/>
                            </wps:cNvSpPr>
                            <wps:spPr bwMode="auto">
                              <a:xfrm>
                                <a:off x="6472" y="269"/>
                                <a:ext cx="5" cy="319"/>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702"/>
                            <wps:cNvSpPr>
                              <a:spLocks noChangeArrowheads="1"/>
                            </wps:cNvSpPr>
                            <wps:spPr bwMode="auto">
                              <a:xfrm>
                                <a:off x="6477" y="269"/>
                                <a:ext cx="6" cy="319"/>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703"/>
                            <wps:cNvSpPr>
                              <a:spLocks noChangeArrowheads="1"/>
                            </wps:cNvSpPr>
                            <wps:spPr bwMode="auto">
                              <a:xfrm>
                                <a:off x="6483" y="269"/>
                                <a:ext cx="3" cy="319"/>
                              </a:xfrm>
                              <a:prstGeom prst="rect">
                                <a:avLst/>
                              </a:prstGeom>
                              <a:solidFill>
                                <a:srgbClr val="FF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704"/>
                            <wps:cNvSpPr>
                              <a:spLocks noChangeArrowheads="1"/>
                            </wps:cNvSpPr>
                            <wps:spPr bwMode="auto">
                              <a:xfrm>
                                <a:off x="6486" y="269"/>
                                <a:ext cx="5" cy="319"/>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705"/>
                            <wps:cNvSpPr>
                              <a:spLocks noChangeArrowheads="1"/>
                            </wps:cNvSpPr>
                            <wps:spPr bwMode="auto">
                              <a:xfrm>
                                <a:off x="6491" y="269"/>
                                <a:ext cx="6" cy="319"/>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706"/>
                            <wps:cNvSpPr>
                              <a:spLocks noChangeArrowheads="1"/>
                            </wps:cNvSpPr>
                            <wps:spPr bwMode="auto">
                              <a:xfrm>
                                <a:off x="6497" y="269"/>
                                <a:ext cx="5" cy="319"/>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707"/>
                            <wps:cNvSpPr>
                              <a:spLocks noChangeArrowheads="1"/>
                            </wps:cNvSpPr>
                            <wps:spPr bwMode="auto">
                              <a:xfrm>
                                <a:off x="6502" y="269"/>
                                <a:ext cx="3" cy="319"/>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708"/>
                            <wps:cNvSpPr>
                              <a:spLocks noChangeArrowheads="1"/>
                            </wps:cNvSpPr>
                            <wps:spPr bwMode="auto">
                              <a:xfrm>
                                <a:off x="6505" y="269"/>
                                <a:ext cx="6" cy="319"/>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709"/>
                            <wps:cNvSpPr>
                              <a:spLocks noChangeArrowheads="1"/>
                            </wps:cNvSpPr>
                            <wps:spPr bwMode="auto">
                              <a:xfrm>
                                <a:off x="6511" y="269"/>
                                <a:ext cx="5" cy="319"/>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710"/>
                            <wps:cNvSpPr>
                              <a:spLocks noChangeArrowheads="1"/>
                            </wps:cNvSpPr>
                            <wps:spPr bwMode="auto">
                              <a:xfrm>
                                <a:off x="6516" y="269"/>
                                <a:ext cx="5" cy="319"/>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711"/>
                            <wps:cNvSpPr>
                              <a:spLocks noChangeArrowheads="1"/>
                            </wps:cNvSpPr>
                            <wps:spPr bwMode="auto">
                              <a:xfrm>
                                <a:off x="6521" y="269"/>
                                <a:ext cx="5" cy="319"/>
                              </a:xfrm>
                              <a:prstGeom prst="rect">
                                <a:avLst/>
                              </a:prstGeom>
                              <a:solidFill>
                                <a:srgbClr val="FF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712"/>
                            <wps:cNvSpPr>
                              <a:spLocks noChangeArrowheads="1"/>
                            </wps:cNvSpPr>
                            <wps:spPr bwMode="auto">
                              <a:xfrm>
                                <a:off x="6526" y="269"/>
                                <a:ext cx="4" cy="319"/>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713"/>
                            <wps:cNvSpPr>
                              <a:spLocks noChangeArrowheads="1"/>
                            </wps:cNvSpPr>
                            <wps:spPr bwMode="auto">
                              <a:xfrm>
                                <a:off x="6530" y="269"/>
                                <a:ext cx="5" cy="319"/>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714"/>
                            <wps:cNvSpPr>
                              <a:spLocks noChangeArrowheads="1"/>
                            </wps:cNvSpPr>
                            <wps:spPr bwMode="auto">
                              <a:xfrm>
                                <a:off x="6535" y="269"/>
                                <a:ext cx="5" cy="319"/>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715"/>
                            <wps:cNvSpPr>
                              <a:spLocks noChangeArrowheads="1"/>
                            </wps:cNvSpPr>
                            <wps:spPr bwMode="auto">
                              <a:xfrm>
                                <a:off x="6540" y="269"/>
                                <a:ext cx="5" cy="319"/>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716"/>
                            <wps:cNvSpPr>
                              <a:spLocks noChangeArrowheads="1"/>
                            </wps:cNvSpPr>
                            <wps:spPr bwMode="auto">
                              <a:xfrm>
                                <a:off x="6545" y="269"/>
                                <a:ext cx="4" cy="319"/>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717"/>
                            <wps:cNvSpPr>
                              <a:spLocks noChangeArrowheads="1"/>
                            </wps:cNvSpPr>
                            <wps:spPr bwMode="auto">
                              <a:xfrm>
                                <a:off x="6549" y="269"/>
                                <a:ext cx="5" cy="319"/>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718"/>
                            <wps:cNvSpPr>
                              <a:spLocks noChangeArrowheads="1"/>
                            </wps:cNvSpPr>
                            <wps:spPr bwMode="auto">
                              <a:xfrm>
                                <a:off x="6554" y="269"/>
                                <a:ext cx="5" cy="319"/>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719"/>
                            <wps:cNvSpPr>
                              <a:spLocks noChangeArrowheads="1"/>
                            </wps:cNvSpPr>
                            <wps:spPr bwMode="auto">
                              <a:xfrm>
                                <a:off x="6559" y="269"/>
                                <a:ext cx="6" cy="319"/>
                              </a:xfrm>
                              <a:prstGeom prst="rect">
                                <a:avLst/>
                              </a:prstGeom>
                              <a:solidFill>
                                <a:srgbClr val="FFFF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720"/>
                            <wps:cNvSpPr>
                              <a:spLocks noChangeArrowheads="1"/>
                            </wps:cNvSpPr>
                            <wps:spPr bwMode="auto">
                              <a:xfrm>
                                <a:off x="6565" y="269"/>
                                <a:ext cx="3" cy="319"/>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721"/>
                            <wps:cNvSpPr>
                              <a:spLocks noChangeArrowheads="1"/>
                            </wps:cNvSpPr>
                            <wps:spPr bwMode="auto">
                              <a:xfrm>
                                <a:off x="6568" y="269"/>
                                <a:ext cx="5" cy="319"/>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722"/>
                            <wps:cNvSpPr>
                              <a:spLocks noChangeArrowheads="1"/>
                            </wps:cNvSpPr>
                            <wps:spPr bwMode="auto">
                              <a:xfrm>
                                <a:off x="6573" y="269"/>
                                <a:ext cx="6" cy="31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723"/>
                            <wps:cNvSpPr>
                              <a:spLocks noChangeArrowheads="1"/>
                            </wps:cNvSpPr>
                            <wps:spPr bwMode="auto">
                              <a:xfrm>
                                <a:off x="6579" y="269"/>
                                <a:ext cx="5" cy="319"/>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724"/>
                            <wps:cNvSpPr>
                              <a:spLocks noChangeArrowheads="1"/>
                            </wps:cNvSpPr>
                            <wps:spPr bwMode="auto">
                              <a:xfrm>
                                <a:off x="6584" y="269"/>
                                <a:ext cx="3" cy="319"/>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725"/>
                            <wps:cNvSpPr>
                              <a:spLocks noChangeArrowheads="1"/>
                            </wps:cNvSpPr>
                            <wps:spPr bwMode="auto">
                              <a:xfrm>
                                <a:off x="6587" y="269"/>
                                <a:ext cx="5" cy="319"/>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726"/>
                            <wps:cNvSpPr>
                              <a:spLocks noChangeArrowheads="1"/>
                            </wps:cNvSpPr>
                            <wps:spPr bwMode="auto">
                              <a:xfrm>
                                <a:off x="6592" y="269"/>
                                <a:ext cx="6" cy="319"/>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727"/>
                            <wps:cNvSpPr>
                              <a:spLocks noChangeArrowheads="1"/>
                            </wps:cNvSpPr>
                            <wps:spPr bwMode="auto">
                              <a:xfrm>
                                <a:off x="6598" y="269"/>
                                <a:ext cx="5" cy="319"/>
                              </a:xfrm>
                              <a:prstGeom prst="rect">
                                <a:avLst/>
                              </a:prstGeom>
                              <a:solidFill>
                                <a:srgbClr val="FFFF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728"/>
                            <wps:cNvSpPr>
                              <a:spLocks noChangeArrowheads="1"/>
                            </wps:cNvSpPr>
                            <wps:spPr bwMode="auto">
                              <a:xfrm>
                                <a:off x="6603" y="269"/>
                                <a:ext cx="3" cy="319"/>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729"/>
                            <wps:cNvSpPr>
                              <a:spLocks noChangeArrowheads="1"/>
                            </wps:cNvSpPr>
                            <wps:spPr bwMode="auto">
                              <a:xfrm>
                                <a:off x="6606" y="269"/>
                                <a:ext cx="6" cy="319"/>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730"/>
                            <wps:cNvSpPr>
                              <a:spLocks noChangeArrowheads="1"/>
                            </wps:cNvSpPr>
                            <wps:spPr bwMode="auto">
                              <a:xfrm>
                                <a:off x="6612" y="269"/>
                                <a:ext cx="5" cy="319"/>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731"/>
                            <wps:cNvSpPr>
                              <a:spLocks noChangeArrowheads="1"/>
                            </wps:cNvSpPr>
                            <wps:spPr bwMode="auto">
                              <a:xfrm>
                                <a:off x="6617" y="269"/>
                                <a:ext cx="5" cy="319"/>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732"/>
                            <wps:cNvSpPr>
                              <a:spLocks noChangeArrowheads="1"/>
                            </wps:cNvSpPr>
                            <wps:spPr bwMode="auto">
                              <a:xfrm>
                                <a:off x="6622" y="269"/>
                                <a:ext cx="4" cy="31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733"/>
                            <wps:cNvSpPr>
                              <a:spLocks noChangeArrowheads="1"/>
                            </wps:cNvSpPr>
                            <wps:spPr bwMode="auto">
                              <a:xfrm>
                                <a:off x="6626" y="269"/>
                                <a:ext cx="5" cy="319"/>
                              </a:xfrm>
                              <a:prstGeom prst="rect">
                                <a:avLst/>
                              </a:prstGeom>
                              <a:solidFill>
                                <a:srgbClr val="FFFF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734"/>
                            <wps:cNvSpPr>
                              <a:spLocks noChangeArrowheads="1"/>
                            </wps:cNvSpPr>
                            <wps:spPr bwMode="auto">
                              <a:xfrm>
                                <a:off x="6631" y="269"/>
                                <a:ext cx="5" cy="319"/>
                              </a:xfrm>
                              <a:prstGeom prst="rect">
                                <a:avLst/>
                              </a:prstGeom>
                              <a:solidFill>
                                <a:srgbClr val="FFFF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735"/>
                            <wps:cNvSpPr>
                              <a:spLocks noChangeArrowheads="1"/>
                            </wps:cNvSpPr>
                            <wps:spPr bwMode="auto">
                              <a:xfrm>
                                <a:off x="6636" y="269"/>
                                <a:ext cx="5" cy="319"/>
                              </a:xfrm>
                              <a:prstGeom prst="rect">
                                <a:avLst/>
                              </a:prstGeom>
                              <a:solidFill>
                                <a:srgbClr val="FFFF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Rectangle 736"/>
                            <wps:cNvSpPr>
                              <a:spLocks noChangeArrowheads="1"/>
                            </wps:cNvSpPr>
                            <wps:spPr bwMode="auto">
                              <a:xfrm>
                                <a:off x="6641" y="269"/>
                                <a:ext cx="4" cy="319"/>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Rectangle 737"/>
                            <wps:cNvSpPr>
                              <a:spLocks noChangeArrowheads="1"/>
                            </wps:cNvSpPr>
                            <wps:spPr bwMode="auto">
                              <a:xfrm>
                                <a:off x="6645" y="269"/>
                                <a:ext cx="5" cy="319"/>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 name="Rectangle 738"/>
                            <wps:cNvSpPr>
                              <a:spLocks noChangeArrowheads="1"/>
                            </wps:cNvSpPr>
                            <wps:spPr bwMode="auto">
                              <a:xfrm>
                                <a:off x="6650" y="269"/>
                                <a:ext cx="5" cy="319"/>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 name="Rectangle 739"/>
                            <wps:cNvSpPr>
                              <a:spLocks noChangeArrowheads="1"/>
                            </wps:cNvSpPr>
                            <wps:spPr bwMode="auto">
                              <a:xfrm>
                                <a:off x="6655" y="269"/>
                                <a:ext cx="6" cy="319"/>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Rectangle 740"/>
                            <wps:cNvSpPr>
                              <a:spLocks noChangeArrowheads="1"/>
                            </wps:cNvSpPr>
                            <wps:spPr bwMode="auto">
                              <a:xfrm>
                                <a:off x="6661" y="269"/>
                                <a:ext cx="3" cy="319"/>
                              </a:xfrm>
                              <a:prstGeom prst="rect">
                                <a:avLst/>
                              </a:prstGeom>
                              <a:solidFill>
                                <a:srgbClr val="FFF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741"/>
                            <wps:cNvSpPr>
                              <a:spLocks noChangeArrowheads="1"/>
                            </wps:cNvSpPr>
                            <wps:spPr bwMode="auto">
                              <a:xfrm>
                                <a:off x="6664" y="269"/>
                                <a:ext cx="5" cy="319"/>
                              </a:xfrm>
                              <a:prstGeom prst="rect">
                                <a:avLst/>
                              </a:prstGeom>
                              <a:solidFill>
                                <a:srgbClr val="FFFF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742"/>
                            <wps:cNvSpPr>
                              <a:spLocks noChangeArrowheads="1"/>
                            </wps:cNvSpPr>
                            <wps:spPr bwMode="auto">
                              <a:xfrm>
                                <a:off x="6669" y="269"/>
                                <a:ext cx="5" cy="319"/>
                              </a:xfrm>
                              <a:prstGeom prst="rect">
                                <a:avLst/>
                              </a:prstGeom>
                              <a:solidFill>
                                <a:srgbClr val="FFFF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743"/>
                            <wps:cNvSpPr>
                              <a:spLocks noChangeArrowheads="1"/>
                            </wps:cNvSpPr>
                            <wps:spPr bwMode="auto">
                              <a:xfrm>
                                <a:off x="6674" y="269"/>
                                <a:ext cx="6" cy="319"/>
                              </a:xfrm>
                              <a:prstGeom prst="rect">
                                <a:avLst/>
                              </a:prstGeom>
                              <a:solidFill>
                                <a:srgbClr val="FFFF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744"/>
                            <wps:cNvSpPr>
                              <a:spLocks noChangeArrowheads="1"/>
                            </wps:cNvSpPr>
                            <wps:spPr bwMode="auto">
                              <a:xfrm>
                                <a:off x="6680" y="269"/>
                                <a:ext cx="3" cy="319"/>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745"/>
                            <wps:cNvSpPr>
                              <a:spLocks noChangeArrowheads="1"/>
                            </wps:cNvSpPr>
                            <wps:spPr bwMode="auto">
                              <a:xfrm>
                                <a:off x="6683" y="269"/>
                                <a:ext cx="5" cy="319"/>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746"/>
                            <wps:cNvSpPr>
                              <a:spLocks noChangeArrowheads="1"/>
                            </wps:cNvSpPr>
                            <wps:spPr bwMode="auto">
                              <a:xfrm>
                                <a:off x="6688" y="269"/>
                                <a:ext cx="6" cy="319"/>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747"/>
                            <wps:cNvSpPr>
                              <a:spLocks noChangeArrowheads="1"/>
                            </wps:cNvSpPr>
                            <wps:spPr bwMode="auto">
                              <a:xfrm>
                                <a:off x="6694" y="269"/>
                                <a:ext cx="5" cy="319"/>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748"/>
                            <wps:cNvSpPr>
                              <a:spLocks noChangeArrowheads="1"/>
                            </wps:cNvSpPr>
                            <wps:spPr bwMode="auto">
                              <a:xfrm>
                                <a:off x="6699" y="269"/>
                                <a:ext cx="5" cy="319"/>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749"/>
                            <wps:cNvSpPr>
                              <a:spLocks noChangeArrowheads="1"/>
                            </wps:cNvSpPr>
                            <wps:spPr bwMode="auto">
                              <a:xfrm>
                                <a:off x="6704" y="269"/>
                                <a:ext cx="4" cy="319"/>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750"/>
                            <wps:cNvSpPr>
                              <a:spLocks noChangeArrowheads="1"/>
                            </wps:cNvSpPr>
                            <wps:spPr bwMode="auto">
                              <a:xfrm>
                                <a:off x="6708" y="269"/>
                                <a:ext cx="5" cy="319"/>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751"/>
                            <wps:cNvSpPr>
                              <a:spLocks noChangeArrowheads="1"/>
                            </wps:cNvSpPr>
                            <wps:spPr bwMode="auto">
                              <a:xfrm>
                                <a:off x="6713" y="269"/>
                                <a:ext cx="5" cy="319"/>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752"/>
                            <wps:cNvSpPr>
                              <a:spLocks noChangeArrowheads="1"/>
                            </wps:cNvSpPr>
                            <wps:spPr bwMode="auto">
                              <a:xfrm>
                                <a:off x="6718" y="269"/>
                                <a:ext cx="5" cy="319"/>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753"/>
                            <wps:cNvSpPr>
                              <a:spLocks noChangeArrowheads="1"/>
                            </wps:cNvSpPr>
                            <wps:spPr bwMode="auto">
                              <a:xfrm>
                                <a:off x="6723" y="269"/>
                                <a:ext cx="6" cy="319"/>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754"/>
                            <wps:cNvSpPr>
                              <a:spLocks noChangeArrowheads="1"/>
                            </wps:cNvSpPr>
                            <wps:spPr bwMode="auto">
                              <a:xfrm>
                                <a:off x="6729" y="269"/>
                                <a:ext cx="5" cy="319"/>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755"/>
                            <wps:cNvSpPr>
                              <a:spLocks noChangeArrowheads="1"/>
                            </wps:cNvSpPr>
                            <wps:spPr bwMode="auto">
                              <a:xfrm>
                                <a:off x="6734" y="269"/>
                                <a:ext cx="5" cy="319"/>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756"/>
                            <wps:cNvSpPr>
                              <a:spLocks noChangeArrowheads="1"/>
                            </wps:cNvSpPr>
                            <wps:spPr bwMode="auto">
                              <a:xfrm>
                                <a:off x="6739" y="269"/>
                                <a:ext cx="3" cy="319"/>
                              </a:xfrm>
                              <a:prstGeom prst="rect">
                                <a:avLst/>
                              </a:prstGeom>
                              <a:solidFill>
                                <a:srgbClr val="FF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757"/>
                            <wps:cNvSpPr>
                              <a:spLocks noChangeArrowheads="1"/>
                            </wps:cNvSpPr>
                            <wps:spPr bwMode="auto">
                              <a:xfrm>
                                <a:off x="6742" y="269"/>
                                <a:ext cx="6" cy="319"/>
                              </a:xfrm>
                              <a:prstGeom prst="rect">
                                <a:avLst/>
                              </a:prstGeom>
                              <a:solidFill>
                                <a:srgbClr val="FFFF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758"/>
                            <wps:cNvSpPr>
                              <a:spLocks noChangeArrowheads="1"/>
                            </wps:cNvSpPr>
                            <wps:spPr bwMode="auto">
                              <a:xfrm>
                                <a:off x="6748" y="269"/>
                                <a:ext cx="5" cy="319"/>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759"/>
                            <wps:cNvSpPr>
                              <a:spLocks noChangeArrowheads="1"/>
                            </wps:cNvSpPr>
                            <wps:spPr bwMode="auto">
                              <a:xfrm>
                                <a:off x="6753" y="269"/>
                                <a:ext cx="5" cy="319"/>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760"/>
                            <wps:cNvSpPr>
                              <a:spLocks noChangeArrowheads="1"/>
                            </wps:cNvSpPr>
                            <wps:spPr bwMode="auto">
                              <a:xfrm>
                                <a:off x="6758" y="269"/>
                                <a:ext cx="5" cy="319"/>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761"/>
                            <wps:cNvSpPr>
                              <a:spLocks noChangeArrowheads="1"/>
                            </wps:cNvSpPr>
                            <wps:spPr bwMode="auto">
                              <a:xfrm>
                                <a:off x="6763" y="269"/>
                                <a:ext cx="6" cy="319"/>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Rectangle 762"/>
                            <wps:cNvSpPr>
                              <a:spLocks noChangeArrowheads="1"/>
                            </wps:cNvSpPr>
                            <wps:spPr bwMode="auto">
                              <a:xfrm>
                                <a:off x="6769" y="269"/>
                                <a:ext cx="3" cy="319"/>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Rectangle 763"/>
                            <wps:cNvSpPr>
                              <a:spLocks noChangeArrowheads="1"/>
                            </wps:cNvSpPr>
                            <wps:spPr bwMode="auto">
                              <a:xfrm>
                                <a:off x="6772" y="269"/>
                                <a:ext cx="5" cy="319"/>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Rectangle 764"/>
                            <wps:cNvSpPr>
                              <a:spLocks noChangeArrowheads="1"/>
                            </wps:cNvSpPr>
                            <wps:spPr bwMode="auto">
                              <a:xfrm>
                                <a:off x="6777" y="269"/>
                                <a:ext cx="6" cy="319"/>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765"/>
                            <wps:cNvSpPr>
                              <a:spLocks noChangeArrowheads="1"/>
                            </wps:cNvSpPr>
                            <wps:spPr bwMode="auto">
                              <a:xfrm>
                                <a:off x="6783" y="269"/>
                                <a:ext cx="5" cy="319"/>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766"/>
                            <wps:cNvSpPr>
                              <a:spLocks noChangeArrowheads="1"/>
                            </wps:cNvSpPr>
                            <wps:spPr bwMode="auto">
                              <a:xfrm>
                                <a:off x="6788" y="269"/>
                                <a:ext cx="3" cy="319"/>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767"/>
                            <wps:cNvSpPr>
                              <a:spLocks noChangeArrowheads="1"/>
                            </wps:cNvSpPr>
                            <wps:spPr bwMode="auto">
                              <a:xfrm>
                                <a:off x="6791" y="269"/>
                                <a:ext cx="6" cy="319"/>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768"/>
                            <wps:cNvSpPr>
                              <a:spLocks noChangeArrowheads="1"/>
                            </wps:cNvSpPr>
                            <wps:spPr bwMode="auto">
                              <a:xfrm>
                                <a:off x="6797" y="269"/>
                                <a:ext cx="5" cy="319"/>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769"/>
                            <wps:cNvSpPr>
                              <a:spLocks noChangeArrowheads="1"/>
                            </wps:cNvSpPr>
                            <wps:spPr bwMode="auto">
                              <a:xfrm>
                                <a:off x="6802" y="269"/>
                                <a:ext cx="5" cy="319"/>
                              </a:xfrm>
                              <a:prstGeom prst="rect">
                                <a:avLst/>
                              </a:prstGeom>
                              <a:solidFill>
                                <a:srgbClr val="FFFF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770"/>
                            <wps:cNvSpPr>
                              <a:spLocks noChangeArrowheads="1"/>
                            </wps:cNvSpPr>
                            <wps:spPr bwMode="auto">
                              <a:xfrm>
                                <a:off x="6807" y="269"/>
                                <a:ext cx="3" cy="319"/>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771"/>
                            <wps:cNvSpPr>
                              <a:spLocks noChangeArrowheads="1"/>
                            </wps:cNvSpPr>
                            <wps:spPr bwMode="auto">
                              <a:xfrm>
                                <a:off x="6810" y="269"/>
                                <a:ext cx="6" cy="319"/>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772"/>
                            <wps:cNvSpPr>
                              <a:spLocks noChangeArrowheads="1"/>
                            </wps:cNvSpPr>
                            <wps:spPr bwMode="auto">
                              <a:xfrm>
                                <a:off x="6816" y="269"/>
                                <a:ext cx="5" cy="319"/>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773"/>
                            <wps:cNvSpPr>
                              <a:spLocks noChangeArrowheads="1"/>
                            </wps:cNvSpPr>
                            <wps:spPr bwMode="auto">
                              <a:xfrm>
                                <a:off x="6821" y="269"/>
                                <a:ext cx="5" cy="319"/>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774"/>
                            <wps:cNvSpPr>
                              <a:spLocks noChangeArrowheads="1"/>
                            </wps:cNvSpPr>
                            <wps:spPr bwMode="auto">
                              <a:xfrm>
                                <a:off x="6826" y="269"/>
                                <a:ext cx="4" cy="319"/>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775"/>
                            <wps:cNvSpPr>
                              <a:spLocks noChangeArrowheads="1"/>
                            </wps:cNvSpPr>
                            <wps:spPr bwMode="auto">
                              <a:xfrm>
                                <a:off x="6830" y="269"/>
                                <a:ext cx="5" cy="319"/>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776"/>
                            <wps:cNvSpPr>
                              <a:spLocks noChangeArrowheads="1"/>
                            </wps:cNvSpPr>
                            <wps:spPr bwMode="auto">
                              <a:xfrm>
                                <a:off x="6835" y="269"/>
                                <a:ext cx="5" cy="319"/>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777"/>
                            <wps:cNvSpPr>
                              <a:spLocks noChangeArrowheads="1"/>
                            </wps:cNvSpPr>
                            <wps:spPr bwMode="auto">
                              <a:xfrm>
                                <a:off x="6840" y="269"/>
                                <a:ext cx="5" cy="319"/>
                              </a:xfrm>
                              <a:prstGeom prst="rect">
                                <a:avLst/>
                              </a:prstGeom>
                              <a:solidFill>
                                <a:srgbClr val="FF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Rectangle 778"/>
                            <wps:cNvSpPr>
                              <a:spLocks noChangeArrowheads="1"/>
                            </wps:cNvSpPr>
                            <wps:spPr bwMode="auto">
                              <a:xfrm>
                                <a:off x="6845" y="269"/>
                                <a:ext cx="4" cy="319"/>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Rectangle 779"/>
                            <wps:cNvSpPr>
                              <a:spLocks noChangeArrowheads="1"/>
                            </wps:cNvSpPr>
                            <wps:spPr bwMode="auto">
                              <a:xfrm>
                                <a:off x="6849" y="269"/>
                                <a:ext cx="5" cy="319"/>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3" name="Rectangle 780"/>
                            <wps:cNvSpPr>
                              <a:spLocks noChangeArrowheads="1"/>
                            </wps:cNvSpPr>
                            <wps:spPr bwMode="auto">
                              <a:xfrm>
                                <a:off x="6854" y="269"/>
                                <a:ext cx="5" cy="319"/>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4" name="Rectangle 781"/>
                            <wps:cNvSpPr>
                              <a:spLocks noChangeArrowheads="1"/>
                            </wps:cNvSpPr>
                            <wps:spPr bwMode="auto">
                              <a:xfrm>
                                <a:off x="6859" y="269"/>
                                <a:ext cx="6" cy="319"/>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5" name="Rectangle 782"/>
                            <wps:cNvSpPr>
                              <a:spLocks noChangeArrowheads="1"/>
                            </wps:cNvSpPr>
                            <wps:spPr bwMode="auto">
                              <a:xfrm>
                                <a:off x="6865" y="269"/>
                                <a:ext cx="3" cy="319"/>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 name="Rectangle 783"/>
                            <wps:cNvSpPr>
                              <a:spLocks noChangeArrowheads="1"/>
                            </wps:cNvSpPr>
                            <wps:spPr bwMode="auto">
                              <a:xfrm>
                                <a:off x="6868" y="269"/>
                                <a:ext cx="5" cy="319"/>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7" name="Rectangle 784"/>
                            <wps:cNvSpPr>
                              <a:spLocks noChangeArrowheads="1"/>
                            </wps:cNvSpPr>
                            <wps:spPr bwMode="auto">
                              <a:xfrm>
                                <a:off x="6873" y="269"/>
                                <a:ext cx="6" cy="319"/>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8" name="Rectangle 785"/>
                            <wps:cNvSpPr>
                              <a:spLocks noChangeArrowheads="1"/>
                            </wps:cNvSpPr>
                            <wps:spPr bwMode="auto">
                              <a:xfrm>
                                <a:off x="6879" y="269"/>
                                <a:ext cx="5" cy="319"/>
                              </a:xfrm>
                              <a:prstGeom prst="rect">
                                <a:avLst/>
                              </a:prstGeom>
                              <a:solidFill>
                                <a:srgbClr val="FF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 name="Rectangle 786"/>
                            <wps:cNvSpPr>
                              <a:spLocks noChangeArrowheads="1"/>
                            </wps:cNvSpPr>
                            <wps:spPr bwMode="auto">
                              <a:xfrm>
                                <a:off x="6884" y="269"/>
                                <a:ext cx="3" cy="319"/>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 name="Rectangle 787"/>
                            <wps:cNvSpPr>
                              <a:spLocks noChangeArrowheads="1"/>
                            </wps:cNvSpPr>
                            <wps:spPr bwMode="auto">
                              <a:xfrm>
                                <a:off x="6887" y="269"/>
                                <a:ext cx="5" cy="319"/>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 name="Rectangle 788"/>
                            <wps:cNvSpPr>
                              <a:spLocks noChangeArrowheads="1"/>
                            </wps:cNvSpPr>
                            <wps:spPr bwMode="auto">
                              <a:xfrm>
                                <a:off x="6892" y="269"/>
                                <a:ext cx="6" cy="319"/>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2" name="Rectangle 789"/>
                            <wps:cNvSpPr>
                              <a:spLocks noChangeArrowheads="1"/>
                            </wps:cNvSpPr>
                            <wps:spPr bwMode="auto">
                              <a:xfrm>
                                <a:off x="6898" y="269"/>
                                <a:ext cx="5" cy="319"/>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3" name="Rectangle 790"/>
                            <wps:cNvSpPr>
                              <a:spLocks noChangeArrowheads="1"/>
                            </wps:cNvSpPr>
                            <wps:spPr bwMode="auto">
                              <a:xfrm>
                                <a:off x="6903" y="269"/>
                                <a:ext cx="3" cy="319"/>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 name="Rectangle 791"/>
                            <wps:cNvSpPr>
                              <a:spLocks noChangeArrowheads="1"/>
                            </wps:cNvSpPr>
                            <wps:spPr bwMode="auto">
                              <a:xfrm>
                                <a:off x="6906" y="269"/>
                                <a:ext cx="6" cy="319"/>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 name="Rectangle 792"/>
                            <wps:cNvSpPr>
                              <a:spLocks noChangeArrowheads="1"/>
                            </wps:cNvSpPr>
                            <wps:spPr bwMode="auto">
                              <a:xfrm>
                                <a:off x="6912" y="269"/>
                                <a:ext cx="5" cy="319"/>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 name="Rectangle 793"/>
                            <wps:cNvSpPr>
                              <a:spLocks noChangeArrowheads="1"/>
                            </wps:cNvSpPr>
                            <wps:spPr bwMode="auto">
                              <a:xfrm>
                                <a:off x="6917" y="269"/>
                                <a:ext cx="5" cy="319"/>
                              </a:xfrm>
                              <a:prstGeom prst="rect">
                                <a:avLst/>
                              </a:prstGeom>
                              <a:solidFill>
                                <a:srgbClr val="F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 name="Rectangle 794"/>
                            <wps:cNvSpPr>
                              <a:spLocks noChangeArrowheads="1"/>
                            </wps:cNvSpPr>
                            <wps:spPr bwMode="auto">
                              <a:xfrm>
                                <a:off x="6922" y="269"/>
                                <a:ext cx="4" cy="319"/>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 name="Rectangle 795"/>
                            <wps:cNvSpPr>
                              <a:spLocks noChangeArrowheads="1"/>
                            </wps:cNvSpPr>
                            <wps:spPr bwMode="auto">
                              <a:xfrm>
                                <a:off x="6926" y="269"/>
                                <a:ext cx="5" cy="319"/>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 name="Rectangle 796"/>
                            <wps:cNvSpPr>
                              <a:spLocks noChangeArrowheads="1"/>
                            </wps:cNvSpPr>
                            <wps:spPr bwMode="auto">
                              <a:xfrm>
                                <a:off x="6931" y="269"/>
                                <a:ext cx="5" cy="319"/>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 name="Rectangle 797"/>
                            <wps:cNvSpPr>
                              <a:spLocks noChangeArrowheads="1"/>
                            </wps:cNvSpPr>
                            <wps:spPr bwMode="auto">
                              <a:xfrm>
                                <a:off x="6936" y="269"/>
                                <a:ext cx="5" cy="319"/>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 name="Rectangle 798"/>
                            <wps:cNvSpPr>
                              <a:spLocks noChangeArrowheads="1"/>
                            </wps:cNvSpPr>
                            <wps:spPr bwMode="auto">
                              <a:xfrm>
                                <a:off x="6941" y="269"/>
                                <a:ext cx="4" cy="319"/>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Rectangle 799"/>
                            <wps:cNvSpPr>
                              <a:spLocks noChangeArrowheads="1"/>
                            </wps:cNvSpPr>
                            <wps:spPr bwMode="auto">
                              <a:xfrm>
                                <a:off x="6945" y="269"/>
                                <a:ext cx="5" cy="319"/>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 name="Rectangle 800"/>
                            <wps:cNvSpPr>
                              <a:spLocks noChangeArrowheads="1"/>
                            </wps:cNvSpPr>
                            <wps:spPr bwMode="auto">
                              <a:xfrm>
                                <a:off x="6950" y="269"/>
                                <a:ext cx="5" cy="319"/>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Rectangle 801"/>
                            <wps:cNvSpPr>
                              <a:spLocks noChangeArrowheads="1"/>
                            </wps:cNvSpPr>
                            <wps:spPr bwMode="auto">
                              <a:xfrm>
                                <a:off x="6955" y="269"/>
                                <a:ext cx="5" cy="319"/>
                              </a:xfrm>
                              <a:prstGeom prst="rect">
                                <a:avLst/>
                              </a:prstGeom>
                              <a:solidFill>
                                <a:srgbClr val="FFFF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5" name="Rectangle 802"/>
                            <wps:cNvSpPr>
                              <a:spLocks noChangeArrowheads="1"/>
                            </wps:cNvSpPr>
                            <wps:spPr bwMode="auto">
                              <a:xfrm>
                                <a:off x="6960" y="269"/>
                                <a:ext cx="4" cy="319"/>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Rectangle 803"/>
                            <wps:cNvSpPr>
                              <a:spLocks noChangeArrowheads="1"/>
                            </wps:cNvSpPr>
                            <wps:spPr bwMode="auto">
                              <a:xfrm>
                                <a:off x="6964" y="269"/>
                                <a:ext cx="5" cy="319"/>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 name="Rectangle 804"/>
                            <wps:cNvSpPr>
                              <a:spLocks noChangeArrowheads="1"/>
                            </wps:cNvSpPr>
                            <wps:spPr bwMode="auto">
                              <a:xfrm>
                                <a:off x="6969" y="269"/>
                                <a:ext cx="5" cy="319"/>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Rectangle 805"/>
                            <wps:cNvSpPr>
                              <a:spLocks noChangeArrowheads="1"/>
                            </wps:cNvSpPr>
                            <wps:spPr bwMode="auto">
                              <a:xfrm>
                                <a:off x="6974" y="269"/>
                                <a:ext cx="6" cy="319"/>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9" name="Rectangle 806"/>
                            <wps:cNvSpPr>
                              <a:spLocks noChangeArrowheads="1"/>
                            </wps:cNvSpPr>
                            <wps:spPr bwMode="auto">
                              <a:xfrm>
                                <a:off x="6980" y="269"/>
                                <a:ext cx="3" cy="319"/>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Rectangle 807"/>
                            <wps:cNvSpPr>
                              <a:spLocks noChangeArrowheads="1"/>
                            </wps:cNvSpPr>
                            <wps:spPr bwMode="auto">
                              <a:xfrm>
                                <a:off x="6983" y="269"/>
                                <a:ext cx="5" cy="319"/>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 name="Rectangle 808"/>
                            <wps:cNvSpPr>
                              <a:spLocks noChangeArrowheads="1"/>
                            </wps:cNvSpPr>
                            <wps:spPr bwMode="auto">
                              <a:xfrm>
                                <a:off x="6988" y="269"/>
                                <a:ext cx="6" cy="319"/>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812" name="Group 1010"/>
                          <wpg:cNvGrpSpPr>
                            <a:grpSpLocks/>
                          </wpg:cNvGrpSpPr>
                          <wpg:grpSpPr bwMode="auto">
                            <a:xfrm>
                              <a:off x="648970" y="170815"/>
                              <a:ext cx="4824095" cy="5687695"/>
                              <a:chOff x="1022" y="269"/>
                              <a:chExt cx="7597" cy="8957"/>
                            </a:xfrm>
                          </wpg:grpSpPr>
                          <wps:wsp>
                            <wps:cNvPr id="813" name="Rectangle 810"/>
                            <wps:cNvSpPr>
                              <a:spLocks noChangeArrowheads="1"/>
                            </wps:cNvSpPr>
                            <wps:spPr bwMode="auto">
                              <a:xfrm>
                                <a:off x="6994" y="269"/>
                                <a:ext cx="5" cy="319"/>
                              </a:xfrm>
                              <a:prstGeom prst="rect">
                                <a:avLst/>
                              </a:prstGeom>
                              <a:solidFill>
                                <a:srgbClr val="FFFF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Rectangle 811"/>
                            <wps:cNvSpPr>
                              <a:spLocks noChangeArrowheads="1"/>
                            </wps:cNvSpPr>
                            <wps:spPr bwMode="auto">
                              <a:xfrm>
                                <a:off x="6999" y="269"/>
                                <a:ext cx="3" cy="319"/>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 name="Rectangle 812"/>
                            <wps:cNvSpPr>
                              <a:spLocks noChangeArrowheads="1"/>
                            </wps:cNvSpPr>
                            <wps:spPr bwMode="auto">
                              <a:xfrm>
                                <a:off x="7002" y="269"/>
                                <a:ext cx="6" cy="319"/>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Rectangle 813"/>
                            <wps:cNvSpPr>
                              <a:spLocks noChangeArrowheads="1"/>
                            </wps:cNvSpPr>
                            <wps:spPr bwMode="auto">
                              <a:xfrm>
                                <a:off x="7008" y="269"/>
                                <a:ext cx="5" cy="319"/>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 name="Rectangle 814"/>
                            <wps:cNvSpPr>
                              <a:spLocks noChangeArrowheads="1"/>
                            </wps:cNvSpPr>
                            <wps:spPr bwMode="auto">
                              <a:xfrm>
                                <a:off x="7013" y="269"/>
                                <a:ext cx="5" cy="319"/>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Rectangle 815"/>
                            <wps:cNvSpPr>
                              <a:spLocks noChangeArrowheads="1"/>
                            </wps:cNvSpPr>
                            <wps:spPr bwMode="auto">
                              <a:xfrm>
                                <a:off x="7018" y="269"/>
                                <a:ext cx="4" cy="319"/>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Rectangle 816"/>
                            <wps:cNvSpPr>
                              <a:spLocks noChangeArrowheads="1"/>
                            </wps:cNvSpPr>
                            <wps:spPr bwMode="auto">
                              <a:xfrm>
                                <a:off x="7022" y="269"/>
                                <a:ext cx="5" cy="319"/>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Rectangle 817"/>
                            <wps:cNvSpPr>
                              <a:spLocks noChangeArrowheads="1"/>
                            </wps:cNvSpPr>
                            <wps:spPr bwMode="auto">
                              <a:xfrm>
                                <a:off x="7027" y="269"/>
                                <a:ext cx="5" cy="319"/>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 name="Rectangle 818"/>
                            <wps:cNvSpPr>
                              <a:spLocks noChangeArrowheads="1"/>
                            </wps:cNvSpPr>
                            <wps:spPr bwMode="auto">
                              <a:xfrm>
                                <a:off x="7032" y="269"/>
                                <a:ext cx="5" cy="319"/>
                              </a:xfrm>
                              <a:prstGeom prst="rect">
                                <a:avLst/>
                              </a:prstGeom>
                              <a:solidFill>
                                <a:srgbClr val="FFFF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Rectangle 819"/>
                            <wps:cNvSpPr>
                              <a:spLocks noChangeArrowheads="1"/>
                            </wps:cNvSpPr>
                            <wps:spPr bwMode="auto">
                              <a:xfrm>
                                <a:off x="7037" y="269"/>
                                <a:ext cx="4" cy="319"/>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Rectangle 820"/>
                            <wps:cNvSpPr>
                              <a:spLocks noChangeArrowheads="1"/>
                            </wps:cNvSpPr>
                            <wps:spPr bwMode="auto">
                              <a:xfrm>
                                <a:off x="7041" y="269"/>
                                <a:ext cx="5" cy="319"/>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Rectangle 821"/>
                            <wps:cNvSpPr>
                              <a:spLocks noChangeArrowheads="1"/>
                            </wps:cNvSpPr>
                            <wps:spPr bwMode="auto">
                              <a:xfrm>
                                <a:off x="7046" y="269"/>
                                <a:ext cx="5" cy="319"/>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Rectangle 822"/>
                            <wps:cNvSpPr>
                              <a:spLocks noChangeArrowheads="1"/>
                            </wps:cNvSpPr>
                            <wps:spPr bwMode="auto">
                              <a:xfrm>
                                <a:off x="7051" y="269"/>
                                <a:ext cx="5" cy="319"/>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Rectangle 823"/>
                            <wps:cNvSpPr>
                              <a:spLocks noChangeArrowheads="1"/>
                            </wps:cNvSpPr>
                            <wps:spPr bwMode="auto">
                              <a:xfrm>
                                <a:off x="7056" y="269"/>
                                <a:ext cx="4" cy="319"/>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7" name="Rectangle 824"/>
                            <wps:cNvSpPr>
                              <a:spLocks noChangeArrowheads="1"/>
                            </wps:cNvSpPr>
                            <wps:spPr bwMode="auto">
                              <a:xfrm>
                                <a:off x="7060" y="269"/>
                                <a:ext cx="10" cy="319"/>
                              </a:xfrm>
                              <a:prstGeom prst="rect">
                                <a:avLst/>
                              </a:prstGeom>
                              <a:solidFill>
                                <a:srgbClr val="FFFF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Rectangle 825"/>
                            <wps:cNvSpPr>
                              <a:spLocks noChangeArrowheads="1"/>
                            </wps:cNvSpPr>
                            <wps:spPr bwMode="auto">
                              <a:xfrm>
                                <a:off x="7070" y="269"/>
                                <a:ext cx="6" cy="319"/>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Rectangle 826"/>
                            <wps:cNvSpPr>
                              <a:spLocks noChangeArrowheads="1"/>
                            </wps:cNvSpPr>
                            <wps:spPr bwMode="auto">
                              <a:xfrm>
                                <a:off x="7076" y="269"/>
                                <a:ext cx="3" cy="319"/>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Rectangle 827"/>
                            <wps:cNvSpPr>
                              <a:spLocks noChangeArrowheads="1"/>
                            </wps:cNvSpPr>
                            <wps:spPr bwMode="auto">
                              <a:xfrm>
                                <a:off x="7079" y="269"/>
                                <a:ext cx="5" cy="319"/>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828"/>
                            <wps:cNvSpPr>
                              <a:spLocks noChangeArrowheads="1"/>
                            </wps:cNvSpPr>
                            <wps:spPr bwMode="auto">
                              <a:xfrm>
                                <a:off x="7084" y="269"/>
                                <a:ext cx="6" cy="319"/>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Rectangle 829"/>
                            <wps:cNvSpPr>
                              <a:spLocks noChangeArrowheads="1"/>
                            </wps:cNvSpPr>
                            <wps:spPr bwMode="auto">
                              <a:xfrm>
                                <a:off x="7090" y="269"/>
                                <a:ext cx="5" cy="319"/>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 name="Rectangle 830"/>
                            <wps:cNvSpPr>
                              <a:spLocks noChangeArrowheads="1"/>
                            </wps:cNvSpPr>
                            <wps:spPr bwMode="auto">
                              <a:xfrm>
                                <a:off x="7095" y="269"/>
                                <a:ext cx="3" cy="319"/>
                              </a:xfrm>
                              <a:prstGeom prst="rect">
                                <a:avLst/>
                              </a:prstGeom>
                              <a:solidFill>
                                <a:srgbClr val="FFFF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Rectangle 831"/>
                            <wps:cNvSpPr>
                              <a:spLocks noChangeArrowheads="1"/>
                            </wps:cNvSpPr>
                            <wps:spPr bwMode="auto">
                              <a:xfrm>
                                <a:off x="7098" y="269"/>
                                <a:ext cx="5" cy="319"/>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Rectangle 832"/>
                            <wps:cNvSpPr>
                              <a:spLocks noChangeArrowheads="1"/>
                            </wps:cNvSpPr>
                            <wps:spPr bwMode="auto">
                              <a:xfrm>
                                <a:off x="7103" y="269"/>
                                <a:ext cx="6" cy="319"/>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Rectangle 833"/>
                            <wps:cNvSpPr>
                              <a:spLocks noChangeArrowheads="1"/>
                            </wps:cNvSpPr>
                            <wps:spPr bwMode="auto">
                              <a:xfrm>
                                <a:off x="7109" y="269"/>
                                <a:ext cx="5" cy="319"/>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 name="Rectangle 834"/>
                            <wps:cNvSpPr>
                              <a:spLocks noChangeArrowheads="1"/>
                            </wps:cNvSpPr>
                            <wps:spPr bwMode="auto">
                              <a:xfrm>
                                <a:off x="7114" y="269"/>
                                <a:ext cx="3" cy="319"/>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835"/>
                            <wps:cNvSpPr>
                              <a:spLocks noChangeArrowheads="1"/>
                            </wps:cNvSpPr>
                            <wps:spPr bwMode="auto">
                              <a:xfrm>
                                <a:off x="7117" y="269"/>
                                <a:ext cx="6" cy="319"/>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Rectangle 836"/>
                            <wps:cNvSpPr>
                              <a:spLocks noChangeArrowheads="1"/>
                            </wps:cNvSpPr>
                            <wps:spPr bwMode="auto">
                              <a:xfrm>
                                <a:off x="7123" y="269"/>
                                <a:ext cx="5" cy="319"/>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837"/>
                            <wps:cNvSpPr>
                              <a:spLocks noChangeArrowheads="1"/>
                            </wps:cNvSpPr>
                            <wps:spPr bwMode="auto">
                              <a:xfrm>
                                <a:off x="7128" y="269"/>
                                <a:ext cx="5" cy="319"/>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 name="Rectangle 838"/>
                            <wps:cNvSpPr>
                              <a:spLocks noChangeArrowheads="1"/>
                            </wps:cNvSpPr>
                            <wps:spPr bwMode="auto">
                              <a:xfrm>
                                <a:off x="7133" y="269"/>
                                <a:ext cx="4" cy="319"/>
                              </a:xfrm>
                              <a:prstGeom prst="rect">
                                <a:avLst/>
                              </a:prstGeom>
                              <a:solidFill>
                                <a:srgbClr val="FFFF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Rectangle 839"/>
                            <wps:cNvSpPr>
                              <a:spLocks noChangeArrowheads="1"/>
                            </wps:cNvSpPr>
                            <wps:spPr bwMode="auto">
                              <a:xfrm>
                                <a:off x="7137" y="269"/>
                                <a:ext cx="5" cy="319"/>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 name="Rectangle 840"/>
                            <wps:cNvSpPr>
                              <a:spLocks noChangeArrowheads="1"/>
                            </wps:cNvSpPr>
                            <wps:spPr bwMode="auto">
                              <a:xfrm>
                                <a:off x="7142" y="269"/>
                                <a:ext cx="5" cy="319"/>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841"/>
                            <wps:cNvSpPr>
                              <a:spLocks noChangeArrowheads="1"/>
                            </wps:cNvSpPr>
                            <wps:spPr bwMode="auto">
                              <a:xfrm>
                                <a:off x="7147" y="269"/>
                                <a:ext cx="5" cy="319"/>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Rectangle 842"/>
                            <wps:cNvSpPr>
                              <a:spLocks noChangeArrowheads="1"/>
                            </wps:cNvSpPr>
                            <wps:spPr bwMode="auto">
                              <a:xfrm>
                                <a:off x="7152" y="269"/>
                                <a:ext cx="4" cy="319"/>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843"/>
                            <wps:cNvSpPr>
                              <a:spLocks noChangeArrowheads="1"/>
                            </wps:cNvSpPr>
                            <wps:spPr bwMode="auto">
                              <a:xfrm>
                                <a:off x="7156" y="269"/>
                                <a:ext cx="5" cy="319"/>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Rectangle 844"/>
                            <wps:cNvSpPr>
                              <a:spLocks noChangeArrowheads="1"/>
                            </wps:cNvSpPr>
                            <wps:spPr bwMode="auto">
                              <a:xfrm>
                                <a:off x="7161" y="269"/>
                                <a:ext cx="5" cy="319"/>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Rectangle 845"/>
                            <wps:cNvSpPr>
                              <a:spLocks noChangeArrowheads="1"/>
                            </wps:cNvSpPr>
                            <wps:spPr bwMode="auto">
                              <a:xfrm>
                                <a:off x="7166" y="269"/>
                                <a:ext cx="6" cy="319"/>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 name="Rectangle 846"/>
                            <wps:cNvSpPr>
                              <a:spLocks noChangeArrowheads="1"/>
                            </wps:cNvSpPr>
                            <wps:spPr bwMode="auto">
                              <a:xfrm>
                                <a:off x="7172" y="269"/>
                                <a:ext cx="3" cy="319"/>
                              </a:xfrm>
                              <a:prstGeom prst="rect">
                                <a:avLst/>
                              </a:prstGeom>
                              <a:solidFill>
                                <a:srgbClr val="FFFF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Rectangle 847"/>
                            <wps:cNvSpPr>
                              <a:spLocks noChangeArrowheads="1"/>
                            </wps:cNvSpPr>
                            <wps:spPr bwMode="auto">
                              <a:xfrm>
                                <a:off x="7175" y="269"/>
                                <a:ext cx="5" cy="319"/>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1" name="Rectangle 848"/>
                            <wps:cNvSpPr>
                              <a:spLocks noChangeArrowheads="1"/>
                            </wps:cNvSpPr>
                            <wps:spPr bwMode="auto">
                              <a:xfrm>
                                <a:off x="7180" y="269"/>
                                <a:ext cx="5" cy="319"/>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Rectangle 849"/>
                            <wps:cNvSpPr>
                              <a:spLocks noChangeArrowheads="1"/>
                            </wps:cNvSpPr>
                            <wps:spPr bwMode="auto">
                              <a:xfrm>
                                <a:off x="7185" y="269"/>
                                <a:ext cx="6" cy="319"/>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Rectangle 850"/>
                            <wps:cNvSpPr>
                              <a:spLocks noChangeArrowheads="1"/>
                            </wps:cNvSpPr>
                            <wps:spPr bwMode="auto">
                              <a:xfrm>
                                <a:off x="7191" y="269"/>
                                <a:ext cx="3" cy="319"/>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Rectangle 851"/>
                            <wps:cNvSpPr>
                              <a:spLocks noChangeArrowheads="1"/>
                            </wps:cNvSpPr>
                            <wps:spPr bwMode="auto">
                              <a:xfrm>
                                <a:off x="7194" y="269"/>
                                <a:ext cx="5" cy="319"/>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Rectangle 852"/>
                            <wps:cNvSpPr>
                              <a:spLocks noChangeArrowheads="1"/>
                            </wps:cNvSpPr>
                            <wps:spPr bwMode="auto">
                              <a:xfrm>
                                <a:off x="7199" y="269"/>
                                <a:ext cx="6" cy="319"/>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Rectangle 853"/>
                            <wps:cNvSpPr>
                              <a:spLocks noChangeArrowheads="1"/>
                            </wps:cNvSpPr>
                            <wps:spPr bwMode="auto">
                              <a:xfrm>
                                <a:off x="7205" y="269"/>
                                <a:ext cx="5" cy="319"/>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Rectangle 854"/>
                            <wps:cNvSpPr>
                              <a:spLocks noChangeArrowheads="1"/>
                            </wps:cNvSpPr>
                            <wps:spPr bwMode="auto">
                              <a:xfrm>
                                <a:off x="7210" y="269"/>
                                <a:ext cx="3" cy="319"/>
                              </a:xfrm>
                              <a:prstGeom prst="rect">
                                <a:avLst/>
                              </a:prstGeom>
                              <a:solidFill>
                                <a:srgbClr val="F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Rectangle 855"/>
                            <wps:cNvSpPr>
                              <a:spLocks noChangeArrowheads="1"/>
                            </wps:cNvSpPr>
                            <wps:spPr bwMode="auto">
                              <a:xfrm>
                                <a:off x="7213" y="269"/>
                                <a:ext cx="6" cy="319"/>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Rectangle 856"/>
                            <wps:cNvSpPr>
                              <a:spLocks noChangeArrowheads="1"/>
                            </wps:cNvSpPr>
                            <wps:spPr bwMode="auto">
                              <a:xfrm>
                                <a:off x="7219" y="269"/>
                                <a:ext cx="5" cy="319"/>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Rectangle 857"/>
                            <wps:cNvSpPr>
                              <a:spLocks noChangeArrowheads="1"/>
                            </wps:cNvSpPr>
                            <wps:spPr bwMode="auto">
                              <a:xfrm>
                                <a:off x="7224" y="269"/>
                                <a:ext cx="5" cy="319"/>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Rectangle 858"/>
                            <wps:cNvSpPr>
                              <a:spLocks noChangeArrowheads="1"/>
                            </wps:cNvSpPr>
                            <wps:spPr bwMode="auto">
                              <a:xfrm>
                                <a:off x="7229" y="269"/>
                                <a:ext cx="4" cy="319"/>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Rectangle 859"/>
                            <wps:cNvSpPr>
                              <a:spLocks noChangeArrowheads="1"/>
                            </wps:cNvSpPr>
                            <wps:spPr bwMode="auto">
                              <a:xfrm>
                                <a:off x="7233" y="269"/>
                                <a:ext cx="5" cy="319"/>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 name="Rectangle 860"/>
                            <wps:cNvSpPr>
                              <a:spLocks noChangeArrowheads="1"/>
                            </wps:cNvSpPr>
                            <wps:spPr bwMode="auto">
                              <a:xfrm>
                                <a:off x="7238" y="269"/>
                                <a:ext cx="5" cy="319"/>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Rectangle 861"/>
                            <wps:cNvSpPr>
                              <a:spLocks noChangeArrowheads="1"/>
                            </wps:cNvSpPr>
                            <wps:spPr bwMode="auto">
                              <a:xfrm>
                                <a:off x="7243" y="269"/>
                                <a:ext cx="5" cy="319"/>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 name="Rectangle 862"/>
                            <wps:cNvSpPr>
                              <a:spLocks noChangeArrowheads="1"/>
                            </wps:cNvSpPr>
                            <wps:spPr bwMode="auto">
                              <a:xfrm>
                                <a:off x="7248" y="269"/>
                                <a:ext cx="4" cy="319"/>
                              </a:xfrm>
                              <a:prstGeom prst="rect">
                                <a:avLst/>
                              </a:prstGeom>
                              <a:solidFill>
                                <a:srgbClr val="FF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Rectangle 863"/>
                            <wps:cNvSpPr>
                              <a:spLocks noChangeArrowheads="1"/>
                            </wps:cNvSpPr>
                            <wps:spPr bwMode="auto">
                              <a:xfrm>
                                <a:off x="7252" y="269"/>
                                <a:ext cx="5" cy="319"/>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Rectangle 864"/>
                            <wps:cNvSpPr>
                              <a:spLocks noChangeArrowheads="1"/>
                            </wps:cNvSpPr>
                            <wps:spPr bwMode="auto">
                              <a:xfrm>
                                <a:off x="7257" y="269"/>
                                <a:ext cx="5" cy="319"/>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 name="Rectangle 865"/>
                            <wps:cNvSpPr>
                              <a:spLocks noChangeArrowheads="1"/>
                            </wps:cNvSpPr>
                            <wps:spPr bwMode="auto">
                              <a:xfrm>
                                <a:off x="7262" y="269"/>
                                <a:ext cx="5" cy="319"/>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Rectangle 866"/>
                            <wps:cNvSpPr>
                              <a:spLocks noChangeArrowheads="1"/>
                            </wps:cNvSpPr>
                            <wps:spPr bwMode="auto">
                              <a:xfrm>
                                <a:off x="7267" y="269"/>
                                <a:ext cx="4" cy="319"/>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Rectangle 867"/>
                            <wps:cNvSpPr>
                              <a:spLocks noChangeArrowheads="1"/>
                            </wps:cNvSpPr>
                            <wps:spPr bwMode="auto">
                              <a:xfrm>
                                <a:off x="7271" y="269"/>
                                <a:ext cx="5" cy="319"/>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Rectangle 868"/>
                            <wps:cNvSpPr>
                              <a:spLocks noChangeArrowheads="1"/>
                            </wps:cNvSpPr>
                            <wps:spPr bwMode="auto">
                              <a:xfrm>
                                <a:off x="7276" y="269"/>
                                <a:ext cx="5" cy="319"/>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Rectangle 869"/>
                            <wps:cNvSpPr>
                              <a:spLocks noChangeArrowheads="1"/>
                            </wps:cNvSpPr>
                            <wps:spPr bwMode="auto">
                              <a:xfrm>
                                <a:off x="7281" y="269"/>
                                <a:ext cx="6" cy="319"/>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3" name="Rectangle 870"/>
                            <wps:cNvSpPr>
                              <a:spLocks noChangeArrowheads="1"/>
                            </wps:cNvSpPr>
                            <wps:spPr bwMode="auto">
                              <a:xfrm>
                                <a:off x="7287" y="269"/>
                                <a:ext cx="3" cy="319"/>
                              </a:xfrm>
                              <a:prstGeom prst="rect">
                                <a:avLst/>
                              </a:prstGeom>
                              <a:solidFill>
                                <a:srgbClr val="FF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Rectangle 871"/>
                            <wps:cNvSpPr>
                              <a:spLocks noChangeArrowheads="1"/>
                            </wps:cNvSpPr>
                            <wps:spPr bwMode="auto">
                              <a:xfrm>
                                <a:off x="7290" y="269"/>
                                <a:ext cx="5" cy="319"/>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 name="Rectangle 872"/>
                            <wps:cNvSpPr>
                              <a:spLocks noChangeArrowheads="1"/>
                            </wps:cNvSpPr>
                            <wps:spPr bwMode="auto">
                              <a:xfrm>
                                <a:off x="7295" y="269"/>
                                <a:ext cx="6" cy="319"/>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Rectangle 873"/>
                            <wps:cNvSpPr>
                              <a:spLocks noChangeArrowheads="1"/>
                            </wps:cNvSpPr>
                            <wps:spPr bwMode="auto">
                              <a:xfrm>
                                <a:off x="7301" y="269"/>
                                <a:ext cx="5" cy="319"/>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 name="Rectangle 874"/>
                            <wps:cNvSpPr>
                              <a:spLocks noChangeArrowheads="1"/>
                            </wps:cNvSpPr>
                            <wps:spPr bwMode="auto">
                              <a:xfrm>
                                <a:off x="7306" y="269"/>
                                <a:ext cx="3" cy="319"/>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Rectangle 875"/>
                            <wps:cNvSpPr>
                              <a:spLocks noChangeArrowheads="1"/>
                            </wps:cNvSpPr>
                            <wps:spPr bwMode="auto">
                              <a:xfrm>
                                <a:off x="7309" y="269"/>
                                <a:ext cx="6" cy="319"/>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 name="Rectangle 876"/>
                            <wps:cNvSpPr>
                              <a:spLocks noChangeArrowheads="1"/>
                            </wps:cNvSpPr>
                            <wps:spPr bwMode="auto">
                              <a:xfrm>
                                <a:off x="7315" y="269"/>
                                <a:ext cx="5" cy="319"/>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Rectangle 877"/>
                            <wps:cNvSpPr>
                              <a:spLocks noChangeArrowheads="1"/>
                            </wps:cNvSpPr>
                            <wps:spPr bwMode="auto">
                              <a:xfrm>
                                <a:off x="7320" y="269"/>
                                <a:ext cx="5" cy="319"/>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Rectangle 878"/>
                            <wps:cNvSpPr>
                              <a:spLocks noChangeArrowheads="1"/>
                            </wps:cNvSpPr>
                            <wps:spPr bwMode="auto">
                              <a:xfrm>
                                <a:off x="7325" y="269"/>
                                <a:ext cx="3" cy="319"/>
                              </a:xfrm>
                              <a:prstGeom prst="rect">
                                <a:avLst/>
                              </a:prstGeom>
                              <a:solidFill>
                                <a:srgbClr val="FFFF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879"/>
                            <wps:cNvSpPr>
                              <a:spLocks noChangeArrowheads="1"/>
                            </wps:cNvSpPr>
                            <wps:spPr bwMode="auto">
                              <a:xfrm>
                                <a:off x="7328" y="269"/>
                                <a:ext cx="6" cy="319"/>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880"/>
                            <wps:cNvSpPr>
                              <a:spLocks noChangeArrowheads="1"/>
                            </wps:cNvSpPr>
                            <wps:spPr bwMode="auto">
                              <a:xfrm>
                                <a:off x="7334" y="269"/>
                                <a:ext cx="5" cy="319"/>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881"/>
                            <wps:cNvSpPr>
                              <a:spLocks noChangeArrowheads="1"/>
                            </wps:cNvSpPr>
                            <wps:spPr bwMode="auto">
                              <a:xfrm>
                                <a:off x="7339" y="269"/>
                                <a:ext cx="5" cy="319"/>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882"/>
                            <wps:cNvSpPr>
                              <a:spLocks noChangeArrowheads="1"/>
                            </wps:cNvSpPr>
                            <wps:spPr bwMode="auto">
                              <a:xfrm>
                                <a:off x="7344" y="269"/>
                                <a:ext cx="4" cy="319"/>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883"/>
                            <wps:cNvSpPr>
                              <a:spLocks noChangeArrowheads="1"/>
                            </wps:cNvSpPr>
                            <wps:spPr bwMode="auto">
                              <a:xfrm>
                                <a:off x="7348" y="269"/>
                                <a:ext cx="5" cy="319"/>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884"/>
                            <wps:cNvSpPr>
                              <a:spLocks noChangeArrowheads="1"/>
                            </wps:cNvSpPr>
                            <wps:spPr bwMode="auto">
                              <a:xfrm>
                                <a:off x="7353" y="269"/>
                                <a:ext cx="5" cy="319"/>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885"/>
                            <wps:cNvSpPr>
                              <a:spLocks noChangeArrowheads="1"/>
                            </wps:cNvSpPr>
                            <wps:spPr bwMode="auto">
                              <a:xfrm>
                                <a:off x="7358" y="269"/>
                                <a:ext cx="5" cy="319"/>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886"/>
                            <wps:cNvSpPr>
                              <a:spLocks noChangeArrowheads="1"/>
                            </wps:cNvSpPr>
                            <wps:spPr bwMode="auto">
                              <a:xfrm>
                                <a:off x="7363" y="269"/>
                                <a:ext cx="4" cy="319"/>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887"/>
                            <wps:cNvSpPr>
                              <a:spLocks noChangeArrowheads="1"/>
                            </wps:cNvSpPr>
                            <wps:spPr bwMode="auto">
                              <a:xfrm>
                                <a:off x="7367" y="269"/>
                                <a:ext cx="5" cy="319"/>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 name="Rectangle 888"/>
                            <wps:cNvSpPr>
                              <a:spLocks noChangeArrowheads="1"/>
                            </wps:cNvSpPr>
                            <wps:spPr bwMode="auto">
                              <a:xfrm>
                                <a:off x="7372" y="269"/>
                                <a:ext cx="5" cy="319"/>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889"/>
                            <wps:cNvSpPr>
                              <a:spLocks noChangeArrowheads="1"/>
                            </wps:cNvSpPr>
                            <wps:spPr bwMode="auto">
                              <a:xfrm>
                                <a:off x="7377" y="269"/>
                                <a:ext cx="6" cy="319"/>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890"/>
                            <wps:cNvSpPr>
                              <a:spLocks noChangeArrowheads="1"/>
                            </wps:cNvSpPr>
                            <wps:spPr bwMode="auto">
                              <a:xfrm>
                                <a:off x="7383" y="269"/>
                                <a:ext cx="5" cy="319"/>
                              </a:xfrm>
                              <a:prstGeom prst="rect">
                                <a:avLst/>
                              </a:prstGeom>
                              <a:solidFill>
                                <a:srgbClr val="FFFF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891"/>
                            <wps:cNvSpPr>
                              <a:spLocks noChangeArrowheads="1"/>
                            </wps:cNvSpPr>
                            <wps:spPr bwMode="auto">
                              <a:xfrm>
                                <a:off x="7388" y="269"/>
                                <a:ext cx="5" cy="319"/>
                              </a:xfrm>
                              <a:prstGeom prst="rect">
                                <a:avLst/>
                              </a:prstGeom>
                              <a:solidFill>
                                <a:srgbClr val="FF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892"/>
                            <wps:cNvSpPr>
                              <a:spLocks noChangeArrowheads="1"/>
                            </wps:cNvSpPr>
                            <wps:spPr bwMode="auto">
                              <a:xfrm>
                                <a:off x="7393" y="269"/>
                                <a:ext cx="3" cy="319"/>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893"/>
                            <wps:cNvSpPr>
                              <a:spLocks noChangeArrowheads="1"/>
                            </wps:cNvSpPr>
                            <wps:spPr bwMode="auto">
                              <a:xfrm>
                                <a:off x="7396" y="269"/>
                                <a:ext cx="6" cy="319"/>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894"/>
                            <wps:cNvSpPr>
                              <a:spLocks noChangeArrowheads="1"/>
                            </wps:cNvSpPr>
                            <wps:spPr bwMode="auto">
                              <a:xfrm>
                                <a:off x="7402" y="269"/>
                                <a:ext cx="5" cy="319"/>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895"/>
                            <wps:cNvSpPr>
                              <a:spLocks noChangeArrowheads="1"/>
                            </wps:cNvSpPr>
                            <wps:spPr bwMode="auto">
                              <a:xfrm>
                                <a:off x="7407" y="269"/>
                                <a:ext cx="5" cy="319"/>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896"/>
                            <wps:cNvSpPr>
                              <a:spLocks noChangeArrowheads="1"/>
                            </wps:cNvSpPr>
                            <wps:spPr bwMode="auto">
                              <a:xfrm>
                                <a:off x="7412" y="269"/>
                                <a:ext cx="5" cy="319"/>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897"/>
                            <wps:cNvSpPr>
                              <a:spLocks noChangeArrowheads="1"/>
                            </wps:cNvSpPr>
                            <wps:spPr bwMode="auto">
                              <a:xfrm>
                                <a:off x="7417" y="269"/>
                                <a:ext cx="6" cy="319"/>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898"/>
                            <wps:cNvSpPr>
                              <a:spLocks noChangeArrowheads="1"/>
                            </wps:cNvSpPr>
                            <wps:spPr bwMode="auto">
                              <a:xfrm>
                                <a:off x="7423" y="269"/>
                                <a:ext cx="3" cy="319"/>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899"/>
                            <wps:cNvSpPr>
                              <a:spLocks noChangeArrowheads="1"/>
                            </wps:cNvSpPr>
                            <wps:spPr bwMode="auto">
                              <a:xfrm>
                                <a:off x="7426" y="269"/>
                                <a:ext cx="5" cy="319"/>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Rectangle 900"/>
                            <wps:cNvSpPr>
                              <a:spLocks noChangeArrowheads="1"/>
                            </wps:cNvSpPr>
                            <wps:spPr bwMode="auto">
                              <a:xfrm>
                                <a:off x="7431" y="269"/>
                                <a:ext cx="6" cy="319"/>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Rectangle 901"/>
                            <wps:cNvSpPr>
                              <a:spLocks noChangeArrowheads="1"/>
                            </wps:cNvSpPr>
                            <wps:spPr bwMode="auto">
                              <a:xfrm>
                                <a:off x="7437" y="269"/>
                                <a:ext cx="5" cy="319"/>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902"/>
                            <wps:cNvSpPr>
                              <a:spLocks noChangeArrowheads="1"/>
                            </wps:cNvSpPr>
                            <wps:spPr bwMode="auto">
                              <a:xfrm>
                                <a:off x="7442" y="269"/>
                                <a:ext cx="5" cy="319"/>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903"/>
                            <wps:cNvSpPr>
                              <a:spLocks noChangeArrowheads="1"/>
                            </wps:cNvSpPr>
                            <wps:spPr bwMode="auto">
                              <a:xfrm>
                                <a:off x="7447" y="269"/>
                                <a:ext cx="5" cy="319"/>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904"/>
                            <wps:cNvSpPr>
                              <a:spLocks noChangeArrowheads="1"/>
                            </wps:cNvSpPr>
                            <wps:spPr bwMode="auto">
                              <a:xfrm>
                                <a:off x="7452" y="269"/>
                                <a:ext cx="4" cy="319"/>
                              </a:xfrm>
                              <a:prstGeom prst="rect">
                                <a:avLst/>
                              </a:prstGeom>
                              <a:solidFill>
                                <a:srgbClr val="FFFF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905"/>
                            <wps:cNvSpPr>
                              <a:spLocks noChangeArrowheads="1"/>
                            </wps:cNvSpPr>
                            <wps:spPr bwMode="auto">
                              <a:xfrm>
                                <a:off x="7456" y="269"/>
                                <a:ext cx="5" cy="319"/>
                              </a:xfrm>
                              <a:prstGeom prst="rect">
                                <a:avLst/>
                              </a:prstGeom>
                              <a:solidFill>
                                <a:srgbClr val="FFFF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906"/>
                            <wps:cNvSpPr>
                              <a:spLocks noChangeArrowheads="1"/>
                            </wps:cNvSpPr>
                            <wps:spPr bwMode="auto">
                              <a:xfrm>
                                <a:off x="7461" y="269"/>
                                <a:ext cx="5" cy="319"/>
                              </a:xfrm>
                              <a:prstGeom prst="rect">
                                <a:avLst/>
                              </a:prstGeom>
                              <a:solidFill>
                                <a:srgbClr val="FFFF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907"/>
                            <wps:cNvSpPr>
                              <a:spLocks noChangeArrowheads="1"/>
                            </wps:cNvSpPr>
                            <wps:spPr bwMode="auto">
                              <a:xfrm>
                                <a:off x="7466" y="269"/>
                                <a:ext cx="5" cy="319"/>
                              </a:xfrm>
                              <a:prstGeom prst="rect">
                                <a:avLst/>
                              </a:prstGeom>
                              <a:solidFill>
                                <a:srgbClr val="FFF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Rectangle 908"/>
                            <wps:cNvSpPr>
                              <a:spLocks noChangeArrowheads="1"/>
                            </wps:cNvSpPr>
                            <wps:spPr bwMode="auto">
                              <a:xfrm>
                                <a:off x="7471" y="269"/>
                                <a:ext cx="4" cy="319"/>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 name="Rectangle 909"/>
                            <wps:cNvSpPr>
                              <a:spLocks noChangeArrowheads="1"/>
                            </wps:cNvSpPr>
                            <wps:spPr bwMode="auto">
                              <a:xfrm>
                                <a:off x="7475" y="269"/>
                                <a:ext cx="5" cy="319"/>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Rectangle 910"/>
                            <wps:cNvSpPr>
                              <a:spLocks noChangeArrowheads="1"/>
                            </wps:cNvSpPr>
                            <wps:spPr bwMode="auto">
                              <a:xfrm>
                                <a:off x="7480" y="269"/>
                                <a:ext cx="5" cy="319"/>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 name="Rectangle 911"/>
                            <wps:cNvSpPr>
                              <a:spLocks noChangeArrowheads="1"/>
                            </wps:cNvSpPr>
                            <wps:spPr bwMode="auto">
                              <a:xfrm>
                                <a:off x="7485" y="269"/>
                                <a:ext cx="6" cy="319"/>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912"/>
                            <wps:cNvSpPr>
                              <a:spLocks noChangeArrowheads="1"/>
                            </wps:cNvSpPr>
                            <wps:spPr bwMode="auto">
                              <a:xfrm>
                                <a:off x="7491" y="269"/>
                                <a:ext cx="3" cy="319"/>
                              </a:xfrm>
                              <a:prstGeom prst="rect">
                                <a:avLst/>
                              </a:prstGeom>
                              <a:solidFill>
                                <a:srgbClr val="FFFF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913"/>
                            <wps:cNvSpPr>
                              <a:spLocks noChangeArrowheads="1"/>
                            </wps:cNvSpPr>
                            <wps:spPr bwMode="auto">
                              <a:xfrm>
                                <a:off x="7494" y="269"/>
                                <a:ext cx="5" cy="319"/>
                              </a:xfrm>
                              <a:prstGeom prst="rect">
                                <a:avLst/>
                              </a:prstGeom>
                              <a:solidFill>
                                <a:srgbClr val="FFFF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914"/>
                            <wps:cNvSpPr>
                              <a:spLocks noChangeArrowheads="1"/>
                            </wps:cNvSpPr>
                            <wps:spPr bwMode="auto">
                              <a:xfrm>
                                <a:off x="7499" y="269"/>
                                <a:ext cx="6" cy="319"/>
                              </a:xfrm>
                              <a:prstGeom prst="rect">
                                <a:avLst/>
                              </a:prstGeom>
                              <a:solidFill>
                                <a:srgbClr val="FFFF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915"/>
                            <wps:cNvSpPr>
                              <a:spLocks noChangeArrowheads="1"/>
                            </wps:cNvSpPr>
                            <wps:spPr bwMode="auto">
                              <a:xfrm>
                                <a:off x="7505" y="269"/>
                                <a:ext cx="5" cy="31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916"/>
                            <wps:cNvSpPr>
                              <a:spLocks noChangeArrowheads="1"/>
                            </wps:cNvSpPr>
                            <wps:spPr bwMode="auto">
                              <a:xfrm>
                                <a:off x="7510" y="269"/>
                                <a:ext cx="3" cy="319"/>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917"/>
                            <wps:cNvSpPr>
                              <a:spLocks noChangeArrowheads="1"/>
                            </wps:cNvSpPr>
                            <wps:spPr bwMode="auto">
                              <a:xfrm>
                                <a:off x="7513" y="269"/>
                                <a:ext cx="6" cy="319"/>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918"/>
                            <wps:cNvSpPr>
                              <a:spLocks noChangeArrowheads="1"/>
                            </wps:cNvSpPr>
                            <wps:spPr bwMode="auto">
                              <a:xfrm>
                                <a:off x="7519" y="269"/>
                                <a:ext cx="5" cy="319"/>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919"/>
                            <wps:cNvSpPr>
                              <a:spLocks noChangeArrowheads="1"/>
                            </wps:cNvSpPr>
                            <wps:spPr bwMode="auto">
                              <a:xfrm>
                                <a:off x="7524" y="269"/>
                                <a:ext cx="5" cy="319"/>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920"/>
                            <wps:cNvSpPr>
                              <a:spLocks noChangeArrowheads="1"/>
                            </wps:cNvSpPr>
                            <wps:spPr bwMode="auto">
                              <a:xfrm>
                                <a:off x="7529" y="269"/>
                                <a:ext cx="4" cy="319"/>
                              </a:xfrm>
                              <a:prstGeom prst="rect">
                                <a:avLst/>
                              </a:prstGeom>
                              <a:solidFill>
                                <a:srgbClr val="FFFF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921"/>
                            <wps:cNvSpPr>
                              <a:spLocks noChangeArrowheads="1"/>
                            </wps:cNvSpPr>
                            <wps:spPr bwMode="auto">
                              <a:xfrm>
                                <a:off x="7533" y="269"/>
                                <a:ext cx="5" cy="319"/>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Rectangle 922"/>
                            <wps:cNvSpPr>
                              <a:spLocks noChangeArrowheads="1"/>
                            </wps:cNvSpPr>
                            <wps:spPr bwMode="auto">
                              <a:xfrm>
                                <a:off x="7538" y="269"/>
                                <a:ext cx="5" cy="319"/>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 name="Rectangle 923"/>
                            <wps:cNvSpPr>
                              <a:spLocks noChangeArrowheads="1"/>
                            </wps:cNvSpPr>
                            <wps:spPr bwMode="auto">
                              <a:xfrm>
                                <a:off x="7543" y="269"/>
                                <a:ext cx="5" cy="319"/>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Rectangle 924"/>
                            <wps:cNvSpPr>
                              <a:spLocks noChangeArrowheads="1"/>
                            </wps:cNvSpPr>
                            <wps:spPr bwMode="auto">
                              <a:xfrm>
                                <a:off x="7548" y="269"/>
                                <a:ext cx="4" cy="319"/>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 name="Rectangle 925"/>
                            <wps:cNvSpPr>
                              <a:spLocks noChangeArrowheads="1"/>
                            </wps:cNvSpPr>
                            <wps:spPr bwMode="auto">
                              <a:xfrm>
                                <a:off x="7552" y="269"/>
                                <a:ext cx="5" cy="31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926"/>
                            <wps:cNvSpPr>
                              <a:spLocks noChangeArrowheads="1"/>
                            </wps:cNvSpPr>
                            <wps:spPr bwMode="auto">
                              <a:xfrm>
                                <a:off x="7557" y="269"/>
                                <a:ext cx="5" cy="319"/>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Rectangle 927"/>
                            <wps:cNvSpPr>
                              <a:spLocks noChangeArrowheads="1"/>
                            </wps:cNvSpPr>
                            <wps:spPr bwMode="auto">
                              <a:xfrm>
                                <a:off x="7562" y="269"/>
                                <a:ext cx="5" cy="319"/>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Rectangle 928"/>
                            <wps:cNvSpPr>
                              <a:spLocks noChangeArrowheads="1"/>
                            </wps:cNvSpPr>
                            <wps:spPr bwMode="auto">
                              <a:xfrm>
                                <a:off x="7567" y="269"/>
                                <a:ext cx="4" cy="319"/>
                              </a:xfrm>
                              <a:prstGeom prst="rect">
                                <a:avLst/>
                              </a:prstGeom>
                              <a:solidFill>
                                <a:srgbClr val="FFFF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929"/>
                            <wps:cNvSpPr>
                              <a:spLocks noChangeArrowheads="1"/>
                            </wps:cNvSpPr>
                            <wps:spPr bwMode="auto">
                              <a:xfrm>
                                <a:off x="7571" y="269"/>
                                <a:ext cx="5" cy="319"/>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930"/>
                            <wps:cNvSpPr>
                              <a:spLocks noChangeArrowheads="1"/>
                            </wps:cNvSpPr>
                            <wps:spPr bwMode="auto">
                              <a:xfrm>
                                <a:off x="7576" y="269"/>
                                <a:ext cx="5" cy="319"/>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931"/>
                            <wps:cNvSpPr>
                              <a:spLocks noChangeArrowheads="1"/>
                            </wps:cNvSpPr>
                            <wps:spPr bwMode="auto">
                              <a:xfrm>
                                <a:off x="7581" y="269"/>
                                <a:ext cx="6" cy="319"/>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Rectangle 932"/>
                            <wps:cNvSpPr>
                              <a:spLocks noChangeArrowheads="1"/>
                            </wps:cNvSpPr>
                            <wps:spPr bwMode="auto">
                              <a:xfrm>
                                <a:off x="7587" y="269"/>
                                <a:ext cx="3" cy="319"/>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933"/>
                            <wps:cNvSpPr>
                              <a:spLocks noChangeArrowheads="1"/>
                            </wps:cNvSpPr>
                            <wps:spPr bwMode="auto">
                              <a:xfrm>
                                <a:off x="7590" y="269"/>
                                <a:ext cx="5" cy="319"/>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934"/>
                            <wps:cNvSpPr>
                              <a:spLocks noChangeArrowheads="1"/>
                            </wps:cNvSpPr>
                            <wps:spPr bwMode="auto">
                              <a:xfrm>
                                <a:off x="7595" y="269"/>
                                <a:ext cx="6" cy="319"/>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Rectangle 935"/>
                            <wps:cNvSpPr>
                              <a:spLocks noChangeArrowheads="1"/>
                            </wps:cNvSpPr>
                            <wps:spPr bwMode="auto">
                              <a:xfrm>
                                <a:off x="7601" y="269"/>
                                <a:ext cx="5" cy="319"/>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Rectangle 936"/>
                            <wps:cNvSpPr>
                              <a:spLocks noChangeArrowheads="1"/>
                            </wps:cNvSpPr>
                            <wps:spPr bwMode="auto">
                              <a:xfrm>
                                <a:off x="7606" y="269"/>
                                <a:ext cx="3" cy="319"/>
                              </a:xfrm>
                              <a:prstGeom prst="rect">
                                <a:avLst/>
                              </a:prstGeom>
                              <a:solidFill>
                                <a:srgbClr val="FF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 name="Rectangle 937"/>
                            <wps:cNvSpPr>
                              <a:spLocks noChangeArrowheads="1"/>
                            </wps:cNvSpPr>
                            <wps:spPr bwMode="auto">
                              <a:xfrm>
                                <a:off x="7609" y="269"/>
                                <a:ext cx="6" cy="319"/>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Rectangle 938"/>
                            <wps:cNvSpPr>
                              <a:spLocks noChangeArrowheads="1"/>
                            </wps:cNvSpPr>
                            <wps:spPr bwMode="auto">
                              <a:xfrm>
                                <a:off x="7615" y="269"/>
                                <a:ext cx="5" cy="319"/>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Rectangle 939"/>
                            <wps:cNvSpPr>
                              <a:spLocks noChangeArrowheads="1"/>
                            </wps:cNvSpPr>
                            <wps:spPr bwMode="auto">
                              <a:xfrm>
                                <a:off x="7620" y="269"/>
                                <a:ext cx="5" cy="319"/>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940"/>
                            <wps:cNvSpPr>
                              <a:spLocks noChangeArrowheads="1"/>
                            </wps:cNvSpPr>
                            <wps:spPr bwMode="auto">
                              <a:xfrm>
                                <a:off x="7625" y="269"/>
                                <a:ext cx="3" cy="319"/>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941"/>
                            <wps:cNvSpPr>
                              <a:spLocks noChangeArrowheads="1"/>
                            </wps:cNvSpPr>
                            <wps:spPr bwMode="auto">
                              <a:xfrm>
                                <a:off x="7628" y="269"/>
                                <a:ext cx="6" cy="319"/>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942"/>
                            <wps:cNvSpPr>
                              <a:spLocks noChangeArrowheads="1"/>
                            </wps:cNvSpPr>
                            <wps:spPr bwMode="auto">
                              <a:xfrm>
                                <a:off x="7634" y="269"/>
                                <a:ext cx="5" cy="319"/>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943"/>
                            <wps:cNvSpPr>
                              <a:spLocks noChangeArrowheads="1"/>
                            </wps:cNvSpPr>
                            <wps:spPr bwMode="auto">
                              <a:xfrm>
                                <a:off x="7639" y="269"/>
                                <a:ext cx="5" cy="319"/>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944"/>
                            <wps:cNvSpPr>
                              <a:spLocks noChangeArrowheads="1"/>
                            </wps:cNvSpPr>
                            <wps:spPr bwMode="auto">
                              <a:xfrm>
                                <a:off x="7644" y="269"/>
                                <a:ext cx="4" cy="319"/>
                              </a:xfrm>
                              <a:prstGeom prst="rect">
                                <a:avLst/>
                              </a:prstGeom>
                              <a:solidFill>
                                <a:srgbClr val="FF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945"/>
                            <wps:cNvSpPr>
                              <a:spLocks noChangeArrowheads="1"/>
                            </wps:cNvSpPr>
                            <wps:spPr bwMode="auto">
                              <a:xfrm>
                                <a:off x="7648" y="269"/>
                                <a:ext cx="5" cy="319"/>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946"/>
                            <wps:cNvSpPr>
                              <a:spLocks noChangeArrowheads="1"/>
                            </wps:cNvSpPr>
                            <wps:spPr bwMode="auto">
                              <a:xfrm>
                                <a:off x="7653" y="269"/>
                                <a:ext cx="5" cy="319"/>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947"/>
                            <wps:cNvSpPr>
                              <a:spLocks noChangeArrowheads="1"/>
                            </wps:cNvSpPr>
                            <wps:spPr bwMode="auto">
                              <a:xfrm>
                                <a:off x="7658" y="269"/>
                                <a:ext cx="5" cy="319"/>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948"/>
                            <wps:cNvSpPr>
                              <a:spLocks noChangeArrowheads="1"/>
                            </wps:cNvSpPr>
                            <wps:spPr bwMode="auto">
                              <a:xfrm>
                                <a:off x="7663" y="269"/>
                                <a:ext cx="4" cy="319"/>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Rectangle 949"/>
                            <wps:cNvSpPr>
                              <a:spLocks noChangeArrowheads="1"/>
                            </wps:cNvSpPr>
                            <wps:spPr bwMode="auto">
                              <a:xfrm>
                                <a:off x="7667" y="269"/>
                                <a:ext cx="5" cy="319"/>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Rectangle 950"/>
                            <wps:cNvSpPr>
                              <a:spLocks noChangeArrowheads="1"/>
                            </wps:cNvSpPr>
                            <wps:spPr bwMode="auto">
                              <a:xfrm>
                                <a:off x="7672" y="269"/>
                                <a:ext cx="5" cy="319"/>
                              </a:xfrm>
                              <a:prstGeom prst="rect">
                                <a:avLst/>
                              </a:prstGeom>
                              <a:solidFill>
                                <a:srgbClr val="FFFF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Freeform 951"/>
                            <wps:cNvSpPr>
                              <a:spLocks/>
                            </wps:cNvSpPr>
                            <wps:spPr bwMode="auto">
                              <a:xfrm>
                                <a:off x="6451" y="272"/>
                                <a:ext cx="1225" cy="314"/>
                              </a:xfrm>
                              <a:custGeom>
                                <a:avLst/>
                                <a:gdLst>
                                  <a:gd name="T0" fmla="*/ 0 w 1225"/>
                                  <a:gd name="T1" fmla="*/ 157 h 314"/>
                                  <a:gd name="T2" fmla="*/ 769 w 1225"/>
                                  <a:gd name="T3" fmla="*/ 0 h 314"/>
                                  <a:gd name="T4" fmla="*/ 652 w 1225"/>
                                  <a:gd name="T5" fmla="*/ 220 h 314"/>
                                  <a:gd name="T6" fmla="*/ 1225 w 1225"/>
                                  <a:gd name="T7" fmla="*/ 157 h 314"/>
                                  <a:gd name="T8" fmla="*/ 455 w 1225"/>
                                  <a:gd name="T9" fmla="*/ 314 h 314"/>
                                  <a:gd name="T10" fmla="*/ 572 w 1225"/>
                                  <a:gd name="T11" fmla="*/ 94 h 314"/>
                                  <a:gd name="T12" fmla="*/ 0 w 1225"/>
                                  <a:gd name="T13" fmla="*/ 157 h 314"/>
                                </a:gdLst>
                                <a:ahLst/>
                                <a:cxnLst>
                                  <a:cxn ang="0">
                                    <a:pos x="T0" y="T1"/>
                                  </a:cxn>
                                  <a:cxn ang="0">
                                    <a:pos x="T2" y="T3"/>
                                  </a:cxn>
                                  <a:cxn ang="0">
                                    <a:pos x="T4" y="T5"/>
                                  </a:cxn>
                                  <a:cxn ang="0">
                                    <a:pos x="T6" y="T7"/>
                                  </a:cxn>
                                  <a:cxn ang="0">
                                    <a:pos x="T8" y="T9"/>
                                  </a:cxn>
                                  <a:cxn ang="0">
                                    <a:pos x="T10" y="T11"/>
                                  </a:cxn>
                                  <a:cxn ang="0">
                                    <a:pos x="T12" y="T13"/>
                                  </a:cxn>
                                </a:cxnLst>
                                <a:rect l="0" t="0" r="r" b="b"/>
                                <a:pathLst>
                                  <a:path w="1225" h="314">
                                    <a:moveTo>
                                      <a:pt x="0" y="157"/>
                                    </a:moveTo>
                                    <a:lnTo>
                                      <a:pt x="769" y="0"/>
                                    </a:lnTo>
                                    <a:lnTo>
                                      <a:pt x="652" y="220"/>
                                    </a:lnTo>
                                    <a:lnTo>
                                      <a:pt x="1225" y="157"/>
                                    </a:lnTo>
                                    <a:lnTo>
                                      <a:pt x="455" y="314"/>
                                    </a:lnTo>
                                    <a:lnTo>
                                      <a:pt x="572" y="94"/>
                                    </a:lnTo>
                                    <a:lnTo>
                                      <a:pt x="0" y="157"/>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Rectangle 952"/>
                            <wps:cNvSpPr>
                              <a:spLocks noChangeArrowheads="1"/>
                            </wps:cNvSpPr>
                            <wps:spPr bwMode="auto">
                              <a:xfrm>
                                <a:off x="8014" y="3066"/>
                                <a:ext cx="330" cy="7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953"/>
                            <wps:cNvSpPr>
                              <a:spLocks noChangeArrowheads="1"/>
                            </wps:cNvSpPr>
                            <wps:spPr bwMode="auto">
                              <a:xfrm>
                                <a:off x="7794" y="2550"/>
                                <a:ext cx="769" cy="534"/>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Rectangle 954"/>
                            <wps:cNvSpPr>
                              <a:spLocks noChangeArrowheads="1"/>
                            </wps:cNvSpPr>
                            <wps:spPr bwMode="auto">
                              <a:xfrm>
                                <a:off x="7738" y="3152"/>
                                <a:ext cx="881" cy="26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Freeform 955"/>
                            <wps:cNvSpPr>
                              <a:spLocks noEditPoints="1"/>
                            </wps:cNvSpPr>
                            <wps:spPr bwMode="auto">
                              <a:xfrm>
                                <a:off x="7794" y="2550"/>
                                <a:ext cx="769" cy="534"/>
                              </a:xfrm>
                              <a:custGeom>
                                <a:avLst/>
                                <a:gdLst>
                                  <a:gd name="T0" fmla="*/ 0 w 769"/>
                                  <a:gd name="T1" fmla="*/ 534 h 534"/>
                                  <a:gd name="T2" fmla="*/ 769 w 769"/>
                                  <a:gd name="T3" fmla="*/ 534 h 534"/>
                                  <a:gd name="T4" fmla="*/ 769 w 769"/>
                                  <a:gd name="T5" fmla="*/ 0 h 534"/>
                                  <a:gd name="T6" fmla="*/ 0 w 769"/>
                                  <a:gd name="T7" fmla="*/ 0 h 534"/>
                                  <a:gd name="T8" fmla="*/ 0 w 769"/>
                                  <a:gd name="T9" fmla="*/ 534 h 534"/>
                                  <a:gd name="T10" fmla="*/ 28 w 769"/>
                                  <a:gd name="T11" fmla="*/ 507 h 534"/>
                                  <a:gd name="T12" fmla="*/ 741 w 769"/>
                                  <a:gd name="T13" fmla="*/ 507 h 534"/>
                                  <a:gd name="T14" fmla="*/ 741 w 769"/>
                                  <a:gd name="T15" fmla="*/ 28 h 534"/>
                                  <a:gd name="T16" fmla="*/ 28 w 769"/>
                                  <a:gd name="T17" fmla="*/ 28 h 534"/>
                                  <a:gd name="T18" fmla="*/ 28 w 769"/>
                                  <a:gd name="T19" fmla="*/ 507 h 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69" h="534">
                                    <a:moveTo>
                                      <a:pt x="0" y="534"/>
                                    </a:moveTo>
                                    <a:lnTo>
                                      <a:pt x="769" y="534"/>
                                    </a:lnTo>
                                    <a:lnTo>
                                      <a:pt x="769" y="0"/>
                                    </a:lnTo>
                                    <a:lnTo>
                                      <a:pt x="0" y="0"/>
                                    </a:lnTo>
                                    <a:lnTo>
                                      <a:pt x="0" y="534"/>
                                    </a:lnTo>
                                    <a:close/>
                                    <a:moveTo>
                                      <a:pt x="28" y="507"/>
                                    </a:moveTo>
                                    <a:lnTo>
                                      <a:pt x="741" y="507"/>
                                    </a:lnTo>
                                    <a:lnTo>
                                      <a:pt x="741" y="28"/>
                                    </a:lnTo>
                                    <a:lnTo>
                                      <a:pt x="28" y="28"/>
                                    </a:lnTo>
                                    <a:lnTo>
                                      <a:pt x="28" y="507"/>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 name="Freeform 956"/>
                            <wps:cNvSpPr>
                              <a:spLocks/>
                            </wps:cNvSpPr>
                            <wps:spPr bwMode="auto">
                              <a:xfrm>
                                <a:off x="7822" y="2578"/>
                                <a:ext cx="713" cy="479"/>
                              </a:xfrm>
                              <a:custGeom>
                                <a:avLst/>
                                <a:gdLst>
                                  <a:gd name="T0" fmla="*/ 0 w 713"/>
                                  <a:gd name="T1" fmla="*/ 479 h 479"/>
                                  <a:gd name="T2" fmla="*/ 26 w 713"/>
                                  <a:gd name="T3" fmla="*/ 451 h 479"/>
                                  <a:gd name="T4" fmla="*/ 687 w 713"/>
                                  <a:gd name="T5" fmla="*/ 451 h 479"/>
                                  <a:gd name="T6" fmla="*/ 687 w 713"/>
                                  <a:gd name="T7" fmla="*/ 26 h 479"/>
                                  <a:gd name="T8" fmla="*/ 713 w 713"/>
                                  <a:gd name="T9" fmla="*/ 0 h 479"/>
                                  <a:gd name="T10" fmla="*/ 713 w 713"/>
                                  <a:gd name="T11" fmla="*/ 479 h 479"/>
                                  <a:gd name="T12" fmla="*/ 0 w 713"/>
                                  <a:gd name="T13" fmla="*/ 479 h 479"/>
                                </a:gdLst>
                                <a:ahLst/>
                                <a:cxnLst>
                                  <a:cxn ang="0">
                                    <a:pos x="T0" y="T1"/>
                                  </a:cxn>
                                  <a:cxn ang="0">
                                    <a:pos x="T2" y="T3"/>
                                  </a:cxn>
                                  <a:cxn ang="0">
                                    <a:pos x="T4" y="T5"/>
                                  </a:cxn>
                                  <a:cxn ang="0">
                                    <a:pos x="T6" y="T7"/>
                                  </a:cxn>
                                  <a:cxn ang="0">
                                    <a:pos x="T8" y="T9"/>
                                  </a:cxn>
                                  <a:cxn ang="0">
                                    <a:pos x="T10" y="T11"/>
                                  </a:cxn>
                                  <a:cxn ang="0">
                                    <a:pos x="T12" y="T13"/>
                                  </a:cxn>
                                </a:cxnLst>
                                <a:rect l="0" t="0" r="r" b="b"/>
                                <a:pathLst>
                                  <a:path w="713" h="479">
                                    <a:moveTo>
                                      <a:pt x="0" y="479"/>
                                    </a:moveTo>
                                    <a:lnTo>
                                      <a:pt x="26" y="451"/>
                                    </a:lnTo>
                                    <a:lnTo>
                                      <a:pt x="687" y="451"/>
                                    </a:lnTo>
                                    <a:lnTo>
                                      <a:pt x="687" y="26"/>
                                    </a:lnTo>
                                    <a:lnTo>
                                      <a:pt x="713" y="0"/>
                                    </a:lnTo>
                                    <a:lnTo>
                                      <a:pt x="713" y="479"/>
                                    </a:lnTo>
                                    <a:lnTo>
                                      <a:pt x="0" y="47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0" name="Freeform 957"/>
                            <wps:cNvSpPr>
                              <a:spLocks/>
                            </wps:cNvSpPr>
                            <wps:spPr bwMode="auto">
                              <a:xfrm>
                                <a:off x="7822" y="2578"/>
                                <a:ext cx="713" cy="479"/>
                              </a:xfrm>
                              <a:custGeom>
                                <a:avLst/>
                                <a:gdLst>
                                  <a:gd name="T0" fmla="*/ 26 w 713"/>
                                  <a:gd name="T1" fmla="*/ 451 h 479"/>
                                  <a:gd name="T2" fmla="*/ 0 w 713"/>
                                  <a:gd name="T3" fmla="*/ 479 h 479"/>
                                  <a:gd name="T4" fmla="*/ 0 w 713"/>
                                  <a:gd name="T5" fmla="*/ 0 h 479"/>
                                  <a:gd name="T6" fmla="*/ 713 w 713"/>
                                  <a:gd name="T7" fmla="*/ 0 h 479"/>
                                  <a:gd name="T8" fmla="*/ 687 w 713"/>
                                  <a:gd name="T9" fmla="*/ 26 h 479"/>
                                  <a:gd name="T10" fmla="*/ 26 w 713"/>
                                  <a:gd name="T11" fmla="*/ 26 h 479"/>
                                  <a:gd name="T12" fmla="*/ 26 w 713"/>
                                  <a:gd name="T13" fmla="*/ 451 h 479"/>
                                </a:gdLst>
                                <a:ahLst/>
                                <a:cxnLst>
                                  <a:cxn ang="0">
                                    <a:pos x="T0" y="T1"/>
                                  </a:cxn>
                                  <a:cxn ang="0">
                                    <a:pos x="T2" y="T3"/>
                                  </a:cxn>
                                  <a:cxn ang="0">
                                    <a:pos x="T4" y="T5"/>
                                  </a:cxn>
                                  <a:cxn ang="0">
                                    <a:pos x="T6" y="T7"/>
                                  </a:cxn>
                                  <a:cxn ang="0">
                                    <a:pos x="T8" y="T9"/>
                                  </a:cxn>
                                  <a:cxn ang="0">
                                    <a:pos x="T10" y="T11"/>
                                  </a:cxn>
                                  <a:cxn ang="0">
                                    <a:pos x="T12" y="T13"/>
                                  </a:cxn>
                                </a:cxnLst>
                                <a:rect l="0" t="0" r="r" b="b"/>
                                <a:pathLst>
                                  <a:path w="713" h="479">
                                    <a:moveTo>
                                      <a:pt x="26" y="451"/>
                                    </a:moveTo>
                                    <a:lnTo>
                                      <a:pt x="0" y="479"/>
                                    </a:lnTo>
                                    <a:lnTo>
                                      <a:pt x="0" y="0"/>
                                    </a:lnTo>
                                    <a:lnTo>
                                      <a:pt x="713" y="0"/>
                                    </a:lnTo>
                                    <a:lnTo>
                                      <a:pt x="687" y="26"/>
                                    </a:lnTo>
                                    <a:lnTo>
                                      <a:pt x="26" y="26"/>
                                    </a:lnTo>
                                    <a:lnTo>
                                      <a:pt x="26" y="451"/>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1" name="Picture 95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7846" y="2602"/>
                                <a:ext cx="665"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2" name="Picture 95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7846" y="2602"/>
                                <a:ext cx="665"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Rectangle 960"/>
                            <wps:cNvSpPr>
                              <a:spLocks noChangeArrowheads="1"/>
                            </wps:cNvSpPr>
                            <wps:spPr bwMode="auto">
                              <a:xfrm>
                                <a:off x="7780" y="3192"/>
                                <a:ext cx="797" cy="181"/>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Freeform 961"/>
                            <wps:cNvSpPr>
                              <a:spLocks/>
                            </wps:cNvSpPr>
                            <wps:spPr bwMode="auto">
                              <a:xfrm>
                                <a:off x="7752" y="3165"/>
                                <a:ext cx="853" cy="234"/>
                              </a:xfrm>
                              <a:custGeom>
                                <a:avLst/>
                                <a:gdLst>
                                  <a:gd name="T0" fmla="*/ 0 w 853"/>
                                  <a:gd name="T1" fmla="*/ 234 h 234"/>
                                  <a:gd name="T2" fmla="*/ 28 w 853"/>
                                  <a:gd name="T3" fmla="*/ 208 h 234"/>
                                  <a:gd name="T4" fmla="*/ 825 w 853"/>
                                  <a:gd name="T5" fmla="*/ 208 h 234"/>
                                  <a:gd name="T6" fmla="*/ 825 w 853"/>
                                  <a:gd name="T7" fmla="*/ 27 h 234"/>
                                  <a:gd name="T8" fmla="*/ 853 w 853"/>
                                  <a:gd name="T9" fmla="*/ 0 h 234"/>
                                  <a:gd name="T10" fmla="*/ 853 w 853"/>
                                  <a:gd name="T11" fmla="*/ 234 h 234"/>
                                  <a:gd name="T12" fmla="*/ 0 w 853"/>
                                  <a:gd name="T13" fmla="*/ 234 h 234"/>
                                </a:gdLst>
                                <a:ahLst/>
                                <a:cxnLst>
                                  <a:cxn ang="0">
                                    <a:pos x="T0" y="T1"/>
                                  </a:cxn>
                                  <a:cxn ang="0">
                                    <a:pos x="T2" y="T3"/>
                                  </a:cxn>
                                  <a:cxn ang="0">
                                    <a:pos x="T4" y="T5"/>
                                  </a:cxn>
                                  <a:cxn ang="0">
                                    <a:pos x="T6" y="T7"/>
                                  </a:cxn>
                                  <a:cxn ang="0">
                                    <a:pos x="T8" y="T9"/>
                                  </a:cxn>
                                  <a:cxn ang="0">
                                    <a:pos x="T10" y="T11"/>
                                  </a:cxn>
                                  <a:cxn ang="0">
                                    <a:pos x="T12" y="T13"/>
                                  </a:cxn>
                                </a:cxnLst>
                                <a:rect l="0" t="0" r="r" b="b"/>
                                <a:pathLst>
                                  <a:path w="853" h="234">
                                    <a:moveTo>
                                      <a:pt x="0" y="234"/>
                                    </a:moveTo>
                                    <a:lnTo>
                                      <a:pt x="28" y="208"/>
                                    </a:lnTo>
                                    <a:lnTo>
                                      <a:pt x="825" y="208"/>
                                    </a:lnTo>
                                    <a:lnTo>
                                      <a:pt x="825" y="27"/>
                                    </a:lnTo>
                                    <a:lnTo>
                                      <a:pt x="853" y="0"/>
                                    </a:lnTo>
                                    <a:lnTo>
                                      <a:pt x="853" y="234"/>
                                    </a:lnTo>
                                    <a:lnTo>
                                      <a:pt x="0" y="234"/>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5" name="Freeform 962"/>
                            <wps:cNvSpPr>
                              <a:spLocks/>
                            </wps:cNvSpPr>
                            <wps:spPr bwMode="auto">
                              <a:xfrm>
                                <a:off x="7752" y="3165"/>
                                <a:ext cx="853" cy="234"/>
                              </a:xfrm>
                              <a:custGeom>
                                <a:avLst/>
                                <a:gdLst>
                                  <a:gd name="T0" fmla="*/ 0 w 853"/>
                                  <a:gd name="T1" fmla="*/ 234 h 234"/>
                                  <a:gd name="T2" fmla="*/ 28 w 853"/>
                                  <a:gd name="T3" fmla="*/ 208 h 234"/>
                                  <a:gd name="T4" fmla="*/ 28 w 853"/>
                                  <a:gd name="T5" fmla="*/ 27 h 234"/>
                                  <a:gd name="T6" fmla="*/ 825 w 853"/>
                                  <a:gd name="T7" fmla="*/ 27 h 234"/>
                                  <a:gd name="T8" fmla="*/ 853 w 853"/>
                                  <a:gd name="T9" fmla="*/ 0 h 234"/>
                                  <a:gd name="T10" fmla="*/ 0 w 853"/>
                                  <a:gd name="T11" fmla="*/ 0 h 234"/>
                                  <a:gd name="T12" fmla="*/ 0 w 853"/>
                                  <a:gd name="T13" fmla="*/ 234 h 234"/>
                                </a:gdLst>
                                <a:ahLst/>
                                <a:cxnLst>
                                  <a:cxn ang="0">
                                    <a:pos x="T0" y="T1"/>
                                  </a:cxn>
                                  <a:cxn ang="0">
                                    <a:pos x="T2" y="T3"/>
                                  </a:cxn>
                                  <a:cxn ang="0">
                                    <a:pos x="T4" y="T5"/>
                                  </a:cxn>
                                  <a:cxn ang="0">
                                    <a:pos x="T6" y="T7"/>
                                  </a:cxn>
                                  <a:cxn ang="0">
                                    <a:pos x="T8" y="T9"/>
                                  </a:cxn>
                                  <a:cxn ang="0">
                                    <a:pos x="T10" y="T11"/>
                                  </a:cxn>
                                  <a:cxn ang="0">
                                    <a:pos x="T12" y="T13"/>
                                  </a:cxn>
                                </a:cxnLst>
                                <a:rect l="0" t="0" r="r" b="b"/>
                                <a:pathLst>
                                  <a:path w="853" h="234">
                                    <a:moveTo>
                                      <a:pt x="0" y="234"/>
                                    </a:moveTo>
                                    <a:lnTo>
                                      <a:pt x="28" y="208"/>
                                    </a:lnTo>
                                    <a:lnTo>
                                      <a:pt x="28" y="27"/>
                                    </a:lnTo>
                                    <a:lnTo>
                                      <a:pt x="825" y="27"/>
                                    </a:lnTo>
                                    <a:lnTo>
                                      <a:pt x="853" y="0"/>
                                    </a:lnTo>
                                    <a:lnTo>
                                      <a:pt x="0" y="0"/>
                                    </a:lnTo>
                                    <a:lnTo>
                                      <a:pt x="0" y="2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 name="Freeform 963"/>
                            <wps:cNvSpPr>
                              <a:spLocks/>
                            </wps:cNvSpPr>
                            <wps:spPr bwMode="auto">
                              <a:xfrm>
                                <a:off x="8286" y="3230"/>
                                <a:ext cx="265" cy="52"/>
                              </a:xfrm>
                              <a:custGeom>
                                <a:avLst/>
                                <a:gdLst>
                                  <a:gd name="T0" fmla="*/ 52 w 265"/>
                                  <a:gd name="T1" fmla="*/ 40 h 52"/>
                                  <a:gd name="T2" fmla="*/ 52 w 265"/>
                                  <a:gd name="T3" fmla="*/ 52 h 52"/>
                                  <a:gd name="T4" fmla="*/ 213 w 265"/>
                                  <a:gd name="T5" fmla="*/ 52 h 52"/>
                                  <a:gd name="T6" fmla="*/ 213 w 265"/>
                                  <a:gd name="T7" fmla="*/ 40 h 52"/>
                                  <a:gd name="T8" fmla="*/ 265 w 265"/>
                                  <a:gd name="T9" fmla="*/ 40 h 52"/>
                                  <a:gd name="T10" fmla="*/ 265 w 265"/>
                                  <a:gd name="T11" fmla="*/ 14 h 52"/>
                                  <a:gd name="T12" fmla="*/ 213 w 265"/>
                                  <a:gd name="T13" fmla="*/ 14 h 52"/>
                                  <a:gd name="T14" fmla="*/ 213 w 265"/>
                                  <a:gd name="T15" fmla="*/ 0 h 52"/>
                                  <a:gd name="T16" fmla="*/ 52 w 265"/>
                                  <a:gd name="T17" fmla="*/ 0 h 52"/>
                                  <a:gd name="T18" fmla="*/ 52 w 265"/>
                                  <a:gd name="T19" fmla="*/ 14 h 52"/>
                                  <a:gd name="T20" fmla="*/ 0 w 265"/>
                                  <a:gd name="T21" fmla="*/ 14 h 52"/>
                                  <a:gd name="T22" fmla="*/ 0 w 265"/>
                                  <a:gd name="T23" fmla="*/ 40 h 52"/>
                                  <a:gd name="T24" fmla="*/ 52 w 265"/>
                                  <a:gd name="T25" fmla="*/ 4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5" h="52">
                                    <a:moveTo>
                                      <a:pt x="52" y="40"/>
                                    </a:moveTo>
                                    <a:lnTo>
                                      <a:pt x="52" y="52"/>
                                    </a:lnTo>
                                    <a:lnTo>
                                      <a:pt x="213" y="52"/>
                                    </a:lnTo>
                                    <a:lnTo>
                                      <a:pt x="213" y="40"/>
                                    </a:lnTo>
                                    <a:lnTo>
                                      <a:pt x="265" y="40"/>
                                    </a:lnTo>
                                    <a:lnTo>
                                      <a:pt x="265" y="14"/>
                                    </a:lnTo>
                                    <a:lnTo>
                                      <a:pt x="213" y="14"/>
                                    </a:lnTo>
                                    <a:lnTo>
                                      <a:pt x="213" y="0"/>
                                    </a:lnTo>
                                    <a:lnTo>
                                      <a:pt x="52" y="0"/>
                                    </a:lnTo>
                                    <a:lnTo>
                                      <a:pt x="52" y="14"/>
                                    </a:lnTo>
                                    <a:lnTo>
                                      <a:pt x="0" y="14"/>
                                    </a:lnTo>
                                    <a:lnTo>
                                      <a:pt x="0" y="40"/>
                                    </a:lnTo>
                                    <a:lnTo>
                                      <a:pt x="52"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7" name="Rectangle 964"/>
                            <wps:cNvSpPr>
                              <a:spLocks noChangeArrowheads="1"/>
                            </wps:cNvSpPr>
                            <wps:spPr bwMode="auto">
                              <a:xfrm>
                                <a:off x="7806" y="3218"/>
                                <a:ext cx="53" cy="38"/>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965"/>
                            <wps:cNvSpPr>
                              <a:spLocks noChangeArrowheads="1"/>
                            </wps:cNvSpPr>
                            <wps:spPr bwMode="auto">
                              <a:xfrm>
                                <a:off x="7806" y="3218"/>
                                <a:ext cx="27" cy="19"/>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966"/>
                            <wps:cNvSpPr>
                              <a:spLocks noChangeArrowheads="1"/>
                            </wps:cNvSpPr>
                            <wps:spPr bwMode="auto">
                              <a:xfrm>
                                <a:off x="7988" y="3434"/>
                                <a:ext cx="3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E217D" w14:textId="77777777" w:rsidR="008C45DB" w:rsidRDefault="008C45DB" w:rsidP="008C45DB">
                                  <w:r>
                                    <w:rPr>
                                      <w:rFonts w:ascii="Calibri" w:hAnsi="Calibri" w:cs="Calibri"/>
                                      <w:color w:val="000000"/>
                                      <w:sz w:val="10"/>
                                      <w:szCs w:val="10"/>
                                    </w:rPr>
                                    <w:t>End User</w:t>
                                  </w:r>
                                </w:p>
                              </w:txbxContent>
                            </wps:txbx>
                            <wps:bodyPr rot="0" vert="horz" wrap="none" lIns="0" tIns="0" rIns="0" bIns="0" anchor="t" anchorCtr="0">
                              <a:spAutoFit/>
                            </wps:bodyPr>
                          </wps:wsp>
                          <pic:pic xmlns:pic="http://schemas.openxmlformats.org/drawingml/2006/picture">
                            <pic:nvPicPr>
                              <pic:cNvPr id="970" name="Picture 96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7925" y="825"/>
                                <a:ext cx="413" cy="1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Freeform 968"/>
                            <wps:cNvSpPr>
                              <a:spLocks/>
                            </wps:cNvSpPr>
                            <wps:spPr bwMode="auto">
                              <a:xfrm>
                                <a:off x="7967" y="837"/>
                                <a:ext cx="331" cy="1697"/>
                              </a:xfrm>
                              <a:custGeom>
                                <a:avLst/>
                                <a:gdLst>
                                  <a:gd name="T0" fmla="*/ 213 w 331"/>
                                  <a:gd name="T1" fmla="*/ 1697 h 1697"/>
                                  <a:gd name="T2" fmla="*/ 0 w 331"/>
                                  <a:gd name="T3" fmla="*/ 701 h 1697"/>
                                  <a:gd name="T4" fmla="*/ 225 w 331"/>
                                  <a:gd name="T5" fmla="*/ 806 h 1697"/>
                                  <a:gd name="T6" fmla="*/ 118 w 331"/>
                                  <a:gd name="T7" fmla="*/ 0 h 1697"/>
                                  <a:gd name="T8" fmla="*/ 331 w 331"/>
                                  <a:gd name="T9" fmla="*/ 996 h 1697"/>
                                  <a:gd name="T10" fmla="*/ 104 w 331"/>
                                  <a:gd name="T11" fmla="*/ 891 h 1697"/>
                                  <a:gd name="T12" fmla="*/ 213 w 331"/>
                                  <a:gd name="T13" fmla="*/ 1697 h 1697"/>
                                  <a:gd name="T14" fmla="*/ 213 w 331"/>
                                  <a:gd name="T15" fmla="*/ 1697 h 169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31" h="1697">
                                    <a:moveTo>
                                      <a:pt x="213" y="1697"/>
                                    </a:moveTo>
                                    <a:lnTo>
                                      <a:pt x="0" y="701"/>
                                    </a:lnTo>
                                    <a:lnTo>
                                      <a:pt x="225" y="806"/>
                                    </a:lnTo>
                                    <a:lnTo>
                                      <a:pt x="118" y="0"/>
                                    </a:lnTo>
                                    <a:lnTo>
                                      <a:pt x="331" y="996"/>
                                    </a:lnTo>
                                    <a:lnTo>
                                      <a:pt x="104" y="891"/>
                                    </a:lnTo>
                                    <a:lnTo>
                                      <a:pt x="213" y="1697"/>
                                    </a:lnTo>
                                    <a:lnTo>
                                      <a:pt x="213" y="169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2" name="Freeform 969"/>
                            <wps:cNvSpPr>
                              <a:spLocks/>
                            </wps:cNvSpPr>
                            <wps:spPr bwMode="auto">
                              <a:xfrm>
                                <a:off x="7967" y="837"/>
                                <a:ext cx="331" cy="1697"/>
                              </a:xfrm>
                              <a:custGeom>
                                <a:avLst/>
                                <a:gdLst>
                                  <a:gd name="T0" fmla="*/ 213 w 331"/>
                                  <a:gd name="T1" fmla="*/ 1697 h 1697"/>
                                  <a:gd name="T2" fmla="*/ 0 w 331"/>
                                  <a:gd name="T3" fmla="*/ 701 h 1697"/>
                                  <a:gd name="T4" fmla="*/ 225 w 331"/>
                                  <a:gd name="T5" fmla="*/ 806 h 1697"/>
                                  <a:gd name="T6" fmla="*/ 118 w 331"/>
                                  <a:gd name="T7" fmla="*/ 0 h 1697"/>
                                  <a:gd name="T8" fmla="*/ 331 w 331"/>
                                  <a:gd name="T9" fmla="*/ 996 h 1697"/>
                                  <a:gd name="T10" fmla="*/ 104 w 331"/>
                                  <a:gd name="T11" fmla="*/ 891 h 1697"/>
                                  <a:gd name="T12" fmla="*/ 213 w 331"/>
                                  <a:gd name="T13" fmla="*/ 1697 h 1697"/>
                                  <a:gd name="T14" fmla="*/ 213 w 331"/>
                                  <a:gd name="T15" fmla="*/ 1697 h 169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31" h="1697">
                                    <a:moveTo>
                                      <a:pt x="213" y="1697"/>
                                    </a:moveTo>
                                    <a:lnTo>
                                      <a:pt x="0" y="701"/>
                                    </a:lnTo>
                                    <a:lnTo>
                                      <a:pt x="225" y="806"/>
                                    </a:lnTo>
                                    <a:lnTo>
                                      <a:pt x="118" y="0"/>
                                    </a:lnTo>
                                    <a:lnTo>
                                      <a:pt x="331" y="996"/>
                                    </a:lnTo>
                                    <a:lnTo>
                                      <a:pt x="104" y="891"/>
                                    </a:lnTo>
                                    <a:lnTo>
                                      <a:pt x="213" y="1697"/>
                                    </a:lnTo>
                                    <a:lnTo>
                                      <a:pt x="213" y="16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3" name="Freeform 970"/>
                            <wps:cNvSpPr>
                              <a:spLocks/>
                            </wps:cNvSpPr>
                            <wps:spPr bwMode="auto">
                              <a:xfrm>
                                <a:off x="7925" y="827"/>
                                <a:ext cx="412" cy="1718"/>
                              </a:xfrm>
                              <a:custGeom>
                                <a:avLst/>
                                <a:gdLst>
                                  <a:gd name="T0" fmla="*/ 412 w 412"/>
                                  <a:gd name="T1" fmla="*/ 1700 h 1718"/>
                                  <a:gd name="T2" fmla="*/ 317 w 412"/>
                                  <a:gd name="T3" fmla="*/ 0 h 1718"/>
                                  <a:gd name="T4" fmla="*/ 0 w 412"/>
                                  <a:gd name="T5" fmla="*/ 17 h 1718"/>
                                  <a:gd name="T6" fmla="*/ 96 w 412"/>
                                  <a:gd name="T7" fmla="*/ 1718 h 1718"/>
                                  <a:gd name="T8" fmla="*/ 412 w 412"/>
                                  <a:gd name="T9" fmla="*/ 1700 h 1718"/>
                                </a:gdLst>
                                <a:ahLst/>
                                <a:cxnLst>
                                  <a:cxn ang="0">
                                    <a:pos x="T0" y="T1"/>
                                  </a:cxn>
                                  <a:cxn ang="0">
                                    <a:pos x="T2" y="T3"/>
                                  </a:cxn>
                                  <a:cxn ang="0">
                                    <a:pos x="T4" y="T5"/>
                                  </a:cxn>
                                  <a:cxn ang="0">
                                    <a:pos x="T6" y="T7"/>
                                  </a:cxn>
                                  <a:cxn ang="0">
                                    <a:pos x="T8" y="T9"/>
                                  </a:cxn>
                                </a:cxnLst>
                                <a:rect l="0" t="0" r="r" b="b"/>
                                <a:pathLst>
                                  <a:path w="412" h="1718">
                                    <a:moveTo>
                                      <a:pt x="412" y="1700"/>
                                    </a:moveTo>
                                    <a:lnTo>
                                      <a:pt x="317" y="0"/>
                                    </a:lnTo>
                                    <a:lnTo>
                                      <a:pt x="0" y="17"/>
                                    </a:lnTo>
                                    <a:lnTo>
                                      <a:pt x="96" y="1718"/>
                                    </a:lnTo>
                                    <a:lnTo>
                                      <a:pt x="412" y="170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4" name="Freeform 971"/>
                            <wps:cNvSpPr>
                              <a:spLocks/>
                            </wps:cNvSpPr>
                            <wps:spPr bwMode="auto">
                              <a:xfrm>
                                <a:off x="7925" y="827"/>
                                <a:ext cx="412" cy="1718"/>
                              </a:xfrm>
                              <a:custGeom>
                                <a:avLst/>
                                <a:gdLst>
                                  <a:gd name="T0" fmla="*/ 412 w 412"/>
                                  <a:gd name="T1" fmla="*/ 1700 h 1718"/>
                                  <a:gd name="T2" fmla="*/ 317 w 412"/>
                                  <a:gd name="T3" fmla="*/ 0 h 1718"/>
                                  <a:gd name="T4" fmla="*/ 0 w 412"/>
                                  <a:gd name="T5" fmla="*/ 17 h 1718"/>
                                  <a:gd name="T6" fmla="*/ 96 w 412"/>
                                  <a:gd name="T7" fmla="*/ 1718 h 1718"/>
                                  <a:gd name="T8" fmla="*/ 412 w 412"/>
                                  <a:gd name="T9" fmla="*/ 1700 h 1718"/>
                                </a:gdLst>
                                <a:ahLst/>
                                <a:cxnLst>
                                  <a:cxn ang="0">
                                    <a:pos x="T0" y="T1"/>
                                  </a:cxn>
                                  <a:cxn ang="0">
                                    <a:pos x="T2" y="T3"/>
                                  </a:cxn>
                                  <a:cxn ang="0">
                                    <a:pos x="T4" y="T5"/>
                                  </a:cxn>
                                  <a:cxn ang="0">
                                    <a:pos x="T6" y="T7"/>
                                  </a:cxn>
                                  <a:cxn ang="0">
                                    <a:pos x="T8" y="T9"/>
                                  </a:cxn>
                                </a:cxnLst>
                                <a:rect l="0" t="0" r="r" b="b"/>
                                <a:pathLst>
                                  <a:path w="412" h="1718">
                                    <a:moveTo>
                                      <a:pt x="412" y="1700"/>
                                    </a:moveTo>
                                    <a:lnTo>
                                      <a:pt x="317" y="0"/>
                                    </a:lnTo>
                                    <a:lnTo>
                                      <a:pt x="0" y="17"/>
                                    </a:lnTo>
                                    <a:lnTo>
                                      <a:pt x="96" y="1718"/>
                                    </a:lnTo>
                                    <a:lnTo>
                                      <a:pt x="412" y="17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75" name="Picture 9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7925" y="825"/>
                                <a:ext cx="413" cy="1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6" name="Freeform 973"/>
                            <wps:cNvSpPr>
                              <a:spLocks/>
                            </wps:cNvSpPr>
                            <wps:spPr bwMode="auto">
                              <a:xfrm>
                                <a:off x="7967" y="837"/>
                                <a:ext cx="329" cy="1697"/>
                              </a:xfrm>
                              <a:custGeom>
                                <a:avLst/>
                                <a:gdLst>
                                  <a:gd name="T0" fmla="*/ 213 w 329"/>
                                  <a:gd name="T1" fmla="*/ 1697 h 1697"/>
                                  <a:gd name="T2" fmla="*/ 0 w 329"/>
                                  <a:gd name="T3" fmla="*/ 700 h 1697"/>
                                  <a:gd name="T4" fmla="*/ 225 w 329"/>
                                  <a:gd name="T5" fmla="*/ 806 h 1697"/>
                                  <a:gd name="T6" fmla="*/ 117 w 329"/>
                                  <a:gd name="T7" fmla="*/ 0 h 1697"/>
                                  <a:gd name="T8" fmla="*/ 329 w 329"/>
                                  <a:gd name="T9" fmla="*/ 996 h 1697"/>
                                  <a:gd name="T10" fmla="*/ 104 w 329"/>
                                  <a:gd name="T11" fmla="*/ 891 h 1697"/>
                                  <a:gd name="T12" fmla="*/ 213 w 329"/>
                                  <a:gd name="T13" fmla="*/ 1697 h 1697"/>
                                </a:gdLst>
                                <a:ahLst/>
                                <a:cxnLst>
                                  <a:cxn ang="0">
                                    <a:pos x="T0" y="T1"/>
                                  </a:cxn>
                                  <a:cxn ang="0">
                                    <a:pos x="T2" y="T3"/>
                                  </a:cxn>
                                  <a:cxn ang="0">
                                    <a:pos x="T4" y="T5"/>
                                  </a:cxn>
                                  <a:cxn ang="0">
                                    <a:pos x="T6" y="T7"/>
                                  </a:cxn>
                                  <a:cxn ang="0">
                                    <a:pos x="T8" y="T9"/>
                                  </a:cxn>
                                  <a:cxn ang="0">
                                    <a:pos x="T10" y="T11"/>
                                  </a:cxn>
                                  <a:cxn ang="0">
                                    <a:pos x="T12" y="T13"/>
                                  </a:cxn>
                                </a:cxnLst>
                                <a:rect l="0" t="0" r="r" b="b"/>
                                <a:pathLst>
                                  <a:path w="329" h="1697">
                                    <a:moveTo>
                                      <a:pt x="213" y="1697"/>
                                    </a:moveTo>
                                    <a:lnTo>
                                      <a:pt x="0" y="700"/>
                                    </a:lnTo>
                                    <a:lnTo>
                                      <a:pt x="225" y="806"/>
                                    </a:lnTo>
                                    <a:lnTo>
                                      <a:pt x="117" y="0"/>
                                    </a:lnTo>
                                    <a:lnTo>
                                      <a:pt x="329" y="996"/>
                                    </a:lnTo>
                                    <a:lnTo>
                                      <a:pt x="104" y="891"/>
                                    </a:lnTo>
                                    <a:lnTo>
                                      <a:pt x="213" y="1697"/>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Freeform 974"/>
                            <wps:cNvSpPr>
                              <a:spLocks/>
                            </wps:cNvSpPr>
                            <wps:spPr bwMode="auto">
                              <a:xfrm>
                                <a:off x="1864" y="7655"/>
                                <a:ext cx="117" cy="788"/>
                              </a:xfrm>
                              <a:custGeom>
                                <a:avLst/>
                                <a:gdLst>
                                  <a:gd name="T0" fmla="*/ 0 w 117"/>
                                  <a:gd name="T1" fmla="*/ 788 h 788"/>
                                  <a:gd name="T2" fmla="*/ 117 w 117"/>
                                  <a:gd name="T3" fmla="*/ 676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6"/>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Freeform 975"/>
                            <wps:cNvSpPr>
                              <a:spLocks/>
                            </wps:cNvSpPr>
                            <wps:spPr bwMode="auto">
                              <a:xfrm>
                                <a:off x="1836" y="7683"/>
                                <a:ext cx="116" cy="788"/>
                              </a:xfrm>
                              <a:custGeom>
                                <a:avLst/>
                                <a:gdLst>
                                  <a:gd name="T0" fmla="*/ 0 w 116"/>
                                  <a:gd name="T1" fmla="*/ 788 h 788"/>
                                  <a:gd name="T2" fmla="*/ 116 w 116"/>
                                  <a:gd name="T3" fmla="*/ 676 h 788"/>
                                  <a:gd name="T4" fmla="*/ 116 w 116"/>
                                  <a:gd name="T5" fmla="*/ 0 h 788"/>
                                  <a:gd name="T6" fmla="*/ 0 w 116"/>
                                  <a:gd name="T7" fmla="*/ 113 h 788"/>
                                  <a:gd name="T8" fmla="*/ 0 w 116"/>
                                  <a:gd name="T9" fmla="*/ 788 h 788"/>
                                </a:gdLst>
                                <a:ahLst/>
                                <a:cxnLst>
                                  <a:cxn ang="0">
                                    <a:pos x="T0" y="T1"/>
                                  </a:cxn>
                                  <a:cxn ang="0">
                                    <a:pos x="T2" y="T3"/>
                                  </a:cxn>
                                  <a:cxn ang="0">
                                    <a:pos x="T4" y="T5"/>
                                  </a:cxn>
                                  <a:cxn ang="0">
                                    <a:pos x="T6" y="T7"/>
                                  </a:cxn>
                                  <a:cxn ang="0">
                                    <a:pos x="T8" y="T9"/>
                                  </a:cxn>
                                </a:cxnLst>
                                <a:rect l="0" t="0" r="r" b="b"/>
                                <a:pathLst>
                                  <a:path w="116" h="788">
                                    <a:moveTo>
                                      <a:pt x="0" y="788"/>
                                    </a:moveTo>
                                    <a:lnTo>
                                      <a:pt x="116" y="676"/>
                                    </a:lnTo>
                                    <a:lnTo>
                                      <a:pt x="116" y="0"/>
                                    </a:lnTo>
                                    <a:lnTo>
                                      <a:pt x="0" y="113"/>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9" name="Rectangle 976"/>
                            <wps:cNvSpPr>
                              <a:spLocks noChangeArrowheads="1"/>
                            </wps:cNvSpPr>
                            <wps:spPr bwMode="auto">
                              <a:xfrm>
                                <a:off x="1399" y="7796"/>
                                <a:ext cx="437" cy="6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977"/>
                            <wps:cNvSpPr>
                              <a:spLocks noChangeArrowheads="1"/>
                            </wps:cNvSpPr>
                            <wps:spPr bwMode="auto">
                              <a:xfrm>
                                <a:off x="1369" y="7768"/>
                                <a:ext cx="467" cy="67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Freeform 978"/>
                            <wps:cNvSpPr>
                              <a:spLocks/>
                            </wps:cNvSpPr>
                            <wps:spPr bwMode="auto">
                              <a:xfrm>
                                <a:off x="1369" y="7655"/>
                                <a:ext cx="583" cy="113"/>
                              </a:xfrm>
                              <a:custGeom>
                                <a:avLst/>
                                <a:gdLst>
                                  <a:gd name="T0" fmla="*/ 0 w 583"/>
                                  <a:gd name="T1" fmla="*/ 113 h 113"/>
                                  <a:gd name="T2" fmla="*/ 467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7"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 name="Freeform 979"/>
                            <wps:cNvSpPr>
                              <a:spLocks/>
                            </wps:cNvSpPr>
                            <wps:spPr bwMode="auto">
                              <a:xfrm>
                                <a:off x="1836" y="7655"/>
                                <a:ext cx="116" cy="788"/>
                              </a:xfrm>
                              <a:custGeom>
                                <a:avLst/>
                                <a:gdLst>
                                  <a:gd name="T0" fmla="*/ 0 w 116"/>
                                  <a:gd name="T1" fmla="*/ 788 h 788"/>
                                  <a:gd name="T2" fmla="*/ 116 w 116"/>
                                  <a:gd name="T3" fmla="*/ 676 h 788"/>
                                  <a:gd name="T4" fmla="*/ 116 w 116"/>
                                  <a:gd name="T5" fmla="*/ 0 h 788"/>
                                  <a:gd name="T6" fmla="*/ 0 w 116"/>
                                  <a:gd name="T7" fmla="*/ 113 h 788"/>
                                  <a:gd name="T8" fmla="*/ 0 w 116"/>
                                  <a:gd name="T9" fmla="*/ 788 h 788"/>
                                </a:gdLst>
                                <a:ahLst/>
                                <a:cxnLst>
                                  <a:cxn ang="0">
                                    <a:pos x="T0" y="T1"/>
                                  </a:cxn>
                                  <a:cxn ang="0">
                                    <a:pos x="T2" y="T3"/>
                                  </a:cxn>
                                  <a:cxn ang="0">
                                    <a:pos x="T4" y="T5"/>
                                  </a:cxn>
                                  <a:cxn ang="0">
                                    <a:pos x="T6" y="T7"/>
                                  </a:cxn>
                                  <a:cxn ang="0">
                                    <a:pos x="T8" y="T9"/>
                                  </a:cxn>
                                </a:cxnLst>
                                <a:rect l="0" t="0" r="r" b="b"/>
                                <a:pathLst>
                                  <a:path w="116" h="788">
                                    <a:moveTo>
                                      <a:pt x="0" y="788"/>
                                    </a:moveTo>
                                    <a:lnTo>
                                      <a:pt x="116" y="676"/>
                                    </a:lnTo>
                                    <a:lnTo>
                                      <a:pt x="116" y="0"/>
                                    </a:lnTo>
                                    <a:lnTo>
                                      <a:pt x="0" y="113"/>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3" name="Freeform 980"/>
                            <wps:cNvSpPr>
                              <a:spLocks/>
                            </wps:cNvSpPr>
                            <wps:spPr bwMode="auto">
                              <a:xfrm>
                                <a:off x="1369" y="7768"/>
                                <a:ext cx="467" cy="14"/>
                              </a:xfrm>
                              <a:custGeom>
                                <a:avLst/>
                                <a:gdLst>
                                  <a:gd name="T0" fmla="*/ 0 w 467"/>
                                  <a:gd name="T1" fmla="*/ 0 h 14"/>
                                  <a:gd name="T2" fmla="*/ 467 w 467"/>
                                  <a:gd name="T3" fmla="*/ 0 h 14"/>
                                  <a:gd name="T4" fmla="*/ 452 w 467"/>
                                  <a:gd name="T5" fmla="*/ 14 h 14"/>
                                  <a:gd name="T6" fmla="*/ 0 w 467"/>
                                  <a:gd name="T7" fmla="*/ 14 h 14"/>
                                  <a:gd name="T8" fmla="*/ 0 w 467"/>
                                  <a:gd name="T9" fmla="*/ 0 h 14"/>
                                </a:gdLst>
                                <a:ahLst/>
                                <a:cxnLst>
                                  <a:cxn ang="0">
                                    <a:pos x="T0" y="T1"/>
                                  </a:cxn>
                                  <a:cxn ang="0">
                                    <a:pos x="T2" y="T3"/>
                                  </a:cxn>
                                  <a:cxn ang="0">
                                    <a:pos x="T4" y="T5"/>
                                  </a:cxn>
                                  <a:cxn ang="0">
                                    <a:pos x="T6" y="T7"/>
                                  </a:cxn>
                                  <a:cxn ang="0">
                                    <a:pos x="T8" y="T9"/>
                                  </a:cxn>
                                </a:cxnLst>
                                <a:rect l="0" t="0" r="r" b="b"/>
                                <a:pathLst>
                                  <a:path w="467" h="14">
                                    <a:moveTo>
                                      <a:pt x="0" y="0"/>
                                    </a:moveTo>
                                    <a:lnTo>
                                      <a:pt x="467"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4" name="Freeform 981"/>
                            <wps:cNvSpPr>
                              <a:spLocks/>
                            </wps:cNvSpPr>
                            <wps:spPr bwMode="auto">
                              <a:xfrm>
                                <a:off x="1369" y="7768"/>
                                <a:ext cx="14" cy="675"/>
                              </a:xfrm>
                              <a:custGeom>
                                <a:avLst/>
                                <a:gdLst>
                                  <a:gd name="T0" fmla="*/ 0 w 14"/>
                                  <a:gd name="T1" fmla="*/ 0 h 675"/>
                                  <a:gd name="T2" fmla="*/ 0 w 14"/>
                                  <a:gd name="T3" fmla="*/ 675 h 675"/>
                                  <a:gd name="T4" fmla="*/ 14 w 14"/>
                                  <a:gd name="T5" fmla="*/ 661 h 675"/>
                                  <a:gd name="T6" fmla="*/ 14 w 14"/>
                                  <a:gd name="T7" fmla="*/ 14 h 675"/>
                                  <a:gd name="T8" fmla="*/ 0 w 14"/>
                                  <a:gd name="T9" fmla="*/ 0 h 675"/>
                                </a:gdLst>
                                <a:ahLst/>
                                <a:cxnLst>
                                  <a:cxn ang="0">
                                    <a:pos x="T0" y="T1"/>
                                  </a:cxn>
                                  <a:cxn ang="0">
                                    <a:pos x="T2" y="T3"/>
                                  </a:cxn>
                                  <a:cxn ang="0">
                                    <a:pos x="T4" y="T5"/>
                                  </a:cxn>
                                  <a:cxn ang="0">
                                    <a:pos x="T6" y="T7"/>
                                  </a:cxn>
                                  <a:cxn ang="0">
                                    <a:pos x="T8" y="T9"/>
                                  </a:cxn>
                                </a:cxnLst>
                                <a:rect l="0" t="0" r="r" b="b"/>
                                <a:pathLst>
                                  <a:path w="14" h="675">
                                    <a:moveTo>
                                      <a:pt x="0" y="0"/>
                                    </a:moveTo>
                                    <a:lnTo>
                                      <a:pt x="0" y="675"/>
                                    </a:lnTo>
                                    <a:lnTo>
                                      <a:pt x="14" y="661"/>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5" name="Rectangle 982"/>
                            <wps:cNvSpPr>
                              <a:spLocks noChangeArrowheads="1"/>
                            </wps:cNvSpPr>
                            <wps:spPr bwMode="auto">
                              <a:xfrm>
                                <a:off x="1369" y="7951"/>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983"/>
                            <wps:cNvSpPr>
                              <a:spLocks noChangeArrowheads="1"/>
                            </wps:cNvSpPr>
                            <wps:spPr bwMode="auto">
                              <a:xfrm>
                                <a:off x="1383" y="7965"/>
                                <a:ext cx="453"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984"/>
                            <wps:cNvSpPr>
                              <a:spLocks noChangeArrowheads="1"/>
                            </wps:cNvSpPr>
                            <wps:spPr bwMode="auto">
                              <a:xfrm>
                                <a:off x="1369" y="8148"/>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 name="Rectangle 985"/>
                            <wps:cNvSpPr>
                              <a:spLocks noChangeArrowheads="1"/>
                            </wps:cNvSpPr>
                            <wps:spPr bwMode="auto">
                              <a:xfrm>
                                <a:off x="1383" y="8162"/>
                                <a:ext cx="453"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Rectangle 986"/>
                            <wps:cNvSpPr>
                              <a:spLocks noChangeArrowheads="1"/>
                            </wps:cNvSpPr>
                            <wps:spPr bwMode="auto">
                              <a:xfrm>
                                <a:off x="1690" y="8331"/>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0" name="Freeform 987"/>
                            <wps:cNvSpPr>
                              <a:spLocks/>
                            </wps:cNvSpPr>
                            <wps:spPr bwMode="auto">
                              <a:xfrm>
                                <a:off x="1369" y="7655"/>
                                <a:ext cx="583" cy="113"/>
                              </a:xfrm>
                              <a:custGeom>
                                <a:avLst/>
                                <a:gdLst>
                                  <a:gd name="T0" fmla="*/ 583 w 583"/>
                                  <a:gd name="T1" fmla="*/ 0 h 113"/>
                                  <a:gd name="T2" fmla="*/ 569 w 583"/>
                                  <a:gd name="T3" fmla="*/ 14 h 113"/>
                                  <a:gd name="T4" fmla="*/ 117 w 583"/>
                                  <a:gd name="T5" fmla="*/ 14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4"/>
                                    </a:lnTo>
                                    <a:lnTo>
                                      <a:pt x="117" y="14"/>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1" name="Rectangle 988"/>
                            <wps:cNvSpPr>
                              <a:spLocks noChangeArrowheads="1"/>
                            </wps:cNvSpPr>
                            <wps:spPr bwMode="auto">
                              <a:xfrm>
                                <a:off x="1387" y="8492"/>
                                <a:ext cx="5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7ACC6" w14:textId="77777777" w:rsidR="008C45DB" w:rsidRDefault="008C45DB" w:rsidP="008C45DB">
                                  <w:r>
                                    <w:rPr>
                                      <w:rFonts w:ascii="Calibri" w:hAnsi="Calibri" w:cs="Calibri"/>
                                      <w:color w:val="000000"/>
                                      <w:sz w:val="10"/>
                                      <w:szCs w:val="10"/>
                                    </w:rPr>
                                    <w:t>Dev database</w:t>
                                  </w:r>
                                </w:p>
                              </w:txbxContent>
                            </wps:txbx>
                            <wps:bodyPr rot="0" vert="horz" wrap="none" lIns="0" tIns="0" rIns="0" bIns="0" anchor="t" anchorCtr="0">
                              <a:spAutoFit/>
                            </wps:bodyPr>
                          </wps:wsp>
                          <wps:wsp>
                            <wps:cNvPr id="992" name="Rectangle 989"/>
                            <wps:cNvSpPr>
                              <a:spLocks noChangeArrowheads="1"/>
                            </wps:cNvSpPr>
                            <wps:spPr bwMode="auto">
                              <a:xfrm>
                                <a:off x="1022" y="8618"/>
                                <a:ext cx="4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C0537" w14:textId="77777777" w:rsidR="008C45DB" w:rsidRDefault="008C45DB" w:rsidP="008C45DB">
                                  <w:r>
                                    <w:rPr>
                                      <w:rFonts w:ascii="Calibri" w:hAnsi="Calibri" w:cs="Calibri"/>
                                      <w:color w:val="000000"/>
                                      <w:sz w:val="10"/>
                                      <w:szCs w:val="10"/>
                                    </w:rPr>
                                    <w:t>VRIVFSSDBT</w:t>
                                  </w:r>
                                </w:p>
                              </w:txbxContent>
                            </wps:txbx>
                            <wps:bodyPr rot="0" vert="horz" wrap="none" lIns="0" tIns="0" rIns="0" bIns="0" anchor="t" anchorCtr="0">
                              <a:spAutoFit/>
                            </wps:bodyPr>
                          </wps:wsp>
                          <wps:wsp>
                            <wps:cNvPr id="993" name="Rectangle 990"/>
                            <wps:cNvSpPr>
                              <a:spLocks noChangeArrowheads="1"/>
                            </wps:cNvSpPr>
                            <wps:spPr bwMode="auto">
                              <a:xfrm>
                                <a:off x="1542" y="8618"/>
                                <a:ext cx="1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0EE4A" w14:textId="77777777" w:rsidR="008C45DB" w:rsidRDefault="008C45DB" w:rsidP="008C45DB">
                                  <w:r>
                                    <w:rPr>
                                      <w:rFonts w:ascii="Calibri" w:hAnsi="Calibri" w:cs="Calibri"/>
                                      <w:color w:val="000000"/>
                                      <w:sz w:val="10"/>
                                      <w:szCs w:val="10"/>
                                    </w:rPr>
                                    <w:t>02</w:t>
                                  </w:r>
                                </w:p>
                              </w:txbxContent>
                            </wps:txbx>
                            <wps:bodyPr rot="0" vert="horz" wrap="none" lIns="0" tIns="0" rIns="0" bIns="0" anchor="t" anchorCtr="0">
                              <a:spAutoFit/>
                            </wps:bodyPr>
                          </wps:wsp>
                          <wps:wsp>
                            <wps:cNvPr id="994" name="Rectangle 991"/>
                            <wps:cNvSpPr>
                              <a:spLocks noChangeArrowheads="1"/>
                            </wps:cNvSpPr>
                            <wps:spPr bwMode="auto">
                              <a:xfrm>
                                <a:off x="1648" y="8618"/>
                                <a:ext cx="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26885" w14:textId="77777777" w:rsidR="008C45DB" w:rsidRDefault="008C45DB" w:rsidP="008C45DB">
                                  <w:r>
                                    <w:rPr>
                                      <w:rFonts w:ascii="Calibri" w:hAnsi="Calibri" w:cs="Calibri"/>
                                      <w:color w:val="000000"/>
                                      <w:sz w:val="10"/>
                                      <w:szCs w:val="10"/>
                                    </w:rPr>
                                    <w:t>\</w:t>
                                  </w:r>
                                </w:p>
                              </w:txbxContent>
                            </wps:txbx>
                            <wps:bodyPr rot="0" vert="horz" wrap="none" lIns="0" tIns="0" rIns="0" bIns="0" anchor="t" anchorCtr="0">
                              <a:spAutoFit/>
                            </wps:bodyPr>
                          </wps:wsp>
                          <wps:wsp>
                            <wps:cNvPr id="995" name="Rectangle 992"/>
                            <wps:cNvSpPr>
                              <a:spLocks noChangeArrowheads="1"/>
                            </wps:cNvSpPr>
                            <wps:spPr bwMode="auto">
                              <a:xfrm>
                                <a:off x="1688" y="8618"/>
                                <a:ext cx="27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095C6" w14:textId="77777777" w:rsidR="008C45DB" w:rsidRDefault="008C45DB" w:rsidP="008C45DB">
                                  <w:r>
                                    <w:rPr>
                                      <w:rFonts w:ascii="Calibri" w:hAnsi="Calibri" w:cs="Calibri"/>
                                      <w:color w:val="000000"/>
                                      <w:sz w:val="10"/>
                                      <w:szCs w:val="10"/>
                                    </w:rPr>
                                    <w:t>SCORD</w:t>
                                  </w:r>
                                </w:p>
                              </w:txbxContent>
                            </wps:txbx>
                            <wps:bodyPr rot="0" vert="horz" wrap="none" lIns="0" tIns="0" rIns="0" bIns="0" anchor="t" anchorCtr="0">
                              <a:spAutoFit/>
                            </wps:bodyPr>
                          </wps:wsp>
                          <wps:wsp>
                            <wps:cNvPr id="996" name="Rectangle 993"/>
                            <wps:cNvSpPr>
                              <a:spLocks noChangeArrowheads="1"/>
                            </wps:cNvSpPr>
                            <wps:spPr bwMode="auto">
                              <a:xfrm>
                                <a:off x="1983" y="8618"/>
                                <a:ext cx="1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EB682" w14:textId="77777777" w:rsidR="008C45DB" w:rsidRDefault="008C45DB" w:rsidP="008C45DB">
                                  <w:r>
                                    <w:rPr>
                                      <w:rFonts w:ascii="Calibri" w:hAnsi="Calibri" w:cs="Calibri"/>
                                      <w:color w:val="000000"/>
                                      <w:sz w:val="10"/>
                                      <w:szCs w:val="10"/>
                                    </w:rPr>
                                    <w:t>01</w:t>
                                  </w:r>
                                </w:p>
                              </w:txbxContent>
                            </wps:txbx>
                            <wps:bodyPr rot="0" vert="horz" wrap="none" lIns="0" tIns="0" rIns="0" bIns="0" anchor="t" anchorCtr="0">
                              <a:spAutoFit/>
                            </wps:bodyPr>
                          </wps:wsp>
                          <wps:wsp>
                            <wps:cNvPr id="997" name="Rectangle 994"/>
                            <wps:cNvSpPr>
                              <a:spLocks noChangeArrowheads="1"/>
                            </wps:cNvSpPr>
                            <wps:spPr bwMode="auto">
                              <a:xfrm>
                                <a:off x="2089" y="8618"/>
                                <a:ext cx="2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C4A28" w14:textId="77777777" w:rsidR="008C45DB" w:rsidRDefault="008C45DB" w:rsidP="008C45DB">
                                  <w:r>
                                    <w:rPr>
                                      <w:rFonts w:ascii="Calibri" w:hAnsi="Calibri" w:cs="Calibri"/>
                                      <w:color w:val="000000"/>
                                      <w:sz w:val="10"/>
                                      <w:szCs w:val="10"/>
                                    </w:rPr>
                                    <w:t>,</w:t>
                                  </w:r>
                                </w:p>
                              </w:txbxContent>
                            </wps:txbx>
                            <wps:bodyPr rot="0" vert="horz" wrap="none" lIns="0" tIns="0" rIns="0" bIns="0" anchor="t" anchorCtr="0">
                              <a:spAutoFit/>
                            </wps:bodyPr>
                          </wps:wsp>
                          <wps:wsp>
                            <wps:cNvPr id="998" name="Rectangle 995"/>
                            <wps:cNvSpPr>
                              <a:spLocks noChangeArrowheads="1"/>
                            </wps:cNvSpPr>
                            <wps:spPr bwMode="auto">
                              <a:xfrm>
                                <a:off x="2116" y="8618"/>
                                <a:ext cx="2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5AB76" w14:textId="77777777" w:rsidR="008C45DB" w:rsidRDefault="008C45DB" w:rsidP="008C45DB">
                                  <w:r>
                                    <w:rPr>
                                      <w:rFonts w:ascii="Calibri" w:hAnsi="Calibri" w:cs="Calibri"/>
                                      <w:color w:val="000000"/>
                                      <w:sz w:val="10"/>
                                      <w:szCs w:val="10"/>
                                    </w:rPr>
                                    <w:t>1437</w:t>
                                  </w:r>
                                </w:p>
                              </w:txbxContent>
                            </wps:txbx>
                            <wps:bodyPr rot="0" vert="horz" wrap="none" lIns="0" tIns="0" rIns="0" bIns="0" anchor="t" anchorCtr="0">
                              <a:spAutoFit/>
                            </wps:bodyPr>
                          </wps:wsp>
                          <wps:wsp>
                            <wps:cNvPr id="999" name="Freeform 996"/>
                            <wps:cNvSpPr>
                              <a:spLocks/>
                            </wps:cNvSpPr>
                            <wps:spPr bwMode="auto">
                              <a:xfrm>
                                <a:off x="4346" y="8408"/>
                                <a:ext cx="117" cy="790"/>
                              </a:xfrm>
                              <a:custGeom>
                                <a:avLst/>
                                <a:gdLst>
                                  <a:gd name="T0" fmla="*/ 0 w 117"/>
                                  <a:gd name="T1" fmla="*/ 790 h 790"/>
                                  <a:gd name="T2" fmla="*/ 117 w 117"/>
                                  <a:gd name="T3" fmla="*/ 677 h 790"/>
                                  <a:gd name="T4" fmla="*/ 117 w 117"/>
                                  <a:gd name="T5" fmla="*/ 28 h 790"/>
                                  <a:gd name="T6" fmla="*/ 0 w 117"/>
                                  <a:gd name="T7" fmla="*/ 0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28"/>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0" name="Freeform 997"/>
                            <wps:cNvSpPr>
                              <a:spLocks/>
                            </wps:cNvSpPr>
                            <wps:spPr bwMode="auto">
                              <a:xfrm>
                                <a:off x="4318" y="8436"/>
                                <a:ext cx="117" cy="790"/>
                              </a:xfrm>
                              <a:custGeom>
                                <a:avLst/>
                                <a:gdLst>
                                  <a:gd name="T0" fmla="*/ 0 w 117"/>
                                  <a:gd name="T1" fmla="*/ 790 h 790"/>
                                  <a:gd name="T2" fmla="*/ 117 w 117"/>
                                  <a:gd name="T3" fmla="*/ 677 h 790"/>
                                  <a:gd name="T4" fmla="*/ 117 w 117"/>
                                  <a:gd name="T5" fmla="*/ 0 h 790"/>
                                  <a:gd name="T6" fmla="*/ 0 w 117"/>
                                  <a:gd name="T7" fmla="*/ 113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3"/>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1" name="Rectangle 998"/>
                            <wps:cNvSpPr>
                              <a:spLocks noChangeArrowheads="1"/>
                            </wps:cNvSpPr>
                            <wps:spPr bwMode="auto">
                              <a:xfrm>
                                <a:off x="3881" y="8549"/>
                                <a:ext cx="437"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 name="Rectangle 999"/>
                            <wps:cNvSpPr>
                              <a:spLocks noChangeArrowheads="1"/>
                            </wps:cNvSpPr>
                            <wps:spPr bwMode="auto">
                              <a:xfrm>
                                <a:off x="3851" y="8522"/>
                                <a:ext cx="467"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Freeform 1000"/>
                            <wps:cNvSpPr>
                              <a:spLocks/>
                            </wps:cNvSpPr>
                            <wps:spPr bwMode="auto">
                              <a:xfrm>
                                <a:off x="3851" y="8408"/>
                                <a:ext cx="584" cy="114"/>
                              </a:xfrm>
                              <a:custGeom>
                                <a:avLst/>
                                <a:gdLst>
                                  <a:gd name="T0" fmla="*/ 0 w 584"/>
                                  <a:gd name="T1" fmla="*/ 114 h 114"/>
                                  <a:gd name="T2" fmla="*/ 467 w 584"/>
                                  <a:gd name="T3" fmla="*/ 114 h 114"/>
                                  <a:gd name="T4" fmla="*/ 584 w 584"/>
                                  <a:gd name="T5" fmla="*/ 0 h 114"/>
                                  <a:gd name="T6" fmla="*/ 117 w 584"/>
                                  <a:gd name="T7" fmla="*/ 0 h 114"/>
                                  <a:gd name="T8" fmla="*/ 0 w 584"/>
                                  <a:gd name="T9" fmla="*/ 114 h 114"/>
                                </a:gdLst>
                                <a:ahLst/>
                                <a:cxnLst>
                                  <a:cxn ang="0">
                                    <a:pos x="T0" y="T1"/>
                                  </a:cxn>
                                  <a:cxn ang="0">
                                    <a:pos x="T2" y="T3"/>
                                  </a:cxn>
                                  <a:cxn ang="0">
                                    <a:pos x="T4" y="T5"/>
                                  </a:cxn>
                                  <a:cxn ang="0">
                                    <a:pos x="T6" y="T7"/>
                                  </a:cxn>
                                  <a:cxn ang="0">
                                    <a:pos x="T8" y="T9"/>
                                  </a:cxn>
                                </a:cxnLst>
                                <a:rect l="0" t="0" r="r" b="b"/>
                                <a:pathLst>
                                  <a:path w="584" h="114">
                                    <a:moveTo>
                                      <a:pt x="0" y="114"/>
                                    </a:moveTo>
                                    <a:lnTo>
                                      <a:pt x="467" y="114"/>
                                    </a:lnTo>
                                    <a:lnTo>
                                      <a:pt x="584" y="0"/>
                                    </a:lnTo>
                                    <a:lnTo>
                                      <a:pt x="117" y="0"/>
                                    </a:lnTo>
                                    <a:lnTo>
                                      <a:pt x="0" y="11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4" name="Freeform 1001"/>
                            <wps:cNvSpPr>
                              <a:spLocks/>
                            </wps:cNvSpPr>
                            <wps:spPr bwMode="auto">
                              <a:xfrm>
                                <a:off x="4318" y="8408"/>
                                <a:ext cx="117" cy="790"/>
                              </a:xfrm>
                              <a:custGeom>
                                <a:avLst/>
                                <a:gdLst>
                                  <a:gd name="T0" fmla="*/ 0 w 117"/>
                                  <a:gd name="T1" fmla="*/ 790 h 790"/>
                                  <a:gd name="T2" fmla="*/ 117 w 117"/>
                                  <a:gd name="T3" fmla="*/ 677 h 790"/>
                                  <a:gd name="T4" fmla="*/ 117 w 117"/>
                                  <a:gd name="T5" fmla="*/ 0 h 790"/>
                                  <a:gd name="T6" fmla="*/ 0 w 117"/>
                                  <a:gd name="T7" fmla="*/ 114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4"/>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5" name="Freeform 1002"/>
                            <wps:cNvSpPr>
                              <a:spLocks/>
                            </wps:cNvSpPr>
                            <wps:spPr bwMode="auto">
                              <a:xfrm>
                                <a:off x="3851" y="8522"/>
                                <a:ext cx="467" cy="13"/>
                              </a:xfrm>
                              <a:custGeom>
                                <a:avLst/>
                                <a:gdLst>
                                  <a:gd name="T0" fmla="*/ 0 w 467"/>
                                  <a:gd name="T1" fmla="*/ 0 h 13"/>
                                  <a:gd name="T2" fmla="*/ 467 w 467"/>
                                  <a:gd name="T3" fmla="*/ 0 h 13"/>
                                  <a:gd name="T4" fmla="*/ 452 w 467"/>
                                  <a:gd name="T5" fmla="*/ 13 h 13"/>
                                  <a:gd name="T6" fmla="*/ 0 w 467"/>
                                  <a:gd name="T7" fmla="*/ 13 h 13"/>
                                  <a:gd name="T8" fmla="*/ 0 w 467"/>
                                  <a:gd name="T9" fmla="*/ 0 h 13"/>
                                </a:gdLst>
                                <a:ahLst/>
                                <a:cxnLst>
                                  <a:cxn ang="0">
                                    <a:pos x="T0" y="T1"/>
                                  </a:cxn>
                                  <a:cxn ang="0">
                                    <a:pos x="T2" y="T3"/>
                                  </a:cxn>
                                  <a:cxn ang="0">
                                    <a:pos x="T4" y="T5"/>
                                  </a:cxn>
                                  <a:cxn ang="0">
                                    <a:pos x="T6" y="T7"/>
                                  </a:cxn>
                                  <a:cxn ang="0">
                                    <a:pos x="T8" y="T9"/>
                                  </a:cxn>
                                </a:cxnLst>
                                <a:rect l="0" t="0" r="r" b="b"/>
                                <a:pathLst>
                                  <a:path w="467" h="13">
                                    <a:moveTo>
                                      <a:pt x="0" y="0"/>
                                    </a:moveTo>
                                    <a:lnTo>
                                      <a:pt x="467" y="0"/>
                                    </a:lnTo>
                                    <a:lnTo>
                                      <a:pt x="452"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6" name="Freeform 1003"/>
                            <wps:cNvSpPr>
                              <a:spLocks/>
                            </wps:cNvSpPr>
                            <wps:spPr bwMode="auto">
                              <a:xfrm>
                                <a:off x="3851" y="8522"/>
                                <a:ext cx="14" cy="676"/>
                              </a:xfrm>
                              <a:custGeom>
                                <a:avLst/>
                                <a:gdLst>
                                  <a:gd name="T0" fmla="*/ 0 w 14"/>
                                  <a:gd name="T1" fmla="*/ 0 h 676"/>
                                  <a:gd name="T2" fmla="*/ 0 w 14"/>
                                  <a:gd name="T3" fmla="*/ 676 h 676"/>
                                  <a:gd name="T4" fmla="*/ 14 w 14"/>
                                  <a:gd name="T5" fmla="*/ 661 h 676"/>
                                  <a:gd name="T6" fmla="*/ 14 w 14"/>
                                  <a:gd name="T7" fmla="*/ 13 h 676"/>
                                  <a:gd name="T8" fmla="*/ 0 w 14"/>
                                  <a:gd name="T9" fmla="*/ 0 h 676"/>
                                </a:gdLst>
                                <a:ahLst/>
                                <a:cxnLst>
                                  <a:cxn ang="0">
                                    <a:pos x="T0" y="T1"/>
                                  </a:cxn>
                                  <a:cxn ang="0">
                                    <a:pos x="T2" y="T3"/>
                                  </a:cxn>
                                  <a:cxn ang="0">
                                    <a:pos x="T4" y="T5"/>
                                  </a:cxn>
                                  <a:cxn ang="0">
                                    <a:pos x="T6" y="T7"/>
                                  </a:cxn>
                                  <a:cxn ang="0">
                                    <a:pos x="T8" y="T9"/>
                                  </a:cxn>
                                </a:cxnLst>
                                <a:rect l="0" t="0" r="r" b="b"/>
                                <a:pathLst>
                                  <a:path w="14" h="676">
                                    <a:moveTo>
                                      <a:pt x="0" y="0"/>
                                    </a:moveTo>
                                    <a:lnTo>
                                      <a:pt x="0" y="676"/>
                                    </a:lnTo>
                                    <a:lnTo>
                                      <a:pt x="14" y="661"/>
                                    </a:lnTo>
                                    <a:lnTo>
                                      <a:pt x="14"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7" name="Rectangle 1004"/>
                            <wps:cNvSpPr>
                              <a:spLocks noChangeArrowheads="1"/>
                            </wps:cNvSpPr>
                            <wps:spPr bwMode="auto">
                              <a:xfrm>
                                <a:off x="3851" y="8705"/>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8" name="Rectangle 1005"/>
                            <wps:cNvSpPr>
                              <a:spLocks noChangeArrowheads="1"/>
                            </wps:cNvSpPr>
                            <wps:spPr bwMode="auto">
                              <a:xfrm>
                                <a:off x="3865" y="8719"/>
                                <a:ext cx="453"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1006"/>
                            <wps:cNvSpPr>
                              <a:spLocks noChangeArrowheads="1"/>
                            </wps:cNvSpPr>
                            <wps:spPr bwMode="auto">
                              <a:xfrm>
                                <a:off x="3851" y="8902"/>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0" name="Rectangle 1007"/>
                            <wps:cNvSpPr>
                              <a:spLocks noChangeArrowheads="1"/>
                            </wps:cNvSpPr>
                            <wps:spPr bwMode="auto">
                              <a:xfrm>
                                <a:off x="3865" y="8916"/>
                                <a:ext cx="453"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Rectangle 1008"/>
                            <wps:cNvSpPr>
                              <a:spLocks noChangeArrowheads="1"/>
                            </wps:cNvSpPr>
                            <wps:spPr bwMode="auto">
                              <a:xfrm>
                                <a:off x="4172" y="9085"/>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 name="Freeform 1009"/>
                            <wps:cNvSpPr>
                              <a:spLocks/>
                            </wps:cNvSpPr>
                            <wps:spPr bwMode="auto">
                              <a:xfrm>
                                <a:off x="3851" y="8408"/>
                                <a:ext cx="584" cy="114"/>
                              </a:xfrm>
                              <a:custGeom>
                                <a:avLst/>
                                <a:gdLst>
                                  <a:gd name="T0" fmla="*/ 584 w 584"/>
                                  <a:gd name="T1" fmla="*/ 0 h 114"/>
                                  <a:gd name="T2" fmla="*/ 568 w 584"/>
                                  <a:gd name="T3" fmla="*/ 14 h 114"/>
                                  <a:gd name="T4" fmla="*/ 117 w 584"/>
                                  <a:gd name="T5" fmla="*/ 14 h 114"/>
                                  <a:gd name="T6" fmla="*/ 14 w 584"/>
                                  <a:gd name="T7" fmla="*/ 114 h 114"/>
                                  <a:gd name="T8" fmla="*/ 0 w 584"/>
                                  <a:gd name="T9" fmla="*/ 114 h 114"/>
                                  <a:gd name="T10" fmla="*/ 117 w 584"/>
                                  <a:gd name="T11" fmla="*/ 0 h 114"/>
                                  <a:gd name="T12" fmla="*/ 584 w 584"/>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584" h="114">
                                    <a:moveTo>
                                      <a:pt x="584" y="0"/>
                                    </a:moveTo>
                                    <a:lnTo>
                                      <a:pt x="568" y="14"/>
                                    </a:lnTo>
                                    <a:lnTo>
                                      <a:pt x="117" y="14"/>
                                    </a:lnTo>
                                    <a:lnTo>
                                      <a:pt x="14" y="114"/>
                                    </a:lnTo>
                                    <a:lnTo>
                                      <a:pt x="0" y="114"/>
                                    </a:lnTo>
                                    <a:lnTo>
                                      <a:pt x="117" y="0"/>
                                    </a:lnTo>
                                    <a:lnTo>
                                      <a:pt x="58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013" name="Rectangle 1011"/>
                          <wps:cNvSpPr>
                            <a:spLocks noChangeArrowheads="1"/>
                          </wps:cNvSpPr>
                          <wps:spPr bwMode="auto">
                            <a:xfrm>
                              <a:off x="2299335" y="5871210"/>
                              <a:ext cx="64198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F99EC" w14:textId="77777777" w:rsidR="008C45DB" w:rsidRDefault="008C45DB" w:rsidP="008C45DB">
                                <w:r>
                                  <w:rPr>
                                    <w:rFonts w:ascii="Calibri" w:hAnsi="Calibri" w:cs="Calibri"/>
                                    <w:color w:val="000000"/>
                                    <w:sz w:val="10"/>
                                    <w:szCs w:val="10"/>
                                  </w:rPr>
                                  <w:t>Dev and Test Web Server</w:t>
                                </w:r>
                              </w:p>
                            </w:txbxContent>
                          </wps:txbx>
                          <wps:bodyPr rot="0" vert="horz" wrap="none" lIns="0" tIns="0" rIns="0" bIns="0" anchor="t" anchorCtr="0">
                            <a:spAutoFit/>
                          </wps:bodyPr>
                        </wps:wsp>
                        <wps:wsp>
                          <wps:cNvPr id="1014" name="Rectangle 1012"/>
                          <wps:cNvSpPr>
                            <a:spLocks noChangeArrowheads="1"/>
                          </wps:cNvSpPr>
                          <wps:spPr bwMode="auto">
                            <a:xfrm>
                              <a:off x="2359025" y="5961380"/>
                              <a:ext cx="49403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0B439" w14:textId="77777777" w:rsidR="008C45DB" w:rsidRPr="00576A10" w:rsidRDefault="008C45DB" w:rsidP="008C45DB">
                                <w:pPr>
                                  <w:rPr>
                                    <w:rFonts w:ascii="Calibri" w:hAnsi="Calibri"/>
                                    <w:sz w:val="10"/>
                                    <w:szCs w:val="10"/>
                                  </w:rPr>
                                </w:pPr>
                                <w:r>
                                  <w:rPr>
                                    <w:rFonts w:ascii="Calibri" w:hAnsi="Calibri"/>
                                    <w:sz w:val="10"/>
                                    <w:szCs w:val="10"/>
                                  </w:rPr>
                                  <w:t>F</w:t>
                                </w:r>
                                <w:r w:rsidRPr="00576A10">
                                  <w:rPr>
                                    <w:rFonts w:ascii="Calibri" w:hAnsi="Calibri"/>
                                    <w:sz w:val="10"/>
                                    <w:szCs w:val="10"/>
                                  </w:rPr>
                                  <w:t>3420-</w:t>
                                </w:r>
                                <w:r>
                                  <w:rPr>
                                    <w:rFonts w:ascii="Calibri" w:hAnsi="Calibri"/>
                                    <w:sz w:val="10"/>
                                    <w:szCs w:val="10"/>
                                  </w:rPr>
                                  <w:t>MPMD01</w:t>
                                </w:r>
                              </w:p>
                            </w:txbxContent>
                          </wps:txbx>
                          <wps:bodyPr rot="0" vert="horz" wrap="square" lIns="0" tIns="0" rIns="0" bIns="0" anchor="t" anchorCtr="0">
                            <a:spAutoFit/>
                          </wps:bodyPr>
                        </wps:wsp>
                        <pic:pic xmlns:pic="http://schemas.openxmlformats.org/drawingml/2006/picture">
                          <pic:nvPicPr>
                            <pic:cNvPr id="1016" name="Picture 10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280160" y="5026660"/>
                              <a:ext cx="1144270"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Freeform 1015"/>
                          <wps:cNvSpPr>
                            <a:spLocks/>
                          </wps:cNvSpPr>
                          <wps:spPr bwMode="auto">
                            <a:xfrm>
                              <a:off x="1323340" y="5120005"/>
                              <a:ext cx="1057910" cy="479425"/>
                            </a:xfrm>
                            <a:custGeom>
                              <a:avLst/>
                              <a:gdLst>
                                <a:gd name="T0" fmla="*/ 0 w 1666"/>
                                <a:gd name="T1" fmla="*/ 0 h 755"/>
                                <a:gd name="T2" fmla="*/ 1041 w 1666"/>
                                <a:gd name="T3" fmla="*/ 300 h 755"/>
                                <a:gd name="T4" fmla="*/ 843 w 1666"/>
                                <a:gd name="T5" fmla="*/ 452 h 755"/>
                                <a:gd name="T6" fmla="*/ 1666 w 1666"/>
                                <a:gd name="T7" fmla="*/ 755 h 755"/>
                                <a:gd name="T8" fmla="*/ 625 w 1666"/>
                                <a:gd name="T9" fmla="*/ 455 h 755"/>
                                <a:gd name="T10" fmla="*/ 823 w 1666"/>
                                <a:gd name="T11" fmla="*/ 303 h 755"/>
                                <a:gd name="T12" fmla="*/ 0 w 1666"/>
                                <a:gd name="T13" fmla="*/ 0 h 755"/>
                                <a:gd name="T14" fmla="*/ 0 w 1666"/>
                                <a:gd name="T15" fmla="*/ 0 h 7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66" h="755">
                                  <a:moveTo>
                                    <a:pt x="0" y="0"/>
                                  </a:moveTo>
                                  <a:lnTo>
                                    <a:pt x="1041" y="300"/>
                                  </a:lnTo>
                                  <a:lnTo>
                                    <a:pt x="843" y="452"/>
                                  </a:lnTo>
                                  <a:lnTo>
                                    <a:pt x="1666" y="755"/>
                                  </a:lnTo>
                                  <a:lnTo>
                                    <a:pt x="625" y="455"/>
                                  </a:lnTo>
                                  <a:lnTo>
                                    <a:pt x="823" y="303"/>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18" name="Freeform 1016"/>
                          <wps:cNvSpPr>
                            <a:spLocks/>
                          </wps:cNvSpPr>
                          <wps:spPr bwMode="auto">
                            <a:xfrm>
                              <a:off x="1323340" y="5120005"/>
                              <a:ext cx="1057910" cy="479425"/>
                            </a:xfrm>
                            <a:custGeom>
                              <a:avLst/>
                              <a:gdLst>
                                <a:gd name="T0" fmla="*/ 0 w 1666"/>
                                <a:gd name="T1" fmla="*/ 0 h 755"/>
                                <a:gd name="T2" fmla="*/ 1041 w 1666"/>
                                <a:gd name="T3" fmla="*/ 300 h 755"/>
                                <a:gd name="T4" fmla="*/ 843 w 1666"/>
                                <a:gd name="T5" fmla="*/ 452 h 755"/>
                                <a:gd name="T6" fmla="*/ 1666 w 1666"/>
                                <a:gd name="T7" fmla="*/ 755 h 755"/>
                                <a:gd name="T8" fmla="*/ 625 w 1666"/>
                                <a:gd name="T9" fmla="*/ 455 h 755"/>
                                <a:gd name="T10" fmla="*/ 823 w 1666"/>
                                <a:gd name="T11" fmla="*/ 303 h 755"/>
                                <a:gd name="T12" fmla="*/ 0 w 1666"/>
                                <a:gd name="T13" fmla="*/ 0 h 755"/>
                                <a:gd name="T14" fmla="*/ 0 w 1666"/>
                                <a:gd name="T15" fmla="*/ 0 h 7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66" h="755">
                                  <a:moveTo>
                                    <a:pt x="0" y="0"/>
                                  </a:moveTo>
                                  <a:lnTo>
                                    <a:pt x="1041" y="300"/>
                                  </a:lnTo>
                                  <a:lnTo>
                                    <a:pt x="843" y="452"/>
                                  </a:lnTo>
                                  <a:lnTo>
                                    <a:pt x="1666" y="755"/>
                                  </a:lnTo>
                                  <a:lnTo>
                                    <a:pt x="625" y="455"/>
                                  </a:lnTo>
                                  <a:lnTo>
                                    <a:pt x="823" y="303"/>
                                  </a:lnTo>
                                  <a:lnTo>
                                    <a:pt x="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 name="Freeform 1017"/>
                          <wps:cNvSpPr>
                            <a:spLocks/>
                          </wps:cNvSpPr>
                          <wps:spPr bwMode="auto">
                            <a:xfrm>
                              <a:off x="1280160" y="5027930"/>
                              <a:ext cx="1143000" cy="663575"/>
                            </a:xfrm>
                            <a:custGeom>
                              <a:avLst/>
                              <a:gdLst>
                                <a:gd name="T0" fmla="*/ 0 w 1800"/>
                                <a:gd name="T1" fmla="*/ 290 h 1045"/>
                                <a:gd name="T2" fmla="*/ 1669 w 1800"/>
                                <a:gd name="T3" fmla="*/ 1045 h 1045"/>
                                <a:gd name="T4" fmla="*/ 1800 w 1800"/>
                                <a:gd name="T5" fmla="*/ 755 h 1045"/>
                                <a:gd name="T6" fmla="*/ 131 w 1800"/>
                                <a:gd name="T7" fmla="*/ 0 h 1045"/>
                                <a:gd name="T8" fmla="*/ 0 w 1800"/>
                                <a:gd name="T9" fmla="*/ 290 h 1045"/>
                              </a:gdLst>
                              <a:ahLst/>
                              <a:cxnLst>
                                <a:cxn ang="0">
                                  <a:pos x="T0" y="T1"/>
                                </a:cxn>
                                <a:cxn ang="0">
                                  <a:pos x="T2" y="T3"/>
                                </a:cxn>
                                <a:cxn ang="0">
                                  <a:pos x="T4" y="T5"/>
                                </a:cxn>
                                <a:cxn ang="0">
                                  <a:pos x="T6" y="T7"/>
                                </a:cxn>
                                <a:cxn ang="0">
                                  <a:pos x="T8" y="T9"/>
                                </a:cxn>
                              </a:cxnLst>
                              <a:rect l="0" t="0" r="r" b="b"/>
                              <a:pathLst>
                                <a:path w="1800" h="1045">
                                  <a:moveTo>
                                    <a:pt x="0" y="290"/>
                                  </a:moveTo>
                                  <a:lnTo>
                                    <a:pt x="1669" y="1045"/>
                                  </a:lnTo>
                                  <a:lnTo>
                                    <a:pt x="1800" y="755"/>
                                  </a:lnTo>
                                  <a:lnTo>
                                    <a:pt x="131" y="0"/>
                                  </a:lnTo>
                                  <a:lnTo>
                                    <a:pt x="0" y="29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20" name="Freeform 1018"/>
                          <wps:cNvSpPr>
                            <a:spLocks/>
                          </wps:cNvSpPr>
                          <wps:spPr bwMode="auto">
                            <a:xfrm>
                              <a:off x="1280160" y="5027930"/>
                              <a:ext cx="1143000" cy="663575"/>
                            </a:xfrm>
                            <a:custGeom>
                              <a:avLst/>
                              <a:gdLst>
                                <a:gd name="T0" fmla="*/ 0 w 1800"/>
                                <a:gd name="T1" fmla="*/ 290 h 1045"/>
                                <a:gd name="T2" fmla="*/ 1669 w 1800"/>
                                <a:gd name="T3" fmla="*/ 1045 h 1045"/>
                                <a:gd name="T4" fmla="*/ 1800 w 1800"/>
                                <a:gd name="T5" fmla="*/ 755 h 1045"/>
                                <a:gd name="T6" fmla="*/ 131 w 1800"/>
                                <a:gd name="T7" fmla="*/ 0 h 1045"/>
                                <a:gd name="T8" fmla="*/ 0 w 1800"/>
                                <a:gd name="T9" fmla="*/ 290 h 1045"/>
                              </a:gdLst>
                              <a:ahLst/>
                              <a:cxnLst>
                                <a:cxn ang="0">
                                  <a:pos x="T0" y="T1"/>
                                </a:cxn>
                                <a:cxn ang="0">
                                  <a:pos x="T2" y="T3"/>
                                </a:cxn>
                                <a:cxn ang="0">
                                  <a:pos x="T4" y="T5"/>
                                </a:cxn>
                                <a:cxn ang="0">
                                  <a:pos x="T6" y="T7"/>
                                </a:cxn>
                                <a:cxn ang="0">
                                  <a:pos x="T8" y="T9"/>
                                </a:cxn>
                              </a:cxnLst>
                              <a:rect l="0" t="0" r="r" b="b"/>
                              <a:pathLst>
                                <a:path w="1800" h="1045">
                                  <a:moveTo>
                                    <a:pt x="0" y="290"/>
                                  </a:moveTo>
                                  <a:lnTo>
                                    <a:pt x="1669" y="1045"/>
                                  </a:lnTo>
                                  <a:lnTo>
                                    <a:pt x="1800" y="755"/>
                                  </a:lnTo>
                                  <a:lnTo>
                                    <a:pt x="131" y="0"/>
                                  </a:lnTo>
                                  <a:lnTo>
                                    <a:pt x="0" y="2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1" name="Picture 10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280160" y="5026660"/>
                              <a:ext cx="1144270"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2" name="Freeform 1020"/>
                          <wps:cNvSpPr>
                            <a:spLocks/>
                          </wps:cNvSpPr>
                          <wps:spPr bwMode="auto">
                            <a:xfrm>
                              <a:off x="1323340" y="5120005"/>
                              <a:ext cx="1057910" cy="478155"/>
                            </a:xfrm>
                            <a:custGeom>
                              <a:avLst/>
                              <a:gdLst>
                                <a:gd name="T0" fmla="*/ 0 w 1666"/>
                                <a:gd name="T1" fmla="*/ 0 h 753"/>
                                <a:gd name="T2" fmla="*/ 1040 w 1666"/>
                                <a:gd name="T3" fmla="*/ 298 h 753"/>
                                <a:gd name="T4" fmla="*/ 843 w 1666"/>
                                <a:gd name="T5" fmla="*/ 450 h 753"/>
                                <a:gd name="T6" fmla="*/ 1666 w 1666"/>
                                <a:gd name="T7" fmla="*/ 753 h 753"/>
                                <a:gd name="T8" fmla="*/ 625 w 1666"/>
                                <a:gd name="T9" fmla="*/ 455 h 753"/>
                                <a:gd name="T10" fmla="*/ 822 w 1666"/>
                                <a:gd name="T11" fmla="*/ 303 h 753"/>
                                <a:gd name="T12" fmla="*/ 0 w 1666"/>
                                <a:gd name="T13" fmla="*/ 0 h 753"/>
                              </a:gdLst>
                              <a:ahLst/>
                              <a:cxnLst>
                                <a:cxn ang="0">
                                  <a:pos x="T0" y="T1"/>
                                </a:cxn>
                                <a:cxn ang="0">
                                  <a:pos x="T2" y="T3"/>
                                </a:cxn>
                                <a:cxn ang="0">
                                  <a:pos x="T4" y="T5"/>
                                </a:cxn>
                                <a:cxn ang="0">
                                  <a:pos x="T6" y="T7"/>
                                </a:cxn>
                                <a:cxn ang="0">
                                  <a:pos x="T8" y="T9"/>
                                </a:cxn>
                                <a:cxn ang="0">
                                  <a:pos x="T10" y="T11"/>
                                </a:cxn>
                                <a:cxn ang="0">
                                  <a:pos x="T12" y="T13"/>
                                </a:cxn>
                              </a:cxnLst>
                              <a:rect l="0" t="0" r="r" b="b"/>
                              <a:pathLst>
                                <a:path w="1666" h="753">
                                  <a:moveTo>
                                    <a:pt x="0" y="0"/>
                                  </a:moveTo>
                                  <a:lnTo>
                                    <a:pt x="1040" y="298"/>
                                  </a:lnTo>
                                  <a:lnTo>
                                    <a:pt x="843" y="450"/>
                                  </a:lnTo>
                                  <a:lnTo>
                                    <a:pt x="1666" y="753"/>
                                  </a:lnTo>
                                  <a:lnTo>
                                    <a:pt x="625" y="455"/>
                                  </a:lnTo>
                                  <a:lnTo>
                                    <a:pt x="822" y="303"/>
                                  </a:lnTo>
                                  <a:lnTo>
                                    <a:pt x="0" y="0"/>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Freeform 1021"/>
                          <wps:cNvSpPr>
                            <a:spLocks/>
                          </wps:cNvSpPr>
                          <wps:spPr bwMode="auto">
                            <a:xfrm>
                              <a:off x="1157605" y="5825490"/>
                              <a:ext cx="73660" cy="501650"/>
                            </a:xfrm>
                            <a:custGeom>
                              <a:avLst/>
                              <a:gdLst>
                                <a:gd name="T0" fmla="*/ 0 w 116"/>
                                <a:gd name="T1" fmla="*/ 790 h 790"/>
                                <a:gd name="T2" fmla="*/ 116 w 116"/>
                                <a:gd name="T3" fmla="*/ 676 h 790"/>
                                <a:gd name="T4" fmla="*/ 116 w 116"/>
                                <a:gd name="T5" fmla="*/ 29 h 790"/>
                                <a:gd name="T6" fmla="*/ 0 w 116"/>
                                <a:gd name="T7" fmla="*/ 0 h 790"/>
                                <a:gd name="T8" fmla="*/ 0 w 116"/>
                                <a:gd name="T9" fmla="*/ 790 h 790"/>
                              </a:gdLst>
                              <a:ahLst/>
                              <a:cxnLst>
                                <a:cxn ang="0">
                                  <a:pos x="T0" y="T1"/>
                                </a:cxn>
                                <a:cxn ang="0">
                                  <a:pos x="T2" y="T3"/>
                                </a:cxn>
                                <a:cxn ang="0">
                                  <a:pos x="T4" y="T5"/>
                                </a:cxn>
                                <a:cxn ang="0">
                                  <a:pos x="T6" y="T7"/>
                                </a:cxn>
                                <a:cxn ang="0">
                                  <a:pos x="T8" y="T9"/>
                                </a:cxn>
                              </a:cxnLst>
                              <a:rect l="0" t="0" r="r" b="b"/>
                              <a:pathLst>
                                <a:path w="116" h="790">
                                  <a:moveTo>
                                    <a:pt x="0" y="790"/>
                                  </a:moveTo>
                                  <a:lnTo>
                                    <a:pt x="116" y="676"/>
                                  </a:lnTo>
                                  <a:lnTo>
                                    <a:pt x="116" y="29"/>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 name="Freeform 1022"/>
                          <wps:cNvSpPr>
                            <a:spLocks/>
                          </wps:cNvSpPr>
                          <wps:spPr bwMode="auto">
                            <a:xfrm>
                              <a:off x="1139825" y="5843905"/>
                              <a:ext cx="73025" cy="501015"/>
                            </a:xfrm>
                            <a:custGeom>
                              <a:avLst/>
                              <a:gdLst>
                                <a:gd name="T0" fmla="*/ 0 w 115"/>
                                <a:gd name="T1" fmla="*/ 789 h 789"/>
                                <a:gd name="T2" fmla="*/ 115 w 115"/>
                                <a:gd name="T3" fmla="*/ 675 h 789"/>
                                <a:gd name="T4" fmla="*/ 115 w 115"/>
                                <a:gd name="T5" fmla="*/ 0 h 789"/>
                                <a:gd name="T6" fmla="*/ 0 w 115"/>
                                <a:gd name="T7" fmla="*/ 112 h 789"/>
                                <a:gd name="T8" fmla="*/ 0 w 115"/>
                                <a:gd name="T9" fmla="*/ 789 h 789"/>
                              </a:gdLst>
                              <a:ahLst/>
                              <a:cxnLst>
                                <a:cxn ang="0">
                                  <a:pos x="T0" y="T1"/>
                                </a:cxn>
                                <a:cxn ang="0">
                                  <a:pos x="T2" y="T3"/>
                                </a:cxn>
                                <a:cxn ang="0">
                                  <a:pos x="T4" y="T5"/>
                                </a:cxn>
                                <a:cxn ang="0">
                                  <a:pos x="T6" y="T7"/>
                                </a:cxn>
                                <a:cxn ang="0">
                                  <a:pos x="T8" y="T9"/>
                                </a:cxn>
                              </a:cxnLst>
                              <a:rect l="0" t="0" r="r" b="b"/>
                              <a:pathLst>
                                <a:path w="115" h="789">
                                  <a:moveTo>
                                    <a:pt x="0" y="789"/>
                                  </a:moveTo>
                                  <a:lnTo>
                                    <a:pt x="115" y="675"/>
                                  </a:lnTo>
                                  <a:lnTo>
                                    <a:pt x="115" y="0"/>
                                  </a:lnTo>
                                  <a:lnTo>
                                    <a:pt x="0" y="112"/>
                                  </a:lnTo>
                                  <a:lnTo>
                                    <a:pt x="0" y="7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5" name="Rectangle 1023"/>
                          <wps:cNvSpPr>
                            <a:spLocks noChangeArrowheads="1"/>
                          </wps:cNvSpPr>
                          <wps:spPr bwMode="auto">
                            <a:xfrm>
                              <a:off x="861695" y="5915025"/>
                              <a:ext cx="278130" cy="4298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 name="Rectangle 1024"/>
                          <wps:cNvSpPr>
                            <a:spLocks noChangeArrowheads="1"/>
                          </wps:cNvSpPr>
                          <wps:spPr bwMode="auto">
                            <a:xfrm>
                              <a:off x="842645" y="5897245"/>
                              <a:ext cx="297180" cy="42989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Freeform 1025"/>
                          <wps:cNvSpPr>
                            <a:spLocks/>
                          </wps:cNvSpPr>
                          <wps:spPr bwMode="auto">
                            <a:xfrm>
                              <a:off x="842645" y="5825490"/>
                              <a:ext cx="370205" cy="71755"/>
                            </a:xfrm>
                            <a:custGeom>
                              <a:avLst/>
                              <a:gdLst>
                                <a:gd name="T0" fmla="*/ 0 w 583"/>
                                <a:gd name="T1" fmla="*/ 113 h 113"/>
                                <a:gd name="T2" fmla="*/ 468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8"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Freeform 1026"/>
                          <wps:cNvSpPr>
                            <a:spLocks/>
                          </wps:cNvSpPr>
                          <wps:spPr bwMode="auto">
                            <a:xfrm>
                              <a:off x="1139825" y="5825490"/>
                              <a:ext cx="73025" cy="501650"/>
                            </a:xfrm>
                            <a:custGeom>
                              <a:avLst/>
                              <a:gdLst>
                                <a:gd name="T0" fmla="*/ 0 w 115"/>
                                <a:gd name="T1" fmla="*/ 790 h 790"/>
                                <a:gd name="T2" fmla="*/ 115 w 115"/>
                                <a:gd name="T3" fmla="*/ 676 h 790"/>
                                <a:gd name="T4" fmla="*/ 115 w 115"/>
                                <a:gd name="T5" fmla="*/ 0 h 790"/>
                                <a:gd name="T6" fmla="*/ 0 w 115"/>
                                <a:gd name="T7" fmla="*/ 113 h 790"/>
                                <a:gd name="T8" fmla="*/ 0 w 115"/>
                                <a:gd name="T9" fmla="*/ 790 h 790"/>
                              </a:gdLst>
                              <a:ahLst/>
                              <a:cxnLst>
                                <a:cxn ang="0">
                                  <a:pos x="T0" y="T1"/>
                                </a:cxn>
                                <a:cxn ang="0">
                                  <a:pos x="T2" y="T3"/>
                                </a:cxn>
                                <a:cxn ang="0">
                                  <a:pos x="T4" y="T5"/>
                                </a:cxn>
                                <a:cxn ang="0">
                                  <a:pos x="T6" y="T7"/>
                                </a:cxn>
                                <a:cxn ang="0">
                                  <a:pos x="T8" y="T9"/>
                                </a:cxn>
                              </a:cxnLst>
                              <a:rect l="0" t="0" r="r" b="b"/>
                              <a:pathLst>
                                <a:path w="115" h="790">
                                  <a:moveTo>
                                    <a:pt x="0" y="790"/>
                                  </a:moveTo>
                                  <a:lnTo>
                                    <a:pt x="115" y="676"/>
                                  </a:lnTo>
                                  <a:lnTo>
                                    <a:pt x="115" y="0"/>
                                  </a:lnTo>
                                  <a:lnTo>
                                    <a:pt x="0" y="113"/>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 name="Freeform 1027"/>
                          <wps:cNvSpPr>
                            <a:spLocks/>
                          </wps:cNvSpPr>
                          <wps:spPr bwMode="auto">
                            <a:xfrm>
                              <a:off x="842645" y="5897245"/>
                              <a:ext cx="297180" cy="8890"/>
                            </a:xfrm>
                            <a:custGeom>
                              <a:avLst/>
                              <a:gdLst>
                                <a:gd name="T0" fmla="*/ 0 w 468"/>
                                <a:gd name="T1" fmla="*/ 0 h 14"/>
                                <a:gd name="T2" fmla="*/ 468 w 468"/>
                                <a:gd name="T3" fmla="*/ 0 h 14"/>
                                <a:gd name="T4" fmla="*/ 452 w 468"/>
                                <a:gd name="T5" fmla="*/ 14 h 14"/>
                                <a:gd name="T6" fmla="*/ 0 w 468"/>
                                <a:gd name="T7" fmla="*/ 14 h 14"/>
                                <a:gd name="T8" fmla="*/ 0 w 468"/>
                                <a:gd name="T9" fmla="*/ 0 h 14"/>
                              </a:gdLst>
                              <a:ahLst/>
                              <a:cxnLst>
                                <a:cxn ang="0">
                                  <a:pos x="T0" y="T1"/>
                                </a:cxn>
                                <a:cxn ang="0">
                                  <a:pos x="T2" y="T3"/>
                                </a:cxn>
                                <a:cxn ang="0">
                                  <a:pos x="T4" y="T5"/>
                                </a:cxn>
                                <a:cxn ang="0">
                                  <a:pos x="T6" y="T7"/>
                                </a:cxn>
                                <a:cxn ang="0">
                                  <a:pos x="T8" y="T9"/>
                                </a:cxn>
                              </a:cxnLst>
                              <a:rect l="0" t="0" r="r" b="b"/>
                              <a:pathLst>
                                <a:path w="468" h="14">
                                  <a:moveTo>
                                    <a:pt x="0" y="0"/>
                                  </a:moveTo>
                                  <a:lnTo>
                                    <a:pt x="468"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Freeform 1028"/>
                          <wps:cNvSpPr>
                            <a:spLocks/>
                          </wps:cNvSpPr>
                          <wps:spPr bwMode="auto">
                            <a:xfrm>
                              <a:off x="842645" y="5897245"/>
                              <a:ext cx="8890" cy="429895"/>
                            </a:xfrm>
                            <a:custGeom>
                              <a:avLst/>
                              <a:gdLst>
                                <a:gd name="T0" fmla="*/ 0 w 14"/>
                                <a:gd name="T1" fmla="*/ 0 h 677"/>
                                <a:gd name="T2" fmla="*/ 0 w 14"/>
                                <a:gd name="T3" fmla="*/ 677 h 677"/>
                                <a:gd name="T4" fmla="*/ 14 w 14"/>
                                <a:gd name="T5" fmla="*/ 663 h 677"/>
                                <a:gd name="T6" fmla="*/ 14 w 14"/>
                                <a:gd name="T7" fmla="*/ 14 h 677"/>
                                <a:gd name="T8" fmla="*/ 0 w 14"/>
                                <a:gd name="T9" fmla="*/ 0 h 677"/>
                              </a:gdLst>
                              <a:ahLst/>
                              <a:cxnLst>
                                <a:cxn ang="0">
                                  <a:pos x="T0" y="T1"/>
                                </a:cxn>
                                <a:cxn ang="0">
                                  <a:pos x="T2" y="T3"/>
                                </a:cxn>
                                <a:cxn ang="0">
                                  <a:pos x="T4" y="T5"/>
                                </a:cxn>
                                <a:cxn ang="0">
                                  <a:pos x="T6" y="T7"/>
                                </a:cxn>
                                <a:cxn ang="0">
                                  <a:pos x="T8" y="T9"/>
                                </a:cxn>
                              </a:cxnLst>
                              <a:rect l="0" t="0" r="r" b="b"/>
                              <a:pathLst>
                                <a:path w="14" h="677">
                                  <a:moveTo>
                                    <a:pt x="0" y="0"/>
                                  </a:moveTo>
                                  <a:lnTo>
                                    <a:pt x="0" y="677"/>
                                  </a:lnTo>
                                  <a:lnTo>
                                    <a:pt x="14" y="663"/>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Rectangle 1029"/>
                          <wps:cNvSpPr>
                            <a:spLocks noChangeArrowheads="1"/>
                          </wps:cNvSpPr>
                          <wps:spPr bwMode="auto">
                            <a:xfrm>
                              <a:off x="842645" y="6013450"/>
                              <a:ext cx="29718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2" name="Rectangle 1030"/>
                          <wps:cNvSpPr>
                            <a:spLocks noChangeArrowheads="1"/>
                          </wps:cNvSpPr>
                          <wps:spPr bwMode="auto">
                            <a:xfrm>
                              <a:off x="851535" y="6022340"/>
                              <a:ext cx="288290"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Rectangle 1031"/>
                          <wps:cNvSpPr>
                            <a:spLocks noChangeArrowheads="1"/>
                          </wps:cNvSpPr>
                          <wps:spPr bwMode="auto">
                            <a:xfrm>
                              <a:off x="842645" y="6138545"/>
                              <a:ext cx="29718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Rectangle 1032"/>
                          <wps:cNvSpPr>
                            <a:spLocks noChangeArrowheads="1"/>
                          </wps:cNvSpPr>
                          <wps:spPr bwMode="auto">
                            <a:xfrm>
                              <a:off x="851535" y="6147435"/>
                              <a:ext cx="288290"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 name="Rectangle 1033"/>
                          <wps:cNvSpPr>
                            <a:spLocks noChangeArrowheads="1"/>
                          </wps:cNvSpPr>
                          <wps:spPr bwMode="auto">
                            <a:xfrm>
                              <a:off x="1046480" y="6254750"/>
                              <a:ext cx="55245" cy="3556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 name="Freeform 1034"/>
                          <wps:cNvSpPr>
                            <a:spLocks/>
                          </wps:cNvSpPr>
                          <wps:spPr bwMode="auto">
                            <a:xfrm>
                              <a:off x="842645" y="5825490"/>
                              <a:ext cx="370205" cy="71755"/>
                            </a:xfrm>
                            <a:custGeom>
                              <a:avLst/>
                              <a:gdLst>
                                <a:gd name="T0" fmla="*/ 583 w 583"/>
                                <a:gd name="T1" fmla="*/ 0 h 113"/>
                                <a:gd name="T2" fmla="*/ 569 w 583"/>
                                <a:gd name="T3" fmla="*/ 14 h 113"/>
                                <a:gd name="T4" fmla="*/ 117 w 583"/>
                                <a:gd name="T5" fmla="*/ 14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4"/>
                                  </a:lnTo>
                                  <a:lnTo>
                                    <a:pt x="117" y="14"/>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7" name="Rectangle 1035"/>
                          <wps:cNvSpPr>
                            <a:spLocks noChangeArrowheads="1"/>
                          </wps:cNvSpPr>
                          <wps:spPr bwMode="auto">
                            <a:xfrm>
                              <a:off x="845820" y="6358255"/>
                              <a:ext cx="36766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EBF1B" w14:textId="77777777" w:rsidR="008C45DB" w:rsidRDefault="008C45DB" w:rsidP="008C45DB">
                                <w:r>
                                  <w:rPr>
                                    <w:rFonts w:ascii="Calibri" w:hAnsi="Calibri" w:cs="Calibri"/>
                                    <w:color w:val="000000"/>
                                    <w:sz w:val="10"/>
                                    <w:szCs w:val="10"/>
                                  </w:rPr>
                                  <w:t>Test Database</w:t>
                                </w:r>
                              </w:p>
                            </w:txbxContent>
                          </wps:txbx>
                          <wps:bodyPr rot="0" vert="horz" wrap="none" lIns="0" tIns="0" rIns="0" bIns="0" anchor="t" anchorCtr="0">
                            <a:spAutoFit/>
                          </wps:bodyPr>
                        </wps:wsp>
                        <wps:wsp>
                          <wps:cNvPr id="1038" name="Rectangle 1036"/>
                          <wps:cNvSpPr>
                            <a:spLocks noChangeArrowheads="1"/>
                          </wps:cNvSpPr>
                          <wps:spPr bwMode="auto">
                            <a:xfrm>
                              <a:off x="623570" y="6438265"/>
                              <a:ext cx="31369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644D3" w14:textId="77777777" w:rsidR="008C45DB" w:rsidRDefault="008C45DB" w:rsidP="008C45DB">
                                <w:r>
                                  <w:rPr>
                                    <w:rFonts w:ascii="Calibri" w:hAnsi="Calibri" w:cs="Calibri"/>
                                    <w:color w:val="000000"/>
                                    <w:sz w:val="10"/>
                                    <w:szCs w:val="10"/>
                                  </w:rPr>
                                  <w:t>VRIVFSSDBT</w:t>
                                </w:r>
                              </w:p>
                            </w:txbxContent>
                          </wps:txbx>
                          <wps:bodyPr rot="0" vert="horz" wrap="none" lIns="0" tIns="0" rIns="0" bIns="0" anchor="t" anchorCtr="0">
                            <a:spAutoFit/>
                          </wps:bodyPr>
                        </wps:wsp>
                        <wps:wsp>
                          <wps:cNvPr id="1039" name="Rectangle 1037"/>
                          <wps:cNvSpPr>
                            <a:spLocks noChangeArrowheads="1"/>
                          </wps:cNvSpPr>
                          <wps:spPr bwMode="auto">
                            <a:xfrm>
                              <a:off x="953770" y="6438265"/>
                              <a:ext cx="6477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B4093" w14:textId="77777777" w:rsidR="008C45DB" w:rsidRDefault="008C45DB" w:rsidP="008C45DB">
                                <w:r>
                                  <w:rPr>
                                    <w:rFonts w:ascii="Calibri" w:hAnsi="Calibri" w:cs="Calibri"/>
                                    <w:color w:val="000000"/>
                                    <w:sz w:val="10"/>
                                    <w:szCs w:val="10"/>
                                  </w:rPr>
                                  <w:t>02</w:t>
                                </w:r>
                              </w:p>
                            </w:txbxContent>
                          </wps:txbx>
                          <wps:bodyPr rot="0" vert="horz" wrap="none" lIns="0" tIns="0" rIns="0" bIns="0" anchor="t" anchorCtr="0">
                            <a:spAutoFit/>
                          </wps:bodyPr>
                        </wps:wsp>
                        <wps:wsp>
                          <wps:cNvPr id="1040" name="Rectangle 1038"/>
                          <wps:cNvSpPr>
                            <a:spLocks noChangeArrowheads="1"/>
                          </wps:cNvSpPr>
                          <wps:spPr bwMode="auto">
                            <a:xfrm>
                              <a:off x="1021080" y="6438265"/>
                              <a:ext cx="1587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90CDD" w14:textId="77777777" w:rsidR="008C45DB" w:rsidRDefault="008C45DB" w:rsidP="008C45DB">
                                <w:r>
                                  <w:rPr>
                                    <w:rFonts w:ascii="Calibri" w:hAnsi="Calibri" w:cs="Calibri"/>
                                    <w:color w:val="000000"/>
                                    <w:sz w:val="10"/>
                                    <w:szCs w:val="10"/>
                                  </w:rPr>
                                  <w:t>,</w:t>
                                </w:r>
                              </w:p>
                            </w:txbxContent>
                          </wps:txbx>
                          <wps:bodyPr rot="0" vert="horz" wrap="none" lIns="0" tIns="0" rIns="0" bIns="0" anchor="t" anchorCtr="0">
                            <a:spAutoFit/>
                          </wps:bodyPr>
                        </wps:wsp>
                        <wps:wsp>
                          <wps:cNvPr id="1041" name="Rectangle 1039"/>
                          <wps:cNvSpPr>
                            <a:spLocks noChangeArrowheads="1"/>
                          </wps:cNvSpPr>
                          <wps:spPr bwMode="auto">
                            <a:xfrm>
                              <a:off x="1037590" y="6438265"/>
                              <a:ext cx="16891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F3C5E" w14:textId="77777777" w:rsidR="008C45DB" w:rsidRDefault="008C45DB" w:rsidP="008C45DB">
                                <w:r>
                                  <w:rPr>
                                    <w:rFonts w:ascii="Calibri" w:hAnsi="Calibri" w:cs="Calibri"/>
                                    <w:color w:val="000000"/>
                                    <w:sz w:val="10"/>
                                    <w:szCs w:val="10"/>
                                  </w:rPr>
                                  <w:t>SCORT</w:t>
                                </w:r>
                              </w:p>
                            </w:txbxContent>
                          </wps:txbx>
                          <wps:bodyPr rot="0" vert="horz" wrap="none" lIns="0" tIns="0" rIns="0" bIns="0" anchor="t" anchorCtr="0">
                            <a:spAutoFit/>
                          </wps:bodyPr>
                        </wps:wsp>
                        <wps:wsp>
                          <wps:cNvPr id="1042" name="Rectangle 1040"/>
                          <wps:cNvSpPr>
                            <a:spLocks noChangeArrowheads="1"/>
                          </wps:cNvSpPr>
                          <wps:spPr bwMode="auto">
                            <a:xfrm>
                              <a:off x="1216025" y="6438265"/>
                              <a:ext cx="6477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BEA4B" w14:textId="77777777" w:rsidR="008C45DB" w:rsidRDefault="008C45DB" w:rsidP="008C45DB">
                                <w:r>
                                  <w:rPr>
                                    <w:rFonts w:ascii="Calibri" w:hAnsi="Calibri" w:cs="Calibri"/>
                                    <w:color w:val="000000"/>
                                    <w:sz w:val="10"/>
                                    <w:szCs w:val="10"/>
                                  </w:rPr>
                                  <w:t>01</w:t>
                                </w:r>
                              </w:p>
                            </w:txbxContent>
                          </wps:txbx>
                          <wps:bodyPr rot="0" vert="horz" wrap="none" lIns="0" tIns="0" rIns="0" bIns="0" anchor="t" anchorCtr="0">
                            <a:spAutoFit/>
                          </wps:bodyPr>
                        </wps:wsp>
                        <wps:wsp>
                          <wps:cNvPr id="1043" name="Rectangle 1041"/>
                          <wps:cNvSpPr>
                            <a:spLocks noChangeArrowheads="1"/>
                          </wps:cNvSpPr>
                          <wps:spPr bwMode="auto">
                            <a:xfrm>
                              <a:off x="1283335" y="6438265"/>
                              <a:ext cx="1587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1ABC" w14:textId="77777777" w:rsidR="008C45DB" w:rsidRDefault="008C45DB" w:rsidP="008C45DB">
                                <w:r>
                                  <w:rPr>
                                    <w:rFonts w:ascii="Calibri" w:hAnsi="Calibri" w:cs="Calibri"/>
                                    <w:color w:val="000000"/>
                                    <w:sz w:val="10"/>
                                    <w:szCs w:val="10"/>
                                  </w:rPr>
                                  <w:t xml:space="preserve">, </w:t>
                                </w:r>
                              </w:p>
                            </w:txbxContent>
                          </wps:txbx>
                          <wps:bodyPr rot="0" vert="horz" wrap="none" lIns="0" tIns="0" rIns="0" bIns="0" anchor="t" anchorCtr="0">
                            <a:spAutoFit/>
                          </wps:bodyPr>
                        </wps:wsp>
                        <wps:wsp>
                          <wps:cNvPr id="1044" name="Rectangle 1042"/>
                          <wps:cNvSpPr>
                            <a:spLocks noChangeArrowheads="1"/>
                          </wps:cNvSpPr>
                          <wps:spPr bwMode="auto">
                            <a:xfrm>
                              <a:off x="1314450" y="6438265"/>
                              <a:ext cx="12890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66FD1" w14:textId="77777777" w:rsidR="008C45DB" w:rsidRDefault="008C45DB" w:rsidP="008C45DB">
                                <w:r>
                                  <w:rPr>
                                    <w:rFonts w:ascii="Calibri" w:hAnsi="Calibri" w:cs="Calibri"/>
                                    <w:color w:val="000000"/>
                                    <w:sz w:val="10"/>
                                    <w:szCs w:val="10"/>
                                  </w:rPr>
                                  <w:t>1438</w:t>
                                </w:r>
                              </w:p>
                            </w:txbxContent>
                          </wps:txbx>
                          <wps:bodyPr rot="0" vert="horz" wrap="none" lIns="0" tIns="0" rIns="0" bIns="0" anchor="t" anchorCtr="0">
                            <a:spAutoFit/>
                          </wps:bodyPr>
                        </wps:wsp>
                        <pic:pic xmlns:pic="http://schemas.openxmlformats.org/drawingml/2006/picture">
                          <pic:nvPicPr>
                            <pic:cNvPr id="1045" name="Picture 10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253490" y="5505450"/>
                              <a:ext cx="116967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6" name="Freeform 1044"/>
                          <wps:cNvSpPr>
                            <a:spLocks/>
                          </wps:cNvSpPr>
                          <wps:spPr bwMode="auto">
                            <a:xfrm>
                              <a:off x="1296670" y="5599430"/>
                              <a:ext cx="1084580" cy="486410"/>
                            </a:xfrm>
                            <a:custGeom>
                              <a:avLst/>
                              <a:gdLst>
                                <a:gd name="T0" fmla="*/ 0 w 1708"/>
                                <a:gd name="T1" fmla="*/ 766 h 766"/>
                                <a:gd name="T2" fmla="*/ 933 w 1708"/>
                                <a:gd name="T3" fmla="*/ 174 h 766"/>
                                <a:gd name="T4" fmla="*/ 916 w 1708"/>
                                <a:gd name="T5" fmla="*/ 424 h 766"/>
                                <a:gd name="T6" fmla="*/ 1708 w 1708"/>
                                <a:gd name="T7" fmla="*/ 0 h 766"/>
                                <a:gd name="T8" fmla="*/ 775 w 1708"/>
                                <a:gd name="T9" fmla="*/ 590 h 766"/>
                                <a:gd name="T10" fmla="*/ 792 w 1708"/>
                                <a:gd name="T11" fmla="*/ 342 h 766"/>
                                <a:gd name="T12" fmla="*/ 0 w 1708"/>
                                <a:gd name="T13" fmla="*/ 766 h 766"/>
                                <a:gd name="T14" fmla="*/ 0 w 1708"/>
                                <a:gd name="T15" fmla="*/ 766 h 76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08" h="766">
                                  <a:moveTo>
                                    <a:pt x="0" y="766"/>
                                  </a:moveTo>
                                  <a:lnTo>
                                    <a:pt x="933" y="174"/>
                                  </a:lnTo>
                                  <a:lnTo>
                                    <a:pt x="916" y="424"/>
                                  </a:lnTo>
                                  <a:lnTo>
                                    <a:pt x="1708" y="0"/>
                                  </a:lnTo>
                                  <a:lnTo>
                                    <a:pt x="775" y="590"/>
                                  </a:lnTo>
                                  <a:lnTo>
                                    <a:pt x="792" y="342"/>
                                  </a:lnTo>
                                  <a:lnTo>
                                    <a:pt x="0" y="766"/>
                                  </a:lnTo>
                                  <a:lnTo>
                                    <a:pt x="0" y="76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7" name="Freeform 1045"/>
                          <wps:cNvSpPr>
                            <a:spLocks/>
                          </wps:cNvSpPr>
                          <wps:spPr bwMode="auto">
                            <a:xfrm>
                              <a:off x="1296670" y="5599430"/>
                              <a:ext cx="1084580" cy="486410"/>
                            </a:xfrm>
                            <a:custGeom>
                              <a:avLst/>
                              <a:gdLst>
                                <a:gd name="T0" fmla="*/ 0 w 1708"/>
                                <a:gd name="T1" fmla="*/ 766 h 766"/>
                                <a:gd name="T2" fmla="*/ 933 w 1708"/>
                                <a:gd name="T3" fmla="*/ 174 h 766"/>
                                <a:gd name="T4" fmla="*/ 916 w 1708"/>
                                <a:gd name="T5" fmla="*/ 424 h 766"/>
                                <a:gd name="T6" fmla="*/ 1708 w 1708"/>
                                <a:gd name="T7" fmla="*/ 0 h 766"/>
                                <a:gd name="T8" fmla="*/ 775 w 1708"/>
                                <a:gd name="T9" fmla="*/ 590 h 766"/>
                                <a:gd name="T10" fmla="*/ 792 w 1708"/>
                                <a:gd name="T11" fmla="*/ 342 h 766"/>
                                <a:gd name="T12" fmla="*/ 0 w 1708"/>
                                <a:gd name="T13" fmla="*/ 766 h 766"/>
                                <a:gd name="T14" fmla="*/ 0 w 1708"/>
                                <a:gd name="T15" fmla="*/ 766 h 76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08" h="766">
                                  <a:moveTo>
                                    <a:pt x="0" y="766"/>
                                  </a:moveTo>
                                  <a:lnTo>
                                    <a:pt x="933" y="174"/>
                                  </a:lnTo>
                                  <a:lnTo>
                                    <a:pt x="916" y="424"/>
                                  </a:lnTo>
                                  <a:lnTo>
                                    <a:pt x="1708" y="0"/>
                                  </a:lnTo>
                                  <a:lnTo>
                                    <a:pt x="775" y="590"/>
                                  </a:lnTo>
                                  <a:lnTo>
                                    <a:pt x="792" y="342"/>
                                  </a:lnTo>
                                  <a:lnTo>
                                    <a:pt x="0" y="766"/>
                                  </a:lnTo>
                                  <a:lnTo>
                                    <a:pt x="0" y="7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Freeform 1046"/>
                          <wps:cNvSpPr>
                            <a:spLocks/>
                          </wps:cNvSpPr>
                          <wps:spPr bwMode="auto">
                            <a:xfrm>
                              <a:off x="1254760" y="5506720"/>
                              <a:ext cx="1168400" cy="670560"/>
                            </a:xfrm>
                            <a:custGeom>
                              <a:avLst/>
                              <a:gdLst>
                                <a:gd name="T0" fmla="*/ 129 w 1840"/>
                                <a:gd name="T1" fmla="*/ 1056 h 1056"/>
                                <a:gd name="T2" fmla="*/ 1840 w 1840"/>
                                <a:gd name="T3" fmla="*/ 289 h 1056"/>
                                <a:gd name="T4" fmla="*/ 1709 w 1840"/>
                                <a:gd name="T5" fmla="*/ 0 h 1056"/>
                                <a:gd name="T6" fmla="*/ 0 w 1840"/>
                                <a:gd name="T7" fmla="*/ 767 h 1056"/>
                                <a:gd name="T8" fmla="*/ 129 w 1840"/>
                                <a:gd name="T9" fmla="*/ 1056 h 1056"/>
                              </a:gdLst>
                              <a:ahLst/>
                              <a:cxnLst>
                                <a:cxn ang="0">
                                  <a:pos x="T0" y="T1"/>
                                </a:cxn>
                                <a:cxn ang="0">
                                  <a:pos x="T2" y="T3"/>
                                </a:cxn>
                                <a:cxn ang="0">
                                  <a:pos x="T4" y="T5"/>
                                </a:cxn>
                                <a:cxn ang="0">
                                  <a:pos x="T6" y="T7"/>
                                </a:cxn>
                                <a:cxn ang="0">
                                  <a:pos x="T8" y="T9"/>
                                </a:cxn>
                              </a:cxnLst>
                              <a:rect l="0" t="0" r="r" b="b"/>
                              <a:pathLst>
                                <a:path w="1840" h="1056">
                                  <a:moveTo>
                                    <a:pt x="129" y="1056"/>
                                  </a:moveTo>
                                  <a:lnTo>
                                    <a:pt x="1840" y="289"/>
                                  </a:lnTo>
                                  <a:lnTo>
                                    <a:pt x="1709" y="0"/>
                                  </a:lnTo>
                                  <a:lnTo>
                                    <a:pt x="0" y="767"/>
                                  </a:lnTo>
                                  <a:lnTo>
                                    <a:pt x="129" y="105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9" name="Freeform 1047"/>
                          <wps:cNvSpPr>
                            <a:spLocks/>
                          </wps:cNvSpPr>
                          <wps:spPr bwMode="auto">
                            <a:xfrm>
                              <a:off x="1254760" y="5506720"/>
                              <a:ext cx="1168400" cy="670560"/>
                            </a:xfrm>
                            <a:custGeom>
                              <a:avLst/>
                              <a:gdLst>
                                <a:gd name="T0" fmla="*/ 129 w 1840"/>
                                <a:gd name="T1" fmla="*/ 1056 h 1056"/>
                                <a:gd name="T2" fmla="*/ 1840 w 1840"/>
                                <a:gd name="T3" fmla="*/ 289 h 1056"/>
                                <a:gd name="T4" fmla="*/ 1709 w 1840"/>
                                <a:gd name="T5" fmla="*/ 0 h 1056"/>
                                <a:gd name="T6" fmla="*/ 0 w 1840"/>
                                <a:gd name="T7" fmla="*/ 767 h 1056"/>
                                <a:gd name="T8" fmla="*/ 129 w 1840"/>
                                <a:gd name="T9" fmla="*/ 1056 h 1056"/>
                              </a:gdLst>
                              <a:ahLst/>
                              <a:cxnLst>
                                <a:cxn ang="0">
                                  <a:pos x="T0" y="T1"/>
                                </a:cxn>
                                <a:cxn ang="0">
                                  <a:pos x="T2" y="T3"/>
                                </a:cxn>
                                <a:cxn ang="0">
                                  <a:pos x="T4" y="T5"/>
                                </a:cxn>
                                <a:cxn ang="0">
                                  <a:pos x="T6" y="T7"/>
                                </a:cxn>
                                <a:cxn ang="0">
                                  <a:pos x="T8" y="T9"/>
                                </a:cxn>
                              </a:cxnLst>
                              <a:rect l="0" t="0" r="r" b="b"/>
                              <a:pathLst>
                                <a:path w="1840" h="1056">
                                  <a:moveTo>
                                    <a:pt x="129" y="1056"/>
                                  </a:moveTo>
                                  <a:lnTo>
                                    <a:pt x="1840" y="289"/>
                                  </a:lnTo>
                                  <a:lnTo>
                                    <a:pt x="1709" y="0"/>
                                  </a:lnTo>
                                  <a:lnTo>
                                    <a:pt x="0" y="767"/>
                                  </a:lnTo>
                                  <a:lnTo>
                                    <a:pt x="129" y="10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0" name="Picture 10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253490" y="5505450"/>
                              <a:ext cx="116967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 name="Freeform 1049"/>
                          <wps:cNvSpPr>
                            <a:spLocks/>
                          </wps:cNvSpPr>
                          <wps:spPr bwMode="auto">
                            <a:xfrm>
                              <a:off x="1296670" y="5598160"/>
                              <a:ext cx="1084580" cy="487680"/>
                            </a:xfrm>
                            <a:custGeom>
                              <a:avLst/>
                              <a:gdLst>
                                <a:gd name="T0" fmla="*/ 0 w 1708"/>
                                <a:gd name="T1" fmla="*/ 768 h 768"/>
                                <a:gd name="T2" fmla="*/ 932 w 1708"/>
                                <a:gd name="T3" fmla="*/ 176 h 768"/>
                                <a:gd name="T4" fmla="*/ 914 w 1708"/>
                                <a:gd name="T5" fmla="*/ 426 h 768"/>
                                <a:gd name="T6" fmla="*/ 1708 w 1708"/>
                                <a:gd name="T7" fmla="*/ 0 h 768"/>
                                <a:gd name="T8" fmla="*/ 775 w 1708"/>
                                <a:gd name="T9" fmla="*/ 592 h 768"/>
                                <a:gd name="T10" fmla="*/ 792 w 1708"/>
                                <a:gd name="T11" fmla="*/ 342 h 768"/>
                                <a:gd name="T12" fmla="*/ 0 w 1708"/>
                                <a:gd name="T13" fmla="*/ 768 h 768"/>
                              </a:gdLst>
                              <a:ahLst/>
                              <a:cxnLst>
                                <a:cxn ang="0">
                                  <a:pos x="T0" y="T1"/>
                                </a:cxn>
                                <a:cxn ang="0">
                                  <a:pos x="T2" y="T3"/>
                                </a:cxn>
                                <a:cxn ang="0">
                                  <a:pos x="T4" y="T5"/>
                                </a:cxn>
                                <a:cxn ang="0">
                                  <a:pos x="T6" y="T7"/>
                                </a:cxn>
                                <a:cxn ang="0">
                                  <a:pos x="T8" y="T9"/>
                                </a:cxn>
                                <a:cxn ang="0">
                                  <a:pos x="T10" y="T11"/>
                                </a:cxn>
                                <a:cxn ang="0">
                                  <a:pos x="T12" y="T13"/>
                                </a:cxn>
                              </a:cxnLst>
                              <a:rect l="0" t="0" r="r" b="b"/>
                              <a:pathLst>
                                <a:path w="1708" h="768">
                                  <a:moveTo>
                                    <a:pt x="0" y="768"/>
                                  </a:moveTo>
                                  <a:lnTo>
                                    <a:pt x="932" y="176"/>
                                  </a:lnTo>
                                  <a:lnTo>
                                    <a:pt x="914" y="426"/>
                                  </a:lnTo>
                                  <a:lnTo>
                                    <a:pt x="1708" y="0"/>
                                  </a:lnTo>
                                  <a:lnTo>
                                    <a:pt x="775" y="592"/>
                                  </a:lnTo>
                                  <a:lnTo>
                                    <a:pt x="792" y="342"/>
                                  </a:lnTo>
                                  <a:lnTo>
                                    <a:pt x="0" y="768"/>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Rectangle 1050"/>
                          <wps:cNvSpPr>
                            <a:spLocks noChangeArrowheads="1"/>
                          </wps:cNvSpPr>
                          <wps:spPr bwMode="auto">
                            <a:xfrm>
                              <a:off x="4091305" y="5697855"/>
                              <a:ext cx="208915" cy="457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3" name="Rectangle 1051"/>
                          <wps:cNvSpPr>
                            <a:spLocks noChangeArrowheads="1"/>
                          </wps:cNvSpPr>
                          <wps:spPr bwMode="auto">
                            <a:xfrm>
                              <a:off x="3951605" y="5370195"/>
                              <a:ext cx="488315" cy="339090"/>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Rectangle 1052"/>
                          <wps:cNvSpPr>
                            <a:spLocks noChangeArrowheads="1"/>
                          </wps:cNvSpPr>
                          <wps:spPr bwMode="auto">
                            <a:xfrm>
                              <a:off x="3917315" y="5752465"/>
                              <a:ext cx="558165" cy="1657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Freeform 1053"/>
                          <wps:cNvSpPr>
                            <a:spLocks noEditPoints="1"/>
                          </wps:cNvSpPr>
                          <wps:spPr bwMode="auto">
                            <a:xfrm>
                              <a:off x="3951605" y="5370195"/>
                              <a:ext cx="488315" cy="339090"/>
                            </a:xfrm>
                            <a:custGeom>
                              <a:avLst/>
                              <a:gdLst>
                                <a:gd name="T0" fmla="*/ 0 w 769"/>
                                <a:gd name="T1" fmla="*/ 534 h 534"/>
                                <a:gd name="T2" fmla="*/ 769 w 769"/>
                                <a:gd name="T3" fmla="*/ 534 h 534"/>
                                <a:gd name="T4" fmla="*/ 769 w 769"/>
                                <a:gd name="T5" fmla="*/ 0 h 534"/>
                                <a:gd name="T6" fmla="*/ 0 w 769"/>
                                <a:gd name="T7" fmla="*/ 0 h 534"/>
                                <a:gd name="T8" fmla="*/ 0 w 769"/>
                                <a:gd name="T9" fmla="*/ 534 h 534"/>
                                <a:gd name="T10" fmla="*/ 28 w 769"/>
                                <a:gd name="T11" fmla="*/ 506 h 534"/>
                                <a:gd name="T12" fmla="*/ 743 w 769"/>
                                <a:gd name="T13" fmla="*/ 506 h 534"/>
                                <a:gd name="T14" fmla="*/ 743 w 769"/>
                                <a:gd name="T15" fmla="*/ 26 h 534"/>
                                <a:gd name="T16" fmla="*/ 28 w 769"/>
                                <a:gd name="T17" fmla="*/ 26 h 534"/>
                                <a:gd name="T18" fmla="*/ 28 w 769"/>
                                <a:gd name="T19" fmla="*/ 506 h 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69" h="534">
                                  <a:moveTo>
                                    <a:pt x="0" y="534"/>
                                  </a:moveTo>
                                  <a:lnTo>
                                    <a:pt x="769" y="534"/>
                                  </a:lnTo>
                                  <a:lnTo>
                                    <a:pt x="769" y="0"/>
                                  </a:lnTo>
                                  <a:lnTo>
                                    <a:pt x="0" y="0"/>
                                  </a:lnTo>
                                  <a:lnTo>
                                    <a:pt x="0" y="534"/>
                                  </a:lnTo>
                                  <a:close/>
                                  <a:moveTo>
                                    <a:pt x="28" y="506"/>
                                  </a:moveTo>
                                  <a:lnTo>
                                    <a:pt x="743" y="506"/>
                                  </a:lnTo>
                                  <a:lnTo>
                                    <a:pt x="743" y="26"/>
                                  </a:lnTo>
                                  <a:lnTo>
                                    <a:pt x="28" y="26"/>
                                  </a:lnTo>
                                  <a:lnTo>
                                    <a:pt x="28" y="506"/>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 name="Freeform 1054"/>
                          <wps:cNvSpPr>
                            <a:spLocks/>
                          </wps:cNvSpPr>
                          <wps:spPr bwMode="auto">
                            <a:xfrm>
                              <a:off x="3969385" y="5386705"/>
                              <a:ext cx="454025" cy="304800"/>
                            </a:xfrm>
                            <a:custGeom>
                              <a:avLst/>
                              <a:gdLst>
                                <a:gd name="T0" fmla="*/ 0 w 715"/>
                                <a:gd name="T1" fmla="*/ 480 h 480"/>
                                <a:gd name="T2" fmla="*/ 28 w 715"/>
                                <a:gd name="T3" fmla="*/ 454 h 480"/>
                                <a:gd name="T4" fmla="*/ 687 w 715"/>
                                <a:gd name="T5" fmla="*/ 454 h 480"/>
                                <a:gd name="T6" fmla="*/ 687 w 715"/>
                                <a:gd name="T7" fmla="*/ 28 h 480"/>
                                <a:gd name="T8" fmla="*/ 715 w 715"/>
                                <a:gd name="T9" fmla="*/ 0 h 480"/>
                                <a:gd name="T10" fmla="*/ 715 w 715"/>
                                <a:gd name="T11" fmla="*/ 480 h 480"/>
                                <a:gd name="T12" fmla="*/ 0 w 715"/>
                                <a:gd name="T13" fmla="*/ 480 h 480"/>
                              </a:gdLst>
                              <a:ahLst/>
                              <a:cxnLst>
                                <a:cxn ang="0">
                                  <a:pos x="T0" y="T1"/>
                                </a:cxn>
                                <a:cxn ang="0">
                                  <a:pos x="T2" y="T3"/>
                                </a:cxn>
                                <a:cxn ang="0">
                                  <a:pos x="T4" y="T5"/>
                                </a:cxn>
                                <a:cxn ang="0">
                                  <a:pos x="T6" y="T7"/>
                                </a:cxn>
                                <a:cxn ang="0">
                                  <a:pos x="T8" y="T9"/>
                                </a:cxn>
                                <a:cxn ang="0">
                                  <a:pos x="T10" y="T11"/>
                                </a:cxn>
                                <a:cxn ang="0">
                                  <a:pos x="T12" y="T13"/>
                                </a:cxn>
                              </a:cxnLst>
                              <a:rect l="0" t="0" r="r" b="b"/>
                              <a:pathLst>
                                <a:path w="715" h="480">
                                  <a:moveTo>
                                    <a:pt x="0" y="480"/>
                                  </a:moveTo>
                                  <a:lnTo>
                                    <a:pt x="28" y="454"/>
                                  </a:lnTo>
                                  <a:lnTo>
                                    <a:pt x="687" y="454"/>
                                  </a:lnTo>
                                  <a:lnTo>
                                    <a:pt x="687" y="28"/>
                                  </a:lnTo>
                                  <a:lnTo>
                                    <a:pt x="715" y="0"/>
                                  </a:lnTo>
                                  <a:lnTo>
                                    <a:pt x="715" y="480"/>
                                  </a:lnTo>
                                  <a:lnTo>
                                    <a:pt x="0" y="48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 name="Freeform 1055"/>
                          <wps:cNvSpPr>
                            <a:spLocks/>
                          </wps:cNvSpPr>
                          <wps:spPr bwMode="auto">
                            <a:xfrm>
                              <a:off x="3969385" y="5386705"/>
                              <a:ext cx="454025" cy="304800"/>
                            </a:xfrm>
                            <a:custGeom>
                              <a:avLst/>
                              <a:gdLst>
                                <a:gd name="T0" fmla="*/ 28 w 715"/>
                                <a:gd name="T1" fmla="*/ 454 h 480"/>
                                <a:gd name="T2" fmla="*/ 0 w 715"/>
                                <a:gd name="T3" fmla="*/ 480 h 480"/>
                                <a:gd name="T4" fmla="*/ 0 w 715"/>
                                <a:gd name="T5" fmla="*/ 0 h 480"/>
                                <a:gd name="T6" fmla="*/ 715 w 715"/>
                                <a:gd name="T7" fmla="*/ 0 h 480"/>
                                <a:gd name="T8" fmla="*/ 687 w 715"/>
                                <a:gd name="T9" fmla="*/ 28 h 480"/>
                                <a:gd name="T10" fmla="*/ 28 w 715"/>
                                <a:gd name="T11" fmla="*/ 28 h 480"/>
                                <a:gd name="T12" fmla="*/ 28 w 715"/>
                                <a:gd name="T13" fmla="*/ 454 h 480"/>
                              </a:gdLst>
                              <a:ahLst/>
                              <a:cxnLst>
                                <a:cxn ang="0">
                                  <a:pos x="T0" y="T1"/>
                                </a:cxn>
                                <a:cxn ang="0">
                                  <a:pos x="T2" y="T3"/>
                                </a:cxn>
                                <a:cxn ang="0">
                                  <a:pos x="T4" y="T5"/>
                                </a:cxn>
                                <a:cxn ang="0">
                                  <a:pos x="T6" y="T7"/>
                                </a:cxn>
                                <a:cxn ang="0">
                                  <a:pos x="T8" y="T9"/>
                                </a:cxn>
                                <a:cxn ang="0">
                                  <a:pos x="T10" y="T11"/>
                                </a:cxn>
                                <a:cxn ang="0">
                                  <a:pos x="T12" y="T13"/>
                                </a:cxn>
                              </a:cxnLst>
                              <a:rect l="0" t="0" r="r" b="b"/>
                              <a:pathLst>
                                <a:path w="715" h="480">
                                  <a:moveTo>
                                    <a:pt x="28" y="454"/>
                                  </a:moveTo>
                                  <a:lnTo>
                                    <a:pt x="0" y="480"/>
                                  </a:lnTo>
                                  <a:lnTo>
                                    <a:pt x="0" y="0"/>
                                  </a:lnTo>
                                  <a:lnTo>
                                    <a:pt x="715" y="0"/>
                                  </a:lnTo>
                                  <a:lnTo>
                                    <a:pt x="687" y="28"/>
                                  </a:lnTo>
                                  <a:lnTo>
                                    <a:pt x="28" y="28"/>
                                  </a:lnTo>
                                  <a:lnTo>
                                    <a:pt x="28" y="454"/>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8" name="Picture 105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984625" y="5402580"/>
                              <a:ext cx="42227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9" name="Rectangle 1057"/>
                          <wps:cNvSpPr>
                            <a:spLocks noChangeArrowheads="1"/>
                          </wps:cNvSpPr>
                          <wps:spPr bwMode="auto">
                            <a:xfrm>
                              <a:off x="3942715" y="5777865"/>
                              <a:ext cx="507365" cy="11493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0" name="Freeform 1058"/>
                          <wps:cNvSpPr>
                            <a:spLocks/>
                          </wps:cNvSpPr>
                          <wps:spPr bwMode="auto">
                            <a:xfrm>
                              <a:off x="3926205" y="5761355"/>
                              <a:ext cx="540385" cy="147955"/>
                            </a:xfrm>
                            <a:custGeom>
                              <a:avLst/>
                              <a:gdLst>
                                <a:gd name="T0" fmla="*/ 0 w 851"/>
                                <a:gd name="T1" fmla="*/ 233 h 233"/>
                                <a:gd name="T2" fmla="*/ 26 w 851"/>
                                <a:gd name="T3" fmla="*/ 207 h 233"/>
                                <a:gd name="T4" fmla="*/ 825 w 851"/>
                                <a:gd name="T5" fmla="*/ 207 h 233"/>
                                <a:gd name="T6" fmla="*/ 825 w 851"/>
                                <a:gd name="T7" fmla="*/ 26 h 233"/>
                                <a:gd name="T8" fmla="*/ 851 w 851"/>
                                <a:gd name="T9" fmla="*/ 0 h 233"/>
                                <a:gd name="T10" fmla="*/ 851 w 851"/>
                                <a:gd name="T11" fmla="*/ 233 h 233"/>
                                <a:gd name="T12" fmla="*/ 0 w 851"/>
                                <a:gd name="T13" fmla="*/ 233 h 233"/>
                              </a:gdLst>
                              <a:ahLst/>
                              <a:cxnLst>
                                <a:cxn ang="0">
                                  <a:pos x="T0" y="T1"/>
                                </a:cxn>
                                <a:cxn ang="0">
                                  <a:pos x="T2" y="T3"/>
                                </a:cxn>
                                <a:cxn ang="0">
                                  <a:pos x="T4" y="T5"/>
                                </a:cxn>
                                <a:cxn ang="0">
                                  <a:pos x="T6" y="T7"/>
                                </a:cxn>
                                <a:cxn ang="0">
                                  <a:pos x="T8" y="T9"/>
                                </a:cxn>
                                <a:cxn ang="0">
                                  <a:pos x="T10" y="T11"/>
                                </a:cxn>
                                <a:cxn ang="0">
                                  <a:pos x="T12" y="T13"/>
                                </a:cxn>
                              </a:cxnLst>
                              <a:rect l="0" t="0" r="r" b="b"/>
                              <a:pathLst>
                                <a:path w="851" h="233">
                                  <a:moveTo>
                                    <a:pt x="0" y="233"/>
                                  </a:moveTo>
                                  <a:lnTo>
                                    <a:pt x="26" y="207"/>
                                  </a:lnTo>
                                  <a:lnTo>
                                    <a:pt x="825" y="207"/>
                                  </a:lnTo>
                                  <a:lnTo>
                                    <a:pt x="825" y="26"/>
                                  </a:lnTo>
                                  <a:lnTo>
                                    <a:pt x="851" y="0"/>
                                  </a:lnTo>
                                  <a:lnTo>
                                    <a:pt x="851" y="233"/>
                                  </a:lnTo>
                                  <a:lnTo>
                                    <a:pt x="0" y="233"/>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 name="Freeform 1059"/>
                          <wps:cNvSpPr>
                            <a:spLocks/>
                          </wps:cNvSpPr>
                          <wps:spPr bwMode="auto">
                            <a:xfrm>
                              <a:off x="3926205" y="5761355"/>
                              <a:ext cx="540385" cy="147955"/>
                            </a:xfrm>
                            <a:custGeom>
                              <a:avLst/>
                              <a:gdLst>
                                <a:gd name="T0" fmla="*/ 0 w 851"/>
                                <a:gd name="T1" fmla="*/ 233 h 233"/>
                                <a:gd name="T2" fmla="*/ 26 w 851"/>
                                <a:gd name="T3" fmla="*/ 207 h 233"/>
                                <a:gd name="T4" fmla="*/ 26 w 851"/>
                                <a:gd name="T5" fmla="*/ 26 h 233"/>
                                <a:gd name="T6" fmla="*/ 825 w 851"/>
                                <a:gd name="T7" fmla="*/ 26 h 233"/>
                                <a:gd name="T8" fmla="*/ 851 w 851"/>
                                <a:gd name="T9" fmla="*/ 0 h 233"/>
                                <a:gd name="T10" fmla="*/ 0 w 851"/>
                                <a:gd name="T11" fmla="*/ 0 h 233"/>
                                <a:gd name="T12" fmla="*/ 0 w 851"/>
                                <a:gd name="T13" fmla="*/ 233 h 233"/>
                              </a:gdLst>
                              <a:ahLst/>
                              <a:cxnLst>
                                <a:cxn ang="0">
                                  <a:pos x="T0" y="T1"/>
                                </a:cxn>
                                <a:cxn ang="0">
                                  <a:pos x="T2" y="T3"/>
                                </a:cxn>
                                <a:cxn ang="0">
                                  <a:pos x="T4" y="T5"/>
                                </a:cxn>
                                <a:cxn ang="0">
                                  <a:pos x="T6" y="T7"/>
                                </a:cxn>
                                <a:cxn ang="0">
                                  <a:pos x="T8" y="T9"/>
                                </a:cxn>
                                <a:cxn ang="0">
                                  <a:pos x="T10" y="T11"/>
                                </a:cxn>
                                <a:cxn ang="0">
                                  <a:pos x="T12" y="T13"/>
                                </a:cxn>
                              </a:cxnLst>
                              <a:rect l="0" t="0" r="r" b="b"/>
                              <a:pathLst>
                                <a:path w="851" h="233">
                                  <a:moveTo>
                                    <a:pt x="0" y="233"/>
                                  </a:moveTo>
                                  <a:lnTo>
                                    <a:pt x="26" y="207"/>
                                  </a:lnTo>
                                  <a:lnTo>
                                    <a:pt x="26" y="26"/>
                                  </a:lnTo>
                                  <a:lnTo>
                                    <a:pt x="825" y="26"/>
                                  </a:lnTo>
                                  <a:lnTo>
                                    <a:pt x="851" y="0"/>
                                  </a:lnTo>
                                  <a:lnTo>
                                    <a:pt x="0" y="0"/>
                                  </a:lnTo>
                                  <a:lnTo>
                                    <a:pt x="0" y="2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 name="Freeform 1060"/>
                          <wps:cNvSpPr>
                            <a:spLocks/>
                          </wps:cNvSpPr>
                          <wps:spPr bwMode="auto">
                            <a:xfrm>
                              <a:off x="4264025" y="5801995"/>
                              <a:ext cx="168275" cy="33020"/>
                            </a:xfrm>
                            <a:custGeom>
                              <a:avLst/>
                              <a:gdLst>
                                <a:gd name="T0" fmla="*/ 52 w 265"/>
                                <a:gd name="T1" fmla="*/ 39 h 52"/>
                                <a:gd name="T2" fmla="*/ 52 w 265"/>
                                <a:gd name="T3" fmla="*/ 52 h 52"/>
                                <a:gd name="T4" fmla="*/ 212 w 265"/>
                                <a:gd name="T5" fmla="*/ 52 h 52"/>
                                <a:gd name="T6" fmla="*/ 212 w 265"/>
                                <a:gd name="T7" fmla="*/ 39 h 52"/>
                                <a:gd name="T8" fmla="*/ 265 w 265"/>
                                <a:gd name="T9" fmla="*/ 39 h 52"/>
                                <a:gd name="T10" fmla="*/ 265 w 265"/>
                                <a:gd name="T11" fmla="*/ 12 h 52"/>
                                <a:gd name="T12" fmla="*/ 212 w 265"/>
                                <a:gd name="T13" fmla="*/ 12 h 52"/>
                                <a:gd name="T14" fmla="*/ 212 w 265"/>
                                <a:gd name="T15" fmla="*/ 0 h 52"/>
                                <a:gd name="T16" fmla="*/ 52 w 265"/>
                                <a:gd name="T17" fmla="*/ 0 h 52"/>
                                <a:gd name="T18" fmla="*/ 52 w 265"/>
                                <a:gd name="T19" fmla="*/ 12 h 52"/>
                                <a:gd name="T20" fmla="*/ 0 w 265"/>
                                <a:gd name="T21" fmla="*/ 12 h 52"/>
                                <a:gd name="T22" fmla="*/ 0 w 265"/>
                                <a:gd name="T23" fmla="*/ 39 h 52"/>
                                <a:gd name="T24" fmla="*/ 52 w 265"/>
                                <a:gd name="T25" fmla="*/ 39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5" h="52">
                                  <a:moveTo>
                                    <a:pt x="52" y="39"/>
                                  </a:moveTo>
                                  <a:lnTo>
                                    <a:pt x="52" y="52"/>
                                  </a:lnTo>
                                  <a:lnTo>
                                    <a:pt x="212" y="52"/>
                                  </a:lnTo>
                                  <a:lnTo>
                                    <a:pt x="212" y="39"/>
                                  </a:lnTo>
                                  <a:lnTo>
                                    <a:pt x="265" y="39"/>
                                  </a:lnTo>
                                  <a:lnTo>
                                    <a:pt x="265" y="12"/>
                                  </a:lnTo>
                                  <a:lnTo>
                                    <a:pt x="212" y="12"/>
                                  </a:lnTo>
                                  <a:lnTo>
                                    <a:pt x="212" y="0"/>
                                  </a:lnTo>
                                  <a:lnTo>
                                    <a:pt x="52" y="0"/>
                                  </a:lnTo>
                                  <a:lnTo>
                                    <a:pt x="52" y="12"/>
                                  </a:lnTo>
                                  <a:lnTo>
                                    <a:pt x="0" y="12"/>
                                  </a:lnTo>
                                  <a:lnTo>
                                    <a:pt x="0" y="39"/>
                                  </a:lnTo>
                                  <a:lnTo>
                                    <a:pt x="52"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 name="Rectangle 1061"/>
                          <wps:cNvSpPr>
                            <a:spLocks noChangeArrowheads="1"/>
                          </wps:cNvSpPr>
                          <wps:spPr bwMode="auto">
                            <a:xfrm>
                              <a:off x="3959225" y="5794375"/>
                              <a:ext cx="34290" cy="24130"/>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Rectangle 1062"/>
                          <wps:cNvSpPr>
                            <a:spLocks noChangeArrowheads="1"/>
                          </wps:cNvSpPr>
                          <wps:spPr bwMode="auto">
                            <a:xfrm>
                              <a:off x="3959225" y="5794375"/>
                              <a:ext cx="16510" cy="12065"/>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Rectangle 1063"/>
                          <wps:cNvSpPr>
                            <a:spLocks noChangeArrowheads="1"/>
                          </wps:cNvSpPr>
                          <wps:spPr bwMode="auto">
                            <a:xfrm>
                              <a:off x="3984625" y="5932170"/>
                              <a:ext cx="39751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C96BE" w14:textId="77777777" w:rsidR="008C45DB" w:rsidRDefault="008C45DB" w:rsidP="008C45DB">
                                <w:r>
                                  <w:rPr>
                                    <w:rFonts w:ascii="Calibri" w:hAnsi="Calibri" w:cs="Calibri"/>
                                    <w:color w:val="000000"/>
                                    <w:sz w:val="10"/>
                                    <w:szCs w:val="10"/>
                                  </w:rPr>
                                  <w:t>Developers and</w:t>
                                </w:r>
                              </w:p>
                            </w:txbxContent>
                          </wps:txbx>
                          <wps:bodyPr rot="0" vert="horz" wrap="none" lIns="0" tIns="0" rIns="0" bIns="0" anchor="t" anchorCtr="0">
                            <a:spAutoFit/>
                          </wps:bodyPr>
                        </wps:wsp>
                        <wps:wsp>
                          <wps:cNvPr id="1066" name="Rectangle 1064"/>
                          <wps:cNvSpPr>
                            <a:spLocks noChangeArrowheads="1"/>
                          </wps:cNvSpPr>
                          <wps:spPr bwMode="auto">
                            <a:xfrm>
                              <a:off x="4097655" y="6011545"/>
                              <a:ext cx="18415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FCD92" w14:textId="77777777" w:rsidR="008C45DB" w:rsidRDefault="008C45DB" w:rsidP="008C45DB">
                                <w:r>
                                  <w:rPr>
                                    <w:rFonts w:ascii="Calibri" w:hAnsi="Calibri" w:cs="Calibri"/>
                                    <w:color w:val="000000"/>
                                    <w:sz w:val="10"/>
                                    <w:szCs w:val="10"/>
                                  </w:rPr>
                                  <w:t>Testers</w:t>
                                </w:r>
                              </w:p>
                            </w:txbxContent>
                          </wps:txbx>
                          <wps:bodyPr rot="0" vert="horz" wrap="none" lIns="0" tIns="0" rIns="0" bIns="0" anchor="t" anchorCtr="0">
                            <a:spAutoFit/>
                          </wps:bodyPr>
                        </wps:wsp>
                        <pic:pic xmlns:pic="http://schemas.openxmlformats.org/drawingml/2006/picture">
                          <pic:nvPicPr>
                            <pic:cNvPr id="1067" name="Picture 10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893695" y="5497830"/>
                              <a:ext cx="102870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8" name="Freeform 1066"/>
                          <wps:cNvSpPr>
                            <a:spLocks/>
                          </wps:cNvSpPr>
                          <wps:spPr bwMode="auto">
                            <a:xfrm>
                              <a:off x="2899410" y="5523230"/>
                              <a:ext cx="1017905" cy="191135"/>
                            </a:xfrm>
                            <a:custGeom>
                              <a:avLst/>
                              <a:gdLst>
                                <a:gd name="T0" fmla="*/ 0 w 1603"/>
                                <a:gd name="T1" fmla="*/ 120 h 301"/>
                                <a:gd name="T2" fmla="*/ 964 w 1603"/>
                                <a:gd name="T3" fmla="*/ 0 h 301"/>
                                <a:gd name="T4" fmla="*/ 839 w 1603"/>
                                <a:gd name="T5" fmla="*/ 216 h 301"/>
                                <a:gd name="T6" fmla="*/ 1603 w 1603"/>
                                <a:gd name="T7" fmla="*/ 183 h 301"/>
                                <a:gd name="T8" fmla="*/ 638 w 1603"/>
                                <a:gd name="T9" fmla="*/ 301 h 301"/>
                                <a:gd name="T10" fmla="*/ 764 w 1603"/>
                                <a:gd name="T11" fmla="*/ 87 h 301"/>
                                <a:gd name="T12" fmla="*/ 0 w 1603"/>
                                <a:gd name="T13" fmla="*/ 120 h 301"/>
                                <a:gd name="T14" fmla="*/ 0 w 1603"/>
                                <a:gd name="T15" fmla="*/ 120 h 3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03" h="301">
                                  <a:moveTo>
                                    <a:pt x="0" y="120"/>
                                  </a:moveTo>
                                  <a:lnTo>
                                    <a:pt x="964" y="0"/>
                                  </a:lnTo>
                                  <a:lnTo>
                                    <a:pt x="839" y="216"/>
                                  </a:lnTo>
                                  <a:lnTo>
                                    <a:pt x="1603" y="183"/>
                                  </a:lnTo>
                                  <a:lnTo>
                                    <a:pt x="638" y="301"/>
                                  </a:lnTo>
                                  <a:lnTo>
                                    <a:pt x="764" y="87"/>
                                  </a:lnTo>
                                  <a:lnTo>
                                    <a:pt x="0" y="120"/>
                                  </a:lnTo>
                                  <a:lnTo>
                                    <a:pt x="0" y="12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69" name="Freeform 1067"/>
                          <wps:cNvSpPr>
                            <a:spLocks/>
                          </wps:cNvSpPr>
                          <wps:spPr bwMode="auto">
                            <a:xfrm>
                              <a:off x="2899410" y="5523230"/>
                              <a:ext cx="1017905" cy="191135"/>
                            </a:xfrm>
                            <a:custGeom>
                              <a:avLst/>
                              <a:gdLst>
                                <a:gd name="T0" fmla="*/ 0 w 1603"/>
                                <a:gd name="T1" fmla="*/ 120 h 301"/>
                                <a:gd name="T2" fmla="*/ 964 w 1603"/>
                                <a:gd name="T3" fmla="*/ 0 h 301"/>
                                <a:gd name="T4" fmla="*/ 839 w 1603"/>
                                <a:gd name="T5" fmla="*/ 216 h 301"/>
                                <a:gd name="T6" fmla="*/ 1603 w 1603"/>
                                <a:gd name="T7" fmla="*/ 183 h 301"/>
                                <a:gd name="T8" fmla="*/ 638 w 1603"/>
                                <a:gd name="T9" fmla="*/ 301 h 301"/>
                                <a:gd name="T10" fmla="*/ 764 w 1603"/>
                                <a:gd name="T11" fmla="*/ 87 h 301"/>
                                <a:gd name="T12" fmla="*/ 0 w 1603"/>
                                <a:gd name="T13" fmla="*/ 120 h 301"/>
                                <a:gd name="T14" fmla="*/ 0 w 1603"/>
                                <a:gd name="T15" fmla="*/ 120 h 3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03" h="301">
                                  <a:moveTo>
                                    <a:pt x="0" y="120"/>
                                  </a:moveTo>
                                  <a:lnTo>
                                    <a:pt x="964" y="0"/>
                                  </a:lnTo>
                                  <a:lnTo>
                                    <a:pt x="839" y="216"/>
                                  </a:lnTo>
                                  <a:lnTo>
                                    <a:pt x="1603" y="183"/>
                                  </a:lnTo>
                                  <a:lnTo>
                                    <a:pt x="638" y="301"/>
                                  </a:lnTo>
                                  <a:lnTo>
                                    <a:pt x="764" y="87"/>
                                  </a:lnTo>
                                  <a:lnTo>
                                    <a:pt x="0" y="120"/>
                                  </a:lnTo>
                                  <a:lnTo>
                                    <a:pt x="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0" name="Freeform 1068"/>
                          <wps:cNvSpPr>
                            <a:spLocks/>
                          </wps:cNvSpPr>
                          <wps:spPr bwMode="auto">
                            <a:xfrm>
                              <a:off x="2893695" y="5497830"/>
                              <a:ext cx="1028065" cy="242570"/>
                            </a:xfrm>
                            <a:custGeom>
                              <a:avLst/>
                              <a:gdLst>
                                <a:gd name="T0" fmla="*/ 0 w 1619"/>
                                <a:gd name="T1" fmla="*/ 317 h 382"/>
                                <a:gd name="T2" fmla="*/ 1606 w 1619"/>
                                <a:gd name="T3" fmla="*/ 382 h 382"/>
                                <a:gd name="T4" fmla="*/ 1619 w 1619"/>
                                <a:gd name="T5" fmla="*/ 64 h 382"/>
                                <a:gd name="T6" fmla="*/ 12 w 1619"/>
                                <a:gd name="T7" fmla="*/ 0 h 382"/>
                                <a:gd name="T8" fmla="*/ 0 w 1619"/>
                                <a:gd name="T9" fmla="*/ 317 h 382"/>
                              </a:gdLst>
                              <a:ahLst/>
                              <a:cxnLst>
                                <a:cxn ang="0">
                                  <a:pos x="T0" y="T1"/>
                                </a:cxn>
                                <a:cxn ang="0">
                                  <a:pos x="T2" y="T3"/>
                                </a:cxn>
                                <a:cxn ang="0">
                                  <a:pos x="T4" y="T5"/>
                                </a:cxn>
                                <a:cxn ang="0">
                                  <a:pos x="T6" y="T7"/>
                                </a:cxn>
                                <a:cxn ang="0">
                                  <a:pos x="T8" y="T9"/>
                                </a:cxn>
                              </a:cxnLst>
                              <a:rect l="0" t="0" r="r" b="b"/>
                              <a:pathLst>
                                <a:path w="1619" h="382">
                                  <a:moveTo>
                                    <a:pt x="0" y="317"/>
                                  </a:moveTo>
                                  <a:lnTo>
                                    <a:pt x="1606" y="382"/>
                                  </a:lnTo>
                                  <a:lnTo>
                                    <a:pt x="1619" y="64"/>
                                  </a:lnTo>
                                  <a:lnTo>
                                    <a:pt x="12" y="0"/>
                                  </a:lnTo>
                                  <a:lnTo>
                                    <a:pt x="0" y="31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1" name="Freeform 1069"/>
                          <wps:cNvSpPr>
                            <a:spLocks/>
                          </wps:cNvSpPr>
                          <wps:spPr bwMode="auto">
                            <a:xfrm>
                              <a:off x="2893695" y="5497830"/>
                              <a:ext cx="1028065" cy="242570"/>
                            </a:xfrm>
                            <a:custGeom>
                              <a:avLst/>
                              <a:gdLst>
                                <a:gd name="T0" fmla="*/ 0 w 1619"/>
                                <a:gd name="T1" fmla="*/ 317 h 382"/>
                                <a:gd name="T2" fmla="*/ 1606 w 1619"/>
                                <a:gd name="T3" fmla="*/ 382 h 382"/>
                                <a:gd name="T4" fmla="*/ 1619 w 1619"/>
                                <a:gd name="T5" fmla="*/ 64 h 382"/>
                                <a:gd name="T6" fmla="*/ 12 w 1619"/>
                                <a:gd name="T7" fmla="*/ 0 h 382"/>
                                <a:gd name="T8" fmla="*/ 0 w 1619"/>
                                <a:gd name="T9" fmla="*/ 317 h 382"/>
                              </a:gdLst>
                              <a:ahLst/>
                              <a:cxnLst>
                                <a:cxn ang="0">
                                  <a:pos x="T0" y="T1"/>
                                </a:cxn>
                                <a:cxn ang="0">
                                  <a:pos x="T2" y="T3"/>
                                </a:cxn>
                                <a:cxn ang="0">
                                  <a:pos x="T4" y="T5"/>
                                </a:cxn>
                                <a:cxn ang="0">
                                  <a:pos x="T6" y="T7"/>
                                </a:cxn>
                                <a:cxn ang="0">
                                  <a:pos x="T8" y="T9"/>
                                </a:cxn>
                              </a:cxnLst>
                              <a:rect l="0" t="0" r="r" b="b"/>
                              <a:pathLst>
                                <a:path w="1619" h="382">
                                  <a:moveTo>
                                    <a:pt x="0" y="317"/>
                                  </a:moveTo>
                                  <a:lnTo>
                                    <a:pt x="1606" y="382"/>
                                  </a:lnTo>
                                  <a:lnTo>
                                    <a:pt x="1619" y="64"/>
                                  </a:lnTo>
                                  <a:lnTo>
                                    <a:pt x="12" y="0"/>
                                  </a:lnTo>
                                  <a:lnTo>
                                    <a:pt x="0" y="3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2" name="Picture 107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893695" y="5497830"/>
                              <a:ext cx="102870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3" name="Freeform 1071"/>
                          <wps:cNvSpPr>
                            <a:spLocks/>
                          </wps:cNvSpPr>
                          <wps:spPr bwMode="auto">
                            <a:xfrm>
                              <a:off x="2899410" y="5523230"/>
                              <a:ext cx="1017905" cy="191135"/>
                            </a:xfrm>
                            <a:custGeom>
                              <a:avLst/>
                              <a:gdLst>
                                <a:gd name="T0" fmla="*/ 0 w 1603"/>
                                <a:gd name="T1" fmla="*/ 118 h 301"/>
                                <a:gd name="T2" fmla="*/ 964 w 1603"/>
                                <a:gd name="T3" fmla="*/ 0 h 301"/>
                                <a:gd name="T4" fmla="*/ 837 w 1603"/>
                                <a:gd name="T5" fmla="*/ 214 h 301"/>
                                <a:gd name="T6" fmla="*/ 1603 w 1603"/>
                                <a:gd name="T7" fmla="*/ 183 h 301"/>
                                <a:gd name="T8" fmla="*/ 638 w 1603"/>
                                <a:gd name="T9" fmla="*/ 301 h 301"/>
                                <a:gd name="T10" fmla="*/ 764 w 1603"/>
                                <a:gd name="T11" fmla="*/ 87 h 301"/>
                                <a:gd name="T12" fmla="*/ 0 w 1603"/>
                                <a:gd name="T13" fmla="*/ 118 h 301"/>
                              </a:gdLst>
                              <a:ahLst/>
                              <a:cxnLst>
                                <a:cxn ang="0">
                                  <a:pos x="T0" y="T1"/>
                                </a:cxn>
                                <a:cxn ang="0">
                                  <a:pos x="T2" y="T3"/>
                                </a:cxn>
                                <a:cxn ang="0">
                                  <a:pos x="T4" y="T5"/>
                                </a:cxn>
                                <a:cxn ang="0">
                                  <a:pos x="T6" y="T7"/>
                                </a:cxn>
                                <a:cxn ang="0">
                                  <a:pos x="T8" y="T9"/>
                                </a:cxn>
                                <a:cxn ang="0">
                                  <a:pos x="T10" y="T11"/>
                                </a:cxn>
                                <a:cxn ang="0">
                                  <a:pos x="T12" y="T13"/>
                                </a:cxn>
                              </a:cxnLst>
                              <a:rect l="0" t="0" r="r" b="b"/>
                              <a:pathLst>
                                <a:path w="1603" h="301">
                                  <a:moveTo>
                                    <a:pt x="0" y="118"/>
                                  </a:moveTo>
                                  <a:lnTo>
                                    <a:pt x="964" y="0"/>
                                  </a:lnTo>
                                  <a:lnTo>
                                    <a:pt x="837" y="214"/>
                                  </a:lnTo>
                                  <a:lnTo>
                                    <a:pt x="1603" y="183"/>
                                  </a:lnTo>
                                  <a:lnTo>
                                    <a:pt x="638" y="301"/>
                                  </a:lnTo>
                                  <a:lnTo>
                                    <a:pt x="764" y="87"/>
                                  </a:lnTo>
                                  <a:lnTo>
                                    <a:pt x="0" y="118"/>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4" name="Picture 107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062355" y="949325"/>
                              <a:ext cx="1194435" cy="96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5" name="Freeform 1073"/>
                          <wps:cNvSpPr>
                            <a:spLocks/>
                          </wps:cNvSpPr>
                          <wps:spPr bwMode="auto">
                            <a:xfrm>
                              <a:off x="1123950" y="1031240"/>
                              <a:ext cx="1071245" cy="796925"/>
                            </a:xfrm>
                            <a:custGeom>
                              <a:avLst/>
                              <a:gdLst>
                                <a:gd name="T0" fmla="*/ 0 w 1687"/>
                                <a:gd name="T1" fmla="*/ 1255 h 1255"/>
                                <a:gd name="T2" fmla="*/ 876 w 1687"/>
                                <a:gd name="T3" fmla="*/ 408 h 1255"/>
                                <a:gd name="T4" fmla="*/ 912 w 1687"/>
                                <a:gd name="T5" fmla="*/ 655 h 1255"/>
                                <a:gd name="T6" fmla="*/ 1687 w 1687"/>
                                <a:gd name="T7" fmla="*/ 0 h 1255"/>
                                <a:gd name="T8" fmla="*/ 811 w 1687"/>
                                <a:gd name="T9" fmla="*/ 847 h 1255"/>
                                <a:gd name="T10" fmla="*/ 775 w 1687"/>
                                <a:gd name="T11" fmla="*/ 601 h 1255"/>
                                <a:gd name="T12" fmla="*/ 0 w 1687"/>
                                <a:gd name="T13" fmla="*/ 1255 h 1255"/>
                                <a:gd name="T14" fmla="*/ 0 w 1687"/>
                                <a:gd name="T15" fmla="*/ 1255 h 12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1255">
                                  <a:moveTo>
                                    <a:pt x="0" y="1255"/>
                                  </a:moveTo>
                                  <a:lnTo>
                                    <a:pt x="876" y="408"/>
                                  </a:lnTo>
                                  <a:lnTo>
                                    <a:pt x="912" y="655"/>
                                  </a:lnTo>
                                  <a:lnTo>
                                    <a:pt x="1687" y="0"/>
                                  </a:lnTo>
                                  <a:lnTo>
                                    <a:pt x="811" y="847"/>
                                  </a:lnTo>
                                  <a:lnTo>
                                    <a:pt x="775" y="601"/>
                                  </a:lnTo>
                                  <a:lnTo>
                                    <a:pt x="0" y="1255"/>
                                  </a:lnTo>
                                  <a:lnTo>
                                    <a:pt x="0" y="125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6" name="Freeform 1074"/>
                          <wps:cNvSpPr>
                            <a:spLocks/>
                          </wps:cNvSpPr>
                          <wps:spPr bwMode="auto">
                            <a:xfrm>
                              <a:off x="1123950" y="1031240"/>
                              <a:ext cx="1071245" cy="796925"/>
                            </a:xfrm>
                            <a:custGeom>
                              <a:avLst/>
                              <a:gdLst>
                                <a:gd name="T0" fmla="*/ 0 w 1687"/>
                                <a:gd name="T1" fmla="*/ 1255 h 1255"/>
                                <a:gd name="T2" fmla="*/ 876 w 1687"/>
                                <a:gd name="T3" fmla="*/ 408 h 1255"/>
                                <a:gd name="T4" fmla="*/ 912 w 1687"/>
                                <a:gd name="T5" fmla="*/ 655 h 1255"/>
                                <a:gd name="T6" fmla="*/ 1687 w 1687"/>
                                <a:gd name="T7" fmla="*/ 0 h 1255"/>
                                <a:gd name="T8" fmla="*/ 811 w 1687"/>
                                <a:gd name="T9" fmla="*/ 847 h 1255"/>
                                <a:gd name="T10" fmla="*/ 775 w 1687"/>
                                <a:gd name="T11" fmla="*/ 601 h 1255"/>
                                <a:gd name="T12" fmla="*/ 0 w 1687"/>
                                <a:gd name="T13" fmla="*/ 1255 h 1255"/>
                                <a:gd name="T14" fmla="*/ 0 w 1687"/>
                                <a:gd name="T15" fmla="*/ 1255 h 12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1255">
                                  <a:moveTo>
                                    <a:pt x="0" y="1255"/>
                                  </a:moveTo>
                                  <a:lnTo>
                                    <a:pt x="876" y="408"/>
                                  </a:lnTo>
                                  <a:lnTo>
                                    <a:pt x="912" y="655"/>
                                  </a:lnTo>
                                  <a:lnTo>
                                    <a:pt x="1687" y="0"/>
                                  </a:lnTo>
                                  <a:lnTo>
                                    <a:pt x="811" y="847"/>
                                  </a:lnTo>
                                  <a:lnTo>
                                    <a:pt x="775" y="601"/>
                                  </a:lnTo>
                                  <a:lnTo>
                                    <a:pt x="0" y="1255"/>
                                  </a:lnTo>
                                  <a:lnTo>
                                    <a:pt x="0" y="12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7" name="Freeform 1075"/>
                          <wps:cNvSpPr>
                            <a:spLocks/>
                          </wps:cNvSpPr>
                          <wps:spPr bwMode="auto">
                            <a:xfrm>
                              <a:off x="1062355" y="949325"/>
                              <a:ext cx="1192530" cy="960120"/>
                            </a:xfrm>
                            <a:custGeom>
                              <a:avLst/>
                              <a:gdLst>
                                <a:gd name="T0" fmla="*/ 190 w 1878"/>
                                <a:gd name="T1" fmla="*/ 1512 h 1512"/>
                                <a:gd name="T2" fmla="*/ 1878 w 1878"/>
                                <a:gd name="T3" fmla="*/ 254 h 1512"/>
                                <a:gd name="T4" fmla="*/ 1690 w 1878"/>
                                <a:gd name="T5" fmla="*/ 0 h 1512"/>
                                <a:gd name="T6" fmla="*/ 0 w 1878"/>
                                <a:gd name="T7" fmla="*/ 1257 h 1512"/>
                                <a:gd name="T8" fmla="*/ 190 w 1878"/>
                                <a:gd name="T9" fmla="*/ 1512 h 1512"/>
                              </a:gdLst>
                              <a:ahLst/>
                              <a:cxnLst>
                                <a:cxn ang="0">
                                  <a:pos x="T0" y="T1"/>
                                </a:cxn>
                                <a:cxn ang="0">
                                  <a:pos x="T2" y="T3"/>
                                </a:cxn>
                                <a:cxn ang="0">
                                  <a:pos x="T4" y="T5"/>
                                </a:cxn>
                                <a:cxn ang="0">
                                  <a:pos x="T6" y="T7"/>
                                </a:cxn>
                                <a:cxn ang="0">
                                  <a:pos x="T8" y="T9"/>
                                </a:cxn>
                              </a:cxnLst>
                              <a:rect l="0" t="0" r="r" b="b"/>
                              <a:pathLst>
                                <a:path w="1878" h="1512">
                                  <a:moveTo>
                                    <a:pt x="190" y="1512"/>
                                  </a:moveTo>
                                  <a:lnTo>
                                    <a:pt x="1878" y="254"/>
                                  </a:lnTo>
                                  <a:lnTo>
                                    <a:pt x="1690" y="0"/>
                                  </a:lnTo>
                                  <a:lnTo>
                                    <a:pt x="0" y="1257"/>
                                  </a:lnTo>
                                  <a:lnTo>
                                    <a:pt x="190" y="151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8" name="Freeform 1076"/>
                          <wps:cNvSpPr>
                            <a:spLocks/>
                          </wps:cNvSpPr>
                          <wps:spPr bwMode="auto">
                            <a:xfrm>
                              <a:off x="1062355" y="949325"/>
                              <a:ext cx="1192530" cy="960120"/>
                            </a:xfrm>
                            <a:custGeom>
                              <a:avLst/>
                              <a:gdLst>
                                <a:gd name="T0" fmla="*/ 190 w 1878"/>
                                <a:gd name="T1" fmla="*/ 1512 h 1512"/>
                                <a:gd name="T2" fmla="*/ 1878 w 1878"/>
                                <a:gd name="T3" fmla="*/ 254 h 1512"/>
                                <a:gd name="T4" fmla="*/ 1690 w 1878"/>
                                <a:gd name="T5" fmla="*/ 0 h 1512"/>
                                <a:gd name="T6" fmla="*/ 0 w 1878"/>
                                <a:gd name="T7" fmla="*/ 1257 h 1512"/>
                                <a:gd name="T8" fmla="*/ 190 w 1878"/>
                                <a:gd name="T9" fmla="*/ 1512 h 1512"/>
                              </a:gdLst>
                              <a:ahLst/>
                              <a:cxnLst>
                                <a:cxn ang="0">
                                  <a:pos x="T0" y="T1"/>
                                </a:cxn>
                                <a:cxn ang="0">
                                  <a:pos x="T2" y="T3"/>
                                </a:cxn>
                                <a:cxn ang="0">
                                  <a:pos x="T4" y="T5"/>
                                </a:cxn>
                                <a:cxn ang="0">
                                  <a:pos x="T6" y="T7"/>
                                </a:cxn>
                                <a:cxn ang="0">
                                  <a:pos x="T8" y="T9"/>
                                </a:cxn>
                              </a:cxnLst>
                              <a:rect l="0" t="0" r="r" b="b"/>
                              <a:pathLst>
                                <a:path w="1878" h="1512">
                                  <a:moveTo>
                                    <a:pt x="190" y="1512"/>
                                  </a:moveTo>
                                  <a:lnTo>
                                    <a:pt x="1878" y="254"/>
                                  </a:lnTo>
                                  <a:lnTo>
                                    <a:pt x="1690" y="0"/>
                                  </a:lnTo>
                                  <a:lnTo>
                                    <a:pt x="0" y="1257"/>
                                  </a:lnTo>
                                  <a:lnTo>
                                    <a:pt x="190" y="15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9" name="Picture 107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062355" y="949325"/>
                              <a:ext cx="1194435" cy="96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0" name="Freeform 1078"/>
                          <wps:cNvSpPr>
                            <a:spLocks/>
                          </wps:cNvSpPr>
                          <wps:spPr bwMode="auto">
                            <a:xfrm>
                              <a:off x="1122680" y="1031240"/>
                              <a:ext cx="1071245" cy="796925"/>
                            </a:xfrm>
                            <a:custGeom>
                              <a:avLst/>
                              <a:gdLst>
                                <a:gd name="T0" fmla="*/ 0 w 1687"/>
                                <a:gd name="T1" fmla="*/ 1255 h 1255"/>
                                <a:gd name="T2" fmla="*/ 876 w 1687"/>
                                <a:gd name="T3" fmla="*/ 408 h 1255"/>
                                <a:gd name="T4" fmla="*/ 913 w 1687"/>
                                <a:gd name="T5" fmla="*/ 654 h 1255"/>
                                <a:gd name="T6" fmla="*/ 1687 w 1687"/>
                                <a:gd name="T7" fmla="*/ 0 h 1255"/>
                                <a:gd name="T8" fmla="*/ 811 w 1687"/>
                                <a:gd name="T9" fmla="*/ 847 h 1255"/>
                                <a:gd name="T10" fmla="*/ 775 w 1687"/>
                                <a:gd name="T11" fmla="*/ 600 h 1255"/>
                                <a:gd name="T12" fmla="*/ 0 w 1687"/>
                                <a:gd name="T13" fmla="*/ 1255 h 1255"/>
                              </a:gdLst>
                              <a:ahLst/>
                              <a:cxnLst>
                                <a:cxn ang="0">
                                  <a:pos x="T0" y="T1"/>
                                </a:cxn>
                                <a:cxn ang="0">
                                  <a:pos x="T2" y="T3"/>
                                </a:cxn>
                                <a:cxn ang="0">
                                  <a:pos x="T4" y="T5"/>
                                </a:cxn>
                                <a:cxn ang="0">
                                  <a:pos x="T6" y="T7"/>
                                </a:cxn>
                                <a:cxn ang="0">
                                  <a:pos x="T8" y="T9"/>
                                </a:cxn>
                                <a:cxn ang="0">
                                  <a:pos x="T10" y="T11"/>
                                </a:cxn>
                                <a:cxn ang="0">
                                  <a:pos x="T12" y="T13"/>
                                </a:cxn>
                              </a:cxnLst>
                              <a:rect l="0" t="0" r="r" b="b"/>
                              <a:pathLst>
                                <a:path w="1687" h="1255">
                                  <a:moveTo>
                                    <a:pt x="0" y="1255"/>
                                  </a:moveTo>
                                  <a:lnTo>
                                    <a:pt x="876" y="408"/>
                                  </a:lnTo>
                                  <a:lnTo>
                                    <a:pt x="913" y="654"/>
                                  </a:lnTo>
                                  <a:lnTo>
                                    <a:pt x="1687" y="0"/>
                                  </a:lnTo>
                                  <a:lnTo>
                                    <a:pt x="811" y="847"/>
                                  </a:lnTo>
                                  <a:lnTo>
                                    <a:pt x="775" y="600"/>
                                  </a:lnTo>
                                  <a:lnTo>
                                    <a:pt x="0" y="1255"/>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 name="Freeform 1079"/>
                          <wps:cNvSpPr>
                            <a:spLocks/>
                          </wps:cNvSpPr>
                          <wps:spPr bwMode="auto">
                            <a:xfrm>
                              <a:off x="2700020" y="1888490"/>
                              <a:ext cx="74295" cy="500380"/>
                            </a:xfrm>
                            <a:custGeom>
                              <a:avLst/>
                              <a:gdLst>
                                <a:gd name="T0" fmla="*/ 0 w 117"/>
                                <a:gd name="T1" fmla="*/ 788 h 788"/>
                                <a:gd name="T2" fmla="*/ 117 w 117"/>
                                <a:gd name="T3" fmla="*/ 675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2" name="Freeform 1080"/>
                          <wps:cNvSpPr>
                            <a:spLocks/>
                          </wps:cNvSpPr>
                          <wps:spPr bwMode="auto">
                            <a:xfrm>
                              <a:off x="2682240" y="1906270"/>
                              <a:ext cx="73025" cy="500380"/>
                            </a:xfrm>
                            <a:custGeom>
                              <a:avLst/>
                              <a:gdLst>
                                <a:gd name="T0" fmla="*/ 0 w 115"/>
                                <a:gd name="T1" fmla="*/ 788 h 788"/>
                                <a:gd name="T2" fmla="*/ 115 w 115"/>
                                <a:gd name="T3" fmla="*/ 674 h 788"/>
                                <a:gd name="T4" fmla="*/ 115 w 115"/>
                                <a:gd name="T5" fmla="*/ 0 h 788"/>
                                <a:gd name="T6" fmla="*/ 0 w 115"/>
                                <a:gd name="T7" fmla="*/ 111 h 788"/>
                                <a:gd name="T8" fmla="*/ 0 w 115"/>
                                <a:gd name="T9" fmla="*/ 788 h 788"/>
                              </a:gdLst>
                              <a:ahLst/>
                              <a:cxnLst>
                                <a:cxn ang="0">
                                  <a:pos x="T0" y="T1"/>
                                </a:cxn>
                                <a:cxn ang="0">
                                  <a:pos x="T2" y="T3"/>
                                </a:cxn>
                                <a:cxn ang="0">
                                  <a:pos x="T4" y="T5"/>
                                </a:cxn>
                                <a:cxn ang="0">
                                  <a:pos x="T6" y="T7"/>
                                </a:cxn>
                                <a:cxn ang="0">
                                  <a:pos x="T8" y="T9"/>
                                </a:cxn>
                              </a:cxnLst>
                              <a:rect l="0" t="0" r="r" b="b"/>
                              <a:pathLst>
                                <a:path w="115" h="788">
                                  <a:moveTo>
                                    <a:pt x="0" y="788"/>
                                  </a:moveTo>
                                  <a:lnTo>
                                    <a:pt x="115" y="674"/>
                                  </a:lnTo>
                                  <a:lnTo>
                                    <a:pt x="115"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3" name="Rectangle 1081"/>
                          <wps:cNvSpPr>
                            <a:spLocks noChangeArrowheads="1"/>
                          </wps:cNvSpPr>
                          <wps:spPr bwMode="auto">
                            <a:xfrm>
                              <a:off x="2404110" y="1976755"/>
                              <a:ext cx="278130" cy="4298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1082"/>
                          <wps:cNvSpPr>
                            <a:spLocks noChangeArrowheads="1"/>
                          </wps:cNvSpPr>
                          <wps:spPr bwMode="auto">
                            <a:xfrm>
                              <a:off x="2385695" y="1958975"/>
                              <a:ext cx="296545" cy="42989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Freeform 1083"/>
                          <wps:cNvSpPr>
                            <a:spLocks/>
                          </wps:cNvSpPr>
                          <wps:spPr bwMode="auto">
                            <a:xfrm>
                              <a:off x="2385695" y="1888490"/>
                              <a:ext cx="369570" cy="70485"/>
                            </a:xfrm>
                            <a:custGeom>
                              <a:avLst/>
                              <a:gdLst>
                                <a:gd name="T0" fmla="*/ 0 w 582"/>
                                <a:gd name="T1" fmla="*/ 111 h 111"/>
                                <a:gd name="T2" fmla="*/ 467 w 582"/>
                                <a:gd name="T3" fmla="*/ 111 h 111"/>
                                <a:gd name="T4" fmla="*/ 582 w 582"/>
                                <a:gd name="T5" fmla="*/ 0 h 111"/>
                                <a:gd name="T6" fmla="*/ 117 w 582"/>
                                <a:gd name="T7" fmla="*/ 0 h 111"/>
                                <a:gd name="T8" fmla="*/ 0 w 582"/>
                                <a:gd name="T9" fmla="*/ 111 h 111"/>
                              </a:gdLst>
                              <a:ahLst/>
                              <a:cxnLst>
                                <a:cxn ang="0">
                                  <a:pos x="T0" y="T1"/>
                                </a:cxn>
                                <a:cxn ang="0">
                                  <a:pos x="T2" y="T3"/>
                                </a:cxn>
                                <a:cxn ang="0">
                                  <a:pos x="T4" y="T5"/>
                                </a:cxn>
                                <a:cxn ang="0">
                                  <a:pos x="T6" y="T7"/>
                                </a:cxn>
                                <a:cxn ang="0">
                                  <a:pos x="T8" y="T9"/>
                                </a:cxn>
                              </a:cxnLst>
                              <a:rect l="0" t="0" r="r" b="b"/>
                              <a:pathLst>
                                <a:path w="582" h="111">
                                  <a:moveTo>
                                    <a:pt x="0" y="111"/>
                                  </a:moveTo>
                                  <a:lnTo>
                                    <a:pt x="467" y="111"/>
                                  </a:lnTo>
                                  <a:lnTo>
                                    <a:pt x="582" y="0"/>
                                  </a:lnTo>
                                  <a:lnTo>
                                    <a:pt x="117" y="0"/>
                                  </a:lnTo>
                                  <a:lnTo>
                                    <a:pt x="0" y="1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Freeform 1084"/>
                          <wps:cNvSpPr>
                            <a:spLocks/>
                          </wps:cNvSpPr>
                          <wps:spPr bwMode="auto">
                            <a:xfrm>
                              <a:off x="2682240" y="1888490"/>
                              <a:ext cx="73025" cy="500380"/>
                            </a:xfrm>
                            <a:custGeom>
                              <a:avLst/>
                              <a:gdLst>
                                <a:gd name="T0" fmla="*/ 0 w 115"/>
                                <a:gd name="T1" fmla="*/ 788 h 788"/>
                                <a:gd name="T2" fmla="*/ 115 w 115"/>
                                <a:gd name="T3" fmla="*/ 675 h 788"/>
                                <a:gd name="T4" fmla="*/ 115 w 115"/>
                                <a:gd name="T5" fmla="*/ 0 h 788"/>
                                <a:gd name="T6" fmla="*/ 0 w 115"/>
                                <a:gd name="T7" fmla="*/ 111 h 788"/>
                                <a:gd name="T8" fmla="*/ 0 w 115"/>
                                <a:gd name="T9" fmla="*/ 788 h 788"/>
                              </a:gdLst>
                              <a:ahLst/>
                              <a:cxnLst>
                                <a:cxn ang="0">
                                  <a:pos x="T0" y="T1"/>
                                </a:cxn>
                                <a:cxn ang="0">
                                  <a:pos x="T2" y="T3"/>
                                </a:cxn>
                                <a:cxn ang="0">
                                  <a:pos x="T4" y="T5"/>
                                </a:cxn>
                                <a:cxn ang="0">
                                  <a:pos x="T6" y="T7"/>
                                </a:cxn>
                                <a:cxn ang="0">
                                  <a:pos x="T8" y="T9"/>
                                </a:cxn>
                              </a:cxnLst>
                              <a:rect l="0" t="0" r="r" b="b"/>
                              <a:pathLst>
                                <a:path w="115" h="788">
                                  <a:moveTo>
                                    <a:pt x="0" y="788"/>
                                  </a:moveTo>
                                  <a:lnTo>
                                    <a:pt x="115" y="675"/>
                                  </a:lnTo>
                                  <a:lnTo>
                                    <a:pt x="115" y="0"/>
                                  </a:lnTo>
                                  <a:lnTo>
                                    <a:pt x="0" y="111"/>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7" name="Freeform 1085"/>
                          <wps:cNvSpPr>
                            <a:spLocks/>
                          </wps:cNvSpPr>
                          <wps:spPr bwMode="auto">
                            <a:xfrm>
                              <a:off x="2385695" y="1958975"/>
                              <a:ext cx="296545" cy="8890"/>
                            </a:xfrm>
                            <a:custGeom>
                              <a:avLst/>
                              <a:gdLst>
                                <a:gd name="T0" fmla="*/ 0 w 467"/>
                                <a:gd name="T1" fmla="*/ 0 h 14"/>
                                <a:gd name="T2" fmla="*/ 467 w 467"/>
                                <a:gd name="T3" fmla="*/ 0 h 14"/>
                                <a:gd name="T4" fmla="*/ 451 w 467"/>
                                <a:gd name="T5" fmla="*/ 14 h 14"/>
                                <a:gd name="T6" fmla="*/ 0 w 467"/>
                                <a:gd name="T7" fmla="*/ 14 h 14"/>
                                <a:gd name="T8" fmla="*/ 0 w 467"/>
                                <a:gd name="T9" fmla="*/ 0 h 14"/>
                              </a:gdLst>
                              <a:ahLst/>
                              <a:cxnLst>
                                <a:cxn ang="0">
                                  <a:pos x="T0" y="T1"/>
                                </a:cxn>
                                <a:cxn ang="0">
                                  <a:pos x="T2" y="T3"/>
                                </a:cxn>
                                <a:cxn ang="0">
                                  <a:pos x="T4" y="T5"/>
                                </a:cxn>
                                <a:cxn ang="0">
                                  <a:pos x="T6" y="T7"/>
                                </a:cxn>
                                <a:cxn ang="0">
                                  <a:pos x="T8" y="T9"/>
                                </a:cxn>
                              </a:cxnLst>
                              <a:rect l="0" t="0" r="r" b="b"/>
                              <a:pathLst>
                                <a:path w="467" h="14">
                                  <a:moveTo>
                                    <a:pt x="0" y="0"/>
                                  </a:moveTo>
                                  <a:lnTo>
                                    <a:pt x="467" y="0"/>
                                  </a:lnTo>
                                  <a:lnTo>
                                    <a:pt x="451"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8" name="Freeform 1086"/>
                          <wps:cNvSpPr>
                            <a:spLocks/>
                          </wps:cNvSpPr>
                          <wps:spPr bwMode="auto">
                            <a:xfrm>
                              <a:off x="2385695" y="1958975"/>
                              <a:ext cx="8890" cy="429895"/>
                            </a:xfrm>
                            <a:custGeom>
                              <a:avLst/>
                              <a:gdLst>
                                <a:gd name="T0" fmla="*/ 0 w 14"/>
                                <a:gd name="T1" fmla="*/ 0 h 677"/>
                                <a:gd name="T2" fmla="*/ 0 w 14"/>
                                <a:gd name="T3" fmla="*/ 677 h 677"/>
                                <a:gd name="T4" fmla="*/ 14 w 14"/>
                                <a:gd name="T5" fmla="*/ 663 h 677"/>
                                <a:gd name="T6" fmla="*/ 14 w 14"/>
                                <a:gd name="T7" fmla="*/ 14 h 677"/>
                                <a:gd name="T8" fmla="*/ 0 w 14"/>
                                <a:gd name="T9" fmla="*/ 0 h 677"/>
                              </a:gdLst>
                              <a:ahLst/>
                              <a:cxnLst>
                                <a:cxn ang="0">
                                  <a:pos x="T0" y="T1"/>
                                </a:cxn>
                                <a:cxn ang="0">
                                  <a:pos x="T2" y="T3"/>
                                </a:cxn>
                                <a:cxn ang="0">
                                  <a:pos x="T4" y="T5"/>
                                </a:cxn>
                                <a:cxn ang="0">
                                  <a:pos x="T6" y="T7"/>
                                </a:cxn>
                                <a:cxn ang="0">
                                  <a:pos x="T8" y="T9"/>
                                </a:cxn>
                              </a:cxnLst>
                              <a:rect l="0" t="0" r="r" b="b"/>
                              <a:pathLst>
                                <a:path w="14" h="677">
                                  <a:moveTo>
                                    <a:pt x="0" y="0"/>
                                  </a:moveTo>
                                  <a:lnTo>
                                    <a:pt x="0" y="677"/>
                                  </a:lnTo>
                                  <a:lnTo>
                                    <a:pt x="14" y="663"/>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9" name="Rectangle 1087"/>
                          <wps:cNvSpPr>
                            <a:spLocks noChangeArrowheads="1"/>
                          </wps:cNvSpPr>
                          <wps:spPr bwMode="auto">
                            <a:xfrm>
                              <a:off x="2385695" y="2075180"/>
                              <a:ext cx="296545"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 name="Rectangle 1088"/>
                          <wps:cNvSpPr>
                            <a:spLocks noChangeArrowheads="1"/>
                          </wps:cNvSpPr>
                          <wps:spPr bwMode="auto">
                            <a:xfrm>
                              <a:off x="2394585" y="2084070"/>
                              <a:ext cx="287655"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Rectangle 1089"/>
                          <wps:cNvSpPr>
                            <a:spLocks noChangeArrowheads="1"/>
                          </wps:cNvSpPr>
                          <wps:spPr bwMode="auto">
                            <a:xfrm>
                              <a:off x="2385695" y="2200275"/>
                              <a:ext cx="296545"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1090"/>
                          <wps:cNvSpPr>
                            <a:spLocks noChangeArrowheads="1"/>
                          </wps:cNvSpPr>
                          <wps:spPr bwMode="auto">
                            <a:xfrm>
                              <a:off x="2394585" y="2209165"/>
                              <a:ext cx="287655" cy="10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Rectangle 1091"/>
                          <wps:cNvSpPr>
                            <a:spLocks noChangeArrowheads="1"/>
                          </wps:cNvSpPr>
                          <wps:spPr bwMode="auto">
                            <a:xfrm>
                              <a:off x="2589530" y="2317115"/>
                              <a:ext cx="55245" cy="3619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Freeform 1092"/>
                          <wps:cNvSpPr>
                            <a:spLocks/>
                          </wps:cNvSpPr>
                          <wps:spPr bwMode="auto">
                            <a:xfrm>
                              <a:off x="2385695" y="1888490"/>
                              <a:ext cx="369570" cy="70485"/>
                            </a:xfrm>
                            <a:custGeom>
                              <a:avLst/>
                              <a:gdLst>
                                <a:gd name="T0" fmla="*/ 582 w 582"/>
                                <a:gd name="T1" fmla="*/ 0 h 111"/>
                                <a:gd name="T2" fmla="*/ 568 w 582"/>
                                <a:gd name="T3" fmla="*/ 14 h 111"/>
                                <a:gd name="T4" fmla="*/ 117 w 582"/>
                                <a:gd name="T5" fmla="*/ 14 h 111"/>
                                <a:gd name="T6" fmla="*/ 14 w 582"/>
                                <a:gd name="T7" fmla="*/ 111 h 111"/>
                                <a:gd name="T8" fmla="*/ 0 w 582"/>
                                <a:gd name="T9" fmla="*/ 111 h 111"/>
                                <a:gd name="T10" fmla="*/ 117 w 582"/>
                                <a:gd name="T11" fmla="*/ 0 h 111"/>
                                <a:gd name="T12" fmla="*/ 582 w 582"/>
                                <a:gd name="T13" fmla="*/ 0 h 111"/>
                              </a:gdLst>
                              <a:ahLst/>
                              <a:cxnLst>
                                <a:cxn ang="0">
                                  <a:pos x="T0" y="T1"/>
                                </a:cxn>
                                <a:cxn ang="0">
                                  <a:pos x="T2" y="T3"/>
                                </a:cxn>
                                <a:cxn ang="0">
                                  <a:pos x="T4" y="T5"/>
                                </a:cxn>
                                <a:cxn ang="0">
                                  <a:pos x="T6" y="T7"/>
                                </a:cxn>
                                <a:cxn ang="0">
                                  <a:pos x="T8" y="T9"/>
                                </a:cxn>
                                <a:cxn ang="0">
                                  <a:pos x="T10" y="T11"/>
                                </a:cxn>
                                <a:cxn ang="0">
                                  <a:pos x="T12" y="T13"/>
                                </a:cxn>
                              </a:cxnLst>
                              <a:rect l="0" t="0" r="r" b="b"/>
                              <a:pathLst>
                                <a:path w="582" h="111">
                                  <a:moveTo>
                                    <a:pt x="582" y="0"/>
                                  </a:moveTo>
                                  <a:lnTo>
                                    <a:pt x="568" y="14"/>
                                  </a:lnTo>
                                  <a:lnTo>
                                    <a:pt x="117" y="14"/>
                                  </a:lnTo>
                                  <a:lnTo>
                                    <a:pt x="14" y="111"/>
                                  </a:lnTo>
                                  <a:lnTo>
                                    <a:pt x="0" y="111"/>
                                  </a:lnTo>
                                  <a:lnTo>
                                    <a:pt x="117" y="0"/>
                                  </a:lnTo>
                                  <a:lnTo>
                                    <a:pt x="58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 name="Rectangle 1093"/>
                          <wps:cNvSpPr>
                            <a:spLocks noChangeArrowheads="1"/>
                          </wps:cNvSpPr>
                          <wps:spPr bwMode="auto">
                            <a:xfrm>
                              <a:off x="2533650" y="2419985"/>
                              <a:ext cx="8699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E05A5" w14:textId="77777777" w:rsidR="008C45DB" w:rsidRDefault="008C45DB" w:rsidP="008C45DB">
                                <w:r>
                                  <w:rPr>
                                    <w:rFonts w:ascii="Calibri" w:hAnsi="Calibri" w:cs="Calibri"/>
                                    <w:color w:val="000000"/>
                                    <w:sz w:val="10"/>
                                    <w:szCs w:val="10"/>
                                  </w:rPr>
                                  <w:t>IQS</w:t>
                                </w:r>
                              </w:p>
                            </w:txbxContent>
                          </wps:txbx>
                          <wps:bodyPr rot="0" vert="horz" wrap="none" lIns="0" tIns="0" rIns="0" bIns="0" anchor="t" anchorCtr="0">
                            <a:spAutoFit/>
                          </wps:bodyPr>
                        </wps:wsp>
                        <wps:wsp>
                          <wps:cNvPr id="1096" name="Freeform 1094"/>
                          <wps:cNvSpPr>
                            <a:spLocks/>
                          </wps:cNvSpPr>
                          <wps:spPr bwMode="auto">
                            <a:xfrm>
                              <a:off x="944880" y="2366645"/>
                              <a:ext cx="74295" cy="500380"/>
                            </a:xfrm>
                            <a:custGeom>
                              <a:avLst/>
                              <a:gdLst>
                                <a:gd name="T0" fmla="*/ 0 w 117"/>
                                <a:gd name="T1" fmla="*/ 788 h 788"/>
                                <a:gd name="T2" fmla="*/ 117 w 117"/>
                                <a:gd name="T3" fmla="*/ 677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7" name="Freeform 1095"/>
                          <wps:cNvSpPr>
                            <a:spLocks/>
                          </wps:cNvSpPr>
                          <wps:spPr bwMode="auto">
                            <a:xfrm>
                              <a:off x="925830" y="2384425"/>
                              <a:ext cx="74295" cy="500380"/>
                            </a:xfrm>
                            <a:custGeom>
                              <a:avLst/>
                              <a:gdLst>
                                <a:gd name="T0" fmla="*/ 0 w 117"/>
                                <a:gd name="T1" fmla="*/ 788 h 788"/>
                                <a:gd name="T2" fmla="*/ 117 w 117"/>
                                <a:gd name="T3" fmla="*/ 677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0"/>
                                  </a:lnTo>
                                  <a:lnTo>
                                    <a:pt x="0" y="113"/>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Rectangle 1096"/>
                          <wps:cNvSpPr>
                            <a:spLocks noChangeArrowheads="1"/>
                          </wps:cNvSpPr>
                          <wps:spPr bwMode="auto">
                            <a:xfrm>
                              <a:off x="647700" y="2456180"/>
                              <a:ext cx="278130" cy="428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Rectangle 1097"/>
                          <wps:cNvSpPr>
                            <a:spLocks noChangeArrowheads="1"/>
                          </wps:cNvSpPr>
                          <wps:spPr bwMode="auto">
                            <a:xfrm>
                              <a:off x="629920" y="2438400"/>
                              <a:ext cx="295910" cy="42862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 name="Freeform 1098"/>
                          <wps:cNvSpPr>
                            <a:spLocks/>
                          </wps:cNvSpPr>
                          <wps:spPr bwMode="auto">
                            <a:xfrm>
                              <a:off x="629920" y="2366645"/>
                              <a:ext cx="370205" cy="71755"/>
                            </a:xfrm>
                            <a:custGeom>
                              <a:avLst/>
                              <a:gdLst>
                                <a:gd name="T0" fmla="*/ 0 w 583"/>
                                <a:gd name="T1" fmla="*/ 113 h 113"/>
                                <a:gd name="T2" fmla="*/ 466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6"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 name="Freeform 1099"/>
                          <wps:cNvSpPr>
                            <a:spLocks/>
                          </wps:cNvSpPr>
                          <wps:spPr bwMode="auto">
                            <a:xfrm>
                              <a:off x="925830" y="2366645"/>
                              <a:ext cx="74295" cy="500380"/>
                            </a:xfrm>
                            <a:custGeom>
                              <a:avLst/>
                              <a:gdLst>
                                <a:gd name="T0" fmla="*/ 0 w 117"/>
                                <a:gd name="T1" fmla="*/ 788 h 788"/>
                                <a:gd name="T2" fmla="*/ 117 w 117"/>
                                <a:gd name="T3" fmla="*/ 677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0"/>
                                  </a:lnTo>
                                  <a:lnTo>
                                    <a:pt x="0" y="113"/>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2" name="Freeform 1100"/>
                          <wps:cNvSpPr>
                            <a:spLocks/>
                          </wps:cNvSpPr>
                          <wps:spPr bwMode="auto">
                            <a:xfrm>
                              <a:off x="629920" y="2438400"/>
                              <a:ext cx="295910" cy="8890"/>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3" name="Freeform 1101"/>
                          <wps:cNvSpPr>
                            <a:spLocks/>
                          </wps:cNvSpPr>
                          <wps:spPr bwMode="auto">
                            <a:xfrm>
                              <a:off x="629920" y="2438400"/>
                              <a:ext cx="8890" cy="428625"/>
                            </a:xfrm>
                            <a:custGeom>
                              <a:avLst/>
                              <a:gdLst>
                                <a:gd name="T0" fmla="*/ 0 w 14"/>
                                <a:gd name="T1" fmla="*/ 0 h 675"/>
                                <a:gd name="T2" fmla="*/ 0 w 14"/>
                                <a:gd name="T3" fmla="*/ 675 h 675"/>
                                <a:gd name="T4" fmla="*/ 14 w 14"/>
                                <a:gd name="T5" fmla="*/ 661 h 675"/>
                                <a:gd name="T6" fmla="*/ 14 w 14"/>
                                <a:gd name="T7" fmla="*/ 14 h 675"/>
                                <a:gd name="T8" fmla="*/ 0 w 14"/>
                                <a:gd name="T9" fmla="*/ 0 h 675"/>
                              </a:gdLst>
                              <a:ahLst/>
                              <a:cxnLst>
                                <a:cxn ang="0">
                                  <a:pos x="T0" y="T1"/>
                                </a:cxn>
                                <a:cxn ang="0">
                                  <a:pos x="T2" y="T3"/>
                                </a:cxn>
                                <a:cxn ang="0">
                                  <a:pos x="T4" y="T5"/>
                                </a:cxn>
                                <a:cxn ang="0">
                                  <a:pos x="T6" y="T7"/>
                                </a:cxn>
                                <a:cxn ang="0">
                                  <a:pos x="T8" y="T9"/>
                                </a:cxn>
                              </a:cxnLst>
                              <a:rect l="0" t="0" r="r" b="b"/>
                              <a:pathLst>
                                <a:path w="14" h="675">
                                  <a:moveTo>
                                    <a:pt x="0" y="0"/>
                                  </a:moveTo>
                                  <a:lnTo>
                                    <a:pt x="0" y="675"/>
                                  </a:lnTo>
                                  <a:lnTo>
                                    <a:pt x="14" y="661"/>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4" name="Rectangle 1102"/>
                          <wps:cNvSpPr>
                            <a:spLocks noChangeArrowheads="1"/>
                          </wps:cNvSpPr>
                          <wps:spPr bwMode="auto">
                            <a:xfrm>
                              <a:off x="629920" y="2555240"/>
                              <a:ext cx="29591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 name="Rectangle 1103"/>
                          <wps:cNvSpPr>
                            <a:spLocks noChangeArrowheads="1"/>
                          </wps:cNvSpPr>
                          <wps:spPr bwMode="auto">
                            <a:xfrm>
                              <a:off x="638810" y="2564130"/>
                              <a:ext cx="287020" cy="8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Rectangle 1104"/>
                          <wps:cNvSpPr>
                            <a:spLocks noChangeArrowheads="1"/>
                          </wps:cNvSpPr>
                          <wps:spPr bwMode="auto">
                            <a:xfrm>
                              <a:off x="629920" y="2680335"/>
                              <a:ext cx="29591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1105"/>
                          <wps:cNvSpPr>
                            <a:spLocks noChangeArrowheads="1"/>
                          </wps:cNvSpPr>
                          <wps:spPr bwMode="auto">
                            <a:xfrm>
                              <a:off x="638810" y="2689225"/>
                              <a:ext cx="287020"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Rectangle 1106"/>
                          <wps:cNvSpPr>
                            <a:spLocks noChangeArrowheads="1"/>
                          </wps:cNvSpPr>
                          <wps:spPr bwMode="auto">
                            <a:xfrm>
                              <a:off x="833755" y="2796540"/>
                              <a:ext cx="55245" cy="3556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Freeform 1107"/>
                          <wps:cNvSpPr>
                            <a:spLocks/>
                          </wps:cNvSpPr>
                          <wps:spPr bwMode="auto">
                            <a:xfrm>
                              <a:off x="629920" y="2366645"/>
                              <a:ext cx="370205" cy="71755"/>
                            </a:xfrm>
                            <a:custGeom>
                              <a:avLst/>
                              <a:gdLst>
                                <a:gd name="T0" fmla="*/ 583 w 583"/>
                                <a:gd name="T1" fmla="*/ 0 h 113"/>
                                <a:gd name="T2" fmla="*/ 569 w 583"/>
                                <a:gd name="T3" fmla="*/ 14 h 113"/>
                                <a:gd name="T4" fmla="*/ 117 w 583"/>
                                <a:gd name="T5" fmla="*/ 14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4"/>
                                  </a:lnTo>
                                  <a:lnTo>
                                    <a:pt x="117" y="14"/>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 name="Rectangle 1108"/>
                          <wps:cNvSpPr>
                            <a:spLocks noChangeArrowheads="1"/>
                          </wps:cNvSpPr>
                          <wps:spPr bwMode="auto">
                            <a:xfrm>
                              <a:off x="668655" y="2898775"/>
                              <a:ext cx="29210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B8034" w14:textId="77777777" w:rsidR="008C45DB" w:rsidRDefault="008C45DB" w:rsidP="008C45DB">
                                <w:proofErr w:type="spellStart"/>
                                <w:r>
                                  <w:rPr>
                                    <w:rFonts w:ascii="Calibri" w:hAnsi="Calibri" w:cs="Calibri"/>
                                    <w:color w:val="000000"/>
                                    <w:sz w:val="10"/>
                                    <w:szCs w:val="10"/>
                                  </w:rPr>
                                  <w:t>LimeSurvey</w:t>
                                </w:r>
                                <w:proofErr w:type="spellEnd"/>
                              </w:p>
                            </w:txbxContent>
                          </wps:txbx>
                          <wps:bodyPr rot="0" vert="horz" wrap="none" lIns="0" tIns="0" rIns="0" bIns="0" anchor="t" anchorCtr="0">
                            <a:spAutoFit/>
                          </wps:bodyPr>
                        </wps:wsp>
                        <pic:pic xmlns:pic="http://schemas.openxmlformats.org/drawingml/2006/picture">
                          <pic:nvPicPr>
                            <pic:cNvPr id="1111" name="Picture 110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045210" y="2052320"/>
                              <a:ext cx="1313815"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2" name="Freeform 1110"/>
                          <wps:cNvSpPr>
                            <a:spLocks/>
                          </wps:cNvSpPr>
                          <wps:spPr bwMode="auto">
                            <a:xfrm>
                              <a:off x="1083945" y="2147570"/>
                              <a:ext cx="1237615" cy="479425"/>
                            </a:xfrm>
                            <a:custGeom>
                              <a:avLst/>
                              <a:gdLst>
                                <a:gd name="T0" fmla="*/ 0 w 1949"/>
                                <a:gd name="T1" fmla="*/ 755 h 755"/>
                                <a:gd name="T2" fmla="*/ 1064 w 1949"/>
                                <a:gd name="T3" fmla="*/ 174 h 755"/>
                                <a:gd name="T4" fmla="*/ 1033 w 1949"/>
                                <a:gd name="T5" fmla="*/ 422 h 755"/>
                                <a:gd name="T6" fmla="*/ 1949 w 1949"/>
                                <a:gd name="T7" fmla="*/ 0 h 755"/>
                                <a:gd name="T8" fmla="*/ 885 w 1949"/>
                                <a:gd name="T9" fmla="*/ 581 h 755"/>
                                <a:gd name="T10" fmla="*/ 914 w 1949"/>
                                <a:gd name="T11" fmla="*/ 333 h 755"/>
                                <a:gd name="T12" fmla="*/ 0 w 1949"/>
                                <a:gd name="T13" fmla="*/ 755 h 755"/>
                                <a:gd name="T14" fmla="*/ 0 w 1949"/>
                                <a:gd name="T15" fmla="*/ 755 h 7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49" h="755">
                                  <a:moveTo>
                                    <a:pt x="0" y="755"/>
                                  </a:moveTo>
                                  <a:lnTo>
                                    <a:pt x="1064" y="174"/>
                                  </a:lnTo>
                                  <a:lnTo>
                                    <a:pt x="1033" y="422"/>
                                  </a:lnTo>
                                  <a:lnTo>
                                    <a:pt x="1949" y="0"/>
                                  </a:lnTo>
                                  <a:lnTo>
                                    <a:pt x="885" y="581"/>
                                  </a:lnTo>
                                  <a:lnTo>
                                    <a:pt x="914" y="333"/>
                                  </a:lnTo>
                                  <a:lnTo>
                                    <a:pt x="0" y="755"/>
                                  </a:lnTo>
                                  <a:lnTo>
                                    <a:pt x="0" y="75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13" name="Freeform 1111"/>
                          <wps:cNvSpPr>
                            <a:spLocks/>
                          </wps:cNvSpPr>
                          <wps:spPr bwMode="auto">
                            <a:xfrm>
                              <a:off x="1083945" y="2147570"/>
                              <a:ext cx="1237615" cy="479425"/>
                            </a:xfrm>
                            <a:custGeom>
                              <a:avLst/>
                              <a:gdLst>
                                <a:gd name="T0" fmla="*/ 0 w 1949"/>
                                <a:gd name="T1" fmla="*/ 755 h 755"/>
                                <a:gd name="T2" fmla="*/ 1064 w 1949"/>
                                <a:gd name="T3" fmla="*/ 174 h 755"/>
                                <a:gd name="T4" fmla="*/ 1033 w 1949"/>
                                <a:gd name="T5" fmla="*/ 422 h 755"/>
                                <a:gd name="T6" fmla="*/ 1949 w 1949"/>
                                <a:gd name="T7" fmla="*/ 0 h 755"/>
                                <a:gd name="T8" fmla="*/ 885 w 1949"/>
                                <a:gd name="T9" fmla="*/ 581 h 755"/>
                                <a:gd name="T10" fmla="*/ 914 w 1949"/>
                                <a:gd name="T11" fmla="*/ 333 h 755"/>
                                <a:gd name="T12" fmla="*/ 0 w 1949"/>
                                <a:gd name="T13" fmla="*/ 755 h 755"/>
                                <a:gd name="T14" fmla="*/ 0 w 1949"/>
                                <a:gd name="T15" fmla="*/ 755 h 7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49" h="755">
                                  <a:moveTo>
                                    <a:pt x="0" y="755"/>
                                  </a:moveTo>
                                  <a:lnTo>
                                    <a:pt x="1064" y="174"/>
                                  </a:lnTo>
                                  <a:lnTo>
                                    <a:pt x="1033" y="422"/>
                                  </a:lnTo>
                                  <a:lnTo>
                                    <a:pt x="1949" y="0"/>
                                  </a:lnTo>
                                  <a:lnTo>
                                    <a:pt x="885" y="581"/>
                                  </a:lnTo>
                                  <a:lnTo>
                                    <a:pt x="914" y="333"/>
                                  </a:lnTo>
                                  <a:lnTo>
                                    <a:pt x="0" y="755"/>
                                  </a:lnTo>
                                  <a:lnTo>
                                    <a:pt x="0" y="7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4" name="Freeform 1112"/>
                          <wps:cNvSpPr>
                            <a:spLocks/>
                          </wps:cNvSpPr>
                          <wps:spPr bwMode="auto">
                            <a:xfrm>
                              <a:off x="1046480" y="2053590"/>
                              <a:ext cx="1311275" cy="667385"/>
                            </a:xfrm>
                            <a:custGeom>
                              <a:avLst/>
                              <a:gdLst>
                                <a:gd name="T0" fmla="*/ 113 w 2065"/>
                                <a:gd name="T1" fmla="*/ 1051 h 1051"/>
                                <a:gd name="T2" fmla="*/ 2065 w 2065"/>
                                <a:gd name="T3" fmla="*/ 294 h 1051"/>
                                <a:gd name="T4" fmla="*/ 1950 w 2065"/>
                                <a:gd name="T5" fmla="*/ 0 h 1051"/>
                                <a:gd name="T6" fmla="*/ 0 w 2065"/>
                                <a:gd name="T7" fmla="*/ 755 h 1051"/>
                                <a:gd name="T8" fmla="*/ 113 w 2065"/>
                                <a:gd name="T9" fmla="*/ 1051 h 1051"/>
                              </a:gdLst>
                              <a:ahLst/>
                              <a:cxnLst>
                                <a:cxn ang="0">
                                  <a:pos x="T0" y="T1"/>
                                </a:cxn>
                                <a:cxn ang="0">
                                  <a:pos x="T2" y="T3"/>
                                </a:cxn>
                                <a:cxn ang="0">
                                  <a:pos x="T4" y="T5"/>
                                </a:cxn>
                                <a:cxn ang="0">
                                  <a:pos x="T6" y="T7"/>
                                </a:cxn>
                                <a:cxn ang="0">
                                  <a:pos x="T8" y="T9"/>
                                </a:cxn>
                              </a:cxnLst>
                              <a:rect l="0" t="0" r="r" b="b"/>
                              <a:pathLst>
                                <a:path w="2065" h="1051">
                                  <a:moveTo>
                                    <a:pt x="113" y="1051"/>
                                  </a:moveTo>
                                  <a:lnTo>
                                    <a:pt x="2065" y="294"/>
                                  </a:lnTo>
                                  <a:lnTo>
                                    <a:pt x="1950" y="0"/>
                                  </a:lnTo>
                                  <a:lnTo>
                                    <a:pt x="0" y="755"/>
                                  </a:lnTo>
                                  <a:lnTo>
                                    <a:pt x="113" y="105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15" name="Freeform 1113"/>
                          <wps:cNvSpPr>
                            <a:spLocks/>
                          </wps:cNvSpPr>
                          <wps:spPr bwMode="auto">
                            <a:xfrm>
                              <a:off x="1046480" y="2053590"/>
                              <a:ext cx="1311275" cy="667385"/>
                            </a:xfrm>
                            <a:custGeom>
                              <a:avLst/>
                              <a:gdLst>
                                <a:gd name="T0" fmla="*/ 113 w 2065"/>
                                <a:gd name="T1" fmla="*/ 1051 h 1051"/>
                                <a:gd name="T2" fmla="*/ 2065 w 2065"/>
                                <a:gd name="T3" fmla="*/ 294 h 1051"/>
                                <a:gd name="T4" fmla="*/ 1950 w 2065"/>
                                <a:gd name="T5" fmla="*/ 0 h 1051"/>
                                <a:gd name="T6" fmla="*/ 0 w 2065"/>
                                <a:gd name="T7" fmla="*/ 755 h 1051"/>
                                <a:gd name="T8" fmla="*/ 113 w 2065"/>
                                <a:gd name="T9" fmla="*/ 1051 h 1051"/>
                              </a:gdLst>
                              <a:ahLst/>
                              <a:cxnLst>
                                <a:cxn ang="0">
                                  <a:pos x="T0" y="T1"/>
                                </a:cxn>
                                <a:cxn ang="0">
                                  <a:pos x="T2" y="T3"/>
                                </a:cxn>
                                <a:cxn ang="0">
                                  <a:pos x="T4" y="T5"/>
                                </a:cxn>
                                <a:cxn ang="0">
                                  <a:pos x="T6" y="T7"/>
                                </a:cxn>
                                <a:cxn ang="0">
                                  <a:pos x="T8" y="T9"/>
                                </a:cxn>
                              </a:cxnLst>
                              <a:rect l="0" t="0" r="r" b="b"/>
                              <a:pathLst>
                                <a:path w="2065" h="1051">
                                  <a:moveTo>
                                    <a:pt x="113" y="1051"/>
                                  </a:moveTo>
                                  <a:lnTo>
                                    <a:pt x="2065" y="294"/>
                                  </a:lnTo>
                                  <a:lnTo>
                                    <a:pt x="1950" y="0"/>
                                  </a:lnTo>
                                  <a:lnTo>
                                    <a:pt x="0" y="755"/>
                                  </a:lnTo>
                                  <a:lnTo>
                                    <a:pt x="113" y="10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6" name="Picture 11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045210" y="2052320"/>
                              <a:ext cx="1313815"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7" name="Freeform 1115"/>
                          <wps:cNvSpPr>
                            <a:spLocks/>
                          </wps:cNvSpPr>
                          <wps:spPr bwMode="auto">
                            <a:xfrm>
                              <a:off x="1083310" y="2147570"/>
                              <a:ext cx="1236980" cy="478155"/>
                            </a:xfrm>
                            <a:custGeom>
                              <a:avLst/>
                              <a:gdLst>
                                <a:gd name="T0" fmla="*/ 0 w 1948"/>
                                <a:gd name="T1" fmla="*/ 753 h 753"/>
                                <a:gd name="T2" fmla="*/ 1064 w 1948"/>
                                <a:gd name="T3" fmla="*/ 174 h 753"/>
                                <a:gd name="T4" fmla="*/ 1034 w 1948"/>
                                <a:gd name="T5" fmla="*/ 422 h 753"/>
                                <a:gd name="T6" fmla="*/ 1948 w 1948"/>
                                <a:gd name="T7" fmla="*/ 0 h 753"/>
                                <a:gd name="T8" fmla="*/ 884 w 1948"/>
                                <a:gd name="T9" fmla="*/ 581 h 753"/>
                                <a:gd name="T10" fmla="*/ 915 w 1948"/>
                                <a:gd name="T11" fmla="*/ 333 h 753"/>
                                <a:gd name="T12" fmla="*/ 0 w 1948"/>
                                <a:gd name="T13" fmla="*/ 753 h 753"/>
                              </a:gdLst>
                              <a:ahLst/>
                              <a:cxnLst>
                                <a:cxn ang="0">
                                  <a:pos x="T0" y="T1"/>
                                </a:cxn>
                                <a:cxn ang="0">
                                  <a:pos x="T2" y="T3"/>
                                </a:cxn>
                                <a:cxn ang="0">
                                  <a:pos x="T4" y="T5"/>
                                </a:cxn>
                                <a:cxn ang="0">
                                  <a:pos x="T6" y="T7"/>
                                </a:cxn>
                                <a:cxn ang="0">
                                  <a:pos x="T8" y="T9"/>
                                </a:cxn>
                                <a:cxn ang="0">
                                  <a:pos x="T10" y="T11"/>
                                </a:cxn>
                                <a:cxn ang="0">
                                  <a:pos x="T12" y="T13"/>
                                </a:cxn>
                              </a:cxnLst>
                              <a:rect l="0" t="0" r="r" b="b"/>
                              <a:pathLst>
                                <a:path w="1948" h="753">
                                  <a:moveTo>
                                    <a:pt x="0" y="753"/>
                                  </a:moveTo>
                                  <a:lnTo>
                                    <a:pt x="1064" y="174"/>
                                  </a:lnTo>
                                  <a:lnTo>
                                    <a:pt x="1034" y="422"/>
                                  </a:lnTo>
                                  <a:lnTo>
                                    <a:pt x="1948" y="0"/>
                                  </a:lnTo>
                                  <a:lnTo>
                                    <a:pt x="884" y="581"/>
                                  </a:lnTo>
                                  <a:lnTo>
                                    <a:pt x="915" y="333"/>
                                  </a:lnTo>
                                  <a:lnTo>
                                    <a:pt x="0" y="753"/>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8" name="Picture 11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354580" y="1268095"/>
                              <a:ext cx="325755"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9" name="Freeform 1117"/>
                          <wps:cNvSpPr>
                            <a:spLocks/>
                          </wps:cNvSpPr>
                          <wps:spPr bwMode="auto">
                            <a:xfrm>
                              <a:off x="2399030" y="1290320"/>
                              <a:ext cx="236855" cy="598170"/>
                            </a:xfrm>
                            <a:custGeom>
                              <a:avLst/>
                              <a:gdLst>
                                <a:gd name="T0" fmla="*/ 87 w 373"/>
                                <a:gd name="T1" fmla="*/ 0 h 942"/>
                                <a:gd name="T2" fmla="*/ 373 w 373"/>
                                <a:gd name="T3" fmla="*/ 593 h 942"/>
                                <a:gd name="T4" fmla="*/ 132 w 373"/>
                                <a:gd name="T5" fmla="*/ 523 h 942"/>
                                <a:gd name="T6" fmla="*/ 286 w 373"/>
                                <a:gd name="T7" fmla="*/ 942 h 942"/>
                                <a:gd name="T8" fmla="*/ 0 w 373"/>
                                <a:gd name="T9" fmla="*/ 350 h 942"/>
                                <a:gd name="T10" fmla="*/ 239 w 373"/>
                                <a:gd name="T11" fmla="*/ 420 h 942"/>
                                <a:gd name="T12" fmla="*/ 87 w 373"/>
                                <a:gd name="T13" fmla="*/ 0 h 942"/>
                                <a:gd name="T14" fmla="*/ 87 w 373"/>
                                <a:gd name="T15" fmla="*/ 0 h 9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3" h="942">
                                  <a:moveTo>
                                    <a:pt x="87" y="0"/>
                                  </a:moveTo>
                                  <a:lnTo>
                                    <a:pt x="373" y="593"/>
                                  </a:lnTo>
                                  <a:lnTo>
                                    <a:pt x="132" y="523"/>
                                  </a:lnTo>
                                  <a:lnTo>
                                    <a:pt x="286" y="942"/>
                                  </a:lnTo>
                                  <a:lnTo>
                                    <a:pt x="0" y="350"/>
                                  </a:lnTo>
                                  <a:lnTo>
                                    <a:pt x="239" y="420"/>
                                  </a:lnTo>
                                  <a:lnTo>
                                    <a:pt x="87" y="0"/>
                                  </a:lnTo>
                                  <a:lnTo>
                                    <a:pt x="8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20" name="Freeform 1118"/>
                          <wps:cNvSpPr>
                            <a:spLocks/>
                          </wps:cNvSpPr>
                          <wps:spPr bwMode="auto">
                            <a:xfrm>
                              <a:off x="2399030" y="1290320"/>
                              <a:ext cx="236855" cy="598170"/>
                            </a:xfrm>
                            <a:custGeom>
                              <a:avLst/>
                              <a:gdLst>
                                <a:gd name="T0" fmla="*/ 87 w 373"/>
                                <a:gd name="T1" fmla="*/ 0 h 942"/>
                                <a:gd name="T2" fmla="*/ 373 w 373"/>
                                <a:gd name="T3" fmla="*/ 593 h 942"/>
                                <a:gd name="T4" fmla="*/ 132 w 373"/>
                                <a:gd name="T5" fmla="*/ 523 h 942"/>
                                <a:gd name="T6" fmla="*/ 286 w 373"/>
                                <a:gd name="T7" fmla="*/ 942 h 942"/>
                                <a:gd name="T8" fmla="*/ 0 w 373"/>
                                <a:gd name="T9" fmla="*/ 350 h 942"/>
                                <a:gd name="T10" fmla="*/ 239 w 373"/>
                                <a:gd name="T11" fmla="*/ 420 h 942"/>
                                <a:gd name="T12" fmla="*/ 87 w 373"/>
                                <a:gd name="T13" fmla="*/ 0 h 942"/>
                                <a:gd name="T14" fmla="*/ 87 w 373"/>
                                <a:gd name="T15" fmla="*/ 0 h 9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3" h="942">
                                  <a:moveTo>
                                    <a:pt x="87" y="0"/>
                                  </a:moveTo>
                                  <a:lnTo>
                                    <a:pt x="373" y="593"/>
                                  </a:lnTo>
                                  <a:lnTo>
                                    <a:pt x="132" y="523"/>
                                  </a:lnTo>
                                  <a:lnTo>
                                    <a:pt x="286" y="942"/>
                                  </a:lnTo>
                                  <a:lnTo>
                                    <a:pt x="0" y="350"/>
                                  </a:lnTo>
                                  <a:lnTo>
                                    <a:pt x="239" y="420"/>
                                  </a:lnTo>
                                  <a:lnTo>
                                    <a:pt x="87" y="0"/>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1" name="Freeform 1119"/>
                          <wps:cNvSpPr>
                            <a:spLocks/>
                          </wps:cNvSpPr>
                          <wps:spPr bwMode="auto">
                            <a:xfrm>
                              <a:off x="2354580" y="1268095"/>
                              <a:ext cx="324485" cy="642620"/>
                            </a:xfrm>
                            <a:custGeom>
                              <a:avLst/>
                              <a:gdLst>
                                <a:gd name="T0" fmla="*/ 0 w 511"/>
                                <a:gd name="T1" fmla="*/ 66 h 1012"/>
                                <a:gd name="T2" fmla="*/ 200 w 511"/>
                                <a:gd name="T3" fmla="*/ 1012 h 1012"/>
                                <a:gd name="T4" fmla="*/ 511 w 511"/>
                                <a:gd name="T5" fmla="*/ 945 h 1012"/>
                                <a:gd name="T6" fmla="*/ 310 w 511"/>
                                <a:gd name="T7" fmla="*/ 0 h 1012"/>
                                <a:gd name="T8" fmla="*/ 0 w 511"/>
                                <a:gd name="T9" fmla="*/ 66 h 1012"/>
                              </a:gdLst>
                              <a:ahLst/>
                              <a:cxnLst>
                                <a:cxn ang="0">
                                  <a:pos x="T0" y="T1"/>
                                </a:cxn>
                                <a:cxn ang="0">
                                  <a:pos x="T2" y="T3"/>
                                </a:cxn>
                                <a:cxn ang="0">
                                  <a:pos x="T4" y="T5"/>
                                </a:cxn>
                                <a:cxn ang="0">
                                  <a:pos x="T6" y="T7"/>
                                </a:cxn>
                                <a:cxn ang="0">
                                  <a:pos x="T8" y="T9"/>
                                </a:cxn>
                              </a:cxnLst>
                              <a:rect l="0" t="0" r="r" b="b"/>
                              <a:pathLst>
                                <a:path w="511" h="1012">
                                  <a:moveTo>
                                    <a:pt x="0" y="66"/>
                                  </a:moveTo>
                                  <a:lnTo>
                                    <a:pt x="200" y="1012"/>
                                  </a:lnTo>
                                  <a:lnTo>
                                    <a:pt x="511" y="945"/>
                                  </a:lnTo>
                                  <a:lnTo>
                                    <a:pt x="310" y="0"/>
                                  </a:lnTo>
                                  <a:lnTo>
                                    <a:pt x="0" y="6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22" name="Freeform 1120"/>
                          <wps:cNvSpPr>
                            <a:spLocks/>
                          </wps:cNvSpPr>
                          <wps:spPr bwMode="auto">
                            <a:xfrm>
                              <a:off x="2354580" y="1268095"/>
                              <a:ext cx="324485" cy="642620"/>
                            </a:xfrm>
                            <a:custGeom>
                              <a:avLst/>
                              <a:gdLst>
                                <a:gd name="T0" fmla="*/ 0 w 511"/>
                                <a:gd name="T1" fmla="*/ 66 h 1012"/>
                                <a:gd name="T2" fmla="*/ 200 w 511"/>
                                <a:gd name="T3" fmla="*/ 1012 h 1012"/>
                                <a:gd name="T4" fmla="*/ 511 w 511"/>
                                <a:gd name="T5" fmla="*/ 945 h 1012"/>
                                <a:gd name="T6" fmla="*/ 310 w 511"/>
                                <a:gd name="T7" fmla="*/ 0 h 1012"/>
                                <a:gd name="T8" fmla="*/ 0 w 511"/>
                                <a:gd name="T9" fmla="*/ 66 h 1012"/>
                              </a:gdLst>
                              <a:ahLst/>
                              <a:cxnLst>
                                <a:cxn ang="0">
                                  <a:pos x="T0" y="T1"/>
                                </a:cxn>
                                <a:cxn ang="0">
                                  <a:pos x="T2" y="T3"/>
                                </a:cxn>
                                <a:cxn ang="0">
                                  <a:pos x="T4" y="T5"/>
                                </a:cxn>
                                <a:cxn ang="0">
                                  <a:pos x="T6" y="T7"/>
                                </a:cxn>
                                <a:cxn ang="0">
                                  <a:pos x="T8" y="T9"/>
                                </a:cxn>
                              </a:cxnLst>
                              <a:rect l="0" t="0" r="r" b="b"/>
                              <a:pathLst>
                                <a:path w="511" h="1012">
                                  <a:moveTo>
                                    <a:pt x="0" y="66"/>
                                  </a:moveTo>
                                  <a:lnTo>
                                    <a:pt x="200" y="1012"/>
                                  </a:lnTo>
                                  <a:lnTo>
                                    <a:pt x="511" y="945"/>
                                  </a:lnTo>
                                  <a:lnTo>
                                    <a:pt x="310" y="0"/>
                                  </a:lnTo>
                                  <a:lnTo>
                                    <a:pt x="0"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23" name="Picture 11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354580" y="1268095"/>
                              <a:ext cx="325755"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4" name="Freeform 1122"/>
                          <wps:cNvSpPr>
                            <a:spLocks/>
                          </wps:cNvSpPr>
                          <wps:spPr bwMode="auto">
                            <a:xfrm>
                              <a:off x="2399030" y="1290320"/>
                              <a:ext cx="235585" cy="598170"/>
                            </a:xfrm>
                            <a:custGeom>
                              <a:avLst/>
                              <a:gdLst>
                                <a:gd name="T0" fmla="*/ 85 w 371"/>
                                <a:gd name="T1" fmla="*/ 0 h 942"/>
                                <a:gd name="T2" fmla="*/ 371 w 371"/>
                                <a:gd name="T3" fmla="*/ 591 h 942"/>
                                <a:gd name="T4" fmla="*/ 132 w 371"/>
                                <a:gd name="T5" fmla="*/ 521 h 942"/>
                                <a:gd name="T6" fmla="*/ 286 w 371"/>
                                <a:gd name="T7" fmla="*/ 942 h 942"/>
                                <a:gd name="T8" fmla="*/ 0 w 371"/>
                                <a:gd name="T9" fmla="*/ 349 h 942"/>
                                <a:gd name="T10" fmla="*/ 239 w 371"/>
                                <a:gd name="T11" fmla="*/ 418 h 942"/>
                                <a:gd name="T12" fmla="*/ 85 w 371"/>
                                <a:gd name="T13" fmla="*/ 0 h 942"/>
                              </a:gdLst>
                              <a:ahLst/>
                              <a:cxnLst>
                                <a:cxn ang="0">
                                  <a:pos x="T0" y="T1"/>
                                </a:cxn>
                                <a:cxn ang="0">
                                  <a:pos x="T2" y="T3"/>
                                </a:cxn>
                                <a:cxn ang="0">
                                  <a:pos x="T4" y="T5"/>
                                </a:cxn>
                                <a:cxn ang="0">
                                  <a:pos x="T6" y="T7"/>
                                </a:cxn>
                                <a:cxn ang="0">
                                  <a:pos x="T8" y="T9"/>
                                </a:cxn>
                                <a:cxn ang="0">
                                  <a:pos x="T10" y="T11"/>
                                </a:cxn>
                                <a:cxn ang="0">
                                  <a:pos x="T12" y="T13"/>
                                </a:cxn>
                              </a:cxnLst>
                              <a:rect l="0" t="0" r="r" b="b"/>
                              <a:pathLst>
                                <a:path w="371" h="942">
                                  <a:moveTo>
                                    <a:pt x="85" y="0"/>
                                  </a:moveTo>
                                  <a:lnTo>
                                    <a:pt x="371" y="591"/>
                                  </a:lnTo>
                                  <a:lnTo>
                                    <a:pt x="132" y="521"/>
                                  </a:lnTo>
                                  <a:lnTo>
                                    <a:pt x="286" y="942"/>
                                  </a:lnTo>
                                  <a:lnTo>
                                    <a:pt x="0" y="349"/>
                                  </a:lnTo>
                                  <a:lnTo>
                                    <a:pt x="239" y="418"/>
                                  </a:lnTo>
                                  <a:lnTo>
                                    <a:pt x="85" y="0"/>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 name="Rectangle 1126"/>
                          <wps:cNvSpPr>
                            <a:spLocks noChangeArrowheads="1"/>
                          </wps:cNvSpPr>
                          <wps:spPr bwMode="auto">
                            <a:xfrm>
                              <a:off x="3495040" y="627380"/>
                              <a:ext cx="78232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22EFF" w14:textId="77777777" w:rsidR="008C45DB" w:rsidRDefault="008C45DB" w:rsidP="008C45DB">
                                <w:pPr>
                                  <w:pStyle w:val="NormalWeb"/>
                                  <w:spacing w:after="200" w:line="276" w:lineRule="auto"/>
                                  <w:rPr>
                                    <w:rFonts w:ascii="Calibri" w:eastAsia="Calibri" w:hAnsi="Calibri" w:cs="Calibri"/>
                                    <w:color w:val="000000"/>
                                    <w:sz w:val="10"/>
                                    <w:szCs w:val="10"/>
                                  </w:rPr>
                                </w:pPr>
                                <w:r w:rsidRPr="00576A10">
                                  <w:rPr>
                                    <w:rFonts w:ascii="Calibri" w:eastAsia="Calibri" w:hAnsi="Calibri" w:cs="Calibri"/>
                                    <w:color w:val="000000"/>
                                    <w:sz w:val="10"/>
                                    <w:szCs w:val="10"/>
                                  </w:rPr>
                                  <w:t>VDENSSDBP07\SCORP01</w:t>
                                </w:r>
                                <w:proofErr w:type="gramStart"/>
                                <w:r w:rsidRPr="00576A10">
                                  <w:rPr>
                                    <w:rFonts w:ascii="Calibri" w:eastAsia="Calibri" w:hAnsi="Calibri" w:cs="Calibri"/>
                                    <w:color w:val="000000"/>
                                    <w:sz w:val="10"/>
                                    <w:szCs w:val="10"/>
                                  </w:rPr>
                                  <w:t>,1436</w:t>
                                </w:r>
                                <w:proofErr w:type="gramEnd"/>
                              </w:p>
                              <w:p w14:paraId="40B1B9E3" w14:textId="77777777" w:rsidR="008C45DB" w:rsidRDefault="008C45DB" w:rsidP="008C45DB">
                                <w:pPr>
                                  <w:pStyle w:val="NormalWeb"/>
                                  <w:spacing w:after="200" w:line="276" w:lineRule="auto"/>
                                  <w:rPr>
                                    <w:rFonts w:ascii="Calibri" w:eastAsia="Calibri" w:hAnsi="Calibri" w:cs="Calibri"/>
                                    <w:color w:val="000000"/>
                                    <w:sz w:val="10"/>
                                    <w:szCs w:val="10"/>
                                  </w:rPr>
                                </w:pPr>
                              </w:p>
                              <w:p w14:paraId="7D351DB7" w14:textId="77777777" w:rsidR="008C45DB" w:rsidRDefault="008C45DB" w:rsidP="008C45DB">
                                <w:pPr>
                                  <w:pStyle w:val="NormalWeb"/>
                                  <w:spacing w:after="200" w:line="276" w:lineRule="auto"/>
                                  <w:rPr>
                                    <w:rFonts w:ascii="Calibri" w:eastAsia="Calibri" w:hAnsi="Calibri" w:cs="Calibri"/>
                                    <w:color w:val="000000"/>
                                    <w:sz w:val="10"/>
                                    <w:szCs w:val="10"/>
                                  </w:rPr>
                                </w:pPr>
                              </w:p>
                              <w:p w14:paraId="79C1F707" w14:textId="77777777" w:rsidR="008C45DB" w:rsidRDefault="008C45DB"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 </w:t>
                                </w:r>
                              </w:p>
                              <w:p w14:paraId="212EC9FF" w14:textId="77777777" w:rsidR="008C45DB" w:rsidRDefault="008C45DB" w:rsidP="008C45DB">
                                <w:pPr>
                                  <w:pStyle w:val="NormalWeb"/>
                                  <w:spacing w:after="200" w:line="276" w:lineRule="auto"/>
                                  <w:rPr>
                                    <w:rFonts w:ascii="Calibri" w:eastAsia="Calibri" w:hAnsi="Calibri" w:cs="Calibri"/>
                                    <w:color w:val="000000"/>
                                    <w:sz w:val="10"/>
                                    <w:szCs w:val="10"/>
                                  </w:rPr>
                                </w:pPr>
                              </w:p>
                              <w:p w14:paraId="1B07F842" w14:textId="77777777" w:rsidR="008C45DB" w:rsidRDefault="008C45DB" w:rsidP="008C45DB">
                                <w:pPr>
                                  <w:pStyle w:val="NormalWeb"/>
                                  <w:spacing w:after="200" w:line="276" w:lineRule="auto"/>
                                  <w:rPr>
                                    <w:rFonts w:ascii="Calibri" w:eastAsia="Calibri" w:hAnsi="Calibri" w:cs="Calibri"/>
                                    <w:color w:val="000000"/>
                                    <w:sz w:val="10"/>
                                    <w:szCs w:val="10"/>
                                  </w:rPr>
                                </w:pPr>
                              </w:p>
                              <w:p w14:paraId="1BCBAD6F" w14:textId="77777777" w:rsidR="008C45DB" w:rsidRDefault="008C45DB" w:rsidP="008C45DB">
                                <w:pPr>
                                  <w:pStyle w:val="NormalWeb"/>
                                  <w:spacing w:after="200" w:line="276" w:lineRule="auto"/>
                                  <w:rPr>
                                    <w:rFonts w:ascii="Calibri" w:eastAsia="Calibri" w:hAnsi="Calibri" w:cs="Calibri"/>
                                    <w:color w:val="000000"/>
                                    <w:sz w:val="10"/>
                                    <w:szCs w:val="10"/>
                                  </w:rPr>
                                </w:pPr>
                              </w:p>
                              <w:p w14:paraId="6FC92A4D" w14:textId="77777777" w:rsidR="008C45DB" w:rsidRDefault="008C45DB" w:rsidP="008C45DB">
                                <w:pPr>
                                  <w:pStyle w:val="NormalWeb"/>
                                  <w:spacing w:after="200" w:line="276" w:lineRule="auto"/>
                                  <w:rPr>
                                    <w:rFonts w:ascii="Calibri" w:eastAsia="Calibri" w:hAnsi="Calibri" w:cs="Calibri"/>
                                    <w:color w:val="000000"/>
                                    <w:sz w:val="10"/>
                                    <w:szCs w:val="10"/>
                                  </w:rPr>
                                </w:pPr>
                              </w:p>
                              <w:p w14:paraId="1368C7E8" w14:textId="77777777" w:rsidR="008C45DB" w:rsidRDefault="008C45DB" w:rsidP="008C45DB">
                                <w:pPr>
                                  <w:pStyle w:val="NormalWeb"/>
                                  <w:spacing w:after="200" w:line="276" w:lineRule="auto"/>
                                  <w:rPr>
                                    <w:rFonts w:ascii="Calibri" w:eastAsia="Calibri" w:hAnsi="Calibri" w:cs="Calibri"/>
                                    <w:color w:val="000000"/>
                                    <w:sz w:val="10"/>
                                    <w:szCs w:val="10"/>
                                  </w:rPr>
                                </w:pPr>
                              </w:p>
                              <w:p w14:paraId="35C9D38B" w14:textId="77777777" w:rsidR="008C45DB" w:rsidRDefault="008C45DB" w:rsidP="008C45DB">
                                <w:pPr>
                                  <w:pStyle w:val="NormalWeb"/>
                                  <w:spacing w:after="200" w:line="276" w:lineRule="auto"/>
                                  <w:rPr>
                                    <w:rFonts w:ascii="Calibri" w:eastAsia="Calibri" w:hAnsi="Calibri" w:cs="Calibri"/>
                                    <w:color w:val="000000"/>
                                    <w:sz w:val="10"/>
                                    <w:szCs w:val="10"/>
                                  </w:rPr>
                                </w:pPr>
                              </w:p>
                              <w:p w14:paraId="1AC5412F" w14:textId="77777777" w:rsidR="008C45DB" w:rsidRDefault="008C45DB" w:rsidP="008C45DB">
                                <w:pPr>
                                  <w:pStyle w:val="NormalWeb"/>
                                  <w:spacing w:after="200" w:line="276" w:lineRule="auto"/>
                                  <w:rPr>
                                    <w:rFonts w:ascii="Calibri" w:eastAsia="Calibri" w:hAnsi="Calibri" w:cs="Calibri"/>
                                    <w:color w:val="000000"/>
                                    <w:sz w:val="10"/>
                                    <w:szCs w:val="10"/>
                                  </w:rPr>
                                </w:pPr>
                              </w:p>
                              <w:p w14:paraId="1C6258B5" w14:textId="77777777" w:rsidR="008C45DB" w:rsidRDefault="008C45DB" w:rsidP="008C45DB">
                                <w:pPr>
                                  <w:pStyle w:val="NormalWeb"/>
                                  <w:spacing w:after="200" w:line="276" w:lineRule="auto"/>
                                  <w:rPr>
                                    <w:rFonts w:ascii="Calibri" w:eastAsia="Calibri" w:hAnsi="Calibri" w:cs="Calibri"/>
                                    <w:color w:val="000000"/>
                                    <w:sz w:val="10"/>
                                    <w:szCs w:val="10"/>
                                  </w:rPr>
                                </w:pPr>
                              </w:p>
                              <w:p w14:paraId="03F1C6D0" w14:textId="77777777" w:rsidR="008C45DB" w:rsidRDefault="008C45DB" w:rsidP="008C45DB">
                                <w:pPr>
                                  <w:pStyle w:val="NormalWeb"/>
                                  <w:spacing w:after="200" w:line="276" w:lineRule="auto"/>
                                </w:pPr>
                                <w:r>
                                  <w:rPr>
                                    <w:rFonts w:ascii="Calibri" w:eastAsia="Calibri" w:hAnsi="Calibri" w:cs="Calibri"/>
                                    <w:color w:val="000000"/>
                                    <w:sz w:val="10"/>
                                    <w:szCs w:val="10"/>
                                  </w:rPr>
                                  <w:t>F3420-MPMD01</w:t>
                                </w:r>
                              </w:p>
                            </w:txbxContent>
                          </wps:txbx>
                          <wps:bodyPr rot="0" vert="horz" wrap="none" lIns="0" tIns="0" rIns="0" bIns="0" anchor="t" anchorCtr="0">
                            <a:noAutofit/>
                          </wps:bodyPr>
                        </wps:wsp>
                        <wps:wsp>
                          <wps:cNvPr id="1127" name="Rectangle 1127"/>
                          <wps:cNvSpPr>
                            <a:spLocks noChangeArrowheads="1"/>
                          </wps:cNvSpPr>
                          <wps:spPr bwMode="auto">
                            <a:xfrm>
                              <a:off x="3547110" y="547370"/>
                              <a:ext cx="422275" cy="114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4CFBC" w14:textId="77777777" w:rsidR="008C45DB" w:rsidRDefault="008C45DB"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Database  </w:t>
                                </w:r>
                              </w:p>
                              <w:p w14:paraId="4F8245A6" w14:textId="77777777" w:rsidR="008C45DB" w:rsidRDefault="008C45DB" w:rsidP="008C45DB">
                                <w:pPr>
                                  <w:pStyle w:val="NormalWeb"/>
                                  <w:spacing w:after="200" w:line="276" w:lineRule="auto"/>
                                  <w:rPr>
                                    <w:rFonts w:ascii="Calibri" w:eastAsia="Calibri" w:hAnsi="Calibri" w:cs="Calibri"/>
                                    <w:color w:val="000000"/>
                                    <w:sz w:val="10"/>
                                    <w:szCs w:val="10"/>
                                  </w:rPr>
                                </w:pPr>
                              </w:p>
                              <w:p w14:paraId="53B6CFF0" w14:textId="77777777" w:rsidR="008C45DB" w:rsidRDefault="008C45DB" w:rsidP="008C45DB">
                                <w:pPr>
                                  <w:pStyle w:val="NormalWeb"/>
                                  <w:spacing w:after="200" w:line="276" w:lineRule="auto"/>
                                  <w:rPr>
                                    <w:rFonts w:ascii="Calibri" w:eastAsia="Calibri" w:hAnsi="Calibri" w:cs="Calibri"/>
                                    <w:color w:val="000000"/>
                                    <w:sz w:val="10"/>
                                    <w:szCs w:val="10"/>
                                  </w:rPr>
                                </w:pPr>
                              </w:p>
                              <w:p w14:paraId="275413D7" w14:textId="77777777" w:rsidR="008C45DB" w:rsidRDefault="008C45DB" w:rsidP="008C45DB">
                                <w:pPr>
                                  <w:pStyle w:val="NormalWeb"/>
                                  <w:spacing w:after="200" w:line="276" w:lineRule="auto"/>
                                  <w:rPr>
                                    <w:rFonts w:ascii="Calibri" w:eastAsia="Calibri" w:hAnsi="Calibri" w:cs="Calibri"/>
                                    <w:color w:val="000000"/>
                                    <w:sz w:val="10"/>
                                    <w:szCs w:val="10"/>
                                  </w:rPr>
                                </w:pPr>
                              </w:p>
                              <w:p w14:paraId="5F89D6ED" w14:textId="77777777" w:rsidR="008C45DB" w:rsidRDefault="008C45DB"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 </w:t>
                                </w:r>
                              </w:p>
                              <w:p w14:paraId="4607284D" w14:textId="77777777" w:rsidR="008C45DB" w:rsidRDefault="008C45DB" w:rsidP="008C45DB">
                                <w:pPr>
                                  <w:pStyle w:val="NormalWeb"/>
                                  <w:spacing w:after="200" w:line="276" w:lineRule="auto"/>
                                  <w:rPr>
                                    <w:rFonts w:ascii="Calibri" w:eastAsia="Calibri" w:hAnsi="Calibri" w:cs="Calibri"/>
                                    <w:color w:val="000000"/>
                                    <w:sz w:val="10"/>
                                    <w:szCs w:val="10"/>
                                  </w:rPr>
                                </w:pPr>
                              </w:p>
                              <w:p w14:paraId="1BA1E286" w14:textId="77777777" w:rsidR="008C45DB" w:rsidRDefault="008C45DB" w:rsidP="008C45DB">
                                <w:pPr>
                                  <w:pStyle w:val="NormalWeb"/>
                                  <w:spacing w:after="200" w:line="276" w:lineRule="auto"/>
                                  <w:rPr>
                                    <w:rFonts w:ascii="Calibri" w:eastAsia="Calibri" w:hAnsi="Calibri" w:cs="Calibri"/>
                                    <w:color w:val="000000"/>
                                    <w:sz w:val="10"/>
                                    <w:szCs w:val="10"/>
                                  </w:rPr>
                                </w:pPr>
                              </w:p>
                              <w:p w14:paraId="2C7BEC46" w14:textId="77777777" w:rsidR="008C45DB" w:rsidRDefault="008C45DB" w:rsidP="008C45DB">
                                <w:pPr>
                                  <w:pStyle w:val="NormalWeb"/>
                                  <w:spacing w:after="200" w:line="276" w:lineRule="auto"/>
                                  <w:rPr>
                                    <w:rFonts w:ascii="Calibri" w:eastAsia="Calibri" w:hAnsi="Calibri" w:cs="Calibri"/>
                                    <w:color w:val="000000"/>
                                    <w:sz w:val="10"/>
                                    <w:szCs w:val="10"/>
                                  </w:rPr>
                                </w:pPr>
                              </w:p>
                              <w:p w14:paraId="2923F8BF" w14:textId="77777777" w:rsidR="008C45DB" w:rsidRDefault="008C45DB" w:rsidP="008C45DB">
                                <w:pPr>
                                  <w:pStyle w:val="NormalWeb"/>
                                  <w:spacing w:after="200" w:line="276" w:lineRule="auto"/>
                                  <w:rPr>
                                    <w:rFonts w:ascii="Calibri" w:eastAsia="Calibri" w:hAnsi="Calibri" w:cs="Calibri"/>
                                    <w:color w:val="000000"/>
                                    <w:sz w:val="10"/>
                                    <w:szCs w:val="10"/>
                                  </w:rPr>
                                </w:pPr>
                              </w:p>
                              <w:p w14:paraId="640A7D85" w14:textId="77777777" w:rsidR="008C45DB" w:rsidRDefault="008C45DB" w:rsidP="008C45DB">
                                <w:pPr>
                                  <w:pStyle w:val="NormalWeb"/>
                                  <w:spacing w:after="200" w:line="276" w:lineRule="auto"/>
                                  <w:rPr>
                                    <w:rFonts w:ascii="Calibri" w:eastAsia="Calibri" w:hAnsi="Calibri" w:cs="Calibri"/>
                                    <w:color w:val="000000"/>
                                    <w:sz w:val="10"/>
                                    <w:szCs w:val="10"/>
                                  </w:rPr>
                                </w:pPr>
                              </w:p>
                              <w:p w14:paraId="017E31C2" w14:textId="77777777" w:rsidR="008C45DB" w:rsidRDefault="008C45DB" w:rsidP="008C45DB">
                                <w:pPr>
                                  <w:pStyle w:val="NormalWeb"/>
                                  <w:spacing w:after="200" w:line="276" w:lineRule="auto"/>
                                  <w:rPr>
                                    <w:rFonts w:ascii="Calibri" w:eastAsia="Calibri" w:hAnsi="Calibri" w:cs="Calibri"/>
                                    <w:color w:val="000000"/>
                                    <w:sz w:val="10"/>
                                    <w:szCs w:val="10"/>
                                  </w:rPr>
                                </w:pPr>
                              </w:p>
                              <w:p w14:paraId="61479C2B" w14:textId="77777777" w:rsidR="008C45DB" w:rsidRDefault="008C45DB" w:rsidP="008C45DB">
                                <w:pPr>
                                  <w:pStyle w:val="NormalWeb"/>
                                  <w:spacing w:after="200" w:line="276" w:lineRule="auto"/>
                                  <w:rPr>
                                    <w:rFonts w:ascii="Calibri" w:eastAsia="Calibri" w:hAnsi="Calibri" w:cs="Calibri"/>
                                    <w:color w:val="000000"/>
                                    <w:sz w:val="10"/>
                                    <w:szCs w:val="10"/>
                                  </w:rPr>
                                </w:pPr>
                              </w:p>
                              <w:p w14:paraId="133EFC69" w14:textId="77777777" w:rsidR="008C45DB" w:rsidRDefault="008C45DB" w:rsidP="008C45DB">
                                <w:pPr>
                                  <w:pStyle w:val="NormalWeb"/>
                                  <w:spacing w:after="200" w:line="276" w:lineRule="auto"/>
                                  <w:rPr>
                                    <w:rFonts w:ascii="Calibri" w:eastAsia="Calibri" w:hAnsi="Calibri" w:cs="Calibri"/>
                                    <w:color w:val="000000"/>
                                    <w:sz w:val="10"/>
                                    <w:szCs w:val="10"/>
                                  </w:rPr>
                                </w:pPr>
                              </w:p>
                              <w:p w14:paraId="7265FE77" w14:textId="77777777" w:rsidR="008C45DB" w:rsidRDefault="008C45DB" w:rsidP="008C45DB">
                                <w:pPr>
                                  <w:pStyle w:val="NormalWeb"/>
                                  <w:spacing w:after="200" w:line="276" w:lineRule="auto"/>
                                </w:pPr>
                                <w:r>
                                  <w:rPr>
                                    <w:rFonts w:ascii="Calibri" w:eastAsia="Calibri" w:hAnsi="Calibri" w:cs="Calibri"/>
                                    <w:color w:val="000000"/>
                                    <w:sz w:val="10"/>
                                    <w:szCs w:val="10"/>
                                  </w:rPr>
                                  <w:t>F3420-MPMD01</w:t>
                                </w:r>
                              </w:p>
                            </w:txbxContent>
                          </wps:txbx>
                          <wps:bodyPr rot="0" vert="horz" wrap="none" lIns="0" tIns="0" rIns="0" bIns="0" anchor="t" anchorCtr="0">
                            <a:noAutofit/>
                          </wps:bodyPr>
                        </wps:wsp>
                      </wpc:wpc>
                    </a:graphicData>
                  </a:graphic>
                  <wp14:sizeRelH relativeFrom="page">
                    <wp14:pctWidth>0</wp14:pctWidth>
                  </wp14:sizeRelH>
                  <wp14:sizeRelV relativeFrom="page">
                    <wp14:pctHeight>0</wp14:pctHeight>
                  </wp14:sizeRelV>
                </wp:anchor>
              </w:drawing>
            </mc:Choice>
            <mc:Fallback>
              <w:pict>
                <v:group id="Canvas 1125" o:spid="_x0000_s1026" editas="canvas" style="position:absolute;margin-left:20.95pt;margin-top:-32.9pt;width:6in;height:523.95pt;z-index:251659776" coordsize="54864,6654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66541;visibility:visible;mso-wrap-style:square">
                    <v:fill o:detectmouseclick="t"/>
                    <v:path o:connecttype="none"/>
                  </v:shape>
                  <v:group id="Group 206" o:spid="_x0000_s1028" style="position:absolute;left:12877;top:32823;width:7887;height:5994" coordorigin="2028,5169" coordsize="1242,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Line 6" o:spid="_x0000_s1029" style="position:absolute;flip:y;visibility:visible;mso-wrap-style:square" from="2341,5642" to="2649,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Gs08EAAADaAAAADwAAAGRycy9kb3ducmV2LnhtbESPQWvCQBSE70L/w/IKvemmBqSmbkIp&#10;ij1atfT6zL4modm3IfuM8d+7QqHHYWa+YVbF6Fo1UB8azwaeZwko4tLbhisDx8Nm+gIqCLLF1jMZ&#10;uFKAIn+YrDCz/sKfNOylUhHCIUMDtUiXaR3KmhyGme+Io/fje4cSZV9p2+Mlwl2r50my0A4bjgs1&#10;dvReU/m7PzsDlJ6+Fpv17qQHGaTbfqd49KkxT4/j2ysooVH+w3/tD2tgCfcr8Qbo/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gazTwQAAANoAAAAPAAAAAAAAAAAAAAAA&#10;AKECAABkcnMvZG93bnJldi54bWxQSwUGAAAAAAQABAD5AAAAjwMAAAAA&#10;" strokecolor="#1f477d" strokeweight="1.9pt"/>
                    <v:line id="Line 7" o:spid="_x0000_s1030" style="position:absolute;flip:y;visibility:visible;mso-wrap-style:square" from="2649,5642" to="2649,5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3vmcIAAADbAAAADwAAAGRycy9kb3ducmV2LnhtbESPQWvCQBCF7wX/wzJCb3VTA1JSV5Gi&#10;tMdqFa9jdpoEs7MhO43pv3cOhd5meG/e+2a5HkNrBupTE9nB8ywDQ1xG33Dl4Pi1e3oBkwTZYxuZ&#10;HPxSgvVq8rDEwscb72k4SGU0hFOBDmqRrrA2lTUFTLPYEav2HfuAomtfWd/jTcNDa+dZtrABG9aG&#10;Gjt6q6m8Hn6CA8ovp8Vu+3mxgwzSvZ9zPMbcucfpuHkFIzTKv/nv+sMrvtLrLzq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53vmcIAAADbAAAADwAAAAAAAAAAAAAA&#10;AAChAgAAZHJzL2Rvd25yZXYueG1sUEsFBgAAAAAEAAQA+QAAAJADAAAAAA==&#10;" strokecolor="#1f477d" strokeweight="1.9pt"/>
                    <v:line id="Line 8" o:spid="_x0000_s1031" style="position:absolute;flip:x y;visibility:visible;mso-wrap-style:square" from="2649,5642" to="2958,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4jCMEAAADbAAAADwAAAGRycy9kb3ducmV2LnhtbERPS2sCMRC+F/wPYYTeanaVFlmNiwrF&#10;Uir4ungbNmN2MZksm1S3/74pFLzNx/ecedk7K27UhcazgnyUgSCuvG7YKDgd31+mIEJE1mg9k4If&#10;ClAuBk9zLLS/855uh2hECuFQoII6xraQMlQ1OQwj3xIn7uI7hzHBzkjd4T2FOyvHWfYmHTacGmps&#10;aV1TdT18OwVyZ7dnE/gTrVl/vfJustpON0o9D/vlDESkPj7E/+4Pnebn8PdLOk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iMIwQAAANsAAAAPAAAAAAAAAAAAAAAA&#10;AKECAABkcnMvZG93bnJldi54bWxQSwUGAAAAAAQABAD5AAAAjwMAAAAA&#10;" strokecolor="#1f477d" strokeweight="1.9pt"/>
                    <v:line id="Line 9" o:spid="_x0000_s1032" style="position:absolute;flip:x;visibility:visible;mso-wrap-style:square" from="2649,5642" to="3113,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PUdb8AAADbAAAADwAAAGRycy9kb3ducmV2LnhtbERPTWvCQBC9C/0PyxR6000NiERXkVJp&#10;j1UjXsfsmASzsyE7jem/7wqCt3m8z1muB9eonrpQezbwPklAERfe1lwayA/b8RxUEGSLjWcy8EcB&#10;1quX0RIz62+8o34vpYohHDI0UIm0mdahqMhhmPiWOHIX3zmUCLtS2w5vMdw1epokM+2w5thQYUsf&#10;FRXX/a8zQOn5ONt+/px1L720X6cUc58a8/Y6bBaghAZ5ih/ubxvnT+H+SzxAr/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APUdb8AAADbAAAADwAAAAAAAAAAAAAAAACh&#10;AgAAZHJzL2Rvd25yZXYueG1sUEsFBgAAAAAEAAQA+QAAAI0DAAAAAA==&#10;" strokecolor="#1f477d" strokeweight="1.9pt"/>
                    <v:line id="Line 10" o:spid="_x0000_s1033" style="position:absolute;flip:x;visibility:visible;mso-wrap-style:square" from="2649,5407" to="2958,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9x7sAAAADbAAAADwAAAGRycy9kb3ducmV2LnhtbERPTWvCQBC9C/6HZQq96aYGRGI2UorS&#10;HluNeB2z0yQ0OxuyY0z/fbdQ6G0e73Py3eQ6NdIQWs8GnpYJKOLK25ZrA+XpsNiACoJssfNMBr4p&#10;wK6Yz3LMrL/zB41HqVUM4ZChgUakz7QOVUMOw9L3xJH79INDiXCotR3wHsNdp1dJstYOW44NDfb0&#10;0lD1dbw5A5Rez+vD/v2qRxmlf72kWPrUmMeH6XkLSmiSf/Gf+83G+Sn8/hIP0MU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9Pce7AAAAA2wAAAA8AAAAAAAAAAAAAAAAA&#10;oQIAAGRycy9kb3ducmV2LnhtbFBLBQYAAAAABAAEAPkAAACOAwAAAAA=&#10;" strokecolor="#1f477d" strokeweight="1.9pt"/>
                    <v:line id="Line 11" o:spid="_x0000_s1034" style="position:absolute;visibility:visible;mso-wrap-style:square" from="2649,5290" to="2649,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pgqcEAAADbAAAADwAAAGRycy9kb3ducmV2LnhtbERPTWsCMRC9C/6HMIXeNNulLLI1Siso&#10;VnqwttDrkEx3g5vJksR1++9NodDbPN7nLNej68RAIVrPCh7mBQhi7Y3lRsHnx3a2ABETssHOMyn4&#10;oQjr1XSyxNr4K7/TcEqNyCEca1TQptTXUkbdksM49z1x5r59cJgyDI00Aa853HWyLIpKOrScG1rs&#10;adOSPp8uToE+VuXwdX5zO+bytdJ2tOHwotT93fj8BCLRmP7Ff+69yfMf4feXfIBc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mCpwQAAANsAAAAPAAAAAAAAAAAAAAAA&#10;AKECAABkcnMvZG93bnJldi54bWxQSwUGAAAAAAQABAD5AAAAjwMAAAAA&#10;" strokecolor="#1f477d" strokeweight="1.9pt"/>
                    <v:line id="Line 12" o:spid="_x0000_s1035" style="position:absolute;visibility:visible;mso-wrap-style:square" from="2436,5447" to="2649,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bFMsEAAADbAAAADwAAAGRycy9kb3ducmV2LnhtbERPTWsCMRC9C/6HMIXeNNuFLrI1Siso&#10;VnqwttDrkEx3g5vJksR1++9NodDbPN7nLNej68RAIVrPCh7mBQhi7Y3lRsHnx3a2ABETssHOMyn4&#10;oQjr1XSyxNr4K7/TcEqNyCEca1TQptTXUkbdksM49z1x5r59cJgyDI00Aa853HWyLIpKOrScG1rs&#10;adOSPp8uToE+VuXwdX5zO+bytdJ2tOHwotT93fj8BCLRmP7Ff+69yfMf4feXfIBc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NsUywQAAANsAAAAPAAAAAAAAAAAAAAAA&#10;AKECAABkcnMvZG93bnJldi54bWxQSwUGAAAAAAQABAD5AAAAjwMAAAAA&#10;" strokecolor="#1f477d" strokeweight="1.9pt"/>
                    <v:line id="Line 13" o:spid="_x0000_s1036" style="position:absolute;visibility:visible;mso-wrap-style:square" from="2185,5642" to="2649,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RcAAAADbAAAADwAAAGRycy9kb3ducmV2LnhtbERPTWsCMRC9F/wPYQRvNeselrIapRWU&#10;Kj20KvQ6JNPd4GayJOm6/vumUOhtHu9zVpvRdWKgEK1nBYt5AYJYe2O5UXA57x6fQMSEbLDzTAru&#10;FGGznjyssDb+xh80nFIjcgjHGhW0KfW1lFG35DDOfU+cuS8fHKYMQyNNwFsOd50si6KSDi3nhhZ7&#10;2rakr6dvp0C/V+XweX1ze+byUGk72nB8UWo2HZ+XIBKN6V/85341eX4Fv7/kA+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kW0XAAAAA2wAAAA8AAAAAAAAAAAAAAAAA&#10;oQIAAGRycy9kb3ducmV2LnhtbFBLBQYAAAAABAAEAPkAAACOAwAAAAA=&#10;" strokecolor="#1f477d" strokeweight="1.9pt"/>
                    <v:rect id="Rectangle 14" o:spid="_x0000_s1037" style="position:absolute;left:2028;top:5169;width:1242;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2FsQA&#10;AADbAAAADwAAAGRycy9kb3ducmV2LnhtbERPTWvCQBC9C/0PyxR6003FthqzShUEL4LaHuptzE6T&#10;kOxsurvV1F/vCgVv83ifk80704gTOV9ZVvA8SEAQ51ZXXCj4/Fj1xyB8QNbYWCYFf+RhPnvoZZhq&#10;e+YdnfahEDGEfYoKyhDaVEqfl2TQD2xLHLlv6wyGCF0htcNzDDeNHCbJqzRYcWwosaVlSXm9/zUK&#10;FpPx4mc74s1ldzzQ4etYvwxdotTTY/c+BRGoC3fxv3ut4/w3uP0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GthbEAAAA2wAAAA8AAAAAAAAAAAAAAAAAmAIAAGRycy9k&#10;b3ducmV2LnhtbFBLBQYAAAAABAAEAPUAAACJAwAAAAA=&#10;" fillcolor="black" stroked="f"/>
                    <v:rect id="Rectangle 15" o:spid="_x0000_s1038" style="position:absolute;left:2028;top:517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2NE8QA&#10;AADbAAAADwAAAGRycy9kb3ducmV2LnhtbESPQW/CMAyF75P4D5GRuI2UCaGtEBBCIHHYQDB+gNWY&#10;tNA4XROg+/fzAWk3W+/5vc+zRedrdac2VoENjIYZKOIi2IqdgdP35vUdVEzIFuvAZOCXIizmvZcZ&#10;5jY8+ED3Y3JKQjjmaKBMqcm1jkVJHuMwNMSinUPrMcnaOm1bfEi4r/Vblk20x4qlocSGViUV1+PN&#10;G+jc/rD+mXx+7ddN5XB3CeOPsDVm0O+WU1CJuvRvfl5vreALrPwiA+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jRPEAAAA2wAAAA8AAAAAAAAAAAAAAAAAmAIAAGRycy9k&#10;b3ducmV2LnhtbFBLBQYAAAAABAAEAPUAAACJAwAAAAA=&#10;" fillcolor="#e6e6e6" stroked="f"/>
                    <v:rect id="Rectangle 16" o:spid="_x0000_s1039" style="position:absolute;left:2028;top:517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Seer4A&#10;AADbAAAADwAAAGRycy9kb3ducmV2LnhtbERPy6rCMBDdX/Afwgjurqki4q1GER/YrV7F7dCMbbGZ&#10;lCRq/XsjCO7mcJ4zW7SmFndyvrKsYNBPQBDnVldcKDj+b38nIHxA1lhbJgVP8rCYd35mmGr74D3d&#10;D6EQMYR9igrKEJpUSp+XZND3bUMcuYt1BkOErpDa4SOGm1oOk2QsDVYcG0psaFVSfj3cjIKk2pNb&#10;7oan23mlj6P1JLtuLplSvW67nIII1Iav+OPOdJz/B+9f4gFy/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knnq+AAAA2wAAAA8AAAAAAAAAAAAAAAAAmAIAAGRycy9kb3ducmV2&#10;LnhtbFBLBQYAAAAABAAEAPUAAACDAwAAAAA=&#10;" fillcolor="#e4e4e4" stroked="f"/>
                    <v:rect id="Rectangle 17" o:spid="_x0000_s1040" style="position:absolute;left:2028;top:518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amMAA&#10;AADbAAAADwAAAGRycy9kb3ducmV2LnhtbERPz2vCMBS+D/wfwhN2m6kyi3RGGQ7ZLh6ssvOjebZ1&#10;yUtJsrbbX28OgseP7/d6O1ojevKhdaxgPstAEFdOt1wrOJ/2LysQISJrNI5JwR8F2G4mT2sstBv4&#10;SH0Za5FCOBSooImxK6QMVUMWw8x1xIm7OG8xJuhrqT0OKdwauciyXFpsOTU02NGuoeqn/LUK/uNr&#10;mff+Gz8P+dJdhw+zP/dGqefp+P4GItIYH+K7+0srWKT16Uv6AX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BamMAAAADbAAAADwAAAAAAAAAAAAAAAACYAgAAZHJzL2Rvd25y&#10;ZXYueG1sUEsFBgAAAAAEAAQA9QAAAIUDAAAAAA==&#10;" fillcolor="#e2e2e2" stroked="f"/>
                    <v:rect id="Rectangle 18" o:spid="_x0000_s1041" style="position:absolute;left:2028;top:519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QzWsQA&#10;AADbAAAADwAAAGRycy9kb3ducmV2LnhtbESPQUvDQBSE74L/YXmCF7Gb9iCSdlvEtiCKB9tAr4/s&#10;625M9m3IPtP4711B8DjMzDfMajOFTo00pCaygfmsAEVcR9uwM1Ad9/ePoJIgW+wik4FvSrBZX1+t&#10;sLTxwh80HsSpDOFUogEv0pdap9pTwDSLPXH2znEIKFkOTtsBLxkeOr0oigcdsOG84LGnZ091e/gK&#10;Bj5P4/ub820ljmS33VJ7vnutjLm9mZ6WoIQm+Q//tV+sgcUcfr/kH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kM1rEAAAA2wAAAA8AAAAAAAAAAAAAAAAAmAIAAGRycy9k&#10;b3ducmV2LnhtbFBLBQYAAAAABAAEAPUAAACJAwAAAAA=&#10;" fillcolor="#e0e0e0" stroked="f"/>
                    <v:rect id="Rectangle 19" o:spid="_x0000_s1042" style="position:absolute;left:2028;top:520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lL2cUA&#10;AADbAAAADwAAAGRycy9kb3ducmV2LnhtbESP3WrCQBSE7wXfYTlCb0Q3TaFImo2IUC2U1p8WineH&#10;7DEbzJ4N2a3Gt+8WBC+HmfmGyee9bcSZOl87VvA4TUAQl07XXCn4/nqdzED4gKyxcUwKruRhXgwH&#10;OWbaXXhH532oRISwz1CBCaHNpPSlIYt+6lri6B1dZzFE2VVSd3iJcNvINEmepcWa44LBlpaGytP+&#10;1yr40Yl25ro5fL6vzIfe4ro9jp+Uehj1ixcQgfpwD9/ab1pBmsL/l/gD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SUvZxQAAANsAAAAPAAAAAAAAAAAAAAAAAJgCAABkcnMv&#10;ZG93bnJldi54bWxQSwUGAAAAAAQABAD1AAAAigMAAAAA&#10;" fillcolor="#dedede" stroked="f"/>
                    <v:rect id="Rectangle 20" o:spid="_x0000_s1043" style="position:absolute;left:2028;top:521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8A8MA&#10;AADbAAAADwAAAGRycy9kb3ducmV2LnhtbESPS4vCQBCE7wv+h6EFbzoxgmh0FBV8XJbFF+itybRJ&#10;MNMTMqPGf7+zIOyxqKqvqOm8MaV4Uu0Kywr6vQgEcWp1wZmC03HdHYFwHlljaZkUvMnBfNb6mmKi&#10;7Yv39Dz4TAQIuwQV5N5XiZQuzcmg69mKOHg3Wxv0QdaZ1DW+AtyUMo6ioTRYcFjIsaJVTun98DAK&#10;lhf348a7zXI74OH3ho0ZXc+xUp12s5iA8NT4//CnvdMK4gH8fQ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R8A8MAAADbAAAADwAAAAAAAAAAAAAAAACYAgAAZHJzL2Rv&#10;d25yZXYueG1sUEsFBgAAAAAEAAQA9QAAAIgDAAAAAA==&#10;" fillcolor="#dcdcdc" stroked="f"/>
                    <v:rect id="Rectangle 21" o:spid="_x0000_s1044" style="position:absolute;left:2028;top:522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U/MMA&#10;AADbAAAADwAAAGRycy9kb3ducmV2LnhtbESPQWsCMRSE7wX/Q3iCt5pVS5HVKCIsFPHQqgePz+S5&#10;u7h5WZPUXf99Uyj0OMzMN8xy3dtGPMiH2rGCyTgDQaydqblUcDoWr3MQISIbbByTgicFWK8GL0vM&#10;jev4ix6HWIoE4ZCjgirGNpcy6IoshrFriZN3dd5iTNKX0njsEtw2cppl79JizWmhwpa2Fenb4dsq&#10;mOnisg90Lu4nXfiN7ne3z26n1GjYbxYgIvXxP/zX/jAKpm/w+yX9A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OU/MMAAADbAAAADwAAAAAAAAAAAAAAAACYAgAAZHJzL2Rv&#10;d25yZXYueG1sUEsFBgAAAAAEAAQA9QAAAIgDAAAAAA==&#10;" fillcolor="#dadada" stroked="f"/>
                    <v:rect id="Rectangle 22" o:spid="_x0000_s1045" style="position:absolute;left:2028;top:522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E2cQA&#10;AADbAAAADwAAAGRycy9kb3ducmV2LnhtbESPT4vCMBTE78J+h/AWvGmqsEW6TUVkF/fgH3QF8fZo&#10;nm2xeSlN1PrtjSB4HGbmN0w67UwtrtS6yrKC0TACQZxbXXGhYP//O5iAcB5ZY22ZFNzJwTT76KWY&#10;aHvjLV13vhABwi5BBaX3TSKly0sy6Ia2IQ7eybYGfZBtIXWLtwA3tRxHUSwNVhwWSmxoXlJ+3l2M&#10;Ated8sMGV8UydoumOsx/1sd4r1T/s5t9g/DU+Xf41f7TCsZf8PwSfoDM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PhNnEAAAA2wAAAA8AAAAAAAAAAAAAAAAAmAIAAGRycy9k&#10;b3ducmV2LnhtbFBLBQYAAAAABAAEAPUAAACJAwAAAAA=&#10;" fillcolor="#d8d8d8" stroked="f"/>
                    <v:rect id="Rectangle 23" o:spid="_x0000_s1046" style="position:absolute;left:2028;top:523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HrcEA&#10;AADbAAAADwAAAGRycy9kb3ducmV2LnhtbESPQYvCMBSE7wv+h/AEb2uqB5FqFCkUZFnB7er90Tzb&#10;YvMSmlirv94sCHscZuYbZr0dTCt66nxjWcFsmoAgLq1uuFJw+s0/lyB8QNbYWiYFD/Kw3Yw+1phq&#10;e+cf6otQiQhhn6KCOgSXSunLmgz6qXXE0bvYzmCIsquk7vAe4aaV8yRZSIMNx4UaHWU1ldfiZhSc&#10;i+NXm9HTOPfd2+S41webH5SajIfdCkSgIfyH3+29VjBfwN+X+A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Rh63BAAAA2wAAAA8AAAAAAAAAAAAAAAAAmAIAAGRycy9kb3du&#10;cmV2LnhtbFBLBQYAAAAABAAEAPUAAACGAwAAAAA=&#10;" fillcolor="#d6d6d6" stroked="f"/>
                    <v:rect id="Rectangle 24" o:spid="_x0000_s1047" style="position:absolute;left:2028;top:524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M0MQA&#10;AADbAAAADwAAAGRycy9kb3ducmV2LnhtbESP3WoCMRSE7wXfIRyhN6LZCv50u1FKaaHeqe0DHDbH&#10;za6bkyVJddunN4Lg5TAz3zDFpretOJMPtWMFz9MMBHHpdM2Vgp/vz8kKRIjIGlvHpOCPAmzWw0GB&#10;uXYX3tP5ECuRIBxyVGBi7HIpQ2nIYpi6jjh5R+ctxiR9JbXHS4LbVs6ybCEt1pwWDHb0bqg8HX6t&#10;AtnsdC27j4VvjuOTfjHbOf7PlXoa9W+vICL18RG+t7+0gtkSbl/SD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0zNDEAAAA2wAAAA8AAAAAAAAAAAAAAAAAmAIAAGRycy9k&#10;b3ducmV2LnhtbFBLBQYAAAAABAAEAPUAAACJAwAAAAA=&#10;" fillcolor="#d4d4d4" stroked="f"/>
                    <v:rect id="Rectangle 25" o:spid="_x0000_s1048" style="position:absolute;left:2028;top:525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avYMIA&#10;AADbAAAADwAAAGRycy9kb3ducmV2LnhtbERPTWsCMRC9C/0PYQpeRLP1IHU1SpUKQWhBW7TH6Wa6&#10;u7iZLEnU9d83B8Hj433Pl51txIV8qB0reBllIIgLZ2ouFXx/bYavIEJENtg4JgU3CrBcPPXmmBt3&#10;5R1d9rEUKYRDjgqqGNtcylBUZDGMXEucuD/nLcYEfSmNx2sKt40cZ9lEWqw5NVTY0rqi4rQ/WwWT&#10;H3d811qvDmtdTD/od7Dd+E+l+s/d2wxEpC4+xHe3NgrGaWz6kn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q9gwgAAANsAAAAPAAAAAAAAAAAAAAAAAJgCAABkcnMvZG93&#10;bnJldi54bWxQSwUGAAAAAAQABAD1AAAAhwMAAAAA&#10;" fillcolor="#d2d2d2" stroked="f"/>
                    <v:rect id="Rectangle 26" o:spid="_x0000_s1049" style="position:absolute;left:2028;top:526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nJxMQA&#10;AADbAAAADwAAAGRycy9kb3ducmV2LnhtbESPQWvCQBSE74L/YXmFXqRuFJU0dRUpCKIntS09PrOv&#10;SWr2bciuSfz3riB4HGbmG2a+7EwpGqpdYVnBaBiBIE6tLjhT8HVcv8UgnEfWWFomBVdysFz0e3NM&#10;tG15T83BZyJA2CWoIPe+SqR0aU4G3dBWxMH7s7VBH2SdSV1jG+CmlOMomkmDBYeFHCv6zCk9Hy5G&#10;wf9p+o0+TieDbl/87JqTXW/bX6VeX7rVBwhPnX+GH+2NVjB+h/uX8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ZycTEAAAA2wAAAA8AAAAAAAAAAAAAAAAAmAIAAGRycy9k&#10;b3ducmV2LnhtbFBLBQYAAAAABAAEAPUAAACJAwAAAAA=&#10;" fillcolor="#d0d0d0" stroked="f"/>
                    <v:rect id="Rectangle 27" o:spid="_x0000_s1050" style="position:absolute;left:2028;top:526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I0Q78A&#10;AADbAAAADwAAAGRycy9kb3ducmV2LnhtbERPz2vCMBS+C/sfwht401SFIZ1RRCjzJBiF9fho3prO&#10;5qUkmXb//XIYePz4fm92o+vFnULsPCtYzAsQxI03HbcKrpdqtgYRE7LB3jMp+KUIu+3LZIOl8Q8+&#10;012nVuQQjiUqsCkNpZSxseQwzv1AnLkvHxymDEMrTcBHDne9XBbFm3TYcW6wONDBUnPTP07BbX/5&#10;PFdUL334vuq6Omlbf2ilpq/j/h1EojE9xf/uo1Gwyuvzl/wD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UjRDvwAAANsAAAAPAAAAAAAAAAAAAAAAAJgCAABkcnMvZG93bnJl&#10;di54bWxQSwUGAAAAAAQABAD1AAAAhAMAAAAA&#10;" fillcolor="#cecece" stroked="f"/>
                    <v:rect id="Rectangle 28" o:spid="_x0000_s1051" style="position:absolute;left:2028;top:527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efsIA&#10;AADbAAAADwAAAGRycy9kb3ducmV2LnhtbESPS4vCQBCE7wv7H4Ze8LZOfBKio6gg7M01evHWZjoP&#10;kukJmVGz/94RFjwWVV8VtVz3phF36lxlWcFoGIEgzqyuuFBwPu2/YxDOI2tsLJOCP3KwXn1+LDHR&#10;9sFHuqe+EKGEXYIKSu/bREqXlWTQDW1LHLzcdgZ9kF0hdYePUG4aOY6iuTRYcVgosaVdSVmd3oyC&#10;SZ3vJr9tHOsiu87q6eV4sPlWqcFXv1mA8NT7d/if/tGBG8HrS/g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55+wgAAANsAAAAPAAAAAAAAAAAAAAAAAJgCAABkcnMvZG93&#10;bnJldi54bWxQSwUGAAAAAAQABAD1AAAAhwMAAAAA&#10;" fillcolor="#ccc" stroked="f"/>
                    <v:rect id="Rectangle 29" o:spid="_x0000_s1052" style="position:absolute;left:2028;top:528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RSsQA&#10;AADbAAAADwAAAGRycy9kb3ducmV2LnhtbESP3WoCMRSE7wXfIRzBOzerQpGtUYp/iEK1tvT6sDnd&#10;Xbo5CZuoW5/eFAQvh5n5hpnOW1OLCzW+sqxgmKQgiHOrKy4UfH2uBxMQPiBrrC2Tgj/yMJ91O1PM&#10;tL3yB11OoRARwj5DBWUILpPS5yUZ9Il1xNH7sY3BEGVTSN3gNcJNLUdp+iINVhwXSnS0KCn/PZ2N&#10;gv37arjY3PKD3G2O38Zad1t6p1S/1769ggjUhmf40d5qBeMR/H+JP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HEUrEAAAA2wAAAA8AAAAAAAAAAAAAAAAAmAIAAGRycy9k&#10;b3ducmV2LnhtbFBLBQYAAAAABAAEAPUAAACJAwAAAAA=&#10;" fillcolor="#cacaca" stroked="f"/>
                    <v:rect id="Rectangle 30" o:spid="_x0000_s1053" style="position:absolute;left:2028;top:5292;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97MUA&#10;AADbAAAADwAAAGRycy9kb3ducmV2LnhtbESPQWvCQBSE7wX/w/IEb3VjhSLRVUQUaiktRg8eH9ln&#10;Es2+Dbsbk/bXdwsFj8PMfMMsVr2pxZ2crywrmIwTEMS51RUXCk7H3fMMhA/IGmvLpOCbPKyWg6cF&#10;ptp2fKB7FgoRIexTVFCG0KRS+rwkg35sG+LoXawzGKJ0hdQOuwg3tXxJkldpsOK4UGJDm5LyW9Ya&#10;BV/r99P2J5tds3bbfbbs9nT+aJQaDfv1HESgPjzC/+03rWA6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v3sxQAAANsAAAAPAAAAAAAAAAAAAAAAAJgCAABkcnMv&#10;ZG93bnJldi54bWxQSwUGAAAAAAQABAD1AAAAigMAAAAA&#10;" fillcolor="#c8c8c8" stroked="f"/>
                    <v:rect id="Rectangle 31" o:spid="_x0000_s1054" style="position:absolute;left:2028;top:530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l8sIA&#10;AADbAAAADwAAAGRycy9kb3ducmV2LnhtbESPS4vCQBCE78L+h6EXvOnEB6tkM4qoAW+yUdhrk+k8&#10;MNMTMqMm/95ZWPBYVNVXVLLtTSMe1LnasoLZNAJBnFtdc6ngekknaxDOI2tsLJOCgRxsNx+jBGNt&#10;n/xDj8yXIkDYxaig8r6NpXR5RQbd1LbEwStsZ9AH2ZVSd/gMcNPIeRR9SYM1h4UKW9pXlN+yu1Hw&#10;e5oNJr2t2R+0oVWand1wLJQaf/a7bxCeev8O/7dPWsFiCX9fw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aXywgAAANsAAAAPAAAAAAAAAAAAAAAAAJgCAABkcnMvZG93&#10;bnJldi54bWxQSwUGAAAAAAQABAD1AAAAhwMAAAAA&#10;" fillcolor="#c6c6c6" stroked="f"/>
                    <v:rect id="Rectangle 32" o:spid="_x0000_s1055" style="position:absolute;left:2028;top:530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ZCcUA&#10;AADbAAAADwAAAGRycy9kb3ducmV2LnhtbESPQWvCQBSE70L/w/KE3sxGpaWkboIUgrUURFulx0f2&#10;mQSzb2N2NfHfd4VCj8PMfMMsssE04kqdqy0rmEYxCOLC6ppLBd9f+eQFhPPIGhvLpOBGDrL0YbTA&#10;RNuet3Td+VIECLsEFVTet4mUrqjIoItsSxy8o+0M+iC7UuoO+wA3jZzF8bM0WHNYqLClt4qK0+5i&#10;FORzu95fzh+f/XqFP7fNofezfKnU43hYvoLwNPj/8F/7XSuYP8H9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1kJxQAAANsAAAAPAAAAAAAAAAAAAAAAAJgCAABkcnMv&#10;ZG93bnJldi54bWxQSwUGAAAAAAQABAD1AAAAigMAAAAA&#10;" fillcolor="#c4c4c4" stroked="f"/>
                    <v:rect id="Rectangle 33" o:spid="_x0000_s1056" style="position:absolute;left:2028;top:531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aRv8MA&#10;AADbAAAADwAAAGRycy9kb3ducmV2LnhtbESPQUsDMRSE70L/Q3gFbzZbF4qsTYsUxMWDYFXw+Lp5&#10;3QQ3L0sSu5t/bwTB4zAz3zDb/ewGcaEQrWcF61UFgrjz2nKv4P3t8eYOREzIGgfPpCBThP1ucbXF&#10;RvuJX+lyTL0oEI4NKjApjY2UsTPkMK78SFy8sw8OU5GhlzrgVOBukLdVtZEOLZcFgyMdDHVfx2+n&#10;INQvZOuczVObT8+fVZvd9GGVul7OD/cgEs3pP/zXbrWCegO/X8oP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aRv8MAAADbAAAADwAAAAAAAAAAAAAAAACYAgAAZHJzL2Rv&#10;d25yZXYueG1sUEsFBgAAAAAEAAQA9QAAAIgDAAAAAA==&#10;" fillcolor="#c2c2c2" stroked="f"/>
                    <v:rect id="Rectangle 34" o:spid="_x0000_s1057" style="position:absolute;left:2028;top:532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T2UsIA&#10;AADbAAAADwAAAGRycy9kb3ducmV2LnhtbESPQWvCQBSE74X+h+UVvNVNjWhJXUUKrd5ELT0/ss8k&#10;mn0bdp8a/70rFHocZuYbZrboXasuFGLj2cDbMANFXHrbcGXgZ//1+g4qCrLF1jMZuFGExfz5aYaF&#10;9Vfe0mUnlUoQjgUaqEW6QutY1uQwDn1HnLyDDw4lyVBpG/Ca4K7VoyybaIcNp4UaO/qsqTztzs6A&#10;3k+CnPJxftxKHC3d+Xu1KX+NGbz0yw9QQr38h//aa2sgn8LjS/oBe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ZSwgAAANsAAAAPAAAAAAAAAAAAAAAAAJgCAABkcnMvZG93&#10;bnJldi54bWxQSwUGAAAAAAQABAD1AAAAhwMAAAAA&#10;" fillcolor="silver" stroked="f"/>
                    <v:rect id="Rectangle 35" o:spid="_x0000_s1058" style="position:absolute;left:2028;top:533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i0msMA&#10;AADbAAAADwAAAGRycy9kb3ducmV2LnhtbERPz2vCMBS+C/4P4Q282VQFkc5UxkRQdth0w+34aF6b&#10;bs1LbaJ2++uXg+Dx4/u9XPW2ERfqfO1YwSRJQRAXTtdcKfh434wXIHxA1tg4JgW/5GGVDwdLzLS7&#10;8p4uh1CJGMI+QwUmhDaT0heGLPrEtcSRK11nMUTYVVJ3eI3htpHTNJ1LizXHBoMtPRsqfg5nq+Dl&#10;27iv9vi3Kz8nr5v1/O2I8jRVavTQPz2CCNSHu/jm3moFszg2fok/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i0msMAAADbAAAADwAAAAAAAAAAAAAAAACYAgAAZHJzL2Rv&#10;d25yZXYueG1sUEsFBgAAAAAEAAQA9QAAAIgDAAAAAA==&#10;" fillcolor="#bebebe" stroked="f"/>
                    <v:rect id="Rectangle 36" o:spid="_x0000_s1059" style="position:absolute;left:2028;top:534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efMYA&#10;AADbAAAADwAAAGRycy9kb3ducmV2LnhtbESPT2vCQBTE70K/w/IKvYhuaqFomlVEbelBikaFHl+z&#10;L39I9m3IbjV+e1co9DjMzG+YZNGbRpypc5VlBc/jCARxZnXFhYLj4X00BeE8ssbGMim4koPF/GGQ&#10;YKzthfd0Tn0hAoRdjApK79tYSpeVZNCNbUscvNx2Bn2QXSF1h5cAN42cRNGrNFhxWCixpVVJWZ3+&#10;GgW71WbN3/WwOvF2k3/slvXXjzsq9fTYL99AeOr9f/iv/akVvMzg/iX8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JefMYAAADbAAAADwAAAAAAAAAAAAAAAACYAgAAZHJz&#10;L2Rvd25yZXYueG1sUEsFBgAAAAAEAAQA9QAAAIsDAAAAAA==&#10;" fillcolor="#bcbcbc" stroked="f"/>
                    <v:rect id="Rectangle 37" o:spid="_x0000_s1060" style="position:absolute;left:2028;top:535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4/r8A&#10;AADbAAAADwAAAGRycy9kb3ducmV2LnhtbERPTYvCMBC9C/6HMII3TRUR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j+vwAAANsAAAAPAAAAAAAAAAAAAAAAAJgCAABkcnMvZG93bnJl&#10;di54bWxQSwUGAAAAAAQABAD1AAAAhAMAAAAA&#10;" fillcolor="#bababa" stroked="f"/>
                    <v:rect id="Rectangle 38" o:spid="_x0000_s1061" style="position:absolute;left:2028;top:535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8Nr8QA&#10;AADbAAAADwAAAGRycy9kb3ducmV2LnhtbESP0WqDQBRE3wv5h+UG8lKaVZEkWDchCIUi9qFJPuDi&#10;3qrVvSvuJjF/3y0U+jjMzBkmP8xmEDeaXGdZQbyOQBDXVnfcKLic3152IJxH1jhYJgUPcnDYL55y&#10;zLS98yfdTr4RAcIuQwWt92MmpatbMujWdiQO3pedDPogp0bqCe8BbgaZRNFGGuw4LLQ4UtFS3Z+u&#10;RsH5m8ptX6UfBSbPTYFlHW/iSqnVcj6+gvA0+//wX/tdK0hj+P0Sf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PDa/EAAAA2wAAAA8AAAAAAAAAAAAAAAAAmAIAAGRycy9k&#10;b3ducmV2LnhtbFBLBQYAAAAABAAEAPUAAACJAwAAAAA=&#10;" fillcolor="#b8b8b8" stroked="f"/>
                    <v:rect id="Rectangle 39" o:spid="_x0000_s1062" style="position:absolute;left:2028;top:536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0kY8MA&#10;AADbAAAADwAAAGRycy9kb3ducmV2LnhtbESP3WoCMRSE7wu+QziCdzWrFCmrUURaEJGCPw9wSM7+&#10;uJuTdZPurm/fCEIvh5n5hlltBluLjlpfOlYwmyYgiLUzJecKrpfv908QPiAbrB2Tggd52KxHbytM&#10;jev5RN055CJC2KeooAihSaX0uiCLfuoa4uhlrrUYomxzaVrsI9zWcp4kC2mx5LhQYEO7gnR1/rUK&#10;+q4eDrdjtv+pDjr70jdZHe+ZUpPxsF2CCDSE//CrvTcKPub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0kY8MAAADbAAAADwAAAAAAAAAAAAAAAACYAgAAZHJzL2Rv&#10;d25yZXYueG1sUEsFBgAAAAAEAAQA9QAAAIgDAAAAAA==&#10;" fillcolor="#b6b6b6" stroked="f"/>
                    <v:rect id="Rectangle 40" o:spid="_x0000_s1063" style="position:absolute;left:2028;top:537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DSsQA&#10;AADbAAAADwAAAGRycy9kb3ducmV2LnhtbESPwWrDMBBE74X8g9hAbo2cppTgWgklEBJoL4n9ARtr&#10;IxtbK2OpjtqvrwqFHoeZecMUu2h7MdHoW8cKVssMBHHtdMtGQVUeHjcgfEDW2DsmBV/kYbedPRSY&#10;a3fnM02XYESCsM9RQRPCkEvp64Ys+qUbiJN3c6PFkORopB7xnuC2l09Z9iIttpwWGhxo31DdXT6t&#10;Avwwx+k9ng+Vid33+nQtb/1UKrWYx7dXEIFi+A//tU9awfMafr+k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jQ0rEAAAA2wAAAA8AAAAAAAAAAAAAAAAAmAIAAGRycy9k&#10;b3ducmV2LnhtbFBLBQYAAAAABAAEAPUAAACJAwAAAAA=&#10;" fillcolor="#b4b4b4" stroked="f"/>
                    <v:rect id="Rectangle 41" o:spid="_x0000_s1064" style="position:absolute;left:2028;top:538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nr8QA&#10;AADbAAAADwAAAGRycy9kb3ducmV2LnhtbESP0WrCQBRE3wv+w3IFX4puKiFodBUpClIQUfMBl+w1&#10;G8zejdlV07/vFgp9HGbmDLNc97YRT+p87VjBxyQBQVw6XXOloLjsxjMQPiBrbByTgm/ysF4N3paY&#10;a/fiEz3PoRIRwj5HBSaENpfSl4Ys+olriaN3dZ3FEGVXSd3hK8JtI6dJkkmLNccFgy19Gipv54dV&#10;MC8ORbZ3vSzTr/fdaWvux+MhU2o07DcLEIH68B/+a++1gjSF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Z6/EAAAA2wAAAA8AAAAAAAAAAAAAAAAAmAIAAGRycy9k&#10;b3ducmV2LnhtbFBLBQYAAAAABAAEAPUAAACJAwAAAAA=&#10;" fillcolor="#b2b2b2" stroked="f"/>
                    <v:rect id="Rectangle 42" o:spid="_x0000_s1065" style="position:absolute;left:2028;top:539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PIsIA&#10;AADbAAAADwAAAGRycy9kb3ducmV2LnhtbESPS4vCQBCE74L/YeiFvelkfSFZRxFR1qsmoHtrMp0H&#10;ZnpCZjTZf78jCB6LqvqKWm16U4sHta6yrOBrHIEgzqyuuFCQJofREoTzyBpry6Tgjxxs1sPBCmNt&#10;Oz7R4+wLESDsYlRQet/EUrqsJINubBvi4OW2NeiDbAupW+wC3NRyEkULabDisFBiQ7uSstv5bhT8&#10;3PbT62/S5wnZbpHmVZPTZa7U50e//Qbhqffv8Kt91Apmc3h+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8iwgAAANsAAAAPAAAAAAAAAAAAAAAAAJgCAABkcnMvZG93&#10;bnJldi54bWxQSwUGAAAAAAQABAD1AAAAhwMAAAAA&#10;" fillcolor="#b0b0b0" stroked="f"/>
                    <v:rect id="Rectangle 43" o:spid="_x0000_s1066" style="position:absolute;left:2028;top:540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7hRsEA&#10;AADbAAAADwAAAGRycy9kb3ducmV2LnhtbESPQYvCMBSE74L/ITzBm6aKlKUaRUTBm6gL4u3ZPNto&#10;81KaqPXfG2Fhj8PMfMPMFq2txJMabxwrGA0TEMS504YLBb/HzeAHhA/IGivHpOBNHhbzbmeGmXYv&#10;3tPzEAoRIewzVFCGUGdS+rwki37oauLoXV1jMUTZFFI3+IpwW8lxkqTSouG4UGJNq5Ly++FhFSRm&#10;fTWTc71/ry6nvN2lR0rNTal+r11OQQRqw3/4r73VCiYpfL/EHyD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u4UbBAAAA2wAAAA8AAAAAAAAAAAAAAAAAmAIAAGRycy9kb3du&#10;cmV2LnhtbFBLBQYAAAAABAAEAPUAAACGAwAAAAA=&#10;" fillcolor="#aeaeae" stroked="f"/>
                    <v:rect id="Rectangle 44" o:spid="_x0000_s1067" style="position:absolute;left:2028;top:540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aYpMQA&#10;AADbAAAADwAAAGRycy9kb3ducmV2LnhtbESPS2vDMBCE74X8B7GB3hq5paTBjRLyICGH9JDnebG2&#10;tqi1ciXFcfvro0Ihx2FmvmHG087WoiUfjGMFz4MMBHHhtOFSwfGwehqBCBFZY+2YFPxQgOmk9zDG&#10;XLsr76jdx1IkCIccFVQxNrmUoajIYhi4hjh5n85bjEn6UmqP1wS3tXzJsqG0aDgtVNjQoqLia3+x&#10;Cmz8/jXZzPj1fFmf2+2ooNNHUOqx383eQUTq4j38395oBa9v8Pcl/QA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WmKTEAAAA2wAAAA8AAAAAAAAAAAAAAAAAmAIAAGRycy9k&#10;b3ducmV2LnhtbFBLBQYAAAAABAAEAPUAAACJAwAAAAA=&#10;" fillcolor="#acacac" stroked="f"/>
                    <v:rect id="Rectangle 45" o:spid="_x0000_s1068" style="position:absolute;left:2028;top:541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Nx+8EA&#10;AADbAAAADwAAAGRycy9kb3ducmV2LnhtbERPz2vCMBS+C/sfwhvsZtOOIaMaiwwGO2wMO8f09mie&#10;abF5CU1m639vDoLHj+/3qppsL840hM6xgiLLQRA3TndsFOx+3uevIEJE1tg7JgUXClCtH2YrLLUb&#10;eUvnOhqRQjiUqKCN0ZdShqYliyFznjhxRzdYjAkORuoBxxRue/mc5wtpsePU0KKnt5aaU/1vFWwL&#10;6ho87L8W3/7304+1CfmfUerpcdosQUSa4l18c39oBS9pbPqSfoBcX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TcfvBAAAA2wAAAA8AAAAAAAAAAAAAAAAAmAIAAGRycy9kb3du&#10;cmV2LnhtbFBLBQYAAAAABAAEAPUAAACGAwAAAAA=&#10;" fillcolor="#aaa" stroked="f"/>
                    <v:rect id="Rectangle 46" o:spid="_x0000_s1069" style="position:absolute;left:2028;top:542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YxsQA&#10;AADbAAAADwAAAGRycy9kb3ducmV2LnhtbESPwWrDMBBE74H+g9hCb7HcEortRjHBUGibXOLkAxZr&#10;azuxVkZSE7dfHxUCOQ4z84ZZlpMZxJmc7y0reE5SEMSN1T23Cg7793kGwgdkjYNlUvBLHsrVw2yJ&#10;hbYX3tG5Dq2IEPYFKuhCGAspfdORQZ/YkTh639YZDFG6VmqHlwg3g3xJ01dpsOe40OFIVUfNqf4x&#10;CjafKVfbRX7E41/jfP6VHaYxU+rpcVq/gQg0hXv41v7QChY5/H+JP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g2MbEAAAA2wAAAA8AAAAAAAAAAAAAAAAAmAIAAGRycy9k&#10;b3ducmV2LnhtbFBLBQYAAAAABAAEAPUAAACJAwAAAAA=&#10;" fillcolor="#a8a8a8" stroked="f"/>
                    <v:rect id="Rectangle 47" o:spid="_x0000_s1070" style="position:absolute;left:2028;top:543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F2IMAA&#10;AADbAAAADwAAAGRycy9kb3ducmV2LnhtbERPTYvCMBC9C/sfwizszaYKK9o1LUUQvHjYqngdmrHt&#10;2kxqE2v335uD4PHxvtfZaFoxUO8aywpmUQyCuLS64UrB8bCdLkE4j6yxtUwK/slBln5M1pho++Bf&#10;GgpfiRDCLkEFtfddIqUrazLoItsRB+5ie4M+wL6SusdHCDetnMfxQhpsODTU2NGmpvJa3I2C2/xv&#10;v13JS34qDkMetxs9nlEr9fU55j8gPI3+LX65d1rBd1gfvoQfIN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F2IMAAAADbAAAADwAAAAAAAAAAAAAAAACYAgAAZHJzL2Rvd25y&#10;ZXYueG1sUEsFBgAAAAAEAAQA9QAAAIUDAAAAAA==&#10;" fillcolor="#a6a6a6" stroked="f"/>
                    <v:rect id="Rectangle 48" o:spid="_x0000_s1071" style="position:absolute;left:2028;top:544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ybcIA&#10;AADbAAAADwAAAGRycy9kb3ducmV2LnhtbESPQYvCMBSE74L/ITzBm6ZdsCzVKCJ08SJUV++P5tlW&#10;m5faRFv//WZhYY/DzHzDrDaDacSLOldbVhDPIxDEhdU1lwrO39nsE4TzyBoby6TgTQ426/Foham2&#10;PR/pdfKlCBB2KSqovG9TKV1RkUE3ty1x8K62M+iD7EqpO+wD3DTyI4oSabDmsFBhS7uKivvpaRS0&#10;j8PlK9kdL1mu4/f9luTZIu+Vmk6G7RKEp8H/h//ae61gEcP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PJtwgAAANsAAAAPAAAAAAAAAAAAAAAAAJgCAABkcnMvZG93&#10;bnJldi54bWxQSwUGAAAAAAQABAD1AAAAhwMAAAAA&#10;" fillcolor="#a4a4a4" stroked="f"/>
                    <v:rect id="Rectangle 49" o:spid="_x0000_s1072" style="position:absolute;left:2028;top:5448;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aB9sQA&#10;AADbAAAADwAAAGRycy9kb3ducmV2LnhtbESPUWvCQBCE3wv+h2OFvpS6qVgpqadosSDtgxj7A5bc&#10;mgRze/Hu1Nhf3ysU+jjMzDfMbNHbVl3Yh8aJhqdRBoqldKaRSsPX/v3xBVSIJIZaJ6zhxgEW88Hd&#10;jHLjrrLjSxErlSASctJQx9jliKGs2VIYuY4leQfnLcUkfYXG0zXBbYvjLJuipUbSQk0dv9VcHouz&#10;1eAn38WDi6vtR/uJjKfJao2y0/p+2C9fQUXu43/4r70xGp7H8Psl/QC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WgfbEAAAA2wAAAA8AAAAAAAAAAAAAAAAAmAIAAGRycy9k&#10;b3ducmV2LnhtbFBLBQYAAAAABAAEAPUAAACJAwAAAAA=&#10;" fillcolor="#a2a2a2" stroked="f"/>
                    <v:rect id="Rectangle 50" o:spid="_x0000_s1073" style="position:absolute;left:2028;top:545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2osMA&#10;AADbAAAADwAAAGRycy9kb3ducmV2LnhtbESPQYvCMBSE7wv+h/AEb5qqrCzVKCIIigu6Koi3Z/Ns&#10;i81LaWLb/fcbQdjjMDPfMLNFawpRU+VyywqGgwgEcWJ1zqmC82nd/wLhPLLGwjIp+CUHi3nnY4ax&#10;tg3/UH30qQgQdjEqyLwvYyldkpFBN7AlcfDutjLog6xSqStsAtwUchRFE2kw57CQYUmrjJLH8WkC&#10;5RLl9fduvNxvDqm8NX67fdirUr1uu5yC8NT6//C7vdEKPsfw+h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U2osMAAADbAAAADwAAAAAAAAAAAAAAAACYAgAAZHJzL2Rv&#10;d25yZXYueG1sUEsFBgAAAAAEAAQA9QAAAIgDAAAAAA==&#10;" fillcolor="#a0a0a0" stroked="f"/>
                    <v:rect id="Rectangle 51" o:spid="_x0000_s1074" style="position:absolute;left:2028;top:546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le5cIA&#10;AADbAAAADwAAAGRycy9kb3ducmV2LnhtbESPS2vCQBSF9wX/w3CF7upESYtERxFB6aKLNur+krnJ&#10;RDN3Qmby6L/vFApdHr7z4Gz3k23EQJ2vHStYLhIQxIXTNVcKrpfTyxqED8gaG8ek4Js87Hezpy1m&#10;2o38RUMeKhFL2GeowITQZlL6wpBFv3AtcWSl6yyGKLtK6g7HWG4buUqSN2mx5rhgsKWjoeKR91ZB&#10;ycNQFvczPz4O5rNZ3yJIe6We59NhAyLQFP7Nf+l3reA1hd8v8Q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OV7lwgAAANsAAAAPAAAAAAAAAAAAAAAAAJgCAABkcnMvZG93&#10;bnJldi54bWxQSwUGAAAAAAQABAD1AAAAhwMAAAAA&#10;" fillcolor="#9e9e9e" stroked="f"/>
                    <v:rect id="Rectangle 52" o:spid="_x0000_s1075" style="position:absolute;left:2028;top:547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X6OcUA&#10;AADbAAAADwAAAGRycy9kb3ducmV2LnhtbESPQWvCQBSE74X+h+UVvJS6UYjY6CpSKiiIYIwHb4/s&#10;M0mbfRuyq0n/fVcQPA4z8w0zX/amFjdqXWVZwWgYgSDOra64UJAd1x9TEM4ja6wtk4I/crBcvL7M&#10;MdG24wPdUl+IAGGXoILS+yaR0uUlGXRD2xAH72Jbgz7ItpC6xS7ATS3HUTSRBisOCyU29FVS/pte&#10;jYLvn0nRZbHdjd5P+9WnTLeH7fWs1OCtX81AeOr9M/xob7SCOIb7l/A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5fo5xQAAANsAAAAPAAAAAAAAAAAAAAAAAJgCAABkcnMv&#10;ZG93bnJldi54bWxQSwUGAAAAAAQABAD1AAAAigMAAAAA&#10;" fillcolor="#9c9c9c" stroked="f"/>
                    <v:rect id="Rectangle 53" o:spid="_x0000_s1076" style="position:absolute;left:2028;top:548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vAcUA&#10;AADbAAAADwAAAGRycy9kb3ducmV2LnhtbESPQWvCQBSE74X+h+UVvBTdVGyoqasURbD01FgP3h7Z&#10;l+zS7NuQXU38991CocdhZr5hVpvRteJKfbCeFTzNMhDEldeWGwVfx/30BUSIyBpbz6TgRgE26/u7&#10;FRbaD/xJ1zI2IkE4FKjAxNgVUobKkMMw8x1x8mrfO4xJ9o3UPQ4J7lo5z7JcOrScFgx2tDVUfZcX&#10;p2B5PJXbujs/7vL3j2FuFrZeDFapycP49goi0hj/w3/tg1bwnMPvl/QD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8BxQAAANsAAAAPAAAAAAAAAAAAAAAAAJgCAABkcnMv&#10;ZG93bnJldi54bWxQSwUGAAAAAAQABAD1AAAAigMAAAAA&#10;" fillcolor="#9a9a9a" stroked="f"/>
                    <v:rect id="Rectangle 54" o:spid="_x0000_s1077" style="position:absolute;left:2028;top:5489;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CzPMQA&#10;AADbAAAADwAAAGRycy9kb3ducmV2LnhtbESPQWvCQBSE70L/w/IKvYhuWrSV6CZIUexVU/T6yD6z&#10;0ezbNLs16b/vFoQeh5n5hlnlg23EjTpfO1bwPE1AEJdO11wp+Cy2kwUIH5A1No5JwQ95yLOH0QpT&#10;7Xre0+0QKhEh7FNUYEJoUyl9aciin7qWOHpn11kMUXaV1B32EW4b+ZIkr9JizXHBYEvvhsrr4dsq&#10;qNaF/ppddsej2cjdRl/G/QnHSj09DusliEBD+A/f2x9awfwN/r7EHy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AszzEAAAA2wAAAA8AAAAAAAAAAAAAAAAAmAIAAGRycy9k&#10;b3ducmV2LnhtbFBLBQYAAAAABAAEAPUAAACJAwAAAAA=&#10;" fillcolor="#989898" stroked="f"/>
                    <v:rect id="Rectangle 55" o:spid="_x0000_s1078" style="position:absolute;left:2028;top:549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zaW8MA&#10;AADbAAAADwAAAGRycy9kb3ducmV2LnhtbERPy2rCQBTdF/yH4Qrd1Ym1Fk0dRQSplC5srIi7S+Y2&#10;Cc3cSTJjHn/fWQhdHs57telNKVpqXGFZwXQSgSBOrS44U/B92j8tQDiPrLG0TAoGcrBZjx5WGGvb&#10;8Re1ic9ECGEXo4Lc+yqW0qU5GXQTWxEH7sc2Bn2ATSZ1g10IN6V8jqJXabDg0JBjRbuc0t/kZhRk&#10;2/NputwNs/qyeLnisao/3/lDqcdxv30D4an3/+K7+6AVzMPY8CX8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zaW8MAAADbAAAADwAAAAAAAAAAAAAAAACYAgAAZHJzL2Rv&#10;d25yZXYueG1sUEsFBgAAAAAEAAQA9QAAAIgDAAAAAA==&#10;" fillcolor="#969696" stroked="f"/>
                    <v:rect id="Rectangle 56" o:spid="_x0000_s1079" style="position:absolute;left:2028;top:550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O32cYA&#10;AADbAAAADwAAAGRycy9kb3ducmV2LnhtbESPT0sDMRTE7wW/Q3iCN5t0q9KuTYtoBS1e+u/g7bF5&#10;zS67eVk2abv10xtB6HGYmd8ws0XvGnGiLlSeNYyGCgRx4U3FVsNu+34/AREissHGM2m4UIDF/GYw&#10;w9z4M6/ptIlWJAiHHDWUMba5lKEoyWEY+pY4eQffOYxJdlaaDs8J7hqZKfUkHVacFkps6bWkot4c&#10;nYY3a7PPyV59PWSr7/pnPF3W44vS+u62f3kGEamP1/B/+8NoeJzC3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O32cYAAADbAAAADwAAAAAAAAAAAAAAAACYAgAAZHJz&#10;L2Rvd25yZXYueG1sUEsFBgAAAAAEAAQA9QAAAIsDAAAAAA==&#10;" fillcolor="#949494" stroked="f"/>
                    <v:rect id="Rectangle 57" o:spid="_x0000_s1080" style="position:absolute;left:2028;top:551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MZcMEA&#10;AADbAAAADwAAAGRycy9kb3ducmV2LnhtbERPz2vCMBS+C/4P4Q12s+l2KFKblqGIYxNk7diuj+at&#10;KWteShO1/vfLQdjx4/tdVLMdxIUm3ztW8JSkIIhbp3vuFHw2+9UahA/IGgfHpOBGHqpyuSgw1+7K&#10;H3SpQydiCPscFZgQxlxK3xqy6BM3Ekfux00WQ4RTJ/WE1xhuB/mcppm02HNsMDjS1lD7W5+tAnms&#10;R2neD7ir9fmrO2WHt+b2rdTjw/yyARFoDv/iu/tVK8ji+vgl/gBZ/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zGXDBAAAA2wAAAA8AAAAAAAAAAAAAAAAAmAIAAGRycy9kb3du&#10;cmV2LnhtbFBLBQYAAAAABAAEAPUAAACGAwAAAAA=&#10;" fillcolor="#929292" stroked="f"/>
                    <v:rect id="Rectangle 58" o:spid="_x0000_s1081" style="position:absolute;left:2028;top:5523;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YjMMA&#10;AADbAAAADwAAAGRycy9kb3ducmV2LnhtbESP0WoCMRRE3wv9h3ALvpSaVepSVqMUQRHBB20/4LK5&#10;7i7d3IQk7sa/N4VCH4eZOcOsNsn0YiAfOssKZtMCBHFtdceNgu+v3dsHiBCRNfaWScGdAmzWz08r&#10;rLQd+UzDJTYiQzhUqKCN0VVShrolg2FqHXH2rtYbjFn6RmqPY4abXs6LopQGO84LLTratlT/XG5G&#10;Qerui/nu+LpPw/juGhfLkz8dlZq8pM8liEgp/of/2getoJzB75f8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OYjMMAAADbAAAADwAAAAAAAAAAAAAAAACYAgAAZHJzL2Rv&#10;d25yZXYueG1sUEsFBgAAAAAEAAQA9QAAAIgDAAAAAA==&#10;" fillcolor="#909090" stroked="f"/>
                    <v:rect id="Rectangle 59" o:spid="_x0000_s1082" style="position:absolute;left:2028;top:553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hFb8IA&#10;AADbAAAADwAAAGRycy9kb3ducmV2LnhtbESPUWvCQBCE3wv+h2MF3+pFCxJSTxFB7UNA1P6AbW6b&#10;BHN7Ibea+O97BcHHYWa+YZbrwTXqTl2oPRuYTRNQxIW3NZcGvi+79xRUEGSLjWcy8KAA69XobYmZ&#10;9T2f6H6WUkUIhwwNVCJtpnUoKnIYpr4ljt6v7xxKlF2pbYd9hLtGz5NkoR3WHBcqbGlbUXE935wB&#10;Sa7Hj5TyvL/t3DYXl//sD6kxk/Gw+QQlNMgr/Gx/WQOLOfx/iT9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EVvwgAAANsAAAAPAAAAAAAAAAAAAAAAAJgCAABkcnMvZG93&#10;bnJldi54bWxQSwUGAAAAAAQABAD1AAAAhwMAAAAA&#10;" fillcolor="#8e8e8e" stroked="f"/>
                    <v:rect id="Rectangle 60" o:spid="_x0000_s1083" style="position:absolute;left:2028;top:553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XlJ8UA&#10;AADbAAAADwAAAGRycy9kb3ducmV2LnhtbESPS2vDMBCE74X8B7GB3hK5D0Jwo4S6EBJySMmDkN4W&#10;a2ubWitjKbb876tCoMdhZr5hFqtgatFR6yrLCp6mCQji3OqKCwXn03oyB+E8ssbaMikYyMFqOXpY&#10;YKptzwfqjr4QEcIuRQWl900qpctLMuimtiGO3rdtDfoo20LqFvsIN7V8TpKZNFhxXCixoY+S8p/j&#10;zShINtfssqfM7l734VOHW1PVw5dSj+Pw/gbCU/D/4Xt7qxXMXuDvS/w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eUnxQAAANsAAAAPAAAAAAAAAAAAAAAAAJgCAABkcnMv&#10;ZG93bnJldi54bWxQSwUGAAAAAAQABAD1AAAAigMAAAAA&#10;" fillcolor="#8c8c8c" stroked="f"/>
                    <v:rect id="Rectangle 61" o:spid="_x0000_s1084" style="position:absolute;left:2028;top:554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Gbt8QA&#10;AADbAAAADwAAAGRycy9kb3ducmV2LnhtbESPX2vCMBTF3wf7DuEO9jI0dVgZ1ShjbLAXGdYh+HZp&#10;rk2xuSlJVuO3N4PBHg/nz4+z2iTbi5F86BwrmE0LEMSN0x23Cr73H5MXECEia+wdk4IrBdis7+9W&#10;WGl34R2NdWxFHuFQoQIT41BJGRpDFsPUDcTZOzlvMWbpW6k9XvK47eVzUSykxY4zweBAb4aac/1j&#10;M7esd7P0zl/np3J7LA9JHrwZlXp8SK9LEJFS/A//tT+1gsUcfr/k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m7fEAAAA2wAAAA8AAAAAAAAAAAAAAAAAmAIAAGRycy9k&#10;b3ducmV2LnhtbFBLBQYAAAAABAAEAPUAAACJAwAAAAA=&#10;" fillcolor="#8a8a8a" stroked="f"/>
                    <v:rect id="Rectangle 62" o:spid="_x0000_s1085" style="position:absolute;left:2028;top:555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Adl8QA&#10;AADbAAAADwAAAGRycy9kb3ducmV2LnhtbESPQYvCMBSE74L/ITxhb5oqrkjXKKLoqiete9jjs3m2&#10;ZZuX0kSt++uNIHgcZuYbZjJrTCmuVLvCsoJ+LwJBnFpdcKbg57jqjkE4j6yxtEwK7uRgNm23Jhhr&#10;e+MDXROfiQBhF6OC3PsqltKlORl0PVsRB+9sa4M+yDqTusZbgJtSDqJoJA0WHBZyrGiRU/qXXIyC&#10;Yn+5f9v18LiU/6fdeZf8bk9yo9RHp5l/gfDU+Hf41d5oBaNPeH4JP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gHZfEAAAA2wAAAA8AAAAAAAAAAAAAAAAAmAIAAGRycy9k&#10;b3ducmV2LnhtbFBLBQYAAAAABAAEAPUAAACJAwAAAAA=&#10;" fillcolor="#888" stroked="f"/>
                    <v:rect id="Rectangle 63" o:spid="_x0000_s1086" style="position:absolute;left:2028;top:556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3lMIA&#10;AADbAAAADwAAAGRycy9kb3ducmV2LnhtbESPzWrDMBCE74W8g9hALyWRW6gJbpRgAoUeCiU/D7BI&#10;W1uJtTLSNnHfvioUehxm5htmvZ3CoK6Uso9s4HFZgSK20XnuDJyOr4sVqCzIDofIZOCbMmw3s7s1&#10;Ni7eeE/Xg3SqQDg3aKAXGRuts+0pYF7Gkbh4nzEFlCJTp13CW4GHQT9VVa0Dei4LPY6068leDl/B&#10;gNiLb1vd5WOyDx/vZy+8fxZj7udT+wJKaJL/8F/7zRmoa/j9Un6A3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veUwgAAANsAAAAPAAAAAAAAAAAAAAAAAJgCAABkcnMvZG93&#10;bnJldi54bWxQSwUGAAAAAAQABAD1AAAAhwMAAAAA&#10;" fillcolor="#868686" stroked="f"/>
                    <v:rect id="Rectangle 64" o:spid="_x0000_s1087" style="position:absolute;left:2028;top:557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cC98QA&#10;AADbAAAADwAAAGRycy9kb3ducmV2LnhtbESPQYvCMBSE74L/ITzBm6brQaVrFFGUFRTc1oPHZ/Ns&#10;yzYvpclq3V+/EQSPw8x8w8wWranEjRpXWlbwMYxAEGdWl5wrOKWbwRSE88gaK8uk4EEOFvNuZ4ax&#10;tnf+plvicxEg7GJUUHhfx1K6rCCDbmhr4uBdbWPQB9nkUjd4D3BTyVEUjaXBksNCgTWtCsp+kl+j&#10;4C9fuf1ud/aP7eWwP0WHtDoma6X6vXb5CcJT69/hV/tLKxhP4Pk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AvfEAAAA2wAAAA8AAAAAAAAAAAAAAAAAmAIAAGRycy9k&#10;b3ducmV2LnhtbFBLBQYAAAAABAAEAPUAAACJAwAAAAA=&#10;" fillcolor="#848484" stroked="f"/>
                    <v:rect id="Rectangle 65" o:spid="_x0000_s1088" style="position:absolute;left:2028;top:557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K1WMEA&#10;AADbAAAADwAAAGRycy9kb3ducmV2LnhtbERPz2vCMBS+D/wfwhN2m2k3EVeNZawUhgdhVXZ+Ns+2&#10;2ryUJovdf78cBjt+fL+3+WR6EWh0nWUF6SIBQVxb3XGj4HQsn9YgnEfW2FsmBT/kIN/NHraYaXvn&#10;TwqVb0QMYZehgtb7IZPS1S0ZdAs7EEfuYkeDPsKxkXrEeww3vXxOkpU02HFsaHGg95bqW/VtFIRz&#10;uOzTonstwks5ma/rIaHlQanH+fS2AeFp8v/iP/eHVrCKY+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itVjBAAAA2wAAAA8AAAAAAAAAAAAAAAAAmAIAAGRycy9kb3du&#10;cmV2LnhtbFBLBQYAAAAABAAEAPUAAACGAwAAAAA=&#10;" fillcolor="#828282" stroked="f"/>
                    <v:rect id="Rectangle 66" o:spid="_x0000_s1089" style="position:absolute;left:2028;top:558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czcIA&#10;AADbAAAADwAAAGRycy9kb3ducmV2LnhtbESPQYvCMBSE74L/ITzBm00VEbdrWkRUvOxhVfb8aN62&#10;xealJFGrv34jCHscZuYbZlX0phU3cr6xrGCapCCIS6sbrhScT7vJEoQPyBpby6TgQR6KfDhYYabt&#10;nb/pdgyViBD2GSqoQ+gyKX1Zk0Gf2I44er/WGQxRukpqh/cIN62cpelCGmw4LtTY0aam8nK8GgWp&#10;nrrD12Yun+V6v/y5bGf2afdKjUf9+hNEoD78h9/tg1aw+IDXl/g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hzNwgAAANsAAAAPAAAAAAAAAAAAAAAAAJgCAABkcnMvZG93&#10;bnJldi54bWxQSwUGAAAAAAQABAD1AAAAhwMAAAAA&#10;" fillcolor="gray" stroked="f"/>
                    <v:rect id="Rectangle 67" o:spid="_x0000_s1090" style="position:absolute;left:2028;top:559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cVDcEA&#10;AADbAAAADwAAAGRycy9kb3ducmV2LnhtbERPTYvCMBC9L/gfwgje1tQVrFajlEVhD7Jg9eBxaMa2&#10;2ExqE23XX28OCx4f73u16U0tHtS6yrKCyTgCQZxbXXGh4HTcfc5BOI+ssbZMCv7IwWY9+Fhhom3H&#10;B3pkvhAhhF2CCkrvm0RKl5dk0I1tQxy4i20N+gDbQuoWuxBuavkVRTNpsOLQUGJD3yXl1+xuFJwX&#10;52Oqn1063ca/cXar9lvMnFKjYZ8uQXjq/Vv87/7RCuKwPnw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XFQ3BAAAA2wAAAA8AAAAAAAAAAAAAAAAAmAIAAGRycy9kb3du&#10;cmV2LnhtbFBLBQYAAAAABAAEAPUAAACGAwAAAAA=&#10;" fillcolor="#7e7e7e" stroked="f"/>
                    <v:rect id="Rectangle 68" o:spid="_x0000_s1091" style="position:absolute;left:2028;top:560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iNMYA&#10;AADbAAAADwAAAGRycy9kb3ducmV2LnhtbESP3UrDQBSE74W+w3IE7+wmKaik3ZagFn+wSNI+wGn2&#10;mIRmz8bdNY1v7wqCl8PMfMOsNpPpxUjOd5YVpPMEBHFtdceNgsN+e30Hwgdkjb1lUvBNHjbr2cUK&#10;c23PXNJYhUZECPscFbQhDLmUvm7JoJ/bgTh6H9YZDFG6RmqH5wg3vcyS5EYa7DgutDjQfUv1qfoy&#10;Ct6rMXtcFG5Xvh3T0ia714eXp0+lri6nYgki0BT+w3/tZ63gNoXfL/E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GiNMYAAADbAAAADwAAAAAAAAAAAAAAAACYAgAAZHJz&#10;L2Rvd25yZXYueG1sUEsFBgAAAAAEAAQA9QAAAIsDAAAAAA==&#10;" fillcolor="#7c7c7c" stroked="f"/>
                    <v:rect id="Rectangle 69" o:spid="_x0000_s1092" style="position:absolute;left:2028;top:5611;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yRqcQA&#10;AADbAAAADwAAAGRycy9kb3ducmV2LnhtbESPQWvCQBSE74X+h+UVvNWNWjREVxFbReklsXp/ZJ9J&#10;MPs2ZLdJ/PfdQqHHYWa+YVabwdSio9ZVlhVMxhEI4tzqigsFl6/9awzCeWSNtWVS8CAHm/Xz0woT&#10;bXvOqDv7QgQIuwQVlN43iZQuL8mgG9uGOHg32xr0QbaF1C32AW5qOY2iuTRYcVgosaFdSfn9/G0U&#10;3D7T01v6cX9cD7x/XxxmcXYcYqVGL8N2CcLT4P/Df+2jVrCYwu+X8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skanEAAAA2wAAAA8AAAAAAAAAAAAAAAAAmAIAAGRycy9k&#10;b3ducmV2LnhtbFBLBQYAAAAABAAEAPUAAACJAwAAAAA=&#10;" fillcolor="#7a7a7a" stroked="f"/>
                    <v:rect id="Rectangle 70" o:spid="_x0000_s1093" style="position:absolute;left:2028;top:561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iPsYA&#10;AADbAAAADwAAAGRycy9kb3ducmV2LnhtbESPT2sCMRTE74LfITyhN82qYHU1ShGlLfRS/6DeHpvn&#10;Zu3mZdlE3fbTN4WCx2FmfsPMFo0txY1qXzhW0O8lIIgzpwvOFey26+4YhA/IGkvHpOCbPCzm7dYM&#10;U+3u/Em3TchFhLBPUYEJoUql9Jkhi77nKuLonV1tMURZ51LXeI9wW8pBkoykxYLjgsGKloayr83V&#10;KjjuP+z7z+RSvS53drS6HprjaW+Ueuo0L1MQgZrwCP+337SC5yH8fY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KiPsYAAADbAAAADwAAAAAAAAAAAAAAAACYAgAAZHJz&#10;L2Rvd25yZXYueG1sUEsFBgAAAAAEAAQA9QAAAIsDAAAAAA==&#10;" fillcolor="#787878" stroked="f"/>
                    <v:rect id="Rectangle 71" o:spid="_x0000_s1094" style="position:absolute;left:2028;top:562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Fk8IA&#10;AADbAAAADwAAAGRycy9kb3ducmV2LnhtbESPzWrDMBCE74W8g9hAb7Wc1OTHiRJCoDQ91jE+L9bG&#10;NrFWxlJs9+2rQKHHYWa+YfbHybRioN41lhUsohgEcWl1w5WC/PrxtgHhPLLG1jIp+CEHx8PsZY+p&#10;tiN/05D5SgQIuxQV1N53qZSurMmgi2xHHLyb7Q36IPtK6h7HADetXMbxShpsOCzU2NG5pvKePYyC&#10;x52/Pm075IV+r1abYkrybWGVep1Ppx0IT5P/D/+1L1rBOoHnl/AD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lsWTwgAAANsAAAAPAAAAAAAAAAAAAAAAAJgCAABkcnMvZG93&#10;bnJldi54bWxQSwUGAAAAAAQABAD1AAAAhwMAAAAA&#10;" fillcolor="#767676" stroked="f"/>
                    <v:rect id="Rectangle 72" o:spid="_x0000_s1095" style="position:absolute;left:2028;top:563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Ph8IA&#10;AADbAAAADwAAAGRycy9kb3ducmV2LnhtbESPUWvCMBSF34X9h3AF32xqwSmdUWQguret+gMuzbUp&#10;a25qErXu1y+DgY+Hc853OKvNYDtxIx9axwpmWQ6CuHa65UbB6bibLkGEiKyxc0wKHhRgs34ZrbDU&#10;7s5fdKtiIxKEQ4kKTIx9KWWoDVkMmeuJk3d23mJM0jdSe7wnuO1kkeev0mLLacFgT++G6u/qahUc&#10;Pi8PT+dt1VwM/1yLfV/U/kOpyXjYvoGINMRn+L990AoWc/j7kn6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U+HwgAAANsAAAAPAAAAAAAAAAAAAAAAAJgCAABkcnMvZG93&#10;bnJldi54bWxQSwUGAAAAAAQABAD1AAAAhwMAAAAA&#10;" fillcolor="#747474" stroked="f"/>
                    <v:rect id="Rectangle 73" o:spid="_x0000_s1096" style="position:absolute;left:2028;top:564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8kUcMA&#10;AADbAAAADwAAAGRycy9kb3ducmV2LnhtbESPQWvCQBSE7wX/w/IEb3UTD6lEVykV0Vsxtp4f2dck&#10;NPs27q5J7K/vFgoeh5n5hllvR9OKnpxvLCtI5wkI4tLqhisFH+f98xKED8gaW8uk4E4etpvJ0xpz&#10;bQc+UV+ESkQI+xwV1CF0uZS+rMmgn9uOOHpf1hkMUbpKaodDhJtWLpIkkwYbjgs1dvRWU/ld3IyC&#10;XTGcjmnWmMM9vfzYz8P70l17pWbT8XUFItAYHuH/9lEreMng70v8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8kUcMAAADbAAAADwAAAAAAAAAAAAAAAACYAgAAZHJzL2Rv&#10;d25yZXYueG1sUEsFBgAAAAAEAAQA9QAAAIgDAAAAAA==&#10;" fillcolor="#727272" stroked="f"/>
                    <v:rect id="Rectangle 74" o:spid="_x0000_s1097" style="position:absolute;left:2028;top:565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iascA&#10;AADbAAAADwAAAGRycy9kb3ducmV2LnhtbESPQWsCMRSE74L/ITyhl6LZlrbKahRbKEgPgqug3h6b&#10;52bt5mW7ibr11zdCweMwM98wk1lrK3GmxpeOFTwNEhDEudMlFwo268/+CIQPyBorx6TglzzMpt3O&#10;BFPtLryicxYKESHsU1RgQqhTKX1uyKIfuJo4egfXWAxRNoXUDV4i3FbyOUnepMWS44LBmj4M5d/Z&#10;ySp4vZrd7ic7Lu3XYv/yfuXH7Xx0Uuqh187HIAK14R7+by+0guEQb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U4mrHAAAA2wAAAA8AAAAAAAAAAAAAAAAAmAIAAGRy&#10;cy9kb3ducmV2LnhtbFBLBQYAAAAABAAEAPUAAACMAwAAAAA=&#10;" fillcolor="#707070" stroked="f"/>
                    <v:rect id="Rectangle 75" o:spid="_x0000_s1098" style="position:absolute;left:2028;top:566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60MEA&#10;AADbAAAADwAAAGRycy9kb3ducmV2LnhtbERPy04CMRTdm/gPzTVhBx1MQBgpxEgIuDEB/YBLe5kZ&#10;nd4ObeehX28XJC5Pznu1GWwtOvKhcqxgOslAEGtnKi4UfH7sxgsQISIbrB2Tgh8KsFnf360wN67n&#10;I3WnWIgUwiFHBWWMTS5l0CVZDBPXECfu4rzFmKAvpPHYp3Bby8csm0uLFaeGEht6LUl/n1qrwHfn&#10;t2uv33U7LeT20rRfs/3yV6nRw/DyDCLSEP/FN/fBKHhKY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t+tDBAAAA2wAAAA8AAAAAAAAAAAAAAAAAmAIAAGRycy9kb3du&#10;cmV2LnhtbFBLBQYAAAAABAAEAPUAAACGAwAAAAA=&#10;" fillcolor="#6e6e6e" stroked="f"/>
                    <v:rect id="Rectangle 76" o:spid="_x0000_s1099" style="position:absolute;left:2028;top:567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XMMA&#10;AADbAAAADwAAAGRycy9kb3ducmV2LnhtbESPQWvCQBSE7wX/w/KE3urGHrRGVwlCtSdLo4jHZ/aZ&#10;BLNvw+6qyb/vFgoeh5n5hlmsOtOIOzlfW1YwHiUgiAuray4VHPafbx8gfEDW2FgmBT15WC0HLwtM&#10;tX3wD93zUIoIYZ+igiqENpXSFxUZ9CPbEkfvYp3BEKUrpXb4iHDTyPckmUiDNceFCltaV1Rc85tR&#10;sHPr7dkdt3nf55MTyk32TWWm1Ouwy+YgAnXhGf5vf2kF0xn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aXMMAAADbAAAADwAAAAAAAAAAAAAAAACYAgAAZHJzL2Rv&#10;d25yZXYueG1sUEsFBgAAAAAEAAQA9QAAAIgDAAAAAA==&#10;" fillcolor="#6c6c6c" stroked="f"/>
                    <v:rect id="Rectangle 77" o:spid="_x0000_s1100" style="position:absolute;left:2028;top:5679;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XpgsAA&#10;AADbAAAADwAAAGRycy9kb3ducmV2LnhtbERPTYvCMBC9L/gfwgje1lQPUqpRFkFRL6IV3ONsM9tW&#10;m0lpYq3+enMQPD7e92zRmUq01LjSsoLRMAJBnFldcq7glK6+YxDOI2usLJOCBzlYzHtfM0y0vfOB&#10;2qPPRQhhl6CCwvs6kdJlBRl0Q1sTB+7fNgZ9gE0udYP3EG4qOY6iiTRYcmgosKZlQdn1eDMK1t0u&#10;dcvLdvOX72N9bp+/t3FqlRr0u58pCE+d/4jf7o1WEIf14Uv4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XpgsAAAADbAAAADwAAAAAAAAAAAAAAAACYAgAAZHJzL2Rvd25y&#10;ZXYueG1sUEsFBgAAAAAEAAQA9QAAAIUDAAAAAA==&#10;" fillcolor="#6a6a6a" stroked="f"/>
                    <v:rect id="Rectangle 78" o:spid="_x0000_s1101" style="position:absolute;left:2028;top:568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micEA&#10;AADbAAAADwAAAGRycy9kb3ducmV2LnhtbESP0YrCMBRE34X9h3AXfLOpQheppkUEZR/V3Q+4NNc2&#10;tLmpTdS6X28EYR+HmTnDrMvRduJGgzeOFcyTFARx5bThWsHvz262BOEDssbOMSl4kIey+JisMdfu&#10;zke6nUItIoR9jgqaEPpcSl81ZNEnrieO3tkNFkOUQy31gPcIt51cpOmXtGg4LjTY07ahqj1drYLz&#10;pTJZ1j1Gc8i2l7/W23aj90pNP8fNCkSgMfyH3+1vrWA5h9eX+ANk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VZonBAAAA2wAAAA8AAAAAAAAAAAAAAAAAmAIAAGRycy9kb3du&#10;cmV2LnhtbFBLBQYAAAAABAAEAPUAAACGAwAAAAA=&#10;" fillcolor="#686868" stroked="f"/>
                    <v:rect id="Rectangle 79" o:spid="_x0000_s1102" style="position:absolute;left:2028;top:569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OCr4A&#10;AADbAAAADwAAAGRycy9kb3ducmV2LnhtbESPzQrCMBCE74LvEFbwpqkeRKtRRBC8+a/XpVnbarOp&#10;TdT69kYQPA4z8w0zmdWmEE+qXG5ZQa8bgSBOrM45VXDYLztDEM4jaywsk4I3OZhNm40Jxtq+eEvP&#10;nU9FgLCLUUHmfRlL6ZKMDLquLYmDd7GVQR9klUpd4SvATSH7UTSQBnMOCxmWtMgoue0eJlAsz+9J&#10;3TuMFni+HsvNab02J6XarXo+BuGp9v/wr73SCoZ9+H4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2Tgq+AAAA2wAAAA8AAAAAAAAAAAAAAAAAmAIAAGRycy9kb3ducmV2&#10;LnhtbFBLBQYAAAAABAAEAPUAAACDAwAAAAA=&#10;" fillcolor="#666" stroked="f"/>
                    <v:rect id="Rectangle 80" o:spid="_x0000_s1103" style="position:absolute;left:2028;top:570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C+acQA&#10;AADbAAAADwAAAGRycy9kb3ducmV2LnhtbESPQWvCQBSE7wX/w/KEXqRurFRjdBURKoKUYlp6fmaf&#10;STD7NuxuNf57tyD0OMzMN8xi1ZlGXMj52rKC0TABQVxYXXOp4Pvr/SUF4QOyxsYyKbiRh9Wy97TA&#10;TNsrH+iSh1JECPsMFVQhtJmUvqjIoB/aljh6J+sMhihdKbXDa4SbRr4myUQarDkuVNjSpqLinP8a&#10;BYOR/die3vaHM6Y/7viZz9qpnyn13O/WcxCBuvAffrR3WkE6hr8v8Q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vmnEAAAA2wAAAA8AAAAAAAAAAAAAAAAAmAIAAGRycy9k&#10;b3ducmV2LnhtbFBLBQYAAAAABAAEAPUAAACJAwAAAAA=&#10;" fillcolor="#646464" stroked="f"/>
                    <v:rect id="Rectangle 81" o:spid="_x0000_s1104" style="position:absolute;left:2028;top:571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e68UA&#10;AADbAAAADwAAAGRycy9kb3ducmV2LnhtbESPQWvCQBSE7wX/w/IEL0U3hrZodBVRCj30EhXB2yP7&#10;TILZt0t2TdL++m6h0OMwM98w6+1gGtFR62vLCuazBARxYXXNpYLz6X26AOEDssbGMin4Ig/bzehp&#10;jZm2PefUHUMpIoR9hgqqEFwmpS8qMuhn1hFH72ZbgyHKtpS6xT7CTSPTJHmTBmuOCxU62ldU3I8P&#10;o+Dzcr2mz/fe5S49vaJfHrok/1ZqMh52KxCBhvAf/mt/aAWL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l7rxQAAANsAAAAPAAAAAAAAAAAAAAAAAJgCAABkcnMv&#10;ZG93bnJldi54bWxQSwUGAAAAAAQABAD1AAAAigMAAAAA&#10;" fillcolor="#626262" stroked="f"/>
                    <v:rect id="Rectangle 82" o:spid="_x0000_s1105" style="position:absolute;left:2028;top:571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ZabsMA&#10;AADbAAAADwAAAGRycy9kb3ducmV2LnhtbESPQWsCMRSE74L/ITyhN80qWGU1ighCPRTqaun1mbzu&#10;bt28LEmq23/fCILHYWa+YZbrzjbiSj7UjhWMRxkIYu1MzaWC03E3nIMIEdlg45gU/FGA9arfW2Ju&#10;3I0PdC1iKRKEQ44KqhjbXMqgK7IYRq4lTt638xZjkr6UxuMtwW0jJ1n2Ki3WnBYqbGlbkb4Uv1bB&#10;ZyHjJCvOH115+tro2U+r3/1eqZdBt1mAiNTFZ/jRfjMK5lO4f0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ZabsMAAADbAAAADwAAAAAAAAAAAAAAAACYAgAAZHJzL2Rv&#10;d25yZXYueG1sUEsFBgAAAAAEAAQA9QAAAIgDAAAAAA==&#10;" fillcolor="#606060" stroked="f"/>
                    <v:rect id="Rectangle 83" o:spid="_x0000_s1106" style="position:absolute;left:2028;top:572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KZucMA&#10;AADbAAAADwAAAGRycy9kb3ducmV2LnhtbESPQWvCQBSE7wX/w/KEXqRuWiGE6CqiFEo92Np6f2Sf&#10;STDvbdhdNf33XaHQ4zAz3zCL1cCdupIPrRMDz9MMFEnlbCu1ge+v16cCVIgoFjsnZOCHAqyWo4cF&#10;ltbd5JOuh1irBJFQooEmxr7UOlQNMYap60mSd3KeMSbpa2093hKcO/2SZblmbCUtNNjTpqHqfLiw&#10;gfVswkNnJ8X2wpwXx53/eN97Yx7Hw3oOKtIQ/8N/7TdroMjh/iX9AL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KZucMAAADbAAAADwAAAAAAAAAAAAAAAACYAgAAZHJzL2Rv&#10;d25yZXYueG1sUEsFBgAAAAAEAAQA9QAAAIgDAAAAAA==&#10;" fillcolor="#5e5e5e" stroked="f"/>
                    <v:rect id="Rectangle 84" o:spid="_x0000_s1107" style="position:absolute;left:2028;top:573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7L8QA&#10;AADbAAAADwAAAGRycy9kb3ducmV2LnhtbESPT2vCQBTE7wW/w/IKvYhurNhI6ioiFLz6h5beHtln&#10;NjH7Nma3Jn57VxB6HGbmN8xi1dtaXKn1pWMFk3ECgjh3uuRCwfHwNZqD8AFZY+2YFNzIw2o5eFlg&#10;pl3HO7ruQyEihH2GCkwITSalzw1Z9GPXEEfv5FqLIcq2kLrFLsJtLd+T5ENaLDkuGGxoYyg/7/+s&#10;gsL8DtPhuZp1l5/v2zSlapP0lVJvr/36E0SgPvyHn+2tVjBP4fE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jOy/EAAAA2wAAAA8AAAAAAAAAAAAAAAAAmAIAAGRycy9k&#10;b3ducmV2LnhtbFBLBQYAAAAABAAEAPUAAACJAwAAAAA=&#10;" fillcolor="#5c5c5c" stroked="f"/>
                    <v:rect id="Rectangle 85" o:spid="_x0000_s1108" style="position:absolute;left:2028;top:574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0TbsA&#10;AADbAAAADwAAAGRycy9kb3ducmV2LnhtbERPSwrCMBDdC94hjOBOUxVEqmlRQRBd+cH10IxttZmU&#10;JtZ6e7MQXD7ef5V2phItNa60rGAyjkAQZ1aXnCu4XnajBQjnkTVWlknBhxykSb+3wljbN5+oPftc&#10;hBB2MSoovK9jKV1WkEE3tjVx4O62MegDbHKpG3yHcFPJaRTNpcGSQ0OBNW0Lyp7nl1Fw1I/NbKI3&#10;hxvbWTs3eL0fbKTUcNCtlyA8df4v/rn3WsEijA1fwg+Qy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m9dE27AAAA2wAAAA8AAAAAAAAAAAAAAAAAmAIAAGRycy9kb3ducmV2Lnht&#10;bFBLBQYAAAAABAAEAPUAAACAAwAAAAA=&#10;" fillcolor="#5a5a5a" stroked="f"/>
                    <v:rect id="Rectangle 86" o:spid="_x0000_s1109" style="position:absolute;left:2028;top:575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ecsQA&#10;AADbAAAADwAAAGRycy9kb3ducmV2LnhtbESPQWvCQBSE70L/w/KEXqRu0kOrMRspRcWTUK2eH9ln&#10;Nph9m2ZXE/99t1DwOMzMN0y+HGwjbtT52rGCdJqAIC6drrlS8H1Yv8xA+ICssXFMCu7kYVk8jXLM&#10;tOv5i277UIkIYZ+hAhNCm0npS0MW/dS1xNE7u85iiLKrpO6wj3DbyNckeZMWa44LBlv6NFRe9ler&#10;oJmsTsbs3tO+3BzvP+l8vTu3R6Wex8PHAkSgITzC/+2tVjCbw9+X+AN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FHnLEAAAA2wAAAA8AAAAAAAAAAAAAAAAAmAIAAGRycy9k&#10;b3ducmV2LnhtbFBLBQYAAAAABAAEAPUAAACJAwAAAAA=&#10;" fillcolor="#585858" stroked="f"/>
                    <v:rect id="Rectangle 87" o:spid="_x0000_s1110" style="position:absolute;left:2028;top:575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JcAA&#10;AADbAAAADwAAAGRycy9kb3ducmV2LnhtbERPTWvCQBC9F/wPywi91Y2FlhhdgwQUoaemxfM0OybB&#10;zGzMbjXNr+8eCj0+3vcmH7lTNxp868TAcpGAIqmcbaU28Pmxf0pB+YBisXNCBn7IQ76dPWwws+4u&#10;73QrQ61iiPgMDTQh9JnWvmqI0S9cTxK5sxsYQ4RDre2A9xjOnX5OklfN2EpsaLCnoqHqUn6zAXZF&#10;O10rPh1e3iSdThe/4q/UmMf5uFuDCjSGf/Gf+2gNrOL6+CX+AL3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JcAAAADbAAAADwAAAAAAAAAAAAAAAACYAgAAZHJzL2Rvd25y&#10;ZXYueG1sUEsFBgAAAAAEAAQA9QAAAIUDAAAAAA==&#10;" fillcolor="#565656" stroked="f"/>
                    <v:rect id="Rectangle 88" o:spid="_x0000_s1111" style="position:absolute;left:2028;top:576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lZMUA&#10;AADbAAAADwAAAGRycy9kb3ducmV2LnhtbESPQWvCQBSE70L/w/IKvYhu7EFsdJUQEXrooWqg5vbI&#10;PpPQ7Ns0u5r037uC4HGYmW+Y1WYwjbhS52rLCmbTCARxYXXNpYLsuJssQDiPrLGxTAr+ycFm/TJa&#10;Yaxtz3u6HnwpAoRdjAoq79tYSldUZNBNbUscvLPtDPogu1LqDvsAN418j6K5NFhzWKiwpbSi4vdw&#10;MQpQ/+R5HiXpYrv9y5Lm1I/Tr2+l3l6HZAnC0+Cf4Uf7Uyv4mMH9S/gB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eVkxQAAANsAAAAPAAAAAAAAAAAAAAAAAJgCAABkcnMv&#10;ZG93bnJldi54bWxQSwUGAAAAAAQABAD1AAAAigMAAAAA&#10;" fillcolor="#545454" stroked="f"/>
                    <v:rect id="Rectangle 89" o:spid="_x0000_s1112" style="position:absolute;left:2028;top:577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N+98UA&#10;AADbAAAADwAAAGRycy9kb3ducmV2LnhtbESPQUsDMRSE74L/ITzBm81aUey2aRGhtId6sErp8XXz&#10;srvt5mVN0nT990YQPA4z8w0zWwy2E4l8aB0ruB8VIIgrp1uuFXx+LO+eQYSIrLFzTAq+KcBifn01&#10;w1K7C79T2sZaZAiHEhU0MfallKFqyGIYuZ44e8Z5izFLX0vt8ZLhtpPjoniSFlvOCw329NpQddqe&#10;rYL1o/Gnr7AzK3N4SG+blI57NErd3gwvUxCRhvgf/muvtYLJGH6/5B8g5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373xQAAANsAAAAPAAAAAAAAAAAAAAAAAJgCAABkcnMv&#10;ZG93bnJldi54bWxQSwUGAAAAAAQABAD1AAAAigMAAAAA&#10;" fillcolor="#525252" stroked="f"/>
                    <v:rect id="Rectangle 90" o:spid="_x0000_s1113" style="position:absolute;left:2028;top:578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GNWMQA&#10;AADbAAAADwAAAGRycy9kb3ducmV2LnhtbESP0WrCQBRE3wv+w3IF3+pGAzaNriKF0FLyUpsPuGSv&#10;STB7N+xuNPbru0Khj8PMnGF2h8n04krOd5YVrJYJCOLa6o4bBdV38ZyB8AFZY2+ZFNzJw2E/e9ph&#10;ru2Nv+h6Co2IEPY5KmhDGHIpfd2SQb+0A3H0ztYZDFG6RmqHtwg3vVwnyUYa7DgutDjQW0v15TQa&#10;BZ96XY7Vz4pHVyTp+/iSFU1fKrWYT8ctiEBT+A//tT+0gtcUHl/iD5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xjVjEAAAA2wAAAA8AAAAAAAAAAAAAAAAAmAIAAGRycy9k&#10;b3ducmV2LnhtbFBLBQYAAAAABAAEAPUAAACJAwAAAAA=&#10;" fillcolor="#505050" stroked="f"/>
                    <v:rect id="Rectangle 91" o:spid="_x0000_s1114" style="position:absolute;left:2028;top:579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zsQA&#10;AADbAAAADwAAAGRycy9kb3ducmV2LnhtbESPQWvCQBSE7wX/w/KEXopuakU0uooUBKVQMHrQ2zP7&#10;TBazb0N2G9N/3y0IHoeZ+YZZrDpbiZYabxwreB8mIIhzpw0XCo6HzWAKwgdkjZVjUvBLHlbL3ssC&#10;U+3uvKc2C4WIEPYpKihDqFMpfV6SRT90NXH0rq6xGKJsCqkbvEe4reQoSSbSouG4UGJNnyXlt+zH&#10;KjCXt+/sw2e6rb5O9YS63fVizkq99rv1HESgLjzDj/ZWK5iN4f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6s7EAAAA2wAAAA8AAAAAAAAAAAAAAAAAmAIAAGRycy9k&#10;b3ducmV2LnhtbFBLBQYAAAAABAAEAPUAAACJAwAAAAA=&#10;" fillcolor="#4e4e4e" stroked="f"/>
                    <v:rect id="Rectangle 92" o:spid="_x0000_s1115" style="position:absolute;left:2028;top:5801;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QBKMUA&#10;AADbAAAADwAAAGRycy9kb3ducmV2LnhtbESPT2vCQBTE74LfYXkFL2I2LaStqatYoaBHtYUcH9mX&#10;P232bZpdk/jtu0LB4zAzv2FWm9E0oqfO1ZYVPEYxCOLc6ppLBZ/nj8UrCOeRNTaWScGVHGzW08kK&#10;U20HPlJ/8qUIEHYpKqi8b1MpXV6RQRfZljh4he0M+iC7UuoOhwA3jXyK42dpsOawUGFLu4ryn9PF&#10;KEjm9iszSTHuXmT2/X7Y/x7aKyo1exi3byA8jf4e/m/vtYJlArc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dAEoxQAAANsAAAAPAAAAAAAAAAAAAAAAAJgCAABkcnMv&#10;ZG93bnJldi54bWxQSwUGAAAAAAQABAD1AAAAigMAAAAA&#10;" fillcolor="#4c4c4c" stroked="f"/>
                    <v:rect id="Rectangle 93" o:spid="_x0000_s1116" style="position:absolute;left:2028;top:580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rYsMA&#10;AADbAAAADwAAAGRycy9kb3ducmV2LnhtbESPQWsCMRSE7wX/Q3hCL6VmFRFdjaJioeJJV+j1uXlu&#10;Fjcv6ybV9d8bodDjMDPfMLNFaytxo8aXjhX0ewkI4tzpkgsFx+zrcwzCB2SNlWNS8CAPi3nnbYap&#10;dnfe0+0QChEh7FNUYEKoUyl9bsii77maOHpn11gMUTaF1A3eI9xWcpAkI2mx5LhgsKa1ofxy+LUK&#10;lrsKx1uTfBjOrnZzGq5+9plR6r3bLqcgArXhP/zX/tYKJiN4fY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vrYsMAAADbAAAADwAAAAAAAAAAAAAAAACYAgAAZHJzL2Rv&#10;d25yZXYueG1sUEsFBgAAAAAEAAQA9QAAAIgDAAAAAA==&#10;" fillcolor="#4a4a4a" stroked="f"/>
                    <v:rect id="Rectangle 94" o:spid="_x0000_s1117" style="position:absolute;left:2028;top:581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baMUA&#10;AADbAAAADwAAAGRycy9kb3ducmV2LnhtbESPT2vCQBTE7wW/w/KE3urGQq1GV5GC2hbBvwePj+wz&#10;CWbfxuyaxG/vFgoeh5n5DTOZtaYQNVUut6yg34tAECdW55wqOB4Wb0MQziNrLCyTgjs5mE07LxOM&#10;tW14R/XepyJA2MWoIPO+jKV0SUYGXc+WxME728qgD7JKpa6wCXBTyPcoGkiDOYeFDEv6yii57G9G&#10;wand/i53g0Vz4Kv92Xys3aqeD5V67bbzMQhPrX+G/9vfWsHoE/6+hB8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dtoxQAAANsAAAAPAAAAAAAAAAAAAAAAAJgCAABkcnMv&#10;ZG93bnJldi54bWxQSwUGAAAAAAQABAD1AAAAigMAAAAA&#10;" fillcolor="#484848" stroked="f"/>
                    <v:rect id="Rectangle 95" o:spid="_x0000_s1118" style="position:absolute;left:2028;top:582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BMDcIA&#10;AADbAAAADwAAAGRycy9kb3ducmV2LnhtbERPTWvCQBC9F/wPywheSt20B6vRNUihRL3FtuBxyI5J&#10;THY2ZNck/nv3IPT4eN+bZDSN6KlzlWUF7/MIBHFudcWFgt+f77clCOeRNTaWScGdHCTbycsGY20H&#10;zqg/+UKEEHYxKii9b2MpXV6SQTe3LXHgLrYz6APsCqk7HEK4aeRHFC2kwYpDQ4ktfZWU16ebUbDL&#10;Dnh8PdvPeries+tfyrflKlVqNh13axCeRv8vfrr3WsEqjA1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sEwNwgAAANsAAAAPAAAAAAAAAAAAAAAAAJgCAABkcnMvZG93&#10;bnJldi54bWxQSwUGAAAAAAQABAD1AAAAhwMAAAAA&#10;" fillcolor="#464646" stroked="f"/>
                    <v:rect id="Rectangle 96" o:spid="_x0000_s1119" style="position:absolute;left:2028;top:583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5yMYA&#10;AADbAAAADwAAAGRycy9kb3ducmV2LnhtbESPT2vCQBTE7wW/w/IKXkrdKEWS1FVEFGrBg3+g7e2R&#10;fU1Ss2/D7tak374rCB6HmfkNM1v0phEXcr62rGA8SkAQF1bXXCo4HTfPKQgfkDU2lknBH3lYzAcP&#10;M8y17XhPl0MoRYSwz1FBFUKbS+mLigz6kW2Jo/dtncEQpSuldthFuGnkJEmm0mDNcaHCllYVFefD&#10;r1Hw9dN/vOs0jDO33T697NK1/ewSpYaP/fIVRKA+3MO39ptWkGVw/RJ/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d5yMYAAADbAAAADwAAAAAAAAAAAAAAAACYAgAAZHJz&#10;L2Rvd25yZXYueG1sUEsFBgAAAAAEAAQA9QAAAIsDAAAAAA==&#10;" fillcolor="#444" stroked="f"/>
                    <v:rect id="Rectangle 97" o:spid="_x0000_s1120" style="position:absolute;left:2028;top:584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QgLMYA&#10;AADcAAAADwAAAGRycy9kb3ducmV2LnhtbESPQWvCQBCF74L/YZlCb7pRipbUVapQEBRFWyi9Ddlp&#10;NjY7G7LbmP77zkHwNsN78943i1Xva9VRG6vABibjDBRxEWzFpYGP97fRM6iYkC3WgcnAH0VYLYeD&#10;BeY2XPlE3TmVSkI45mjApdTkWsfCkcc4Dg2xaN+h9ZhkbUttW7xKuK/1NMtm2mPF0uCwoY2j4uf8&#10;6w3sd4e1q/Bz38X5cXL5Kp4up7Q15vGhf30BlahPd/PtemsFPxN8eUYm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QgLMYAAADcAAAADwAAAAAAAAAAAAAAAACYAgAAZHJz&#10;L2Rvd25yZXYueG1sUEsFBgAAAAAEAAQA9QAAAIsDAAAAAA==&#10;" fillcolor="#424242" stroked="f"/>
                    <v:rect id="Rectangle 98" o:spid="_x0000_s1121" style="position:absolute;left:2028;top:585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44icAA&#10;AADcAAAADwAAAGRycy9kb3ducmV2LnhtbERPS4vCMBC+L/gfwgh72yYKPqhGEUHYo0/Q29DMtl2b&#10;SUmyWv/9RhC8zcf3nPmys424kQ+1Yw2DTIEgLpypudRwPGy+piBCRDbYOCYNDwqwXPQ+5pgbd+cd&#10;3faxFCmEQ44aqhjbXMpQVGQxZK4lTtyP8xZjgr6UxuM9hdtGDpUaS4s1p4YKW1pXVFz3f1bDaP07&#10;9I/u0pzL0WZSbE9qd9gqrT/73WoGIlIX3+KX+9uk+WoAz2fS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44icAAAADcAAAADwAAAAAAAAAAAAAAAACYAgAAZHJzL2Rvd25y&#10;ZXYueG1sUEsFBgAAAAAEAAQA9QAAAIUDAAAAAA==&#10;" fillcolor="#404040" stroked="f"/>
                    <v:rect id="Rectangle 99" o:spid="_x0000_s1122" style="position:absolute;left:2028;top:586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fNMEA&#10;AADcAAAADwAAAGRycy9kb3ducmV2LnhtbERPTUsDMRC9C/6HMAVvNukWxG6bFhWKXhSs1V6HzbhZ&#10;3UyWZGzXf28Ewds83uesNmPo1ZFS7iJbmE0NKOImuo5bC/uX7eU1qCzIDvvIZOGbMmzW52crrF08&#10;8TMdd9KqEsK5RgteZKi1zo2ngHkaB+LCvccUUApMrXYJTyU89Loy5koH7Lg0eBzozlPzufsKFuZb&#10;5+beLNLTbfUmH/cHien10dqLyXizBCU0yr/4z/3gynxTwe8z5Q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cHzTBAAAA3AAAAA8AAAAAAAAAAAAAAAAAmAIAAGRycy9kb3du&#10;cmV2LnhtbFBLBQYAAAAABAAEAPUAAACGAwAAAAA=&#10;" fillcolor="#3e3e3e" stroked="f"/>
                    <v:rect id="Rectangle 100" o:spid="_x0000_s1123" style="position:absolute;left:2028;top:586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f6MIA&#10;AADcAAAADwAAAGRycy9kb3ducmV2LnhtbERPTYvCMBC9C/6HMIIX0VQXFluNooKw623Vg96GZmyr&#10;zaQ00db99WZhwds83ufMl60pxYNqV1hWMB5FIIhTqwvOFBwP2+EUhPPIGkvLpOBJDpaLbmeOibYN&#10;/9Bj7zMRQtglqCD3vkqkdGlOBt3IVsSBu9jaoA+wzqSusQnhppSTKPqUBgsODTlWtMkpve3vRsHu&#10;flo3z7g962r8feHfJt4OrrFS/V67moHw1Pq3+N/9pcP86AP+ngkX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Rx/owgAAANwAAAAPAAAAAAAAAAAAAAAAAJgCAABkcnMvZG93&#10;bnJldi54bWxQSwUGAAAAAAQABAD1AAAAhwMAAAAA&#10;" fillcolor="#3c3c3c" stroked="f"/>
                    <v:rect id="Rectangle 101" o:spid="_x0000_s1124" style="position:absolute;left:2028;top:5878;width:1242;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oxcEA&#10;AADcAAAADwAAAGRycy9kb3ducmV2LnhtbERPS4vCMBC+C/sfwix403QXEalGWRRB0YuPg8ehGZtq&#10;M+kmUbv/fiMI3ubje85k1tpa3MmHyrGCr34GgrhwuuJSwfGw7I1AhIissXZMCv4owGz60Zlgrt2D&#10;d3Tfx1KkEA45KjAxNrmUoTBkMfRdQ5y4s/MWY4K+lNrjI4XbWn5n2VBarDg1GGxobqi47m9Wweb0&#10;u54Xq2UzXFQ3v7XnxcXEg1Ldz/ZnDCJSG9/il3ul0/xsAM9n0gV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BKMXBAAAA3AAAAA8AAAAAAAAAAAAAAAAAmAIAAGRycy9kb3du&#10;cmV2LnhtbFBLBQYAAAAABAAEAPUAAACGAwAAAAA=&#10;" fillcolor="#3a3a3a" stroked="f"/>
                    <v:rect id="Rectangle 102" o:spid="_x0000_s1125" style="position:absolute;left:2028;top:588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lMEA&#10;AADcAAAADwAAAGRycy9kb3ducmV2LnhtbERPS2rDMBDdF3IHMYHsGjmB1IkTJQRDwZRu6vYAgzWy&#10;TayRseRPb18VCt3N433ncltsJyYafOtYwW6bgCCunG65VvD1+fp8BOEDssbOMSn4Jg+36+rpgpl2&#10;M3/QVIZaxBD2GSpoQugzKX3VkEW/dT1x5IwbLIYIh1rqAecYbju5T5IXabHl2NBgT3lD1aMcrYJ3&#10;Y+xYpaeibB9htiY1Rf5mlNqsl/sZRKAl/Iv/3IWO85MD/D4TL5D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cv5TBAAAA3AAAAA8AAAAAAAAAAAAAAAAAmAIAAGRycy9kb3du&#10;cmV2LnhtbFBLBQYAAAAABAAEAPUAAACGAwAAAAA=&#10;" fillcolor="#383838" stroked="f"/>
                    <v:rect id="Rectangle 103" o:spid="_x0000_s1126" style="position:absolute;left:2028;top:5893;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jfHMMA&#10;AADcAAAADwAAAGRycy9kb3ducmV2LnhtbERP32vCMBB+H/g/hBP2NlMnyKhGUUEdDBzW0uejOZti&#10;c6lNpt3++kUY7O0+vp83X/a2ETfqfO1YwXiUgCAuna65UpCfti9vIHxA1tg4JgXf5GG5GDzNMdXu&#10;zke6ZaESMYR9igpMCG0qpS8NWfQj1xJH7uw6iyHCrpK6w3sMt418TZKptFhzbDDY0sZQecm+rIJd&#10;fswPxbb5xOvHZL3Pford2hRKPQ/71QxEoD78i//c7zrOT6bweCZ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jfHMMAAADcAAAADwAAAAAAAAAAAAAAAACYAgAAZHJzL2Rv&#10;d25yZXYueG1sUEsFBgAAAAAEAAQA9QAAAIgDAAAAAA==&#10;" fillcolor="#363636" stroked="f"/>
                    <v:rect id="Rectangle 104" o:spid="_x0000_s1127" style="position:absolute;left:2028;top:590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ryVMEA&#10;AADcAAAADwAAAGRycy9kb3ducmV2LnhtbERPS4vCMBC+C/6HMII3TVwXXatRZEHZPfpYlr0NzdgW&#10;m0ltoq3/3iwI3ubje85i1dpS3Kj2hWMNo6ECQZw6U3Cm4XjYDD5A+IBssHRMGu7kYbXsdhaYGNfw&#10;jm77kIkYwj5BDXkIVSKlT3Oy6IeuIo7cydUWQ4R1Jk2NTQy3pXxTaiItFhwbcqzoM6f0vL9aDS54&#10;tfsb/77Pjt902Y5l9lNdGq37vXY9BxGoDS/x0/1l4nw1hf9n4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K8lTBAAAA3AAAAA8AAAAAAAAAAAAAAAAAmAIAAGRycy9kb3du&#10;cmV2LnhtbFBLBQYAAAAABAAEAPUAAACGAwAAAAA=&#10;" fillcolor="#343434" stroked="f"/>
                    <v:rect id="Rectangle 105" o:spid="_x0000_s1128" style="position:absolute;left:2028;top:590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9UWMQA&#10;AADcAAAADwAAAGRycy9kb3ducmV2LnhtbESPT2vDMAzF74N+B6PCbqvTDcZI65b+hd3G2kLpTcRq&#10;EhrLwfYab59+Ogx2k3hP7/00X2bXqTuF2Ho2MJ0UoIgrb1uuDZyO+6c3UDEhW+w8k4FvirBcjB7m&#10;WFo/8CfdD6lWEsKxRANNSn2pdawachgnvicW7eqDwyRrqLUNOEi46/RzUbxqhy1LQ4M9bRqqbocv&#10;Z2C37vJL/glnm+zWTod42eaP3pjHcV7NQCXK6d/8d/1uBb8QWnlGJt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fVFjEAAAA3AAAAA8AAAAAAAAAAAAAAAAAmAIAAGRycy9k&#10;b3ducmV2LnhtbFBLBQYAAAAABAAEAPUAAACJAwAAAAA=&#10;" fillcolor="#323232" stroked="f"/>
                    <v:rect id="Rectangle 106" o:spid="_x0000_s1129" style="position:absolute;left:2028;top:591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7LsIA&#10;AADcAAAADwAAAGRycy9kb3ducmV2LnhtbERP32vCMBB+H/g/hBP2NlN9GK4zSisVhMHAOpiPR3Jr&#10;is2lNFG7/34RhL3dx/fzVpvRdeJKQ2g9K5jPMhDE2puWGwVfx93LEkSIyAY7z6TglwJs1pOnFebG&#10;3/hA1zo2IoVwyFGBjbHPpQzaksMw8z1x4n784DAmODTSDHhL4a6Tiyx7lQ5bTg0We9pa0uf64hRo&#10;quxJf9bfy8OpKMvKFO7yUSj1PB2LdxCRxvgvfrj3Js3P3uD+TLp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LsuwgAAANwAAAAPAAAAAAAAAAAAAAAAAJgCAABkcnMvZG93&#10;bnJldi54bWxQSwUGAAAAAAQABAD1AAAAhwMAAAAA&#10;" fillcolor="#303030" stroked="f"/>
                    <v:rect id="Rectangle 107" o:spid="_x0000_s1130" style="position:absolute;left:2028;top:592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QWYMgA&#10;AADcAAAADwAAAGRycy9kb3ducmV2LnhtbESPT08CMRDF7yZ8h2ZIvEkXD/5ZKERJSMREg6scuA3b&#10;cXfjdtq0BdZv7xxMuM3kvXnvN/Pl4Hp1opg6zwamkwIUce1tx42Br8/1zQOolJEt9p7JwC8lWC5G&#10;V3MsrT/zB52q3CgJ4VSigTbnUGqd6pYcpokPxKJ9++gwyxobbSOeJdz1+rYo7rTDjqWhxUCrluqf&#10;6ugMbI6v77uwDpvnflvV92/buH9cHYy5Hg9PM1CZhnwx/1+/WMGfCr48IxPo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BZgyAAAANwAAAAPAAAAAAAAAAAAAAAAAJgCAABk&#10;cnMvZG93bnJldi54bWxQSwUGAAAAAAQABAD1AAAAjQMAAAAA&#10;" fillcolor="#2e2e2e" stroked="f"/>
                    <v:rect id="Rectangle 108" o:spid="_x0000_s1131" style="position:absolute;left:2028;top:5932;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hBjr8A&#10;AADcAAAADwAAAGRycy9kb3ducmV2LnhtbERPTYvCMBC9C/6HMII3m9aVRapRqiB4E10RvA3N2Fab&#10;SWmyWv+9EQRv83ifM192phZ3al1lWUESxSCIc6srLhQc/zajKQjnkTXWlknBkxwsF/3eHFNtH7yn&#10;+8EXIoSwS1FB6X2TSunykgy6yDbEgbvY1qAPsC2kbvERwk0tx3H8Kw1WHBpKbGhdUn47/BsFqyTT&#10;ay1POM54sr2eN93ux+2VGg66bAbCU+e/4o97q8P8JIH3M+EC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2EGOvwAAANwAAAAPAAAAAAAAAAAAAAAAAJgCAABkcnMvZG93bnJl&#10;di54bWxQSwUGAAAAAAQABAD1AAAAhAMAAAAA&#10;" fillcolor="#2c2c2c" stroked="f"/>
                    <v:rect id="Rectangle 109" o:spid="_x0000_s1132" style="position:absolute;left:2028;top:594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J9cEA&#10;AADcAAAADwAAAGRycy9kb3ducmV2LnhtbERPzWoCMRC+F3yHMEIvpWb1IHU1SpEWxFutDzBsprtr&#10;k8mapGbdp28Ewdt8fL+z2vTWiAv50DpWMJ0UIIgrp1uuFRy/P1/fQISIrNE4JgVXCrBZj55WWGqX&#10;+Isuh1iLHMKhRAVNjF0pZagashgmriPO3I/zFmOGvpbaY8rh1shZUcylxZZzQ4MdbRuqfg9/VsFw&#10;MkPy54/dsNAvluI+hWRqpZ7H/fsSRKQ+PsR3907n+dMZ3J7JF8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ZSfXBAAAA3AAAAA8AAAAAAAAAAAAAAAAAmAIAAGRycy9kb3du&#10;cmV2LnhtbFBLBQYAAAAABAAEAPUAAACGAwAAAAA=&#10;" fillcolor="#2a2a2a" stroked="f"/>
                    <v:rect id="Rectangle 110" o:spid="_x0000_s1133" style="position:absolute;left:2028;top:594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eNnMQA&#10;AADcAAAADwAAAGRycy9kb3ducmV2LnhtbERPzWoCMRC+F3yHMIKXUrOrUOzWKFJt8VCEqg8wbsbN&#10;1s1km0Rd394UCr3Nx/c703lnG3EhH2rHCvJhBoK4dLrmSsF+9/40AREissbGMSm4UYD5rPcwxUK7&#10;K3/RZRsrkUI4FKjAxNgWUobSkMUwdC1x4o7OW4wJ+kpqj9cUbhs5yrJnabHm1GCwpTdD5Wl7tgo2&#10;x/3m43AzZrn68fnj+hCXn98vSg363eIVRKQu/ov/3Gud5udj+H0mXS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3jZzEAAAA3AAAAA8AAAAAAAAAAAAAAAAAmAIAAGRycy9k&#10;b3ducmV2LnhtbFBLBQYAAAAABAAEAPUAAACJAwAAAAA=&#10;" fillcolor="#282828" stroked="f"/>
                    <v:rect id="Rectangle 111" o:spid="_x0000_s1134" style="position:absolute;left:2028;top:5958;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O6MUA&#10;AADcAAAADwAAAGRycy9kb3ducmV2LnhtbERPS2vCQBC+F/wPywje6sZURFI3wbYUhV58tIfexuyY&#10;xGZnQ3Y1qb/eLQi9zcf3nEXWm1pcqHWVZQWTcQSCOLe64kLB5/79cQ7CeWSNtWVS8EsOsnTwsMBE&#10;2463dNn5QoQQdgkqKL1vEildXpJBN7YNceCOtjXoA2wLqVvsQripZRxFM2mw4tBQYkOvJeU/u7NR&#10;UJ0+vt1m9fY0ja/bL3PIdT178UqNhv3yGYSn3v+L7+61DvMnU/h7Jlw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1s7oxQAAANwAAAAPAAAAAAAAAAAAAAAAAJgCAABkcnMv&#10;ZG93bnJldi54bWxQSwUGAAAAAAQABAD1AAAAigMAAAAA&#10;" fillcolor="#262626" stroked="f"/>
                    <v:rect id="Rectangle 112" o:spid="_x0000_s1135" style="position:absolute;left:2028;top:596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eDcQA&#10;AADcAAAADwAAAGRycy9kb3ducmV2LnhtbERPS2sCMRC+F/ofwhS8FM1qrehqFCn0cSnYVdHjsBl3&#10;QzeTJUl1/fdNQehtPr7nLFadbcSZfDCOFQwHGQji0mnDlYLd9rU/BREissbGMSm4UoDV8v5ugbl2&#10;F/6icxErkUI45KigjrHNpQxlTRbDwLXEiTs5bzEm6CupPV5SuG3kKMsm0qLh1FBjSy81ld/Fj1Vg&#10;zORxfXj73GyKJ8f+fTy7HvdRqd5Dt56DiNTFf/HN/aHT/OEz/D2TL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WXg3EAAAA3AAAAA8AAAAAAAAAAAAAAAAAmAIAAGRycy9k&#10;b3ducmV2LnhtbFBLBQYAAAAABAAEAPUAAACJAwAAAAA=&#10;" fillcolor="#242424" stroked="f"/>
                    <v:rect id="Rectangle 113" o:spid="_x0000_s1136" style="position:absolute;left:2028;top:597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5iMQA&#10;AADcAAAADwAAAGRycy9kb3ducmV2LnhtbERPS2vCQBC+F/oflhG8iG6UEkp0FWkp2oNaH3gesmM2&#10;mJ0N2W1M/fXdgtDbfHzPmS06W4mWGl86VjAeJSCIc6dLLhScjh/DVxA+IGusHJOCH/KwmD8/zTDT&#10;7sZ7ag+hEDGEfYYKTAh1JqXPDVn0I1cTR+7iGoshwqaQusFbDLeVnCRJKi2WHBsM1vRmKL8evq2C&#10;r3R1Xn5u/eRlt95v2nbwbtzurlS/1y2nIAJ14V/8cK91nD9O4e+ZeIG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puYjEAAAA3AAAAA8AAAAAAAAAAAAAAAAAmAIAAGRycy9k&#10;b3ducmV2LnhtbFBLBQYAAAAABAAEAPUAAACJAwAAAAA=&#10;" fillcolor="#222" stroked="f"/>
                    <v:rect id="Rectangle 114" o:spid="_x0000_s1137" style="position:absolute;left:2028;top:598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Qz2sMA&#10;AADcAAAADwAAAGRycy9kb3ducmV2LnhtbERPS2vCQBC+F/wPywi91U20WE1dRQShh/RQG4rHITsm&#10;qdnZkN28/n23UOhtPr7n7A6jqUVPrassK4gXEQji3OqKCwXZ5/lpA8J5ZI21ZVIwkYPDfvaww0Tb&#10;gT+ov/hChBB2CSoovW8SKV1ekkG3sA1x4G62NegDbAupWxxCuKnlMorW0mDFoaHEhk4l5fdLZxSk&#10;4/W0jZ/fyWarvujS/Ot7PS2VepyPx1cQnkb/L/5zv+kwP36B32fCB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Qz2sMAAADcAAAADwAAAAAAAAAAAAAAAACYAgAAZHJzL2Rv&#10;d25yZXYueG1sUEsFBgAAAAAEAAQA9QAAAIgDAAAAAA==&#10;" fillcolor="#202020" stroked="f"/>
                    <v:rect id="Rectangle 115" o:spid="_x0000_s1138" style="position:absolute;left:2028;top:599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PJG8UA&#10;AADcAAAADwAAAGRycy9kb3ducmV2LnhtbESPT2vCQBDF70K/wzKF3nQToaKpqxRF6KEg/ul9mp1m&#10;U7OzMbuN6bfvHAreZnhv3vvNcj34RvXUxTqwgXySgSIug625MnA+7cZzUDEhW2wCk4FfirBePYyW&#10;WNhw4wP1x1QpCeFYoAGXUltoHUtHHuMktMSifYXOY5K1q7Tt8CbhvtHTLJtpjzVLg8OWNo7Ky/HH&#10;G7ge0qfdu+cL9jZ8bxfV7j3kH8Y8PQ6vL6ASDelu/r9+s4KfC608Ix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8kbxQAAANwAAAAPAAAAAAAAAAAAAAAAAJgCAABkcnMv&#10;ZG93bnJldi54bWxQSwUGAAAAAAQABAD1AAAAigMAAAAA&#10;" fillcolor="#1e1e1e" stroked="f"/>
                    <v:rect id="Rectangle 116" o:spid="_x0000_s1139" style="position:absolute;left:2028;top:600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Cn8IA&#10;AADcAAAADwAAAGRycy9kb3ducmV2LnhtbERP32vCMBB+H+x/CDfwbaYdRdbOWEQYDKGCOtjrrTnb&#10;YnMpSVarf70ZDPZ2H9/PW5aT6cVIzneWFaTzBARxbXXHjYLP4/vzKwgfkDX2lknBlTyUq8eHJRba&#10;XnhP4yE0IoawL1BBG8JQSOnrlgz6uR2II3eyzmCI0DVSO7zEcNPLlyRZSIMdx4YWB9q0VJ8PP0YB&#10;VYvdeNriTbtNtp/ySn9nX1qp2dO0fgMRaAr/4j/3h47z0xx+n4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gsKfwgAAANwAAAAPAAAAAAAAAAAAAAAAAJgCAABkcnMvZG93&#10;bnJldi54bWxQSwUGAAAAAAQABAD1AAAAhwMAAAAA&#10;" fillcolor="#1c1c1c" stroked="f"/>
                    <v:rect id="Rectangle 117" o:spid="_x0000_s1140" style="position:absolute;left:2028;top:6007;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xivcUA&#10;AADcAAAADwAAAGRycy9kb3ducmV2LnhtbESPT2vCQBDF7wW/wzJCL6Vu6qFIdJUiCh6E1D8Hj9Ps&#10;NAnJzobdrcZv3zkI3mZ4b977zWI1uE5dKcTGs4GPSQaKuPS24crA+bR9n4GKCdli55kM3CnCajl6&#10;WWBu/Y0PdD2mSkkIxxwN1Cn1udaxrMlhnPieWLRfHxwmWUOlbcCbhLtOT7PsUztsWBpq7GldU9ke&#10;/5yBH963XUsuXDbh256GdfF2LwpjXsfD1xxUoiE9zY/rnRX8qeDLMzKB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GK9xQAAANwAAAAPAAAAAAAAAAAAAAAAAJgCAABkcnMv&#10;ZG93bnJldi54bWxQSwUGAAAAAAQABAD1AAAAigMAAAAA&#10;" fillcolor="#1a1a1a" stroked="f"/>
                    <v:rect id="Rectangle 118" o:spid="_x0000_s1141" style="position:absolute;left:2028;top:601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iJSMYA&#10;AADcAAAADwAAAGRycy9kb3ducmV2LnhtbESPT2vCQBDF7wW/wzKF3sxGa/+QZhUVhGDx0FTwOmSn&#10;SUh2NmRXE/303YLQ2wzvvd+8SVejacWFeldbVjCLYhDEhdU1lwqO37vpOwjnkTW2lknBlRyslpOH&#10;FBNtB/6iS+5LESDsElRQed8lUrqiIoMush1x0H5sb9CHtS+l7nEIcNPKeRy/SoM1hwsVdrStqGjy&#10;swmUZ7IH97JfcPf5lo9Ntrmd9hulnh7H9QcIT6P/N9/TmQ715zP4eyZM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iJSMYAAADcAAAADwAAAAAAAAAAAAAAAACYAgAAZHJz&#10;L2Rvd25yZXYueG1sUEsFBgAAAAAEAAQA9QAAAIsDAAAAAA==&#10;" fillcolor="#181818" stroked="f"/>
                    <v:rect id="Rectangle 119" o:spid="_x0000_s1142" style="position:absolute;left:2028;top:602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2ssQA&#10;AADcAAAADwAAAGRycy9kb3ducmV2LnhtbERPTWvCQBC9F/oflhG81Y1BRaKrWNG2iBej2OuQHZPQ&#10;7GzMrhr767sFwds83udM562pxJUaV1pW0O9FIIgzq0vOFRz267cxCOeRNVaWScGdHMxnry9TTLS9&#10;8Y6uqc9FCGGXoILC+zqR0mUFGXQ9WxMH7mQbgz7AJpe6wVsIN5WMo2gkDZYcGgqsaVlQ9pNejIKP&#10;5epzMGiPu82l3MrT9/touPg9K9XttIsJCE+tf4of7i8d5scx/D8TL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ztrLEAAAA3AAAAA8AAAAAAAAAAAAAAAAAmAIAAGRycy9k&#10;b3ducmV2LnhtbFBLBQYAAAAABAAEAPUAAACJAwAAAAA=&#10;" fillcolor="#161616" stroked="f"/>
                    <v:rect id="Rectangle 120" o:spid="_x0000_s1143" style="position:absolute;left:2028;top:603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TwScMA&#10;AADcAAAADwAAAGRycy9kb3ducmV2LnhtbERPS4vCMBC+C/sfwix403QVdalGWQQf7EFRF8Hb0My2&#10;ZZtJSaK2/34jCN7m43vObNGYStzI+dKygo9+AoI4s7rkXMHPadX7BOEDssbKMiloycNi/taZYart&#10;nQ90O4ZcxBD2KSooQqhTKX1WkEHftzVx5H6tMxgidLnUDu8x3FRykCRjabDk2FBgTcuCsr/j1Shw&#10;5/3atePNaNsuv8/yWu4m9YWU6r43X1MQgZrwEj/dWx3nD4bweCZe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TwScMAAADcAAAADwAAAAAAAAAAAAAAAACYAgAAZHJzL2Rv&#10;d25yZXYueG1sUEsFBgAAAAAEAAQA9QAAAIgDAAAAAA==&#10;" fillcolor="#141414" stroked="f"/>
                    <v:rect id="Rectangle 121" o:spid="_x0000_s1144" style="position:absolute;left:2028;top:603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W0cMA&#10;AADcAAAADwAAAGRycy9kb3ducmV2LnhtbERPTWvCQBC9F/wPyxS81U1FiqRugsQKFlGo7cHjkB2T&#10;aHY27G5j/PduoeBtHu9zFvlgWtGT841lBa+TBARxaXXDlYKf7/XLHIQPyBpby6TgRh7ybPS0wFTb&#10;K39RfwiViCHsU1RQh9ClUvqyJoN+YjviyJ2sMxgidJXUDq8x3LRymiRv0mDDsaHGjoqaysvh1yjY&#10;b2+7Xttidvn4PDarM22LsHZKjZ+H5TuIQEN4iP/dGx3nT2fw90y8QG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yW0cMAAADcAAAADwAAAAAAAAAAAAAAAACYAgAAZHJzL2Rv&#10;d25yZXYueG1sUEsFBgAAAAAEAAQA9QAAAIgDAAAAAA==&#10;" fillcolor="#121212" stroked="f"/>
                    <v:rect id="Rectangle 122" o:spid="_x0000_s1145" style="position:absolute;left:2028;top:604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80sQA&#10;AADcAAAADwAAAGRycy9kb3ducmV2LnhtbERPTWvCQBC9C/6HZYRepG4UKhJdRYVCKORQK6XHITtm&#10;o9nZkF2TtL++Wyh4m8f7nM1usLXoqPWVYwXzWQKCuHC64lLB+eP1eQXCB2SNtWNS8E0edtvxaIOp&#10;dj2/U3cKpYgh7FNUYEJoUil9Yciin7mGOHIX11oMEbal1C32MdzWcpEkS2mx4thgsKGjoeJ2ulsF&#10;X2+r6ef0djib6/zus2bI8x/SSj1Nhv0aRKAhPMT/7kzH+YsX+HsmXi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LPNLEAAAA3AAAAA8AAAAAAAAAAAAAAAAAmAIAAGRycy9k&#10;b3ducmV2LnhtbFBLBQYAAAAABAAEAPUAAACJAwAAAAA=&#10;" fillcolor="#101010" stroked="f"/>
                    <v:rect id="Rectangle 123" o:spid="_x0000_s1146" style="position:absolute;left:2028;top:6054;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8LcIA&#10;AADcAAAADwAAAGRycy9kb3ducmV2LnhtbESPSwvCMBCE74L/IazgTVM9iFSj+EDx4sEHgre1Wdti&#10;sylNrPXfG0HwtsvMzjc7nTemEDVVLresYNCPQBAnVuecKjifNr0xCOeRNRaWScGbHMxn7dYUY21f&#10;fKD66FMRQtjFqCDzvoyldElGBl3flsRBu9vKoA9rlUpd4SuEm0IOo2gkDeYcCBmWtMooeRyfJnBv&#10;78jv1o/LtV5vznZ1Wy62+0apbqdZTEB4avzf/Lve6VB/OILvM2ECOf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tfwtwgAAANwAAAAPAAAAAAAAAAAAAAAAAJgCAABkcnMvZG93&#10;bnJldi54bWxQSwUGAAAAAAQABAD1AAAAhwMAAAAA&#10;" fillcolor="#0e0e0e" stroked="f"/>
                    <v:rect id="Rectangle 124" o:spid="_x0000_s1147" style="position:absolute;left:2028;top:606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1qLL4A&#10;AADcAAAADwAAAGRycy9kb3ducmV2LnhtbERPTYvCMBC9C/sfwix4s6keVKpRRBC8blf0OjZjm91m&#10;EppYu/9+Iwje5vE+Z70dbCt66oJxrGCa5SCIK6cN1wpO34fJEkSIyBpbx6TgjwJsNx+jNRbaPfiL&#10;+jLWIoVwKFBBE6MvpAxVQxZD5jxx4m6usxgT7GqpO3ykcNvKWZ7PpUXDqaFBT/uGqt/ybhW4a6Wn&#10;vTamzNs7n+sffymjV2r8OexWICIN8S1+uY86zZ8t4PlMukB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CNaiy+AAAA3AAAAA8AAAAAAAAAAAAAAAAAmAIAAGRycy9kb3ducmV2&#10;LnhtbFBLBQYAAAAABAAEAPUAAACDAwAAAAA=&#10;" fillcolor="#0c0c0c" stroked="f"/>
                    <v:rect id="Rectangle 125" o:spid="_x0000_s1148" style="position:absolute;left:2028;top:607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kPEcYA&#10;AADcAAAADwAAAGRycy9kb3ducmV2LnhtbESPzWrDQAyE74W8w6JAb806DiSuk00wgdJCoJAfaHsT&#10;XsU28WqNdxu7b18dCr1JzGjm02Y3ulbdqQ+NZwPzWQKKuPS24crA5fzylIEKEdli65kM/FCA3Xby&#10;sMHc+oGPdD/FSkkIhxwN1DF2udahrMlhmPmOWLSr7x1GWftK2x4HCXetTpNkqR02LA01drSvqbyd&#10;vp0Bmw3v2XM5Fp/dx1d0q2RxWMxfjXmcjsUaVKQx/pv/rt+s4KdCK8/IBHr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kPEcYAAADcAAAADwAAAAAAAAAAAAAAAACYAgAAZHJz&#10;L2Rvd25yZXYueG1sUEsFBgAAAAAEAAQA9QAAAIsDAAAAAA==&#10;" fillcolor="#0a0a0a" stroked="f"/>
                    <v:rect id="Rectangle 126" o:spid="_x0000_s1149" style="position:absolute;left:2028;top:608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9+ssIA&#10;AADcAAAADwAAAGRycy9kb3ducmV2LnhtbERP22oCMRB9L/QfwhR8KZrt0hZdjdKKlQp98PYBw2bM&#10;Lt1MliS6698bodC3OZzrzBa9bcSFfKgdK3gZZSCIS6drNgqOh6/hGESIyBobx6TgSgEW88eHGRba&#10;dbyjyz4akUI4FKigirEtpAxlRRbDyLXEiTs5bzEm6I3UHrsUbhuZZ9m7tFhzaqiwpWVF5e/+bBW8&#10;rc1Gn0zj+0+b61X42T7Ta6fU4Kn/mIKI1Md/8Z/7W6f5+QTuz6QL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36ywgAAANwAAAAPAAAAAAAAAAAAAAAAAJgCAABkcnMvZG93&#10;bnJldi54bWxQSwUGAAAAAAQABAD1AAAAhwMAAAAA&#10;" fillcolor="#080808" stroked="f"/>
                    <v:rect id="Rectangle 127" o:spid="_x0000_s1150" style="position:absolute;left:2028;top:608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7w8MA&#10;AADcAAAADwAAAGRycy9kb3ducmV2LnhtbESPQU/DMAyF70j8h8hI3FgKQwOVZRNCQoMbhIpdrca0&#10;FY1TJd5W/j0+IHGz9Z7f+7zeznE0R8plSOzgelGBIW5TGLhz0Hw8X92DKYIccExMDn6owHZzfrbG&#10;OqQTv9PRS2c0hEuNDnqRqba2tD1FLIs0Eav2lXJE0TV3NmQ8aXgc7U1VrWzEgbWhx4meemq//SE6&#10;WEqT5XO32u2bsD+8+Vff3t555y4v5scHMEKz/Jv/rl+C4i8VX5/RCez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t7w8MAAADcAAAADwAAAAAAAAAAAAAAAACYAgAAZHJzL2Rv&#10;d25yZXYueG1sUEsFBgAAAAAEAAQA9QAAAIgDAAAAAA==&#10;" fillcolor="#060606" stroked="f"/>
                    <v:rect id="Rectangle 128" o:spid="_x0000_s1151" style="position:absolute;left:2028;top:609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AKycEA&#10;AADcAAAADwAAAGRycy9kb3ducmV2LnhtbERPTYvCMBC9C/6HMII3TasgSzWKKIW9uLpV0OPQjG2x&#10;mZQma7v/3ggLe5vH+5zVpje1eFLrKssK4mkEgji3uuJCweWcTj5AOI+ssbZMCn7JwWY9HKww0bbj&#10;b3pmvhAhhF2CCkrvm0RKl5dk0E1tQxy4u20N+gDbQuoWuxBuajmLooU0WHFoKLGhXUn5I/sxCm5d&#10;/Njj8WSqr8M8RXPN8JRmSo1H/XYJwlPv/8V/7k8d5s9jeD8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QCsnBAAAA3AAAAA8AAAAAAAAAAAAAAAAAmAIAAGRycy9kb3du&#10;cmV2LnhtbFBLBQYAAAAABAAEAPUAAACGAwAAAAA=&#10;" fillcolor="#040404" stroked="f"/>
                    <v:rect id="Rectangle 129" o:spid="_x0000_s1152" style="position:absolute;left:2028;top:610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WvcIA&#10;AADcAAAADwAAAGRycy9kb3ducmV2LnhtbERPTWsCMRC9C/6HMEJvml0rUlajSItgL6XVoh6Hzbi7&#10;uJmEJOr6702h4G0e73Pmy8604ko+NJYV5KMMBHFpdcOVgt/devgGIkRkja1lUnCnAMtFvzfHQtsb&#10;/9B1GyuRQjgUqKCO0RVShrImg2FkHXHiTtYbjAn6SmqPtxRuWjnOsqk02HBqqNHRe03leXsxCr6d&#10;3zuzWn9MDtNc3+VXuzt+5kq9DLrVDESkLj7F/+6NTvNfx/D3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CFa9wgAAANwAAAAPAAAAAAAAAAAAAAAAAJgCAABkcnMvZG93&#10;bnJldi54bWxQSwUGAAAAAAQABAD1AAAAhwMAAAAA&#10;" fillcolor="#010101" stroked="f"/>
                    <v:shape id="Freeform 130" o:spid="_x0000_s1153" style="position:absolute;left:2032;top:5173;width:1236;height:940;visibility:visible;mso-wrap-style:square;v-text-anchor:top" coordsize="1236,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6bncMA&#10;AADcAAAADwAAAGRycy9kb3ducmV2LnhtbERPTWvCQBC9F/wPywheim7UNkjMRkQQeirU9OBxyI7Z&#10;YHY2ZteY9td3C4Xe5vE+J9+NthUD9b5xrGC5SEAQV043XCv4LI/zDQgfkDW2jknBF3nYFZOnHDPt&#10;HvxBwynUIoawz1CBCaHLpPSVIYt+4TriyF1cbzFE2NdS9/iI4baVqyRJpcWGY4PBjg6GquvpbhUM&#10;ry/p8/vmPN7kilI2l++7LkulZtNxvwURaAz/4j/3m47z12v4fSZe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6bncMAAADcAAAADwAAAAAAAAAAAAAAAACYAgAAZHJzL2Rv&#10;d25yZXYueG1sUEsFBgAAAAAEAAQA9QAAAIgDAAAAAA==&#10;" path="m82,441r2,-12l87,417r5,-23l99,373r11,-21l120,335r11,-18l138,309r7,-7l152,295r7,-7l165,282r7,-7l179,272r9,-5l195,262r9,-4l213,256r8,-3l230,251r7,-2l246,248r10,l265,248r9,1l282,251r9,2l300,255r7,3l314,262r8,3l329,268r7,6l343,279r7,5l354,268r5,-15l366,239r7,-14l382,213r8,-13l399,192r11,-9l420,174r11,-5l443,164r12,-2l467,160r12,l485,160r7,2l497,164r7,2l514,169r9,5l532,180r8,8l549,195r7,9l563,214r7,11l568,216r-3,-10l565,197r,-9l565,178r,-9l567,160r1,-8l572,143r3,-7l579,127r5,-7l589,115r6,-7l600,103r7,-4l612,98r5,-2l622,94r6,-2l631,92r5,l642,92r5,2l652,96r5,2l663,99r3,4l671,106r4,4l680,113r3,6l690,112r9,-7l708,99r9,-5l725,91r9,-6l743,84r8,-2l760,80r11,l779,80r9,l797,82r10,3l816,89r9,3l828,80r5,-12l839,57r5,-10l851,37r7,-7l865,21r9,-5l882,10r9,-5l900,3,910,2,919,r10,2l938,3r11,4l956,9r5,3l966,16r5,5l976,24r6,6l990,40r9,12l1006,66r5,16l1015,98r7,-2l1027,94r7,l1041,94r12,l1065,96r13,3l1088,105r12,7l1111,120r8,9l1130,141r9,11l1146,166r7,14l1158,193r5,16l1167,227r1,12l1170,251r,14l1168,277r,12l1167,302r-4,12l1160,326r8,l1175,328r7,3l1189,335r7,3l1203,343r5,7l1214,357r5,7l1224,371r4,9l1231,389r2,10l1235,408r1,10l1236,429r,14l1233,455r-4,12l1226,480r-5,10l1214,500r-7,9l1198,516r2,23l1200,560r,21l1196,602r-3,19l1188,642r-7,17l1172,677r-9,17l1153,708r-13,14l1128,734r-7,5l1114,745r-7,5l1100,753r-7,4l1085,760r-7,4l1069,766r-7,1l1055,769r-7,l1043,769r-14,l1015,767r-2,9l1010,783r-4,9l1001,799r-5,5l990,809r-5,5l980,818r-7,3l968,823r-7,2l954,825r-7,l940,825r-7,-2l926,820r-9,-6l908,807r-7,-8l896,790r-5,14l884,816r-7,11l870,837r-9,9l853,854r-11,6l832,867r-11,3l811,874r-11,1l788,875r-12,l765,874r-12,-4l741,865r-9,5l725,874r-8,3l708,879r-7,3l692,884r-9,2l675,888r-9,l657,888r-8,l640,888r-9,-2l624,884r-9,-2l607,879r-7,9l593,895r-7,7l577,909r-7,5l561,919r-7,4l546,928r-9,3l530,935r-9,1l513,938r-9,2l495,940r-9,l479,940r-8,-2l462,938r-9,-3l445,933r-9,-4l429,926r-9,-3l413,917r-9,-5l397,907r-7,-7l382,893r-7,-7l368,877r-5,-9l356,860r-2,-4l352,854r-2,-3l349,848r-6,5l338,858r-3,3l328,863r-6,4l317,868r-5,l307,868r-5,l295,867r-6,-2l284,861r-3,-3l275,854r-5,-5l267,844r-4,-5l260,832r-4,-5l254,820r-1,-9l251,804r,-7l251,788r-12,7l227,799r-13,3l202,804r-12,2l178,804r-11,-2l155,797r-10,-5l132,785r-10,-7l113,769,103,759,94,746,87,734,80,720,70,715,59,710r-9,-7l42,694r-9,-9l26,675,21,664,14,654,10,640,5,628,3,616,,602,,588,,574,2,558,3,544,5,534r2,-9l10,516r4,-9l17,499r5,-7l26,485r5,-7l36,471r6,-7l49,459r5,-4l61,450r7,-4l75,443r7,-2xe" fillcolor="black" strokeweight="0">
                      <v:path arrowok="t" o:connecttype="custom" o:connectlocs="110,352;159,288;204,258;256,248;307,258;350,284;390,200;455,162;504,166;556,204;565,188;575,136;607,99;636,92;666,103;699,105;751,82;807,85;844,47;891,5;949,7;982,30;1022,96;1078,99;1139,152;1168,239;1163,314;1196,338;1228,380;1236,443;1207,509;1193,621;1140,722;1093,757;1048,769;1006,792;973,821;933,823;891,804;842,860;776,875;717,877;666,888;615,882;570,914;521,936;471,938;420,923;375,886;350,851;322,867;289,865;263,839;251,797;190,806;122,778;70,715;21,664;0,588;10,516;36,471;75,443" o:connectangles="0,0,0,0,0,0,0,0,0,0,0,0,0,0,0,0,0,0,0,0,0,0,0,0,0,0,0,0,0,0,0,0,0,0,0,0,0,0,0,0,0,0,0,0,0,0,0,0,0,0,0,0,0,0,0,0,0,0,0,0,0,0"/>
                    </v:shape>
                    <v:shape id="Freeform 131" o:spid="_x0000_s1154" style="position:absolute;left:2032;top:5173;width:1236;height:940;visibility:visible;mso-wrap-style:square;v-text-anchor:top" coordsize="1236,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7xMIA&#10;AADcAAAADwAAAGRycy9kb3ducmV2LnhtbERPS2vCQBC+C/6HZYTedKOVtqSuEoSAlx6aPvA4ZMck&#10;mp0Nu2uS/vuuIHibj+85m91oWtGT841lBctFAoK4tLrhSsH3Vz5/A+EDssbWMin4Iw+77XSywVTb&#10;gT+pL0IlYgj7FBXUIXSplL6syaBf2I44cifrDIYIXSW1wyGGm1aukuRFGmw4NtTY0b6m8lJcjYK+&#10;wMs5O9JrdWzk70e+Gn5cnin1NBuzdxCBxvAQ390HHec/r+H2TLx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MbvEwgAAANwAAAAPAAAAAAAAAAAAAAAAAJgCAABkcnMvZG93&#10;bnJldi54bWxQSwUGAAAAAAQABAD1AAAAhwMAAAAA&#10;" path="m82,441r2,-12l87,417r5,-23l99,373r11,-21l120,335r11,-18l138,309r7,-7l152,295r7,-7l165,282r7,-7l179,272r9,-5l195,262r9,-4l213,256r8,-3l230,251r7,-2l246,248r10,l265,248r9,1l282,251r9,2l300,255r7,3l314,262r8,3l329,268r7,6l343,279r7,5l354,268r5,-15l366,239r7,-14l382,213r8,-13l399,192r11,-9l420,174r11,-5l443,164r12,-2l467,160r12,l485,160r7,2l497,164r7,2l514,169r9,5l532,180r8,8l549,195r7,9l563,214r7,11l568,216r-3,-10l565,197r,-9l565,178r,-9l567,160r1,-8l572,143r3,-7l579,127r5,-7l589,115r6,-7l600,103r7,-4l612,98r5,-2l622,94r6,-2l631,92r5,l642,92r5,2l652,96r5,2l663,99r3,4l671,106r4,4l680,113r3,6l690,112r9,-7l708,99r9,-5l725,91r9,-6l743,84r8,-2l760,80r11,l779,80r9,l797,82r10,3l816,89r9,3l828,80r5,-12l839,57r5,-10l851,37r7,-7l865,21r9,-5l882,10r9,-5l900,3,910,2,919,r10,2l938,3r11,4l956,9r5,3l966,16r5,5l976,24r6,6l990,40r9,12l1006,66r5,16l1015,98r7,-2l1027,94r7,l1041,94r12,l1065,96r13,3l1088,105r12,7l1111,120r8,9l1130,141r9,11l1146,166r7,14l1158,193r5,16l1167,227r1,12l1170,251r,14l1168,277r,12l1167,302r-4,12l1160,326r8,l1175,328r7,3l1189,335r7,3l1203,343r5,7l1214,357r5,7l1224,371r4,9l1231,389r2,10l1235,408r1,10l1236,429r,14l1233,455r-4,12l1226,480r-5,10l1214,500r-7,9l1198,516r2,23l1200,560r,21l1196,602r-3,19l1188,642r-7,17l1172,677r-9,17l1153,708r-13,14l1128,734r-7,5l1114,745r-7,5l1100,753r-7,4l1085,760r-7,4l1069,766r-7,1l1055,769r-7,l1043,769r-14,l1015,767r-2,9l1010,783r-4,9l1001,799r-5,5l990,809r-5,5l980,818r-7,3l968,823r-7,2l954,825r-7,l940,825r-7,-2l926,820r-9,-6l908,807r-7,-8l896,790r-5,14l884,816r-7,11l870,837r-9,9l853,854r-11,6l832,867r-11,3l811,874r-11,1l788,875r-12,l765,874r-12,-4l741,865r-9,5l725,874r-8,3l708,879r-7,3l692,884r-9,2l675,888r-9,l657,888r-8,l640,888r-9,-2l624,884r-9,-2l607,879r-7,9l593,895r-7,7l577,909r-7,5l561,919r-7,4l546,928r-9,3l530,935r-9,1l513,938r-9,2l495,940r-9,l479,940r-8,-2l462,938r-9,-3l445,933r-9,-4l429,926r-9,-3l413,917r-9,-5l397,907r-7,-7l382,893r-7,-7l368,877r-5,-9l356,860r-2,-4l352,854r-2,-3l349,848r-6,5l338,858r-3,3l328,863r-6,4l317,868r-5,l307,868r-5,l295,867r-6,-2l284,861r-3,-3l275,854r-5,-5l267,844r-4,-5l260,832r-4,-5l254,820r-1,-9l251,804r,-7l251,788r-12,7l227,799r-13,3l202,804r-12,2l178,804r-11,-2l155,797r-10,-5l132,785r-10,-7l113,769,103,759,94,746,87,734,80,720,70,715,59,710r-9,-7l42,694r-9,-9l26,675,21,664,14,654,10,640,5,628,3,616,,602,,588,,574,2,558,3,544,5,534r2,-9l10,516r4,-9l17,499r5,-7l26,485r5,-7l36,471r6,-7l49,459r5,-4l61,450r7,-4l75,443r7,-2xe" fillcolor="black" stroked="f">
                      <v:path arrowok="t" o:connecttype="custom" o:connectlocs="110,352;159,288;204,258;256,248;307,258;350,284;390,200;455,162;504,166;556,204;565,188;575,136;607,99;636,92;666,103;699,105;751,82;807,85;844,47;891,5;949,7;982,30;1022,96;1078,99;1139,152;1168,239;1163,314;1196,338;1228,380;1236,443;1207,509;1193,621;1140,722;1093,757;1048,769;1006,792;973,821;933,823;891,804;842,860;776,875;717,877;666,888;615,882;570,914;521,936;471,938;420,923;375,886;350,851;322,867;289,865;263,839;251,797;190,806;122,778;70,715;21,664;0,588;10,516;36,471;75,443" o:connectangles="0,0,0,0,0,0,0,0,0,0,0,0,0,0,0,0,0,0,0,0,0,0,0,0,0,0,0,0,0,0,0,0,0,0,0,0,0,0,0,0,0,0,0,0,0,0,0,0,0,0,0,0,0,0,0,0,0,0,0,0,0,0"/>
                    </v:shape>
                    <v:rect id="Rectangle 132" o:spid="_x0000_s1155" style="position:absolute;left:2028;top:5169;width:1242;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6CMQA&#10;AADcAAAADwAAAGRycy9kb3ducmV2LnhtbERPS2sCMRC+C/0PYQreNFutoluj1ILQi+DroLdxM91d&#10;3Ey2SdS1v74RBG/z8T1nMmtMJS7kfGlZwVs3AUGcWV1yrmC3XXRGIHxA1lhZJgU38jCbvrQmmGp7&#10;5TVdNiEXMYR9igqKEOpUSp8VZNB3bU0cuR/rDIYIXS61w2sMN5XsJclQGiw5NhRY01dB2WlzNgrm&#10;49H8d/XOy7/18UCH/fE06LlEqfZr8/kBIlATnuKH+1vH+f0B3J+JF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2OgjEAAAA3AAAAA8AAAAAAAAAAAAAAAAAmAIAAGRycy9k&#10;b3ducmV2LnhtbFBLBQYAAAAABAAEAPUAAACJAwAAAAA=&#10;" fillcolor="black" stroked="f"/>
                    <v:rect id="Rectangle 133" o:spid="_x0000_s1156" style="position:absolute;left:2028;top:517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UB8MA&#10;AADcAAAADwAAAGRycy9kb3ducmV2LnhtbERP22rCQBB9F/yHZYS+6aYXQhtdg0gKPrRKrB8wZMdN&#10;bHY2zW41/r1bEPo2h3OdRT7YVpyp941jBY+zBARx5XTDRsHh6336CsIHZI2tY1JwJQ/5cjxaYKbd&#10;hUs674MRMYR9hgrqELpMSl/VZNHPXEccuaPrLYYIeyN1j5cYblv5lCSptNhwbKixo3VN1ff+1yoY&#10;zK4sftKPz13RNQa3J/fy5jZKPUyG1RxEoCH8i+/ujY7zn1P4eyZe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LUB8MAAADcAAAADwAAAAAAAAAAAAAAAACYAgAAZHJzL2Rv&#10;d25yZXYueG1sUEsFBgAAAAAEAAQA9QAAAIgDAAAAAA==&#10;" fillcolor="#e6e6e6" stroked="f"/>
                    <v:rect id="Rectangle 134" o:spid="_x0000_s1157" style="position:absolute;left:2028;top:517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05U8AA&#10;AADcAAAADwAAAGRycy9kb3ducmV2LnhtbERPTYvCMBC9C/sfwgjeNFUXla5RxFW2V6uy16EZ22Iz&#10;KUnU+u/NwoK3ebzPWa4704g7OV9bVjAeJSCIC6trLhWcjvvhAoQPyBoby6TgSR7Wq4/eElNtH3yg&#10;ex5KEUPYp6igCqFNpfRFRQb9yLbEkbtYZzBE6EqpHT5iuGnkJElm0mDNsaHClrYVFdf8ZhQk9YHc&#10;5mdyvv1u9enze5Fdd5dMqUG/23yBCNSFt/jfnek4fzqHv2fiB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05U8AAAADcAAAADwAAAAAAAAAAAAAAAACYAgAAZHJzL2Rvd25y&#10;ZXYueG1sUEsFBgAAAAAEAAQA9QAAAIUDAAAAAA==&#10;" fillcolor="#e4e4e4" stroked="f"/>
                    <v:rect id="Rectangle 135" o:spid="_x0000_s1158" style="position:absolute;left:2028;top:518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rRr8UA&#10;AADcAAAADwAAAGRycy9kb3ducmV2LnhtbESPT0/DMAzF70j7DpEncWPp+FOhsmxCoAkuHCgTZ6vx&#10;2m6JUyWhLXx6fEDiZus9v/fzZjd7p0aKqQ9sYL0qQBE3wfbcGjh87K/uQaWMbNEFJgPflGC3XVxs&#10;sLJh4nca69wqCeFUoYEu56HSOjUdeUyrMBCLdgzRY5Y1ttpGnCTcO31dFKX22LM0dDjQU0fNuf7y&#10;Bn7ybV2O8RNf3sq7cJqe3f4wOmMul/PjA6hMc/43/12/WsG/EVp5Rib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tGvxQAAANwAAAAPAAAAAAAAAAAAAAAAAJgCAABkcnMv&#10;ZG93bnJldi54bWxQSwUGAAAAAAQABAD1AAAAigMAAAAA&#10;" fillcolor="#e2e2e2" stroked="f"/>
                    <v:rect id="Rectangle 136" o:spid="_x0000_s1159" style="position:absolute;left:2028;top:519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WTusIA&#10;AADcAAAADwAAAGRycy9kb3ducmV2LnhtbERPTUvDQBC9C/6HZQQvYjcqSI3dltIqiNJDa8DrkJ3u&#10;xmRnQ3ZM4793BcHbPN7nLFZT6NRIQ2oiG7iZFaCI62gbdgaq9+frOagkyBa7yGTgmxKsludnCyxt&#10;PPGexoM4lUM4lWjAi/Sl1qn2FDDNYk+cuWMcAkqGg9N2wFMOD52+LYp7HbDh3OCxp42nuj18BQOf&#10;H+Puzfm2EkfytN1Se7x6rYy5vJjWj6CEJvkX/7lfbJ5/9wC/z+QL9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1ZO6wgAAANwAAAAPAAAAAAAAAAAAAAAAAJgCAABkcnMvZG93&#10;bnJldi54bWxQSwUGAAAAAAQABAD1AAAAhwMAAAAA&#10;" fillcolor="#e0e0e0" stroked="f"/>
                    <v:rect id="Rectangle 137" o:spid="_x0000_s1160" style="position:absolute;left:2028;top:520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Bt78cA&#10;AADcAAAADwAAAGRycy9kb3ducmV2LnhtbESPQWvCQBCF70L/wzIFL1I3aikldZUitAql2qaF0tuQ&#10;HbOh2dmQXTX++85B8DbDe/PeN/Nl7xt1pC7WgQ1Mxhko4jLYmisD318vd4+gYkK22AQmA2eKsFzc&#10;DOaY23DiTzoWqVISwjFHAy6lNtc6lo48xnFoiUXbh85jkrWrtO3wJOG+0dMse9Aea5YGhy2tHJV/&#10;xcEb+LGZDe68+92+vbp3+4Hrdj+aGTO87Z+fQCXq09V8ud5Ywb8XfHlGJt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Abe/HAAAA3AAAAA8AAAAAAAAAAAAAAAAAmAIAAGRy&#10;cy9kb3ducmV2LnhtbFBLBQYAAAAABAAEAPUAAACMAwAAAAA=&#10;" fillcolor="#dedede" stroked="f"/>
                    <v:rect id="Rectangle 138" o:spid="_x0000_s1161" style="position:absolute;left:2028;top:521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gsEA&#10;AADcAAAADwAAAGRycy9kb3ducmV2LnhtbERPS4vCMBC+L/gfwgje1tQHol2jqODjIuIL9DY0s22x&#10;mZQmav33mwXB23x8zxlPa1OIB1Uut6yg045AECdW55wqOB2X30MQziNrLCyTghc5mE4aX2OMtX3y&#10;nh4Hn4oQwi5GBZn3ZSylSzIy6Nq2JA7cr60M+gCrVOoKnyHcFLIbRQNpMOfQkGFJi4yS2+FuFMwv&#10;budGm9V83ePBdsXGDK/nrlKtZj37AeGp9h/x273RYX6/A//PhAvk5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4MILBAAAA3AAAAA8AAAAAAAAAAAAAAAAAmAIAAGRycy9kb3du&#10;cmV2LnhtbFBLBQYAAAAABAAEAPUAAACGAwAAAAA=&#10;" fillcolor="#dcdcdc" stroked="f"/>
                    <v:rect id="Rectangle 139" o:spid="_x0000_s1162" style="position:absolute;left:2028;top:522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dF8IA&#10;AADcAAAADwAAAGRycy9kb3ducmV2LnhtbERPTWsCMRC9F/wPYQRvNauWIqtRRFgo4qFVDx7HZNxd&#10;3EzWJHXXf98UCr3N433Oct3bRjzIh9qxgsk4A0Gsnam5VHA6Fq9zECEiG2wck4InBVivBi9LzI3r&#10;+Iseh1iKFMIhRwVVjG0uZdAVWQxj1xIn7uq8xZigL6Xx2KVw28hplr1LizWnhgpb2lakb4dvq2Cm&#10;i8s+0Lm4n3ThN7rf3T67nVKjYb9ZgIjUx3/xn/vDpPlvU/h9Jl0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4J0XwgAAANwAAAAPAAAAAAAAAAAAAAAAAJgCAABkcnMvZG93&#10;bnJldi54bWxQSwUGAAAAAAQABAD1AAAAhwMAAAAA&#10;" fillcolor="#dadada" stroked="f"/>
                    <v:rect id="Rectangle 140" o:spid="_x0000_s1163" style="position:absolute;left:2028;top:522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6B/sIA&#10;AADcAAAADwAAAGRycy9kb3ducmV2LnhtbERPS4vCMBC+C/6HMII3TV2XIl2jLOKiBx9YBdnb0Ixt&#10;2WZSmqjdf28Ewdt8fM+ZzltTiRs1rrSsYDSMQBBnVpecKzgdfwYTEM4ja6wsk4J/cjCfdTtTTLS9&#10;84Fuqc9FCGGXoILC+zqR0mUFGXRDWxMH7mIbgz7AJpe6wXsIN5X8iKJYGiw5NBRY06Kg7C+9GgWu&#10;vWTnPW7zTexWdXleLHe/8Umpfq/9/gLhqfVv8cu91mH+5xiez4QL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foH+wgAAANwAAAAPAAAAAAAAAAAAAAAAAJgCAABkcnMvZG93&#10;bnJldi54bWxQSwUGAAAAAAQABAD1AAAAhwMAAAAA&#10;" fillcolor="#d8d8d8" stroked="f"/>
                    <v:rect id="Rectangle 141" o:spid="_x0000_s1164" style="position:absolute;left:2028;top:523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THMEA&#10;AADcAAAADwAAAGRycy9kb3ducmV2LnhtbERP32vCMBB+F/Y/hBv4pqlShnRGEUGQsULXbe9Hc7bF&#10;5hKa2Nb99ctg4Nt9fD9vu59MJwbqfWtZwWqZgCCurG65VvD1eVpsQPiArLGzTAru5GG/e5ptMdN2&#10;5A8aylCLGMI+QwVNCC6T0lcNGfRL64gjd7G9wRBhX0vd4xjDTSfXSfIiDbYcGxp0dGyoupY3o+C7&#10;LN66I/0Y594HmxRnndtTrtT8eTq8ggg0hYf4333WcX6awt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iExzBAAAA3AAAAA8AAAAAAAAAAAAAAAAAmAIAAGRycy9kb3du&#10;cmV2LnhtbFBLBQYAAAAABAAEAPUAAACGAwAAAAA=&#10;" fillcolor="#d6d6d6" stroked="f"/>
                    <v:rect id="Rectangle 142" o:spid="_x0000_s1165" style="position:absolute;left:2028;top:524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UxsIA&#10;AADcAAAADwAAAGRycy9kb3ducmV2LnhtbERP3WrCMBS+F3yHcITdyEwdq2y1UUQcbHdT9wCH5rSp&#10;Niclidrt6ZfBwLvz8f2ecj3YTlzJh9axgvksA0FcOd1yo+Dr+Pb4AiJEZI2dY1LwTQHWq/GoxEK7&#10;G+/peoiNSCEcClRgYuwLKUNlyGKYuZ44cbXzFmOCvpHa4y2F204+ZdlCWmw5NRjsaWuoOh8uVoE8&#10;fepW9ruFP9XTs341Hzn+5Eo9TIbNEkSkId7F/+53neY/5/D3TLp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elTGwgAAANwAAAAPAAAAAAAAAAAAAAAAAJgCAABkcnMvZG93&#10;bnJldi54bWxQSwUGAAAAAAQABAD1AAAAhwMAAAAA&#10;" fillcolor="#d4d4d4" stroked="f"/>
                    <v:rect id="Rectangle 143" o:spid="_x0000_s1166" style="position:absolute;left:2028;top:525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2+ssQA&#10;AADcAAAADwAAAGRycy9kb3ducmV2LnhtbERP32vCMBB+H/g/hBN8GTNVRtmqUaYohMGEubH5eGtu&#10;bVlzKUnU+t+bwWBv9/H9vPmyt604kQ+NYwWTcQaCuHSm4UrB+9v27gFEiMgGW8ek4EIBlovBzRwL&#10;4878Sqd9rEQK4VCggjrGrpAylDVZDGPXESfu23mLMUFfSePxnMJtK6dZlkuLDaeGGjta11T+7I9W&#10;QX5wnxut9epjrcvHF/q6fd76nVKjYf80AxGpj//iP7c2af59Dr/PpAv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9vrLEAAAA3AAAAA8AAAAAAAAAAAAAAAAAmAIAAGRycy9k&#10;b3ducmV2LnhtbFBLBQYAAAAABAAEAPUAAACJAwAAAAA=&#10;" fillcolor="#d2d2d2" stroked="f"/>
                    <v:rect id="Rectangle 144" o:spid="_x0000_s1167" style="position:absolute;left:2028;top:526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RE8QA&#10;AADcAAAADwAAAGRycy9kb3ducmV2LnhtbERPTWvCQBC9C/6HZQpepNlY1ErqGqQQEHtS29LjmJ0m&#10;qdnZkF2T9N93C4K3ebzPWaeDqUVHrassK5hFMQji3OqKCwXvp+xxBcJ5ZI21ZVLwSw7SzXi0xkTb&#10;ng/UHX0hQgi7BBWU3jeJlC4vyaCLbEMcuG/bGvQBtoXULfYh3NTyKY6X0mDFoaHEhl5Lyi/Hq1Hw&#10;c158oF/l8+lwqD7furPN9v2XUpOHYfsCwtPg7+Kbe6fD/Pkz/D8TLp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jkRPEAAAA3AAAAA8AAAAAAAAAAAAAAAAAmAIAAGRycy9k&#10;b3ducmV2LnhtbFBLBQYAAAAABAAEAPUAAACJAwAAAAA=&#10;" fillcolor="#d0d0d0" stroked="f"/>
                    <v:rect id="Rectangle 145" o:spid="_x0000_s1168" style="position:absolute;left:2028;top:526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L98QA&#10;AADcAAAADwAAAGRycy9kb3ducmV2LnhtbESPQUsDMRCF74L/IYzgzWZbRGRtWkph0ZPQtOAeh824&#10;WbuZLEls13/vHARvM7w3732z3s5hVBdKeYhsYLmoQBF30Q3cGzgdm4dnULkgOxwjk4EfyrDd3N6s&#10;sXbxyge62NIrCeFcowFfylRrnTtPAfMiTsSifcYUsMiaeu0SXiU8jHpVVU864MDS4HGivafubL+D&#10;gfPu+HFoqF3F9HWybfNufftqjbm/m3cvoArN5d/8d/3mBP9Ra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Wy/fEAAAA3AAAAA8AAAAAAAAAAAAAAAAAmAIAAGRycy9k&#10;b3ducmV2LnhtbFBLBQYAAAAABAAEAPUAAACJAwAAAAA=&#10;" fillcolor="#cecece" stroked="f"/>
                    <v:rect id="Rectangle 146" o:spid="_x0000_s1169" style="position:absolute;left:2028;top:527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6s+MMA&#10;AADcAAAADwAAAGRycy9kb3ducmV2LnhtbERPS2vCQBC+F/wPywi91Y0mlRhdxQqF3lq1l97G7ORB&#10;srMhu03Sf98tFLzNx/ec3WEyrRiod7VlBctFBII4t7rmUsHn9fUpBeE8ssbWMin4IQeH/exhh5m2&#10;I59puPhShBB2GSqovO8yKV1ekUG3sB1x4ArbG/QB9qXUPY4h3LRyFUVrabDm0FBhR6eK8ubybRTE&#10;TXGKP7o01WV+e26Sr/O7LV6UepxPxy0IT5O/i//dbzrMTzbw90y4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6s+MMAAADcAAAADwAAAAAAAAAAAAAAAACYAgAAZHJzL2Rv&#10;d25yZXYueG1sUEsFBgAAAAAEAAQA9QAAAIgDAAAAAA==&#10;" fillcolor="#ccc" stroked="f"/>
                    <v:rect id="Rectangle 147" o:spid="_x0000_s1170" style="position:absolute;left:2028;top:528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ZIcYA&#10;AADcAAAADwAAAGRycy9kb3ducmV2LnhtbESPT2sCQQzF7wW/wxDBW521YClbRylapVSofyqew066&#10;u7iTGXZG3frpzaHQW8J7ee+XyaxzjbpQG2vPBkbDDBRx4W3NpYHD9/LxBVRMyBYbz2TglyLMpr2H&#10;CebWX3lHl30qlYRwzNFAlVLItY5FRQ7j0Adi0X586zDJ2pbatniVcNfopyx71g5rloYKA80rKk77&#10;szOw/nofzVe3YqM/V9uj8z7cFjEYM+h3b6+gEnXp3/x3/WEFfyz48oxMo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3ZIcYAAADcAAAADwAAAAAAAAAAAAAAAACYAgAAZHJz&#10;L2Rvd25yZXYueG1sUEsFBgAAAAAEAAQA9QAAAIsDAAAAAA==&#10;" fillcolor="#cacaca" stroked="f"/>
                    <v:rect id="Rectangle 148" o:spid="_x0000_s1171" style="position:absolute;left:2028;top:5292;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MbcMA&#10;AADcAAAADwAAAGRycy9kb3ducmV2LnhtbERPTWvCQBC9F/wPywje6kbBItFVRBTaUlqMHjwO2TGJ&#10;ZmfD7sak/fXdQsHbPN7nLNe9qcWdnK8sK5iMExDEudUVFwpOx/3zHIQPyBpry6TgmzysV4OnJaba&#10;dnygexYKEUPYp6igDKFJpfR5SQb92DbEkbtYZzBE6AqpHXYx3NRymiQv0mDFsaHEhrYl5besNQq+&#10;Nu+n3U82v2btrvts2b3R+aNRajTsNwsQgfrwEP+7X3WcP5vA3zPx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pMbcMAAADcAAAADwAAAAAAAAAAAAAAAACYAgAAZHJzL2Rv&#10;d25yZXYueG1sUEsFBgAAAAAEAAQA9QAAAIgDAAAAAA==&#10;" fillcolor="#c8c8c8" stroked="f"/>
                    <v:rect id="Rectangle 149" o:spid="_x0000_s1172" style="position:absolute;left:2028;top:530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zZ1L4A&#10;AADcAAAADwAAAGRycy9kb3ducmV2LnhtbERPTYvCMBC9C/sfwix401RBLV2jLGrBm1gFr0MztsVm&#10;Upqo7b83guBtHu9zluvO1OJBrassK5iMIxDEudUVFwrOp3QUg3AeWWNtmRT05GC9+hksMdH2yUd6&#10;ZL4QIYRdggpK75tESpeXZNCNbUMcuKttDfoA20LqFp8h3NRyGkVzabDi0FBiQ5uS8lt2Nwou+0lv&#10;0lvMfqsNLdLs4PrdVanhb/f/B8JT57/ij3uvw/zZFN7PhAvk6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ls2dS+AAAA3AAAAA8AAAAAAAAAAAAAAAAAmAIAAGRycy9kb3ducmV2&#10;LnhtbFBLBQYAAAAABAAEAPUAAACDAwAAAAA=&#10;" fillcolor="#c6c6c6" stroked="f"/>
                    <v:rect id="Rectangle 150" o:spid="_x0000_s1173" style="position:absolute;left:2028;top:530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6nnsQA&#10;AADcAAAADwAAAGRycy9kb3ducmV2LnhtbERPTWvCQBC9C/0Pywi9mY1KS0ndBCkEaymItkqPQ3ZM&#10;gtnZmF1N/PddodDbPN7nLLLBNOJKnastK5hGMQjiwuqaSwXfX/nkBYTzyBoby6TgRg6y9GG0wETb&#10;nrd03flShBB2CSqovG8TKV1RkUEX2ZY4cEfbGfQBdqXUHfYh3DRyFsfP0mDNoaHClt4qKk67i1GQ&#10;z+16fzl/fPbrFf7cNofez/KlUo/jYfkKwtPg/8V/7ncd5j/N4f5MuE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ep57EAAAA3AAAAA8AAAAAAAAAAAAAAAAAmAIAAGRycy9k&#10;b3ducmV2LnhtbFBLBQYAAAAABAAEAPUAAACJAwAAAAA=&#10;" fillcolor="#c4c4c4" stroked="f"/>
                    <v:rect id="Rectangle 151" o:spid="_x0000_s1174" style="position:absolute;left:2028;top:531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4uX8IA&#10;AADcAAAADwAAAGRycy9kb3ducmV2LnhtbERPTUsDMRC9C/6HMAVvNlurUtamRQRx8SBYFXocN9NN&#10;6GayJLG7+fdGEHqbx/uc9XZyvThRiNazgsW8AkHcem25U/D58Xy9AhETssbeMynIFGG7ubxYY639&#10;yO902qVOlBCONSowKQ21lLE15DDO/UBcuIMPDlOBoZM64FjCXS9vqupeOrRcGgwO9GSoPe5+nIKw&#10;fCO7zNm8NPn7dV812Y1fVqmr2fT4ACLRlM7if3ejy/y7W/h7plw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bi5fwgAAANwAAAAPAAAAAAAAAAAAAAAAAJgCAABkcnMvZG93&#10;bnJldi54bWxQSwUGAAAAAAQABAD1AAAAhwMAAAAA&#10;" fillcolor="#c2c2c2" stroked="f"/>
                    <v:rect id="Rectangle 152" o:spid="_x0000_s1175" style="position:absolute;left:2028;top:532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UijsAA&#10;AADcAAAADwAAAGRycy9kb3ducmV2LnhtbERPTWsCMRC9F/wPYQRvNatWkdUoIrT2VtTS87AZd1c3&#10;kyUZdf33plDobR7vc5brzjXqRiHWng2Mhhko4sLbmksD38f31zmoKMgWG89k4EER1qveyxJz6++8&#10;p9tBSpVCOOZooBJpc61jUZHDOPQtceJOPjiUBEOpbcB7CneNHmfZTDusOTVU2NK2ouJyuDoD+jgL&#10;cpm8Tc57ieONu37svoofYwb9brMAJdTJv/jP/WnT/OkUfp9JF+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UijsAAAADcAAAADwAAAAAAAAAAAAAAAACYAgAAZHJzL2Rvd25y&#10;ZXYueG1sUEsFBgAAAAAEAAQA9QAAAIUDAAAAAA==&#10;" fillcolor="silver" stroked="f"/>
                    <v:rect id="Rectangle 153" o:spid="_x0000_s1176" style="position:absolute;left:2028;top:533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RlEMQA&#10;AADcAAAADwAAAGRycy9kb3ducmV2LnhtbERPTWvCQBC9C/6HZYTezEahoaSuIi1CiwerFtvjkB2z&#10;sdnZNLtq7K93hYK3ebzPmcw6W4sTtb5yrGCUpCCIC6crLhV8bhfDJxA+IGusHZOCC3mYTfu9Ceba&#10;nXlNp00oRQxhn6MCE0KTS+kLQxZ94hriyO1dazFE2JZSt3iO4baW4zTNpMWKY4PBhl4MFT+bo1Ww&#10;PBj33ez+3vdfo9XiNfvYofwdK/Uw6ObPIAJ14S7+d7/pOP8xg9sz8QI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kZRDEAAAA3AAAAA8AAAAAAAAAAAAAAAAAmAIAAGRycy9k&#10;b3ducmV2LnhtbFBLBQYAAAAABAAEAPUAAACJAwAAAAA=&#10;" fillcolor="#bebebe" stroked="f"/>
                    <v:rect id="Rectangle 154" o:spid="_x0000_s1177" style="position:absolute;left:2028;top:534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jRncMA&#10;AADcAAAADwAAAGRycy9kb3ducmV2LnhtbERPTWvCQBC9F/wPywheSt1YUEt0FbEqHoqoteBxzI5J&#10;SHY2ZFeN/94tCN7m8T5nPG1MKa5Uu9yygl43AkGcWJ1zquDwu/z4AuE8ssbSMim4k4PppPU2xljb&#10;G+/ouvepCCHsYlSQeV/FUrokI4OuayviwJ1tbdAHWKdS13gL4aaUn1E0kAZzDg0ZVjTPKCn2F6Ng&#10;O19887F4z//4Z3FebWfF5uQOSnXazWwEwlPjX+Kne63D/P4Q/p8JF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jRncMAAADcAAAADwAAAAAAAAAAAAAAAACYAgAAZHJzL2Rv&#10;d25yZXYueG1sUEsFBgAAAAAEAAQA9QAAAIgDAAAAAA==&#10;" fillcolor="#bcbcbc" stroked="f"/>
                    <v:rect id="Rectangle 155" o:spid="_x0000_s1178" style="position:absolute;left:2028;top:535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hcUA&#10;AADcAAAADwAAAGRycy9kb3ducmV2LnhtbESPQWvCQBCF7wX/wzKCt7qxYJHUVRrBIoiHGkGPQ3aa&#10;xGZnQ3aj8d87h0JvM7w3732zXA+uUTfqQu3ZwGyagCIuvK25NHDKt68LUCEiW2w8k4EHBVivRi9L&#10;TK2/8zfdjrFUEsIhRQNVjG2qdSgqchimviUW7cd3DqOsXalth3cJd41+S5J37bBmaaiwpU1Fxe+x&#10;dwYW/VX77Lz/yjeXHNuDzq6HPjNmMh4+P0BFGuK/+e96ZwV/LrTyjE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65eFxQAAANwAAAAPAAAAAAAAAAAAAAAAAJgCAABkcnMv&#10;ZG93bnJldi54bWxQSwUGAAAAAAQABAD1AAAAigMAAAAA&#10;" fillcolor="#bababa" stroked="f"/>
                    <v:rect id="Rectangle 156" o:spid="_x0000_s1179" style="position:absolute;left:2028;top:535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f/acMA&#10;AADcAAAADwAAAGRycy9kb3ducmV2LnhtbERPzWrCQBC+F3yHZQQvpW4i1mrqKiUgFNGDiQ8wZMck&#10;NTsbstskfXu3UOhtPr7f2e5H04ieOldbVhDPIxDEhdU1lwqu+eFlDcJ5ZI2NZVLwQw72u8nTFhNt&#10;B75Qn/lShBB2CSqovG8TKV1RkUE3ty1x4G62M+gD7EqpOxxCuGnkIopW0mDNoaHCltKKinv2bRTk&#10;X3R8u5+W5xQXz2WKxyJexSelZtPx4x2Ep9H/i//cnzrMf93A7zPhAr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f/acMAAADcAAAADwAAAAAAAAAAAAAAAACYAgAAZHJzL2Rv&#10;d25yZXYueG1sUEsFBgAAAAAEAAQA9QAAAIgDAAAAAA==&#10;" fillcolor="#b8b8b8" stroked="f"/>
                    <v:rect id="Rectangle 157" o:spid="_x0000_s1180" style="position:absolute;left:2028;top:536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388UA&#10;AADcAAAADwAAAGRycy9kb3ducmV2LnhtbESPzWrDQAyE74G+w6JCb/G6OYTgZhNKaSCEUEiaBxC7&#10;8k/s1brere2+fXUo9CYxo5lP2/3sOzXSEJvABp6zHBSxDa7hysDt87DcgIoJ2WEXmAz8UIT97mGx&#10;xcKFiS80XlOlJIRjgQbqlPpC62hr8hiz0BOLVobBY5J1qLQbcJJw3+lVnq+1x4alocae3mqy7fXb&#10;G5jGbj7dz+Xxoz3Z8t3edXv+Ko15epxfX0AlmtO/+e/66AR/LfjyjE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EPfzxQAAANwAAAAPAAAAAAAAAAAAAAAAAJgCAABkcnMv&#10;ZG93bnJldi54bWxQSwUGAAAAAAQABAD1AAAAigMAAAAA&#10;" fillcolor="#b6b6b6" stroked="f"/>
                    <v:rect id="Rectangle 158" o:spid="_x0000_s1181" style="position:absolute;left:2028;top:537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gYsAA&#10;AADcAAAADwAAAGRycy9kb3ducmV2LnhtbERPzYrCMBC+L/gOYQRva6qCSNcoIoiCe9H6ALPNmBab&#10;SWlijT79ZmHB23x8v7NcR9uInjpfO1YwGWcgiEunazYKLsXucwHCB2SNjWNS8CQP69XgY4m5dg8+&#10;UX8ORqQQ9jkqqEJocyl9WZFFP3YtceKurrMYEuyM1B0+Urht5DTL5tJizamhwpa2FZW3890qwG+z&#10;74/xtLuYeHvNDj/FtekLpUbDuPkCESiGt/jffdBp/nwCf8+kC+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TDgYsAAAADcAAAADwAAAAAAAAAAAAAAAACYAgAAZHJzL2Rvd25y&#10;ZXYueG1sUEsFBgAAAAAEAAQA9QAAAIUDAAAAAA==&#10;" fillcolor="#b4b4b4" stroked="f"/>
                    <v:rect id="Rectangle 159" o:spid="_x0000_s1182" style="position:absolute;left:2028;top:538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hRlMIA&#10;AADcAAAADwAAAGRycy9kb3ducmV2LnhtbERP24rCMBB9F/Yfwiz4IpoqUtxqlEUURBDR7QcMzWxT&#10;tpl0m6j1740g+DaHc53FqrO1uFLrK8cKxqMEBHHhdMWlgvxnO5yB8AFZY+2YFNzJw2r50Vtgpt2N&#10;T3Q9h1LEEPYZKjAhNJmUvjBk0Y9cQxy5X9daDBG2pdQt3mK4reUkSVJpseLYYLChtaHi73yxCr7y&#10;Q57uXCeL6X6wPW3M//F4SJXqf3bfcxCBuvAWv9w7HeenE3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SFGUwgAAANwAAAAPAAAAAAAAAAAAAAAAAJgCAABkcnMvZG93&#10;bnJldi54bWxQSwUGAAAAAAQABAD1AAAAhwMAAAAA&#10;" fillcolor="#b2b2b2" stroked="f"/>
                    <v:rect id="Rectangle 160" o:spid="_x0000_s1183" style="position:absolute;left:2028;top:539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tTe8EA&#10;AADcAAAADwAAAGRycy9kb3ducmV2LnhtbERPS0vDQBC+C/6HZYTezMYWQ4nZFJGW9moTqN6G7ORB&#10;srMhu23Sf+8Kgrf5+J6T7RYziBtNrrOs4CWKQRBXVnfcKCiLw/MWhPPIGgfLpOBODnb540OGqbYz&#10;f9Lt7BsRQtilqKD1fkyldFVLBl1kR+LA1XYy6AOcGqknnEO4GeQ6jhNpsOPQ0OJIHy1V/flqFBz7&#10;/ebru1jqguyclHU31nR5VWr1tLy/gfC0+H/xn/ukw/xkA7/PhAtk/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U3vBAAAA3AAAAA8AAAAAAAAAAAAAAAAAmAIAAGRycy9kb3du&#10;cmV2LnhtbFBLBQYAAAAABAAEAPUAAACGAwAAAAA=&#10;" fillcolor="#b0b0b0" stroked="f"/>
                    <v:rect id="Rectangle 161" o:spid="_x0000_s1184" style="position:absolute;left:2028;top:540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ob78A&#10;AADcAAAADwAAAGRycy9kb3ducmV2LnhtbERPTYvCMBC9C/6HMII3TRUpSzWKiII3URfE29iMbbSZ&#10;lCZq/fdGWNjbPN7nzBatrcSTGm8cKxgNExDEudOGCwW/x83gB4QPyBorx6TgTR4W825nhpl2L97T&#10;8xAKEUPYZ6igDKHOpPR5SRb90NXEkbu6xmKIsCmkbvAVw20lx0mSSouGY0OJNa1Kyu+Hh1WQmPXV&#10;TM71/r26nPJ2lx4pNTel+r12OQURqA3/4j/3Vsf56QS+z8QL5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DGhvvwAAANwAAAAPAAAAAAAAAAAAAAAAAJgCAABkcnMvZG93bnJl&#10;di54bWxQSwUGAAAAAAQABAD1AAAAhAMAAAAA&#10;" fillcolor="#aeaeae" stroked="f"/>
                    <v:rect id="Rectangle 162" o:spid="_x0000_s1185" style="position:absolute;left:2028;top:540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0KcMIA&#10;AADcAAAADwAAAGRycy9kb3ducmV2LnhtbERPS2sCMRC+C/6HMII3zSpUZDWKD1o86KG29Txspruh&#10;m8mapOvaX98Ihd7m43vOct3ZWrTkg3GsYDLOQBAXThsuFby/PY/mIEJE1lg7JgV3CrBe9XtLzLW7&#10;8Su151iKFMIhRwVVjE0uZSgqshjGriFO3KfzFmOCvpTa4y2F21pOs2wmLRpODRU2tKuo+Dp/WwU2&#10;Xn9MtjH+ZbuvL+1xXtDHKSg1HHSbBYhIXfwX/7kPOs2fPcHj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3QpwwgAAANwAAAAPAAAAAAAAAAAAAAAAAJgCAABkcnMvZG93&#10;bnJldi54bWxQSwUGAAAAAAQABAD1AAAAhwMAAAAA&#10;" fillcolor="#acacac" stroked="f"/>
                    <v:rect id="Rectangle 163" o:spid="_x0000_s1186" style="position:absolute;left:2028;top:541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cMIA&#10;AADcAAAADwAAAGRycy9kb3ducmV2LnhtbERPTWvCQBC9C/6HZQq96cYegqRugggFDy3FtFK9Ddlx&#10;E8zOLtmtSf99Vyj0No/3OZtqsr240RA6xwpWywwEceN0x0bB58fLYg0iRGSNvWNS8EMBqnI+22Ch&#10;3cgHutXRiBTCoUAFbYy+kDI0LVkMS+eJE3dxg8WY4GCkHnBM4baXT1mWS4sdp4YWPe1aaq71t1Vw&#10;WFHX4Pn0lr/746sfaxOyL6PU48O0fQYRaYr/4j/3Xqf5eQ73Z9IF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r5wwgAAANwAAAAPAAAAAAAAAAAAAAAAAJgCAABkcnMvZG93&#10;bnJldi54bWxQSwUGAAAAAAQABAD1AAAAhwMAAAAA&#10;" fillcolor="#aaa" stroked="f"/>
                    <v:rect id="Rectangle 164" o:spid="_x0000_s1187" style="position:absolute;left:2028;top:542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a1acEA&#10;AADcAAAADwAAAGRycy9kb3ducmV2LnhtbERP24rCMBB9X/Afwgi+rakiWrtGEUHw9rKuHzA0s23d&#10;ZlKSqNWvN4Kwb3M415ktWlOLKzlfWVYw6CcgiHOrKy4UnH7WnykIH5A11pZJwZ08LOadjxlm2t74&#10;m67HUIgYwj5DBWUITSalz0sy6Pu2IY7cr3UGQ4SukNrhLYabWg6TZCwNVhwbSmxoVVL+d7wYBftt&#10;wqvDaHrG8yN3frpLT22TKtXrtssvEIHa8C9+uzc6zh9P4PVMvE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2tWnBAAAA3AAAAA8AAAAAAAAAAAAAAAAAmAIAAGRycy9kb3du&#10;cmV2LnhtbFBLBQYAAAAABAAEAPUAAACGAwAAAAA=&#10;" fillcolor="#a8a8a8" stroked="f"/>
                    <v:rect id="Rectangle 165" o:spid="_x0000_s1188" style="position:absolute;left:2028;top:543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GHFMMA&#10;AADcAAAADwAAAGRycy9kb3ducmV2LnhtbESPQYvCQAyF7wv+hyGCN53qQdbqKEUQvOzBqngNndhW&#10;O5nama3df785LOwt4b2892WzG1yjeupC7dnAfJaAIi68rbk0cDkfpp+gQkS22HgmAz8UYLcdfWww&#10;tf7NJ+rzWCoJ4ZCigSrGNtU6FBU5DDPfEot2953DKGtXatvhW8JdoxdJstQOa5aGClvaV1Q8829n&#10;4LV4fB1W+p5d83OfJc3eDje0xkzGQ7YGFWmI/+a/66MV/KXQyjMygd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GHFMMAAADcAAAADwAAAAAAAAAAAAAAAACYAgAAZHJzL2Rv&#10;d25yZXYueG1sUEsFBgAAAAAEAAQA9QAAAIgDAAAAAA==&#10;" fillcolor="#a6a6a6" stroked="f"/>
                    <v:rect id="Rectangle 166" o:spid="_x0000_s1189" style="position:absolute;left:2028;top:544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Nc8EA&#10;AADcAAAADwAAAGRycy9kb3ducmV2LnhtbERPS4vCMBC+C/sfwgjeNFWwuF2jiFDZy0J93YdmbKvN&#10;pNtkbf33G0HwNh/fc5br3tTiTq2rLCuYTiIQxLnVFRcKTsd0vADhPLLG2jIpeJCD9epjsMRE2473&#10;dD/4QoQQdgkqKL1vEildXpJBN7ENceAutjXoA2wLqVvsQrip5SyKYmmw4tBQYkPbkvLb4c8oaH5/&#10;zrt4uz+nmZ4+btc4S+dZp9Ro2G++QHjq/Vv8cn/rMD/+hO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kTXPBAAAA3AAAAA8AAAAAAAAAAAAAAAAAmAIAAGRycy9kb3du&#10;cmV2LnhtbFBLBQYAAAAABAAEAPUAAACGAwAAAAA=&#10;" fillcolor="#a4a4a4" stroked="f"/>
                    <v:rect id="Rectangle 167" o:spid="_x0000_s1190" style="position:absolute;left:2028;top:5448;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CT8UA&#10;AADcAAAADwAAAGRycy9kb3ducmV2LnhtbESPQUsDQQyF74L/YYjgRWxWKVa2nZZWFEQPpdv+gLAT&#10;dxd3MtuZsV399eYgeEt4L+99WaxG35sTx9QFsXA3KcCw1MF10lg47F9uH8GkTOKoD8IWvjnBanl5&#10;saDShbPs+FTlxmiIpJIstDkPJWKqW/aUJmFgUe0jRE9Z19igi3TWcN/jfVE8oKdOtKGlgZ9arj+r&#10;L28hTn+qm5A327f+HRmP080zys7a66txPQeTecz/5r/rV6f4M8XXZ3Q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UJPxQAAANwAAAAPAAAAAAAAAAAAAAAAAJgCAABkcnMv&#10;ZG93bnJldi54bWxQSwUGAAAAAAQABAD1AAAAigMAAAAA&#10;" fillcolor="#a2a2a2" stroked="f"/>
                    <v:rect id="Rectangle 168" o:spid="_x0000_s1191" style="position:absolute;left:2028;top:545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cYA&#10;AADcAAAADwAAAGRycy9kb3ducmV2LnhtbESPQWvCQBCF7wX/wzJCb7pJC22JrhKEQoKFtiqItzE7&#10;JsHsbMiuSfrvuwWhtxnee9+8Wa5H04ieOldbVhDPIxDEhdU1lwoO+/fZGwjnkTU2lknBDzlYryYP&#10;S0y0Hfib+p0vRYCwS1BB5X2bSOmKigy6uW2Jg3axnUEf1q6UusMhwE0jn6LoRRqsOVyosKVNRcV1&#10;dzOBcozq/mP7nH5mX6U8Dz7Pr/ak1ON0TBcgPI3+33xPZzrUf43h75kwgV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rcYAAADcAAAADwAAAAAAAAAAAAAAAACYAgAAZHJz&#10;L2Rvd25yZXYueG1sUEsFBgAAAAAEAAQA9QAAAIsDAAAAAA==&#10;" fillcolor="#a0a0a0" stroked="f"/>
                    <v:rect id="Rectangle 169" o:spid="_x0000_s1192" style="position:absolute;left:2028;top:546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k1ycIA&#10;AADcAAAADwAAAGRycy9kb3ducmV2LnhtbESPQYvCMBCF74L/IYzgTdMV0dI1iggue/Cg7u59aKZN&#10;12ZSmljrvzeC4G2G7817b1ab3taio9ZXjhV8TBMQxLnTFZcKfn/2kxSED8gaa8ek4E4eNuvhYIWZ&#10;djc+UXcOpYgm7DNUYEJoMil9bsiin7qGOLLCtRZDXNtS6hZv0dzWcpYkC2mx4phgsKGdofxyvloF&#10;BXddkf9/8eWwNcc6/YtgflVqPOq3nyAC9eEtfl1/61h/OYPnM3EC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TXJwgAAANwAAAAPAAAAAAAAAAAAAAAAAJgCAABkcnMvZG93&#10;bnJldi54bWxQSwUGAAAAAAQABAD1AAAAhwMAAAAA&#10;" fillcolor="#9e9e9e" stroked="f"/>
                    <v:rect id="Rectangle 170" o:spid="_x0000_s1193" style="position:absolute;left:2028;top:547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H58UA&#10;AADcAAAADwAAAGRycy9kb3ducmV2LnhtbERPS2vCQBC+C/0PyxS8SN2k4qOpG5GioFAEUz30NmSn&#10;SdrsbMiuJv77bkHobT6+5yxXvanFlVpXWVYQjyMQxLnVFRcKTh/bpwUI55E11pZJwY0crNKHwRIT&#10;bTs+0jXzhQgh7BJUUHrfJFK6vCSDbmwb4sB92dagD7AtpG6xC+Gmls9RNJMGKw4NJTb0VlL+k12M&#10;gs33rOhOU/sej86H9YvM9sf95VOp4WO/fgXhqff/4rt7p8P8+QT+ngkX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2wfnxQAAANwAAAAPAAAAAAAAAAAAAAAAAJgCAABkcnMv&#10;ZG93bnJldi54bWxQSwUGAAAAAAQABAD1AAAAigMAAAAA&#10;" fillcolor="#9c9c9c" stroked="f"/>
                    <v:rect id="Rectangle 171" o:spid="_x0000_s1194" style="position:absolute;left:2028;top:548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UEaMQA&#10;AADcAAAADwAAAGRycy9kb3ducmV2LnhtbERPTWvCQBC9F/oflin0UnRTCbZGVymWQqWnxnrwNmQn&#10;2cXsbMhuTfrvXUHobR7vc1ab0bXiTH2wnhU8TzMQxJXXlhsFP/uPySuIEJE1tp5JwR8F2Kzv71ZY&#10;aD/wN53L2IgUwqFABSbGrpAyVIYchqnviBNX+95hTLBvpO5xSOGulbMsm0uHllODwY62hqpT+esU&#10;LPaHclt3x6f3+e5rmJnc1vlglXp8GN+WICKN8V98c3/qNP8lh+sz6QK5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1BGjEAAAA3AAAAA8AAAAAAAAAAAAAAAAAmAIAAGRycy9k&#10;b3ducmV2LnhtbFBLBQYAAAAABAAEAPUAAACJAwAAAAA=&#10;" fillcolor="#9a9a9a" stroked="f"/>
                    <v:rect id="Rectangle 172" o:spid="_x0000_s1195" style="position:absolute;left:2028;top:5489;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oDssEA&#10;AADcAAAADwAAAGRycy9kb3ducmV2LnhtbERPTYvCMBC9L/gfwgheRFNlV5euUURc9Loqeh2a2aZu&#10;M6lNtPXfG2HB2zze58wWrS3FjWpfOFYwGiYgiDOnC84VHPbfg08QPiBrLB2Tgjt5WMw7bzNMtWv4&#10;h267kIsYwj5FBSaEKpXSZ4Ys+qGriCP362qLIcI6l7rGJobbUo6TZCItFhwbDFa0MpT97a5WQb7c&#10;68v7eXM8mrXcrPW535ywr1Sv2y6/QARqw0v8797qOH/6Ac9n4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6A7LBAAAA3AAAAA8AAAAAAAAAAAAAAAAAmAIAAGRycy9kb3du&#10;cmV2LnhtbFBLBQYAAAAABAAEAPUAAACGAwAAAAA=&#10;" fillcolor="#989898" stroked="f"/>
                    <v:rect id="Rectangle 173" o:spid="_x0000_s1196" style="position:absolute;left:2028;top:549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uc8MA&#10;AADcAAAADwAAAGRycy9kb3ducmV2LnhtbERPS4vCMBC+C/6HMMLeNPWBj65RRJAV2YPrA/E2NLNt&#10;sZnUJmr990ZY2Nt8fM+ZzmtTiDtVLresoNuJQBAnVuecKjjsV+0xCOeRNRaWScGTHMxnzcYUY20f&#10;/EP3nU9FCGEXo4LM+zKW0iUZGXQdWxIH7tdWBn2AVSp1hY8QbgrZi6KhNJhzaMiwpGVGyWV3MwrS&#10;xXHfnSyf/etpPDjjtrx+f/FGqY9WvfgE4an2/+I/91qH+aMhvJ8JF8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juc8MAAADcAAAADwAAAAAAAAAAAAAAAACYAgAAZHJzL2Rv&#10;d25yZXYueG1sUEsFBgAAAAAEAAQA9QAAAIgDAAAAAA==&#10;" fillcolor="#969696" stroked="f"/>
                    <v:rect id="Rectangle 174" o:spid="_x0000_s1197" style="position:absolute;left:2028;top:550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lfOsUA&#10;AADcAAAADwAAAGRycy9kb3ducmV2LnhtbERPS2sCMRC+F/ofwgjeauJaqq5GKX1AK7346KG3YTNm&#10;l91Mlk3Utb++KRR6m4/vOct17xpxpi5UnjWMRwoEceFNxVbDYf96NwMRIrLBxjNpuFKA9er2Zom5&#10;8Rfe0nkXrUghHHLUUMbY5lKGoiSHYeRb4sQdfecwJthZaTq8pHDXyEypB+mw4tRQYktPJRX17uQ0&#10;PFubvc8+1cd9tvmqvyfzl3pyVVoPB/3jAkSkPv6L/9xvJs2fTuH3mXSB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OV86xQAAANwAAAAPAAAAAAAAAAAAAAAAAJgCAABkcnMv&#10;ZG93bnJldi54bWxQSwUGAAAAAAQABAD1AAAAigMAAAAA&#10;" fillcolor="#949494" stroked="f"/>
                    <v:rect id="Rectangle 175" o:spid="_x0000_s1198" style="position:absolute;left:2028;top:551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secUA&#10;AADcAAAADwAAAGRycy9kb3ducmV2LnhtbESPQWvCQBCF7wX/wzJCb3VjD1qiq4gilloojUWvQ3bM&#10;BrOzIbtq/PedQ6G3Gd6b976ZL3vfqBt1sQ5sYDzKQBGXwdZcGfg5bF/eQMWEbLEJTAYeFGG5GDzN&#10;Mbfhzt90K1KlJIRjjgZcSm2udSwdeYyj0BKLdg6dxyRrV2nb4V3CfaNfs2yiPdYsDQ5bWjsqL8XV&#10;G9CfRavdfoebwl6P1ddk93F4nIx5HvarGahEffo3/12/W8GfCq0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5Sx5xQAAANwAAAAPAAAAAAAAAAAAAAAAAJgCAABkcnMv&#10;ZG93bnJldi54bWxQSwUGAAAAAAQABAD1AAAAigMAAAAA&#10;" fillcolor="#929292" stroked="f"/>
                    <v:rect id="Rectangle 176" o:spid="_x0000_s1199" style="position:absolute;left:2028;top:5523;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oi8MA&#10;AADcAAAADwAAAGRycy9kb3ducmV2LnhtbERP22oCMRB9F/oPYQq+SM1WWi9boxTBIoIPaj9g2Ex3&#10;l24mIUl34983BaFvczjXWW+T6URPPrSWFTxPCxDEldUt1wo+r/unJYgQkTV2lknBjQJsNw+jNZba&#10;Dnym/hJrkUM4lKigidGVUoaqIYNhah1x5r6sNxgz9LXUHoccbjo5K4q5NNhybmjQ0a6h6vvyYxSk&#10;9vY62x8nH6kfXlzt4vzkT0elxo/p/Q1EpBT/xXf3Qef5ixX8PZMv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oi8MAAADcAAAADwAAAAAAAAAAAAAAAACYAgAAZHJzL2Rv&#10;d25yZXYueG1sUEsFBgAAAAAEAAQA9QAAAIgDAAAAAA==&#10;" fillcolor="#909090" stroked="f"/>
                    <v:rect id="Rectangle 177" o:spid="_x0000_s1200" style="position:absolute;left:2028;top:553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HzMQA&#10;AADcAAAADwAAAGRycy9kb3ducmV2LnhtbESPzWrDQAyE74G+w6JCb8m6LRTjZhNKIG0PhpKfB1C9&#10;qm3i1RqvErtvHx0CuUnMaObTcj2FzlxoSG1kB8+LDAxxFX3LtYPjYTvPwSRB9thFJgf/lGC9epgt&#10;sfBx5B1d9lIbDeFUoINGpC+sTVVDAdMi9sSq/cUhoOg61NYPOGp46OxLlr3ZgC1rQ4M9bRqqTvtz&#10;cCDZ6ec1p7Icz9uwKSWUv59fuXNPj9PHOxihSe7m2/W3V/xc8fUZnc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ax8zEAAAA3AAAAA8AAAAAAAAAAAAAAAAAmAIAAGRycy9k&#10;b3ducmV2LnhtbFBLBQYAAAAABAAEAPUAAACJAwAAAAA=&#10;" fillcolor="#8e8e8e" stroked="f"/>
                    <v:rect id="Rectangle 178" o:spid="_x0000_s1201" style="position:absolute;left:2028;top:553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61E8MA&#10;AADcAAAADwAAAGRycy9kb3ducmV2LnhtbERPTWvCQBC9F/wPywjemk2kFInZSC0UiweLVsTehuw0&#10;Cc3Ohuwa13/fLQi9zeN9TrEKphMjDa61rCBLUhDEldUt1wqOn2+PCxDOI2vsLJOCGzlYlZOHAnNt&#10;r7yn8eBrEUPY5aig8b7PpXRVQwZdYnviyH3bwaCPcKilHvAaw00n52n6LA22HBsa7Om1oerncDEK&#10;0s15fdrR2m6fduFDh0vfdrcvpWbT8LIE4Sn4f/Hd/a7j/EUGf8/EC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61E8MAAADcAAAADwAAAAAAAAAAAAAAAACYAgAAZHJzL2Rv&#10;d25yZXYueG1sUEsFBgAAAAAEAAQA9QAAAIgDAAAAAA==&#10;" fillcolor="#8c8c8c" stroked="f"/>
                    <v:rect id="Rectangle 179" o:spid="_x0000_s1202" style="position:absolute;left:2028;top:554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bmsUA&#10;AADcAAAADwAAAGRycy9kb3ducmV2LnhtbESPQWsCMRCF74X+hzCFXkrNKqzI1iilVOhFimsRehs2&#10;083iZrIkcY3/vhEEbzO8N+97s1wn24uRfOgcK5hOChDEjdMdtwp+9pvXBYgQkTX2jknBhQKsV48P&#10;S6y0O/OOxjq2IodwqFCBiXGopAyNIYth4gbirP05bzHm1bdSezzncNvLWVHMpcWOM8HgQB+GmmN9&#10;splb1rtp+uTv40u5/S0PSR68GZV6fkrvbyAipXg3366/dK6/mMH1mTyB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RuaxQAAANwAAAAPAAAAAAAAAAAAAAAAAJgCAABkcnMv&#10;ZG93bnJldi54bWxQSwUGAAAAAAQABAD1AAAAigMAAAAA&#10;" fillcolor="#8a8a8a" stroked="f"/>
                    <v:rect id="Rectangle 180" o:spid="_x0000_s1203" style="position:absolute;left:2028;top:555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5ghMIA&#10;AADcAAAADwAAAGRycy9kb3ducmV2LnhtbERPTYvCMBC9C/6HMII3TdVlkWoUUXZXPa3Vg8exGdti&#10;MylN1OqvN8LC3ubxPmc6b0wpblS7wrKCQT8CQZxaXXCm4LD/6o1BOI+ssbRMCh7kYD5rt6YYa3vn&#10;Hd0Sn4kQwi5GBbn3VSylS3My6Pq2Ig7c2dYGfYB1JnWN9xBuSjmMok9psODQkGNFy5zSS3I1Corf&#10;6+PHfn/sV/J52p63yXFzkmulup1mMQHhqfH/4j/3Wof54xG8nwkX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DmCEwgAAANwAAAAPAAAAAAAAAAAAAAAAAJgCAABkcnMvZG93&#10;bnJldi54bWxQSwUGAAAAAAQABAD1AAAAhwMAAAAA&#10;" fillcolor="#888" stroked="f"/>
                    <v:rect id="Rectangle 181" o:spid="_x0000_s1204" style="position:absolute;left:2028;top:556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2LjcEA&#10;AADcAAAADwAAAGRycy9kb3ducmV2LnhtbERPzWoCMRC+F3yHMEIvpWZbbJHVKEuh0INQ1D7AkEx3&#10;o5vJkkx1+/amIPQ2H9/vrDZj6NWZUvaRDTzNKlDENjrPrYGvw/vjAlQWZId9ZDLwSxk268ndCmsX&#10;L7yj815aVUI412igExlqrbPtKGCexYG4cN8xBZQCU6tdwksJD71+rqpXHdBzaehwoLeO7Gn/EwyI&#10;Pfmm0W0+JPvwuT164d2LGHM/HZslKKFR/sU394cr8xdz+HumXK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Ni43BAAAA3AAAAA8AAAAAAAAAAAAAAAAAmAIAAGRycy9kb3du&#10;cmV2LnhtbFBLBQYAAAAABAAEAPUAAACGAwAAAAA=&#10;" fillcolor="#868686" stroked="f"/>
                    <v:rect id="Rectangle 182" o:spid="_x0000_s1205" style="position:absolute;left:2028;top:557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2+TsQA&#10;AADcAAAADwAAAGRycy9kb3ducmV2LnhtbERPTWvCQBC9F/oflin0VjcWWiTNJohiqaBgEw8ex+yY&#10;BLOzIbuNsb++WxC8zeN9TpKNphUD9a6xrGA6iUAQl1Y3XCnYF6uXGQjnkTW2lknBlRxk6eNDgrG2&#10;F/6mIfeVCCHsYlRQe9/FUrqyJoNuYjviwJ1sb9AH2FdS93gJ4aaVr1H0Lg02HBpq7GhRU3nOf4yC&#10;32rhNuv1wV8/j9vNPtoW7S5fKvX8NM4/QHga/V18c3/pMH/2Bv/Ph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dvk7EAAAA3AAAAA8AAAAAAAAAAAAAAAAAmAIAAGRycy9k&#10;b3ducmV2LnhtbFBLBQYAAAAABAAEAPUAAACJAwAAAAA=&#10;" fillcolor="#848484" stroked="f"/>
                    <v:rect id="Rectangle 183" o:spid="_x0000_s1206" style="position:absolute;left:2028;top:557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YtsEA&#10;AADcAAAADwAAAGRycy9kb3ducmV2LnhtbERPS4vCMBC+L+x/CLPgbU19IFqNsqwI4kHQXTyPzdhW&#10;m0lpYqz/3giCt/n4njNbtKYSgRpXWlbQ6yYgiDOrS84V/P+tvscgnEfWWFkmBXdysJh/fsww1fbG&#10;Owp7n4sYwi5FBYX3dSqlywoy6Lq2Jo7cyTYGfYRNLnWDtxhuKtlPkpE0WHJsKLCm34Kyy/5qFIRj&#10;OG16y3KyDINVaw7nbULDrVKdr/ZnCsJT69/il3ut4/zxCJ7PxAv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ymLbBAAAA3AAAAA8AAAAAAAAAAAAAAAAAmAIAAGRycy9kb3du&#10;cmV2LnhtbFBLBQYAAAAABAAEAPUAAACGAwAAAAA=&#10;" fillcolor="#828282" stroked="f"/>
                    <v:rect id="Rectangle 184" o:spid="_x0000_s1207" style="position:absolute;left:2028;top:558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ENcAA&#10;AADcAAAADwAAAGRycy9kb3ducmV2LnhtbERPTYvCMBC9C/6HMII3TZVFSzWKiCtePKyK56EZ22Iz&#10;KUnU6q83woK3ebzPmS9bU4s7OV9ZVjAaJiCIc6srLhScjr+DFIQPyBpry6TgSR6Wi25njpm2D/6j&#10;+yEUIoawz1BBGUKTSenzkgz6oW2II3exzmCI0BVSO3zEcFPLcZJMpMGKY0OJDa1Lyq+Hm1GQ6JHb&#10;7dc/8pWvtun5uhnbl90q1e+1qxmIQG34iv/dOx3np1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WENcAAAADcAAAADwAAAAAAAAAAAAAAAACYAgAAZHJzL2Rvd25y&#10;ZXYueG1sUEsFBgAAAAAEAAQA9QAAAIUDAAAAAA==&#10;" fillcolor="gray" stroked="f"/>
                    <v:rect id="Rectangle 185" o:spid="_x0000_s1208" style="position:absolute;left:2028;top:559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T36sYA&#10;AADcAAAADwAAAGRycy9kb3ducmV2LnhtbESPQWvCQBCF74L/YZmCN920QtXoKqEo9FCERg8eh+w0&#10;Cc3Oxuxq0v76zkHobYb35r1vNrvBNepOXag9G3ieJaCIC29rLg2cT4fpElSIyBYbz2TghwLstuPR&#10;BlPre/6kex5LJSEcUjRQxdimWoeiIodh5lti0b585zDK2pXadthLuGv0S5K8aoc1S0OFLb1VVHzn&#10;N2fgsrqcMvvbZ/P94rjIr/XHHvNgzORpyNagIg3x3/y4freCvxRa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T36sYAAADcAAAADwAAAAAAAAAAAAAAAACYAgAAZHJz&#10;L2Rvd25yZXYueG1sUEsFBgAAAAAEAAQA9QAAAIsDAAAAAA==&#10;" fillcolor="#7e7e7e" stroked="f"/>
                    <v:rect id="Rectangle 186" o:spid="_x0000_s1209" style="position:absolute;left:2028;top:560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9Gd8QA&#10;AADcAAAADwAAAGRycy9kb3ducmV2LnhtbERP22rCQBB9L/gPywi+1Y0KRaOrSC+0FkUS/YBpdpqE&#10;ZmfT3W2Mf98tFHybw7nOatObRnTkfG1ZwWScgCAurK65VHA+vdzPQfiArLGxTAqu5GGzHtytMNX2&#10;whl1eShFDGGfooIqhDaV0hcVGfRj2xJH7tM6gyFCV0rt8BLDTSOnSfIgDdYcGyps6bGi4iv/MQqO&#10;eTd9nm3dIdt/TDKbHN6fdq/fSo2G/XYJIlAfbuJ/95uO8+cL+HsmX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RnfEAAAA3AAAAA8AAAAAAAAAAAAAAAAAmAIAAGRycy9k&#10;b3ducmV2LnhtbFBLBQYAAAAABAAEAPUAAACJAwAAAAA=&#10;" fillcolor="#7c7c7c" stroked="f"/>
                    <v:rect id="Rectangle 187" o:spid="_x0000_s1210" style="position:absolute;left:2028;top:5611;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YjMYA&#10;AADcAAAADwAAAGRycy9kb3ducmV2LnhtbESPzW7CQAyE75V4h5UrcYNNS1XSwIJQKYiqF37K3cqa&#10;JCLrjbILhLevD0i92ZrxzOfpvHO1ulIbKs8GXoYJKOLc24oLA7+H1SAFFSKyxdozGbhTgPms9zTF&#10;zPob7+i6j4WSEA4ZGihjbDKtQ16SwzD0DbFoJ986jLK2hbYt3iTc1fo1Sd61w4qlocSGPkvKz/uL&#10;M3D62X6/bb/O9+OaV8vxepTuNl1qTP+5W0xAReriv/lxvbGC/yH48oxMo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aYjMYAAADcAAAADwAAAAAAAAAAAAAAAACYAgAAZHJz&#10;L2Rvd25yZXYueG1sUEsFBgAAAAAEAAQA9QAAAIsDAAAAAA==&#10;" fillcolor="#7a7a7a" stroked="f"/>
                    <v:rect id="Rectangle 188" o:spid="_x0000_s1211" style="position:absolute;left:2028;top:561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m8QA&#10;AADcAAAADwAAAGRycy9kb3ducmV2LnhtbERPS2vCQBC+C/0PyxS86cYepKZuQpGWVujFF9XbkB2z&#10;abOzIbtq9Ne7guBtPr7nTPPO1uJIra8cKxgNExDEhdMVlwrWq8/BKwgfkDXWjknBmTzk2VNviql2&#10;J17QcRlKEUPYp6jAhNCkUvrCkEU/dA1x5PautRgibEupWzzFcFvLlyQZS4sVxwaDDc0MFf/Lg1Ww&#10;3fzY+WXy13zN1nb8cfjttruNUar/3L2/gQjUhYf47v7Wcf5kBLdn4gUy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Q4pvEAAAA3AAAAA8AAAAAAAAAAAAAAAAAmAIAAGRycy9k&#10;b3ducmV2LnhtbFBLBQYAAAAABAAEAPUAAACJAwAAAAA=&#10;" fillcolor="#787878" stroked="f"/>
                    <v:rect id="Rectangle 189" o:spid="_x0000_s1212" style="position:absolute;left:2028;top:562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IQ3MAA&#10;AADcAAAADwAAAGRycy9kb3ducmV2LnhtbERPTWvCQBC9F/oflil4q5tqCTG6CUUQ7bEach6yYxLM&#10;zobsmsR/7xYKvc3jfc4un00nRhpca1nBxzICQVxZ3XKtoLgc3hMQziNr7CyTggc5yLPXlx2m2k78&#10;Q+PZ1yKEsEtRQeN9n0rpqoYMuqXtiQN3tYNBH+BQSz3gFMJNJ1dRFEuDLYeGBnvaN1Tdznej4H7j&#10;76PtxqLU6zpOyvmz2JRWqcXb/LUF4Wn2/+I/90mH+ZsV/D4TLp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IQ3MAAAADcAAAADwAAAAAAAAAAAAAAAACYAgAAZHJzL2Rvd25y&#10;ZXYueG1sUEsFBgAAAAAEAAQA9QAAAIUDAAAAAA==&#10;" fillcolor="#767676" stroked="f"/>
                    <v:rect id="Rectangle 190" o:spid="_x0000_s1213" style="position:absolute;left:2028;top:563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8K8AA&#10;AADcAAAADwAAAGRycy9kb3ducmV2LnhtbERPzYrCMBC+L/gOYQRva2qFZa1GEWFZ96bVBxiasSk2&#10;k5pErfv0ZkHY23x8v7NY9bYVN/KhcaxgMs5AEFdON1wrOB6+3j9BhIissXVMCh4UYLUcvC2w0O7O&#10;e7qVsRYphEOBCkyMXSFlqAxZDGPXESfu5LzFmKCvpfZ4T+G2lXmWfUiLDacGgx1tDFXn8moVbHeX&#10;h6fTuqwvhn+v+XeXV/5HqdGwX89BROrjv/jl3uo0fzaFv2fSB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Q8K8AAAADcAAAADwAAAAAAAAAAAAAAAACYAgAAZHJzL2Rvd25y&#10;ZXYueG1sUEsFBgAAAAAEAAQA9QAAAIUDAAAAAA==&#10;" fillcolor="#747474" stroked="f"/>
                    <v:rect id="Rectangle 191" o:spid="_x0000_s1214" style="position:absolute;left:2028;top:564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RrsIA&#10;AADcAAAADwAAAGRycy9kb3ducmV2LnhtbERPTWvCQBC9C/0PyxR6azaRIpq6SlGK3orR9jxkp0lo&#10;djbubpPYX+8KBW/zeJ+zXI+mFT0531hWkCUpCOLS6oYrBafj+/MchA/IGlvLpOBCHtarh8kSc20H&#10;PlBfhErEEPY5KqhD6HIpfVmTQZ/Yjjhy39YZDBG6SmqHQww3rZym6UwabDg21NjRpqbyp/g1CrbF&#10;cNhns8bsLtnXn/3cfczduVfq6XF8ewURaAx38b97r+P8xQvcno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tGuwgAAANwAAAAPAAAAAAAAAAAAAAAAAJgCAABkcnMvZG93&#10;bnJldi54bWxQSwUGAAAAAAQABAD1AAAAhwMAAAAA&#10;" fillcolor="#727272" stroked="f"/>
                    <v:rect id="Rectangle 192" o:spid="_x0000_s1215" style="position:absolute;left:2028;top:565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NmfcUA&#10;AADcAAAADwAAAGRycy9kb3ducmV2LnhtbERPTWsCMRC9C/0PYQq9FM22qOhqFFsoiIeCq6Dehs24&#10;2XYz2W6ibv31TUHwNo/3OdN5aytxpsaXjhW89BIQxLnTJRcKtpuP7giED8gaK8ek4Jc8zGcPnSmm&#10;2l14TecsFCKGsE9RgQmhTqX0uSGLvudq4sgdXWMxRNgUUjd4ieG2kq9JMpQWS44NBmt6N5R/Zyer&#10;YHA1+/1P9vVpV8tD/+3Kz7vF6KTU02O7mIAI1Ia7+OZe6jh/PID/Z+IF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2Z9xQAAANwAAAAPAAAAAAAAAAAAAAAAAJgCAABkcnMv&#10;ZG93bnJldi54bWxQSwUGAAAAAAQABAD1AAAAigMAAAAA&#10;" fillcolor="#707070" stroked="f"/>
                    <v:rect id="Rectangle 193" o:spid="_x0000_s1216" style="position:absolute;left:2028;top:566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HjhsMA&#10;AADcAAAADwAAAGRycy9kb3ducmV2LnhtbERP22oCMRB9L/gPYYS+1axCRbdGKYrYvhRq/YAxGXe3&#10;3UzWJHtpv74pCH2bw7nOajPYWnTkQ+VYwXSSgSDWzlRcKDh97B8WIEJENlg7JgXfFGCzHt2tMDeu&#10;53fqjrEQKYRDjgrKGJtcyqBLshgmriFO3MV5izFBX0jjsU/htpazLJtLixWnhhIb2pakv46tVeC7&#10;8+u112+6nRZyd2naz8fD8kep+/Hw/AQi0hD/xTf3i0nzl3P4eyZ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rHjhsMAAADcAAAADwAAAAAAAAAAAAAAAACYAgAAZHJzL2Rv&#10;d25yZXYueG1sUEsFBgAAAAAEAAQA9QAAAIgDAAAAAA==&#10;" fillcolor="#6e6e6e" stroked="f"/>
                    <v:rect id="Rectangle 194" o:spid="_x0000_s1217" style="position:absolute;left:2028;top:567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ujcIA&#10;AADcAAAADwAAAGRycy9kb3ducmV2LnhtbERPTWvCQBC9C/0PyxS86aYerE1dJQRsPFVMS+lxmp0m&#10;odnZsLvV5N+7guBtHu9z1tvBdOJEzreWFTzNExDEldUt1wo+P3azFQgfkDV2lknBSB62m4fJGlNt&#10;z3ykUxlqEUPYp6igCaFPpfRVQwb93PbEkfu1zmCI0NVSOzzHcNPJRZIspcGWY0ODPeUNVX/lv1Hw&#10;7vLix30V5TiWy2+Ub9mB6kyp6eOQvYIINIS7+Obe6zj/5Rmuz8QL5O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e6NwgAAANwAAAAPAAAAAAAAAAAAAAAAAJgCAABkcnMvZG93&#10;bnJldi54bWxQSwUGAAAAAAQABAD1AAAAhwMAAAAA&#10;" fillcolor="#6c6c6c" stroked="f"/>
                    <v:rect id="Rectangle 195" o:spid="_x0000_s1218" style="position:absolute;left:2028;top:5679;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91nsYA&#10;AADcAAAADwAAAGRycy9kb3ducmV2LnhtbESPQWvCQBCF7wX/wzJCb3Wjh2Kjq4hgsb0UTUGPY3ZM&#10;otnZkF1j2l/vHAq9zfDevPfNfNm7WnXUhsqzgfEoAUWce1txYeA727xMQYWIbLH2TAZ+KMByMXia&#10;Y2r9nXfU7WOhJIRDigbKGJtU65CX5DCMfEMs2tm3DqOsbaFti3cJd7WeJMmrdlixNJTY0Lqk/Lq/&#10;OQPv/WcW1peP7an4mtpD93u8TTJvzPOwX81ARerjv/nvemsF/01o5RmZQC8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91nsYAAADcAAAADwAAAAAAAAAAAAAAAACYAgAAZHJz&#10;L2Rvd25yZXYueG1sUEsFBgAAAAAEAAQA9QAAAIsDAAAAAA==&#10;" fillcolor="#6a6a6a" stroked="f"/>
                    <v:rect id="Rectangle 196" o:spid="_x0000_s1219" style="position:absolute;left:2028;top:568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L6wMAA&#10;AADcAAAADwAAAGRycy9kb3ducmV2LnhtbERP24rCMBB9F/yHMMK+aboLFe2aFhF22UdvHzA0Yxva&#10;TGqT1erXG0HwbQ7nOqtisK24UO+NYwWfswQEcem04UrB8fAzXYDwAVlj65gU3MhDkY9HK8y0u/KO&#10;LvtQiRjCPkMFdQhdJqUva7LoZ64jjtzJ9RZDhH0ldY/XGG5b+ZUkc2nRcGyosaNNTWWz/7cKTufS&#10;pGl7G8w23ZzvjbfNWv8q9TEZ1t8gAg3hLX65/3Scv1zC85l4gcw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L6wMAAAADcAAAADwAAAAAAAAAAAAAAAACYAgAAZHJzL2Rvd25y&#10;ZXYueG1sUEsFBgAAAAAEAAQA9QAAAIUDAAAAAA==&#10;" fillcolor="#686868" stroked="f"/>
                    <v:rect id="Rectangle 197" o:spid="_x0000_s1220" style="position:absolute;left:2028;top:569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mIqL4A&#10;AADcAAAADwAAAGRycy9kb3ducmV2LnhtbESPzQrCMBCE74LvEFbwpqkeRKtRRBC8+a/XpVnbarOp&#10;TdT69kYQPA4z8w0zmdWmEE+qXG5ZQa8bgSBOrM45VXDYLztDEM4jaywsk4I3OZhNm40Jxtq+eEvP&#10;nU9FgLCLUUHmfRlL6ZKMDLquLYmDd7GVQR9klUpd4SvATSH7UTSQBnMOCxmWtMgoue0eJlAsz+9J&#10;3TuMFni+HsvNab02J6XarXo+BuGp9v/wr73SCgIRvmfCEZDT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mZiKi+AAAA3AAAAA8AAAAAAAAAAAAAAAAAmAIAAGRycy9kb3ducmV2&#10;LnhtbFBLBQYAAAAABAAEAPUAAACDAwAAAAA=&#10;" fillcolor="#666" stroked="f"/>
                    <v:rect id="Rectangle 198" o:spid="_x0000_s1221" style="position:absolute;left:2028;top:570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ylMUA&#10;AADcAAAADwAAAGRycy9kb3ducmV2LnhtbESPQWvCQBSE70L/w/IKvUjdRLBqdBURWgQpYiqen9ln&#10;Esy+DbtbTf99VxA8DjPzDTNfdqYRV3K+tqwgHSQgiAuray4VHH4+3ycgfEDW2FgmBX/kYbl46c0x&#10;0/bGe7rmoRQRwj5DBVUIbSalLyoy6Ae2JY7e2TqDIUpXSu3wFuGmkcMk+ZAGa44LFba0rqi45L9G&#10;QT+131/n0XZ/wcnRnXb5tB37qVJvr91qBiJQF57hR3ujFQyTFO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rKUxQAAANwAAAAPAAAAAAAAAAAAAAAAAJgCAABkcnMv&#10;ZG93bnJldi54bWxQSwUGAAAAAAQABAD1AAAAigMAAAAA&#10;" fillcolor="#646464" stroked="f"/>
                    <v:rect id="Rectangle 199" o:spid="_x0000_s1222" style="position:absolute;left:2028;top:571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lgLMUA&#10;AADcAAAADwAAAGRycy9kb3ducmV2LnhtbESPQUvEMBSE78L+h/AEL+ImBhS3brosiuDBS3dlYW+P&#10;5tmWNi+hiW311xtB8DjMzDfMdre4QUw0xs6zgdu1AkFce9txY+D9+HLzACImZIuDZzLwRRF25epi&#10;i4X1M1c0HVIjMoRjgQbalEIhZaxbchjXPhBn78OPDlOWYyPtiHOGu0Fqpe6lw47zQouBnlqq+8On&#10;M/B2Op/1dT+HKujjHcbN86Sqb2OuLpf9I4hES/oP/7VfrQGtNPyeyUdAl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WAsxQAAANwAAAAPAAAAAAAAAAAAAAAAAJgCAABkcnMv&#10;ZG93bnJldi54bWxQSwUGAAAAAAQABAD1AAAAigMAAAAA&#10;" fillcolor="#626262" stroked="f"/>
                    <v:rect id="Rectangle 200" o:spid="_x0000_s1223" style="position:absolute;left:2028;top:571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AG2sQA&#10;AADcAAAADwAAAGRycy9kb3ducmV2LnhtbESPQWsCMRSE7wX/Q3gFbzXpCla2RhGh0B4Euyq9viav&#10;u9tuXpYk1fXfN4LQ4zAz3zCL1eA6caIQW88aHicKBLHxtuVaw2H/8jAHEROyxc4zabhQhNVydLfA&#10;0vozv9OpSrXIEI4lamhS6kspo2nIYZz4njh7Xz44TFmGWtqA5wx3nSyUmkmHLeeFBnvaNGR+ql+n&#10;4VjJVKjqczfUh4+1efruzTa8aT2+H9bPIBIN6T98a79aDYWa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QBtrEAAAA3AAAAA8AAAAAAAAAAAAAAAAAmAIAAGRycy9k&#10;b3ducmV2LnhtbFBLBQYAAAAABAAEAPUAAACJAwAAAAA=&#10;" fillcolor="#606060" stroked="f"/>
                    <v:rect id="Rectangle 201" o:spid="_x0000_s1224" style="position:absolute;left:2028;top:572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eGQ8QA&#10;AADcAAAADwAAAGRycy9kb3ducmV2LnhtbESPQWvCQBSE7wX/w/IKvUjdaIuE1FVEKUg9VG17f2Rf&#10;k9C8t2F31fjvXUHocZiZb5jZoudWnciHxomB8SgDRVI620hl4Pvr/TkHFSKKxdYJGbhQgMV88DDD&#10;wrqz7Ol0iJVKEAkFGqhj7AqtQ1kTYxi5jiR5v84zxiR9pa3Hc4JzqydZNtWMjaSFGjta1VT+HY5s&#10;YPky5L61w3x9ZJ7mP1u/+/j0xjw99ss3UJH6+B++tzfWwCR7hduZd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nhkPEAAAA3AAAAA8AAAAAAAAAAAAAAAAAmAIAAGRycy9k&#10;b3ducmV2LnhtbFBLBQYAAAAABAAEAPUAAACJAwAAAAA=&#10;" fillcolor="#5e5e5e" stroked="f"/>
                    <v:rect id="Rectangle 202" o:spid="_x0000_s1225" style="position:absolute;left:2028;top:573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hIYcUA&#10;AADcAAAADwAAAGRycy9kb3ducmV2LnhtbESPT2sCMRTE7wW/Q3iFXkQTLf5haxQRCr3Wloq3x+a5&#10;2XXzsm5Sd/32Rij0OMzMb5jVpne1uFIbSs8aJmMFgjj3puRCw/fX+2gJIkRkg7Vn0nCjAJv14GmF&#10;mfEdf9J1HwuRIBwy1GBjbDIpQ27JYRj7hjh5J986jEm2hTQtdgnuajlVai4dlpwWLDa0s5Sf979O&#10;Q2GPw8XwXM26y+Hn9rqgaqf6SuuX5377BiJSH//Df+0Po2GqZvA4k4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EhhxQAAANwAAAAPAAAAAAAAAAAAAAAAAJgCAABkcnMv&#10;ZG93bnJldi54bWxQSwUGAAAAAAQABAD1AAAAigMAAAAA&#10;" fillcolor="#5c5c5c" stroked="f"/>
                    <v:rect id="Rectangle 203" o:spid="_x0000_s1226" style="position:absolute;left:2028;top:574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sbMAA&#10;AADcAAAADwAAAGRycy9kb3ducmV2LnhtbESPQYvCMBSE7wv+h/AEb2uiQpFqFBUE0dOqeH40z7ba&#10;vJQm1vrvzYLgcZiZb5j5srOVaKnxpWMNo6ECQZw5U3Ku4Xza/k5B+IBssHJMGl7kYbno/cwxNe7J&#10;f9QeQy4ihH2KGooQ6lRKnxVk0Q9dTRy9q2sshiibXJoGnxFuKzlWKpEWS44LBda0KSi7Hx9Ww8Hc&#10;1pORWe8v7CZtYvF83Tul9aDfrWYgAnXhG/60d0bDWCXwfyYe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sbMAAAADcAAAADwAAAAAAAAAAAAAAAACYAgAAZHJzL2Rvd25y&#10;ZXYueG1sUEsFBgAAAAAEAAQA9QAAAIUDAAAAAA==&#10;" fillcolor="#5a5a5a" stroked="f"/>
                    <v:rect id="Rectangle 204" o:spid="_x0000_s1227" style="position:absolute;left:2028;top:575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Ieq8UA&#10;AADcAAAADwAAAGRycy9kb3ducmV2LnhtbESPQWvCQBSE7wX/w/KEXopu4qFqzEak1NKToFXPj+wz&#10;G8y+TbNbE/99tyD0OMzMN0y+HmwjbtT52rGCdJqAIC6drrlScPzaThYgfEDW2DgmBXfysC5GTzlm&#10;2vW8p9shVCJC2GeowITQZlL60pBFP3UtcfQurrMYouwqqTvsI9w2cpYkr9JizXHBYEtvhsrr4ccq&#10;aF7ez8bs5mlffpzu3+lyu7u0J6Wex8NmBSLQEP7Dj/anVjBL5vB3Jh4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gh6rxQAAANwAAAAPAAAAAAAAAAAAAAAAAJgCAABkcnMv&#10;ZG93bnJldi54bWxQSwUGAAAAAAQABAD1AAAAigMAAAAA&#10;" fillcolor="#585858" stroked="f"/>
                    <v:rect id="Rectangle 205" o:spid="_x0000_s1228" style="position:absolute;left:2028;top:575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sgbsEA&#10;AADcAAAADwAAAGRycy9kb3ducmV2LnhtbERPTWvCQBC9C/0PyxS86aaCJU1dRQRLwVPT4nmaHZNg&#10;ZjbNrknMr+8eCj0+3vdmN3Kjeup87cTA0zIBRVI4W0tp4OvzuEhB+YBisXFCBu7kYbd9mG0ws26Q&#10;D+rzUKoYIj5DA1UIbaa1Lypi9EvXkkTu4jrGEGFXatvhEMO50askedaMtcSGCls6VFRc8xsbYHeo&#10;p5+Cz2/rk6TT+epf+Ds1Zv447l9BBRrDv/jP/W4NrJK4Np6JR0B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7IG7BAAAA3AAAAA8AAAAAAAAAAAAAAAAAmAIAAGRycy9kb3du&#10;cmV2LnhtbFBLBQYAAAAABAAEAPUAAACGAwAAAAA=&#10;" fillcolor="#565656" stroked="f"/>
                  </v:group>
                  <v:group id="Group 407" o:spid="_x0000_s1229" style="position:absolute;left:120;top:120;width:40189;height:40215" coordorigin="19,19" coordsize="6329,6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rect id="Rectangle 207" o:spid="_x0000_s1230" style="position:absolute;left:2028;top:576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ayIsMA&#10;AADcAAAADwAAAGRycy9kb3ducmV2LnhtbERPy4rCMBTdC/MP4Q7MRsZUFyIdo5TKgItZ+Chod5fm&#10;2habm04Tbf17sxBcHs57uR5MI+7UudqygukkAkFcWF1zqSA7/n4vQDiPrLGxTAoe5GC9+hgtMda2&#10;5z3dD74UIYRdjAoq79tYSldUZNBNbEscuIvtDPoAu1LqDvsQbho5i6K5NFhzaKiwpbSi4nq4GQWo&#10;T3meR0m62Gz+s6Q59+P0b6fU1+eQ/IDwNPi3+OXeagWzaZgf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ayIsMAAADcAAAADwAAAAAAAAAAAAAAAACYAgAAZHJzL2Rv&#10;d25yZXYueG1sUEsFBgAAAAAEAAQA9QAAAIgDAAAAAA==&#10;" fillcolor="#545454" stroked="f"/>
                    <v:rect id="Rectangle 208" o:spid="_x0000_s1231" style="position:absolute;left:2028;top:577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6fpcUA&#10;AADcAAAADwAAAGRycy9kb3ducmV2LnhtbESPQUsDMRSE74L/ITyhtza7FYusTYsIYg/twSri8bl5&#10;2V27eVmTNF3/vSkUPA4z8w2zXI+2F4l86BwrKGcFCOLa6Y4bBe9vz9N7ECEia+wdk4JfCrBeXV8t&#10;sdLuxK+U9rERGcKhQgVtjEMlZahbshhmbiDOnnHeYszSN1J7PGW47eW8KBbSYsd5ocWBnlqqD/uj&#10;VbC5M/7wEz7Mi/m6TbttSt+faJSa3IyPDyAijfE/fGlvtIJ5WcL5TD4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p+lxQAAANwAAAAPAAAAAAAAAAAAAAAAAJgCAABkcnMv&#10;ZG93bnJldi54bWxQSwUGAAAAAAQABAD1AAAAigMAAAAA&#10;" fillcolor="#525252" stroked="f"/>
                    <v:rect id="Rectangle 209" o:spid="_x0000_s1232" style="position:absolute;left:2028;top:578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uA6MMA&#10;AADcAAAADwAAAGRycy9kb3ducmV2LnhtbESP0YrCMBRE3xf8h3AF39a0FVbpGkWEsiK+6PoBl+ba&#10;FpubkqTa9evNguDjMDNnmOV6MK24kfONZQXpNAFBXFrdcKXg/Ft8LkD4gKyxtUwK/sjDejX6WGKu&#10;7Z2PdDuFSkQI+xwV1CF0uZS+rMmgn9qOOHoX6wyGKF0ltcN7hJtWZknyJQ02HBdq7GhbU3k99UbB&#10;XmeH/vxIuXdFMvvp54uiag9KTcbD5htEoCG8w6/2TivI0gz+z8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uA6MMAAADcAAAADwAAAAAAAAAAAAAAAACYAgAAZHJzL2Rv&#10;d25yZXYueG1sUEsFBgAAAAAEAAQA9QAAAIgDAAAAAA==&#10;" fillcolor="#505050" stroked="f"/>
                    <v:rect id="Rectangle 210" o:spid="_x0000_s1233" style="position:absolute;left:2028;top:579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YSlsQA&#10;AADcAAAADwAAAGRycy9kb3ducmV2LnhtbESPQYvCMBSE78L+h/AW9iKaqiBSjbIIgosgWD3s3p7N&#10;sw3bvJQm1vrvjSB4HGbmG2ax6mwlWmq8caxgNExAEOdOGy4UnI6bwQyED8gaK8ek4E4eVsuP3gJT&#10;7W58oDYLhYgQ9ikqKEOoUyl9XpJFP3Q1cfQurrEYomwKqRu8Rbit5DhJptKi4bhQYk3rkvL/7GoV&#10;mHN/n018pttq91tPqfu5nM2fUl+f3fccRKAuvMOv9lYrGI8m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mEpbEAAAA3AAAAA8AAAAAAAAAAAAAAAAAmAIAAGRycy9k&#10;b3ducmV2LnhtbFBLBQYAAAAABAAEAPUAAACJAwAAAAA=&#10;" fillcolor="#4e4e4e" stroked="f"/>
                    <v:rect id="Rectangle 211" o:spid="_x0000_s1234" style="position:absolute;left:2028;top:5801;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XsUA&#10;AADcAAAADwAAAGRycy9kb3ducmV2LnhtbESPT2vCQBTE7wW/w/IEL0U3SrWSZhUbKOhRa8HjI/vy&#10;p2bfptlVk2/vCkKPw8z8hknWnanFlVpXWVYwnUQgiDOrKy4UHL+/xksQziNrrC2Tgp4crFeDlwRj&#10;bW+8p+vBFyJA2MWooPS+iaV0WUkG3cQ2xMHLbWvQB9kWUrd4C3BTy1kULaTBisNCiQ2lJWXnw8Uo&#10;mL/an5OZ5136Lk+/n7vt367pUanRsNt8gPDU+f/ws73VCmbTN3icC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FexQAAANwAAAAPAAAAAAAAAAAAAAAAAJgCAABkcnMv&#10;ZG93bnJldi54bWxQSwUGAAAAAAQABAD1AAAAigMAAAAA&#10;" fillcolor="#4c4c4c" stroked="f"/>
                    <v:rect id="Rectangle 212" o:spid="_x0000_s1235" style="position:absolute;left:2028;top:580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gEEsQA&#10;AADcAAAADwAAAGRycy9kb3ducmV2LnhtbESPQWsCMRSE7wX/Q3iCl6JZpRVZjaKiYOlJV/D63Dw3&#10;i5uXdRN1+++bQsHjMDPfMLNFayvxoMaXjhUMBwkI4tzpkgsFx2zbn4DwAVlj5ZgU/JCHxbzzNsNU&#10;uyfv6XEIhYgQ9ikqMCHUqZQ+N2TRD1xNHL2LayyGKJtC6gafEW4rOUqSsbRYclwwWNPaUH493K2C&#10;5XeFky+TvBvObnZz/lid9plRqtdtl1MQgdrwCv+3d1rBaPgJf2fi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oBBLEAAAA3AAAAA8AAAAAAAAAAAAAAAAAmAIAAGRycy9k&#10;b3ducmV2LnhtbFBLBQYAAAAABAAEAPUAAACJAwAAAAA=&#10;" fillcolor="#4a4a4a" stroked="f"/>
                    <v:rect id="Rectangle 213" o:spid="_x0000_s1236" style="position:absolute;left:2028;top:581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e5J8UA&#10;AADcAAAADwAAAGRycy9kb3ducmV2LnhtbESPT2vCQBTE74LfYXlCb7pRMEh0FRG0thT8e/D4yD6T&#10;YPZtmt0m6bfvFgSPw8z8hlmsOlOKhmpXWFYwHkUgiFOrC84UXC/b4QyE88gaS8uk4JccrJb93gIT&#10;bVs+UXP2mQgQdgkqyL2vEildmpNBN7IVcfDutjbog6wzqWtsA9yUchJFsTRYcFjIsaJNTunj/GMU&#10;3Lrj5+4Ub9sLf9uPw/TLvTfrmVJvg249B+Gp86/ws73XCibjG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t7knxQAAANwAAAAPAAAAAAAAAAAAAAAAAJgCAABkcnMv&#10;ZG93bnJldi54bWxQSwUGAAAAAAQABAD1AAAAigMAAAAA&#10;" fillcolor="#484848" stroked="f"/>
                    <v:rect id="Rectangle 214" o:spid="_x0000_s1237" style="position:absolute;left:2028;top:582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0Kp8UA&#10;AADcAAAADwAAAGRycy9kb3ducmV2LnhtbESPQWvCQBSE7wX/w/KEXkqz0UO1qauIUGJ7i1rI8ZF9&#10;JtHs25DdmPjvu4WCx2FmvmFWm9E04kadqy0rmEUxCOLC6ppLBafj5+sShPPIGhvLpOBODjbrydMK&#10;E20Hzuh28KUIEHYJKqi8bxMpXVGRQRfZljh4Z9sZ9EF2pdQdDgFuGjmP4zdpsOawUGFLu4qK66E3&#10;CrbZF36/5HZxHS55dvlJuV++p0o9T8ftBwhPo3+E/9t7rWA+W8D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QqnxQAAANwAAAAPAAAAAAAAAAAAAAAAAJgCAABkcnMv&#10;ZG93bnJldi54bWxQSwUGAAAAAAQABAD1AAAAigMAAAAA&#10;" fillcolor="#464646" stroked="f"/>
                    <v:rect id="Rectangle 215" o:spid="_x0000_s1238" style="position:absolute;left:2028;top:583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FisQA&#10;AADcAAAADwAAAGRycy9kb3ducmV2LnhtbERPz2vCMBS+D/Y/hDfwMjStDKmdUcbYYAoerILb7dG8&#10;td2al5JEW/97cxA8fny/F6vBtOJMzjeWFaSTBARxaXXDlYLD/nOcgfABWWNrmRRcyMNq+fiwwFzb&#10;nnd0LkIlYgj7HBXUIXS5lL6syaCf2I44cr/WGQwRukpqh30MN62cJslMGmw4NtTY0XtN5X9xMgp+&#10;/objRmchnbv1+vllm33Y7z5RavQ0vL2CCDSEu/jm/tIKpmlcG8/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axYrEAAAA3AAAAA8AAAAAAAAAAAAAAAAAmAIAAGRycy9k&#10;b3ducmV2LnhtbFBLBQYAAAAABAAEAPUAAACJAwAAAAA=&#10;" fillcolor="#444" stroked="f"/>
                    <v:rect id="Rectangle 216" o:spid="_x0000_s1239" style="position:absolute;left:2028;top:584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EMYA&#10;AADcAAAADwAAAGRycy9kb3ducmV2LnhtbESPQWvCQBSE70L/w/IKvekmUrSmrlKFgqC0mAri7ZF9&#10;zcZm34bsNsZ/7xaEHoeZ+YaZL3tbi45aXzlWkI4SEMSF0xWXCg5f78MXED4ga6wdk4IreVguHgZz&#10;zLS78J66PJQiQthnqMCE0GRS+sKQRT9yDXH0vl1rMUTZllK3eIlwW8txkkykxYrjgsGG1oaKn/zX&#10;KthtP1amwuOu89PP9Hwqns/7sFHq6bF/ewURqA//4Xt7oxWM0xn8nY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J+EMYAAADcAAAADwAAAAAAAAAAAAAAAACYAgAAZHJz&#10;L2Rvd25yZXYueG1sUEsFBgAAAAAEAAQA9QAAAIsDAAAAAA==&#10;" fillcolor="#424242" stroked="f"/>
                    <v:rect id="Rectangle 217" o:spid="_x0000_s1240" style="position:absolute;left:2028;top:585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gDsEA&#10;AADcAAAADwAAAGRycy9kb3ducmV2LnhtbERPz2vCMBS+D/wfwhN2m4kF3eiMIoKwY1snbLdH89Z2&#10;Ni8lidr+9+Yw2PHj+73ZjbYXN/Khc6xhuVAgiGtnOm40fJ6OL28gQkQ22DsmDRMF2G1nTxvMjbtz&#10;SbcqNiKFcMhRQxvjkEsZ6pYshoUbiBP347zFmKBvpPF4T+G2l5lSa2mx49TQ4kCHlupLdbUaVoff&#10;zE/jd//VrI6vdXFW5alQWj/Px/07iEhj/Bf/uT+MhixL89OZd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SoA7BAAAA3AAAAA8AAAAAAAAAAAAAAAAAmAIAAGRycy9kb3du&#10;cmV2LnhtbFBLBQYAAAAABAAEAPUAAACGAwAAAAA=&#10;" fillcolor="#404040" stroked="f"/>
                    <v:rect id="Rectangle 218" o:spid="_x0000_s1241" style="position:absolute;left:2028;top:586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68X8QA&#10;AADcAAAADwAAAGRycy9kb3ducmV2LnhtbESPX0sDMRDE3wt+h7CCb71cryD1bFpUKPqi0Prvdbms&#10;l9PL5kjW9vz2plDo4zAzv2GW69H3ak8xdYENzIoSFHETbMetgbfXzXQBKgmyxT4wGfijBOvVxWSJ&#10;tQ0H3tJ+J63KEE41GnAiQ611ahx5TEUYiLP3FaJHyTK22kY8ZLjvdVWW19pjx3nB4UAPjpqf3a83&#10;MN9YO3flTXy5rz7k+/FTQnx/Nubqcry7BSU0yjl8aj9ZA1U1g+OZfAT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evF/EAAAA3AAAAA8AAAAAAAAAAAAAAAAAmAIAAGRycy9k&#10;b3ducmV2LnhtbFBLBQYAAAAABAAEAPUAAACJAwAAAAA=&#10;" fillcolor="#3e3e3e" stroked="f"/>
                    <v:rect id="Rectangle 219" o:spid="_x0000_s1242" style="position:absolute;left:2028;top:586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Hb8YA&#10;AADcAAAADwAAAGRycy9kb3ducmV2LnhtbESPS2vDMBCE74X8B7GBXkoix4dSO5FDEwi0vTXJIbkt&#10;1vqRWitjKX7011eFQo/DzHzDbLajaURPnastK1gtIxDEudU1lwrOp8PiBYTzyBoby6RgIgfbbPaw&#10;wVTbgT+pP/pSBAi7FBVU3replC6vyKBb2pY4eIXtDPogu1LqDocAN42Mo+hZGqw5LFTY0r6i/Ot4&#10;Nwo+7pfdMCXjVber94K/h+TwdEuUepyPr2sQnkb/H/5rv2kFcRzD75lwBG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uHb8YAAADcAAAADwAAAAAAAAAAAAAAAACYAgAAZHJz&#10;L2Rvd25yZXYueG1sUEsFBgAAAAAEAAQA9QAAAIsDAAAAAA==&#10;" fillcolor="#3c3c3c" stroked="f"/>
                    <v:rect id="Rectangle 220" o:spid="_x0000_s1243" style="position:absolute;left:2028;top:5878;width:1242;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rcQA&#10;AADcAAAADwAAAGRycy9kb3ducmV2LnhtbESPQWsCMRSE7wX/Q3iCt5p1C1JWo4giWPRS9eDxsXlu&#10;VjcvaxJ1++8bodDjMDPfMNN5ZxvxIB9qxwpGwwwEcel0zZWC42H9/gkiRGSNjWNS8EMB5rPe2xQL&#10;7Z78TY99rESCcChQgYmxLaQMpSGLYeha4uSdnbcYk/SV1B6fCW4bmWfZWFqsOS0YbGlpqLzu71bB&#10;9nT7WpabdTte1Xe/s+fVxcSDUoN+t5iAiNTF//Bfe6MV5PkHvM6k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4ja3EAAAA3AAAAA8AAAAAAAAAAAAAAAAAmAIAAGRycy9k&#10;b3ducmV2LnhtbFBLBQYAAAAABAAEAPUAAACJAwAAAAA=&#10;" fillcolor="#3a3a3a" stroked="f"/>
                    <v:rect id="Rectangle 221" o:spid="_x0000_s1244" style="position:absolute;left:2028;top:588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nE8IA&#10;AADcAAAADwAAAGRycy9kb3ducmV2LnhtbESP0YrCMBRE3wX/IVzBN00tsmo1iggLRfZlqx9waW7a&#10;YnNTmmi7f28WFvZxmJkzzOE02la8qPeNYwWrZQKCuHS64UrB/fa52ILwAVlj65gU/JCH03E6OWCm&#10;3cDf9CpCJSKEfYYK6hC6TEpf1mTRL11HHD3jeoshyr6Suschwm0r0yT5kBYbjgs1dnSpqXwUT6vg&#10;yxj7LDe7vGgeYbBmY/LL1Sg1n43nPYhAY/gP/7VzrSBN1/B7Jh4Be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CcTwgAAANwAAAAPAAAAAAAAAAAAAAAAAJgCAABkcnMvZG93&#10;bnJldi54bWxQSwUGAAAAAAQABAD1AAAAhwMAAAAA&#10;" fillcolor="#383838" stroked="f"/>
                    <v:rect id="Rectangle 222" o:spid="_x0000_s1245" style="position:absolute;left:2028;top:5893;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p8d8YA&#10;AADcAAAADwAAAGRycy9kb3ducmV2LnhtbESPQWvCQBSE7wX/w/KE3urGlJaSuooK2kKhYhpyfmSf&#10;2WD2bcxuNfrru4VCj8PMfMPMFoNtxZl63zhWMJ0kIIgrpxuuFRRfm4cXED4ga2wdk4IreVjMR3cz&#10;zLS78J7OeahFhLDPUIEJocuk9JUhi37iOuLoHVxvMUTZ11L3eIlw28o0SZ6lxYbjgsGO1oaqY/5t&#10;FWyLffFZbtodnj4eV2/5rdyuTKnU/XhYvoIINIT/8F/7XStI0yf4PROP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p8d8YAAADcAAAADwAAAAAAAAAAAAAAAACYAgAAZHJz&#10;L2Rvd25yZXYueG1sUEsFBgAAAAAEAAQA9QAAAIsDAAAAAA==&#10;" fillcolor="#363636" stroked="f"/>
                    <v:rect id="Rectangle 223" o:spid="_x0000_s1246" style="position:absolute;left:2028;top:590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Zq08QA&#10;AADcAAAADwAAAGRycy9kb3ducmV2LnhtbESPQWvCQBSE70L/w/IK3ppNYxFNs4oIFXuMphRvj+xr&#10;Epp9G7PbJP77bqHgcZiZb5hsO5lWDNS7xrKC5ygGQVxa3XCloDi/Pa1AOI+ssbVMCm7kYLt5mGWY&#10;ajtyTsPJVyJA2KWooPa+S6V0ZU0GXWQ74uB92d6gD7KvpO5xDHDTyiSOl9Jgw2Ghxo72NZXfpx+j&#10;wHoX55fF58u6eKfrYSGrj+46KjV/nHavIDxN/h7+bx+1giRZwt+Zc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WatPEAAAA3AAAAA8AAAAAAAAAAAAAAAAAmAIAAGRycy9k&#10;b3ducmV2LnhtbFBLBQYAAAAABAAEAPUAAACJAwAAAAA=&#10;" fillcolor="#343434" stroked="f"/>
                    <v:rect id="Rectangle 224" o:spid="_x0000_s1247" style="position:absolute;left:2028;top:590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D9NsUA&#10;AADcAAAADwAAAGRycy9kb3ducmV2LnhtbESPzWrDMBCE74W8g9hAbrUcF9riRgn5aaC30DQQelus&#10;rW1qrYykxEqePioUchxm5htmtoimE2dyvrWsYJrlIIgrq1uuFRy+to+vIHxA1thZJgUX8rCYjx5m&#10;WGo78Ced96EWCcK+RAVNCH0ppa8aMugz2xMn78c6gyFJV0vtcEhw08kiz5+lwZbTQoM9rRuqfvcn&#10;o+B91cWneHVHHfRGTwf/vYm7XqnJOC7fQASK4R7+b39oBUXxAn9n0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P02xQAAANwAAAAPAAAAAAAAAAAAAAAAAJgCAABkcnMv&#10;ZG93bnJldi54bWxQSwUGAAAAAAQABAD1AAAAigMAAAAA&#10;" fillcolor="#323232" stroked="f"/>
                    <v:rect id="Rectangle 225" o:spid="_x0000_s1248" style="position:absolute;left:2028;top:591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jqcAA&#10;AADcAAAADwAAAGRycy9kb3ducmV2LnhtbERPTYvCMBC9C/6HMII3Te1BpBqlisLCwoLdhfU4JGNT&#10;bCaliVr/vTks7PHxvje7wbXiQX1oPCtYzDMQxNqbhmsFP9+n2QpEiMgGW8+k4EUBdtvxaIOF8U8+&#10;06OKtUghHApUYGPsCimDtuQwzH1HnLir7x3GBPtamh6fKdy1Ms+ypXTYcGqw2NHBkr5Vd6dA09Fe&#10;9Ff1uzpfyv3+aEp3/yyVmk6Gcg0i0hD/xX/uD6Mgz9PadCYdAb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AjqcAAAADcAAAADwAAAAAAAAAAAAAAAACYAgAAZHJzL2Rvd25y&#10;ZXYueG1sUEsFBgAAAAAEAAQA9QAAAIUDAAAAAA==&#10;" fillcolor="#303030" stroked="f"/>
                    <v:rect id="Rectangle 226" o:spid="_x0000_s1249" style="position:absolute;left:2028;top:592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cUPMcA&#10;AADcAAAADwAAAGRycy9kb3ducmV2LnhtbESPT2sCMRTE74V+h/AK3mq2e/DPapRWEKqg2G099Pa6&#10;ed1dunkJSdT12zcFocdhZn7DzJe96cSZfGgtK3gaZiCIK6tbrhV8vK8fJyBCRNbYWSYFVwqwXNzf&#10;zbHQ9sJvdC5jLRKEQ4EKmhhdIWWoGjIYhtYRJ+/beoMxSV9L7fGS4KaTeZaNpMGW00KDjlYNVT/l&#10;ySjYnLb7o1u7zUt3KKvx7uA/p6svpQYP/fMMRKQ+/odv7VetIM+n8HcmH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nFDzHAAAA3AAAAA8AAAAAAAAAAAAAAAAAmAIAAGRy&#10;cy9kb3ducmV2LnhtbFBLBQYAAAAABAAEAPUAAACMAwAAAAA=&#10;" fillcolor="#2e2e2e" stroked="f"/>
                    <v:rect id="Rectangle 227" o:spid="_x0000_s1250" style="position:absolute;left:2028;top:5932;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TZCb0A&#10;AADcAAAADwAAAGRycy9kb3ducmV2LnhtbERPSwrCMBDdC94hjOBOU6uIVKNUQXAnfhDcDc3YVptJ&#10;aaLW25uF4PLx/otVayrxosaVlhWMhhEI4szqknMF59N2MAPhPLLGyjIp+JCD1bLbWWCi7ZsP9Dr6&#10;XIQQdgkqKLyvEyldVpBBN7Q1ceButjHoA2xyqRt8h3BTyTiKptJgyaGhwJo2BWWP49MoWI9SvdHy&#10;gnHKk939um33Y3dQqt9r0zkIT63/i3/unVYQj8P8cCYcAb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wTZCb0AAADcAAAADwAAAAAAAAAAAAAAAACYAgAAZHJzL2Rvd25yZXYu&#10;eG1sUEsFBgAAAAAEAAQA9QAAAIIDAAAAAA==&#10;" fillcolor="#2c2c2c" stroked="f"/>
                    <v:rect id="Rectangle 228" o:spid="_x0000_s1251" style="position:absolute;left:2028;top:594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vqnsMA&#10;AADcAAAADwAAAGRycy9kb3ducmV2LnhtbESP0WoCMRRE3wv+Q7hCX0rNqlDarVFEWhDf1H7AZXO7&#10;u21ysybRbPfrjSD0cZiZM8xi1VsjLuRD61jBdFKAIK6cbrlW8HX8fH4FESKyRuOYFPxRgNVy9LDA&#10;UrvEe7ocYi0yhEOJCpoYu1LKUDVkMUxcR5y9b+ctxix9LbXHlOHWyFlRvEiLLeeFBjvaNFT9Hs5W&#10;wfBjhuRPH9vhTT9ZirsUkqmVehz363cQkfr4H763t1rBbD6F25l8BO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vqnsMAAADcAAAADwAAAAAAAAAAAAAAAACYAgAAZHJzL2Rv&#10;d25yZXYueG1sUEsFBgAAAAAEAAQA9QAAAIgDAAAAAA==&#10;" fillcolor="#2a2a2a" stroked="f"/>
                    <v:rect id="Rectangle 229" o:spid="_x0000_s1252" style="position:absolute;left:2028;top:594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VG8YA&#10;AADcAAAADwAAAGRycy9kb3ducmV2LnhtbESP0WoCMRRE3wX/IVyhL6JZtyDtahTRtvhQhFo/4Lq5&#10;brbd3GyTVNe/bwqCj8PMnGHmy8424kw+1I4VTMYZCOLS6ZorBYfP19ETiBCRNTaOScGVAiwX/d4c&#10;C+0u/EHnfaxEgnAoUIGJsS2kDKUhi2HsWuLknZy3GJP0ldQeLwluG5ln2VRarDktGGxpbaj83v9a&#10;BbvTYfd2vBqzefnxk+H2GDfvX89KPQy61QxEpC7ew7f2VivIH3P4P5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sVG8YAAADcAAAADwAAAAAAAAAAAAAAAACYAgAAZHJz&#10;L2Rvd25yZXYueG1sUEsFBgAAAAAEAAQA9QAAAIsDAAAAAA==&#10;" fillcolor="#282828" stroked="f"/>
                    <v:rect id="Rectangle 230" o:spid="_x0000_s1253" style="position:absolute;left:2028;top:5958;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rgMYA&#10;AADcAAAADwAAAGRycy9kb3ducmV2LnhtbESPT2vCQBTE70K/w/IK3nRjUqREV/EPYsGL2nrw9sy+&#10;JqnZtyG7auyn7wpCj8PM/IYZT1tTiSs1rrSsYNCPQBBnVpecK/j6XPXeQTiPrLGyTAru5GA6eemM&#10;MdX2xju67n0uAoRdigoK7+tUSpcVZND1bU0cvG/bGPRBNrnUDd4C3FQyjqKhNFhyWCiwpkVB2Xl/&#10;MQrKn83RbdfL5C3+3R3MKdPVcO6V6r62sxEIT63/Dz/bH1pBnCTwOBOO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9rgMYAAADcAAAADwAAAAAAAAAAAAAAAACYAgAAZHJz&#10;L2Rvd25yZXYueG1sUEsFBgAAAAAEAAQA9QAAAIsDAAAAAA==&#10;" fillcolor="#262626" stroked="f"/>
                    <v:rect id="Rectangle 231" o:spid="_x0000_s1254" style="position:absolute;left:2028;top:596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GisYA&#10;AADcAAAADwAAAGRycy9kb3ducmV2LnhtbESPT2sCMRTE7wW/Q3iCl1Kz/kHarVGkUO1FsNsWPT42&#10;r7vBzcuSRF2/vSkIPQ4z8xtmvuxsI87kg3GsYDTMQBCXThuuFHx/vT89gwgRWWPjmBRcKcBy0XuY&#10;Y67dhT/pXMRKJAiHHBXUMba5lKGsyWIYupY4eb/OW4xJ+kpqj5cEt40cZ9lMWjScFmps6a2m8lic&#10;rAJjZo+r/Xq72xUTx34zfbkefqJSg363egURqYv/4Xv7QysYT6bwdyYd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rGisYAAADcAAAADwAAAAAAAAAAAAAAAACYAgAAZHJz&#10;L2Rvd25yZXYueG1sUEsFBgAAAAAEAAQA9QAAAIsDAAAAAA==&#10;" fillcolor="#242424" stroked="f"/>
                    <v:rect id="Rectangle 232" o:spid="_x0000_s1255" style="position:absolute;left:2028;top:597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a48cA&#10;AADcAAAADwAAAGRycy9kb3ducmV2LnhtbESPQWvCQBSE7wX/w/IEL6VuTFuR1FVEkeqhtWrp+ZF9&#10;zQazb0N2G6O/visUehxm5htmOu9sJVpqfOlYwWiYgCDOnS65UPB5XD9MQPiArLFyTAou5GE+691N&#10;MdPuzHtqD6EQEcI+QwUmhDqT0ueGLPqhq4mj9+0aiyHKppC6wXOE20qmSTKWFkuOCwZrWhrKT4cf&#10;q+Bj/Pq12L779Gm32b+17f3KuN1VqUG/W7yACNSF//Bfe6MVpI/PcDsTj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rGuPHAAAA3AAAAA8AAAAAAAAAAAAAAAAAmAIAAGRy&#10;cy9kb3ducmV2LnhtbFBLBQYAAAAABAAEAPUAAACMAwAAAAA=&#10;" fillcolor="#222" stroked="f"/>
                    <v:rect id="Rectangle 233" o:spid="_x0000_s1256" style="position:absolute;left:2028;top:598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rXcQA&#10;AADcAAAADwAAAGRycy9kb3ducmV2LnhtbESPT4vCMBTE7wt+h/AEb2tqXYpWo4ggeHAP/kE8Pppn&#10;W21eShNr/fZGWNjjMDO/YebLzlSipcaVlhWMhhEI4szqknMFp+PmewLCeWSNlWVS8CIHy0Xva46p&#10;tk/eU3vwuQgQdikqKLyvUyldVpBBN7Q1cfCutjHog2xyqRt8BripZBxFiTRYclgosKZ1Qdn98DAK&#10;dt1lPR39/JI9jdv8scvOt+QVKzXod6sZCE+d/w//tbdaQTxO4HMmHAG5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oq13EAAAA3AAAAA8AAAAAAAAAAAAAAAAAmAIAAGRycy9k&#10;b3ducmV2LnhtbFBLBQYAAAAABAAEAPUAAACJAwAAAAA=&#10;" fillcolor="#202020" stroked="f"/>
                    <v:rect id="Rectangle 234" o:spid="_x0000_s1257" style="position:absolute;left:2028;top:599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xgdcUA&#10;AADcAAAADwAAAGRycy9kb3ducmV2LnhtbESPT2vCQBTE74V+h+UVeqsblVpN3UhRhB4K4r/7M/ua&#10;TZN9G7PbmH57VxB6HGbmN8x80dtadNT60rGC4SABQZw7XXKh4LBfv0xB+ICssXZMCv7IwyJ7fJhj&#10;qt2Ft9TtQiEihH2KCkwITSqlzw1Z9APXEEfv27UWQ5RtIXWLlwi3tRwlyURaLDkuGGxoaSivdr9W&#10;wXkbTnpjXivstPtZzYr1lxselXp+6j/eQQTqw3/43v7UCkbjN7idiUd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PGB1xQAAANwAAAAPAAAAAAAAAAAAAAAAAJgCAABkcnMv&#10;ZG93bnJldi54bWxQSwUGAAAAAAQABAD1AAAAigMAAAAA&#10;" fillcolor="#1e1e1e" stroked="f"/>
                    <v:rect id="Rectangle 235" o:spid="_x0000_s1258" style="position:absolute;left:2028;top:600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aGMIA&#10;AADcAAAADwAAAGRycy9kb3ducmV2LnhtbERPW2vCMBR+H/gfwhH2tqZ2IrMzFhGEMXBgJ/h6bE4v&#10;rDkpSazdfv3yMNjjx3ffFJPpxUjOd5YVLJIUBHFldceNgvPn4ekFhA/IGnvLpOCbPBTb2cMGc23v&#10;fKKxDI2IIexzVNCGMORS+qolgz6xA3HkausMhghdI7XDeww3vczSdCUNdhwbWhxo31L1Vd6MAjqu&#10;Psb6HX+02y9P0/qor8uLVupxPu1eQQSawr/4z/2mFWTPcW08E4+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XloYwgAAANwAAAAPAAAAAAAAAAAAAAAAAJgCAABkcnMvZG93&#10;bnJldi54bWxQSwUGAAAAAAQABAD1AAAAhwMAAAAA&#10;" fillcolor="#1c1c1c" stroked="f"/>
                    <v:rect id="Rectangle 236" o:spid="_x0000_s1259" style="position:absolute;left:2028;top:6007;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o8gcUA&#10;AADcAAAADwAAAGRycy9kb3ducmV2LnhtbESPQWvCQBSE74X+h+UJXkQ3VRAbs5EiLXgQUrUHj8/s&#10;MwnJvg27W43/vlso9DjMzDdMthlMJ27kfGNZwcssAUFcWt1wpeDr9DFdgfABWWNnmRQ8yMMmf37K&#10;MNX2zge6HUMlIoR9igrqEPpUSl/WZNDPbE8cvat1BkOUrpLa4T3CTSfnSbKUBhuOCzX2tK2pbI/f&#10;RsGF923XknHnd/epT8O2mDyKQqnxaHhbgwg0hP/wX3unFcwXr/B7Jh4B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SjyBxQAAANwAAAAPAAAAAAAAAAAAAAAAAJgCAABkcnMv&#10;ZG93bnJldi54bWxQSwUGAAAAAAQABAD1AAAAigMAAAAA&#10;" fillcolor="#1a1a1a" stroked="f"/>
                    <v:rect id="Rectangle 237" o:spid="_x0000_s1260" style="position:absolute;left:2028;top:601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6oD8QA&#10;AADcAAAADwAAAGRycy9kb3ducmV2LnhtbESPTWvCQBCG7wX/wzKCN9342RJdRYWCKD00FnodsmMS&#10;zM6G7Kppf33nIPQ4vPM+M89q07la3akNlWcD41ECijj3tuLCwNf5ffgGKkRki7VnMvBDATbr3ssK&#10;U+sf/En3LBZKIBxSNFDG2KRah7wkh2HkG2LJLr51GGVsC21bfAjc1XqSJAvtsGK5UGJD+5Lya3Zz&#10;QpmS/wjz44yb02vWXQ+73+/jzphBv9suQUXq4v/ys32wBiYzeV9kRAT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qA/EAAAA3AAAAA8AAAAAAAAAAAAAAAAAmAIAAGRycy9k&#10;b3ducmV2LnhtbFBLBQYAAAAABAAEAPUAAACJAwAAAAA=&#10;" fillcolor="#181818" stroked="f"/>
                    <v:rect id="Rectangle 238" o:spid="_x0000_s1261" style="position:absolute;left:2028;top:602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usGcYA&#10;AADcAAAADwAAAGRycy9kb3ducmV2LnhtbESPW2vCQBSE3wv+h+UIvtWNkopEV1GpF0pfvKCvh+wx&#10;CWbPptlVU3+9KxT6OMzMN8x42phS3Kh2hWUFvW4Egji1uuBMwWG/fB+CcB5ZY2mZFPySg+mk9TbG&#10;RNs7b+m285kIEHYJKsi9rxIpXZqTQde1FXHwzrY26IOsM6lrvAe4KWU/igbSYMFhIceKFjmll93V&#10;KFgtPtdx3By3X9fiW55P88HH7PGjVKfdzEYgPDX+P/zX3mgF/bgHrzPhCMjJ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usGcYAAADcAAAADwAAAAAAAAAAAAAAAACYAgAAZHJz&#10;L2Rvd25yZXYueG1sUEsFBgAAAAAEAAQA9QAAAIsDAAAAAA==&#10;" fillcolor="#161616" stroked="f"/>
                    <v:rect id="Rectangle 239" o:spid="_x0000_s1262" style="position:absolute;left:2028;top:603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RDsYA&#10;AADcAAAADwAAAGRycy9kb3ducmV2LnhtbESPT2vCQBTE74LfYXkFb3XToFaiq4jgH3qoaEXw9si+&#10;JqHZt2F31eTbdwsFj8PM/IaZL1tTizs5X1lW8DZMQBDnVldcKDh/bV6nIHxA1lhbJgUdeVgu+r05&#10;Zto++Ej3UyhEhLDPUEEZQpNJ6fOSDPqhbYij922dwRClK6R2+IhwU8s0SSbSYMVxocSG1iXlP6eb&#10;UeAuh63rJrvxvlt/XOSt+nxvrqTU4KVdzUAEasMz/N/eawXpKIW/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LRDsYAAADcAAAADwAAAAAAAAAAAAAAAACYAgAAZHJz&#10;L2Rvd25yZXYueG1sUEsFBgAAAAAEAAQA9QAAAIsDAAAAAA==&#10;" fillcolor="#141414" stroked="f"/>
                    <v:rect id="Rectangle 240" o:spid="_x0000_s1263" style="position:absolute;left:2028;top:603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ecYA&#10;AADcAAAADwAAAGRycy9kb3ducmV2LnhtbESPT2vCQBTE70K/w/KE3urGPxRJXYOkCi3SQrWHHh/Z&#10;1yQm+zbsbmP89q5Q8DjMzG+YVTaYVvTkfG1ZwXSSgCAurK65VPB93D0tQfiArLG1TAou5CFbP4xW&#10;mGp75i/qD6EUEcI+RQVVCF0qpS8qMugntiOO3q91BkOUrpTa4TnCTStnSfIsDdYcFyrsKK+oaA5/&#10;RsHn/vLRa5svmu37T/16on0edk6px/GweQERaAj38H/7TSuYLeZwOxOPgF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KecYAAADcAAAADwAAAAAAAAAAAAAAAACYAgAAZHJz&#10;L2Rvd25yZXYueG1sUEsFBgAAAAAEAAQA9QAAAIsDAAAAAA==&#10;" fillcolor="#121212" stroked="f"/>
                    <v:rect id="Rectangle 241" o:spid="_x0000_s1264" style="position:absolute;left:2028;top:604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0dlcYA&#10;AADcAAAADwAAAGRycy9kb3ducmV2LnhtbESPQWvCQBSE74X+h+UVvEjdKKFI6iqtIATBQzWUHh/Z&#10;12xq9m3Irkn013cLBY/DzHzDrDajbURPna8dK5jPEhDEpdM1VwqK0+55CcIHZI2NY1JwJQ+b9ePD&#10;CjPtBv6g/hgqESHsM1RgQmgzKX1pyKKfuZY4et+usxii7CqpOxwi3DZykSQv0mLNccFgS1tD5fl4&#10;sQq+9svp5/T8Xpif+cXn7Xg43EgrNXka315BBBrDPfzfzrWCRZr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0dlcYAAADcAAAADwAAAAAAAAAAAAAAAACYAgAAZHJz&#10;L2Rvd25yZXYueG1sUEsFBgAAAAAEAAQA9QAAAIsDAAAAAA==&#10;" fillcolor="#101010" stroked="f"/>
                    <v:rect id="Rectangle 242" o:spid="_x0000_s1265" style="position:absolute;left:2028;top:6054;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3mhsYA&#10;AADcAAAADwAAAGRycy9kb3ducmV2LnhtbESPS2vCQBSF9wX/w3AFd3XSoKWkGUUjipsuaqXQ3U3m&#10;Nglm7oTMmMe/7xQKXR7O4+Ok29E0oqfO1ZYVPC0jEMSF1TWXCq4fx8cXEM4ja2wsk4KJHGw3s4cU&#10;E20Hfqf+4ksRRtglqKDyvk2kdEVFBt3StsTB+7adQR9kV0rd4RDGTSPjKHqWBmsOhApbyioqbpe7&#10;Cdx8ivz5cPv86g/Hq83y/e70Niq1mI+7VxCeRv8f/muftYJ4tY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3mhsYAAADcAAAADwAAAAAAAAAAAAAAAACYAgAAZHJz&#10;L2Rvd25yZXYueG1sUEsFBgAAAAAEAAQA9QAAAIsDAAAAAA==&#10;" fillcolor="#0e0e0e" stroked="f"/>
                    <v:rect id="Rectangle 243" o:spid="_x0000_s1266" style="position:absolute;left:2028;top:606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tLa78A&#10;AADcAAAADwAAAGRycy9kb3ducmV2LnhtbESPQYvCMBSE74L/ITxhb5oqIlKNIoKw1+2KXp/Ns402&#10;L6GJtf77zYLgcZiZb5j1treN6KgNxrGC6SQDQVw6bbhScPw9jJcgQkTW2DgmBS8KsN0MB2vMtXvy&#10;D3VFrESCcMhRQR2jz6UMZU0Ww8R54uRdXWsxJtlWUrf4THDbyFmWLaRFw2mhRk/7msp78bAK3KXU&#10;004bU2TNg0/VzZ+L6JX6GvW7FYhIffyE3+1vrWA2X8D/mXQE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O0trvwAAANwAAAAPAAAAAAAAAAAAAAAAAJgCAABkcnMvZG93bnJl&#10;di54bWxQSwUGAAAAAAQABAD1AAAAhAMAAAAA&#10;" fillcolor="#0c0c0c" stroked="f"/>
                    <v:rect id="Rectangle 244" o:spid="_x0000_s1267" style="position:absolute;left:2028;top:607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wfv8YA&#10;AADcAAAADwAAAGRycy9kb3ducmV2LnhtbESPQWvCQBSE7wX/w/IEb81GLZqmriKCtCAITQttb4/s&#10;axKafbtkV5P+e1cQPA4z8w2z2gymFWfqfGNZwTRJQRCXVjdcKfj82D9mIHxA1thaJgX/5GGzHj2s&#10;MNe253c6F6ESEcI+RwV1CC6X0pc1GfSJdcTR+7WdwRBlV0ndYR/hppWzNF1Igw3HhRod7Woq/4qT&#10;UaCz/pg9l8P22339BLNM54f59FWpyXjYvoAINIR7+NZ+0wpmT0u4nolHQK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wfv8YAAADcAAAADwAAAAAAAAAAAAAAAACYAgAAZHJz&#10;L2Rvd25yZXYueG1sUEsFBgAAAAAEAAQA9QAAAIsDAAAAAA==&#10;" fillcolor="#0a0a0a" stroked="f"/>
                    <v:rect id="Rectangle 245" o:spid="_x0000_s1268" style="position:absolute;left:2028;top:608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lf9cIA&#10;AADcAAAADwAAAGRycy9kb3ducmV2LnhtbERP3WrCMBS+H/gO4QjejJmuOBldo+hQ2WAX8+cBDs1p&#10;WtaclCTa+vbLxWCXH99/uR5tJ27kQ+tYwfM8A0FcOd2yUXA5759eQYSIrLFzTAruFGC9mjyUWGg3&#10;8JFup2hECuFQoIImxr6QMlQNWQxz1xMnrnbeYkzQG6k9DincdjLPsqW02HJqaLCn94aqn9PVKng5&#10;mE9dm86PW5vrXfj6fqTFoNRsOm7eQEQa47/4z/2hFeSLtDadS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yV/1wgAAANwAAAAPAAAAAAAAAAAAAAAAAJgCAABkcnMvZG93&#10;bnJldi54bWxQSwUGAAAAAAQABAD1AAAAhwMAAAAA&#10;" fillcolor="#080808" stroked="f"/>
                    <v:rect id="Rectangle 246" o:spid="_x0000_s1269" style="position:absolute;left:2028;top:608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LAX8QA&#10;AADcAAAADwAAAGRycy9kb3ducmV2LnhtbESPQUsDMRSE74L/IbyCN5ttLVXXpkUKpXqzcbHXx+a5&#10;u7h5WZLXdv33RhA8DjPzDbPajL5XZ4qpC2xgNi1AEdfBddwYqN53tw+gkiA77AOTgW9KsFlfX62w&#10;dOHCBzpbaVSGcCrRQCsylFqnuiWPaRoG4ux9huhRsoyNdhEvGe57PS+KpfbYcV5ocaBtS/WXPXkD&#10;d1JF+dgv98fKHU9v9tXWi3trzM1kfH4CJTTKf/iv/eIMzBeP8HsmHwG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ywF/EAAAA3AAAAA8AAAAAAAAAAAAAAAAAmAIAAGRycy9k&#10;b3ducmV2LnhtbFBLBQYAAAAABAAEAPUAAACJAwAAAAA=&#10;" fillcolor="#060606" stroked="f"/>
                    <v:rect id="Rectangle 247" o:spid="_x0000_s1270" style="position:absolute;left:2028;top:609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rjsAA&#10;AADcAAAADwAAAGRycy9kb3ducmV2LnhtbERPy4rCMBTdD/gP4QruxlTFYahGEaXgxsdUQZeX5toW&#10;m5vSRFv/3iyEWR7Oe77sTCWe1LjSsoLRMAJBnFldcq7gfEq+f0E4j6yxskwKXuRgueh9zTHWtuU/&#10;eqY+FyGEXYwKCu/rWEqXFWTQDW1NHLibbQz6AJtc6gbbEG4qOY6iH2mw5NBQYE3rgrJ7+jAKru3o&#10;vsHD0ZT73SRBc0nxmKRKDfrdagbCU+f/xR/3VisYT8P8cCYc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eYrjsAAAADcAAAADwAAAAAAAAAAAAAAAACYAgAAZHJzL2Rvd25y&#10;ZXYueG1sUEsFBgAAAAAEAAQA9QAAAIUDAAAAAA==&#10;" fillcolor="#040404" stroked="f"/>
                    <v:rect id="Rectangle 248" o:spid="_x0000_s1271" style="position:absolute;left:2028;top:610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MFsQA&#10;AADcAAAADwAAAGRycy9kb3ducmV2LnhtbESPQWsCMRSE7wX/Q3iCt5pdUSmrUaRF0Iu0WlqPj81z&#10;d3HzEpKo6783hYLHYWa+YebLzrTiSj40lhXkwwwEcWl1w5WC78P69Q1EiMgaW8uk4E4BloveyxwL&#10;bW/8Rdd9rESCcChQQR2jK6QMZU0Gw9A64uSdrDcYk/SV1B5vCW5aOcqyqTTYcFqo0dF7TeV5fzEK&#10;Pp3/cWa1/hj/TnN9l7v2cNzmSg363WoGIlIXn+H/9kYrGE1y+Du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gTBbEAAAA3AAAAA8AAAAAAAAAAAAAAAAAmAIAAGRycy9k&#10;b3ducmV2LnhtbFBLBQYAAAAABAAEAPUAAACJAwAAAAA=&#10;" fillcolor="#010101" stroked="f"/>
                    <v:shape id="Freeform 249" o:spid="_x0000_s1272" style="position:absolute;left:2030;top:5173;width:1237;height:940;visibility:visible;mso-wrap-style:square;v-text-anchor:top" coordsize="123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3csUA&#10;AADcAAAADwAAAGRycy9kb3ducmV2LnhtbESPQWvCQBSE74X+h+UJvQTdNGCV6CpFKC29iFro9ZF9&#10;ZoO7b2N2TdJ/3y0UPA4z8w2z3o7Oip660HhW8DzLQRBXXjdcK/g6vU2XIEJE1mg9k4IfCrDdPD6s&#10;sdR+4AP1x1iLBOFQogITY1tKGSpDDsPMt8TJO/vOYUyyq6XucEhwZ2WR5y/SYcNpwWBLO0PV5Xhz&#10;Ck7X/ruw8/1g/GKfWU3Ze/Z5U+ppMr6uQEQa4z383/7QCop5AX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LdyxQAAANwAAAAPAAAAAAAAAAAAAAAAAJgCAABkcnMv&#10;ZG93bnJldi54bWxQSwUGAAAAAAQABAD1AAAAigMAAAAA&#10;" path="m84,439r2,-12l89,417r5,-23l101,371r11,-19l122,333r11,-16l145,302r7,-7l159,288r7,-7l174,275r7,-5l190,265r7,-3l206,258r9,-3l222,253r8,-4l239,248r9,l256,248r9,l276,248r8,1l293,251r7,4l309,256r7,4l324,263r7,5l338,272r7,5l352,282r4,-15l361,251r7,-14l375,223r7,-12l391,200r10,-10l410,181r10,-7l433,169r10,-5l455,160r12,-1l480,160r12,2l499,162r5,4l515,169r8,5l532,180r9,7l549,195r7,9l563,213r7,10l569,214r-2,-8l565,195r,-8l565,178r2,-9l569,160r1,-8l572,143r4,-9l581,127r3,-7l590,113r5,-5l602,103r7,-4l612,96r5,-2l623,92r5,l633,92r5,l644,92r5,l652,94r6,2l663,99r5,2l672,105r5,3l680,113r4,6l692,110r9,-5l708,98r9,-6l726,89r8,-4l745,82r8,-2l762,78r9,l781,78r9,2l799,82r10,2l818,87r9,5l830,80r4,-12l839,56r7,-11l851,37r9,-9l867,21r9,-7l884,9r9,-4l902,2,912,r9,l931,r9,2l951,5r5,4l963,12r5,4l973,19r11,11l992,40r7,12l1006,66r6,14l1017,96r5,-2l1029,94r7,-2l1041,92r12,l1067,96r11,3l1090,105r11,7l1113,120r8,9l1132,139r7,13l1148,164r7,16l1160,193r3,16l1167,227r2,12l1170,251r,12l1170,277r-1,12l1167,302r-2,12l1162,326r7,l1177,328r7,2l1191,333r7,5l1203,343r7,6l1216,356r5,7l1224,371r4,9l1231,389r4,9l1237,408r,10l1237,429r,12l1235,455r-4,12l1228,480r-7,10l1216,500r-7,9l1200,516r2,21l1202,560r-2,21l1198,602r-3,19l1188,640r-7,19l1174,677r-11,15l1153,708r-11,14l1128,734r-5,5l1116,745r-7,5l1101,753r-7,4l1087,760r-9,4l1071,766r-14,1l1043,769r-14,l1017,766r-4,8l1010,783r-4,7l1003,797r-5,5l992,809r-5,4l980,816r-5,4l968,823r-7,l956,825r-7,l942,823r-7,-2l928,818r-9,-5l910,806r-7,-7l897,788r-6,14l886,814r-7,11l870,835r-8,9l853,853r-9,7l834,865r-11,5l811,872r-10,3l788,875r-10,l766,872r-13,-4l743,865r-9,3l726,872r-7,3l710,879r-9,3l692,884r-8,2l677,886r-9,2l659,888r-8,l642,886r-9,l624,884r-7,-2l609,879r-7,9l595,895r-7,7l579,907r-7,7l563,919r-7,4l548,928r-9,1l530,933r-7,2l515,938r-9,l497,940r-9,l480,938r-9,l462,936r-8,-1l447,931r-9,-2l429,924r-7,-3l413,916r-7,-6l398,905r-7,-7l384,891r-7,-7l370,877r-7,-9l358,860r-9,-14l345,851r-5,5l335,860r-5,3l324,865r-5,2l314,868r-5,l302,867r-5,l291,865r-5,-4l281,858r-5,-4l272,849r-5,-5l263,839r-3,-7l258,825r-3,-7l253,811r,-9l251,795r,-9l239,793r-10,6l216,802r-12,2l192,804r-12,l167,800r-10,-3l145,792r-11,-7l124,778r-11,-9l105,759,96,746,87,734,80,720,70,715r-9,-5l51,703r-9,-9l35,685,28,675,21,664,16,652,11,640,7,628,4,614,2,602,,588,,572,2,558,4,544,5,534r4,-9l12,516r4,-9l23,492r5,-9l33,476r5,-5l44,464r7,-5l56,453r7,-3l70,445r7,-2l84,439e" filled="f" strokeweight="1.9pt">
                      <v:path arrowok="t" o:connecttype="custom" o:connectlocs="112,352;166,281;215,255;265,248;316,260;356,267;401,190;467,159;523,174;570,223;567,169;584,120;617,94;649,92;677,108;717,92;771,78;827,92;860,28;912,0;963,12;1006,66;1041,92;1113,120;1160,193;1170,277;1177,328;1216,356;1237,408;1228,480;1202,560;1174,677;1116,745;1071,766;1010,783;980,816;942,823;897,788;853,853;788,875;726,872;677,886;624,884;579,907;530,933;480,938;429,924;384,891;345,851;314,868;281,858;258,825;239,793;167,800;105,759;51,703;11,640;2,558;23,492;56,453" o:connectangles="0,0,0,0,0,0,0,0,0,0,0,0,0,0,0,0,0,0,0,0,0,0,0,0,0,0,0,0,0,0,0,0,0,0,0,0,0,0,0,0,0,0,0,0,0,0,0,0,0,0,0,0,0,0,0,0,0,0,0,0"/>
                    </v:shape>
                    <v:shape id="Picture 250" o:spid="_x0000_s1273" type="#_x0000_t75" style="position:absolute;left:2100;top:5508;width:943;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GjmDGAAAA3AAAAA8AAABkcnMvZG93bnJldi54bWxEj0FrwkAUhO9C/8PyCr1I3ahUJLqKSFu0&#10;9GIsgrdn9plEs29Ddo3x37tCweMwM98w03lrStFQ7QrLCvq9CARxanXBmYK/7df7GITzyBpLy6Tg&#10;Rg7ms5fOFGNtr7yhJvGZCBB2MSrIva9iKV2ak0HXsxVx8I62NuiDrDOpa7wGuCnlIIpG0mDBYSHH&#10;ipY5pefkYhSYzf7Xp5+7Y3Ppjg/r79PI9pMfpd5e28UEhKfWP8P/7ZVWMPgYwuNMOAJyd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8aOYMYAAADcAAAADwAAAAAAAAAAAAAA&#10;AACfAgAAZHJzL2Rvd25yZXYueG1sUEsFBgAAAAAEAAQA9wAAAJIDAAAAAA==&#10;">
                      <v:imagedata r:id="rId36" o:title=""/>
                    </v:shape>
                    <v:shape id="Freeform 251" o:spid="_x0000_s1274" style="position:absolute;left:2102;top:5511;width:940;height:414;visibility:visible;mso-wrap-style:square;v-text-anchor:top" coordsize="940,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N1xsUA&#10;AADcAAAADwAAAGRycy9kb3ducmV2LnhtbESPQUvDQBSE74L/YXmCN7tJsVVit0UKore2SSw9PrLP&#10;bDD7Nt1d2/Tfu0LB4zAz3zCL1Wh7cSIfOscK8kkGgrhxuuNWQV29PTyDCBFZY++YFFwowGp5e7PA&#10;Qrsz7+hUxlYkCIcCFZgYh0LK0BiyGCZuIE7el/MWY5K+ldrjOcFtL6dZNpcWO04LBgdaG2q+yx+r&#10;YFvNN2Z2rIfc1e5p798/y+0hV+r+bnx9ARFpjP/ha/tDK5jOHuHv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3XGxQAAANwAAAAPAAAAAAAAAAAAAAAAAJgCAABkcnMv&#10;ZG93bnJldi54bWxQSwUGAAAAAAQABAD1AAAAigMAAAAA&#10;" path="m64,194r4,-11l73,175r5,-11l85,155r7,-6l101,140r10,-7l122,128r10,-6l144,117r13,-3l169,112r14,-2l195,110r14,l223,112r12,2l245,117r13,4l268,126r4,-7l275,112r5,-7l286,100r5,-6l298,89r7,-5l312,80r8,-3l329,75r7,-1l347,72r8,l364,72r11,l383,74r7,1l399,77r7,3l411,82r7,4l423,91r6,3l434,100r-2,-4l430,91r,-4l429,84r,-5l430,75r,-3l432,67r4,-4l437,60r4,-4l444,53r7,-6l462,44r7,-2l477,42r7,-2l493,42r7,2l507,46r7,3l519,53r13,-6l544,42r14,-3l572,37r14,-2l600,37r13,2l627,42r4,-5l634,32r4,-6l643,21r5,-3l654,14r5,-3l666,7r7,-2l678,4r7,-2l692,r9,l708,2r7,l722,4r8,1l739,9r7,5l753,19r7,6l765,30r4,7l772,44r11,-2l791,42r11,l811,44r8,2l828,47r9,4l845,54r7,4l859,61r7,6l872,74r5,5l880,86r4,7l887,100r2,5l889,112r,5l889,122r-2,6l886,133r-2,5l882,143r7,l894,145r6,l905,147r10,5l924,157r3,4l931,164r3,4l936,171r2,4l940,180r,3l940,189r,5l938,201r-2,5l933,211r-6,6l924,220r-5,3l912,227r1,10l913,246r,11l910,265r-2,9l903,283r-5,7l893,298r-9,7l877,312r-9,6l858,323r-9,5l837,332r-11,3l814,337r-10,2l793,339r-10,l772,339r-3,3l763,346r-8,5l744,356r-12,2l727,358r-5,l715,358r-6,l704,356r-7,-2l692,353r-5,-4l680,346r-5,-6l669,335r-3,-5l662,337r-5,5l654,347r-7,6l641,358r-7,3l627,365r-7,3l612,370r-9,2l596,372r-9,1l579,373r-9,-1l561,370r-9,-2l542,365r-9,-4l525,356r-7,-7l511,344r-6,-9l502,328r-4,-9l498,328r-1,11l493,347r-3,9l484,365r-5,8l472,380r-9,7l453,394r-12,6l429,405r-13,3l404,412r-14,2l378,414r-14,l352,414r-14,-4l326,408r-12,-5l303,400r-12,-7l282,386r-10,-7l268,377r-2,-2l265,373r-7,4l251,380r-9,2l233,382r-8,l218,380r-7,-3l204,372r-6,-5l195,363r-2,-3l191,358r,-4l191,351r,-4l183,351r-9,2l164,354r-9,l146,354r-9,l127,353r-9,-2l109,349r-7,-3l94,342r-7,-3l80,335r-7,-5l66,323r-5,-5l52,316r-7,-4l38,311r-7,-4l26,302r-5,-4l15,293r-3,-5l7,283,5,278,3,271,1,265,,258r,-7l1,246r2,-7l7,230r5,-7l17,217r9,-7l34,204r9,-3l54,196r10,-2xe" fillcolor="black" strokeweight="0">
                      <v:path arrowok="t" o:connecttype="custom" o:connectlocs="85,155;132,122;195,110;258,121;286,100;320,77;364,72;406,80;434,100;429,79;437,60;469,42;507,46;558,39;627,42;648,18;678,4;715,2;753,19;783,42;828,47;866,67;887,100;887,128;894,145;927,161;940,180;936,206;912,227;908,274;877,312;826,335;772,339;732,358;704,356;675,340;654,347;620,368;579,373;533,361;502,328;490,356;453,394;390,414;326,408;272,379;251,380;211,377;191,358;174,353;127,353;87,339;52,316;21,298;3,271;3,239;34,204" o:connectangles="0,0,0,0,0,0,0,0,0,0,0,0,0,0,0,0,0,0,0,0,0,0,0,0,0,0,0,0,0,0,0,0,0,0,0,0,0,0,0,0,0,0,0,0,0,0,0,0,0,0,0,0,0,0,0,0,0"/>
                    </v:shape>
                    <v:shape id="Freeform 252" o:spid="_x0000_s1275" style="position:absolute;left:2102;top:5511;width:940;height:414;visibility:visible;mso-wrap-style:square;v-text-anchor:top" coordsize="940,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KE8MA&#10;AADcAAAADwAAAGRycy9kb3ducmV2LnhtbESPQYvCMBSE78L+h/CEvdlUUVm6RpFF2b1aBfH2bJ5t&#10;sXkpTVq7/nojCB6HmfmGWax6U4mOGldaVjCOYhDEmdUl5woO++3oC4TzyBory6Tgnxyslh+DBSba&#10;3nhHXepzESDsElRQeF8nUrqsIIMusjVx8C62MeiDbHKpG7wFuKnkJI7n0mDJYaHAmn4Kyq5paxR0&#10;v22r0836Oj0d9bk6TXF8P6NSn8N+/Q3CU+/f4Vf7TyuYzGbwP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LKE8MAAADcAAAADwAAAAAAAAAAAAAAAACYAgAAZHJzL2Rv&#10;d25yZXYueG1sUEsFBgAAAAAEAAQA9QAAAIgDAAAAAA==&#10;" path="m64,194r4,-11l73,175r5,-11l85,155r7,-6l101,140r10,-7l122,128r10,-6l144,117r13,-3l169,112r14,-2l195,110r14,l223,112r12,2l245,117r13,4l268,126r4,-7l275,112r5,-7l286,100r5,-6l298,89r7,-5l312,80r8,-3l329,75r7,-1l347,72r8,l364,72r11,l383,74r7,1l399,77r7,3l411,82r7,4l423,91r6,3l434,100r-2,-4l430,91r,-4l429,84r,-5l430,75r,-3l432,67r4,-4l437,60r4,-4l444,53r7,-6l462,44r7,-2l477,42r7,-2l493,42r7,2l507,46r7,3l519,53r13,-6l544,42r14,-3l572,37r14,-2l600,37r13,2l627,42r4,-5l634,32r4,-6l643,21r5,-3l654,14r5,-3l666,7r7,-2l678,4r7,-2l692,r9,l708,2r7,l722,4r8,1l739,9r7,5l753,19r7,6l765,30r4,7l772,44r11,-2l791,42r11,l811,44r8,2l828,47r9,4l845,54r7,4l859,61r7,6l872,74r5,5l880,86r4,7l887,100r2,5l889,112r,5l889,122r-2,6l886,133r-2,5l882,143r7,l894,145r6,l905,147r10,5l924,157r3,4l931,164r3,4l936,171r2,4l940,180r,3l940,189r,5l938,201r-2,5l933,211r-6,6l924,220r-5,3l912,227r1,10l913,246r,11l910,265r-2,9l903,283r-5,7l893,298r-9,7l877,312r-9,6l858,323r-9,5l837,332r-11,3l814,337r-10,2l793,339r-10,l772,339r-3,3l763,346r-8,5l744,356r-12,2l727,358r-5,l715,358r-6,l704,356r-7,-2l692,353r-5,-4l680,346r-5,-6l669,335r-3,-5l662,337r-5,5l654,347r-7,6l641,358r-7,3l627,365r-7,3l612,370r-9,2l596,372r-9,1l579,373r-9,-1l561,370r-9,-2l542,365r-9,-4l525,356r-7,-7l511,344r-6,-9l502,328r-4,-9l498,328r-1,11l493,347r-3,9l484,365r-5,8l472,380r-9,7l453,394r-12,6l429,405r-13,3l404,412r-14,2l378,414r-14,l352,414r-14,-4l326,408r-12,-5l303,400r-12,-7l282,386r-10,-7l268,377r-2,-2l265,373r-7,4l251,380r-9,2l233,382r-8,l218,380r-7,-3l204,372r-6,-5l195,363r-2,-3l191,358r,-4l191,351r,-4l183,351r-9,2l164,354r-9,l146,354r-9,l127,353r-9,-2l109,349r-7,-3l94,342r-7,-3l80,335r-7,-5l66,323r-5,-5l52,316r-7,-4l38,311r-7,-4l26,302r-5,-4l15,293r-3,-5l7,283,5,278,3,271,1,265,,258r,-7l1,246r2,-7l7,230r5,-7l17,217r9,-7l34,204r9,-3l54,196r10,-2xe" fillcolor="black" stroked="f">
                      <v:path arrowok="t" o:connecttype="custom" o:connectlocs="85,155;132,122;195,110;258,121;286,100;320,77;364,72;406,80;434,100;429,79;437,60;469,42;507,46;558,39;627,42;648,18;678,4;715,2;753,19;783,42;828,47;866,67;887,100;887,128;894,145;927,161;940,180;936,206;912,227;908,274;877,312;826,335;772,339;732,358;704,356;675,340;654,347;620,368;579,373;533,361;502,328;490,356;453,394;390,414;326,408;272,379;251,380;211,377;191,358;174,353;127,353;87,339;52,316;21,298;3,271;3,239;34,204" o:connectangles="0,0,0,0,0,0,0,0,0,0,0,0,0,0,0,0,0,0,0,0,0,0,0,0,0,0,0,0,0,0,0,0,0,0,0,0,0,0,0,0,0,0,0,0,0,0,0,0,0,0,0,0,0,0,0,0,0"/>
                    </v:shape>
                    <v:shape id="Picture 253" o:spid="_x0000_s1276" type="#_x0000_t75" style="position:absolute;left:2100;top:5508;width:943;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IPiTFAAAA3AAAAA8AAABkcnMvZG93bnJldi54bWxEj0FrwkAUhO8F/8PyhN7qxkClRFcRUVC8&#10;6LYg3p7ZZxLMvo3ZVeO/dwuFHoeZ+YaZzDpbizu1vnKsYDhIQBDnzlRcKPj5Xn18gfAB2WDtmBQ8&#10;ycNs2nubYGbcg/d016EQEcI+QwVlCE0mpc9LsugHriGO3tm1FkOUbSFNi48It7VMk2QkLVYcF0ps&#10;aFFSftE3q+Bqdqf9Mt2tlofb0VyPW6315qnUe7+bj0EE6sJ/+K+9NgrSzxH8nolHQE5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iD4kxQAAANwAAAAPAAAAAAAAAAAAAAAA&#10;AJ8CAABkcnMvZG93bnJldi54bWxQSwUGAAAAAAQABAD3AAAAkQMAAAAA&#10;">
                      <v:imagedata r:id="rId37" o:title=""/>
                    </v:shape>
                    <v:shape id="Picture 254" o:spid="_x0000_s1277" type="#_x0000_t75" style="position:absolute;left:2616;top:5227;width:480;height: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qnlrHAAAA3AAAAA8AAABkcnMvZG93bnJldi54bWxEj0FrwkAUhO8F/8PyCl5K3SiY2ugqUigI&#10;tlZt1etr9pkEs29DdjXx37uFgsdhZr5hJrPWlOJCtSssK+j3IhDEqdUFZwp+vt+fRyCcR9ZYWiYF&#10;V3Iwm3YeJpho2/CGLlufiQBhl6CC3PsqkdKlORl0PVsRB+9oa4M+yDqTusYmwE0pB1EUS4MFh4Uc&#10;K3rLKT1tz0bBarTcxNWevuJmfVjtfj9e/fHpU6nuYzsfg/DU+nv4v73QCgbDF/g7E46An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nqnlrHAAAA3AAAAA8AAAAAAAAAAAAA&#10;AAAAnwIAAGRycy9kb3ducmV2LnhtbFBLBQYAAAAABAAEAPcAAACTAwAAAAA=&#10;">
                      <v:imagedata r:id="rId38" o:title=""/>
                    </v:shape>
                    <v:shape id="Freeform 255" o:spid="_x0000_s1278" style="position:absolute;left:2618;top:5229;width:478;height:413;visibility:visible;mso-wrap-style:square;v-text-anchor:top" coordsize="478,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sIA&#10;AADcAAAADwAAAGRycy9kb3ducmV2LnhtbERPTU8CMRC9m/gfmjHhJl0BDVkpBDEE4k1E43GyHbcb&#10;t9NNW5bl3zMHE48v73uxGnyreoqpCWzgYVyAIq6Cbbg2cPzY3s9BpYxssQ1MBi6UYLW8vVlgacOZ&#10;36k/5FpJCKcSDbicu1LrVDnymMahIxbuJ0SPWWCstY14lnDf6klRPGmPDUuDw442jqrfw8lL79s6&#10;Hmev3/Zl/uU+N/1panO7M2Z0N6yfQWUa8r/4z723BiaPslbOyBH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6DL6wgAAANwAAAAPAAAAAAAAAAAAAAAAAJgCAABkcnMvZG93&#10;bnJldi54bWxQSwUGAAAAAAQABAD1AAAAhwMAAAAA&#10;" path="m33,195r2,-10l36,174r4,-9l43,157r4,-9l52,141r5,-7l63,127r5,-5l73,118r7,-3l87,111r5,-1l99,110r7,l113,111r7,2l125,117r6,3l136,125r2,-7l139,111r2,-5l145,99r3,-5l152,89r3,-4l159,82r3,-4l167,75r4,-2l176,71r5,l185,71r5,l195,73r7,5l209,83r5,7l220,99r-2,-9l218,83r,-8l220,68r3,-7l227,54r3,-5l235,45r4,-2l242,42r4,l249,42r5,1l258,45r2,4l263,52r7,-5l277,42r7,-4l291,36r7,l305,36r7,2l319,42r3,-11l326,21r2,-4l331,14r4,-4l338,7r2,-2l343,3r4,-2l352,r4,l359,1r4,l366,3r5,2l375,8r3,6l382,19r3,5l389,29r1,7l392,43r5,-1l403,42r3,l411,43r6,2l420,47r5,3l429,54r3,3l436,63r3,5l443,73r2,7l446,87r2,7l450,101r2,10l452,124r-2,10l448,144r4,l453,146r5,2l464,151r5,6l472,164r4,8l478,181r,9l478,195r-2,7l474,207r-2,5l469,221r-4,4l462,228r2,9l464,247r,9l462,265r-2,9l458,282r-3,9l453,298r-3,7l445,312r-4,7l436,324r-5,4l425,333r-5,3l413,338r-5,2l403,340r-6,l392,338r-3,7l384,350r-6,6l371,357r-5,l359,357r-2,-1l354,356r-2,-4l349,350r-4,-3l342,342r-2,-6l338,331r-2,7l335,343r-4,6l329,354r-3,5l322,362r-3,4l315,369r-5,2l307,373r-5,l298,375r-5,l289,373r-5,-2l281,369r-6,-3l270,361r-3,-5l263,350r-3,-7l256,335r-2,-7l253,319r,10l251,338r-2,9l247,356r-1,8l242,373r-3,7l235,387r-5,7l225,399r-7,5l213,408r-7,3l199,413r-7,l186,413r-7,l172,410r-7,-2l160,403r-7,-4l148,392r-5,-7l138,378r,-2l138,376r-2,-1l136,373r-4,5l127,380r-3,2l118,383r-3,-1l110,380r-4,-4l103,371r-2,-2l101,366r-2,-5l97,354r,-7l92,350r-3,2l84,354r-6,l75,356r-5,-2l64,354r-3,-2l56,349r-4,-2l49,343r-6,-3l40,335r-4,-6l35,324r-4,-7l28,315r-4,-3l21,310r-4,-3l14,301r-2,-3l7,287,3,277,2,265,,253r2,-6l2,240r1,-8l5,225r4,-7l12,211r5,-5l22,202r6,-5l33,195xe" fillcolor="black" strokeweight="0">
                      <v:path arrowok="t" o:connecttype="custom" o:connectlocs="43,157;68,122;99,110;131,120;145,99;162,78;185,71;214,90;220,68;239,43;258,45;284,38;319,42;335,10;352,0;371,5;389,29;406,42;429,54;445,80;452,124;458,148;478,181;472,212;464,247;455,291;436,324;408,340;384,350;357,356;342,342;331,349;315,369;293,375;270,361;254,328;247,356;230,394;199,413;165,408;138,378;132,378;110,380;99,361;84,354;61,352;40,335;24,312;7,287;2,240;17,206" o:connectangles="0,0,0,0,0,0,0,0,0,0,0,0,0,0,0,0,0,0,0,0,0,0,0,0,0,0,0,0,0,0,0,0,0,0,0,0,0,0,0,0,0,0,0,0,0,0,0,0,0,0,0"/>
                    </v:shape>
                    <v:shape id="Freeform 256" o:spid="_x0000_s1279" style="position:absolute;left:2618;top:5229;width:478;height:413;visibility:visible;mso-wrap-style:square;v-text-anchor:top" coordsize="478,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HoD8UA&#10;AADcAAAADwAAAGRycy9kb3ducmV2LnhtbESPQWvCQBSE70L/w/IK3nSjoLSpq4ggGryoldLeHtnX&#10;JDT7NmZXN/57Vyh4HGbmG2a26EwtrtS6yrKC0TABQZxbXXGh4PS5HryBcB5ZY22ZFNzIwWL+0pth&#10;qm3gA12PvhARwi5FBaX3TSqly0sy6Ia2IY7er20N+ijbQuoWQ4SbWo6TZCoNVhwXSmxoVVL+d7wY&#10;BV+b0AVbXU5ZkZx32T78fG8PmVL91275AcJT55/h//ZWKxhP3uF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egPxQAAANwAAAAPAAAAAAAAAAAAAAAAAJgCAABkcnMv&#10;ZG93bnJldi54bWxQSwUGAAAAAAQABAD1AAAAigMAAAAA&#10;" path="m33,195r2,-10l36,174r4,-9l43,157r4,-9l52,141r5,-7l63,127r5,-5l73,118r7,-3l87,111r5,-1l99,110r7,l113,111r7,2l125,117r6,3l136,125r2,-7l139,111r2,-5l145,99r3,-5l152,89r3,-4l159,82r3,-4l167,75r4,-2l176,71r5,l185,71r5,l195,73r7,5l209,83r5,7l220,99r-2,-9l218,83r,-8l220,68r3,-7l227,54r3,-5l235,45r4,-2l242,42r4,l249,42r5,1l258,45r2,4l263,52r7,-5l277,42r7,-4l291,36r7,l305,36r7,2l319,42r3,-11l326,21r2,-4l331,14r4,-4l338,7r2,-2l343,3r4,-2l352,r4,l359,1r4,l366,3r5,2l375,8r3,6l382,19r3,5l389,29r1,7l392,43r5,-1l403,42r3,l411,43r6,2l420,47r5,3l429,54r3,3l436,63r3,5l443,73r2,7l446,87r2,7l450,101r2,10l452,124r-2,10l448,144r4,l453,146r5,2l464,151r5,6l472,164r4,8l478,181r,9l478,195r-2,7l474,207r-2,5l469,221r-4,4l462,228r2,9l464,247r,9l462,265r-2,9l458,282r-3,9l453,298r-3,7l445,312r-4,7l436,324r-5,4l425,333r-5,3l413,338r-5,2l403,340r-6,l392,338r-3,7l384,350r-6,6l371,357r-5,l359,357r-2,-1l354,356r-2,-4l349,350r-4,-3l342,342r-2,-6l338,331r-2,7l335,343r-4,6l329,354r-3,5l322,362r-3,4l315,369r-5,2l307,373r-5,l298,375r-5,l289,373r-5,-2l281,369r-6,-3l270,361r-3,-5l263,350r-3,-7l256,335r-2,-7l253,319r,10l251,338r-2,9l247,356r-1,8l242,373r-3,7l235,387r-5,7l225,399r-7,5l213,408r-7,3l199,413r-7,l186,413r-7,l172,410r-7,-2l160,403r-7,-4l148,392r-5,-7l138,378r,-2l138,376r-2,-1l136,373r-4,5l127,380r-3,2l118,383r-3,-1l110,380r-4,-4l103,371r-2,-2l101,366r-2,-5l97,354r,-7l92,350r-3,2l84,354r-6,l75,356r-5,-2l64,354r-3,-2l56,349r-4,-2l49,343r-6,-3l40,335r-4,-6l35,324r-4,-7l28,315r-4,-3l21,310r-4,-3l14,301r-2,-3l7,287,3,277,2,265,,253r2,-6l2,240r1,-8l5,225r4,-7l12,211r5,-5l22,202r6,-5l33,195xe" fillcolor="black" stroked="f">
                      <v:path arrowok="t" o:connecttype="custom" o:connectlocs="43,157;68,122;99,110;131,120;145,99;162,78;185,71;214,90;220,68;239,43;258,45;284,38;319,42;335,10;352,0;371,5;389,29;406,42;429,54;445,80;452,124;458,148;478,181;472,212;464,247;455,291;436,324;408,340;384,350;357,356;342,342;331,349;315,369;293,375;270,361;254,328;247,356;230,394;199,413;165,408;138,378;132,378;110,380;99,361;84,354;61,352;40,335;24,312;7,287;2,240;17,206" o:connectangles="0,0,0,0,0,0,0,0,0,0,0,0,0,0,0,0,0,0,0,0,0,0,0,0,0,0,0,0,0,0,0,0,0,0,0,0,0,0,0,0,0,0,0,0,0,0,0,0,0,0,0"/>
                    </v:shape>
                    <v:shape id="Picture 257" o:spid="_x0000_s1280" type="#_x0000_t75" style="position:absolute;left:2616;top:5227;width:480;height: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Ouc7BAAAA3AAAAA8AAABkcnMvZG93bnJldi54bWxET8uKwjAU3QvzD+EOuLOpoiLVKIMgzCCI&#10;r2FcXpprU6a5qU3U+vdmIbg8nPds0dpK3KjxpWMF/SQFQZw7XXKh4HhY9SYgfEDWWDkmBQ/ysJh/&#10;dGaYaXfnHd32oRAxhH2GCkwIdSalzw1Z9ImriSN3do3FEGFTSN3gPYbbSg7SdCwtlhwbDNa0NJT/&#10;769WQbrZmtV6WP3+jM6ksa/d+u9yUqr72X5NQQRqw1v8cn9rBYNxnB/PxCMg5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Ouc7BAAAA3AAAAA8AAAAAAAAAAAAAAAAAnwIA&#10;AGRycy9kb3ducmV2LnhtbFBLBQYAAAAABAAEAPcAAACNAwAAAAA=&#10;">
                      <v:imagedata r:id="rId39" o:title=""/>
                    </v:shape>
                    <v:shape id="Picture 258" o:spid="_x0000_s1281" type="#_x0000_t75" style="position:absolute;left:2724;top:5612;width:468;height: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FRjTEAAAA3AAAAA8AAABkcnMvZG93bnJldi54bWxEj0FrwkAUhO8F/8PyBG91o4dYoqtoQOJJ&#10;0Nri8ZF9JsHs25Bdde2v7wqFHoeZ+YZZrIJpxZ1611hWMBknIIhLqxuuFJw+t+8fIJxH1thaJgVP&#10;crBaDt4WmGn74APdj74SEcIuQwW1910mpStrMujGtiOO3sX2Bn2UfSV1j48IN62cJkkqDTYcF2rs&#10;KK+pvB5vRsEhlPl3es5nP/tQFMXm65bvTqTUaBjWcxCegv8P/7V3WsE0ncDrTDwC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iFRjTEAAAA3AAAAA8AAAAAAAAAAAAAAAAA&#10;nwIAAGRycy9kb3ducmV2LnhtbFBLBQYAAAAABAAEAPcAAACQAwAAAAA=&#10;">
                      <v:imagedata r:id="rId40" o:title=""/>
                    </v:shape>
                    <v:shape id="Freeform 259" o:spid="_x0000_s1282" style="position:absolute;left:2726;top:5614;width:466;height:244;visibility:visible;mso-wrap-style:square;v-text-anchor:top" coordsize="466,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aMUA&#10;AADcAAAADwAAAGRycy9kb3ducmV2LnhtbESPQWvCQBSE7wX/w/KE3urGCCrRVURQhB5qtdTrI/tM&#10;ts2+jdk1xn/fFQoeh5n5hpkvO1uJlhpvHCsYDhIQxLnThgsFX8fN2xSED8gaK8ek4E4eloveyxwz&#10;7W78Se0hFCJC2GeooAyhzqT0eUkW/cDVxNE7u8ZiiLIppG7wFuG2kmmSjKVFw3GhxJrWJeW/h6tV&#10;gJPT/jTS38ZsJx/v15/6vmkva6Ve+91qBiJQF57h//ZOK0jHKTzO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6/9oxQAAANwAAAAPAAAAAAAAAAAAAAAAAJgCAABkcnMv&#10;ZG93bnJldi54bWxQSwUGAAAAAAQABAD1AAAAigMAAAAA&#10;" path="m31,115r2,-5l37,103r1,-5l42,93r5,-6l51,84r5,-5l61,75r5,-2l71,70r7,-2l84,66r7,-1l98,65r5,l110,66r7,2l122,70r5,2l132,75r2,-5l136,66r5,-7l148,52r7,-3l162,46r11,-2l181,42r9,2l197,47r7,4l209,54r5,5l213,54r,-3l213,46r1,-6l216,37r4,-5l223,28r5,-2l232,25r5,l241,25r3,l248,26r3,2l255,30r3,2l263,28r7,-3l276,23r6,l289,21r7,2l303,23r7,2l314,18r3,-6l323,9r7,-4l337,2,344,r6,l357,2r6,2l366,5r4,2l373,11r4,3l378,18r2,3l382,26r5,l392,25r4,1l401,26r9,2l419,33r6,6l431,44r3,7l436,56r2,3l439,63r,3l439,73r-1,6l436,86r5,l446,87r6,4l457,94r3,4l464,101r2,6l466,112r-2,7l460,126r-5,5l453,133r-3,1l452,140r,7l452,152r-2,5l448,162r-2,6l445,173r-4,3l438,182r-4,3l424,192r-4,3l415,197r-7,2l403,201r-21,l378,204r-5,4l368,211r-5,2l357,213r-7,-2l345,211r-5,-3l337,206r-4,-4l331,199r-1,-4l326,202r-5,7l314,215r-7,3l300,220r-9,2l282,220r-5,l274,218r-5,-2l263,213r-3,-4l256,206r-3,-4l249,199r-1,-5l246,189r,5l246,201r-2,5l242,211r-1,4l237,220r-3,5l228,229r-5,3l218,237r-5,2l206,243r-5,1l194,244r-7,l181,244r-7,l167,243r-5,-2l155,239r-5,-3l145,232r-6,-3l134,223r,l134,223r-2,-1l132,222r-3,1l126,225r-6,2l117,227r-4,l108,225r-3,-2l101,220r-2,-4l96,213r,-4l96,208r,-2l91,208r-4,1l77,211r-9,-2l59,208r-7,-2l44,201r-7,-6l31,189r-8,-4l16,182r-6,-6l7,171,3,164,2,157,,150r2,-7l3,138r2,-5l9,129r3,-3l17,122r4,-3l26,117r5,-2xe" fillcolor="black" strokeweight="0">
                      <v:path arrowok="t" o:connecttype="custom" o:connectlocs="38,98;56,79;78,68;103,65;127,72;141,59;173,44;204,51;213,51;220,32;237,25;251,28;270,25;296,23;317,12;344,0;366,5;378,18;392,25;419,33;436,56;439,73;446,87;464,101;460,126;452,140;448,162;438,182;415,197;378,204;357,213;337,206;326,202;300,220;274,218;256,206;246,189;242,211;228,229;206,243;181,244;155,239;134,223;132,222;117,227;101,220;96,208;77,211;44,201;16,182;2,157;5,133;21,119" o:connectangles="0,0,0,0,0,0,0,0,0,0,0,0,0,0,0,0,0,0,0,0,0,0,0,0,0,0,0,0,0,0,0,0,0,0,0,0,0,0,0,0,0,0,0,0,0,0,0,0,0,0,0,0,0"/>
                    </v:shape>
                    <v:shape id="Freeform 260" o:spid="_x0000_s1283" style="position:absolute;left:2726;top:5614;width:466;height:244;visibility:visible;mso-wrap-style:square;v-text-anchor:top" coordsize="466,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8FcQA&#10;AADcAAAADwAAAGRycy9kb3ducmV2LnhtbESPT4vCMBTE78J+h/AW9qapCrrWplKElV48+Af2+mie&#10;bbF5KU3Wdv30RhA8DjPzGybZDKYRN+pcbVnBdBKBIC6srrlUcD79jL9BOI+ssbFMCv7JwSb9GCUY&#10;a9vzgW5HX4oAYRejgsr7NpbSFRUZdBPbEgfvYjuDPsiulLrDPsBNI2dRtJAGaw4LFba0rai4Hv+M&#10;AloefrfDKt8tuczkPp/2fLpnSn19DtkahKfBv8Ovdq4VzBZzeJ4JR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vBXEAAAA3AAAAA8AAAAAAAAAAAAAAAAAmAIAAGRycy9k&#10;b3ducmV2LnhtbFBLBQYAAAAABAAEAPUAAACJAwAAAAA=&#10;" path="m31,115r2,-5l37,103r1,-5l42,93r5,-6l51,84r5,-5l61,75r5,-2l71,70r7,-2l84,66r7,-1l98,65r5,l110,66r7,2l122,70r5,2l132,75r2,-5l136,66r5,-7l148,52r7,-3l162,46r11,-2l181,42r9,2l197,47r7,4l209,54r5,5l213,54r,-3l213,46r1,-6l216,37r4,-5l223,28r5,-2l232,25r5,l241,25r3,l248,26r3,2l255,30r3,2l263,28r7,-3l276,23r6,l289,21r7,2l303,23r7,2l314,18r3,-6l323,9r7,-4l337,2,344,r6,l357,2r6,2l366,5r4,2l373,11r4,3l378,18r2,3l382,26r5,l392,25r4,1l401,26r9,2l419,33r6,6l431,44r3,7l436,56r2,3l439,63r,3l439,73r-1,6l436,86r5,l446,87r6,4l457,94r3,4l464,101r2,6l466,112r-2,7l460,126r-5,5l453,133r-3,1l452,140r,7l452,152r-2,5l448,162r-2,6l445,173r-4,3l438,182r-4,3l424,192r-4,3l415,197r-7,2l403,201r-21,l378,204r-5,4l368,211r-5,2l357,213r-7,-2l345,211r-5,-3l337,206r-4,-4l331,199r-1,-4l326,202r-5,7l314,215r-7,3l300,220r-9,2l282,220r-5,l274,218r-5,-2l263,213r-3,-4l256,206r-3,-4l249,199r-1,-5l246,189r,5l246,201r-2,5l242,211r-1,4l237,220r-3,5l228,229r-5,3l218,237r-5,2l206,243r-5,1l194,244r-7,l181,244r-7,l167,243r-5,-2l155,239r-5,-3l145,232r-6,-3l134,223r,l134,223r-2,-1l132,222r-3,1l126,225r-6,2l117,227r-4,l108,225r-3,-2l101,220r-2,-4l96,213r,-4l96,208r,-2l91,208r-4,1l77,211r-9,-2l59,208r-7,-2l44,201r-7,-6l31,189r-8,-4l16,182r-6,-6l7,171,3,164,2,157,,150r2,-7l3,138r2,-5l9,129r3,-3l17,122r4,-3l26,117r5,-2xe" fillcolor="black" stroked="f">
                      <v:path arrowok="t" o:connecttype="custom" o:connectlocs="38,98;56,79;78,68;103,65;127,72;141,59;173,44;204,51;213,51;220,32;237,25;251,28;270,25;296,23;317,12;344,0;366,5;378,18;392,25;419,33;436,56;439,73;446,87;464,101;460,126;452,140;448,162;438,182;415,197;378,204;357,213;337,206;326,202;300,220;274,218;256,206;246,189;242,211;228,229;206,243;181,244;155,239;134,223;132,222;117,227;101,220;96,208;77,211;44,201;16,182;2,157;5,133;21,119" o:connectangles="0,0,0,0,0,0,0,0,0,0,0,0,0,0,0,0,0,0,0,0,0,0,0,0,0,0,0,0,0,0,0,0,0,0,0,0,0,0,0,0,0,0,0,0,0,0,0,0,0,0,0,0,0"/>
                    </v:shape>
                    <v:shape id="Picture 261" o:spid="_x0000_s1284" type="#_x0000_t75" style="position:absolute;left:2724;top:5612;width:468;height: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C487EAAAA3AAAAA8AAABkcnMvZG93bnJldi54bWxEj19rwjAUxd8Fv0O4wl5kporKqE1lDGQb&#10;+GI3fL4016a0uemazHbffhEEHw/nz4+T7Ufbiiv1vnasYLlIQBCXTtdcKfj+Ojy/gPABWWPrmBT8&#10;kYd9Pp1kmGo38ImuRahEHGGfogITQpdK6UtDFv3CdcTRu7jeYoiyr6TucYjjtpWrJNlKizVHgsGO&#10;3gyVTfFrI3czH05DVzTn95+z/BzNsmmPB6WeZuPrDkSgMTzC9/aHVrDaruF2Jh4Bm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C487EAAAA3AAAAA8AAAAAAAAAAAAAAAAA&#10;nwIAAGRycy9kb3ducmV2LnhtbFBLBQYAAAAABAAEAPcAAACQAwAAAAA=&#10;">
                      <v:imagedata r:id="rId41" o:title=""/>
                    </v:shape>
                    <v:rect id="Rectangle 262" o:spid="_x0000_s1285" style="position:absolute;left:2424;top:5551;width:442;height:1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YqsEA&#10;AADcAAAADwAAAGRycy9kb3ducmV2LnhtbESP3YrCMBSE7xd8h3AWvFvTLSh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WmKrBAAAA3AAAAA8AAAAAAAAAAAAAAAAAmAIAAGRycy9kb3du&#10;cmV2LnhtbFBLBQYAAAAABAAEAPUAAACGAwAAAAA=&#10;" filled="f" stroked="f">
                      <v:textbox style="mso-fit-shape-to-text:t" inset="0,0,0,0">
                        <w:txbxContent>
                          <w:p w14:paraId="4A94A32F" w14:textId="77777777" w:rsidR="008C45DB" w:rsidRDefault="008C45DB" w:rsidP="008C45DB">
                            <w:proofErr w:type="spellStart"/>
                            <w:r>
                              <w:rPr>
                                <w:rFonts w:ascii="Calibri" w:hAnsi="Calibri" w:cs="Calibri"/>
                                <w:color w:val="000000"/>
                                <w:sz w:val="14"/>
                                <w:szCs w:val="14"/>
                              </w:rPr>
                              <w:t>CMSnet</w:t>
                            </w:r>
                            <w:proofErr w:type="spellEnd"/>
                          </w:p>
                        </w:txbxContent>
                      </v:textbox>
                    </v:rect>
                    <v:shape id="Freeform 263" o:spid="_x0000_s1286" style="position:absolute;left:1550;top:19;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KQWsQA&#10;AADcAAAADwAAAGRycy9kb3ducmV2LnhtbESPQWvCQBSE7wX/w/IEL6KbRgwSXUW0YttbVfD6yD6T&#10;YPZtzK4x/vtuQehxmJlvmMWqM5VoqXGlZQXv4wgEcWZ1ybmC03E3moFwHlljZZkUPMnBatl7W2Cq&#10;7YN/qD34XAQIuxQVFN7XqZQuK8igG9uaOHgX2xj0QTa51A0+AtxUMo6iRBosOSwUWNOmoOx6uBsF&#10;2+/a36Zft/ZjeI/PyXbCcvjcKzXod+s5CE+d/w+/2p9aQZwk8Hc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kFrEAAAA3AAAAA8AAAAAAAAAAAAAAAAAmAIAAGRycy9k&#10;b3ducmV2LnhtbFBLBQYAAAAABAAEAPUAAACJAwAAAAA=&#10;" path="m,790l117,677r,-649l,,,790xe" fillcolor="black" stroked="f">
                      <v:path arrowok="t" o:connecttype="custom" o:connectlocs="0,790;117,677;117,28;0,0;0,790" o:connectangles="0,0,0,0,0"/>
                    </v:shape>
                    <v:shape id="Freeform 264" o:spid="_x0000_s1287" style="position:absolute;left:1521;top:47;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41wcUA&#10;AADcAAAADwAAAGRycy9kb3ducmV2LnhtbESPQWvCQBSE7wX/w/KEXqRuTGks0VWkKq3etAWvj+wz&#10;CWbfxuwa4793hYLHYWa+YabzzlSipcaVlhWMhhEI4szqknMFf7/rt08QziNrrCyTghs5mM96L1NM&#10;tb3yjtq9z0WAsEtRQeF9nUrpsoIMuqGtiYN3tI1BH2STS93gNcBNJeMoSqTBksNCgTV9FZSd9hej&#10;YLmt/fljc25Xg0t8SJbvLAe3b6Ve+91iAsJT55/h//aPVhAnY3icCUd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jXBxQAAANwAAAAPAAAAAAAAAAAAAAAAAJgCAABkcnMv&#10;ZG93bnJldi54bWxQSwUGAAAAAAQABAD1AAAAigMAAAAA&#10;" path="m,790l117,677,117,,,113,,790xe" fillcolor="black" stroked="f">
                      <v:path arrowok="t" o:connecttype="custom" o:connectlocs="0,790;117,677;117,0;0,113;0,790" o:connectangles="0,0,0,0,0"/>
                    </v:shape>
                    <v:rect id="Rectangle 265" o:spid="_x0000_s1288" style="position:absolute;left:1083;top:160;width:43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Hb98QA&#10;AADcAAAADwAAAGRycy9kb3ducmV2LnhtbERPz2vCMBS+C/sfwht403TFSdc1yhwIXgR1O8zba/PW&#10;FpuXLona+dcvh4HHj+93sRxMJy7kfGtZwdM0AUFcWd1yreDzYz3JQPiArLGzTAp+ycNy8TAqMNf2&#10;ynu6HEItYgj7HBU0IfS5lL5qyKCf2p44ct/WGQwRulpqh9cYbjqZJslcGmw5NjTY03tD1elwNgpW&#10;L9nqZzfj7W1fHun4VZ6eU5coNX4c3l5BBBrCXfzv3mgF6TyujWfi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h2/fEAAAA3AAAAA8AAAAAAAAAAAAAAAAAmAIAAGRycy9k&#10;b3ducmV2LnhtbFBLBQYAAAAABAAEAPUAAACJAwAAAAA=&#10;" fillcolor="black" stroked="f"/>
                    <v:rect id="Rectangle 266" o:spid="_x0000_s1289" style="position:absolute;left:1055;top:133;width:466;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GDSsMA&#10;AADcAAAADwAAAGRycy9kb3ducmV2LnhtbESPQWvCQBSE70L/w/IKvemmUYJNXUUKbb0VtfT8yL4m&#10;qdm3Yfep8d+7BcHjMDPfMIvV4Dp1ohBbzwaeJxko4srblmsD3/v38RxUFGSLnWcycKEIq+XDaIGl&#10;9Wfe0mkntUoQjiUaaET6UutYNeQwTnxPnLxfHxxKkqHWNuA5wV2n8ywrtMOW00KDPb01VB12R2dA&#10;74sgh+ls+reVmK/d8ePzq/ox5ulxWL+CEhrkHr61N9ZAXrzA/5l0BP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GDSsMAAADcAAAADwAAAAAAAAAAAAAAAACYAgAAZHJzL2Rv&#10;d25yZXYueG1sUEsFBgAAAAAEAAQA9QAAAIgDAAAAAA==&#10;" fillcolor="silver" stroked="f"/>
                    <v:shape id="Freeform 267" o:spid="_x0000_s1290" style="position:absolute;left:1055;top:19;width:583;height:114;visibility:visible;mso-wrap-style:square;v-text-anchor:top" coordsize="583,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V/WL8A&#10;AADcAAAADwAAAGRycy9kb3ducmV2LnhtbERPy4rCMBTdC/5DuANuRFNd+OgYRRRBEMHXB1ySO22Z&#10;5qYkUevfm4Xg8nDei1Vra/EgHyrHCkbDDASxdqbiQsHtuhvMQISIbLB2TApeFGC17HYWmBv35DM9&#10;LrEQKYRDjgrKGJtcyqBLshiGriFO3J/zFmOCvpDG4zOF21qOs2wiLVacGkpsaFOS/r/crYLz6Sr7&#10;/ljvNnMdDu16e6qsLpTq/bTrXxCR2vgVf9x7o2A8TfPTmXQE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BX9YvwAAANwAAAAPAAAAAAAAAAAAAAAAAJgCAABkcnMvZG93bnJl&#10;di54bWxQSwUGAAAAAAQABAD1AAAAhAMAAAAA&#10;" path="m,114r466,l583,,117,,,114xe" fillcolor="silver" stroked="f">
                      <v:path arrowok="t" o:connecttype="custom" o:connectlocs="0,114;466,114;583,0;117,0;0,114" o:connectangles="0,0,0,0,0"/>
                    </v:shape>
                    <v:shape id="Freeform 268" o:spid="_x0000_s1291" style="position:absolute;left:1521;top:19;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f6/cQA&#10;AADcAAAADwAAAGRycy9kb3ducmV2LnhtbESPX0sDMRDE3wW/Q1jBN5u7KrWcTYsIlr5JT0H7tiR7&#10;f/CyOZJte/32RhB8HGbmN8xqM/lBnSimPrCBclaAIrbB9dwa+Hh/vVuCSoLscAhMBi6UYLO+vlph&#10;5cKZ93SqpVUZwqlCA53IWGmdbEce0yyMxNlrQvQoWcZWu4jnDPeDnhfFQnvsOS90ONJLR/a7PnoD&#10;7mDx634h8lk/HPZlE5fb5s0ac3szPT+BEprkP/zX3jkD88cSfs/kI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3+v3EAAAA3AAAAA8AAAAAAAAAAAAAAAAAmAIAAGRycy9k&#10;b3ducmV2LnhtbFBLBQYAAAAABAAEAPUAAACJAwAAAAA=&#10;" path="m,790l117,677,117,,,114,,790xe" fillcolor="gray" stroked="f">
                      <v:path arrowok="t" o:connecttype="custom" o:connectlocs="0,790;117,677;117,0;0,114;0,790" o:connectangles="0,0,0,0,0"/>
                    </v:shape>
                    <v:shape id="Freeform 269" o:spid="_x0000_s1292" style="position:absolute;left:1055;top:133;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OxWMYA&#10;AADcAAAADwAAAGRycy9kb3ducmV2LnhtbESPQWvCQBSE74X+h+UVvEjdNAdtU1exgmgRD42C9Paa&#10;fSah2bdhd9Xk33cFocdhZr5hpvPONOJCzteWFbyMEhDEhdU1lwoO+9XzKwgfkDU2lklBTx7ms8eH&#10;KWbaXvmLLnkoRYSwz1BBFUKbSemLigz6kW2Jo3eyzmCI0pVSO7xGuGlkmiRjabDmuFBhS8uKit/8&#10;bCLl8zu87Sdu2+/Wvfv4Oa3tcHFUavDULd5BBOrCf/je3mgF6SSF25l4BO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OxWMYAAADcAAAADwAAAAAAAAAAAAAAAACYAgAAZHJz&#10;L2Rvd25yZXYueG1sUEsFBgAAAAAEAAQA9QAAAIsDAAAAAA==&#10;" path="m,l466,,452,14,,14,,xe" stroked="f">
                      <v:path arrowok="t" o:connecttype="custom" o:connectlocs="0,0;466,0;452,14;0,14;0,0" o:connectangles="0,0,0,0,0"/>
                    </v:shape>
                    <v:shape id="Freeform 270" o:spid="_x0000_s1293" style="position:absolute;left:1055;top:133;width:14;height:676;visibility:visible;mso-wrap-style:square;v-text-anchor:top" coordsize="1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XCc8QA&#10;AADcAAAADwAAAGRycy9kb3ducmV2LnhtbESPT4vCMBTE7wt+h/CEva2pf1CpRpEFwT0UXOvB46N5&#10;NqXNS2mytvvtN4Kwx2FmfsNs94NtxIM6XzlWMJ0kIIgLpysuFVzz48cahA/IGhvHpOCXPOx3o7ct&#10;ptr1/E2PSyhFhLBPUYEJoU2l9IUhi37iWuLo3V1nMUTZlVJ32Ee4beQsSZbSYsVxwWBLn4aK+vJj&#10;FaztPDvX0uR5try5bFG3vau/lHofD4cNiEBD+A+/2ietYLaaw/NMPAJy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VwnPEAAAA3AAAAA8AAAAAAAAAAAAAAAAAmAIAAGRycy9k&#10;b3ducmV2LnhtbFBLBQYAAAAABAAEAPUAAACJAwAAAAA=&#10;" path="m,l,676,14,661,14,14,,xe" fillcolor="gray" stroked="f">
                      <v:path arrowok="t" o:connecttype="custom" o:connectlocs="0,0;0,676;14,661;14,14;0,0" o:connectangles="0,0,0,0,0"/>
                    </v:shape>
                    <v:rect id="Rectangle 271" o:spid="_x0000_s1294" style="position:absolute;left:1055;top:316;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cLGcQA&#10;AADcAAAADwAAAGRycy9kb3ducmV2LnhtbESPT4vCMBTE78J+h/CEvWlqEZWuaRFZxcse/MOeH82z&#10;LTYvJYna9dNvBMHjMDO/YZZFb1pxI+cbywom4wQEcWl1w5WC03EzWoDwAVlja5kU/JGHIv8YLDHT&#10;9s57uh1CJSKEfYYK6hC6TEpf1mTQj21HHL2zdQZDlK6S2uE9wk0r0ySZSYMNx4UaO1rXVF4OV6Mg&#10;0RO3+1lP5aNcbRe/l+/UPuxWqc9hv/oCEagP7/CrvdMK0vkUnmfi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XCxnEAAAA3AAAAA8AAAAAAAAAAAAAAAAAmAIAAGRycy9k&#10;b3ducmV2LnhtbFBLBQYAAAAABAAEAPUAAACJAwAAAAA=&#10;" fillcolor="gray" stroked="f"/>
                    <v:rect id="Rectangle 272" o:spid="_x0000_s1295" style="position:absolute;left:1069;top:330;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wRqcUA&#10;AADcAAAADwAAAGRycy9kb3ducmV2LnhtbESPW4vCMBSE34X9D+Es+LYm3qrbNcoiCILrgxfw9dAc&#10;22Jz0m2i1n9vFhZ8HGbmG2a2aG0lbtT40rGGfk+BIM6cKTnXcDysPqYgfEA2WDkmDQ/ysJi/dWaY&#10;GnfnHd32IRcRwj5FDUUIdSqlzwqy6HuuJo7e2TUWQ5RNLk2D9wi3lRwolUiLJceFAmtaFpRd9ler&#10;AZOR+d2ehz+HzTXBz7xVq/FJad19b7+/QARqwyv8314bDYPJGP7Ox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BGpxQAAANwAAAAPAAAAAAAAAAAAAAAAAJgCAABkcnMv&#10;ZG93bnJldi54bWxQSwUGAAAAAAQABAD1AAAAigMAAAAA&#10;" stroked="f"/>
                    <v:rect id="Rectangle 273" o:spid="_x0000_s1296" style="position:absolute;left:1055;top:513;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w9cQA&#10;AADcAAAADwAAAGRycy9kb3ducmV2LnhtbESPQWvCQBSE7wX/w/IK3urGIKlEVxHR4KUH0+L5kX1N&#10;gtm3YXc1qb++WxB6HGbmG2a9HU0n7uR8a1nBfJaAIK6sbrlW8PV5fFuC8AFZY2eZFPyQh+1m8rLG&#10;XNuBz3QvQy0ihH2OCpoQ+lxKXzVk0M9sTxy9b+sMhihdLbXDIcJNJ9MkyaTBluNCgz3tG6qu5c0o&#10;SPTcnT72C/modsXycj2k9mELpaav424FItAY/sPP9kkrSN8z+DsTj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JMPXEAAAA3AAAAA8AAAAAAAAAAAAAAAAAmAIAAGRycy9k&#10;b3ducmV2LnhtbFBLBQYAAAAABAAEAPUAAACJAwAAAAA=&#10;" fillcolor="gray" stroked="f"/>
                    <v:rect id="Rectangle 274" o:spid="_x0000_s1297" style="position:absolute;left:1069;top:527;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IqRcUA&#10;AADcAAAADwAAAGRycy9kb3ducmV2LnhtbESPW4vCMBSE34X9D+Es+KaJl61u1yiLIAiuD17A10Nz&#10;bIvNSbeJWv+9WVjwcZiZb5jZorWVuFHjS8caBn0FgjhzpuRcw/Gw6k1B+IBssHJMGh7kYTF/68ww&#10;Ne7OO7rtQy4ihH2KGooQ6lRKnxVk0fddTRy9s2sshiibXJoG7xFuKzlUKpEWS44LBda0LCi77K9W&#10;AyZj87s9j34Om2uCn3mrVh8npXX3vf3+AhGoDa/wf3ttNAwnE/g7E4+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pFxQAAANwAAAAPAAAAAAAAAAAAAAAAAJgCAABkcnMv&#10;ZG93bnJldi54bWxQSwUGAAAAAAQABAD1AAAAigMAAAAA&#10;" stroked="f"/>
                    <v:rect id="Rectangle 275" o:spid="_x0000_s1298" style="position:absolute;left:1376;top:696;width:87;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8AA&#10;AADcAAAADwAAAGRycy9kb3ducmV2LnhtbERPTWvCQBC9C/6HZYTedKOIlugqIhS8Gj20t3F3moRm&#10;Z0N2G5P++s6h0OPjfe+Pg29UT12sAxtYLjJQxDa4mksD99vb/BVUTMgOm8BkYKQIx8N0ssfchSdf&#10;qS9SqSSEY44GqpTaXOtoK/IYF6ElFu4zdB6TwK7UrsOnhPtGr7Jsoz3WLA0VtnSuyH4V397Ax/be&#10;XG39cyrH97WVkvFR9KMxL7PhtAOVaEj/4j/3xRlYbWWtnJEjo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Ol+8AAAADcAAAADwAAAAAAAAAAAAAAAACYAgAAZHJzL2Rvd25y&#10;ZXYueG1sUEsFBgAAAAAEAAQA9QAAAIUDAAAAAA==&#10;" fillcolor="red" stroked="f"/>
                    <v:shape id="Freeform 276" o:spid="_x0000_s1299" style="position:absolute;left:1055;top:19;width:583;height:114;visibility:visible;mso-wrap-style:square;v-text-anchor:top" coordsize="583,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gScMIA&#10;AADcAAAADwAAAGRycy9kb3ducmV2LnhtbESPT4vCMBTE78J+h/AEbzbVw+p2jSLCgixI8c/eH83b&#10;trR5KUms9dsbQfA4zMxvmNVmMK3oyfnasoJZkoIgLqyuuVRwOf9MlyB8QNbYWiYFd/KwWX+MVphp&#10;e+Mj9adQighhn6GCKoQuk9IXFRn0ie2Io/dvncEQpSuldniLcNPKeZp+SoM1x4UKO9pVVDSnq1Gw&#10;22KzyPHXhTxtdP93OJZ5Oyg1GQ/bbxCBhvAOv9p7rWC++ILnmXgE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eBJwwgAAANwAAAAPAAAAAAAAAAAAAAAAAJgCAABkcnMvZG93&#10;bnJldi54bWxQSwUGAAAAAAQABAD1AAAAhwMAAAAA&#10;" path="m583,l569,14r-452,l14,114,,114,117,,583,xe" fillcolor="gray" stroked="f">
                      <v:path arrowok="t" o:connecttype="custom" o:connectlocs="583,0;569,14;117,14;14,114;0,114;117,0;583,0" o:connectangles="0,0,0,0,0,0,0"/>
                    </v:shape>
                    <v:rect id="Rectangle 277" o:spid="_x0000_s1300" style="position:absolute;left:1034;top:858;width:61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3dyL4A&#10;AADcAAAADwAAAGRycy9kb3ducmV2LnhtbERPy4rCMBTdD/gP4QruxtQupHSMIoLgiBurH3Bpbh9M&#10;clOSaDt/bxaCy8N5b3aTNeJJPvSOFayWGQji2umeWwX32/G7ABEiskbjmBT8U4Dddva1wVK7ka/0&#10;rGIrUgiHEhV0MQ6llKHuyGJYuoE4cY3zFmOCvpXa45jCrZF5lq2lxZ5TQ4cDHTqq/6qHVSBv1XEs&#10;KuMzd86bi/k9XRtySi3m0/4HRKQpfsRv90kryIs0P51JR0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7t3ci+AAAA3AAAAA8AAAAAAAAAAAAAAAAAmAIAAGRycy9kb3ducmV2&#10;LnhtbFBLBQYAAAAABAAEAPUAAACDAwAAAAA=&#10;" filled="f" stroked="f">
                      <v:textbox style="mso-fit-shape-to-text:t" inset="0,0,0,0">
                        <w:txbxContent>
                          <w:p w14:paraId="4345141F" w14:textId="77777777" w:rsidR="008C45DB" w:rsidRDefault="008C45DB" w:rsidP="008C45DB">
                            <w:r>
                              <w:rPr>
                                <w:rFonts w:ascii="Calibri" w:hAnsi="Calibri" w:cs="Calibri"/>
                                <w:color w:val="000000"/>
                                <w:sz w:val="10"/>
                                <w:szCs w:val="10"/>
                              </w:rPr>
                              <w:t>Outlier Reports</w:t>
                            </w:r>
                          </w:p>
                        </w:txbxContent>
                      </v:textbox>
                    </v:rect>
                    <v:rect id="Rectangle 278" o:spid="_x0000_s1301" style="position:absolute;left:1249;top:984;width:21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4U8EA&#10;AADcAAAADwAAAGRycy9kb3ducmV2LnhtbESP3YrCMBSE74V9h3AWvNPUXkjpGmVZEFS8se4DHJrT&#10;HzY5KUm09e2NIOzlMDPfMJvdZI24kw+9YwWrZQaCuHa651bB73W/KECEiKzROCYFDwqw237MNlhq&#10;N/KF7lVsRYJwKFFBF+NQShnqjiyGpRuIk9c4bzEm6VupPY4Jbo3Ms2wtLfacFjoc6Kej+q+6WQXy&#10;Wu3HojI+c6e8OZvj4dKQU2r+OX1/gYg0xf/wu33QCvJiB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heFPBAAAA3AAAAA8AAAAAAAAAAAAAAAAAmAIAAGRycy9kb3du&#10;cmV2LnhtbFBLBQYAAAAABAAEAPUAAACGAwAAAAA=&#10;" filled="f" stroked="f">
                      <v:textbox style="mso-fit-shape-to-text:t" inset="0,0,0,0">
                        <w:txbxContent>
                          <w:p w14:paraId="4C21BF21" w14:textId="77777777" w:rsidR="008C45DB" w:rsidRDefault="008C45DB" w:rsidP="008C45DB">
                            <w:r>
                              <w:rPr>
                                <w:rFonts w:ascii="Calibri" w:hAnsi="Calibri" w:cs="Calibri"/>
                                <w:color w:val="000000"/>
                                <w:sz w:val="10"/>
                                <w:szCs w:val="10"/>
                              </w:rPr>
                              <w:t>From</w:t>
                            </w:r>
                          </w:p>
                        </w:txbxContent>
                      </v:textbox>
                    </v:rect>
                    <v:rect id="Rectangle 279" o:spid="_x0000_s1302" style="position:absolute;left:787;top:1110;width:109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mJMEA&#10;AADcAAAADwAAAGRycy9kb3ducmV2LnhtbESP3YrCMBSE7xd8h3AE79Z0eyGlGkUWBF28se4DHJrT&#10;H0xOShJt9+2NIOzlMDPfMJvdZI14kA+9YwVfywwEce10z62C3+vhswARIrJG45gU/FGA3Xb2scFS&#10;u5Ev9KhiKxKEQ4kKuhiHUspQd2QxLN1AnLzGeYsxSd9K7XFMcGtknmUrabHntNDhQN8d1bfqbhXI&#10;a3UYi8r4zP3kzdmcjpeGnFKL+bRfg4g0xf/wu33UCvIih9eZdAT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z5iTBAAAA3AAAAA8AAAAAAAAAAAAAAAAAmAIAAGRycy9kb3du&#10;cmV2LnhtbFBLBQYAAAAABAAEAPUAAACGAwAAAAA=&#10;" filled="f" stroked="f">
                      <v:textbox style="mso-fit-shape-to-text:t" inset="0,0,0,0">
                        <w:txbxContent>
                          <w:p w14:paraId="45AE34F9" w14:textId="77777777" w:rsidR="008C45DB" w:rsidRDefault="008C45DB" w:rsidP="008C45DB">
                            <w:r>
                              <w:rPr>
                                <w:rFonts w:ascii="Calibri" w:hAnsi="Calibri" w:cs="Calibri"/>
                                <w:color w:val="000000"/>
                                <w:sz w:val="10"/>
                                <w:szCs w:val="10"/>
                              </w:rPr>
                              <w:t>Performance Management</w:t>
                            </w:r>
                          </w:p>
                        </w:txbxContent>
                      </v:textbox>
                    </v:rect>
                    <v:shape id="Freeform 280" o:spid="_x0000_s1303" style="position:absolute;left:1550;top:1371;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QYMUA&#10;AADcAAAADwAAAGRycy9kb3ducmV2LnhtbESPzYrCQBCE74LvMLSwN50YRUJ0FH92WQ8edtUHaDJt&#10;Es30hMysZn16RxA8FlX1FTVbtKYSV2pcaVnBcBCBIM6sLjlXcDx89RMQziNrrCyTgn9ysJh3OzNM&#10;tb3xL133PhcBwi5FBYX3dSqlywoy6Aa2Jg7eyTYGfZBNLnWDtwA3lYyjaCINlhwWCqxpXVB22f8Z&#10;BYfvdbv5GdbxeXz/XJ13F/QjjUp99NrlFISn1r/Dr/ZWK4iTETzP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19BgxQAAANwAAAAPAAAAAAAAAAAAAAAAAJgCAABkcnMv&#10;ZG93bnJldi54bWxQSwUGAAAAAAQABAD1AAAAigMAAAAA&#10;" path="m,788l117,677r,-649l,,,788xe" fillcolor="black" stroked="f">
                      <v:path arrowok="t" o:connecttype="custom" o:connectlocs="0,788;117,677;117,28;0,0;0,788" o:connectangles="0,0,0,0,0"/>
                    </v:shape>
                    <v:shape id="Freeform 281" o:spid="_x0000_s1304" style="position:absolute;left:1521;top:1399;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5IFMUA&#10;AADcAAAADwAAAGRycy9kb3ducmV2LnhtbESPzYrCQBCE78K+w9AL3nRilCVER/FnxT148O8Bmkyb&#10;RDM9ITOr0affERY8FlX1FTWZtaYSN2pcaVnBoB+BIM6sLjlXcDquewkI55E1VpZJwYMczKYfnQmm&#10;2t55T7eDz0WAsEtRQeF9nUrpsoIMur6tiYN3to1BH2STS93gPcBNJeMo+pIGSw4LBda0LCi7Hn6N&#10;guNm2a52gzq+jJ7fi8v2in6oUanuZzsfg/DU+nf4v/2jFcTJCF5nwhGQ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kgUxQAAANwAAAAPAAAAAAAAAAAAAAAAAJgCAABkcnMv&#10;ZG93bnJldi54bWxQSwUGAAAAAAQABAD1AAAAigMAAAAA&#10;" path="m,788l117,676,117,,,113,,788xe" fillcolor="black" stroked="f">
                      <v:path arrowok="t" o:connecttype="custom" o:connectlocs="0,788;117,676;117,0;0,113;0,788" o:connectangles="0,0,0,0,0"/>
                    </v:shape>
                    <v:rect id="Rectangle 282" o:spid="_x0000_s1305" style="position:absolute;left:1083;top:1512;width:438;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ySk8YA&#10;AADcAAAADwAAAGRycy9kb3ducmV2LnhtbESPQWvCQBSE7wX/w/KE3urGUEuMrqKFgheh2h709sw+&#10;k2D2bbq71eiv7xYEj8PMfMNM551pxJmcry0rGA4SEMSF1TWXCr6/Pl4yED4ga2wsk4IreZjPek9T&#10;zLW98IbO21CKCGGfo4IqhDaX0hcVGfQD2xJH72idwRClK6V2eIlw08g0Sd6kwZrjQoUtvVdUnLa/&#10;RsFynC1/Pl95fdsc9rTfHU6j1CVKPfe7xQREoC48wvf2SitIsx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ySk8YAAADcAAAADwAAAAAAAAAAAAAAAACYAgAAZHJz&#10;L2Rvd25yZXYueG1sUEsFBgAAAAAEAAQA9QAAAIsDAAAAAA==&#10;" fillcolor="black" stroked="f"/>
                    <v:rect id="Rectangle 283" o:spid="_x0000_s1306" style="position:absolute;left:1055;top:1484;width:466;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LxwsMA&#10;AADcAAAADwAAAGRycy9kb3ducmV2LnhtbESPW2vCQBSE34X+h+UU+qabRgmSuooUenkTL/T5kD1N&#10;UrNnw+5R03/vCoKPw8x8wyxWg+vUmUJsPRt4nWSgiCtvW64NHPYf4zmoKMgWO89k4J8irJZPowWW&#10;1l94S+ed1CpBOJZooBHpS61j1ZDDOPE9cfJ+fXAoSYZa24CXBHedzrOs0A5bTgsN9vTeUHXcnZwB&#10;vS+CHKez6d9WYr52p8+vTfVjzMvzsH4DJTTII3xvf1sD+byA25l0BP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LxwsMAAADcAAAADwAAAAAAAAAAAAAAAACYAgAAZHJzL2Rv&#10;d25yZXYueG1sUEsFBgAAAAAEAAQA9QAAAIgDAAAAAA==&#10;" fillcolor="silver" stroked="f"/>
                    <v:shape id="Freeform 284" o:spid="_x0000_s1307" style="position:absolute;left:1055;top:1371;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02ZcQA&#10;AADcAAAADwAAAGRycy9kb3ducmV2LnhtbESPT2vCQBTE70K/w/KE3nRXoRqjq4RC/xw8tEn1/Mg+&#10;k2D2bchuNf32rlDwOMzMb5jNbrCtuFDvG8caZlMFgrh0puFKw0/xNklA+IBssHVMGv7Iw277NNpg&#10;atyVv+mSh0pECPsUNdQhdKmUvqzJop+6jjh6J9dbDFH2lTQ9XiPctnKu1EJabDgu1NjRa03lOf+1&#10;Gt4/cgxLdViRyrJjIgv/VbzstX4eD9kaRKAhPML/7U+jYZ4s4X4mHgG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dNmXEAAAA3AAAAA8AAAAAAAAAAAAAAAAAmAIAAGRycy9k&#10;b3ducmV2LnhtbFBLBQYAAAAABAAEAPUAAACJAwAAAAA=&#10;" path="m,113r466,l583,,117,,,113xe" fillcolor="silver" stroked="f">
                      <v:path arrowok="t" o:connecttype="custom" o:connectlocs="0,113;466,113;583,0;117,0;0,113" o:connectangles="0,0,0,0,0"/>
                    </v:shape>
                    <v:shape id="Freeform 285" o:spid="_x0000_s1308" style="position:absolute;left:1521;top:1371;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0XcMA&#10;AADcAAAADwAAAGRycy9kb3ducmV2LnhtbESP3YrCQAxG7xd8hyGCd+vUgotURxFBlAUv/HmA0Ilt&#10;tZOpndlaffrNxcJehi/fycli1btaddSGyrOByTgBRZx7W3Fh4HLefs5AhYhssfZMBl4UYLUcfCww&#10;s/7JR+pOsVAC4ZChgTLGJtM65CU5DGPfEEt29a3DKGNbaNviU+Cu1mmSfGmHFcuFEhvalJTfTz9O&#10;NLodVYcjTy+H70jvkN52+8fZmNGwX89BRerj//Jfe28NpDOxlWeE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0XcMAAADcAAAADwAAAAAAAAAAAAAAAACYAgAAZHJzL2Rv&#10;d25yZXYueG1sUEsFBgAAAAAEAAQA9QAAAIgDAAAAAA==&#10;" path="m,788l117,677,117,,,113,,788xe" fillcolor="gray" stroked="f">
                      <v:path arrowok="t" o:connecttype="custom" o:connectlocs="0,788;117,677;117,0;0,113;0,788" o:connectangles="0,0,0,0,0"/>
                    </v:shape>
                    <v:shape id="Freeform 286" o:spid="_x0000_s1309" style="position:absolute;left:1055;top:1484;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JTDsYA&#10;AADcAAAADwAAAGRycy9kb3ducmV2LnhtbESPQWsCMRSE7wX/Q3iCl6JZPbS6NYoKYqV4UAult+fm&#10;ubu4eVmSqLv/3hQKHoeZ+YaZzhtTiRs5X1pWMBwkIIgzq0vOFXwf1/0xCB+QNVaWSUFLHuazzssU&#10;U23vvKfbIeQiQtinqKAIoU6l9FlBBv3A1sTRO1tnMETpcqkd3iPcVHKUJG/SYMlxocCaVgVll8PV&#10;RMr2N0yO7+6r3W1atzydN/Z18aNUr9ssPkAEasIz/N/+1ApG4wn8nY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JTDsYAAADcAAAADwAAAAAAAAAAAAAAAACYAgAAZHJz&#10;L2Rvd25yZXYueG1sUEsFBgAAAAAEAAQA9QAAAIsDAAAAAA==&#10;" path="m,l466,,452,14,,14,,xe" stroked="f">
                      <v:path arrowok="t" o:connecttype="custom" o:connectlocs="0,0;466,0;452,14;0,14;0,0" o:connectangles="0,0,0,0,0"/>
                    </v:shape>
                    <v:shape id="Freeform 287" o:spid="_x0000_s1310" style="position:absolute;left:1055;top:1484;width:14;height:675;visibility:visible;mso-wrap-style:square;v-text-anchor:top" coordsize="1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dQsIA&#10;AADcAAAADwAAAGRycy9kb3ducmV2LnhtbERPTYvCMBC9L/gfwgje1lRBV6tRRJEV14tVRG9DM7bF&#10;ZlKarFZ/vTks7PHxvqfzxpTiTrUrLCvodSMQxKnVBWcKjof15wiE88gaS8uk4EkO5rPWxxRjbR+8&#10;p3viMxFC2MWoIPe+iqV0aU4GXddWxIG72tqgD7DOpK7xEcJNKftRNJQGCw4NOVa0zCm9Jb9Gwfml&#10;d8+f1fnLfQ+zrb6kdnBaWaU67WYxAeGp8f/iP/dGK+iPw/xwJhwBOX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t1CwgAAANwAAAAPAAAAAAAAAAAAAAAAAJgCAABkcnMvZG93&#10;bnJldi54bWxQSwUGAAAAAAQABAD1AAAAhwMAAAAA&#10;" path="m,l,675,14,661,14,14,,xe" fillcolor="gray" stroked="f">
                      <v:path arrowok="t" o:connecttype="custom" o:connectlocs="0,0;0,675;14,661;14,14;0,0" o:connectangles="0,0,0,0,0"/>
                    </v:shape>
                    <v:rect id="Rectangle 288" o:spid="_x0000_s1311" style="position:absolute;left:1055;top:1667;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Oe8UA&#10;AADcAAAADwAAAGRycy9kb3ducmV2LnhtbESPwWrDMBBE74X+g9hAb7VsU0rqRgkhNMaXHuqUnhdr&#10;Y5tYKyMpieOvjwqFHoeZecOsNpMZxIWc7y0ryJIUBHFjdc+tgu/D/nkJwgdkjYNlUnAjD5v148MK&#10;C22v/EWXOrQiQtgXqKALYSyk9E1HBn1iR+LoHa0zGKJ0rdQOrxFuBpmn6as02HNc6HCkXUfNqT4b&#10;BanOXPW5e5Fzsy2XP6eP3M62VOppMW3fQQSawn/4r11pBflbBr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57xQAAANwAAAAPAAAAAAAAAAAAAAAAAJgCAABkcnMv&#10;ZG93bnJldi54bWxQSwUGAAAAAAQABAD1AAAAigMAAAAA&#10;" fillcolor="gray" stroked="f"/>
                    <v:rect id="Rectangle 289" o:spid="_x0000_s1312" style="position:absolute;left:1069;top:1681;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lvJ8QA&#10;AADcAAAADwAAAGRycy9kb3ducmV2LnhtbESPQWvCQBSE70L/w/IK3nS3sQ0aXaUUBKH2YBS8PrLP&#10;JJh9m2ZXjf/eLRQ8DjPzDbNY9bYRV+p87VjD21iBIC6cqbnUcNivR1MQPiAbbByThjt5WC1fBgvM&#10;jLvxjq55KEWEsM9QQxVCm0npi4os+rFriaN3cp3FEGVXStPhLcJtIxOlUmmx5rhQYUtfFRXn/GI1&#10;YPpufn9Ok+3++5LirOzV+uOotB6+9p9zEIH68Az/tzdGQzJL4O9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byfEAAAA3AAAAA8AAAAAAAAAAAAAAAAAmAIAAGRycy9k&#10;b3ducmV2LnhtbFBLBQYAAAAABAAEAPUAAACJAwAAAAA=&#10;" stroked="f"/>
                    <v:rect id="Rectangle 290" o:spid="_x0000_s1313" style="position:absolute;left:1055;top:1864;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1l8MA&#10;AADcAAAADwAAAGRycy9kb3ducmV2LnhtbESPQYvCMBSE74L/ITxhb5paF9FqFJFVvOzBKp4fzbMt&#10;Ni8lyWrXX79ZEDwOM/MNs1x3phF3cr62rGA8SkAQF1bXXCo4n3bDGQgfkDU2lknBL3lYr/q9JWba&#10;PvhI9zyUIkLYZ6igCqHNpPRFRQb9yLbE0btaZzBE6UqpHT4i3DQyTZKpNFhzXKiwpW1FxS3/MQoS&#10;PXaH7+2nfBab/exy+0rt0+6V+hh0mwWIQF14h1/tg1aQzifwfy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J1l8MAAADcAAAADwAAAAAAAAAAAAAAAACYAgAAZHJzL2Rv&#10;d25yZXYueG1sUEsFBgAAAAAEAAQA9QAAAIgDAAAAAA==&#10;" fillcolor="gray" stroked="f"/>
                    <v:rect id="Rectangle 291" o:spid="_x0000_s1314" style="position:absolute;left:1069;top:1878;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xSyMUA&#10;AADcAAAADwAAAGRycy9kb3ducmV2LnhtbESPQWvCQBSE70L/w/IKveluNYYaXaUIgYL1UC14fWSf&#10;SWj2bZpdk/jvu4VCj8PMfMNsdqNtRE+drx1reJ4pEMSFMzWXGj7P+fQFhA/IBhvHpOFOHnbbh8kG&#10;M+MG/qD+FEoRIewz1FCF0GZS+qIii37mWuLoXV1nMUTZldJ0OES4beRcqVRarDkuVNjSvqLi63Sz&#10;GjBNzPfxung/H24prspR5cuL0vrpcXxdgwg0hv/wX/vNaJivEv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LIxQAAANwAAAAPAAAAAAAAAAAAAAAAAJgCAABkcnMv&#10;ZG93bnJldi54bWxQSwUGAAAAAAQABAD1AAAAigMAAAAA&#10;" stroked="f"/>
                    <v:rect id="Rectangle 292" o:spid="_x0000_s1315" style="position:absolute;left:1376;top:2048;width:87;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7sn8MA&#10;AADcAAAADwAAAGRycy9kb3ducmV2LnhtbESPzWrCQBSF94LvMFyhO50ordbUUUQodGvMwu6uM7dJ&#10;MHMnZMaY9Ok7BcHl4fx8nM2ut7XoqPWVYwXzWQKCWDtTcaEgP31O30H4gGywdkwKBvKw245HG0yN&#10;u/ORuiwUIo6wT1FBGUKTSul1SRb9zDXE0ftxrcUQZVtI0+I9jttaLpJkKS1WHAklNnQoSV+zm1Xw&#10;vcrro65+98VwftURMlyyblDqZdLvP0AE6sMz/Gh/GQWL9Rv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7sn8MAAADcAAAADwAAAAAAAAAAAAAAAACYAgAAZHJzL2Rv&#10;d25yZXYueG1sUEsFBgAAAAAEAAQA9QAAAIgDAAAAAA==&#10;" fillcolor="red" stroked="f"/>
                    <v:shape id="Freeform 293" o:spid="_x0000_s1316" style="position:absolute;left:1055;top:1371;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wIccA&#10;AADcAAAADwAAAGRycy9kb3ducmV2LnhtbESPQWvCQBSE7wX/w/IKvRTdqJBq6iqiFXrQQ1VQb4/s&#10;SzaYfRuyW03767uFQo/DzHzDzBadrcWNWl85VjAcJCCIc6crLhUcD5v+BIQPyBprx6Tgizws5r2H&#10;GWba3fmDbvtQighhn6ECE0KTSelzQxb9wDXE0StcazFE2ZZSt3iPcFvLUZKk0mLFccFgQytD+XX/&#10;aRWcxm682RbF9vy2dvnuxaTPl29U6umxW76CCNSF//Bf+10rGE1T+D0Tj4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h8CHHAAAA3AAAAA8AAAAAAAAAAAAAAAAAmAIAAGRy&#10;cy9kb3ducmV2LnhtbFBLBQYAAAAABAAEAPUAAACMAwAAAAA=&#10;" path="m583,l569,14r-452,l14,113,,113,117,,583,xe" fillcolor="gray" stroked="f">
                      <v:path arrowok="t" o:connecttype="custom" o:connectlocs="583,0;569,14;117,14;14,113;0,113;117,0;583,0" o:connectangles="0,0,0,0,0,0,0"/>
                    </v:shape>
                    <v:rect id="Rectangle 294" o:spid="_x0000_s1317" style="position:absolute;left:732;top:2208;width:118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3TYcIA&#10;AADcAAAADwAAAGRycy9kb3ducmV2LnhtbESP3WoCMRSE7wu+QziCdzXrXlhdjSKCoKU3rj7AYXP2&#10;B5OTJUnd7dubQqGXw8x8w2z3ozXiST50jhUs5hkI4srpjhsF99vpfQUiRGSNxjEp+KEA+93kbYuF&#10;dgNf6VnGRiQIhwIVtDH2hZShaslimLueOHm18xZjkr6R2uOQ4NbIPMuW0mLHaaHFno4tVY/y2yqQ&#10;t/I0rErjM/eZ11/mcr7W5JSaTcfDBkSkMf6H/9pnrSBff8D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3dNhwgAAANwAAAAPAAAAAAAAAAAAAAAAAJgCAABkcnMvZG93&#10;bnJldi54bWxQSwUGAAAAAAQABAD1AAAAhwMAAAAA&#10;" filled="f" stroked="f">
                      <v:textbox style="mso-fit-shape-to-text:t" inset="0,0,0,0">
                        <w:txbxContent>
                          <w:p w14:paraId="47330215" w14:textId="77777777" w:rsidR="008C45DB" w:rsidRDefault="008C45DB" w:rsidP="008C45DB">
                            <w:r>
                              <w:rPr>
                                <w:rFonts w:ascii="Calibri" w:hAnsi="Calibri" w:cs="Calibri"/>
                                <w:color w:val="000000"/>
                                <w:sz w:val="10"/>
                                <w:szCs w:val="10"/>
                              </w:rPr>
                              <w:t>Employee report from Aspect</w:t>
                            </w:r>
                          </w:p>
                        </w:txbxContent>
                      </v:textbox>
                    </v:rect>
                    <v:shape id="Freeform 295" o:spid="_x0000_s1318" style="position:absolute;left:4053;top:1216;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UzMEA&#10;AADcAAAADwAAAGRycy9kb3ducmV2LnhtbERPS27CMBDdI/UO1lTqjjikCNGAQeUnWLCgwAFG8TQJ&#10;xOMoNhA4PV4gsXx6//G0NZW4UuNKywp6UQyCOLO65FzB8bDqDkE4j6yxskwK7uRgOvnojDHV9sZ/&#10;dN37XIQQdikqKLyvUyldVpBBF9maOHD/tjHoA2xyqRu8hXBTySSOB9JgyaGhwJrmBWXn/cUoOKzn&#10;7WLXq5NT/7GcnbZn9N8alfr6bH9HIDy1/i1+uTdaQfIT1oYz4QjI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q1MzBAAAA3AAAAA8AAAAAAAAAAAAAAAAAmAIAAGRycy9kb3du&#10;cmV2LnhtbFBLBQYAAAAABAAEAPUAAACGAwAAAAA=&#10;" path="m,788l117,675r,-647l,,,788xe" fillcolor="black" stroked="f">
                      <v:path arrowok="t" o:connecttype="custom" o:connectlocs="0,788;117,675;117,28;0,0;0,788" o:connectangles="0,0,0,0,0"/>
                    </v:shape>
                    <v:shape id="Freeform 296" o:spid="_x0000_s1319" style="position:absolute;left:4024;top:1244;width:116;height:788;visibility:visible;mso-wrap-style:square;v-text-anchor:top" coordsize="116,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8e8sUA&#10;AADcAAAADwAAAGRycy9kb3ducmV2LnhtbESP0WrCQBRE3wv+w3IF3+pG0aLRVUQQW0ofjH7ANXtN&#10;gtm7S3Y1ab++Kwg+DjNzhlmuO1OLOzW+sqxgNExAEOdWV1woOB137zMQPiBrrC2Tgl/ysF713paY&#10;atvyge5ZKESEsE9RQRmCS6X0eUkG/dA64uhdbGMwRNkUUjfYRrip5ThJPqTBiuNCiY62JeXX7GYU&#10;HNqtPp3/ppPs4r73uf1x0935S6lBv9ssQATqwiv8bH9qBeP5HB5n4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3x7yxQAAANwAAAAPAAAAAAAAAAAAAAAAAJgCAABkcnMv&#10;ZG93bnJldi54bWxQSwUGAAAAAAQABAD1AAAAigMAAAAA&#10;" path="m,788l116,674,116,,,111,,788xe" fillcolor="black" stroked="f">
                      <v:path arrowok="t" o:connecttype="custom" o:connectlocs="0,788;116,674;116,0;0,111;0,788" o:connectangles="0,0,0,0,0"/>
                    </v:shape>
                    <v:rect id="Rectangle 297" o:spid="_x0000_s1320" style="position:absolute;left:3588;top:1355;width:43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zMMA&#10;AADcAAAADwAAAGRycy9kb3ducmV2LnhtbERPy2oCMRTdF/oP4Rbc1aTaio5GqYVCN0J9LHR3nVxn&#10;Bic30yTV0a83C8Hl4bwns9bW4kQ+VI41vHUVCOLcmYoLDZv19+sQRIjIBmvHpOFCAWbT56cJZsad&#10;eUmnVSxECuGQoYYyxiaTMuQlWQxd1xAn7uC8xZigL6TxeE7htpY9pQbSYsWpocSGvkrKj6t/q2E+&#10;Gs7/ft95cV3ud7Tb7o8fPa+07ry0n2MQkdr4EN/dP0ZDX6X56Uw6An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9zMMAAADcAAAADwAAAAAAAAAAAAAAAACYAgAAZHJzL2Rv&#10;d25yZXYueG1sUEsFBgAAAAAEAAQA9QAAAIgDAAAAAA==&#10;" fillcolor="black" stroked="f"/>
                    <v:rect id="Rectangle 298" o:spid="_x0000_s1321" style="position:absolute;left:3558;top:1327;width:46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llccMA&#10;AADcAAAADwAAAGRycy9kb3ducmV2LnhtbESPX2vCQBDE3wv9DscKfasXjUhJPUUKbX0T/9DnJbdN&#10;orm9cLdq/PaeIPg4zMxvmNmid606U4iNZwOjYQaKuPS24crAfvf9/gEqCrLF1jMZuFKExfz1ZYaF&#10;9Rfe0HkrlUoQjgUaqEW6QutY1uQwDn1HnLx/HxxKkqHSNuAlwV2rx1k21Q4bTgs1dvRVU3ncnpwB&#10;vZsGOeaT/LCROF6608/vuvwz5m3QLz9BCfXyDD/aK2sgz0ZwP5OO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llccMAAADcAAAADwAAAAAAAAAAAAAAAACYAgAAZHJzL2Rv&#10;d25yZXYueG1sUEsFBgAAAAAEAAQA9QAAAIgDAAAAAA==&#10;" fillcolor="silver" stroked="f"/>
                    <v:shape id="Freeform 299" o:spid="_x0000_s1322" style="position:absolute;left:3558;top:1216;width:582;height:111;visibility:visible;mso-wrap-style:square;v-text-anchor:top" coordsize="58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iqvMUA&#10;AADcAAAADwAAAGRycy9kb3ducmV2LnhtbESPQWsCMRSE70L/Q3iFXqRmVdCyNcpiKejBg6sHj4/N&#10;283SzcuSpLr+eyMUehxm5htmtRlsJ67kQ+tYwXSSgSCunG65UXA+fb9/gAgRWWPnmBTcKcBm/TJa&#10;Ya7djY90LWMjEoRDjgpMjH0uZagMWQwT1xMnr3beYkzSN1J7vCW47eQsyxbSYstpwWBPW0PVT/lr&#10;Fdhoi8O43h/Lrz3fD0W9HJuLV+rtdSg+QUQa4n/4r73TCubZDJ5n0h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6Kq8xQAAANwAAAAPAAAAAAAAAAAAAAAAAJgCAABkcnMv&#10;ZG93bnJldi54bWxQSwUGAAAAAAQABAD1AAAAigMAAAAA&#10;" path="m,111r466,l582,,117,,,111xe" fillcolor="silver" stroked="f">
                      <v:path arrowok="t" o:connecttype="custom" o:connectlocs="0,111;466,111;582,0;117,0;0,111" o:connectangles="0,0,0,0,0"/>
                    </v:shape>
                    <v:shape id="Freeform 300" o:spid="_x0000_s1323" style="position:absolute;left:4024;top:1216;width:116;height:788;visibility:visible;mso-wrap-style:square;v-text-anchor:top" coordsize="116,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q7McQA&#10;AADcAAAADwAAAGRycy9kb3ducmV2LnhtbESPQUvDQBSE74L/YXmCN7vR0iJptyUKgkh7MNX7M/ua&#10;DWbfhuxLGv99t1DwOMzMN8x6O/lWjdTHJrCBx1kGirgKtuHawNfh7eEZVBRki21gMvBHEbab25s1&#10;5jac+JPGUmqVIBxzNOBEulzrWDnyGGehI07eMfQeJcm+1rbHU4L7Vj9l2VJ7bDgtOOzo1VH1Ww7e&#10;wHJv3a5oaivdjxSLj+9hbF8GY+7vpmIFSmiS//C1/W4NzLM5XM6kI6A3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6uzHEAAAA3AAAAA8AAAAAAAAAAAAAAAAAmAIAAGRycy9k&#10;b3ducmV2LnhtbFBLBQYAAAAABAAEAPUAAACJAwAAAAA=&#10;" path="m,788l116,675,116,,,111,,788xe" fillcolor="gray" stroked="f">
                      <v:path arrowok="t" o:connecttype="custom" o:connectlocs="0,788;116,675;116,0;0,111;0,788" o:connectangles="0,0,0,0,0"/>
                    </v:shape>
                    <v:shape id="Freeform 301" o:spid="_x0000_s1324" style="position:absolute;left:3558;top:1327;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HwV8cA&#10;AADcAAAADwAAAGRycy9kb3ducmV2LnhtbESPT2sCMRTE7wW/Q3iFXqRmraW1W6NoQVSKB/9A8fbc&#10;PHcXNy9LkurutzcFocdhZn7DjCaNqcSFnC8tK+j3EhDEmdUl5wr2u/nzEIQPyBory6SgJQ+Tcedh&#10;hKm2V97QZRtyESHsU1RQhFCnUvqsIIO+Z2vi6J2sMxiidLnUDq8Rbir5kiRv0mDJcaHAmr4Kys7b&#10;XxMpq0P42L2773a9aN3seFrY7vRHqafHZvoJIlAT/sP39lIrGCSv8HcmHg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x8FfHAAAA3AAAAA8AAAAAAAAAAAAAAAAAmAIAAGRy&#10;cy9kb3ducmV2LnhtbFBLBQYAAAAABAAEAPUAAACMAwAAAAA=&#10;" path="m,l466,,452,14,,14,,xe" stroked="f">
                      <v:path arrowok="t" o:connecttype="custom" o:connectlocs="0,0;466,0;452,14;0,14;0,0" o:connectangles="0,0,0,0,0"/>
                    </v:shape>
                    <v:shape id="Freeform 302" o:spid="_x0000_s1325" style="position:absolute;left:3558;top:1327;width:14;height:677;visibility:visible;mso-wrap-style:square;v-text-anchor:top" coordsize="14,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2x6cQA&#10;AADcAAAADwAAAGRycy9kb3ducmV2LnhtbESPQWvCQBSE70L/w/IKvelGi1qiq5SWFtFTYvX8yD6T&#10;4O7bkN1q9Ne7guBxmJlvmPmys0acqPW1YwXDQQKCuHC65lLB3/an/wHCB2SNxjEpuJCH5eKlN8dU&#10;uzNndMpDKSKEfYoKqhCaVEpfVGTRD1xDHL2Day2GKNtS6hbPEW6NHCXJRFqsOS5U2NBXRcUx/7cK&#10;2FzXo8PkuLdZ9p3ttpeNyX+nSr29dp8zEIG68Aw/2iut4D0Zw/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dsenEAAAA3AAAAA8AAAAAAAAAAAAAAAAAmAIAAGRycy9k&#10;b3ducmV2LnhtbFBLBQYAAAAABAAEAPUAAACJAwAAAAA=&#10;" path="m,l,677,14,663,14,14,,xe" fillcolor="gray" stroked="f">
                      <v:path arrowok="t" o:connecttype="custom" o:connectlocs="0,0;0,677;14,663;14,14;0,0" o:connectangles="0,0,0,0,0"/>
                    </v:shape>
                    <v:rect id="Rectangle 303" o:spid="_x0000_s1326" style="position:absolute;left:3558;top:1510;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5MFcMA&#10;AADcAAAADwAAAGRycy9kb3ducmV2LnhtbESPQYvCMBSE78L+h/CEvWmiK1K6RhFZxYuHVdnzo3m2&#10;xealJFGrv94Iwh6HmfmGmS0624gr+VA71jAaKhDEhTM1lxqOh/UgAxEissHGMWm4U4DF/KM3w9y4&#10;G//SdR9LkSAcctRQxdjmUoaiIoth6Fri5J2ctxiT9KU0Hm8Jbhs5VmoqLdacFipsaVVRcd5frAZl&#10;Rn67W03ko1husr/zz9g93Ebrz363/AYRqYv/4Xd7azR8qSm8zq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5MFcMAAADcAAAADwAAAAAAAAAAAAAAAACYAgAAZHJzL2Rv&#10;d25yZXYueG1sUEsFBgAAAAAEAAQA9QAAAIgDAAAAAA==&#10;" fillcolor="gray" stroked="f"/>
                    <v:rect id="Rectangle 304" o:spid="_x0000_s1327" style="position:absolute;left:3572;top:1524;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VWpcUA&#10;AADcAAAADwAAAGRycy9kb3ducmV2LnhtbESPQWvCQBSE74L/YXmF3uputU01ugmlIBRaD42C10f2&#10;mQSzb9PsqvHfu4WCx2FmvmFW+WBbcabeN441PE8UCOLSmYYrDbvt+mkOwgdkg61j0nAlD3k2Hq0w&#10;Ne7CP3QuQiUihH2KGuoQulRKX9Zk0U9cRxy9g+sthij7SpoeLxFuWzlVKpEWG44LNXb0UVN5LE5W&#10;AyYv5ndzmH1vv04JLqpBrV/3SuvHh+F9CSLQEO7h//an0TBTb/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ValxQAAANwAAAAPAAAAAAAAAAAAAAAAAJgCAABkcnMv&#10;ZG93bnJldi54bWxQSwUGAAAAAAQABAD1AAAAigMAAAAA&#10;" stroked="f"/>
                    <v:rect id="Rectangle 305" o:spid="_x0000_s1328" style="position:absolute;left:3558;top:1707;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19/MEA&#10;AADcAAAADwAAAGRycy9kb3ducmV2LnhtbERPz2vCMBS+D/wfwht4m4k6hlSjiGjpZYd1w/OjeWuL&#10;zUtJotb+9eYw2PHj+73ZDbYTN/KhdaxhPlMgiCtnWq41/Hyf3lYgQkQ22DkmDQ8KsNtOXjaYGXfn&#10;L7qVsRYphEOGGpoY+0zKUDVkMcxcT5y4X+ctxgR9LY3Hewq3nVwo9SEttpwaGuzp0FB1Ka9WgzJz&#10;X3we3uVY7fPV+XJcuNHlWk9fh/0aRKQh/ov/3IXRsFRpbTqTjoD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9ffzBAAAA3AAAAA8AAAAAAAAAAAAAAAAAmAIAAGRycy9kb3du&#10;cmV2LnhtbFBLBQYAAAAABAAEAPUAAACGAwAAAAA=&#10;" fillcolor="gray" stroked="f"/>
                    <v:rect id="Rectangle 306" o:spid="_x0000_s1329" style="position:absolute;left:3572;top:1721;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TMQA&#10;AADcAAAADwAAAGRycy9kb3ducmV2LnhtbESPT4vCMBTE7wt+h/AEb2ui7hatRhFBEHb34B/w+mie&#10;bbF5qU3U+u03guBxmJnfMLNFaytxo8aXjjUM+goEceZMybmGw379OQbhA7LByjFpeJCHxbzzMcPU&#10;uDtv6bYLuYgQ9ilqKEKoUyl9VpBF33c1cfROrrEYomxyaRq8R7it5FCpRFosOS4UWNOqoOy8u1oN&#10;mHyZy99p9Lv/uSY4yVu1/j4qrXvddjkFEagN7/CrvTEaRmoCz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Z0zEAAAA3AAAAA8AAAAAAAAAAAAAAAAAmAIAAGRycy9k&#10;b3ducmV2LnhtbFBLBQYAAAAABAAEAPUAAACJAwAAAAA=&#10;" stroked="f"/>
                    <v:rect id="Rectangle 307" o:spid="_x0000_s1330" style="position:absolute;left:3879;top:1891;width:8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tDwMEA&#10;AADcAAAADwAAAGRycy9kb3ducmV2LnhtbERPO2vDMBDeC/0P4grZajkP2uJGCSFQyBo3Q7Jdpatt&#10;ap2MpTp2fn1uKHT8+N7r7ehbNVAfm8AG5lkOitgG13Bl4PT58fwGKiZkh21gMjBRhO3m8WGNhQtX&#10;PtJQpkpJCMcCDdQpdYXW0dbkMWahIxbuO/Qek8C+0q7Hq4T7Vi/y/EV7bFgaauxoX5P9KX+9gcvr&#10;qT3a5rarpvPKSsn0VQ6TMbOncfcOKtGY/sV/7oMzsJzLfDkjR0Bv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LQ8DBAAAA3AAAAA8AAAAAAAAAAAAAAAAAmAIAAGRycy9kb3du&#10;cmV2LnhtbFBLBQYAAAAABAAEAPUAAACGAwAAAAA=&#10;" fillcolor="red" stroked="f"/>
                    <v:shape id="Freeform 308" o:spid="_x0000_s1331" style="position:absolute;left:3558;top:1216;width:582;height:111;visibility:visible;mso-wrap-style:square;v-text-anchor:top" coordsize="58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RcQA&#10;AADcAAAADwAAAGRycy9kb3ducmV2LnhtbESPT4vCMBTE7wt+h/AEL6JpFRapRhHZwu5p8Q94fTTP&#10;tti81CTa+u03C4LHYWZ+w6w2vWnEg5yvLStIpwkI4sLqmksFp2M+WYDwAVljY5kUPMnDZj34WGGm&#10;bcd7ehxCKSKEfYYKqhDaTEpfVGTQT21LHL2LdQZDlK6U2mEX4aaRsyT5lAZrjgsVtrSrqLge7kYB&#10;XcfnW9rMx93vz3O/+8rze+9ypUbDfrsEEagP7/Cr/a0VzNMU/s/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cfkXEAAAA3AAAAA8AAAAAAAAAAAAAAAAAmAIAAGRycy9k&#10;b3ducmV2LnhtbFBLBQYAAAAABAAEAPUAAACJAwAAAAA=&#10;" path="m582,l568,14r-451,l14,111,,111,117,,582,xe" fillcolor="gray" stroked="f">
                      <v:path arrowok="t" o:connecttype="custom" o:connectlocs="582,0;568,14;117,14;14,111;0,111;117,0;582,0" o:connectangles="0,0,0,0,0,0,0"/>
                    </v:shape>
                    <v:rect id="Rectangle 309" o:spid="_x0000_s1332" style="position:absolute;left:4172;top:1997;width:708;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14:paraId="0AE3C05D" w14:textId="77777777" w:rsidR="008C45DB" w:rsidRDefault="008C45DB" w:rsidP="008C45DB">
                            <w:r>
                              <w:rPr>
                                <w:rFonts w:ascii="Calibri" w:hAnsi="Calibri" w:cs="Calibri"/>
                                <w:color w:val="000000"/>
                                <w:sz w:val="10"/>
                                <w:szCs w:val="10"/>
                              </w:rPr>
                              <w:t>Staging Server</w:t>
                            </w:r>
                          </w:p>
                        </w:txbxContent>
                      </v:textbox>
                    </v:rect>
                    <v:rect id="Rectangle 310" o:spid="_x0000_s1333" style="position:absolute;left:4165;top:2155;width:739;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U0sUA&#10;AADcAAAADwAAAGRycy9kb3ducmV2LnhtbESPQWvCQBSE7wX/w/IEL0U3KhSNriKC0INQTHvQ2yP7&#10;zEazb0N2a6K/visIPQ4z8w2zXHe2EjdqfOlYwXiUgCDOnS65UPDzvRvOQPiArLFyTAru5GG96r0t&#10;MdWu5QPdslCICGGfogITQp1K6XNDFv3I1cTRO7vGYoiyKaRusI1wW8lJknxIiyXHBYM1bQ3l1+zX&#10;Kth9HUvihzy8z2etu+STU2b2tVKDfrdZgAjUhf/wq/2pFUzHU3ie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JTSxQAAANwAAAAPAAAAAAAAAAAAAAAAAJgCAABkcnMv&#10;ZG93bnJldi54bWxQSwUGAAAAAAQABAD1AAAAigMAAAAA&#10;" filled="f" stroked="f">
                      <v:textbox style="mso-fit-shape-to-text:t" inset="0,0,0,0">
                        <w:txbxContent>
                          <w:p w14:paraId="5E57765E" w14:textId="77777777" w:rsidR="008C45DB" w:rsidRDefault="008C45DB" w:rsidP="008C45DB">
                            <w:r>
                              <w:rPr>
                                <w:rFonts w:ascii="Calibri" w:hAnsi="Calibri" w:cs="Calibri"/>
                                <w:color w:val="000000"/>
                                <w:sz w:val="10"/>
                                <w:szCs w:val="10"/>
                              </w:rPr>
                              <w:t>VRIVSCORS</w:t>
                            </w:r>
                          </w:p>
                        </w:txbxContent>
                      </v:textbox>
                    </v:rect>
                    <v:shape id="Freeform 312" o:spid="_x0000_s1334" style="position:absolute;left:546;top:5173;width:115;height:788;visibility:visible;mso-wrap-style:square;v-text-anchor:top" coordsize="115,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acYA&#10;AADcAAAADwAAAGRycy9kb3ducmV2LnhtbESPQWvCQBSE7wX/w/IEL6VuolhK6iqhUJBSLElLz6/Z&#10;ZxLMvg3ZNYn+ercgeBxm5htmvR1NI3rqXG1ZQTyPQBAXVtdcKvj5fn96AeE8ssbGMik4k4PtZvKw&#10;xkTbgTPqc1+KAGGXoILK+zaR0hUVGXRz2xIH72A7gz7IrpS6wyHATSMXUfQsDdYcFips6a2i4pif&#10;jILfUz9c8n0WR/nn4yI9f6R/X1mq1Gw6pq8gPI3+Hr61d1rBMl7B/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HacYAAADcAAAADwAAAAAAAAAAAAAAAACYAgAAZHJz&#10;L2Rvd25yZXYueG1sUEsFBgAAAAAEAAQA9QAAAIsDAAAAAA==&#10;" path="m,788l115,675r,-647l,,,788xe" fillcolor="black" stroked="f">
                      <v:path arrowok="t" o:connecttype="custom" o:connectlocs="0,788;115,675;115,28;0,0;0,788" o:connectangles="0,0,0,0,0"/>
                    </v:shape>
                    <v:shape id="Freeform 313" o:spid="_x0000_s1335" style="position:absolute;left:516;top:5201;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p4sYA&#10;AADcAAAADwAAAGRycy9kb3ducmV2LnhtbESPzWrDMBCE74W8g9hAb41sp4TgRAn5aUkPPeTvARZr&#10;Yzu2VsZSbadPXxUKPQ4z8w2zXA+mFh21rrSsIJ5EIIgzq0vOFVwv7y9zEM4ja6wtk4IHOVivRk9L&#10;TLXt+UTd2eciQNilqKDwvkmldFlBBt3ENsTBu9nWoA+yzaVusQ9wU8skimbSYMlhocCGdgVl1fnL&#10;KLgcdsP+GDfJ/fX7bXv/rNBPNSr1PB42CxCeBv8f/mt/aAXTeAa/Z8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vp4sYAAADcAAAADwAAAAAAAAAAAAAAAACYAgAAZHJz&#10;L2Rvd25yZXYueG1sUEsFBgAAAAAEAAQA9QAAAIsDAAAAAA==&#10;" path="m,788l117,675,117,,,111,,788xe" fillcolor="black" stroked="f">
                      <v:path arrowok="t" o:connecttype="custom" o:connectlocs="0,788;117,675;117,0;0,111;0,788" o:connectangles="0,0,0,0,0"/>
                    </v:shape>
                    <v:rect id="Rectangle 314" o:spid="_x0000_s1336" style="position:absolute;left:78;top:5312;width:43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kzZccA&#10;AADcAAAADwAAAGRycy9kb3ducmV2LnhtbESPT2sCMRTE74V+h/CE3rpZra26GqUWCl4K/jvo7bl5&#10;7i5uXrZJqms/vSkIPQ4z8xtmMmtNLc7kfGVZQTdJQRDnVldcKNhuPp+HIHxA1lhbJgVX8jCbPj5M&#10;MNP2wis6r0MhIoR9hgrKEJpMSp+XZNAntiGO3tE6gyFKV0jt8BLhppa9NH2TBiuOCyU29FFSflr/&#10;GAXz0XD+vezz1+/qsKf97nB67blUqadO+z4GEagN/+F7e6EVvHQH8Hc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ZM2XHAAAA3AAAAA8AAAAAAAAAAAAAAAAAmAIAAGRy&#10;cy9kb3ducmV2LnhtbFBLBQYAAAAABAAEAPUAAACMAwAAAAA=&#10;" fillcolor="black" stroked="f"/>
                    <v:rect id="Rectangle 315" o:spid="_x0000_s1337" style="position:absolute;left:49;top:5285;width:467;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paMb8A&#10;AADcAAAADwAAAGRycy9kb3ducmV2LnhtbERPTWvCQBC9F/wPywje6kZTpERXEcHWW1GL5yE7JtHs&#10;bNgdNf5791Do8fG+F6vetepOITaeDUzGGSji0tuGKwO/x+37J6goyBZbz2TgSRFWy8HbAgvrH7yn&#10;+0EqlUI4FmigFukKrWNZk8M49h1x4s4+OJQEQ6VtwEcKd62eZtlMO2w4NdTY0aam8nq4OQP6OAty&#10;zT/yy17idO1uX98/5cmY0bBfz0EJ9fIv/nPvrIF8ktamM+kI6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6loxvwAAANwAAAAPAAAAAAAAAAAAAAAAAJgCAABkcnMvZG93bnJl&#10;di54bWxQSwUGAAAAAAQABAD1AAAAhAMAAAAA&#10;" fillcolor="silver" stroked="f"/>
                    <v:shape id="Freeform 316" o:spid="_x0000_s1338" style="position:absolute;left:49;top:5173;width:584;height:112;visibility:visible;mso-wrap-style:square;v-text-anchor:top" coordsize="58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xasYA&#10;AADcAAAADwAAAGRycy9kb3ducmV2LnhtbESPQWsCMRSE70L/Q3gFL6Vm1bbUrVFEEb0IVgteH5vn&#10;7tbNy5pEd/33plDwOMzMN8x42ppKXMn50rKCfi8BQZxZXXKu4Ge/fP0E4QOyxsoyKbiRh+nkqTPG&#10;VNuGv+m6C7mIEPYpKihCqFMpfVaQQd+zNXH0jtYZDFG6XGqHTYSbSg6S5EMaLDkuFFjTvKDstLsY&#10;BfuX3+3oNlvat/PhfdG4Nqzq1Uap7nM7+wIRqA2P8H97rRUM+yP4OxOPgJ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ZxasYAAADcAAAADwAAAAAAAAAAAAAAAACYAgAAZHJz&#10;L2Rvd25yZXYueG1sUEsFBgAAAAAEAAQA9QAAAIsDAAAAAA==&#10;" path="m,112r467,l584,,117,,,112xe" fillcolor="silver" stroked="f">
                      <v:path arrowok="t" o:connecttype="custom" o:connectlocs="0,112;467,112;584,0;117,0;0,112" o:connectangles="0,0,0,0,0"/>
                    </v:shape>
                    <v:shape id="Freeform 317" o:spid="_x0000_s1339" style="position:absolute;left:516;top:5173;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6o/MQA&#10;AADcAAAADwAAAGRycy9kb3ducmV2LnhtbESP3WrCQBBG7wu+wzKCd3VjpEWiq4ggSsELfx5gyI5J&#10;NDsbs2tM+/Sdi0Ivh2++M2cWq97VqqM2VJ4NTMYJKOLc24oLA5fz9n0GKkRki7VnMvBNAVbLwdsC&#10;M+tffKTuFAslEA4ZGihjbDKtQ16SwzD2DbFkV986jDK2hbYtvgTuap0myad2WLFcKLGhTUn5/fR0&#10;otHtqDoc+eNy+Ir0E9Lbbv84GzMa9us5qEh9/F/+a++tgWkq+vKMEE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eqPzEAAAA3AAAAA8AAAAAAAAAAAAAAAAAmAIAAGRycy9k&#10;b3ducmV2LnhtbFBLBQYAAAAABAAEAPUAAACJAwAAAAA=&#10;" path="m,788l117,675,117,,,112,,788xe" fillcolor="gray" stroked="f">
                      <v:path arrowok="t" o:connecttype="custom" o:connectlocs="0,788;117,675;117,0;0,112;0,788" o:connectangles="0,0,0,0,0"/>
                    </v:shape>
                    <v:shape id="Freeform 318" o:spid="_x0000_s1340" style="position:absolute;left:49;top:5285;width:467;height:13;visibility:visible;mso-wrap-style:square;v-text-anchor:top" coordsize="4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FIsYA&#10;AADcAAAADwAAAGRycy9kb3ducmV2LnhtbESPT2vCQBTE74LfYXlCb7rRgpTUVUQUWqgH/2Dx9sg+&#10;s2mzb9PsmsRv7woFj8PM/IaZLTpbioZqXzhWMB4lIIgzpwvOFRwPm+EbCB+QNZaOScGNPCzm/d4M&#10;U+1a3lGzD7mIEPYpKjAhVKmUPjNk0Y9cRRy9i6sthijrXOoa2wi3pZwkyVRaLDguGKxoZSj73V+t&#10;gs3nn/75btbbE0135nr+ao/5aanUy6BbvoMI1IVn+L/9oRW8TsbwOB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2FIsYAAADcAAAADwAAAAAAAAAAAAAAAACYAgAAZHJz&#10;L2Rvd25yZXYueG1sUEsFBgAAAAAEAAQA9QAAAIsDAAAAAA==&#10;" path="m,l467,,452,13,,13,,xe" stroked="f">
                      <v:path arrowok="t" o:connecttype="custom" o:connectlocs="0,0;467,0;452,13;0,13;0,0" o:connectangles="0,0,0,0,0"/>
                    </v:shape>
                    <v:shape id="Freeform 319" o:spid="_x0000_s1341" style="position:absolute;left:49;top:5285;width:16;height:676;visibility:visible;mso-wrap-style:square;v-text-anchor:top" coordsize="16,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v/P8QA&#10;AADcAAAADwAAAGRycy9kb3ducmV2LnhtbESPS2sCMRSF90L/Q7gFdzVxlCKjUaRVKHRRfHd5mdzO&#10;DE5uhknU0V/fCILLw3l8nMmstZU4U+NLxxr6PQWCOHOm5FzDdrN8G4HwAdlg5Zg0XMnDbPrSmWBq&#10;3IVXdF6HXMQR9ilqKEKoUyl9VpBF33M1cfT+XGMxRNnk0jR4ieO2kolS79JiyZFQYE0fBWXH9clG&#10;yM9ivhuGQfu7zW6f+2Givg+stO6+tvMxiEBteIYf7S+jYZAkcD8Tj4C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r/z/EAAAA3AAAAA8AAAAAAAAAAAAAAAAAmAIAAGRycy9k&#10;b3ducmV2LnhtbFBLBQYAAAAABAAEAPUAAACJAwAAAAA=&#10;" path="m,l,676,16,662,16,13,,xe" fillcolor="gray" stroked="f">
                      <v:path arrowok="t" o:connecttype="custom" o:connectlocs="0,0;0,676;16,662;16,13;0,0" o:connectangles="0,0,0,0,0"/>
                    </v:shape>
                    <v:rect id="Rectangle 320" o:spid="_x0000_s1342" style="position:absolute;left:49;top:5468;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yz7cQA&#10;AADcAAAADwAAAGRycy9kb3ducmV2LnhtbESPT4vCMBTE78J+h/CEvWlqFZGuaRFZxcse/MOeH82z&#10;LTYvJYna9dNvBMHjMDO/YZZFb1pxI+cbywom4wQEcWl1w5WC03EzWoDwAVlja5kU/JGHIv8YLDHT&#10;9s57uh1CJSKEfYYK6hC6TEpf1mTQj21HHL2zdQZDlK6S2uE9wk0r0ySZS4MNx4UaO1rXVF4OV6Mg&#10;0RO3+1nP5KNcbRe/l+/UPuxWqc9hv/oCEagP7/CrvdMKpukUnmfi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ss+3EAAAA3AAAAA8AAAAAAAAAAAAAAAAAmAIAAGRycy9k&#10;b3ducmV2LnhtbFBLBQYAAAAABAAEAPUAAACJAwAAAAA=&#10;" fillcolor="gray" stroked="f"/>
                    <v:rect id="Rectangle 321" o:spid="_x0000_s1343" style="position:absolute;left:65;top:5482;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KUssUA&#10;AADcAAAADwAAAGRycy9kb3ducmV2LnhtbESPQWvCQBSE7wX/w/IEb3XXaENNXUMpBATbQ7Xg9ZF9&#10;JqHZtzG7xvjvu4VCj8PMfMNs8tG2YqDeN441LOYKBHHpTMOVhq9j8fgMwgdkg61j0nAnD/l28rDB&#10;zLgbf9JwCJWIEPYZaqhD6DIpfVmTRT93HXH0zq63GKLsK2l6vEW4bWWiVCotNhwXauzoraby+3C1&#10;GjBdmcvHefl+3F9TXFejKp5OSuvZdHx9ARFoDP/hv/bOaFgm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pSyxQAAANwAAAAPAAAAAAAAAAAAAAAAAJgCAABkcnMv&#10;ZG93bnJldi54bWxQSwUGAAAAAAQABAD1AAAAigMAAAAA&#10;" stroked="f"/>
                    <v:rect id="Rectangle 322" o:spid="_x0000_s1344" style="position:absolute;left:49;top:5665;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OAsQA&#10;AADcAAAADwAAAGRycy9kb3ducmV2LnhtbESPT4vCMBTE78J+h/AWvGlq/YNUo4is4mUP1mXPj+bZ&#10;FpuXkmS1+unNguBxmJnfMMt1ZxpxJedrywpGwwQEcWF1zaWCn9NuMAfhA7LGxjIpuJOH9eqjt8RM&#10;2xsf6ZqHUkQI+wwVVCG0mZS+qMigH9qWOHpn6wyGKF0ptcNbhJtGpkkykwZrjgsVtrStqLjkf0ZB&#10;okfu8L2dyEex2c9/L1+pfdi9Uv3PbrMAEagL7/CrfdAKxukU/s/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JjgLEAAAA3AAAAA8AAAAAAAAAAAAAAAAAmAIAAGRycy9k&#10;b3ducmV2LnhtbFBLBQYAAAAABAAEAPUAAACJAwAAAAA=&#10;" fillcolor="gray" stroked="f"/>
                    <v:rect id="Rectangle 323" o:spid="_x0000_s1345" style="position:absolute;left:65;top:5679;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yvXsUA&#10;AADcAAAADwAAAGRycy9kb3ducmV2LnhtbESPQWvCQBSE70L/w/IK3nS3RkONrlKEQMF6qBZ6fWSf&#10;SWj2bZrdxPTfdwsFj8PMfMNs96NtxECdrx1reJorEMSFMzWXGj4u+ewZhA/IBhvHpOGHPOx3D5Mt&#10;Zsbd+J2GcyhFhLDPUEMVQptJ6YuKLPq5a4mjd3WdxRBlV0rT4S3CbSMXSqXSYs1xocKWDhUVX+fe&#10;asB0ab5P1+TtcuxTXJejylefSuvp4/iyARFoDPfwf/vVaEgWKfydi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K9exQAAANwAAAAPAAAAAAAAAAAAAAAAAJgCAABkcnMv&#10;ZG93bnJldi54bWxQSwUGAAAAAAQABAD1AAAAigMAAAAA&#10;" stroked="f"/>
                    <v:rect id="Rectangle 324" o:spid="_x0000_s1346" style="position:absolute;left:370;top:5848;width:8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4RCcIA&#10;AADcAAAADwAAAGRycy9kb3ducmV2LnhtbESPzYrCMBSF9wO+Q7iCuzFVh1GqUUQQ3FpdzOyuybUt&#10;NjelibX16c2AMMvD+fk4q01nK9FS40vHCibjBASxdqbkXMH5tP9cgPAB2WDlmBT05GGzHnysMDXu&#10;wUdqs5CLOMI+RQVFCHUqpdcFWfRjVxNH7+oaiyHKJpemwUcct5WcJsm3tFhyJBRY064gfcvuVsHv&#10;/Fwddfnc5v3Pl46Q/pK1vVKjYbddggjUhf/wu30wCmbTOfydiUd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zhEJwgAAANwAAAAPAAAAAAAAAAAAAAAAAJgCAABkcnMvZG93&#10;bnJldi54bWxQSwUGAAAAAAQABAD1AAAAhwMAAAAA&#10;" fillcolor="red" stroked="f"/>
                    <v:shape id="Freeform 325" o:spid="_x0000_s1347" style="position:absolute;left:49;top:5173;width:584;height:112;visibility:visible;mso-wrap-style:square;v-text-anchor:top" coordsize="58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C7cMA&#10;AADcAAAADwAAAGRycy9kb3ducmV2LnhtbERPy2rCQBTdF/yH4Qru6sQIpUTHUERbkRZRu+jyMnNN&#10;QjN3QmbysF/fWRS6PJz3Oh9tLXpqfeVYwWKegCDWzlRcKPi87h+fQfiAbLB2TAru5CHfTB7WmBk3&#10;8Jn6SyhEDGGfoYIyhCaT0uuSLPq5a4gjd3OtxRBhW0jT4hDDbS3TJHmSFiuODSU2tC1Jf186q0AP&#10;b8fTu919VN1VvxaOb18/R6nUbDq+rEAEGsO/+M99MAqWaVwbz8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IC7cMAAADcAAAADwAAAAAAAAAAAAAAAACYAgAAZHJzL2Rv&#10;d25yZXYueG1sUEsFBgAAAAAEAAQA9QAAAIgDAAAAAA==&#10;" path="m584,l568,14r-451,l16,112,,112,117,,584,xe" fillcolor="gray" stroked="f">
                      <v:path arrowok="t" o:connecttype="custom" o:connectlocs="584,0;568,14;117,14;16,112;0,112;117,0;584,0" o:connectangles="0,0,0,0,0,0,0"/>
                    </v:shape>
                    <v:rect id="Rectangle 326" o:spid="_x0000_s1348" style="position:absolute;left:19;top:6010;width:63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k8sIA&#10;AADcAAAADwAAAGRycy9kb3ducmV2LnhtbESP3WoCMRSE7wu+QziCdzXrCkVXo4ggaOmNqw9w2Jz9&#10;weRkSVJ3+/amUOjlMDPfMNv9aI14kg+dYwWLeQaCuHK640bB/XZ6X4EIEVmjcUwKfijAfjd522Kh&#10;3cBXepaxEQnCoUAFbYx9IWWoWrIY5q4nTl7tvMWYpG+k9jgkuDUyz7IPabHjtNBiT8eWqkf5bRXI&#10;W3kaVqXxmfvM6y9zOV9rckrNpuNhAyLSGP/Df+2zVrDM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CTywgAAANwAAAAPAAAAAAAAAAAAAAAAAJgCAABkcnMvZG93&#10;bnJldi54bWxQSwUGAAAAAAQABAD1AAAAhwMAAAAA&#10;" filled="f" stroked="f">
                      <v:textbox style="mso-fit-shape-to-text:t" inset="0,0,0,0">
                        <w:txbxContent>
                          <w:p w14:paraId="5C64D208" w14:textId="77777777" w:rsidR="008C45DB" w:rsidRDefault="008C45DB" w:rsidP="008C45DB">
                            <w:r>
                              <w:rPr>
                                <w:rFonts w:ascii="Calibri" w:hAnsi="Calibri" w:cs="Calibri"/>
                                <w:color w:val="000000"/>
                                <w:sz w:val="10"/>
                                <w:szCs w:val="10"/>
                              </w:rPr>
                              <w:t>NGD STP Server</w:t>
                            </w:r>
                          </w:p>
                        </w:txbxContent>
                      </v:textbox>
                    </v:rect>
                    <v:shape id="Picture 327" o:spid="_x0000_s1349" type="#_x0000_t75" style="position:absolute;left:739;top:5422;width:1317;height: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nKuvCAAAA3AAAAA8AAABkcnMvZG93bnJldi54bWxET01PwkAQvZvwHzZD4k222sQ0hYUQE5B4&#10;MYIeuA3doS10Z+vOCuXfuwcTjy/ve7YYXKcuFKT1bOBxkoEirrxtuTbwuVs9FKAkIlvsPJOBGwks&#10;5qO7GZbWX/mDLttYqxTCUqKBJsa+1FqqhhzKxPfEiTv64DAmGGptA15TuOv0U5Y9a4ctp4YGe3pp&#10;qDpvf5yB/eZL5PR+4z68LeM6L4rX74MYcz8ellNQkYb4L/5zb6yBPE/z05l0BPT8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ZyrrwgAAANwAAAAPAAAAAAAAAAAAAAAAAJ8C&#10;AABkcnMvZG93bnJldi54bWxQSwUGAAAAAAQABAD3AAAAjgMAAAAA&#10;">
                      <v:imagedata r:id="rId42" o:title=""/>
                    </v:shape>
                    <v:shape id="Freeform 328" o:spid="_x0000_s1350" style="position:absolute;left:764;top:5537;width:1268;height:267;visibility:visible;mso-wrap-style:square;v-text-anchor:top" coordsize="1268,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Wb9cUA&#10;AADcAAAADwAAAGRycy9kb3ducmV2LnhtbESP3WoCMRSE7wu+QziCN6JZFYqsRinCgtAi+FPo5WFz&#10;ups2OVk3qW7f3giCl8PMfMMs152z4kJtMJ4VTMYZCOLSa8OVgtOxGM1BhIis0XomBf8UYL3qvSwx&#10;1/7Ke7ocYiUShEOOCuoYm1zKUNbkMIx9Q5y8b986jEm2ldQtXhPcWTnNslfp0HBaqLGhTU3l7+HP&#10;KTjuimK3qcxwaD/O5ofZ4tf7p1KDfve2ABGpi8/wo73VCmazCdz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9Zv1xQAAANwAAAAPAAAAAAAAAAAAAAAAAJgCAABkcnMv&#10;ZG93bnJldi54bWxQSwUGAAAAAAQABAD1AAAAigMAAAAA&#10;" path="m,44l811,,664,201r604,23l457,267,603,67,,44r,xe" fillcolor="black" strokeweight="0">
                      <v:path arrowok="t" o:connecttype="custom" o:connectlocs="0,44;811,0;664,201;1268,224;457,267;603,67;0,44;0,44" o:connectangles="0,0,0,0,0,0,0,0"/>
                    </v:shape>
                    <v:shape id="Freeform 329" o:spid="_x0000_s1351" style="position:absolute;left:764;top:5537;width:1268;height:267;visibility:visible;mso-wrap-style:square;v-text-anchor:top" coordsize="1268,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HBZcQA&#10;AADcAAAADwAAAGRycy9kb3ducmV2LnhtbESP3WrCQBSE74W+w3IK3pmNv5ToKqIWpFiK2gc4ZI9J&#10;MHs2Zrdx+/bdguDlMDPfMItVMLXoqHWVZQXDJAVBnFtdcaHg+/w+eAPhPLLG2jIp+CUHq+VLb4GZ&#10;tnc+UnfyhYgQdhkqKL1vMildXpJBl9iGOHoX2xr0UbaF1C3eI9zUcpSmM2mw4rhQYkObkvLr6cco&#10;2K797itM83CrD9czf97kRze5KNV/Des5CE/BP8OP9l4rGI9H8H8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wWXEAAAA3AAAAA8AAAAAAAAAAAAAAAAAmAIAAGRycy9k&#10;b3ducmV2LnhtbFBLBQYAAAAABAAEAPUAAACJAwAAAAA=&#10;" path="m,44l811,,664,201r604,23l457,267,603,67,,44r,xe" fillcolor="black" stroked="f">
                      <v:path arrowok="t" o:connecttype="custom" o:connectlocs="0,44;811,0;664,201;1268,224;457,267;603,67;0,44;0,44" o:connectangles="0,0,0,0,0,0,0,0"/>
                    </v:shape>
                    <v:shape id="Freeform 330" o:spid="_x0000_s1352" style="position:absolute;left:739;top:5424;width:1315;height:494;visibility:visible;mso-wrap-style:square;v-text-anchor:top" coordsize="1315,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rAsQA&#10;AADcAAAADwAAAGRycy9kb3ducmV2LnhtbESPUUvDQBCE34X+h2MLvkh70YBI2mspBVHqk62gj0tu&#10;zQWze2lubaO/3hMEH4eZ+YZZrkfuzImG1EZxcD0vwJDU0bfSOHg53M/uwCRF8dhFIQdflGC9mlws&#10;sfLxLM902mtjMkRShQ6Cal9Zm+pAjGkee5LsvceBUbMcGusHPGc4d/amKG4tYyt5IWBP20D1x/6T&#10;HWj43oT4lvj4yhq5tburh6edc5fTcbMAozTqf/iv/egdlGUJv2fyEb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lqwLEAAAA3AAAAA8AAAAAAAAAAAAAAAAAmAIAAGRycy9k&#10;b3ducmV2LnhtbFBLBQYAAAAABAAEAPUAAACJAwAAAAA=&#10;" path="m,314l1272,494r43,-314l46,,,314xe" fillcolor="black" strokeweight="0">
                      <v:path arrowok="t" o:connecttype="custom" o:connectlocs="0,314;1272,494;1315,180;46,0;0,314" o:connectangles="0,0,0,0,0"/>
                    </v:shape>
                    <v:shape id="Freeform 331" o:spid="_x0000_s1353" style="position:absolute;left:739;top:5424;width:1315;height:494;visibility:visible;mso-wrap-style:square;v-text-anchor:top" coordsize="1315,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6648UA&#10;AADcAAAADwAAAGRycy9kb3ducmV2LnhtbESPT2vCQBTE7wW/w/KE3upGrRqiq4hQao/1H3h7ZJ9J&#10;MPs27G5j7KfvFgSPw8z8hlmsOlOLlpyvLCsYDhIQxLnVFRcKDvuPtxSED8gaa8uk4E4eVsveywIz&#10;bW/8Te0uFCJC2GeooAyhyaT0eUkG/cA2xNG7WGcwROkKqR3eItzUcpQkU2mw4rhQYkObkvLr7sco&#10;OKXXr+Hxs51VqWt+1/vDBHN/Vuq1363nIAJ14Rl+tLdawXj8Dv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rrjxQAAANwAAAAPAAAAAAAAAAAAAAAAAJgCAABkcnMv&#10;ZG93bnJldi54bWxQSwUGAAAAAAQABAD1AAAAigMAAAAA&#10;" path="m,314l1272,494r43,-314l46,,,314xe" fillcolor="black" stroked="f">
                      <v:path arrowok="t" o:connecttype="custom" o:connectlocs="0,314;1272,494;1315,180;46,0;0,314" o:connectangles="0,0,0,0,0"/>
                    </v:shape>
                    <v:shape id="Picture 332" o:spid="_x0000_s1354" type="#_x0000_t75" style="position:absolute;left:739;top:5422;width:1317;height: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QiXPGAAAA3AAAAA8AAABkcnMvZG93bnJldi54bWxEj0FLw0AUhO+C/2F5Qm92o0EJsdtSBNvi&#10;RWz14O2ZfSbR7Nt039qm/75bKPQ4zMw3zGQ2uE7tKEjr2cDdOANFXHnbcm3gY/NyW4CSiGyx80wG&#10;DiQwm15fTbC0fs/vtFvHWiUIS4kGmhj7UmupGnIoY98TJ+/HB4cxyVBrG3Cf4K7T91n2qB22nBYa&#10;7Om5oepv/e8MfK0+RX7fDtyH13lc5EWx3H6LMaObYf4EKtIQL+Fze2UN5PkDnM6kI6Cn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hCJc8YAAADcAAAADwAAAAAAAAAAAAAA&#10;AACfAgAAZHJzL2Rvd25yZXYueG1sUEsFBgAAAAAEAAQA9wAAAJIDAAAAAA==&#10;">
                      <v:imagedata r:id="rId42" o:title=""/>
                    </v:shape>
                    <v:shape id="Freeform 333" o:spid="_x0000_s1355" style="position:absolute;left:764;top:5537;width:1266;height:267;visibility:visible;mso-wrap-style:square;v-text-anchor:top" coordsize="1266,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DYsUA&#10;AADcAAAADwAAAGRycy9kb3ducmV2LnhtbESPQWvCQBSE70L/w/IKvemmFUKJriIVW09Ko4LHR/aZ&#10;RLNv092tif/eLRQ8DjPzDTOd96YRV3K+tqzgdZSAIC6srrlUsN+thu8gfEDW2FgmBTfyMJ89DaaY&#10;advxN13zUIoIYZ+hgiqENpPSFxUZ9CPbEkfvZJ3BEKUrpXbYRbhp5FuSpNJgzXGhwpY+Kiou+a9R&#10;sAr7zddynSfbbnk+1n2Tfh7cj1Ivz/1iAiJQHx7h//ZaKxiPU/g7E4+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ENixQAAANwAAAAPAAAAAAAAAAAAAAAAAJgCAABkcnMv&#10;ZG93bnJldi54bWxQSwUGAAAAAAQABAD1AAAAigMAAAAA&#10;" path="m,44l811,,663,201r603,23l455,267,603,65,,44xe" filled="f" strokeweight=".15pt">
                      <v:path arrowok="t" o:connecttype="custom" o:connectlocs="0,44;811,0;663,201;1266,224;455,267;603,65;0,44" o:connectangles="0,0,0,0,0,0,0"/>
                    </v:shape>
                    <v:shape id="Freeform 334" o:spid="_x0000_s1356" style="position:absolute;left:5070;top:5267;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QGcYA&#10;AADcAAAADwAAAGRycy9kb3ducmV2LnhtbESPzW7CMBCE75V4B2uRuBXnpypViokoBdEDBwp9gFW8&#10;JCHxOooNpDx9XalSj6OZ+UYzzwfTiiv1rrasIJ5GIIgLq2suFXwdN48vIJxH1thaJgXf5CBfjB7m&#10;mGl740+6HnwpAoRdhgoq77tMSldUZNBNbUccvJPtDfog+1LqHm8BblqZRNGzNFhzWKiwo1VFRXO4&#10;GAXH7Wp438ddcn66r9/OuwZ9qlGpyXhYvoLwNPj/8F/7QytI0xn8ng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IQGcYAAADcAAAADwAAAAAAAAAAAAAAAACYAgAAZHJz&#10;L2Rvd25yZXYueG1sUEsFBgAAAAAEAAQA9QAAAIsDAAAAAA==&#10;" path="m,788l117,675r,-647l,,,788xe" fillcolor="black" stroked="f">
                      <v:path arrowok="t" o:connecttype="custom" o:connectlocs="0,788;117,675;117,28;0,0;0,788" o:connectangles="0,0,0,0,0"/>
                    </v:shape>
                    <v:shape id="Freeform 335" o:spid="_x0000_s1357" style="position:absolute;left:5040;top:5295;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2Ea8IA&#10;AADcAAAADwAAAGRycy9kb3ducmV2LnhtbERPS27CMBDdV+IO1iCxA+eDUJViEISisuiCQg8wiock&#10;EI+j2A0pp8eLSl0+vf9yPZhG9NS52rKCeBaBIC6srrlU8H3eT19BOI+ssbFMCn7JwXo1ellipu2d&#10;v6g/+VKEEHYZKqi8bzMpXVGRQTezLXHgLrYz6APsSqk7vIdw08gkihbSYM2hocKW8oqK2+nHKDh/&#10;5MPuGLfJdf54314/b+hTjUpNxsPmDYSnwf+L/9wHrSBNw9pwJh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LYRrwgAAANwAAAAPAAAAAAAAAAAAAAAAAJgCAABkcnMvZG93&#10;bnJldi54bWxQSwUGAAAAAAQABAD1AAAAhwMAAAAA&#10;" path="m,788l117,677,117,,,113,,788xe" fillcolor="black" stroked="f">
                      <v:path arrowok="t" o:connecttype="custom" o:connectlocs="0,788;117,677;117,0;0,113;0,788" o:connectangles="0,0,0,0,0"/>
                    </v:shape>
                    <v:rect id="Rectangle 336" o:spid="_x0000_s1358" style="position:absolute;left:4603;top:5408;width:437;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9e7MgA&#10;AADcAAAADwAAAGRycy9kb3ducmV2LnhtbESPzWvCQBTE7wX/h+UJvdWNHxVNs4oKhV4KfvRQby/Z&#10;1ySYfRt3txr717uFQo/DzPyGyZadacSFnK8tKxgOEhDEhdU1lwo+Dq9PMxA+IGtsLJOCG3lYLnoP&#10;GabaXnlHl30oRYSwT1FBFUKbSumLigz6gW2Jo/dlncEQpSuldniNcNPIUZJMpcGa40KFLW0qKk77&#10;b6NgPZ+tz9sJv//s8iMdP/PT88glSj32u9ULiEBd+A//td+0gvF4Dr9n4hG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P17syAAAANwAAAAPAAAAAAAAAAAAAAAAAJgCAABk&#10;cnMvZG93bnJldi54bWxQSwUGAAAAAAQABAD1AAAAjQMAAAAA&#10;" fillcolor="black" stroked="f"/>
                    <v:rect id="Rectangle 337" o:spid="_x0000_s1359" style="position:absolute;left:4573;top:5379;width:467;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95KsEA&#10;AADcAAAADwAAAGRycy9kb3ducmV2LnhtbERPTWvCQBC9F/wPyxR6q5sakRLdiAja3oqmeB6y0yRN&#10;djbsjpr+++6h0OPjfW+2kxvUjULsPBt4mWegiGtvO24MfFaH51dQUZAtDp7JwA9F2Jazhw0W1t/5&#10;RLezNCqFcCzQQCsyFlrHuiWHce5H4sR9+eBQEgyNtgHvKdwNepFlK+2w49TQ4kj7lur+fHUGdLUK&#10;0ufL/PskcbFz1+PbR30x5ulx2q1BCU3yL/5zv1sD+TLNT2fSEd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veSrBAAAA3AAAAA8AAAAAAAAAAAAAAAAAmAIAAGRycy9kb3du&#10;cmV2LnhtbFBLBQYAAAAABAAEAPUAAACGAwAAAAA=&#10;" fillcolor="silver" stroked="f"/>
                    <v:shape id="Freeform 338" o:spid="_x0000_s1360" style="position:absolute;left:4573;top:5267;width:584;height:112;visibility:visible;mso-wrap-style:square;v-text-anchor:top" coordsize="58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SccYA&#10;AADcAAAADwAAAGRycy9kb3ducmV2LnhtbESPQWsCMRSE74X+h/CEXqRmrbbU1SiiiF4KrRa8PjbP&#10;3bWblzWJ7vrvjSD0OMzMN8xk1ppKXMj50rKCfi8BQZxZXXKu4He3ev0E4QOyxsoyKbiSh9n0+WmC&#10;qbYN/9BlG3IRIexTVFCEUKdS+qwgg75na+LoHawzGKJ0udQOmwg3lXxLkg9psOS4UGBNi4Kyv+3Z&#10;KNh1j9+j63xlh6f9+7JxbVjX6y+lXjrtfAwiUBv+w4/2RisYDPtwPxOP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NSccYAAADcAAAADwAAAAAAAAAAAAAAAACYAgAAZHJz&#10;L2Rvd25yZXYueG1sUEsFBgAAAAAEAAQA9QAAAIsDAAAAAA==&#10;" path="m,112r467,l584,,117,,,112xe" fillcolor="silver" stroked="f">
                      <v:path arrowok="t" o:connecttype="custom" o:connectlocs="0,112;467,112;584,0;117,0;0,112" o:connectangles="0,0,0,0,0"/>
                    </v:shape>
                    <v:shape id="Freeform 339" o:spid="_x0000_s1361" style="position:absolute;left:5040;top:5267;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92sMQA&#10;AADcAAAADwAAAGRycy9kb3ducmV2LnhtbESPzYrCQBCE74LvMLTgTSfGHyTrKLIgiuBB4wM0md4k&#10;u5mebGaM0affWRA8FtX1Vddq05lKtNS40rKCyTgCQZxZXXKu4JruRksQziNrrCyTggc52Kz7vRUm&#10;2t75TO3F5yJA2CWooPC+TqR0WUEG3djWxMH7so1BH2STS93gPcBNJeMoWkiDJYeGAmv6LCj7udxM&#10;eKPdU3k68/x6Onp6uvh7f/hNlRoOuu0HCE+dfx+/0getYDqL4X9MII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fdrDEAAAA3AAAAA8AAAAAAAAAAAAAAAAAmAIAAGRycy9k&#10;b3ducmV2LnhtbFBLBQYAAAAABAAEAPUAAACJAwAAAAA=&#10;" path="m,788l117,675,117,,,112,,788xe" fillcolor="gray" stroked="f">
                      <v:path arrowok="t" o:connecttype="custom" o:connectlocs="0,788;117,675;117,0;0,112;0,788" o:connectangles="0,0,0,0,0"/>
                    </v:shape>
                    <v:shape id="Freeform 340" o:spid="_x0000_s1362" style="position:absolute;left:4573;top:5379;width:467;height:14;visibility:visible;mso-wrap-style:square;v-text-anchor:top" coordsize="46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nWsUA&#10;AADcAAAADwAAAGRycy9kb3ducmV2LnhtbESPwWrDMBBE74X+g9hCLqWR3YRQ3CihpCT0FuKEnhdr&#10;bbm1Vq6kxO7fR4VCjsPsvNlZrkfbiQv50DpWkE8zEMSV0y03Ck7H7dMLiBCRNXaOScEvBViv7u+W&#10;WGg38IEuZWxEgnAoUIGJsS+kDJUhi2HqeuLk1c5bjEn6RmqPQ4LbTj5n2UJabDk1GOxpY6j6Ls82&#10;vWGq7SLP6/J9qL+6n8fNzu/Pn0pNHsa3VxCRxng7/k9/aAWz+Qz+xiQC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6daxQAAANwAAAAPAAAAAAAAAAAAAAAAAJgCAABkcnMv&#10;ZG93bnJldi54bWxQSwUGAAAAAAQABAD1AAAAigMAAAAA&#10;" path="m,l467,,453,14,,14,,xe" stroked="f">
                      <v:path arrowok="t" o:connecttype="custom" o:connectlocs="0,0;467,0;453,14;0,14;0,0" o:connectangles="0,0,0,0,0"/>
                    </v:shape>
                    <v:shape id="Freeform 341" o:spid="_x0000_s1363" style="position:absolute;left:4573;top:5379;width:16;height:676;visibility:visible;mso-wrap-style:square;v-text-anchor:top" coordsize="16,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EncMUA&#10;AADcAAAADwAAAGRycy9kb3ducmV2LnhtbESPX2vCMBTF34V9h3AHe9NkWmRUYymbwmAPonNzj5fm&#10;ri1rbkqTafXTG0Hw8XD+/DjzrLeNOFDna8cankcKBHHhTM2lht3navgCwgdkg41j0nAiD9niYTDH&#10;1Lgjb+iwDaWII+xT1FCF0KZS+qIii37kWuLo/brOYoiyK6Xp8BjHbSPHSk2lxZojocKWXisq/rb/&#10;NkLWy/wrCZP+Z1ec376TsfrYs9L66bHPZyAC9eEevrXfjYZJksD1TD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SdwxQAAANwAAAAPAAAAAAAAAAAAAAAAAJgCAABkcnMv&#10;ZG93bnJldi54bWxQSwUGAAAAAAQABAD1AAAAigMAAAAA&#10;" path="m,l,676,16,662,16,14,,xe" fillcolor="gray" stroked="f">
                      <v:path arrowok="t" o:connecttype="custom" o:connectlocs="0,0;0,676;16,662;16,14;0,0" o:connectangles="0,0,0,0,0"/>
                    </v:shape>
                    <v:rect id="Rectangle 342" o:spid="_x0000_s1364" style="position:absolute;left:4573;top:5562;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rosQA&#10;AADcAAAADwAAAGRycy9kb3ducmV2LnhtbESPT4vCMBTE74LfIbwFb5r6b5GuqYioePGgLnt+NG/b&#10;0ualJFG7fvqNIHgcZuY3zHLVmUbcyPnKsoLxKAFBnFtdcaHg+7IbLkD4gKyxsUwK/sjDKuv3lphq&#10;e+cT3c6hEBHCPkUFZQhtKqXPSzLoR7Yljt6vdQZDlK6Q2uE9wk0jJ0nyKQ1WHBdKbGlTUl6fr0ZB&#10;osfucNzM5CNf7xc/9XZiH3av1OCjW3+BCNSFd/jVPmgF09kcnmfi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Wa6LEAAAA3AAAAA8AAAAAAAAAAAAAAAAAmAIAAGRycy9k&#10;b3ducmV2LnhtbFBLBQYAAAAABAAEAPUAAACJAwAAAAA=&#10;" fillcolor="gray" stroked="f"/>
                    <v:rect id="Rectangle 343" o:spid="_x0000_s1365" style="position:absolute;left:4589;top:5576;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NK/sMA&#10;AADcAAAADwAAAGRycy9kb3ducmV2LnhtbESPQYvCMBSE78L+h/AW9qaJqxatRpEFYUE9rC54fTTP&#10;tti81CZq/fdGEDwOM/MNM1u0thJXanzpWEO/p0AQZ86UnGv436+6YxA+IBusHJOGO3lYzD86M0yN&#10;u/EfXXchFxHCPkUNRQh1KqXPCrLoe64mjt7RNRZDlE0uTYO3CLeV/FYqkRZLjgsF1vRTUHbaXawG&#10;TIbmvD0ONvv1JcFJ3qrV6KC0/vpsl1MQgdrwDr/av0bDYJjA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NK/sMAAADcAAAADwAAAAAAAAAAAAAAAACYAgAAZHJzL2Rv&#10;d25yZXYueG1sUEsFBgAAAAAEAAQA9QAAAIgDAAAAAA==&#10;" stroked="f"/>
                    <v:rect id="Rectangle 344" o:spid="_x0000_s1366" style="position:absolute;left:4573;top:5759;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hQTsQA&#10;AADcAAAADwAAAGRycy9kb3ducmV2LnhtbESPT4vCMBTE74LfIbwFb5r6B1e6piKi4sWDuuz50bxt&#10;S5uXkkTt+uk3guBxmJnfMMtVZxpxI+crywrGowQEcW51xYWC78tuuADhA7LGxjIp+CMPq6zfW2Kq&#10;7Z1PdDuHQkQI+xQVlCG0qZQ+L8mgH9mWOHq/1hkMUbpCaof3CDeNnCTJXBqsOC6U2NKmpLw+X42C&#10;RI/d4biZyUe+3i9+6u3EPuxeqcFHt/4CEagL7/CrfdAKprNPeJ6JR0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IUE7EAAAA3AAAAA8AAAAAAAAAAAAAAAAAmAIAAGRycy9k&#10;b3ducmV2LnhtbFBLBQYAAAAABAAEAPUAAACJAwAAAAA=&#10;" fillcolor="gray" stroked="f"/>
                    <v:rect id="Rectangle 345" o:spid="_x0000_s1367" style="position:absolute;left:4589;top:5773;width:451;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B7F8IA&#10;AADcAAAADwAAAGRycy9kb3ducmV2LnhtbERPz2vCMBS+C/sfwhvspslmLVtnFBkUBs6DVdj10Tzb&#10;sualNrGt//1yGOz48f1ebyfbioF63zjW8LxQIIhLZxquNJxP+fwVhA/IBlvHpOFOHrabh9kaM+NG&#10;PtJQhErEEPYZaqhD6DIpfVmTRb9wHXHkLq63GCLsK2l6HGO4beWLUqm02HBsqLGjj5rKn+JmNWCa&#10;mOvhsvw67W8pvlWTylffSuunx2n3DiLQFP7Ff+5Po2GZxLX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0HsXwgAAANwAAAAPAAAAAAAAAAAAAAAAAJgCAABkcnMvZG93&#10;bnJldi54bWxQSwUGAAAAAAQABAD1AAAAhwMAAAAA&#10;" stroked="f"/>
                    <v:rect id="Rectangle 346" o:spid="_x0000_s1368" style="position:absolute;left:4894;top:5942;width:87;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FQMMA&#10;AADcAAAADwAAAGRycy9kb3ducmV2LnhtbESPzWrCQBSF94LvMFyhO51oxdbUSZBCwa3RRbu7ztwm&#10;wcydkBlj4tN3CoUuD+fn4+zywTaip87XjhUsFwkIYu1MzaWC8+lj/grCB2SDjWNSMJKHPJtOdpga&#10;d+cj9UUoRRxhn6KCKoQ2ldLriiz6hWuJo/ftOoshyq6UpsN7HLeNXCXJRlqsORIqbOm9In0tblbB&#10;18u5Oer6sS/Hz7WOkPFS9KNST7Nh/wYi0BD+w3/tg1HwvN7C75l4BG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LFQMMAAADcAAAADwAAAAAAAAAAAAAAAACYAgAAZHJzL2Rv&#10;d25yZXYueG1sUEsFBgAAAAAEAAQA9QAAAIgDAAAAAA==&#10;" fillcolor="red" stroked="f"/>
                    <v:shape id="Freeform 347" o:spid="_x0000_s1369" style="position:absolute;left:4573;top:5267;width:584;height:112;visibility:visible;mso-wrap-style:square;v-text-anchor:top" coordsize="58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lsIA&#10;AADcAAAADwAAAGRycy9kb3ducmV2LnhtbERPz2vCMBS+D/Y/hDfwNtMpDqlGkaFuyESsHjw+kmdb&#10;bF5KE231rzeHwY4f3+/pvLOVuFHjS8cKPvoJCGLtTMm5guNh9T4G4QOywcoxKbiTh/ns9WWKqXEt&#10;7+mWhVzEEPYpKihCqFMpvS7Iou+7mjhyZ9dYDBE2uTQNtjHcVnKQJJ/SYsmxocCavgrSl+xqFej2&#10;e7P7tctteT3ode74fHpspFK9t24xARGoC//iP/ePUTAcxfnxTDwC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n2WwgAAANwAAAAPAAAAAAAAAAAAAAAAAJgCAABkcnMvZG93&#10;bnJldi54bWxQSwUGAAAAAAQABAD1AAAAhwMAAAAA&#10;" path="m584,l568,14r-451,l16,112,,112,117,,584,xe" fillcolor="gray" stroked="f">
                      <v:path arrowok="t" o:connecttype="custom" o:connectlocs="584,0;568,14;117,14;16,112;0,112;117,0;584,0" o:connectangles="0,0,0,0,0,0,0"/>
                    </v:shape>
                    <v:rect id="Rectangle 348" o:spid="_x0000_s1370" style="position:absolute;left:4630;top:6105;width:47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bicIA&#10;AADcAAAADwAAAGRycy9kb3ducmV2LnhtbESPzYoCMRCE74LvEFrwphkVFxmNIoLgLl4cfYBm0vOD&#10;SWdIojP79puFhT0WVfUVtTsM1og3+dA6VrCYZyCIS6dbrhU87ufZBkSIyBqNY1LwTQEO+/Foh7l2&#10;Pd/oXcRaJAiHHBU0MXa5lKFsyGKYu444eZXzFmOSvpbaY5/g1shlln1Iiy2nhQY7OjVUPouXVSDv&#10;xbnfFMZn7mtZXc3n5VaRU2o6GY5bEJGG+B/+a1+0gtV6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IFuJwgAAANwAAAAPAAAAAAAAAAAAAAAAAJgCAABkcnMvZG93&#10;bnJldi54bWxQSwUGAAAAAAQABAD1AAAAhwMAAAAA&#10;" filled="f" stroked="f">
                      <v:textbox style="mso-fit-shape-to-text:t" inset="0,0,0,0">
                        <w:txbxContent>
                          <w:p w14:paraId="22DA6D9A" w14:textId="77777777" w:rsidR="008C45DB" w:rsidRDefault="008C45DB" w:rsidP="008C45DB">
                            <w:r>
                              <w:rPr>
                                <w:rFonts w:ascii="Calibri" w:hAnsi="Calibri" w:cs="Calibri"/>
                                <w:color w:val="000000"/>
                                <w:sz w:val="10"/>
                                <w:szCs w:val="10"/>
                              </w:rPr>
                              <w:t>SFTP Server</w:t>
                            </w:r>
                          </w:p>
                        </w:txbxContent>
                      </v:textbox>
                    </v:rect>
                    <v:rect id="Rectangle 349" o:spid="_x0000_s1371" style="position:absolute;left:4559;top:6230;width:56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LF/sIA&#10;AADcAAAADwAAAGRycy9kb3ducmV2LnhtbESP3WoCMRSE7wXfIRzBO8260iKrUUQQbOmNqw9w2Jz9&#10;weRkSaK7ffumUOjlMDPfMLvDaI14kQ+dYwWrZQaCuHK640bB/XZebECEiKzROCYF3xTgsJ9Odlho&#10;N/CVXmVsRIJwKFBBG2NfSBmqliyGpeuJk1c7bzEm6RupPQ4Jbo3Ms+xdWuw4LbTY06ml6lE+rQJ5&#10;K8/DpjQ+c595/WU+LteanFLz2Xjcgog0xv/wX/uiFazfcv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8sX+wgAAANwAAAAPAAAAAAAAAAAAAAAAAJgCAABkcnMvZG93&#10;bnJldi54bWxQSwUGAAAAAAQABAD1AAAAhwMAAAAA&#10;" filled="f" stroked="f">
                      <v:textbox style="mso-fit-shape-to-text:t" inset="0,0,0,0">
                        <w:txbxContent>
                          <w:p w14:paraId="30AB679E" w14:textId="77777777" w:rsidR="008C45DB" w:rsidRDefault="008C45DB" w:rsidP="008C45DB">
                            <w:r>
                              <w:rPr>
                                <w:rFonts w:ascii="Calibri" w:hAnsi="Calibri" w:cs="Calibri"/>
                                <w:color w:val="000000"/>
                                <w:sz w:val="10"/>
                                <w:szCs w:val="10"/>
                              </w:rPr>
                              <w:t>LWCMSMAPP</w:t>
                            </w:r>
                          </w:p>
                        </w:txbxContent>
                      </v:textbox>
                    </v:rect>
                    <v:rect id="Rectangle 350" o:spid="_x0000_s1372" style="position:absolute;left:5147;top:6230;width: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5gZcIA&#10;AADcAAAADwAAAGRycy9kb3ducmV2LnhtbESPzYoCMRCE74LvEFrwphkVRWaNIoKgixfHfYBm0vOD&#10;SWdIss7s228WFjwWVfUVtTsM1ogX+dA6VrCYZyCIS6dbrhV8Pc6zLYgQkTUax6TghwIc9uPRDnPt&#10;er7Tq4i1SBAOOSpoYuxyKUPZkMUwdx1x8irnLcYkfS21xz7BrZHLLNtIiy2nhQY7OjVUPotvq0A+&#10;inO/LYzP3Oeyupnr5V6RU2o6GY4fICIN8R3+b1+0gtV6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mBlwgAAANwAAAAPAAAAAAAAAAAAAAAAAJgCAABkcnMvZG93&#10;bnJldi54bWxQSwUGAAAAAAQABAD1AAAAhwMAAAAA&#10;" filled="f" stroked="f">
                      <v:textbox style="mso-fit-shape-to-text:t" inset="0,0,0,0">
                        <w:txbxContent>
                          <w:p w14:paraId="3AB2D47E" w14:textId="77777777" w:rsidR="008C45DB" w:rsidRDefault="008C45DB" w:rsidP="008C45DB">
                            <w:r>
                              <w:rPr>
                                <w:rFonts w:ascii="Calibri" w:hAnsi="Calibri" w:cs="Calibri"/>
                                <w:color w:val="000000"/>
                                <w:sz w:val="10"/>
                                <w:szCs w:val="10"/>
                              </w:rPr>
                              <w:t>2</w:t>
                            </w:r>
                          </w:p>
                        </w:txbxContent>
                      </v:textbox>
                    </v:rect>
                    <v:shape id="Picture 351" o:spid="_x0000_s1373" type="#_x0000_t75" style="position:absolute;left:3256;top:5443;width:1230;height: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kWe7GAAAA3AAAAA8AAABkcnMvZG93bnJldi54bWxEj0FrwkAUhO+F/oflCb3VjdWKRFcpakAv&#10;UqOIx2f2mYRm38bs1qT/visUehxm5htmtuhMJe7UuNKygkE/AkGcWV1yruB4SF4nIJxH1lhZJgU/&#10;5GAxf36aYaxty3u6pz4XAcIuRgWF93UspcsKMuj6tiYO3tU2Bn2QTS51g22Am0q+RdFYGiw5LBRY&#10;07Kg7Cv9NgrqbTJcJqvD7XZen9LLtmq73fhTqZde9zEF4anz/+G/9kYrGL6P4HEmHA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aRZ7sYAAADcAAAADwAAAAAAAAAAAAAA&#10;AACfAgAAZHJzL2Rvd25yZXYueG1sUEsFBgAAAAAEAAQA9wAAAJIDAAAAAA==&#10;">
                      <v:imagedata r:id="rId43" o:title=""/>
                    </v:shape>
                    <v:shape id="Freeform 352" o:spid="_x0000_s1374" style="position:absolute;left:3268;top:5492;width:1204;height:295;visibility:visible;mso-wrap-style:square;v-text-anchor:top" coordsize="1204,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bMQA&#10;AADcAAAADwAAAGRycy9kb3ducmV2LnhtbESPQWvCQBSE7wX/w/IEb3WjJaLRVUQQKqXQqBdvz+wz&#10;iWbfhuwa03/fLQgeh5n5hlmsOlOJlhpXWlYwGkYgiDOrS84VHA/b9ykI55E1VpZJwS85WC17bwtM&#10;tH1wSu3e5yJA2CWooPC+TqR0WUEG3dDWxMG72MagD7LJpW7wEeCmkuMomkiDJYeFAmvaFJTd9nej&#10;4Ju23P7sTvcyjtbx+WuTzuQ1VWrQ79ZzEJ46/wo/259awUccw/+Zc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XWzEAAAA3AAAAA8AAAAAAAAAAAAAAAAAmAIAAGRycy9k&#10;b3ducmV2LnhtbFBLBQYAAAAABAAEAPUAAACJAwAAAAA=&#10;" path="m,112l768,,637,213r567,-30l436,295,567,82,,112r,xe" fillcolor="black" strokeweight="0">
                      <v:path arrowok="t" o:connecttype="custom" o:connectlocs="0,112;768,0;637,213;1204,183;436,295;567,82;0,112;0,112" o:connectangles="0,0,0,0,0,0,0,0"/>
                    </v:shape>
                    <v:shape id="Freeform 353" o:spid="_x0000_s1375" style="position:absolute;left:3268;top:5492;width:1204;height:295;visibility:visible;mso-wrap-style:square;v-text-anchor:top" coordsize="1204,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Ai8sYA&#10;AADcAAAADwAAAGRycy9kb3ducmV2LnhtbESPQWvCQBSE70L/w/IK3nSjsWlJXUUEReihmhba4yP7&#10;mqxm34bsqvHfdwsFj8PMfMPMl71txIU6bxwrmIwTEMSl04YrBZ8fm9ELCB+QNTaOScGNPCwXD4M5&#10;5tpd+UCXIlQiQtjnqKAOoc2l9GVNFv3YtcTR+3GdxRBlV0nd4TXCbSOnSZJJi4bjQo0trWsqT8XZ&#10;KgjPZqUP++3x/XtbzFKTpG+br1Sp4WO/egURqA/38H97pxWkTx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Ai8sYAAADcAAAADwAAAAAAAAAAAAAAAACYAgAAZHJz&#10;L2Rvd25yZXYueG1sUEsFBgAAAAAEAAQA9QAAAIsDAAAAAA==&#10;" path="m,112l768,,637,213r567,-30l436,295,567,82,,112r,xe" fillcolor="black" stroked="f">
                      <v:path arrowok="t" o:connecttype="custom" o:connectlocs="0,112;768,0;637,213;1204,183;436,295;567,82;0,112;0,112" o:connectangles="0,0,0,0,0,0,0,0"/>
                    </v:shape>
                    <v:shape id="Freeform 354" o:spid="_x0000_s1376" style="position:absolute;left:3256;top:5445;width:1226;height:389;visibility:visible;mso-wrap-style:square;v-text-anchor:top" coordsize="122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RQYsUA&#10;AADcAAAADwAAAGRycy9kb3ducmV2LnhtbESPT2vCQBTE7wW/w/KE3nRjpa1GV7FKwV4K8U/Oj+wz&#10;G8y+Ddmtxm/vCkKPw8z8hpkvO1uLC7W+cqxgNExAEBdOV1wqOOy/BxMQPiBrrB2Tght5WC56L3NM&#10;tbtyRpddKEWEsE9RgQmhSaX0hSGLfuga4uidXGsxRNmWUrd4jXBby7ck+ZAWK44LBhtaGyrOuz+r&#10;QJss76ZfP6XbHm/HTG/yze8hV+q1361mIAJ14T/8bG+1gvH7Jz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FBixQAAANwAAAAPAAAAAAAAAAAAAAAAAJgCAABkcnMv&#10;ZG93bnJldi54bWxQSwUGAAAAAAQABAD1AAAAigMAAAAA&#10;" path="m,317r1207,72l1226,71,19,,,317xe" fillcolor="black" strokeweight="0">
                      <v:path arrowok="t" o:connecttype="custom" o:connectlocs="0,317;1207,389;1226,71;19,0;0,317" o:connectangles="0,0,0,0,0"/>
                    </v:shape>
                    <v:shape id="Freeform 355" o:spid="_x0000_s1377" style="position:absolute;left:3256;top:5445;width:1226;height:389;visibility:visible;mso-wrap-style:square;v-text-anchor:top" coordsize="122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LCWsEA&#10;AADcAAAADwAAAGRycy9kb3ducmV2LnhtbERPz2vCMBS+C/sfwhN2s2k356QzypiIu412Y3h8NG9t&#10;sXkpSaztf78cBI8f3+/NbjSdGMj51rKCLElBEFdWt1wr+Pk+LNYgfEDW2FkmBRN52G0fZhvMtb1y&#10;QUMZahFD2OeooAmhz6X0VUMGfWJ74sj9WWcwROhqqR1eY7jp5FOarqTBlmNDgz19NFSdy4tRcOTs&#10;93XEYT9Ny6Uu0u4rZCep1ON8fH8DEWgMd/HN/akVPL/EtfFMPAJ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ywlrBAAAA3AAAAA8AAAAAAAAAAAAAAAAAmAIAAGRycy9kb3du&#10;cmV2LnhtbFBLBQYAAAAABAAEAPUAAACGAwAAAAA=&#10;" path="m,317r1207,72l1226,71,19,,,317xe" fillcolor="black" stroked="f">
                      <v:path arrowok="t" o:connecttype="custom" o:connectlocs="0,317;1207,389;1226,71;19,0;0,317" o:connectangles="0,0,0,0,0"/>
                    </v:shape>
                    <v:shape id="Picture 356" o:spid="_x0000_s1378" type="#_x0000_t75" style="position:absolute;left:3256;top:5443;width:1230;height: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l9nDHAAAA3AAAAA8AAABkcnMvZG93bnJldi54bWxEj0FrwkAUhO8F/8PyCt7qporSpq4iakAv&#10;RZNSenzNvibB7NuYXU38926h0OMwM98w82VvanGl1lWWFTyPIhDEudUVFwo+suTpBYTzyBpry6Tg&#10;Rg6Wi8HDHGNtOz7SNfWFCBB2MSoovW9iKV1ekkE3sg1x8H5sa9AH2RZSt9gFuKnlOIpm0mDFYaHE&#10;htYl5af0YhQ0+2SyTjbZ+fy1/Uy/93XXv88OSg0f+9UbCE+9/w//tXdawWT6Cr9nwhGQi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ul9nDHAAAA3AAAAA8AAAAAAAAAAAAA&#10;AAAAnwIAAGRycy9kb3ducmV2LnhtbFBLBQYAAAAABAAEAPcAAACTAwAAAAA=&#10;">
                      <v:imagedata r:id="rId43" o:title=""/>
                    </v:shape>
                    <v:shape id="Freeform 357" o:spid="_x0000_s1379" style="position:absolute;left:3267;top:5492;width:1205;height:295;visibility:visible;mso-wrap-style:square;v-text-anchor:top" coordsize="1205,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gNr8A&#10;AADcAAAADwAAAGRycy9kb3ducmV2LnhtbERPy6rCMBDdC/5DGMGdpj4oUo0iouBO9Aq6HJuxLTaT&#10;0qRa/XqzEO7ycN6LVWtK8aTaFZYVjIYRCOLU6oIzBee/3WAGwnlkjaVlUvAmB6tlt7PARNsXH+l5&#10;8pkIIewSVJB7XyVSujQng25oK+LA3W1t0AdYZ1LX+ArhppTjKIqlwYJDQ44VbXJKH6fGKIj1ufm8&#10;t/ZmLtNmGme7w+Y6uSvV77XrOQhPrf8X/9x7rWASh/nhTDgCcv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36A2vwAAANwAAAAPAAAAAAAAAAAAAAAAAJgCAABkcnMvZG93bnJl&#10;di54bWxQSwUGAAAAAAQABAD1AAAAhAMAAAAA&#10;" path="m,112l769,,638,213r567,-30l436,295,566,82,,112xe" filled="f" strokeweight=".15pt">
                      <v:path arrowok="t" o:connecttype="custom" o:connectlocs="0,112;769,0;638,213;1205,183;436,295;566,82;0,112" o:connectangles="0,0,0,0,0,0,0"/>
                    </v:shape>
                    <v:shape id="Picture 358" o:spid="_x0000_s1380" type="#_x0000_t75" style="position:absolute;left:3922;top:3711;width:1099;height:1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uUdXGAAAA3AAAAA8AAABkcnMvZG93bnJldi54bWxEj0FrwkAUhO9C/8PyCr2ZjQqhpK7SFIv1&#10;kIPaQ7w9ss8kbfZtyG6T+O+7hYLHYWa+YdbbybRioN41lhUsohgEcWl1w5WCz/P7/BmE88gaW8uk&#10;4EYOtpuH2RpTbUc+0nDylQgQdikqqL3vUildWZNBF9mOOHhX2xv0QfaV1D2OAW5auYzjRBpsOCzU&#10;2NFbTeX36cco2MvsWHyNl2J/SPIssyuX70qn1NPj9PoCwtPk7+H/9odWsEoW8HcmHAG5+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65R1cYAAADcAAAADwAAAAAAAAAAAAAA&#10;AACfAgAAZHJzL2Rvd25yZXYueG1sUEsFBgAAAAAEAAQA9wAAAJIDAAAAAA==&#10;">
                      <v:imagedata r:id="rId44" o:title=""/>
                    </v:shape>
                    <v:shape id="Freeform 359" o:spid="_x0000_s1381" style="position:absolute;left:4064;top:3790;width:816;height:1477;visibility:visible;mso-wrap-style:square;v-text-anchor:top" coordsize="816,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DCo8MA&#10;AADcAAAADwAAAGRycy9kb3ducmV2LnhtbESPT4vCMBTE7wv7HcJb8LamKohUoyz+AS/CWr14ezTP&#10;pti8dJvY1m9vFgSPw8z8hlmseluJlhpfOlYwGiYgiHOnSy4UnE+77xkIH5A1Vo5JwYM8rJafHwtM&#10;tev4SG0WChEh7FNUYEKoUyl9bsiiH7qaOHpX11gMUTaF1A12EW4rOU6SqbRYclwwWNPaUH7L7lbB&#10;3yVby0OHnfxttyM6XXljLqzU4Kv/mYMI1Id3+NXeawWT6Rj+z8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DCo8MAAADcAAAADwAAAAAAAAAAAAAAAACYAgAAZHJzL2Rv&#10;d25yZXYueG1sUEsFBgAAAAAEAAQA9QAAAIgDAAAAAA==&#10;" path="m816,1477l195,678r249,-3l,,621,800r-250,4l816,1477r,xe" fillcolor="black" strokeweight="0">
                      <v:path arrowok="t" o:connecttype="custom" o:connectlocs="816,1477;195,678;444,675;0,0;621,800;371,804;816,1477;816,1477" o:connectangles="0,0,0,0,0,0,0,0"/>
                    </v:shape>
                    <v:shape id="Freeform 360" o:spid="_x0000_s1382" style="position:absolute;left:4064;top:3790;width:816;height:1477;visibility:visible;mso-wrap-style:square;v-text-anchor:top" coordsize="816,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wVFMMA&#10;AADcAAAADwAAAGRycy9kb3ducmV2LnhtbESPQWvCQBSE70L/w/IKvelGhSjRVYpSkHoQY6HXR/aZ&#10;hGbfhuyrif++WxA8DjPzDbPeDq5RN+pC7dnAdJKAIi68rbk08HX5GC9BBUG22HgmA3cKsN28jNaY&#10;Wd/zmW65lCpCOGRooBJpM61DUZHDMPEtcfSuvnMoUXalth32Ee4aPUuSVDusOS5U2NKuouIn/3UG&#10;9oGLE00Xx9NB5F5/Hz/7HaXGvL0O7ytQQoM8w4/2wRqYp3P4PxOP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wVFMMAAADcAAAADwAAAAAAAAAAAAAAAACYAgAAZHJzL2Rv&#10;d25yZXYueG1sUEsFBgAAAAAEAAQA9QAAAIgDAAAAAA==&#10;" path="m816,1477l195,678r249,-3l,,621,800r-250,4l816,1477r,xe" fillcolor="black" stroked="f">
                      <v:path arrowok="t" o:connecttype="custom" o:connectlocs="816,1477;195,678;444,675;0,0;621,800;371,804;816,1477;816,1477" o:connectangles="0,0,0,0,0,0,0,0"/>
                    </v:shape>
                    <v:shape id="Freeform 361" o:spid="_x0000_s1383" style="position:absolute;left:3922;top:3711;width:1097;height:1635;visibility:visible;mso-wrap-style:square;v-text-anchor:top" coordsize="1097,1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FSccQA&#10;AADcAAAADwAAAGRycy9kb3ducmV2LnhtbESPUWvCQBCE3wv+h2MFX0q9aFVC9BQpFPNSqrY/YMlt&#10;k2BuL+RWE/vre4VCH4eZ+YbZ7AbXqBt1ofZsYDZNQBEX3tZcGvj8eH1KQQVBtth4JgN3CrDbjh42&#10;mFnf84luZylVhHDI0EAl0mZah6Iih2HqW+LoffnOoUTZldp22Ee4a/Q8SVbaYc1xocKWXioqLuer&#10;MyAuPTzmtHx3b99HK9dFXvapN2YyHvZrUEKD/If/2rk18LxawO+ZeAT0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BUnHEAAAA3AAAAA8AAAAAAAAAAAAAAAAAmAIAAGRycy9k&#10;b3ducmV2LnhtbFBLBQYAAAAABAAEAPUAAACJAwAAAAA=&#10;" path="m1097,1481l279,,,154,820,1635r277,-154xe" fillcolor="black" strokeweight="0">
                      <v:path arrowok="t" o:connecttype="custom" o:connectlocs="1097,1481;279,0;0,154;820,1635;1097,1481" o:connectangles="0,0,0,0,0"/>
                    </v:shape>
                    <v:shape id="Freeform 362" o:spid="_x0000_s1384" style="position:absolute;left:3922;top:3711;width:1097;height:1635;visibility:visible;mso-wrap-style:square;v-text-anchor:top" coordsize="1097,1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XihccA&#10;AADcAAAADwAAAGRycy9kb3ducmV2LnhtbESPQUvDQBSE7wX/w/IEL6XdqBgkdluKIFTpwdYe2tsj&#10;+8wGs29D9rWJ/fXdguBxmJlvmNli8I06URfrwAbupxko4jLYmisDu6+3yTOoKMgWm8Bk4JciLOY3&#10;oxkWNvS8odNWKpUgHAs04ETaQutYOvIYp6ElTt536DxKkl2lbYd9gvtGP2RZrj3WnBYctvTqqPzZ&#10;Hr2B/f78Lp+uzHe1rCscb5aH5qM35u52WL6AEhrkP/zXXlkDj/kTXM+kI6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V4oXHAAAA3AAAAA8AAAAAAAAAAAAAAAAAmAIAAGRy&#10;cy9kb3ducmV2LnhtbFBLBQYAAAAABAAEAPUAAACMAwAAAAA=&#10;" path="m1097,1481l279,,,154,820,1635r277,-154xe" fillcolor="black" stroked="f">
                      <v:path arrowok="t" o:connecttype="custom" o:connectlocs="1097,1481;279,0;0,154;820,1635;1097,1481" o:connectangles="0,0,0,0,0"/>
                    </v:shape>
                    <v:shape id="Picture 363" o:spid="_x0000_s1385" type="#_x0000_t75" style="position:absolute;left:3922;top:3711;width:1099;height:1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HyaHGAAAA3AAAAA8AAABkcnMvZG93bnJldi54bWxEj0FrwkAUhO8F/8PyBG91YwOhpK7SSIv2&#10;kIPRg709ss8kNvs2ZLdJ+u+7hYLHYWa+YdbbybRioN41lhWslhEI4tLqhisF59P74zMI55E1tpZJ&#10;wQ852G5mD2tMtR35SEPhKxEg7FJUUHvfpVK6siaDbmk74uBdbW/QB9lXUvc4Brhp5VMUJdJgw2Gh&#10;xo52NZVfxbdRsJfZ8XIbPy/7jyTPMhu7/K10Si3m0+sLCE+Tv4f/2wetIE4S+DsTjoD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EfJocYAAADcAAAADwAAAAAAAAAAAAAA&#10;AACfAgAAZHJzL2Rvd25yZXYueG1sUEsFBgAAAAAEAAQA9wAAAJIDAAAAAA==&#10;">
                      <v:imagedata r:id="rId44" o:title=""/>
                    </v:shape>
                    <v:shape id="Freeform 364" o:spid="_x0000_s1386" style="position:absolute;left:4064;top:3790;width:816;height:1477;visibility:visible;mso-wrap-style:square;v-text-anchor:top" coordsize="816,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zGsUA&#10;AADcAAAADwAAAGRycy9kb3ducmV2LnhtbESPQWsCMRSE7wX/Q3iCN82qaGVrFNEKHnqwupfeHslz&#10;d3Hzsiapbv99UxB6HGbmG2a57mwj7uRD7VjBeJSBINbO1FwqKM774QJEiMgGG8ek4IcCrFe9lyXm&#10;xj34k+6nWIoE4ZCjgirGNpcy6IoshpFriZN3cd5iTNKX0nh8JLht5CTL5tJizWmhwpa2Fenr6dsq&#10;yN4/btvjpLgWXk+PO32YzW7yS6lBv9u8gYjUxf/ws30wCqbzV/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arMaxQAAANwAAAAPAAAAAAAAAAAAAAAAAJgCAABkcnMv&#10;ZG93bnJldi54bWxQSwUGAAAAAAQABAD1AAAAigMAAAAA&#10;" path="m816,1477l193,677r250,-4l,,621,800r-250,4l816,1477xe" filled="f" strokeweight=".15pt">
                      <v:path arrowok="t" o:connecttype="custom" o:connectlocs="816,1477;193,677;443,673;0,0;621,800;371,804;816,1477" o:connectangles="0,0,0,0,0,0,0"/>
                    </v:shape>
                    <v:shape id="Picture 365" o:spid="_x0000_s1387" type="#_x0000_t75" style="position:absolute;left:1753;top:1465;width:1721;height: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kKti/AAAA3AAAAA8AAABkcnMvZG93bnJldi54bWxET8uKwjAU3Q/4D+EK7sbUx6hUo6ggiJth&#10;On7Apbk2xeamNrHWvzcLweXhvFebzlaipcaXjhWMhgkI4tzpkgsF5//D9wKED8gaK8ek4EkeNuve&#10;1wpT7R78R20WChFD2KeowIRQp1L63JBFP3Q1ceQurrEYImwKqRt8xHBbyXGSzKTFkmODwZr2hvJr&#10;drcKDrtW/1h5Mvg7n950hhdsp1KpQb/bLkEE6sJH/HYftYLJLK6NZ+IRkOs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LpCrYvwAAANwAAAAPAAAAAAAAAAAAAAAAAJ8CAABk&#10;cnMvZG93bnJldi54bWxQSwUGAAAAAAQABAD3AAAAiwMAAAAA&#10;">
                      <v:imagedata r:id="rId45" o:title=""/>
                    </v:shape>
                    <v:shape id="Freeform 366" o:spid="_x0000_s1388" style="position:absolute;left:1770;top:1531;width:1687;height:342;visibility:visible;mso-wrap-style:square;v-text-anchor:top" coordsize="1687,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ouK8MA&#10;AADcAAAADwAAAGRycy9kb3ducmV2LnhtbESPUWvCMBSF3wf+h3CFvc3UCWVWo4g4cDDZpv6AS3Jt&#10;i81NaZK2+/fLYLDHwznnO5z1drSN6KnztWMF81kGglg7U3Op4Hp5fXoB4QOywcYxKfgmD9vN5GGN&#10;hXEDf1F/DqVIEPYFKqhCaAspva7Iop+5ljh5N9dZDEl2pTQdDgluG/mcZbm0WHNaqLClfUX6fo5W&#10;AUenG/6Mb3k8Ddib+H76OGilHqfjbgUi0Bj+w3/to1GwyJfweyYd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ouK8MAAADcAAAADwAAAAAAAAAAAAAAAACYAgAAZHJzL2Rv&#10;d25yZXYueG1sUEsFBgAAAAAEAAQA9QAAAIgDAAAAAA==&#10;" path="m,250l986,,888,231,1687,93,701,342,797,112,,250r,xe" fillcolor="black" strokeweight="0">
                      <v:path arrowok="t" o:connecttype="custom" o:connectlocs="0,250;986,0;888,231;1687,93;701,342;797,112;0,250;0,250" o:connectangles="0,0,0,0,0,0,0,0"/>
                    </v:shape>
                    <v:shape id="Freeform 367" o:spid="_x0000_s1389" style="position:absolute;left:1770;top:1531;width:1687;height:342;visibility:visible;mso-wrap-style:square;v-text-anchor:top" coordsize="1687,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UccEA&#10;AADcAAAADwAAAGRycy9kb3ducmV2LnhtbERPyYoCMRC9C/5DKMHLoGkdcWmNMowIenQB9VZ0qhfs&#10;VJpO1B6/3hwGPD7evlg1phQPql1hWcGgH4EgTqwuOFNwOm56UxDOI2ssLZOCP3KwWrZbC4y1ffKe&#10;HgefiRDCLkYFufdVLKVLcjLo+rYiDlxqa4M+wDqTusZnCDelHEbRWBosODTkWNFvTsntcDcKRl6n&#10;KdLXpDxfN8X5tbtMZ+uRUt1O8zMH4anxH/G/e6sVfE/C/HAmHAG5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I1HHBAAAA3AAAAA8AAAAAAAAAAAAAAAAAmAIAAGRycy9kb3du&#10;cmV2LnhtbFBLBQYAAAAABAAEAPUAAACGAwAAAAA=&#10;" path="m,250l986,,888,231,1687,93,701,342,797,112,,250r,xe" fillcolor="black" stroked="f">
                      <v:path arrowok="t" o:connecttype="custom" o:connectlocs="0,250;986,0;888,231;1687,93;701,342;797,112;0,250;0,250" o:connectangles="0,0,0,0,0,0,0,0"/>
                    </v:shape>
                    <v:shape id="Freeform 368" o:spid="_x0000_s1390" style="position:absolute;left:1753;top:1465;width:1719;height:473;visibility:visible;mso-wrap-style:square;v-text-anchor:top" coordsize="1719,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alOsUA&#10;AADcAAAADwAAAGRycy9kb3ducmV2LnhtbESPT4vCMBTE7wv7HcJb2MuiaRX/0DWKCgsevNhdxOOj&#10;ebZlm5eSRK1+eiMIHoeZ+Q0zW3SmEWdyvrasIO0nIIgLq2suFfz9/vSmIHxA1thYJgVX8rCYv7/N&#10;MNP2wjs656EUEcI+QwVVCG0mpS8qMuj7tiWO3tE6gyFKV0rt8BLhppGDJBlLgzXHhQpbWldU/Ocn&#10;oyBxX/moWbvtRq72hRznNzykN6U+P7rlN4hAXXiFn+2NVjCcpPA4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qU6xQAAANwAAAAPAAAAAAAAAAAAAAAAAJgCAABkcnMv&#10;ZG93bnJldi54bWxQSwUGAAAAAAQABAD1AAAAigMAAAAA&#10;" path="m29,473l1719,316,1690,,,157,29,473xe" fillcolor="black" strokeweight="0">
                      <v:path arrowok="t" o:connecttype="custom" o:connectlocs="29,473;1719,316;1690,0;0,157;29,473" o:connectangles="0,0,0,0,0"/>
                    </v:shape>
                    <v:shape id="Freeform 369" o:spid="_x0000_s1391" style="position:absolute;left:1753;top:1465;width:1719;height:473;visibility:visible;mso-wrap-style:square;v-text-anchor:top" coordsize="1719,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WdXMQA&#10;AADcAAAADwAAAGRycy9kb3ducmV2LnhtbESPQWvCQBSE74L/YXmCN90YQUvqKlVosYciVUG8PbKv&#10;SWj2bdhdk/TfuwXB4zAz3zCrTW9q0ZLzlWUFs2kCgji3uuJCwfn0PnkB4QOyxtoyKfgjD5v1cLDC&#10;TNuOv6k9hkJECPsMFZQhNJmUPi/JoJ/ahjh6P9YZDFG6QmqHXYSbWqZJspAGK44LJTa0Kyn/Pd6M&#10;gttWps3XR+vms6o7OGOv9pJ+KjUe9W+vIAL14Rl+tPdawXyZwv+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nVzEAAAA3AAAAA8AAAAAAAAAAAAAAAAAmAIAAGRycy9k&#10;b3ducmV2LnhtbFBLBQYAAAAABAAEAPUAAACJAwAAAAA=&#10;" path="m29,473l1719,316,1690,,,157,29,473xe" fillcolor="black" stroked="f">
                      <v:path arrowok="t" o:connecttype="custom" o:connectlocs="29,473;1719,316;1690,0;0,157;29,473" o:connectangles="0,0,0,0,0"/>
                    </v:shape>
                    <v:shape id="Picture 370" o:spid="_x0000_s1392" type="#_x0000_t75" style="position:absolute;left:1753;top:1465;width:1721;height: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ZLnTDAAAA3AAAAA8AAABkcnMvZG93bnJldi54bWxEj81qwzAQhO+BvoPYQm+J3Do/xY0S0kIg&#10;5BLi9gEWa2OZWitHUm337aNAocdhZr5h1tvRtqInHxrHCp5nGQjiyumGawVfn/vpK4gQkTW2jknB&#10;LwXYbh4mayy0G/hMfRlrkSAcClRgYuwKKUNlyGKYuY44eRfnLcYkfS21xyHBbStfsmwpLTacFgx2&#10;9GGo+i5/rIL9e68XVh4Nnlbzqy7xgv1cKvX0OO7eQEQa43/4r33QCvJVDvcz6QjIz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NkudMMAAADcAAAADwAAAAAAAAAAAAAAAACf&#10;AgAAZHJzL2Rvd25yZXYueG1sUEsFBgAAAAAEAAQA9wAAAI8DAAAAAA==&#10;">
                      <v:imagedata r:id="rId45" o:title=""/>
                    </v:shape>
                    <v:shape id="Freeform 371" o:spid="_x0000_s1393" style="position:absolute;left:1768;top:1530;width:1687;height:341;visibility:visible;mso-wrap-style:square;v-text-anchor:top" coordsize="1687,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DsCccA&#10;AADcAAAADwAAAGRycy9kb3ducmV2LnhtbESPT2vCQBTE70K/w/IKvYhurKVK6ipFEBShUqMHb4/s&#10;y582+zZmV5P207uFgsdhZn7DzBadqcSVGldaVjAaRiCIU6tLzhUcktVgCsJ5ZI2VZVLwQw4W84fe&#10;DGNtW/6k697nIkDYxaig8L6OpXRpQQbd0NbEwctsY9AH2eRSN9gGuKnkcxS9SoMlh4UCa1oWlH7v&#10;L0ZBe+zY9scfp+3v7kynzCe7Tfal1NNj9/4GwlPn7+H/9lorGE9e4O9MO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g7AnHAAAA3AAAAA8AAAAAAAAAAAAAAAAAmAIAAGRy&#10;cy9kb3ducmV2LnhtbFBLBQYAAAAABAAEAPUAAACMAwAAAAA=&#10;" path="m,249l986,,890,230,1687,94,702,341,799,113,,249xe" filled="f" strokeweight=".15pt">
                      <v:path arrowok="t" o:connecttype="custom" o:connectlocs="0,249;986,0;890,230;1687,94;702,341;799,113;0,249" o:connectangles="0,0,0,0,0,0,0"/>
                    </v:shape>
                    <v:shape id="Picture 372" o:spid="_x0000_s1394" type="#_x0000_t75" style="position:absolute;left:1674;top:296;width:1875;height:1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C7ZXEAAAA3AAAAA8AAABkcnMvZG93bnJldi54bWxEj1FrwkAQhN8L/odjC32rlyqtNXqKFFt8&#10;KWjqD1hyaxLN7aV3W03/vScU+jjMzDfMfNm7Vp0pxMazgadhBoq49LbhysD+6/3xFVQUZIutZzLw&#10;SxGWi8HdHHPrL7yjcyGVShCOORqoRbpc61jW5DAOfUecvIMPDiXJUGkb8JLgrtWjLHvRDhtOCzV2&#10;9FZTeSp+nIE17eVUfFPYVNsPtzpOhcrwaczDfb+agRLq5T/8195YA+PJM9zOpCO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KC7ZXEAAAA3AAAAA8AAAAAAAAAAAAAAAAA&#10;nwIAAGRycy9kb3ducmV2LnhtbFBLBQYAAAAABAAEAPcAAACQAwAAAAA=&#10;">
                      <v:imagedata r:id="rId46" o:title=""/>
                    </v:shape>
                    <v:shape id="Freeform 373" o:spid="_x0000_s1395" style="position:absolute;left:1770;top:429;width:1687;height:1195;visibility:visible;mso-wrap-style:square;v-text-anchor:top" coordsize="1687,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E/MUA&#10;AADcAAAADwAAAGRycy9kb3ducmV2LnhtbESPQWvCQBSE70L/w/IKvenGBEyJrpIWSqSI0iieH9nX&#10;JDT7NmS3Jv333ULB4zAz3zCb3WQ6caPBtZYVLBcRCOLK6pZrBZfz2/wZhPPIGjvLpOCHHOy2D7MN&#10;ZtqO/EG30tciQNhlqKDxvs+kdFVDBt3C9sTB+7SDQR/kUEs94BjgppNxFK2kwZbDQoM9vTZUfZXf&#10;RkF3KPfXouXDKc7zY1q+FMv0PVHq6XHK1yA8Tf4e/m/vtYIkXcH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5UT8xQAAANwAAAAPAAAAAAAAAAAAAAAAAJgCAABkcnMv&#10;ZG93bnJldi54bWxQSwUGAAAAAAQABAD1AAAAigMAAAAA&#10;" path="m,l1062,560,839,672r848,523l625,635,848,523,,,,xe" fillcolor="black" strokeweight="0">
                      <v:path arrowok="t" o:connecttype="custom" o:connectlocs="0,0;1062,560;839,672;1687,1195;625,635;848,523;0,0;0,0" o:connectangles="0,0,0,0,0,0,0,0"/>
                    </v:shape>
                    <v:shape id="Freeform 374" o:spid="_x0000_s1396" style="position:absolute;left:1770;top:429;width:1687;height:1195;visibility:visible;mso-wrap-style:square;v-text-anchor:top" coordsize="1687,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yElb8A&#10;AADcAAAADwAAAGRycy9kb3ducmV2LnhtbESPzQrCMBCE74LvEFbwpqlWVKpRRBDEmz+Ix6VZ22Kz&#10;KU2s9e2NIHgcZuYbZrluTSkaql1hWcFoGIEgTq0uOFNwOe8GcxDOI2ssLZOCNzlYr7qdJSbavvhI&#10;zclnIkDYJagg975KpHRpTgbd0FbEwbvb2qAPss6krvEV4KaU4yiaSoMFh4UcK9rmlD5OT6Ngzo/s&#10;euDNLb60VxdN93HRTFipfq/dLEB4av0//GvvtYJ4NoPvmXAE5O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fISVvwAAANwAAAAPAAAAAAAAAAAAAAAAAJgCAABkcnMvZG93bnJl&#10;di54bWxQSwUGAAAAAAQABAD1AAAAhAMAAAAA&#10;" path="m,l1062,560,839,672r848,523l625,635,848,523,,,,xe" fillcolor="black" stroked="f">
                      <v:path arrowok="t" o:connecttype="custom" o:connectlocs="0,0;1062,560;839,672;1687,1195;625,635;848,523;0,0;0,0" o:connectangles="0,0,0,0,0,0,0,0"/>
                    </v:shape>
                    <v:shape id="Freeform 375" o:spid="_x0000_s1397" style="position:absolute;left:1676;top:298;width:1873;height:1457;visibility:visible;mso-wrap-style:square;v-text-anchor:top" coordsize="1873,1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7ccIA&#10;AADcAAAADwAAAGRycy9kb3ducmV2LnhtbERPTWvCQBC9C/0PyxS86aZaVKKraKFYKCq1Ch6H7DQJ&#10;ZmdDdtX47zsHwePjfc8WravUlZpQejbw1k9AEWfelpwbOPx+9iagQkS2WHkmA3cKsJi/dGaYWn/j&#10;H7ruY64khEOKBooY61TrkBXkMPR9TSzcn28cRoFNrm2DNwl3lR4kyUg7LFkaCqzpo6DsvL84A8P7&#10;bj3chmQ1+W6Xo+1qczrm63djuq/tcgoqUhuf4of7y4pvLGvljBwBP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ztxwgAAANwAAAAPAAAAAAAAAAAAAAAAAJgCAABkcnMvZG93&#10;bnJldi54bWxQSwUGAAAAAAQABAD1AAAAhwMAAAAA&#10;" path="m,258l1688,1457r185,-260l183,,,258xe" fillcolor="black" strokeweight="0">
                      <v:path arrowok="t" o:connecttype="custom" o:connectlocs="0,258;1688,1457;1873,1197;183,0;0,258" o:connectangles="0,0,0,0,0"/>
                    </v:shape>
                    <v:shape id="Freeform 376" o:spid="_x0000_s1398" style="position:absolute;left:1676;top:298;width:1873;height:1457;visibility:visible;mso-wrap-style:square;v-text-anchor:top" coordsize="1873,1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z7MQA&#10;AADcAAAADwAAAGRycy9kb3ducmV2LnhtbERPy2rCQBTdF/oPwy10Vyca6CN1FBECXbQLoxC6u2au&#10;STRzJ2Smefy9IwhdnMXhvDjL9Wga0VPnassK5rMIBHFhdc2lgsM+fXkH4TyyxsYyKZjIwXr1+LDE&#10;RNuBd9RnvhShhF2CCirv20RKV1Rk0M1sSxy0k+0M+kC7UuoOh1BuGrmIoldpsOawUGFL24qKS/Zn&#10;FDR5fsZfDOgXR/l9/JnSuJyUen4aN58gPI3+33xPf2kF8dsH3M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8+zEAAAA3AAAAA8AAAAAAAAAAAAAAAAAmAIAAGRycy9k&#10;b3ducmV2LnhtbFBLBQYAAAAABAAEAPUAAACJAwAAAAA=&#10;" path="m,258l1688,1457r185,-260l183,,,258xe" fillcolor="black" stroked="f">
                      <v:path arrowok="t" o:connecttype="custom" o:connectlocs="0,258;1688,1457;1873,1197;183,0;0,258" o:connectangles="0,0,0,0,0"/>
                    </v:shape>
                    <v:shape id="Picture 377" o:spid="_x0000_s1399" type="#_x0000_t75" style="position:absolute;left:1674;top:296;width:1875;height:1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gPirAAAAA3AAAAA8AAABkcnMvZG93bnJldi54bWxET81qwkAQvhd8h2WE3urGFopGVxFpxUuh&#10;Rh9gyI5JNDub7o4a3949FDx+fP/zZe9adaUQG88GxqMMFHHpbcOVgcP++20CKgqyxdYzGbhThOVi&#10;8DLH3Pob7+haSKVSCMccDdQiXa51LGtyGEe+I07c0QeHkmCotA14S+Gu1e9Z9qkdNpwaauxoXVN5&#10;Li7OwBcd5Fz8UdhWvxu3Ok2FyvBjzOuwX81ACfXyFP+7t9bAxyTNT2fSEdCL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yA+KsAAAADcAAAADwAAAAAAAAAAAAAAAACfAgAA&#10;ZHJzL2Rvd25yZXYueG1sUEsFBgAAAAAEAAQA9wAAAIwDAAAAAA==&#10;">
                      <v:imagedata r:id="rId46" o:title=""/>
                    </v:shape>
                    <v:shape id="Freeform 378" o:spid="_x0000_s1400" style="position:absolute;left:1768;top:429;width:1687;height:1195;visibility:visible;mso-wrap-style:square;v-text-anchor:top" coordsize="1687,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f2u8MA&#10;AADcAAAADwAAAGRycy9kb3ducmV2LnhtbESPUWvCQBCE3wv+h2MF3+pFpSWNniKiIC0U1P6AJbcm&#10;0dxeyK0m/nuvUOjjMDPfMItV72p1pzZUng1Mxgko4tzbigsDP6fdawoqCLLF2jMZeFCA1XLwssDM&#10;+o4PdD9KoSKEQ4YGSpEm0zrkJTkMY98QR+/sW4cSZVto22IX4a7W0yR51w4rjgslNrQpKb8eb85A&#10;d9peP5vDmfzb5StNvvFDNpUYMxr26zkooV7+w3/tvTUwSyfweyYeAb1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f2u8MAAADcAAAADwAAAAAAAAAAAAAAAACYAgAAZHJzL2Rv&#10;d25yZXYueG1sUEsFBgAAAAAEAAQA9QAAAIgDAAAAAA==&#10;" path="m,l1063,560,839,672r848,523l625,635,848,523,,xe" filled="f" strokeweight=".15pt">
                      <v:path arrowok="t" o:connecttype="custom" o:connectlocs="0,0;1063,560;839,672;1687,1195;625,635;848,523;0,0" o:connectangles="0,0,0,0,0,0,0"/>
                    </v:shape>
                    <v:shape id="Freeform 379" o:spid="_x0000_s1401" style="position:absolute;left:1550;top:2470;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PsQA&#10;AADcAAAADwAAAGRycy9kb3ducmV2LnhtbESPT4vCMBTE78J+h/CEvYimVlakGmXRXVa9+Qe8Pppn&#10;W2xeahNr/fZGWPA4zMxvmNmiNaVoqHaFZQXDQQSCOLW64EzB8fDbn4BwHlljaZkUPMjBYv7RmWGi&#10;7Z131Ox9JgKEXYIKcu+rREqX5mTQDWxFHLyzrQ36IOtM6hrvAW5KGUfRWBosOCzkWNEyp/SyvxkF&#10;q23lr1+ba/PTu8Wn8WrEsvf4U+qz235PQXhq/Tv8315rBaNJDK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Efz7EAAAA3AAAAA8AAAAAAAAAAAAAAAAAmAIAAGRycy9k&#10;b3ducmV2LnhtbFBLBQYAAAAABAAEAPUAAACJAwAAAAA=&#10;" path="m,790l117,676r,-647l,,,790xe" fillcolor="black" stroked="f">
                      <v:path arrowok="t" o:connecttype="custom" o:connectlocs="0,790;117,676;117,29;0,0;0,790" o:connectangles="0,0,0,0,0"/>
                    </v:shape>
                    <v:shape id="Freeform 380" o:spid="_x0000_s1402" style="position:absolute;left:1521;top:2499;width:117;height:789;visibility:visible;mso-wrap-style:square;v-text-anchor:top" coordsize="11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dLMQA&#10;AADcAAAADwAAAGRycy9kb3ducmV2LnhtbESPzWrDMBCE74W8g9hALqWRE0Nj3CghFBrcU8nPA2yt&#10;reXEWhlLsZ23jwqFHofZ+WZnvR1tI3rqfO1YwWKegCAuna65UnA+fbxkIHxA1tg4JgV38rDdTJ7W&#10;mGs38IH6Y6hEhLDPUYEJoc2l9KUhi37uWuLo/bjOYoiyq6TucIhw28hlkrxKizXHBoMtvRsqr8eb&#10;jW+UV+tXzyb5LjBbXPynPHztpVKz6bh7AxFoDP/Hf+lCK0izFH7HRAL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nSzEAAAA3AAAAA8AAAAAAAAAAAAAAAAAmAIAAGRycy9k&#10;b3ducmV2LnhtbFBLBQYAAAAABAAEAPUAAACJAwAAAAA=&#10;" path="m,789l117,675,117,,,112,,789xe" fillcolor="black" stroked="f">
                      <v:path arrowok="t" o:connecttype="custom" o:connectlocs="0,789;117,675;117,0;0,112;0,789" o:connectangles="0,0,0,0,0"/>
                    </v:shape>
                    <v:rect id="Rectangle 381" o:spid="_x0000_s1403" style="position:absolute;left:1083;top:2611;width:43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E4lccA&#10;AADcAAAADwAAAGRycy9kb3ducmV2LnhtbESPQWvCQBSE7wX/w/KE3pqN1paYuooKQi9CtT3o7Zl9&#10;TYLZt3F31dRf3xUKPQ4z8w0zmXWmERdyvrasYJCkIIgLq2suFXx9rp4yED4ga2wsk4If8jCb9h4m&#10;mGt75Q1dtqEUEcI+RwVVCG0upS8qMugT2xJH79s6gyFKV0rt8BrhppHDNH2VBmuOCxW2tKyoOG7P&#10;RsFinC1OHyNe3zaHPe13h+PL0KVKPfa7+RuIQF34D/+137WC52wE9zPxC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OJXHAAAA3AAAAA8AAAAAAAAAAAAAAAAAmAIAAGRy&#10;cy9kb3ducmV2LnhtbFBLBQYAAAAABAAEAPUAAACMAwAAAAA=&#10;" fillcolor="black" stroked="f"/>
                    <v:rect id="Rectangle 382" o:spid="_x0000_s1404" style="position:absolute;left:1055;top:2583;width:46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KMMA&#10;AADcAAAADwAAAGRycy9kb3ducmV2LnhtbESPX2vCQBDE3wW/w7FC3/SiaUWip0ihf95ELX1ecmsS&#10;ze2Fu1XTb98rCH0cZuY3zGrTu1bdKMTGs4HpJANFXHrbcGXg6/g2XoCKgmyx9UwGfijCZj0crLCw&#10;/s57uh2kUgnCsUADtUhXaB3LmhzGie+Ik3fywaEkGSptA94T3LV6lmVz7bDhtFBjR681lZfD1RnQ&#10;x3mQS/6cn/cSZ1t3ff/Yld/GPI367RKUUC//4Uf70xrIFy/wdyYdAb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gKMMAAADcAAAADwAAAAAAAAAAAAAAAACYAgAAZHJzL2Rv&#10;d25yZXYueG1sUEsFBgAAAAAEAAQA9QAAAIgDAAAAAA==&#10;" fillcolor="silver" stroked="f"/>
                    <v:shape id="Freeform 383" o:spid="_x0000_s1405" style="position:absolute;left:1055;top:2470;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cY8QA&#10;AADcAAAADwAAAGRycy9kb3ducmV2LnhtbESPQWvCQBSE7wX/w/KE3uquSjWmrhIEtYceNGk9P7Kv&#10;STD7NmS3mv77bqHQ4zAz3zDr7WBbcaPeN441TCcKBHHpTMOVhvdi/5SA8AHZYOuYNHyTh+1m9LDG&#10;1Lg7n+mWh0pECPsUNdQhdKmUvqzJop+4jjh6n663GKLsK2l6vEe4beVMqYW02HBcqLGjXU3lNf+y&#10;Gg7HHMNSfaxIZdklkYU/Fc9vWj+Oh+wFRKAh/If/2q9GwzxZwO+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wnGPEAAAA3AAAAA8AAAAAAAAAAAAAAAAAmAIAAGRycy9k&#10;b3ducmV2LnhtbFBLBQYAAAAABAAEAPUAAACJAwAAAAA=&#10;" path="m,113r466,l583,,117,,,113xe" fillcolor="silver" stroked="f">
                      <v:path arrowok="t" o:connecttype="custom" o:connectlocs="0,113;466,113;583,0;117,0;0,113" o:connectangles="0,0,0,0,0"/>
                    </v:shape>
                    <v:shape id="Freeform 384" o:spid="_x0000_s1406" style="position:absolute;left:1521;top:2470;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4qMQA&#10;AADcAAAADwAAAGRycy9kb3ducmV2LnhtbESPX0sDMRDE3wW/Q1ihbzZXK/U4mxYRWnyTnoL2bUn2&#10;/uBlcyTb9vz2RhB8HGbmN8x6O/lBnSmmPrCBxbwARWyD67k18P62uy1BJUF2OAQmA9+UYLu5vlpj&#10;5cKFD3SupVUZwqlCA53IWGmdbEce0zyMxNlrQvQoWcZWu4iXDPeDviuKlfbYc17ocKTnjuxXffIG&#10;3NHi53Il8lHfHw+LJpb75tUaM7uZnh5BCU3yH/5rvzgDy/IBfs/kI6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muKjEAAAA3AAAAA8AAAAAAAAAAAAAAAAAmAIAAGRycy9k&#10;b3ducmV2LnhtbFBLBQYAAAAABAAEAPUAAACJAwAAAAA=&#10;" path="m,790l117,676,117,,,113,,790xe" fillcolor="gray" stroked="f">
                      <v:path arrowok="t" o:connecttype="custom" o:connectlocs="0,790;117,676;117,0;0,113;0,790" o:connectangles="0,0,0,0,0"/>
                    </v:shape>
                    <v:shape id="Freeform 385" o:spid="_x0000_s1407" style="position:absolute;left:1055;top:2583;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5CMcA&#10;AADcAAAADwAAAGRycy9kb3ducmV2LnhtbESPwWrCQBCG74W+wzJCL0U3tWA1uooVipXSQ1WQ3qbZ&#10;MQnNzobdrSZv3zkUehz++b+Zb7HqXKMuFGLt2cDDKANFXHhbc2ngeHgZTkHFhGyx8UwGeoqwWt7e&#10;LDC3/sofdNmnUgmEY44GqpTaXOtYVOQwjnxLLNnZB4dJxlBqG/AqcNfocZZNtMOa5UKFLW0qKr73&#10;P04ou880OzyFt/5924fnr/PW369PxtwNuvUcVKIu/S//tV+tgcepfCsyIgJ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v+QjHAAAA3AAAAA8AAAAAAAAAAAAAAAAAmAIAAGRy&#10;cy9kb3ducmV2LnhtbFBLBQYAAAAABAAEAPUAAACMAwAAAAA=&#10;" path="m,l466,,452,14,,14,,xe" stroked="f">
                      <v:path arrowok="t" o:connecttype="custom" o:connectlocs="0,0;466,0;452,14;0,14;0,0" o:connectangles="0,0,0,0,0"/>
                    </v:shape>
                    <v:shape id="Freeform 386" o:spid="_x0000_s1408" style="position:absolute;left:1055;top:2583;width:14;height:677;visibility:visible;mso-wrap-style:square;v-text-anchor:top" coordsize="14,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4tsQA&#10;AADcAAAADwAAAGRycy9kb3ducmV2LnhtbESPQWvCQBSE70L/w/IK3nRTBWujqxSlpdhTovX8yD6T&#10;4O7bkN1q9Ne7guBxmJlvmPmys0acqPW1YwVvwwQEceF0zaWC3fZrMAXhA7JG45gUXMjDcvHSm2Oq&#10;3ZkzOuWhFBHCPkUFVQhNKqUvKrLoh64hjt7BtRZDlG0pdYvnCLdGjpJkIi3WHBcqbGhVUXHM/60C&#10;NtfN6DA57m2WrbO/7eXX5N/vSvVfu88ZiEBdeIYf7R+tYDz9gPuZe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DuLbEAAAA3AAAAA8AAAAAAAAAAAAAAAAAmAIAAGRycy9k&#10;b3ducmV2LnhtbFBLBQYAAAAABAAEAPUAAACJAwAAAAA=&#10;" path="m,l,677,14,663,14,14,,xe" fillcolor="gray" stroked="f">
                      <v:path arrowok="t" o:connecttype="custom" o:connectlocs="0,0;0,677;14,663;14,14;0,0" o:connectangles="0,0,0,0,0"/>
                    </v:shape>
                    <v:rect id="Rectangle 387" o:spid="_x0000_s1409" style="position:absolute;left:1055;top:2766;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HkfcAA&#10;AADcAAAADwAAAGRycy9kb3ducmV2LnhtbERPTYvCMBC9L/gfwgje1lRdFq2mRUTFi4dV8Tw0Y1ts&#10;JiWJWv315rDg8fG+F3lnGnEn52vLCkbDBARxYXXNpYLTcfM9BeEDssbGMil4koc8630tMNX2wX90&#10;P4RSxBD2KSqoQmhTKX1RkUE/tC1x5C7WGQwRulJqh48Ybho5TpJfabDm2FBhS6uKiuvhZhQkeuR2&#10;+9WPfBXL7fR8XY/ty26VGvS75RxEoC58xP/unVYwmcX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sHkfcAAAADcAAAADwAAAAAAAAAAAAAAAACYAgAAZHJzL2Rvd25y&#10;ZXYueG1sUEsFBgAAAAAEAAQA9QAAAIUDAAAAAA==&#10;" fillcolor="gray" stroked="f"/>
                    <v:rect id="Rectangle 388" o:spid="_x0000_s1410" style="position:absolute;left:1069;top:2780;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zcQA&#10;AADcAAAADwAAAGRycy9kb3ducmV2LnhtbESPT4vCMBTE78J+h/AW9qaJ/8pajSILgqAe1AWvj+bZ&#10;lm1euk3U+u2NIHgcZuY3zGzR2kpcqfGlYw39ngJBnDlTcq7h97jqfoPwAdlg5Zg03MnDYv7RmWFq&#10;3I33dD2EXEQI+xQ1FCHUqZQ+K8ii77maOHpn11gMUTa5NA3eItxWcqBUIi2WHBcKrOmnoOzvcLEa&#10;MBmZ/915uD1uLglO8latxiel9ddnu5yCCNSGd/jVXhsNw0kf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K/s3EAAAA3AAAAA8AAAAAAAAAAAAAAAAAmAIAAGRycy9k&#10;b3ducmV2LnhtbFBLBQYAAAAABAAEAPUAAACJAwAAAAA=&#10;" stroked="f"/>
                    <v:rect id="Rectangle 389" o:spid="_x0000_s1411" style="position:absolute;left:1055;top:2963;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fkcMA&#10;AADcAAAADwAAAGRycy9kb3ducmV2LnhtbESPQYvCMBSE74L/ITxhb5paF9FqFJFVvOzBKp4fzbMt&#10;Ni8lyWrXX79ZEDwOM/MNs1x3phF3cr62rGA8SkAQF1bXXCo4n3bDGQgfkDU2lknBL3lYr/q9JWba&#10;PvhI9zyUIkLYZ6igCqHNpPRFRQb9yLbE0btaZzBE6UqpHT4i3DQyTZKpNFhzXKiwpW1FxS3/MQoS&#10;PXaH7+2nfBab/exy+0rt0+6V+hh0mwWIQF14h1/tg1Ywmafwfy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fkcMAAADcAAAADwAAAAAAAAAAAAAAAACYAgAAZHJzL2Rv&#10;d25yZXYueG1sUEsFBgAAAAAEAAQA9QAAAIgDAAAAAA==&#10;" fillcolor="gray" stroked="f"/>
                    <v:rect id="Rectangle 390" o:spid="_x0000_s1412" style="position:absolute;left:1069;top:2977;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FIcQA&#10;AADcAAAADwAAAGRycy9kb3ducmV2LnhtbESPT4vCMBTE7wt+h/AEb2vi1i1ajbIIwoK7B/+A10fz&#10;bIvNS22idr/9RhA8DjPzG2a+7GwtbtT6yrGG0VCBIM6dqbjQcNiv3ycgfEA2WDsmDX/kYbnovc0x&#10;M+7OW7rtQiEihH2GGsoQmkxKn5dk0Q9dQxy9k2sthijbQpoW7xFua/mhVCotVhwXSmxoVVJ+3l2t&#10;BkzH5vJ7Sn72m2uK06JT68+j0nrQ775mIAJ14RV+tr+NhmSawO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UxSHEAAAA3AAAAA8AAAAAAAAAAAAAAAAAmAIAAGRycy9k&#10;b3ducmV2LnhtbFBLBQYAAAAABAAEAPUAAACJAwAAAAA=&#10;" stroked="f"/>
                    <v:rect id="Rectangle 391" o:spid="_x0000_s1413" style="position:absolute;left:1376;top:3146;width:87;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GmcMA&#10;AADcAAAADwAAAGRycy9kb3ducmV2LnhtbESPzWrCQBSF94LvMFyhO51oxdbUSZBCwa3RRbu7ztwm&#10;wcydkBlj4tN3CoUuD+fn4+zywTaip87XjhUsFwkIYu1MzaWC8+lj/grCB2SDjWNSMJKHPJtOdpga&#10;d+cj9UUoRRxhn6KCKoQ2ldLriiz6hWuJo/ftOoshyq6UpsN7HLeNXCXJRlqsORIqbOm9In0tblbB&#10;18u5Oer6sS/Hz7WOkPFS9KNST7Nh/wYi0BD+w3/tg1HwvF3D75l4BG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NGmcMAAADcAAAADwAAAAAAAAAAAAAAAACYAgAAZHJzL2Rv&#10;d25yZXYueG1sUEsFBgAAAAAEAAQA9QAAAIgDAAAAAA==&#10;" fillcolor="red" stroked="f"/>
                    <v:shape id="Freeform 392" o:spid="_x0000_s1414" style="position:absolute;left:1055;top:2470;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hy8gA&#10;AADcAAAADwAAAGRycy9kb3ducmV2LnhtbESPS2vDMBCE74H+B7GBXkoit6Z5OFFCaRvoITnkAW1u&#10;i7W2TK2VsdTE7a+PCoEch5n5hpkvO1uLE7W+cqzgcZiAIM6drrhUcNivBhMQPiBrrB2Tgl/ysFzc&#10;9eaYaXfmLZ12oRQRwj5DBSaEJpPS54Ys+qFriKNXuNZiiLItpW7xHOG2lk9JMpIWK44LBht6NZR/&#10;736sgs/Upat1Uay/3t9cvhmb0cPxD5W673cvMxCBunALX9sfWkE6fYb/M/EIyM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0mHLyAAAANwAAAAPAAAAAAAAAAAAAAAAAJgCAABk&#10;cnMvZG93bnJldi54bWxQSwUGAAAAAAQABAD1AAAAjQMAAAAA&#10;" path="m583,l569,15r-452,l14,113,,113,117,,583,xe" fillcolor="gray" stroked="f">
                      <v:path arrowok="t" o:connecttype="custom" o:connectlocs="583,0;569,15;117,15;14,113;0,113;117,0;583,0" o:connectangles="0,0,0,0,0,0,0"/>
                    </v:shape>
                    <v:rect id="Rectangle 393" o:spid="_x0000_s1415" style="position:absolute;left:527;top:3309;width:157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5Z8IA&#10;AADcAAAADwAAAGRycy9kb3ducmV2LnhtbESPzYoCMRCE74LvEFrwphkVxB2NIoKgy14c9wGaSc8P&#10;Jp0hic749puFhT0WVfUVtTsM1ogX+dA6VrCYZyCIS6dbrhV838+zDYgQkTUax6TgTQEO+/Foh7l2&#10;Pd/oVcRaJAiHHBU0MXa5lKFsyGKYu444eZXzFmOSvpbaY5/g1shllq2lxZbTQoMdnRoqH8XTKpD3&#10;4txvCuMz97msvsz1cqvIKTWdDMctiEhD/A//tS9awepj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HlnwgAAANwAAAAPAAAAAAAAAAAAAAAAAJgCAABkcnMvZG93&#10;bnJldi54bWxQSwUGAAAAAAQABAD1AAAAhwMAAAAA&#10;" filled="f" stroked="f">
                      <v:textbox style="mso-fit-shape-to-text:t" inset="0,0,0,0">
                        <w:txbxContent>
                          <w:p w14:paraId="798EB32C" w14:textId="77777777" w:rsidR="008C45DB" w:rsidRDefault="008C45DB" w:rsidP="008C45DB">
                            <w:r>
                              <w:rPr>
                                <w:rFonts w:ascii="Calibri" w:hAnsi="Calibri" w:cs="Calibri"/>
                                <w:color w:val="000000"/>
                                <w:sz w:val="10"/>
                                <w:szCs w:val="10"/>
                              </w:rPr>
                              <w:t>Employee information from PeopleSoft</w:t>
                            </w:r>
                          </w:p>
                        </w:txbxContent>
                      </v:textbox>
                    </v:rect>
                    <v:shape id="Freeform 394" o:spid="_x0000_s1416" style="position:absolute;left:6231;top:19;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Ke8UA&#10;AADcAAAADwAAAGRycy9kb3ducmV2LnhtbESPQWvCQBSE7wX/w/IKvYhuVKo2dRWpLWpvjYLXR/Y1&#10;CWbfxuwa4793BcHjMDPfMLNFa0rRUO0KywoG/QgEcWp1wZmC/e6nNwXhPLLG0jIpuJKDxbzzMsNY&#10;2wv/UZP4TAQIuxgV5N5XsZQuzcmg69uKOHj/tjbog6wzqWu8BLgp5TCKxtJgwWEhx4q+ckqPydko&#10;WP1W/vS+PTXf3fPwMF6NWHava6XeXtvlJwhPrX+GH+2NVjD6mMD9TDg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kp7xQAAANwAAAAPAAAAAAAAAAAAAAAAAJgCAABkcnMv&#10;ZG93bnJldi54bWxQSwUGAAAAAAQABAD1AAAAigMAAAAA&#10;" path="m,790l117,677r,-647l,,,790xe" fillcolor="black" stroked="f">
                      <v:path arrowok="t" o:connecttype="custom" o:connectlocs="0,790;117,677;117,30;0,0;0,790" o:connectangles="0,0,0,0,0"/>
                    </v:shape>
                    <v:shape id="Freeform 395" o:spid="_x0000_s1417" style="position:absolute;left:6202;top:49;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vbUcIA&#10;AADcAAAADwAAAGRycy9kb3ducmV2LnhtbERPS27CMBDdI/UO1lTqDhw+QiVgENAiWLCgwAFG8ZAE&#10;4nEUu0ng9HiBxPLp/WeL1hSipsrllhX0exEI4sTqnFMF59Om+w3CeWSNhWVScCcHi/lHZ4axtg3/&#10;UX30qQgh7GJUkHlfxlK6JCODrmdL4sBdbGXQB1ilUlfYhHBTyEEUjaXBnENDhiWtM0pux3+j4LRd&#10;tz+Hfjm4jh6/q+v+hn6oUamvz3Y5BeGp9W/xy73TCoaTsDacC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S9tRwgAAANwAAAAPAAAAAAAAAAAAAAAAAJgCAABkcnMvZG93&#10;bnJldi54bWxQSwUGAAAAAAQABAD1AAAAhwMAAAAA&#10;" path="m,788l117,675,117,,,111,,788xe" fillcolor="black" stroked="f">
                      <v:path arrowok="t" o:connecttype="custom" o:connectlocs="0,788;117,675;117,0;0,111;0,788" o:connectangles="0,0,0,0,0"/>
                    </v:shape>
                    <v:rect id="Rectangle 396" o:spid="_x0000_s1418" style="position:absolute;left:5766;top:160;width:43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B1scA&#10;AADcAAAADwAAAGRycy9kb3ducmV2LnhtbESPT2sCMRTE74V+h/AK3mpW24q7GkULgpdC/XPQ23Pz&#10;3F3cvKxJ1G0/fSMUPA4z8xtmPG1NLa7kfGVZQa+bgCDOra64ULDdLF6HIHxA1lhbJgU/5GE6eX4a&#10;Y6btjVd0XYdCRAj7DBWUITSZlD4vyaDv2oY4ekfrDIYoXSG1w1uEm1r2k2QgDVYcF0ps6LOk/LS+&#10;GAXzdDg/f7/z1+/qsKf97nD66LtEqc5LOxuBCNSGR/i/vdQK3tIU7mfiEZ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ZAdbHAAAA3AAAAA8AAAAAAAAAAAAAAAAAmAIAAGRy&#10;cy9kb3ducmV2LnhtbFBLBQYAAAAABAAEAPUAAACMAwAAAAA=&#10;" fillcolor="black" stroked="f"/>
                    <v:rect id="Rectangle 397" o:spid="_x0000_s1419" style="position:absolute;left:5736;top:133;width:466;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8Nj78A&#10;AADcAAAADwAAAGRycy9kb3ducmV2LnhtbERPS4vCMBC+L/gfwgje1tQHslSjiLCrt0VdPA/N2Fab&#10;SUlGrf9+cxA8fnzvxapzjbpTiLVnA6NhBoq48Lbm0sDf8fvzC1QUZIuNZzLwpAirZe9jgbn1D97T&#10;/SClSiEcczRQibS51rGoyGEc+pY4cWcfHEqCodQ24COFu0aPs2ymHdacGipsaVNRcT3cnAF9nAW5&#10;TqaTy17ieO1uP9vf4mTMoN+t56CEOnmLX+6dNTDN0vx0Jh0Bv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7w2PvwAAANwAAAAPAAAAAAAAAAAAAAAAAJgCAABkcnMvZG93bnJl&#10;di54bWxQSwUGAAAAAAQABAD1AAAAhAMAAAAA&#10;" fillcolor="silver" stroked="f"/>
                    <v:shape id="Freeform 398" o:spid="_x0000_s1420" style="position:absolute;left:5736;top:19;width:583;height:114;visibility:visible;mso-wrap-style:square;v-text-anchor:top" coordsize="583,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RrRsIA&#10;AADcAAAADwAAAGRycy9kb3ducmV2LnhtbESP3YrCMBSE7xd8h3AEbxZNFVm0GkUUQVgE/x7gkBzb&#10;YnNSkqj17TeCsJfDzHzDzJetrcWDfKgcKxgOMhDE2pmKCwWX87Y/AREissHaMSl4UYDlovM1x9y4&#10;Jx/pcYqFSBAOOSooY2xyKYMuyWIYuIY4eVfnLcYkfSGNx2eC21qOsuxHWqw4LZTY0LokfTvdrYLj&#10;4Sy//b7erqc6/LarzaGyulCq121XMxCR2vgf/rR3RsE4G8L7TDo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GtGwgAAANwAAAAPAAAAAAAAAAAAAAAAAJgCAABkcnMvZG93&#10;bnJldi54bWxQSwUGAAAAAAQABAD1AAAAhwMAAAAA&#10;" path="m,114r466,l583,,117,,,114xe" fillcolor="silver" stroked="f">
                      <v:path arrowok="t" o:connecttype="custom" o:connectlocs="0,114;466,114;583,0;117,0;0,114" o:connectangles="0,0,0,0,0"/>
                    </v:shape>
                    <v:shape id="Freeform 399" o:spid="_x0000_s1421" style="position:absolute;left:6202;top:19;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jVD8QA&#10;AADcAAAADwAAAGRycy9kb3ducmV2LnhtbESPX2sCMRDE3wt+h7BC32pOKyJXoxTB0rfitdD6tiR7&#10;f+hlcyRbvX77RhD6OMzMb5jNbvS9OlNMXWAD81kBitgG13Fj4OP98LAGlQTZYR+YDPxSgt12crfB&#10;0oULH+lcSaMyhFOJBlqRodQ62ZY8plkYiLNXh+hRsoyNdhEvGe57vSiKlfbYcV5ocaB9S/a7+vEG&#10;3Mni1+NK5LNano7zOq5f6jdrzP10fH4CJTTKf/jWfnUGlsUCrmfyEd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o1Q/EAAAA3AAAAA8AAAAAAAAAAAAAAAAAmAIAAGRycy9k&#10;b3ducmV2LnhtbFBLBQYAAAAABAAEAPUAAACJAwAAAAA=&#10;" path="m,790l117,677,117,,,114,,790xe" fillcolor="gray" stroked="f">
                      <v:path arrowok="t" o:connecttype="custom" o:connectlocs="0,790;117,677;117,0;0,114;0,790" o:connectangles="0,0,0,0,0"/>
                    </v:shape>
                    <v:shape id="Freeform 400" o:spid="_x0000_s1422" style="position:absolute;left:5736;top:133;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KlRscA&#10;AADcAAAADwAAAGRycy9kb3ducmV2LnhtbESPT2sCMRTE7wW/Q3iFXqRmraW1W6NoQVSKB/9A8fbc&#10;PHcXNy9LkurutzcFocdhZn7DjCaNqcSFnC8tK+j3EhDEmdUl5wr2u/nzEIQPyBory6SgJQ+Tcedh&#10;hKm2V97QZRtyESHsU1RQhFCnUvqsIIO+Z2vi6J2sMxiidLnUDq8Rbir5kiRv0mDJcaHAmr4Kys7b&#10;XxMpq0P42L2773a9aN3seFrY7vRHqafHZvoJIlAT/sP39lIreE0G8HcmHg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ypUbHAAAA3AAAAA8AAAAAAAAAAAAAAAAAmAIAAGRy&#10;cy9kb3ducmV2LnhtbFBLBQYAAAAABAAEAPUAAACMAwAAAAA=&#10;" path="m,l466,,452,14,,14,,xe" stroked="f">
                      <v:path arrowok="t" o:connecttype="custom" o:connectlocs="0,0;466,0;452,14;0,14;0,0" o:connectangles="0,0,0,0,0"/>
                    </v:shape>
                    <v:shape id="Freeform 401" o:spid="_x0000_s1423" style="position:absolute;left:5736;top:133;width:14;height:676;visibility:visible;mso-wrap-style:square;v-text-anchor:top" coordsize="1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HrgsMA&#10;AADcAAAADwAAAGRycy9kb3ducmV2LnhtbESPQWvCQBSE7wX/w/KE3urGGkSiq4hQqIdANR48PrLP&#10;bEj2bchuTfrvXaHgcZiZb5jNbrStuFPva8cK5rMEBHHpdM2Vgkvx9bEC4QOyxtYxKfgjD7vt5G2D&#10;mXYDn+h+DpWIEPYZKjAhdJmUvjRk0c9cRxy9m+sthij7Suoehwi3rfxMkqW0WHNcMNjRwVDZnH+t&#10;gpVd5D+NNEWRL68uT5tucM1RqffpuF+DCDSGV/i//a0VpEkKzzPxCM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HrgsMAAADcAAAADwAAAAAAAAAAAAAAAACYAgAAZHJzL2Rv&#10;d25yZXYueG1sUEsFBgAAAAAEAAQA9QAAAIgDAAAAAA==&#10;" path="m,l,676,14,662,14,14,,xe" fillcolor="gray" stroked="f">
                      <v:path arrowok="t" o:connecttype="custom" o:connectlocs="0,0;0,676;14,662;14,14;0,0" o:connectangles="0,0,0,0,0"/>
                    </v:shape>
                    <v:rect id="Rectangle 402" o:spid="_x0000_s1424" style="position:absolute;left:5736;top:316;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YfB8QA&#10;AADcAAAADwAAAGRycy9kb3ducmV2LnhtbESPQWvCQBSE7wX/w/IK3upuQiwSXUWCFS891BbPj+xr&#10;Esy+Dbtbjf76rlDocZiZb5jVZrS9uJAPnWMN2UyBIK6d6bjR8PX59rIAESKywd4xabhRgM168rTC&#10;0rgrf9DlGBuRIBxK1NDGOJRShroli2HmBuLkfTtvMSbpG2k8XhPc9jJX6lVa7DgttDhQ1VJ9Pv5Y&#10;Dcpk/vBeFfJeb/eL03mXu7vbaz19HrdLEJHG+B/+ax+MhkLN4XE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WHwfEAAAA3AAAAA8AAAAAAAAAAAAAAAAAmAIAAGRycy9k&#10;b3ducmV2LnhtbFBLBQYAAAAABAAEAPUAAACJAwAAAAA=&#10;" fillcolor="gray" stroked="f"/>
                    <v:rect id="Rectangle 403" o:spid="_x0000_s1425" style="position:absolute;left:5750;top:330;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8UA&#10;AADcAAAADwAAAGRycy9kb3ducmV2LnhtbESPQWvCQBSE70L/w/KE3nTXqqFNXUMRAoXqQS30+sg+&#10;k9Ds2zS7iem/dwsFj8PMfMNsstE2YqDO1441LOYKBHHhTM2lhs9zPnsG4QOywcYxafglD9n2YbLB&#10;1LgrH2k4hVJECPsUNVQhtKmUvqjIop+7ljh6F9dZDFF2pTQdXiPcNvJJqURarDkuVNjSrqLi+9Rb&#10;DZiszM/hstyfP/oEX8pR5esvpfXjdHx7BRFoDPfwf/vdaFipBP7OxCM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5bxQAAANwAAAAPAAAAAAAAAAAAAAAAAJgCAABkcnMv&#10;ZG93bnJldi54bWxQSwUGAAAAAAQABAD1AAAAigMAAAAA&#10;" stroked="f"/>
                    <v:rect id="Rectangle 404" o:spid="_x0000_s1426" style="position:absolute;left:5736;top:513;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gk68QA&#10;AADcAAAADwAAAGRycy9kb3ducmV2LnhtbESPQWvCQBSE7wX/w/IK3upuQrASXUWCFS891BbPj+xr&#10;Esy+Dbtbjf76rlDocZiZb5jVZrS9uJAPnWMN2UyBIK6d6bjR8PX59rIAESKywd4xabhRgM168rTC&#10;0rgrf9DlGBuRIBxK1NDGOJRShroli2HmBuLkfTtvMSbpG2k8XhPc9jJXai4tdpwWWhyoaqk+H3+s&#10;BmUyf3ivCnmvt/vF6bzL3d3ttZ4+j9sliEhj/A//tQ9GQ6Fe4XE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IJOvEAAAA3AAAAA8AAAAAAAAAAAAAAAAAmAIAAGRycy9k&#10;b3ducmV2LnhtbFBLBQYAAAAABAAEAPUAAACJAwAAAAA=&#10;" fillcolor="gray" stroked="f"/>
                    <v:rect id="Rectangle 405" o:spid="_x0000_s1427" style="position:absolute;left:5750;top:527;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APssAA&#10;AADcAAAADwAAAGRycy9kb3ducmV2LnhtbERPy4rCMBTdC/5DuMLsNPFVnI5RRBAGRhdWYbaX5tqW&#10;aW5qE7Xz92YhuDyc93Ld2VrcqfWVYw3jkQJBnDtTcaHhfNoNFyB8QDZYOyYN/+Rhver3lpga9+Aj&#10;3bNQiBjCPkUNZQhNKqXPS7LoR64hjtzFtRZDhG0hTYuPGG5rOVEqkRYrjg0lNrQtKf/LblYDJjNz&#10;PVym+9PPLcHPolO7+a/S+mPQbb5ABOrCW/xyfxsNMxXXxj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BAPssAAAADcAAAADwAAAAAAAAAAAAAAAACYAgAAZHJzL2Rvd25y&#10;ZXYueG1sUEsFBgAAAAAEAAQA9QAAAIUDAAAAAA==&#10;" stroked="f"/>
                    <v:rect id="Rectangle 406" o:spid="_x0000_s1428" style="position:absolute;left:6057;top:696;width:87;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Kx5cMA&#10;AADcAAAADwAAAGRycy9kb3ducmV2LnhtbESPzWrDMBCE74W8g9hAb7WcYNrGsRJCoNCr3RzS20ba&#10;2CbWyliqY/fpq0Khx2F+PqbYT7YTIw2+daxglaQgiLUzLdcKTh9vT68gfEA22DkmBTN52O8WDwXm&#10;xt25pLEKtYgj7HNU0ITQ51J63ZBFn7ieOHpXN1gMUQ61NAPe47jt5DpNn6XFliOhwZ6ODelb9WUV&#10;fL6culK334d6Pmc6QuZLNc5KPS6nwxZEoCn8h//a70ZBlm7g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Kx5cMAAADcAAAADwAAAAAAAAAAAAAAAACYAgAAZHJzL2Rv&#10;d25yZXYueG1sUEsFBgAAAAAEAAQA9QAAAIgDAAAAAA==&#10;" fillcolor="red" stroked="f"/>
                  </v:group>
                  <v:group id="Group 608" o:spid="_x0000_s1429" style="position:absolute;left:26447;top:120;width:26835;height:10967" coordorigin="4165,19" coordsize="4226,1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Freeform 408" o:spid="_x0000_s1430" style="position:absolute;left:5736;top:19;width:583;height:114;visibility:visible;mso-wrap-style:square;v-text-anchor:top" coordsize="583,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o5LsMA&#10;AADcAAAADwAAAGRycy9kb3ducmV2LnhtbESPwWrDMBBE74X8g9hCb7XsUtrgWgkhEAiBYpyk98Xa&#10;2sbWykiq7fx9VCj0OMzMG6bYLmYQEznfWVaQJSkI4trqjhsF18vheQ3CB2SNg2VScCMP283qocBc&#10;25krms6hERHCPkcFbQhjLqWvWzLoEzsSR+/bOoMhStdI7XCOcDPIlzR9kwY7jgstjrRvqe7PP0bB&#10;fof9e4knF8q019PXZ9WUw6LU0+Oy+wARaAn/4b/2USt4zTL4PR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o5LsMAAADcAAAADwAAAAAAAAAAAAAAAACYAgAAZHJzL2Rv&#10;d25yZXYueG1sUEsFBgAAAAAEAAQA9QAAAIgDAAAAAA==&#10;" path="m583,l569,14r-452,l14,114,,114,117,,583,xe" fillcolor="gray" stroked="f">
                      <v:path arrowok="t" o:connecttype="custom" o:connectlocs="583,0;569,14;117,14;14,114;0,114;117,0;583,0" o:connectangles="0,0,0,0,0,0,0"/>
                    </v:shape>
                    <v:rect id="Rectangle 414" o:spid="_x0000_s1431" style="position:absolute;left:6462;top:984;width:126;height: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USw8IA&#10;AADcAAAADwAAAGRycy9kb3ducmV2LnhtbESPzYoCMRCE74LvEFrwphlF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RLDwgAAANwAAAAPAAAAAAAAAAAAAAAAAJgCAABkcnMvZG93&#10;bnJldi54bWxQSwUGAAAAAAQABAD1AAAAhwMAAAAA&#10;" filled="f" stroked="f">
                      <v:textbox style="mso-fit-shape-to-text:t" inset="0,0,0,0">
                        <w:txbxContent>
                          <w:p w14:paraId="727C912C" w14:textId="77777777" w:rsidR="008C45DB" w:rsidRDefault="008C45DB" w:rsidP="008C45DB"/>
                        </w:txbxContent>
                      </v:textbox>
                    </v:rect>
                    <v:shape id="Freeform 415" o:spid="_x0000_s1432" style="position:absolute;left:8274;top:21;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IVbsAA&#10;AADcAAAADwAAAGRycy9kb3ducmV2LnhtbERPy4rCMBTdD/gP4QruNK2KSDWKT3QxC18fcGmubbW5&#10;KU3U6tebxcAsD+c9nTemFE+qXWFZQdyLQBCnVhecKbict90xCOeRNZaWScGbHMxnrZ8pJtq++EjP&#10;k89ECGGXoILc+yqR0qU5GXQ9WxEH7mprgz7AOpO6xlcIN6XsR9FIGiw4NORY0Sqn9H56GAXn3apZ&#10;H+Kqfxt+Nsvb7x39QKNSnXazmIDw1Ph/8Z97rxUM47A2nAlHQM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IVbsAAAADcAAAADwAAAAAAAAAAAAAAAACYAgAAZHJzL2Rvd25y&#10;ZXYueG1sUEsFBgAAAAAEAAQA9QAAAIUDAAAAAA==&#10;" path="m,788l117,675r,-647l,,,788xe" fillcolor="black" stroked="f">
                      <v:path arrowok="t" o:connecttype="custom" o:connectlocs="0,788;117,675;117,28;0,0;0,788" o:connectangles="0,0,0,0,0"/>
                    </v:shape>
                    <v:shape id="Freeform 416" o:spid="_x0000_s1433" style="position:absolute;left:8244;top:49;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6w9cQA&#10;AADcAAAADwAAAGRycy9kb3ducmV2LnhtbESPzW7CMBCE75V4B2uRuIETQIimGMSv6IEDhT7AKl6S&#10;QLyOYgOBp6+RkHoczcw3msmsMaW4Ue0KywriXgSCOLW64EzB73HTHYNwHlljaZkUPMjBbNr6mGCi&#10;7Z1/6HbwmQgQdgkqyL2vEildmpNB17MVcfBOtjbog6wzqWu8B7gpZT+KRtJgwWEhx4qWOaWXw9Uo&#10;OG6XzWofV/3z8LlenHcX9AONSnXazfwLhKfG/4ff7W+tYBh/wutMO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PXEAAAA3AAAAA8AAAAAAAAAAAAAAAAAmAIAAGRycy9k&#10;b3ducmV2LnhtbFBLBQYAAAAABAAEAPUAAACJAwAAAAA=&#10;" path="m,788l117,675,117,,,111,,788xe" fillcolor="black" stroked="f">
                      <v:path arrowok="t" o:connecttype="custom" o:connectlocs="0,788;117,675;117,0;0,111;0,788" o:connectangles="0,0,0,0,0"/>
                    </v:shape>
                    <v:rect id="Rectangle 417" o:spid="_x0000_s1434" style="position:absolute;left:7808;top:160;width:43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sycMA&#10;AADcAAAADwAAAGRycy9kb3ducmV2LnhtbERPz2vCMBS+C/sfwhO8aWpRcdUocyB4EdTtMG/P5tkW&#10;m5cuidrtrzcHwePH93u+bE0tbuR8ZVnBcJCAIM6trrhQ8P217k9B+ICssbZMCv7Iw3Lx1pljpu2d&#10;93Q7hELEEPYZKihDaDIpfV6SQT+wDXHkztYZDBG6QmqH9xhuapkmyUQarDg2lNjQZ0n55XA1Clbv&#10;09XvbsTb//3pSMef02WcukSpXrf9mIEI1IaX+OneaAWjNM6P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asycMAAADcAAAADwAAAAAAAAAAAAAAAACYAgAAZHJzL2Rv&#10;d25yZXYueG1sUEsFBgAAAAAEAAQA9QAAAIgDAAAAAA==&#10;" fillcolor="black" stroked="f"/>
                    <v:rect id="Rectangle 418" o:spid="_x0000_s1435" style="position:absolute;left:7778;top:133;width:466;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0dMQA&#10;AADcAAAADwAAAGRycy9kb3ducmV2LnhtbESPS2vDMBCE74H+B7GF3hI5TgjBjWJCoY9byYOeF2tj&#10;O7ZWRtok7r+vCoUeh5n5htmUo+vVjUJsPRuYzzJQxJW3LdcGTsfX6RpUFGSLvWcy8E0Ryu3DZIOF&#10;9Xfe0+0gtUoQjgUaaESGQutYNeQwzvxAnLyzDw4lyVBrG/Ce4K7XeZattMOW00KDA700VHWHqzOg&#10;j6sg3WK5uOwl5jt3fXv/rL6MeXocd8+ghEb5D/+1P6yBZT6H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W9HTEAAAA3AAAAA8AAAAAAAAAAAAAAAAAmAIAAGRycy9k&#10;b3ducmV2LnhtbFBLBQYAAAAABAAEAPUAAACJAwAAAAA=&#10;" fillcolor="silver" stroked="f"/>
                    <v:shape id="Freeform 419" o:spid="_x0000_s1436" style="position:absolute;left:7778;top:21;width:583;height:112;visibility:visible;mso-wrap-style:square;v-text-anchor:top" coordsize="583,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us+MUA&#10;AADcAAAADwAAAGRycy9kb3ducmV2LnhtbESPT4vCMBTE78J+h/AWvNm0RaRUoywLgoge1j8Hb8/m&#10;2Rabl9pErd9+s7DgcZiZ3zCzRW8a8aDO1ZYVJFEMgriwuuZSwWG/HGUgnEfW2FgmBS9ysJh/DGaY&#10;a/vkH3rsfCkChF2OCirv21xKV1Rk0EW2JQ7exXYGfZBdKXWHzwA3jUzjeCIN1hwWKmzpu6Liursb&#10;BSZ7ZcfklpiNPJ1vhd5MtstmrdTws/+agvDU+3f4v73SCsZpCn9nw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6z4xQAAANwAAAAPAAAAAAAAAAAAAAAAAJgCAABkcnMv&#10;ZG93bnJldi54bWxQSwUGAAAAAAQABAD1AAAAigMAAAAA&#10;" path="m,112r466,l583,,117,,,112xe" fillcolor="silver" stroked="f">
                      <v:path arrowok="t" o:connecttype="custom" o:connectlocs="0,112;466,112;583,0;117,0;0,112" o:connectangles="0,0,0,0,0"/>
                    </v:shape>
                    <v:shape id="Freeform 420" o:spid="_x0000_s1437" style="position:absolute;left:8244;top:21;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b77sQA&#10;AADcAAAADwAAAGRycy9kb3ducmV2LnhtbESPzYrCQBCE74LvMLTgTSfGHyTrKLIgiuBB4wM0md4k&#10;u5mebGaM0affWRA8FtX1Vddq05lKtNS40rKCyTgCQZxZXXKu4JruRksQziNrrCyTggc52Kz7vRUm&#10;2t75TO3F5yJA2CWooPC+TqR0WUEG3djWxMH7so1BH2STS93gPcBNJeMoWkiDJYeGAmv6LCj7udxM&#10;eKPdU3k68/x6Onp6uvh7f/hNlRoOuu0HCE+dfx+/0getYBZP4X9MII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m++7EAAAA3AAAAA8AAAAAAAAAAAAAAAAAmAIAAGRycy9k&#10;b3ducmV2LnhtbFBLBQYAAAAABAAEAPUAAACJAwAAAAA=&#10;" path="m,788l117,675,117,,,112,,788xe" fillcolor="gray" stroked="f">
                      <v:path arrowok="t" o:connecttype="custom" o:connectlocs="0,788;117,675;117,0;0,112;0,788" o:connectangles="0,0,0,0,0"/>
                    </v:shape>
                    <v:shape id="Freeform 421" o:spid="_x0000_s1438" style="position:absolute;left:7778;top:133;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UscA&#10;AADcAAAADwAAAGRycy9kb3ducmV2LnhtbESPQWvCQBSE70L/w/IKvUjdKFLb1FVUKCqlB2Oh9Paa&#10;fSbB7Nuwu2ry792C4HGYmW+Y6bw1tTiT85VlBcNBAoI4t7riQsH3/uP5FYQPyBpry6SgIw/z2UNv&#10;iqm2F97ROQuFiBD2KSooQ2hSKX1ekkE/sA1x9A7WGQxRukJqh5cIN7UcJcmLNFhxXCixoVVJ+TE7&#10;mUjZ/oa3/cR9dl/rzi3/DmvbX/wo9fTYLt5BBGrDPXxrb7SC8WgM/2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uYVLHAAAA3AAAAA8AAAAAAAAAAAAAAAAAmAIAAGRy&#10;cy9kb3ducmV2LnhtbFBLBQYAAAAABAAEAPUAAACMAwAAAAA=&#10;" path="m,l466,,452,14,,14,,xe" stroked="f">
                      <v:path arrowok="t" o:connecttype="custom" o:connectlocs="0,0;466,0;452,14;0,14;0,0" o:connectangles="0,0,0,0,0"/>
                    </v:shape>
                    <v:shape id="Freeform 422" o:spid="_x0000_s1439" style="position:absolute;left:7778;top:133;width:14;height:676;visibility:visible;mso-wrap-style:square;v-text-anchor:top" coordsize="1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SecQA&#10;AADcAAAADwAAAGRycy9kb3ducmV2LnhtbESPT4vCMBTE7wt+h/CEva2pf1akGkUEwT0UXOvB46N5&#10;NqXNS2mi7X77zcKCx2FmfsNsdoNtxJM6XzlWMJ0kIIgLpysuFVzz48cKhA/IGhvHpOCHPOy2o7cN&#10;ptr1/E3PSyhFhLBPUYEJoU2l9IUhi37iWuLo3V1nMUTZlVJ32Ee4beQsSZbSYsVxwWBLB0NFfXlY&#10;BSs7z861NHmeLW8uW9Rt7+ovpd7Hw34NItAQXuH/9kkrWMw+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IEnnEAAAA3AAAAA8AAAAAAAAAAAAAAAAAmAIAAGRycy9k&#10;b3ducmV2LnhtbFBLBQYAAAAABAAEAPUAAACJAwAAAAA=&#10;" path="m,l,676,14,662,14,14,,xe" fillcolor="gray" stroked="f">
                      <v:path arrowok="t" o:connecttype="custom" o:connectlocs="0,0;0,676;14,662;14,14;0,0" o:connectangles="0,0,0,0,0"/>
                    </v:shape>
                    <v:rect id="Rectangle 423" o:spid="_x0000_s1440" style="position:absolute;left:7778;top:316;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HdEMQA&#10;AADcAAAADwAAAGRycy9kb3ducmV2LnhtbESPQWvCQBSE7wX/w/IEb3VjEAnRVURs8NJDY+n5kX0m&#10;wezbsLvG1F/vFgoeh5n5htnsRtOJgZxvLStYzBMQxJXVLdcKvs8f7xkIH5A1dpZJwS952G0nbxvM&#10;tb3zFw1lqEWEsM9RQRNCn0vpq4YM+rntiaN3sc5giNLVUju8R7jpZJokK2mw5bjQYE+HhqpreTMK&#10;Er1wp8/DUj6qfZH9XI+pfdhCqdl03K9BBBrDK/zfPmkFy3QFf2fiEZ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x3RDEAAAA3AAAAA8AAAAAAAAAAAAAAAAAmAIAAGRycy9k&#10;b3ducmV2LnhtbFBLBQYAAAAABAAEAPUAAACJAwAAAAA=&#10;" fillcolor="gray" stroked="f"/>
                    <v:rect id="Rectangle 424" o:spid="_x0000_s1441" style="position:absolute;left:7792;top:330;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rHoMUA&#10;AADcAAAADwAAAGRycy9kb3ducmV2LnhtbESPT2sCMRTE74LfITyht5rU2q2uG0UKQsH20LXg9bF5&#10;+4duXtZN1O23b4SCx2FmfsNkm8G24kK9bxxreJoqEMSFMw1XGr4Pu8cFCB+QDbaOScMvedisx6MM&#10;U+Ou/EWXPFQiQtinqKEOoUul9EVNFv3UdcTRK11vMUTZV9L0eI1w28qZUom02HBcqLGjt5qKn/xs&#10;NWAyN6fP8vnjsD8nuKwGtXs5Kq0fJsN2BSLQEO7h//a70TCfvcLtTD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segxQAAANwAAAAPAAAAAAAAAAAAAAAAAJgCAABkcnMv&#10;ZG93bnJldi54bWxQSwUGAAAAAAQABAD1AAAAigMAAAAA&#10;" stroked="f"/>
                    <v:rect id="Rectangle 425" o:spid="_x0000_s1442" style="position:absolute;left:7778;top:513;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Ls+b0A&#10;AADcAAAADwAAAGRycy9kb3ducmV2LnhtbERPuwrCMBTdBf8hXMFNU4uIVKOIqLg4+MD50lzbYnNT&#10;kqjVrzeD4Hg47/myNbV4kvOVZQWjYQKCOLe64kLB5bwdTEH4gKyxtkwK3uRhueh25php++IjPU+h&#10;EDGEfYYKyhCaTEqfl2TQD21DHLmbdQZDhK6Q2uErhptapkkykQYrjg0lNrQuKb+fHkZBokduf1iP&#10;5Sdf7abX+ya1H7tTqt9rVzMQgdrwF//ce61gnMa18Uw8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6Ls+b0AAADcAAAADwAAAAAAAAAAAAAAAACYAgAAZHJzL2Rvd25yZXYu&#10;eG1sUEsFBgAAAAAEAAQA9QAAAIIDAAAAAA==&#10;" fillcolor="gray" stroked="f"/>
                    <v:rect id="Rectangle 426" o:spid="_x0000_s1443" style="position:absolute;left:7792;top:527;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2ScUA&#10;AADcAAAADwAAAGRycy9kb3ducmV2LnhtbESPQWvCQBSE70L/w/IKveluNYYaXaUIgYL1UC14fWSf&#10;SWj2bZpdk/jvu4VCj8PMfMNsdqNtRE+drx1reJ4pEMSFMzWXGj7P+fQFhA/IBhvHpOFOHnbbh8kG&#10;M+MG/qD+FEoRIewz1FCF0GZS+qIii37mWuLoXV1nMUTZldJ0OES4beRcqVRarDkuVNjSvqLi63Sz&#10;GjBNzPfxung/H24prspR5cuL0vrpcXxdgwg0hv/wX/vNaEjm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6fZJxQAAANwAAAAPAAAAAAAAAAAAAAAAAJgCAABkcnMv&#10;ZG93bnJldi54bWxQSwUGAAAAAAQABAD1AAAAigMAAAAA&#10;" stroked="f"/>
                    <v:rect id="Rectangle 427" o:spid="_x0000_s1444" style="position:absolute;left:8099;top:696;width:88;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SxcEA&#10;AADcAAAADwAAAGRycy9kb3ducmV2LnhtbERPTWvCQBC9F/wPywi9NRtbaSW6igiFXk09tLfp7pgE&#10;s7Mhu41Jf33nIHh8vO/NbvStGqiPTWADiywHRWyDa7gycPp8f1qBignZYRuYDEwUYbedPWywcOHK&#10;RxrKVCkJ4ViggTqlrtA62po8xix0xMKdQ+8xCewr7Xq8Srhv9XOev2qPDUtDjR0darKX8tcb+H47&#10;tUfb/O2r6WtppWT6KYfJmMf5uF+DSjSmu/jm/nAGli8yX87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U0sXBAAAA3AAAAA8AAAAAAAAAAAAAAAAAmAIAAGRycy9kb3du&#10;cmV2LnhtbFBLBQYAAAAABAAEAPUAAACGAwAAAAA=&#10;" fillcolor="red" stroked="f"/>
                    <v:shape id="Freeform 428" o:spid="_x0000_s1445" style="position:absolute;left:7778;top:21;width:583;height:112;visibility:visible;mso-wrap-style:square;v-text-anchor:top" coordsize="583,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cs8UA&#10;AADcAAAADwAAAGRycy9kb3ducmV2LnhtbESPzWrDMBCE74W+g9hCbrXsNpTiRjbBaUIKucQt5LpY&#10;6x9irRxLTZy3rwKBHofZ+WZnkU+mF2caXWdZQRLFIIgrqztuFPx8r5/fQTiPrLG3TAqu5CDPHh8W&#10;mGp74T2dS9+IAGGXooLW+yGV0lUtGXSRHYiDV9vRoA9ybKQe8RLgppcvcfwmDXYcGlocqGipOpa/&#10;Jrxx2uw+h66YVmvPu0Qf6q/DXCo1e5qWHyA8Tf7/+J7eagXz1wRuYwIB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JyzxQAAANwAAAAPAAAAAAAAAAAAAAAAAJgCAABkcnMv&#10;ZG93bnJldi54bWxQSwUGAAAAAAQABAD1AAAAigMAAAAA&#10;" path="m583,l569,14r-452,l14,112,,112,117,,583,xe" fillcolor="gray" stroked="f">
                      <v:path arrowok="t" o:connecttype="custom" o:connectlocs="583,0;569,14;117,14;14,112;0,112;117,0;583,0" o:connectangles="0,0,0,0,0,0,0"/>
                    </v:shape>
                    <v:rect id="Rectangle 429" o:spid="_x0000_s1446" style="position:absolute;left:7131;top:820;width:621;height: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e+n8UA&#10;AADcAAAADwAAAGRycy9kb3ducmV2LnhtbESPT4vCMBTE78J+h/AW9qbpuiJ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76fxQAAANwAAAAPAAAAAAAAAAAAAAAAAJgCAABkcnMv&#10;ZG93bnJldi54bWxQSwUGAAAAAAQABAD1AAAAigMAAAAA&#10;" filled="f" stroked="f">
                      <v:textbox inset="0,0,0,0">
                        <w:txbxContent>
                          <w:p w14:paraId="2FDA3E4B" w14:textId="77777777" w:rsidR="008C45DB" w:rsidRDefault="008C45DB" w:rsidP="008C45DB">
                            <w:r>
                              <w:rPr>
                                <w:rFonts w:ascii="Calibri" w:hAnsi="Calibri" w:cs="Calibri"/>
                                <w:color w:val="000000"/>
                                <w:sz w:val="10"/>
                                <w:szCs w:val="10"/>
                              </w:rPr>
                              <w:t>Web Server</w:t>
                            </w:r>
                          </w:p>
                        </w:txbxContent>
                      </v:textbox>
                    </v:rect>
                    <v:rect id="Rectangle 430" o:spid="_x0000_s1447" style="position:absolute;left:7056;top:951;width:665;height:2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gMQA&#10;AADcAAAADwAAAGRycy9kb3ducmV2LnhtbESP0WoCMRRE3wX/IVyhb5rdKqJbo1ihWAo+qP2Ay+Z2&#10;s3VzsyZRt3/fCIKPw8ycYRarzjbiSj7UjhXkowwEcel0zZWC7+PHcAYiRGSNjWNS8EcBVst+b4GF&#10;djfe0/UQK5EgHApUYGJsCylDachiGLmWOHk/zluMSfpKao+3BLeNfM2yqbRYc1ow2NLGUHk6XKwC&#10;et/u57/rYHbS5yHffU3nk+1ZqZdBt34DEamLz/Cj/akVTMZjuJ9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x4DEAAAA3AAAAA8AAAAAAAAAAAAAAAAAmAIAAGRycy9k&#10;b3ducmV2LnhtbFBLBQYAAAAABAAEAPUAAACJAwAAAAA=&#10;" filled="f" stroked="f">
                      <v:textbox inset="0,0,0,0">
                        <w:txbxContent>
                          <w:p w14:paraId="6294A015" w14:textId="77777777" w:rsidR="008C45DB" w:rsidRDefault="008C45DB" w:rsidP="008C45DB">
                            <w:r>
                              <w:rPr>
                                <w:rFonts w:ascii="Calibri" w:hAnsi="Calibri" w:cs="Calibri"/>
                                <w:color w:val="000000"/>
                                <w:sz w:val="10"/>
                                <w:szCs w:val="10"/>
                              </w:rPr>
                              <w:t>F3420-MPMD01</w:t>
                            </w:r>
                          </w:p>
                        </w:txbxContent>
                      </v:textbox>
                    </v:rect>
                    <v:shape id="Picture 432" o:spid="_x0000_s1448" type="#_x0000_t75" style="position:absolute;left:4165;top:307;width:1576;height:1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Mr7LFAAAA3AAAAA8AAABkcnMvZG93bnJldi54bWxEj09rwkAUxO+FfoflCd7qxj8Via4iglD1&#10;UtMePD6yz2ww+zbNbk3007uFgsdhZn7DLFadrcSVGl86VjAcJCCIc6dLLhR8f23fZiB8QNZYOSYF&#10;N/KwWr6+LDDVruUjXbNQiAhhn6ICE0KdSulzQxb9wNXE0Tu7xmKIsimkbrCNcFvJUZJMpcWS44LB&#10;mjaG8kv2axXcTz+b6jBrp7c12fJznxvjd0apfq9bz0EE6sIz/N/+0Aom4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TK+yxQAAANwAAAAPAAAAAAAAAAAAAAAA&#10;AJ8CAABkcnMvZG93bnJldi54bWxQSwUGAAAAAAQABAD3AAAAkQMAAAAA&#10;">
                      <v:imagedata r:id="rId47" o:title=""/>
                    </v:shape>
                    <v:shape id="Freeform 433" o:spid="_x0000_s1449" style="position:absolute;left:4273;top:429;width:1362;height:1195;visibility:visible;mso-wrap-style:square;v-text-anchor:top" coordsize="1362,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4accA&#10;AADcAAAADwAAAGRycy9kb3ducmV2LnhtbESP0WrCQBRE3wv+w3ILvhTd1IpodJUqlJZKUaMfcM3e&#10;JsHduyG7NbFf3y0U+jjMzBlmseqsEVdqfOVYweMwAUGcO11xoeB0fBlMQfiArNE4JgU38rBa9u4W&#10;mGrX8oGuWShEhLBPUUEZQp1K6fOSLPqhq4mj9+kaiyHKppC6wTbCrZGjJJlIixXHhRJr2pSUX7Iv&#10;q6DdjT/M+3rK3w9Gn7evx1uyn2VK9e+75zmIQF34D/+137SC8dMEfs/EI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reGnHAAAA3AAAAA8AAAAAAAAAAAAAAAAAmAIAAGRy&#10;cy9kb3ducmV2LnhtbFBLBQYAAAAABAAEAPUAAACMAwAAAAA=&#10;" path="m,1195l696,375r56,244l1362,,666,820,610,576,,1195r,xe" fillcolor="black" strokeweight="0">
                      <v:path arrowok="t" o:connecttype="custom" o:connectlocs="0,1195;696,375;752,619;1362,0;666,820;610,576;0,1195;0,1195" o:connectangles="0,0,0,0,0,0,0,0"/>
                    </v:shape>
                    <v:shape id="Freeform 434" o:spid="_x0000_s1450" style="position:absolute;left:4273;top:429;width:1362;height:1195;visibility:visible;mso-wrap-style:square;v-text-anchor:top" coordsize="1362,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q+Q8YA&#10;AADcAAAADwAAAGRycy9kb3ducmV2LnhtbESPQWvCQBSE7wX/w/IK3uqmWhubuoqIhYp40ApeX7Ov&#10;2Wj2bciuJv333YLgcZiZb5jpvLOVuFLjS8cKngcJCOLc6ZILBYevj6cJCB+QNVaOScEveZjPeg9T&#10;zLRreUfXfShEhLDPUIEJoc6k9Lkhi37gauLo/bjGYoiyKaRusI1wW8lhkrxKiyXHBYM1LQ3l5/3F&#10;Klinx/Xb6jtpa96NyvFxuzGXU6pU/7FbvIMI1IV7+Nb+1ApeRin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q+Q8YAAADcAAAADwAAAAAAAAAAAAAAAACYAgAAZHJz&#10;L2Rvd25yZXYueG1sUEsFBgAAAAAEAAQA9QAAAIsDAAAAAA==&#10;" path="m,1195l696,375r56,244l1362,,666,820,610,576,,1195r,xe" fillcolor="black" stroked="f">
                      <v:path arrowok="t" o:connecttype="custom" o:connectlocs="0,1195;696,375;752,619;1362,0;666,820;610,576;0,1195;0,1195" o:connectangles="0,0,0,0,0,0,0,0"/>
                    </v:shape>
                    <v:shape id="Freeform 435" o:spid="_x0000_s1451" style="position:absolute;left:4167;top:307;width:1573;height:1437;visibility:visible;mso-wrap-style:square;v-text-anchor:top" coordsize="1573,1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2+LL8A&#10;AADcAAAADwAAAGRycy9kb3ducmV2LnhtbERPzYrCMBC+C/sOYRa8aboqUrtGEVEUb1YfYGjGtthM&#10;ahPb+vbmIHj8+P6X695UoqXGlZYV/I0jEMSZ1SXnCq6X/SgG4TyyxsoyKXiRg/XqZ7DERNuOz9Sm&#10;PhchhF2CCgrv60RKlxVk0I1tTRy4m20M+gCbXOoGuxBuKjmJork0WHJoKLCmbUHZPX0aBY/z4tXG&#10;98Mu9df56bGvStNRqtTwt9/8g/DU+6/44z5qBbNpWBvOhCMgV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Pb4svwAAANwAAAAPAAAAAAAAAAAAAAAAAJgCAABkcnMvZG93bnJl&#10;di54bWxQSwUGAAAAAAQABAD1AAAAhAMAAAAA&#10;" path="m209,1437l1573,239,1363,,,1198r209,239xe" fillcolor="black" strokeweight="0">
                      <v:path arrowok="t" o:connecttype="custom" o:connectlocs="209,1437;1573,239;1363,0;0,1198;209,1437" o:connectangles="0,0,0,0,0"/>
                    </v:shape>
                    <v:shape id="Freeform 436" o:spid="_x0000_s1452" style="position:absolute;left:4167;top:307;width:1573;height:1437;visibility:visible;mso-wrap-style:square;v-text-anchor:top" coordsize="1573,1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JgGMUA&#10;AADcAAAADwAAAGRycy9kb3ducmV2LnhtbESPzWrDMBCE74W+g9hCbo3spLSOEyWUQCH01PzR62Jt&#10;LFNrJSTVcd6+KhR6HGbmG2a1GW0vBgqxc6ygnBYgiBunO24VnI5vjxWImJA19o5JwY0ibNb3dyus&#10;tbvynoZDakWGcKxRgUnJ11LGxpDFOHWeOHsXFyymLEMrdcBrhttezoriWVrsOC8Y9LQ11Hwdvq2C&#10;4/5UlcNlFs7bc/Xy/mn8UH54pSYP4+sSRKIx/Yf/2jut4Gm+gN8z+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mAYxQAAANwAAAAPAAAAAAAAAAAAAAAAAJgCAABkcnMv&#10;ZG93bnJldi54bWxQSwUGAAAAAAQABAD1AAAAigMAAAAA&#10;" path="m209,1437l1573,239,1363,,,1198r209,239xe" fillcolor="black" stroked="f">
                      <v:path arrowok="t" o:connecttype="custom" o:connectlocs="209,1437;1573,239;1363,0;0,1198;209,1437" o:connectangles="0,0,0,0,0"/>
                    </v:shape>
                    <v:shape id="Picture 437" o:spid="_x0000_s1453" type="#_x0000_t75" style="position:absolute;left:4165;top:307;width:1576;height:1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9f1fBAAAA3AAAAA8AAABkcnMvZG93bnJldi54bWxET02LwjAQvQv+hzALe9N0RUS6pkUEQd2L&#10;unvY49CMTbGZ1Cba6q83B8Hj430v8t7W4katrxwr+BonIIgLpysuFfz9rkdzED4ga6wdk4I7eciz&#10;4WCBqXYdH+h2DKWIIexTVGBCaFIpfWHIoh+7hjhyJ9daDBG2pdQtdjHc1nKSJDNpseLYYLChlaHi&#10;fLxaBY//y6r+mXez+5Jstd8VxvitUerzo19+gwjUh7f45d5oBdNpnB/PxCMgs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I9f1fBAAAA3AAAAA8AAAAAAAAAAAAAAAAAnwIA&#10;AGRycy9kb3ducmV2LnhtbFBLBQYAAAAABAAEAPcAAACNAwAAAAA=&#10;">
                      <v:imagedata r:id="rId47" o:title=""/>
                    </v:shape>
                    <v:shape id="Freeform 438" o:spid="_x0000_s1454" style="position:absolute;left:4273;top:429;width:1360;height:1195;visibility:visible;mso-wrap-style:square;v-text-anchor:top" coordsize="1360,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iIMYA&#10;AADcAAAADwAAAGRycy9kb3ducmV2LnhtbESPQWvCQBSE74L/YXlCL1I3llA0zSoilBYqBbUHvb1m&#10;n0lI9m2a3Sbx37uFgsdhZr5h0vVgatFR60rLCuazCARxZnXJuYKv4+vjAoTzyBpry6TgSg7Wq/Eo&#10;xUTbnvfUHXwuAoRdggoK75tESpcVZNDNbEMcvIttDfog21zqFvsAN7V8iqJnabDksFBgQ9uCsurw&#10;awLluvzh04fbLX193n5zNX2z1adSD5Nh8wLC0+Dv4f/2u1YQx3P4Ox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giIMYAAADcAAAADwAAAAAAAAAAAAAAAACYAgAAZHJz&#10;L2Rvd25yZXYueG1sUEsFBgAAAAAEAAQA9QAAAIsDAAAAAA==&#10;" path="m,1195l694,375r58,242l1360,,666,818,609,576,,1195xe" filled="f" strokeweight=".15pt">
                      <v:path arrowok="t" o:connecttype="custom" o:connectlocs="0,1195;694,375;752,617;1360,0;666,818;609,576;0,1195" o:connectangles="0,0,0,0,0,0,0"/>
                    </v:shape>
                    <v:rect id="Rectangle 439" o:spid="_x0000_s1455" style="position:absolute;left:64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KBmMUA&#10;AADcAAAADwAAAGRycy9kb3ducmV2LnhtbESPW2sCMRSE3wv+h3CEvtVEu1103ShSEAptH7yAr4fN&#10;2QtuTtZN1O2/bwoFH4eZ+YbJ14NtxY163zjWMJ0oEMSFMw1XGo6H7cschA/IBlvHpOGHPKxXo6cc&#10;M+PuvKPbPlQiQthnqKEOocuk9EVNFv3EdcTRK11vMUTZV9L0eI9w28qZUqm02HBcqLGj95qK8/5q&#10;NWCamMt3+fp1+LymuKgGtX07Ka2fx8NmCSLQEB7h//aH0ZAkM/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koGYxQAAANwAAAAPAAAAAAAAAAAAAAAAAJgCAABkcnMv&#10;ZG93bnJldi54bWxQSwUGAAAAAAQABAD1AAAAigMAAAAA&#10;" stroked="f"/>
                    <v:rect id="Rectangle 440" o:spid="_x0000_s1456" style="position:absolute;left:64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U3sUA&#10;AADcAAAADwAAAGRycy9kb3ducmV2LnhtbESPQWvCQBSE70L/w/IK3nRTFZE0G6mBkFZaUGvvj+xr&#10;Esy+DdltTP+9WxB6HGbmGybZjqYVA/WusazgaR6BIC6tbrhScP7MZxsQziNrbC2Tgl9ysE0fJgnG&#10;2l75SMPJVyJA2MWooPa+i6V0ZU0G3dx2xMH7tr1BH2RfSd3jNcBNKxdRtJYGGw4LNXaU1VReTj9G&#10;wcdX4c9ZVLzh5bjZH3aMh/d8rdT0cXx5BuFp9P/he/tVK1itlvB3JhwBm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BTexQAAANwAAAAPAAAAAAAAAAAAAAAAAJgCAABkcnMv&#10;ZG93bnJldi54bWxQSwUGAAAAAAQABAD1AAAAigMAAAAA&#10;" fillcolor="#fffffd" stroked="f"/>
                    <v:rect id="Rectangle 441" o:spid="_x0000_s1457" style="position:absolute;left:64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WG8YA&#10;AADcAAAADwAAAGRycy9kb3ducmV2LnhtbESPQWvCQBSE7wX/w/KE3urGEKSmrtJWDB6EYhSlt0f2&#10;maRm34bsVuO/d4VCj8PMfMPMFr1pxIU6V1tWMB5FIIgLq2suFex3q5dXEM4ja2wsk4IbOVjMB08z&#10;TLW98pYuuS9FgLBLUUHlfZtK6YqKDLqRbYmDd7KdQR9kV0rd4TXATSPjKJpIgzWHhQpb+qyoOOe/&#10;RsHXMp5+bLJpHi+z79X253gw2cko9Tzs399AeOr9f/ivvdYKkiSBx5l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IWG8YAAADcAAAADwAAAAAAAAAAAAAAAACYAgAAZHJz&#10;L2Rvd25yZXYueG1sUEsFBgAAAAAEAAQA9QAAAIsDAAAAAA==&#10;" fillcolor="#fffffb" stroked="f"/>
                    <v:rect id="Rectangle 442" o:spid="_x0000_s1458" style="position:absolute;left:64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WlosYA&#10;AADcAAAADwAAAGRycy9kb3ducmV2LnhtbESPT2vCQBTE7wW/w/IKvRTd2JpWohuxfxRPFlPx/Mi+&#10;JiHZtyG71fjtXUHwOMzMb5j5ojeNOFLnKssKxqMIBHFudcWFgv3vajgF4TyyxsYyKTiTg0U6eJhj&#10;ou2Jd3TMfCEChF2CCkrv20RKl5dk0I1sSxy8P9sZ9EF2hdQdngLcNPIlit6kwYrDQoktfZaU19m/&#10;UVCvXr/jvDDxT7xt3pfP64/q8NUr9fTYL2cgPPX+Hr61N1rBZBLD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WlosYAAADcAAAADwAAAAAAAAAAAAAAAACYAgAAZHJz&#10;L2Rvd25yZXYueG1sUEsFBgAAAAAEAAQA9QAAAIsDAAAAAA==&#10;" fillcolor="#fffff9" stroked="f"/>
                    <v:rect id="Rectangle 443" o:spid="_x0000_s1459" style="position:absolute;left:64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dQW8MA&#10;AADcAAAADwAAAGRycy9kb3ducmV2LnhtbESPS2vDMBCE74H+B7GF3hI5xaTBjRJCmkAPhVInuS/W&#10;1k+tjCW//n1VKPQ4zMw3zO4wmUYM1LnSsoL1KgJBnFldcq7gdr0styCcR9bYWCYFMzk47B8WO0y0&#10;HfmLhtTnIkDYJaig8L5NpHRZQQbdyrbEwfu2nUEfZJdL3eEY4KaRz1G0kQZLDgsFtnQqKKvT3ig4&#10;T3mdzXd2L3yqyu3cV/7j802pp8fp+ArC0+T/w3/td60gjjfweyYc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dQW8MAAADcAAAADwAAAAAAAAAAAAAAAACYAgAAZHJzL2Rv&#10;d25yZXYueG1sUEsFBgAAAAAEAAQA9QAAAIgDAAAAAA==&#10;" fillcolor="#fffff7" stroked="f"/>
                    <v:rect id="Rectangle 444" o:spid="_x0000_s1460" style="position:absolute;left:64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5lsMA&#10;AADcAAAADwAAAGRycy9kb3ducmV2LnhtbESPQWuDQBSE74X8h+UFcmvWBGnEuoYmUAjkpOmhx4f7&#10;qlb3rbjbaPvrs4VAjsPMfMNk+9n04kqjay0r2KwjEMSV1S3XCj4u788JCOeRNfaWScEvOdjni6cM&#10;U20nLuha+loECLsUFTTeD6mUrmrIoFvbgTh4X3Y06IMca6lHnALc9HIbRS/SYMthocGBjg1VXflj&#10;FDAdijkAjtPn2bUyTr4PXf+n1Go5v72C8DT7R/jePmkFcbyD/zPhCM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5lsMAAADcAAAADwAAAAAAAAAAAAAAAACYAgAAZHJzL2Rv&#10;d25yZXYueG1sUEsFBgAAAAAEAAQA9QAAAIgDAAAAAA==&#10;" fillcolor="#fffff5" stroked="f"/>
                    <v:rect id="Rectangle 445" o:spid="_x0000_s1461" style="position:absolute;left:64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cGk8MA&#10;AADcAAAADwAAAGRycy9kb3ducmV2LnhtbERPy4rCMBTdD/gP4QruxtQH4nSMIoIguBjU1mF2l+ba&#10;Vpub0kTt+PVmIbg8nPds0ZpK3KhxpWUFg34EgjizuuRcQXJYf05BOI+ssbJMCv7JwWLe+ZhhrO2d&#10;d3Tb+1yEEHYxKii8r2MpXVaQQde3NXHgTrYx6ANscqkbvIdwU8lhFE2kwZJDQ4E1rQrKLvurUbA8&#10;ltnG/6aj81f6t9sektT+PAZK9brt8huEp9a/xS/3RisYj8PacCYc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cGk8MAAADcAAAADwAAAAAAAAAAAAAAAACYAgAAZHJzL2Rv&#10;d25yZXYueG1sUEsFBgAAAAAEAAQA9QAAAIgDAAAAAA==&#10;" fillcolor="#fffff3" stroked="f"/>
                    <v:rect id="Rectangle 446" o:spid="_x0000_s1462" style="position:absolute;left:648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s/MUA&#10;AADcAAAADwAAAGRycy9kb3ducmV2LnhtbESPzWrDMBCE74W+g9hCb42cYkziRgmhpT+XHGLnARZr&#10;a5lYK9dSYjtPHxUCOQ4z8w2z2oy2FWfqfeNYwXyWgCCunG64VnAoP18WIHxA1tg6JgUTedisHx9W&#10;mGs38J7ORahFhLDPUYEJocul9JUhi37mOuLo/breYoiyr6XucYhw28rXJMmkxYbjgsGO3g1Vx+Jk&#10;FXyFJNvZv4X5HrfpYSrby5CePpR6fhq3byACjeEevrV/tII0XcL/mXg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diz8xQAAANwAAAAPAAAAAAAAAAAAAAAAAJgCAABkcnMv&#10;ZG93bnJldi54bWxQSwUGAAAAAAQABAD1AAAAigMAAAAA&#10;" fillcolor="#fffff1" stroked="f"/>
                    <v:rect id="Rectangle 447" o:spid="_x0000_s1463" style="position:absolute;left:648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UMsIA&#10;AADcAAAADwAAAGRycy9kb3ducmV2LnhtbERPTWsCMRC9C/0PYQpepGYrtbRboxShIL25VWhvw2Z2&#10;s3QzWZKo23/fOQgeH+97tRl9r84UUxfYwOO8AEVcB9txa+Dw9fHwAiplZIt9YDLwRwk267vJCksb&#10;Lrync5VbJSGcSjTgch5KrVPtyGOah4FYuCZEj1lgbLWNeJFw3+tFUTxrjx1Lg8OBto7q3+rkDTwd&#10;v0+LcftzfG0KV38eqmYWh8aY6f34/gYq05hv4qt7Z8W3lPlyRo6AX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2RQywgAAANwAAAAPAAAAAAAAAAAAAAAAAJgCAABkcnMvZG93&#10;bnJldi54bWxQSwUGAAAAAAQABAD1AAAAhwMAAAAA&#10;" fillcolor="#ffffef" stroked="f"/>
                    <v:rect id="Rectangle 448" o:spid="_x0000_s1464" style="position:absolute;left:649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4QdcUA&#10;AADcAAAADwAAAGRycy9kb3ducmV2LnhtbESPQWvCQBSE7wX/w/IEb3UTaYpEN6FoRQ9toSp4fWSf&#10;SWz2bciuSfrvu4VCj8PMfMOs89E0oqfO1ZYVxPMIBHFhdc2lgvNp97gE4TyyxsYyKfgmB3k2eVhj&#10;qu3An9QffSkChF2KCirv21RKV1Rk0M1tSxy8q+0M+iC7UuoOhwA3jVxE0bM0WHNYqLClTUXF1/Fu&#10;FHz0yeY8Dm8cD2aXbPcXfSte35WaTceXFQhPo/8P/7UPWsFTEsP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hB1xQAAANwAAAAPAAAAAAAAAAAAAAAAAJgCAABkcnMv&#10;ZG93bnJldi54bWxQSwUGAAAAAAQABAD1AAAAigMAAAAA&#10;" fillcolor="#ffffed" stroked="f"/>
                    <v:rect id="Rectangle 449" o:spid="_x0000_s1465" style="position:absolute;left:649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EzcYA&#10;AADcAAAADwAAAGRycy9kb3ducmV2LnhtbESPQWvCQBSE7wX/w/IEb3VjsEWiq6hgkRaKxkI9PrKv&#10;2dDs2zS7xvjvu4WCx2FmvmEWq97WoqPWV44VTMYJCOLC6YpLBR+n3eMMhA/IGmvHpOBGHlbLwcMC&#10;M+2ufKQuD6WIEPYZKjAhNJmUvjBk0Y9dQxy9L9daDFG2pdQtXiPc1jJNkmdpseK4YLChraHiO79Y&#10;Bfnm7b1zn8ntbH50+nLYzU7Va6HUaNiv5yAC9eEe/m/vtYLpUwp/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oEzcYAAADcAAAADwAAAAAAAAAAAAAAAACYAgAAZHJz&#10;L2Rvd25yZXYueG1sUEsFBgAAAAAEAAQA9QAAAIsDAAAAAA==&#10;" fillcolor="#ffffeb" stroked="f"/>
                    <v:rect id="Rectangle 450" o:spid="_x0000_s1466" style="position:absolute;left:6502;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J9c8UA&#10;AADcAAAADwAAAGRycy9kb3ducmV2LnhtbESPT4vCMBTE7wt+h/AW9qbpurpKNUoRhAUP/lvQ46N5&#10;NsXmpTRZrX56Iwh7HGbmN8x03tpKXKjxpWMFn70EBHHudMmFgt/9sjsG4QOyxsoxKbiRh/ms8zbF&#10;VLsrb+myC4WIEPYpKjAh1KmUPjdk0fdcTRy9k2sshiibQuoGrxFuK9lPkm9pseS4YLCmhaH8vPuz&#10;Cg4h39/XydGMVqvM0EZX2ai/VOrjvc0mIAK14T/8av9oBYPhFzzP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n1zxQAAANwAAAAPAAAAAAAAAAAAAAAAAJgCAABkcnMv&#10;ZG93bnJldi54bWxQSwUGAAAAAAQABAD1AAAAigMAAAAA&#10;" fillcolor="#ffffe9" stroked="f"/>
                    <v:rect id="Rectangle 451" o:spid="_x0000_s1467" style="position:absolute;left:650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PTvMEA&#10;AADcAAAADwAAAGRycy9kb3ducmV2LnhtbESPT2sCMRTE7wW/Q3hCbzVrtSKrUaRQ0aP/8PpInpvg&#10;5mXZpLr99kYQehxm5jfMfNn5WtyojS6wguGgAEGsg3FcKTgefj6mIGJCNlgHJgV/FGG56L3NsTTh&#10;zju67VMlMoRjiQpsSk0pZdSWPMZBaIizdwmtx5RlW0nT4j3DfS0/i2IiPTrOCxYb+rakr/tfr+Bw&#10;Po30UB/j2jlLAU/b6cZslXrvd6sZiERd+g+/2hujYPw1hueZf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z07zBAAAA3AAAAA8AAAAAAAAAAAAAAAAAmAIAAGRycy9kb3du&#10;cmV2LnhtbFBLBQYAAAAABAAEAPUAAACGAwAAAAA=&#10;" fillcolor="#ffffe7" stroked="f"/>
                    <v:rect id="Rectangle 452" o:spid="_x0000_s1468" style="position:absolute;left:651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pDsUA&#10;AADcAAAADwAAAGRycy9kb3ducmV2LnhtbESPQWvCQBSE74X+h+UVvJS6UVTa1FVE0Ao9iFE8P7LP&#10;JJh9G3bXJPXXu4VCj8PMfMPMl72pRUvOV5YVjIYJCOLc6ooLBafj5u0dhA/IGmvLpOCHPCwXz09z&#10;TLXt+EBtFgoRIexTVFCG0KRS+rwkg35oG+LoXawzGKJ0hdQOuwg3tRwnyUwarDgulNjQuqT8mt2M&#10;gu21891+fGzP36Mmu7i79l+vH0oNXvrVJ4hAffgP/7V3WsFkOoX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WkOxQAAANwAAAAPAAAAAAAAAAAAAAAAAJgCAABkcnMv&#10;ZG93bnJldi54bWxQSwUGAAAAAAQABAD1AAAAigMAAAAA&#10;" fillcolor="#ffffe5" stroked="f"/>
                    <v:rect id="Rectangle 453" o:spid="_x0000_s1469" style="position:absolute;left:651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og9MUA&#10;AADcAAAADwAAAGRycy9kb3ducmV2LnhtbESPQWvCQBSE70L/w/IK3nQ30oqkriEUpL0oNRaqt0f2&#10;NQnNvg3ZrYn/vlsQPA4z8w2zzkbbigv1vnGsIZkrEMSlMw1XGj6P29kKhA/IBlvHpOFKHrLNw2SN&#10;qXEDH+hShEpECPsUNdQhdKmUvqzJop+7jjh63663GKLsK2l6HCLctnKh1FJabDgu1NjRa03lT/Fr&#10;NXyVnVL5Sa2KZJ9/0Hmn3gZUWk8fx/wFRKAx3MO39rvR8PS8hP8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KiD0xQAAANwAAAAPAAAAAAAAAAAAAAAAAJgCAABkcnMv&#10;ZG93bnJldi54bWxQSwUGAAAAAAQABAD1AAAAigMAAAAA&#10;" fillcolor="#ffffe3" stroked="f"/>
                    <v:rect id="Rectangle 454" o:spid="_x0000_s1470" style="position:absolute;left:652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Tv9sUA&#10;AADcAAAADwAAAGRycy9kb3ducmV2LnhtbESPUWvCQBCE34X+h2MLvplLxaqkniJCVRAE00Jfl9w2&#10;F8ztpbkzxn/fEwQfh9n5Zmex6m0tOmp95VjBW5KCIC6crrhU8P31OZqD8AFZY+2YFNzIw2r5Mlhg&#10;pt2VT9TloRQRwj5DBSaEJpPSF4Ys+sQ1xNH7da3FEGVbSt3iNcJtLcdpOpUWK44NBhvaGCrO+cXG&#10;N/J9vR2fj93uh/4O6fpyc3OzUWr42q8/QATqw/P4kd5rBZP3GdzHRAL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tO/2xQAAANwAAAAPAAAAAAAAAAAAAAAAAJgCAABkcnMv&#10;ZG93bnJldi54bWxQSwUGAAAAAAQABAD1AAAAigMAAAAA&#10;" fillcolor="#ffffe1" stroked="f"/>
                    <v:rect id="Rectangle 455" o:spid="_x0000_s1471" style="position:absolute;left:652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1t8EA&#10;AADcAAAADwAAAGRycy9kb3ducmV2LnhtbERPTWuDQBC9F/oflinkVteWmASTjZSCkFOgxkCOgztR&#10;iTur7iaaf989FHp8vO9dNptOPGh0rWUFH1EMgriyuuVaQXnK3zcgnEfW2FkmBU9ykO1fX3aYajvx&#10;Dz0KX4sQwi5FBY33fSqlqxoy6CLbEwfuakeDPsCxlnrEKYSbTn7G8UoabDk0NNjTd0PVrbgbBUU+&#10;TAWtk6NOsL+ckyE+rYZSqcXb/LUF4Wn2/+I/90ErWCZhbTgTjo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dbfBAAAA3AAAAA8AAAAAAAAAAAAAAAAAmAIAAGRycy9kb3du&#10;cmV2LnhtbFBLBQYAAAAABAAEAPUAAACGAwAAAAA=&#10;" fillcolor="#ffffdf" stroked="f"/>
                    <v:rect id="Rectangle 456" o:spid="_x0000_s1472" style="position:absolute;left:653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NDMsUA&#10;AADcAAAADwAAAGRycy9kb3ducmV2LnhtbESPQUsDMRSE70L/Q3gFbzZbW4tdmxYpFHvwoKt7f2xe&#10;N4vJy5rE7fbfG0HocZiZb5jNbnRWDBRi51nBfFaAIG687rhV8PlxuHsEEROyRuuZFFwowm47udlg&#10;qf2Z32moUisyhGOJCkxKfSllbAw5jDPfE2fv5IPDlGVopQ54znBn5X1RrKTDjvOCwZ72hpqv6scp&#10;ePt+fSmGtLL2WC/mdW32h7ColLqdjs9PIBKN6Rr+bx+1guXDGv7O5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80MyxQAAANwAAAAPAAAAAAAAAAAAAAAAAJgCAABkcnMv&#10;ZG93bnJldi54bWxQSwUGAAAAAAQABAD1AAAAigMAAAAA&#10;" fillcolor="#ffd" stroked="f"/>
                    <v:rect id="Rectangle 457" o:spid="_x0000_s1473" style="position:absolute;left:653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yHMMA&#10;AADcAAAADwAAAGRycy9kb3ducmV2LnhtbERPy4rCMBTdC/MP4Q6409QHIh2jDIXB4kbG6mJ2l+ba&#10;Fpubtola/frJQnB5OO/Vpje1uFHnKssKJuMIBHFudcWFgmP2M1qCcB5ZY22ZFDzIwWb9MVhhrO2d&#10;f+l28IUIIexiVFB638RSurwkg25sG+LAnW1n0AfYFVJ3eA/hppbTKFpIgxWHhhIbSkrKL4erUSBr&#10;vW13aZvMHpPT8vm3z9okfSo1/Oy/v0B46v1b/HKnWsF8EeaH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yHMMAAADcAAAADwAAAAAAAAAAAAAAAACYAgAAZHJzL2Rv&#10;d25yZXYueG1sUEsFBgAAAAAEAAQA9QAAAIgDAAAAAA==&#10;" fillcolor="#ffffdb" stroked="f"/>
                    <v:rect id="Rectangle 458" o:spid="_x0000_s1474" style="position:absolute;left:654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zLcMA&#10;AADcAAAADwAAAGRycy9kb3ducmV2LnhtbESPQWsCMRSE74L/ITyhN80qVWQ1igpCoXioiuDtuXnu&#10;BjcvS5Ku679vCoUeh5n5hlmuO1uLlnwwjhWMRxkI4sJpw6WC82k/nIMIEVlj7ZgUvCjAetXvLTHX&#10;7slf1B5jKRKEQ44KqhibXMpQVGQxjFxDnLy78xZjkr6U2uMzwW0tJ1k2kxYNp4UKG9pVVDyO31bB&#10;tNbO8PbTbHf4arPr7eAvN63U26DbLEBE6uJ/+K/9oRW8z8b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zLcMAAADcAAAADwAAAAAAAAAAAAAAAACYAgAAZHJzL2Rv&#10;d25yZXYueG1sUEsFBgAAAAAEAAQA9QAAAIgDAAAAAA==&#10;" fillcolor="#ffffd9" stroked="f"/>
                    <v:rect id="Rectangle 459" o:spid="_x0000_s1475" style="position:absolute;left:6545;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zhsUA&#10;AADcAAAADwAAAGRycy9kb3ducmV2LnhtbESPT4vCMBTE74LfITzBi2iqFJFqFBH8A8seVj14fDTP&#10;Nti8lCa23W+/WVjY4zAzv2E2u95WoqXGG8cK5rMEBHHutOFCwf12nK5A+ICssXJMCr7Jw247HGww&#10;067jL2qvoRARwj5DBWUIdSalz0uy6GeuJo7e0zUWQ5RNIXWDXYTbSi6SZCktGo4LJdZ0KCl/Xd9W&#10;gUkvn+2xnphTejOPj/393IX8rNR41O/XIAL14T/8175oBelyA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qjOGxQAAANwAAAAPAAAAAAAAAAAAAAAAAJgCAABkcnMv&#10;ZG93bnJldi54bWxQSwUGAAAAAAQABAD1AAAAigMAAAAA&#10;" fillcolor="#ffffd7" stroked="f"/>
                    <v:rect id="Rectangle 460" o:spid="_x0000_s1476" style="position:absolute;left:654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TWHsEA&#10;AADcAAAADwAAAGRycy9kb3ducmV2LnhtbESPS4vCMBSF9wP+h3AFd2PigyrVKCoMMzIrX/tLc22L&#10;zU1pMm3n308EYZaH8/g4621vK9FS40vHGiZjBYI4c6bkXMP18vG+BOEDssHKMWn4JQ/bzeBtjalx&#10;HZ+oPYdcxBH2KWooQqhTKX1WkEU/djVx9O6usRiibHJpGuziuK3kVKlEWiw5Egqs6VBQ9jj/2Mid&#10;unZP3wtlk+6TDspOjrm6aT0a9rsViEB9+A+/2l9GwzyZwfNMPA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01h7BAAAA3AAAAA8AAAAAAAAAAAAAAAAAmAIAAGRycy9kb3du&#10;cmV2LnhtbFBLBQYAAAAABAAEAPUAAACGAwAAAAA=&#10;" fillcolor="#ffffd5" stroked="f"/>
                    <v:rect id="Rectangle 461" o:spid="_x0000_s1477" style="position:absolute;left:655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mRWcQA&#10;AADcAAAADwAAAGRycy9kb3ducmV2LnhtbESPzWrDMBCE74W8g9hCbo2cYNzUjRKSQqCQU/4IvS3W&#10;xjaRVkZSY/ftq0Kgx2FmvmEWq8EacScfWscKppMMBHHldMu1gtNx+zIHESKyRuOYFPxQgNVy9LTA&#10;Urue93Q/xFokCIcSFTQxdqWUoWrIYpi4jjh5V+ctxiR9LbXHPsGtkbMsK6TFltNCgx19NFTdDt9W&#10;wddu46/O0I2nu/z1zZPpi8tZqfHzsH4HEWmI/+FH+1MryIsc/s6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JkVnEAAAA3AAAAA8AAAAAAAAAAAAAAAAAmAIAAGRycy9k&#10;b3ducmV2LnhtbFBLBQYAAAAABAAEAPUAAACJAwAAAAA=&#10;" fillcolor="#ffffd3" stroked="f"/>
                    <v:rect id="Rectangle 462" o:spid="_x0000_s1478" style="position:absolute;left:655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cMUA&#10;AADcAAAADwAAAGRycy9kb3ducmV2LnhtbESP3WoCMRSE7wu+QzhC72pWUZHVKFIoWKUFf0q9PN2c&#10;blY3J0sSdfv2TaHg5TAz3zCzRWtrcSUfKscK+r0MBHHhdMWlgsP+5WkCIkRkjbVjUvBDARbzzsMM&#10;c+1uvKXrLpYiQTjkqMDE2ORShsKQxdBzDXHyvp23GJP0pdQebwluaznIsrG0WHFaMNjQs6HivLtY&#10;BfIzfLye1vy+qQ29mUN1NP5rqNRjt11OQURq4z38315pBcPxCP7O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9wxQAAANwAAAAPAAAAAAAAAAAAAAAAAJgCAABkcnMv&#10;ZG93bnJldi54bWxQSwUGAAAAAAQABAD1AAAAigMAAAAA&#10;" fillcolor="#ffffd1" stroked="f"/>
                    <v:rect id="Rectangle 463" o:spid="_x0000_s1479" style="position:absolute;left:656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iwlcIA&#10;AADcAAAADwAAAGRycy9kb3ducmV2LnhtbESPzarCMBSE94LvEI5wd5oqUqUaRZTK3fqzcHlojm21&#10;OalNrL1vfyMILoeZ+YZZrjtTiZYaV1pWMB5FIIgzq0vOFZxP6XAOwnlkjZVlUvBHDtarfm+JibYv&#10;PlB79LkIEHYJKii8rxMpXVaQQTeyNXHwrrYx6INscqkbfAW4qeQkimJpsOSwUGBN24Ky+/FpFNzP&#10;l3bq9cNsd7d5avWs2ueXVKmfQbdZgPDU+W/40/7VCqZxDO8z4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LCVwgAAANwAAAAPAAAAAAAAAAAAAAAAAJgCAABkcnMvZG93&#10;bnJldi54bWxQSwUGAAAAAAQABAD1AAAAhwMAAAAA&#10;" fillcolor="#ffffcf" stroked="f"/>
                    <v:rect id="Rectangle 464" o:spid="_x0000_s1480" style="position:absolute;left:656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ovVsMA&#10;AADcAAAADwAAAGRycy9kb3ducmV2LnhtbESP3UoDMRSE7wXfIRzBO5u1SJW1aSmK4oVe9OcBDslx&#10;s7g52San2/j2RhC8HGbmG2a5LmFQE6XcRzZwO2tAEdvoeu4MHPYvNw+gsiA7HCKTgW/KsF5dXiyx&#10;dfHMW5p20qkK4dyiAS8ytlpn6ylgnsWRuHqfMQWUKlOnXcJzhYdBz5tmoQP2XBc8jvTkyX7tTsHA&#10;tsyPtryOz/4wHd8TbeTDnsSY66uyeQQlVOQ//Nd+cwbuFvfwe6YeAb3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ovVsMAAADcAAAADwAAAAAAAAAAAAAAAACYAgAAZHJzL2Rv&#10;d25yZXYueG1sUEsFBgAAAAAEAAQA9QAAAIgDAAAAAA==&#10;" fillcolor="#ffffcd" stroked="f"/>
                    <v:rect id="Rectangle 465" o:spid="_x0000_s1481" style="position:absolute;left:657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LNlMMA&#10;AADcAAAADwAAAGRycy9kb3ducmV2LnhtbERPy2oCMRTdF/yHcAU3RTOVdpCpUcQqFNqNj013l+R2&#10;MnRyEybRmfbrm4Xg8nDey/XgWnGlLjaeFTzNChDE2puGawXn0366ABETssHWMyn4pQjr1ehhiZXx&#10;PR/oeky1yCEcK1RgUwqVlFFbchhnPhBn7tt3DlOGXS1Nh30Od62cF0UpHTacGywG2lrSP8eLU/Dy&#10;8bnQPrxRmJ/Kv0E/1vZr1ys1GQ+bVxCJhnQX39zvRsFzmdfmM/k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LNlMMAAADcAAAADwAAAAAAAAAAAAAAAACYAgAAZHJzL2Rv&#10;d25yZXYueG1sUEsFBgAAAAAEAAQA9QAAAIgDAAAAAA==&#10;" fillcolor="#ffffcb" stroked="f"/>
                    <v:rect id="Rectangle 466" o:spid="_x0000_s1482" style="position:absolute;left:65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C78cA&#10;AADcAAAADwAAAGRycy9kb3ducmV2LnhtbESPT2vCQBTE74V+h+UVvNVNaxWNrlK1AYVe/Aft7ZF9&#10;JqnZtyG7mvjtXUHocZiZ3zCTWWtKcaHaFZYVvHUjEMSp1QVnCva75HUIwnlkjaVlUnAlB7Pp89ME&#10;Y20b3tBl6zMRIOxiVJB7X8VSujQng65rK+LgHW1t0AdZZ1LX2AS4KeV7FA2kwYLDQo4VLXJKT9uz&#10;UZCsR/2v4fdf9HMq2mWvOawTO/9VqvPSfo5BeGr9f/jRXmkFH4MR3M+EI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bAu/HAAAA3AAAAA8AAAAAAAAAAAAAAAAAmAIAAGRy&#10;cy9kb3ducmV2LnhtbFBLBQYAAAAABAAEAPUAAACMAwAAAAA=&#10;" fillcolor="#ffffc9" stroked="f"/>
                    <v:rect id="Rectangle 467" o:spid="_x0000_s1483" style="position:absolute;left:658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vR58AA&#10;AADcAAAADwAAAGRycy9kb3ducmV2LnhtbERPTYvCMBC9L/gfwgheFk2VsmptKip02etWwevQjG21&#10;mZQmav335rCwx8f7TreDacWDetdYVjCfRSCIS6sbrhScjvl0BcJ5ZI2tZVLwIgfbbPSRYqLtk3/p&#10;UfhKhBB2CSqove8SKV1Zk0E3sx1x4C62N+gD7Cupe3yGcNPKRRR9SYMNh4YaOzrUVN6Ku1GwPy6u&#10;ucPP79X5jPN47WOdt7FSk/Gw24DwNPh/8Z/7RyuIl2F+OBOOgMz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vR58AAAADcAAAADwAAAAAAAAAAAAAAAACYAgAAZHJzL2Rvd25y&#10;ZXYueG1sUEsFBgAAAAAEAAQA9QAAAIUDAAAAAA==&#10;" fillcolor="#ffffc7" stroked="f"/>
                    <v:rect id="Rectangle 468" o:spid="_x0000_s1484" style="position:absolute;left:658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0j8cUA&#10;AADcAAAADwAAAGRycy9kb3ducmV2LnhtbESPT2sCMRTE7wW/Q3hCbzWrFFtWo6gg9eLBP4d6e2ye&#10;m8XNS9jEde2nN4LQ4zAzv2Gm887WoqUmVI4VDAcZCOLC6YpLBcfD+uMbRIjIGmvHpOBOAeaz3tsU&#10;c+1uvKN2H0uRIBxyVGBi9LmUoTBkMQycJ07e2TUWY5JNKXWDtwS3tRxl2VharDgtGPS0MlRc9ler&#10;AOXPdtT+bryvz6fj8rKuDn/mrtR7v1tMQETq4n/41d5oBZ9fQ3ieS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SPxxQAAANwAAAAPAAAAAAAAAAAAAAAAAJgCAABkcnMv&#10;ZG93bnJldi54bWxQSwUGAAAAAAQABAD1AAAAigMAAAAA&#10;" fillcolor="#ffffc5" stroked="f"/>
                    <v:rect id="Rectangle 469" o:spid="_x0000_s1485" style="position:absolute;left:659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yhcUA&#10;AADcAAAADwAAAGRycy9kb3ducmV2LnhtbESPQWsCMRSE7wX/Q3iCt5pdW2rZGkUEqVKEVnvp7bF5&#10;blY3L2sSdf33plDocZiZb5jJrLONuJAPtWMF+TADQVw6XXOl4Hu3fHwFESKyxsYxKbhRgNm09zDB&#10;Qrsrf9FlGyuRIBwKVGBibAspQ2nIYhi6ljh5e+ctxiR9JbXHa4LbRo6y7EVarDktGGxpYag8bs9W&#10;wWbx8bOO+emzyskcnmrf3Px7rtSg383fQETq4n/4r73SCp7HI/g9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0DKFxQAAANwAAAAPAAAAAAAAAAAAAAAAAJgCAABkcnMv&#10;ZG93bnJldi54bWxQSwUGAAAAAAQABAD1AAAAigMAAAAA&#10;" fillcolor="#ffffc3" stroked="f"/>
                    <v:rect id="Rectangle 470" o:spid="_x0000_s1486" style="position:absolute;left:65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3sCcIA&#10;AADcAAAADwAAAGRycy9kb3ducmV2LnhtbESPQWsCMRSE7wX/Q3iCt5pYpVu2RhGp4k2q0vNj87q7&#10;uHmJm6xu/30jCB6HmfmGmS9724grtaF2rGEyViCIC2dqLjWcjpvXDxAhIhtsHJOGPwqwXAxe5pgb&#10;d+Nvuh5iKRKEQ44aqhh9LmUoKrIYxs4TJ+/XtRZjkm0pTYu3BLeNfFPqXVqsOS1U6GldUXE+dFZD&#10;9qX2q877LSsTbNh1P5dZZrUeDfvVJ4hIfXyGH+2d0TDLpnA/k4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rewJwgAAANwAAAAPAAAAAAAAAAAAAAAAAJgCAABkcnMvZG93&#10;bnJldi54bWxQSwUGAAAAAAQABAD1AAAAhwMAAAAA&#10;" fillcolor="#ffffc1" stroked="f"/>
                    <v:rect id="Rectangle 471" o:spid="_x0000_s1487" style="position:absolute;left:660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1GcsYA&#10;AADcAAAADwAAAGRycy9kb3ducmV2LnhtbESPQWsCMRSE7wX/Q3iCt5q1Si1bo0hRbEspaD30+Nw8&#10;dxeTl2Xz1G1/fVMo9DjMzDfMbNF5py7UxjqwgdEwA0VcBFtzaWD/sb59ABUF2aILTAa+KMJi3ruZ&#10;YW7Dlbd02UmpEoRjjgYqkSbXOhYVeYzD0BAn7xhaj5JkW2rb4jXBvdN3WXavPdacFips6Kmi4rQ7&#10;ewP2VWT/9rJZjw+r43d0n+7dnp0xg363fAQl1Ml/+K/9bA1MphP4PZOO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1GcsYAAADcAAAADwAAAAAAAAAAAAAAAACYAgAAZHJz&#10;L2Rvd25yZXYueG1sUEsFBgAAAAAEAAQA9QAAAIsDAAAAAA==&#10;" fillcolor="#ffffbf" stroked="f"/>
                    <v:rect id="Rectangle 472" o:spid="_x0000_s1488" style="position:absolute;left:660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GVL8UA&#10;AADcAAAADwAAAGRycy9kb3ducmV2LnhtbESPT2sCMRTE74V+h/AKvWm2olVWo4i04kWKfyg9Pjev&#10;m8XNy5KkGr99UxB6HGbmN8xskWwrLuRD41jBS78AQVw53XCt4Hh4701AhIissXVMCm4UYDF/fJhh&#10;qd2Vd3TZx1pkCIcSFZgYu1LKUBmyGPquI87et/MWY5a+ltrjNcNtKwdF8SotNpwXDHa0MlSd9z9W&#10;wZs3x+7UpM0Hn1dfh+1wnbafa6Wen9JyCiJSiv/he3ujFQzHI/g7k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ZUvxQAAANwAAAAPAAAAAAAAAAAAAAAAAJgCAABkcnMv&#10;ZG93bnJldi54bWxQSwUGAAAAAAQABAD1AAAAigMAAAAA&#10;" fillcolor="#ffffbd" stroked="f"/>
                    <v:rect id="Rectangle 473" o:spid="_x0000_s1489" style="position:absolute;left:66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fTHcQA&#10;AADcAAAADwAAAGRycy9kb3ducmV2LnhtbESPQYvCMBSE7wv+h/AEb2uqiKvVKFpw1z14sHrw+Gie&#10;bbF5qU3U+u+NsLDHYWa+YebL1lTiTo0rLSsY9CMQxJnVJecKjofN5wSE88gaK8uk4EkOlovOxxxj&#10;bR+8p3vqcxEg7GJUUHhfx1K6rCCDrm9r4uCdbWPQB9nkUjf4CHBTyWEUjaXBksNCgTUlBWWX9GYU&#10;JD/XEa9/p+dvdunglEz8zZ12SvW67WoGwlPr/8N/7a1WMPoaw/tMO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H0x3EAAAA3AAAAA8AAAAAAAAAAAAAAAAAmAIAAGRycy9k&#10;b3ducmV2LnhtbFBLBQYAAAAABAAEAPUAAACJAwAAAAA=&#10;" fillcolor="#ffb" stroked="f"/>
                    <v:rect id="Rectangle 474" o:spid="_x0000_s1490" style="position:absolute;left:661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hkwsMA&#10;AADcAAAADwAAAGRycy9kb3ducmV2LnhtbESPT4vCMBTE78J+h/AWvGm6rqjURlkEWcGDbl3w+mhe&#10;/2DzUpuo9dsbQfA4zMxvmGTZmVpcqXWVZQVfwwgEcWZ1xYWC/8N6MAPhPLLG2jIpuJOD5eKjl2Cs&#10;7Y3/6Jr6QgQIuxgVlN43sZQuK8mgG9qGOHi5bQ36INtC6hZvAW5qOYqiiTRYcVgosaFVSdkpvRgF&#10;u3M2nhxHebelb7+t+fC7R8dK9T+7nzkIT51/h1/tjVYwnk7heSYc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hkwsMAAADcAAAADwAAAAAAAAAAAAAAAACYAgAAZHJzL2Rv&#10;d25yZXYueG1sUEsFBgAAAAAEAAQA9QAAAIgDAAAAAA==&#10;" fillcolor="#ffffb9" stroked="f"/>
                    <v:rect id="Rectangle 475" o:spid="_x0000_s1491" style="position:absolute;left:662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2x8sAA&#10;AADcAAAADwAAAGRycy9kb3ducmV2LnhtbERPPW/CMBDdkfofrKvUDZyiqpSAQVWUqt2AlIXtZB9J&#10;RHwOsQnh3+MBifHpfS/Xg21ET52vHSt4nyQgiLUzNZcK9v8/4y8QPiAbbByTght5WK9eRktMjbvy&#10;jvoilCKGsE9RQRVCm0rpdUUW/cS1xJE7us5iiLArpenwGsNtI6dJ8ikt1hwbKmwpq0ifiotVcN6Y&#10;8zz/dQfEm9tmue51lkul3l6H7wWIQEN4ih/uP6PgYxbXxjPxCM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2x8sAAAADcAAAADwAAAAAAAAAAAAAAAACYAgAAZHJzL2Rvd25y&#10;ZXYueG1sUEsFBgAAAAAEAAQA9QAAAIUDAAAAAA==&#10;" fillcolor="#ffffb7" stroked="f"/>
                    <v:rect id="Rectangle 476" o:spid="_x0000_s1492" style="position:absolute;left:66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mN/sQA&#10;AADcAAAADwAAAGRycy9kb3ducmV2LnhtbESPQWsCMRSE70L/Q3gFL6JZbbF2a5SyINRDD2p/wHPz&#10;3A1uXpYk1dVfbwTB4zAz3zDzZWcbcSIfjGMF41EGgrh02nCl4G+3Gs5AhIissXFMCi4UYLl46c0x&#10;1+7MGzptYyUShEOOCuoY21zKUNZkMYxcS5y8g/MWY5K+ktrjOcFtIydZNpUWDaeFGlsqaiqP23+r&#10;4He83w98tz68XRkHxdGZ4iKNUv3X7vsLRKQuPsOP9o9W8P7xCfc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5jf7EAAAA3AAAAA8AAAAAAAAAAAAAAAAAmAIAAGRycy9k&#10;b3ducmV2LnhtbFBLBQYAAAAABAAEAPUAAACJAwAAAAA=&#10;" fillcolor="#ffffb5" stroked="f"/>
                    <v:rect id="Rectangle 477" o:spid="_x0000_s1493" style="position:absolute;left:663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8Z7cEA&#10;AADcAAAADwAAAGRycy9kb3ducmV2LnhtbERPTWvCQBC9F/oflhF6azaKlBhdpRUCPRW0gngbsmMS&#10;m51Nd7ea/nvnUOjx8b5Xm9H16kohdp4NTLMcFHHtbceNgcNn9VyAignZYu+ZDPxShM368WGFpfU3&#10;3tF1nxolIRxLNNCmNJRax7olhzHzA7FwZx8cJoGh0TbgTcJdr2d5/qIddiwNLQ60ban+2v846S0+&#10;Ztu8OsXFPF3ehu9jqEITjHmajK9LUInG9C/+c79bA/NC5ssZOQJ6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fGe3BAAAA3AAAAA8AAAAAAAAAAAAAAAAAmAIAAGRycy9kb3du&#10;cmV2LnhtbFBLBQYAAAAABAAEAPUAAACGAwAAAAA=&#10;" fillcolor="#ffffb3" stroked="f"/>
                    <v:rect id="Rectangle 478" o:spid="_x0000_s1494" style="position:absolute;left:663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iC8YA&#10;AADcAAAADwAAAGRycy9kb3ducmV2LnhtbESPQWvCQBSE74X+h+UJ3upGW4qJ2UiJFUqplEbB6yP7&#10;TKLZtyG7avrvuwXB4zAz3zDpcjCtuFDvGssKppMIBHFpdcOVgt12/TQH4TyyxtYyKfglB8vs8SHF&#10;RNsr/9Cl8JUIEHYJKqi97xIpXVmTQTexHXHwDrY36IPsK6l7vAa4aeUsil6lwYbDQo0d5TWVp+Js&#10;FMTx9nRun98lrb7MZl8c8+/NZ67UeDS8LUB4Gvw9fGt/aAUv8yn8nw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iC8YAAADcAAAADwAAAAAAAAAAAAAAAACYAgAAZHJz&#10;L2Rvd25yZXYueG1sUEsFBgAAAAAEAAQA9QAAAIsDAAAAAA==&#10;" fillcolor="#ffffb1" stroked="f"/>
                    <v:rect id="Rectangle 479" o:spid="_x0000_s1495" style="position:absolute;left:664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b548MA&#10;AADcAAAADwAAAGRycy9kb3ducmV2LnhtbESPQWsCMRSE74X+h/AK3mq2W1vW1SgiFEpvbgu9PjbP&#10;TezmZUmirv31jSD0OMzMN8xyPbpenChE61nB07QAQdx6bblT8PX59liBiAlZY++ZFFwownp1f7fE&#10;Wvsz7+jUpE5kCMcaFZiUhlrK2BpyGKd+IM7e3geHKcvQSR3wnOGul2VRvEqHlvOCwYG2htqf5ugU&#10;FFVziOnlt/s2pd3ObeAPH5+VmjyMmwWIRGP6D9/a71rBrCrheiYf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b548MAAADcAAAADwAAAAAAAAAAAAAAAACYAgAAZHJzL2Rv&#10;d25yZXYueG1sUEsFBgAAAAAEAAQA9QAAAIgDAAAAAA==&#10;" fillcolor="#ffffaf" stroked="f"/>
                    <v:rect id="Rectangle 480" o:spid="_x0000_s1496" style="position:absolute;left:664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x08MA&#10;AADcAAAADwAAAGRycy9kb3ducmV2LnhtbESPT4vCMBTE7wt+h/AEb2vqn5VSjaKCsIcFWRW8Pppn&#10;W21eQhNt99tvBMHjMDO/YRarztTiQY2vLCsYDRMQxLnVFRcKTsfdZwrCB2SNtWVS8EceVsvexwIz&#10;bVv+pcchFCJC2GeooAzBZVL6vCSDfmgdcfQutjEYomwKqRtsI9zUcpwkM2mw4rhQoqNtSfntcDcK&#10;zmnrabN3pphtzl8/aze1p6tVatDv1nMQgbrwDr/a31rBNJ3A80w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Lx08MAAADcAAAADwAAAAAAAAAAAAAAAACYAgAAZHJzL2Rv&#10;d25yZXYueG1sUEsFBgAAAAAEAAQA9QAAAIgDAAAAAA==&#10;" fillcolor="#ffffad" stroked="f"/>
                    <v:rect id="Rectangle 481" o:spid="_x0000_s1497" style="position:absolute;left:665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PNrcIA&#10;AADcAAAADwAAAGRycy9kb3ducmV2LnhtbESPQWvCQBSE7wX/w/KE3uomEopEVwkBQcFLY72/ZJ9J&#10;MPs2ZNck/vtuodDjMDPfMLvDbDox0uBaywriVQSCuLK65VrB9/X4sQHhPLLGzjIpeJGDw37xtsNU&#10;24m/aCx8LQKEXYoKGu/7VEpXNWTQrWxPHLy7HQz6IIda6gGnADedXEfRpzTYclhosKe8oepRPI2C&#10;/lreMnk5X1xJVN583CZ5kSv1vpyzLQhPs/8P/7VPWkGySeD3TDgC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A82twgAAANwAAAAPAAAAAAAAAAAAAAAAAJgCAABkcnMvZG93&#10;bnJldi54bWxQSwUGAAAAAAQABAD1AAAAhwMAAAAA&#10;" fillcolor="#ffffab" stroked="f"/>
                    <v:rect id="Rectangle 482" o:spid="_x0000_s1498" style="position:absolute;left:665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1BsUA&#10;AADcAAAADwAAAGRycy9kb3ducmV2LnhtbESPQWsCMRSE74L/ITzBi9Ss2rWyGkUEQUovVaE9PjfP&#10;zeLmZdlEXf31TaHQ4zAz3zCLVWsrcaPGl44VjIYJCOLc6ZILBcfD9mUGwgdkjZVjUvAgD6tlt7PA&#10;TLs7f9JtHwoRIewzVGBCqDMpfW7Ioh+6mjh6Z9dYDFE2hdQN3iPcVnKcJFNpseS4YLCmjaH8sr9a&#10;BSd81u9l9Z2epxPz8TXYWn19s0r1e+16DiJQG/7Df+2dVvA6S+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HUGxQAAANwAAAAPAAAAAAAAAAAAAAAAAJgCAABkcnMv&#10;ZG93bnJldi54bWxQSwUGAAAAAAQABAD1AAAAigMAAAAA&#10;" fillcolor="#ffffa9" stroked="f"/>
                    <v:rect id="Rectangle 483" o:spid="_x0000_s1499" style="position:absolute;left:666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8qcQA&#10;AADcAAAADwAAAGRycy9kb3ducmV2LnhtbESPT4vCMBTE7wt+h/AEb2uqiFu6TWURFBE8+Ofi7dm8&#10;bbs2L7WJWr+9ERY8DjPzGyaddaYWN2pdZVnBaBiBIM6trrhQcNgvPmMQziNrrC2Tggc5mGW9jxQT&#10;be+8pdvOFyJA2CWooPS+SaR0eUkG3dA2xMH7ta1BH2RbSN3iPcBNLcdRNJUGKw4LJTY0Lyk/765G&#10;QXGu11/095BuGZ321eK0ufDRKzXodz/fIDx1/h3+b6+0gkk8hde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nPKnEAAAA3AAAAA8AAAAAAAAAAAAAAAAAmAIAAGRycy9k&#10;b3ducmV2LnhtbFBLBQYAAAAABAAEAPUAAACJAwAAAAA=&#10;" fillcolor="#ffffa7" stroked="f"/>
                    <v:rect id="Rectangle 484" o:spid="_x0000_s1500" style="position:absolute;left:666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0YMMA&#10;AADcAAAADwAAAGRycy9kb3ducmV2LnhtbESP0YrCMBRE34X9h3AXfLOpIirVKK64KIjC6n7Apbm2&#10;ZZubkmRt/XsjCD4OM3OGWaw6U4sbOV9ZVjBMUhDEudUVFwp+L9+DGQgfkDXWlknBnTyslh+9BWba&#10;tvxDt3MoRISwz1BBGUKTSenzkgz6xDbE0btaZzBE6QqpHbYRbmo5StOJNFhxXCixoU1J+d/53yiY&#10;Dt368HXaWH00W7y0Oyvzw16p/me3noMI1IV3+NXeawXj2R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J0YMMAAADcAAAADwAAAAAAAAAAAAAAAACYAgAAZHJzL2Rv&#10;d25yZXYueG1sUEsFBgAAAAAEAAQA9QAAAIgDAAAAAA==&#10;" fillcolor="#ffffa5" stroked="f"/>
                    <v:rect id="Rectangle 485" o:spid="_x0000_s1501" style="position:absolute;left:666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rzkMEA&#10;AADcAAAADwAAAGRycy9kb3ducmV2LnhtbERPTYvCMBC9L/gfwgh7W1NFpFajaEV2Dx7WKp6HZmyr&#10;zaQ0sdZ/vzkIe3y87+W6N7XoqHWVZQXjUQSCOLe64kLB+bT/ikE4j6yxtkwKXuRgvRp8LDHR9slH&#10;6jJfiBDCLkEFpfdNIqXLSzLoRrYhDtzVtgZ9gG0hdYvPEG5qOYmimTRYcWgosaG0pPyePYyC2e/u&#10;ltJ2zq9Lln93lB4uGxMr9TnsNwsQnnr/L367f7SCaRzWhjPhCM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K85DBAAAA3AAAAA8AAAAAAAAAAAAAAAAAmAIAAGRycy9kb3du&#10;cmV2LnhtbFBLBQYAAAAABAAEAPUAAACGAwAAAAA=&#10;" fillcolor="#ffffa3" stroked="f"/>
                    <v:rect id="Rectangle 486" o:spid="_x0000_s1502" style="position:absolute;left:667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EeEMUA&#10;AADcAAAADwAAAGRycy9kb3ducmV2LnhtbESPT2vCQBTE74V+h+UVeim6sYpo6ipq/+BVDYK3Z/Y1&#10;Wcy+DdltjN/eFQoeh5n5DTNbdLYSLTXeOFYw6CcgiHOnDRcKsv13bwLCB2SNlWNScCUPi/nz0wxT&#10;7S68pXYXChEh7FNUUIZQp1L6vCSLvu9q4uj9usZiiLIppG7wEuG2ku9JMpYWDceFEmtal5Sfd39W&#10;QRLehl/b9vBzMsNsVHxezSo7rpV6femWHyACdeER/m9vtILRZAr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0R4QxQAAANwAAAAPAAAAAAAAAAAAAAAAAJgCAABkcnMv&#10;ZG93bnJldi54bWxQSwUGAAAAAAQABAD1AAAAigMAAAAA&#10;" fillcolor="#ffffa1" stroked="f"/>
                    <v:rect id="Rectangle 487" o:spid="_x0000_s1503" style="position:absolute;left:668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tw/8MA&#10;AADcAAAADwAAAGRycy9kb3ducmV2LnhtbERPy2oCMRTdC/5DuAV3mqmI2qlRWh+guJBqKe3uMrmd&#10;DE5uhiTq9O+bheDycN6zRWtrcSUfKscKngcZCOLC6YpLBZ+nTX8KIkRkjbVjUvBHARbzbmeGuXY3&#10;/qDrMZYihXDIUYGJscmlDIUhi2HgGuLE/TpvMSboS6k93lK4reUwy8bSYsWpwWBDS0PF+XixClbm&#10;+323yg7jar+u7dfpZ7K5SK9U76l9ewURqY0P8d291QpGL2l+OpOO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tw/8MAAADcAAAADwAAAAAAAAAAAAAAAACYAgAAZHJzL2Rv&#10;d25yZXYueG1sUEsFBgAAAAAEAAQA9QAAAIgDAAAAAA==&#10;" fillcolor="#ffff9f" stroked="f"/>
                    <v:rect id="Rectangle 488" o:spid="_x0000_s1504" style="position:absolute;left:66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Wnr8UA&#10;AADcAAAADwAAAGRycy9kb3ducmV2LnhtbESPQWvCQBSE74X+h+UVehHdWGzR6CqtIPRaWyjentln&#10;Es2+DbuvmvjruwWhx2FmvmEWq8416kwh1p4NjEcZKOLC25pLA1+fm+EUVBRki41nMtBThNXy/m6B&#10;ufUX/qDzVkqVIBxzNFCJtLnWsajIYRz5ljh5Bx8cSpKh1DbgJcFdo5+y7EU7rDktVNjSuqLitP1x&#10;BsJ+9vY97bN+sOO9HJ9lfd242pjHh+51Dkqok//wrf1uDUxmY/g7k46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taevxQAAANwAAAAPAAAAAAAAAAAAAAAAAJgCAABkcnMv&#10;ZG93bnJldi54bWxQSwUGAAAAAAQABAD1AAAAigMAAAAA&#10;" fillcolor="#ffff9d" stroked="f"/>
                    <v:rect id="Rectangle 489" o:spid="_x0000_s1505" style="position:absolute;left:668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eg6MQA&#10;AADcAAAADwAAAGRycy9kb3ducmV2LnhtbESPQWvCQBSE70L/w/IKXqTZKEXS1I2IWPBotej1Nfua&#10;pMm+DdmtG/99tyD0OMzMN8xqPZpOXGlwjWUF8yQFQVxa3XCl4OP09pSBcB5ZY2eZFNzIwbp4mKww&#10;1zbwO12PvhIRwi5HBbX3fS6lK2sy6BLbE0fvyw4GfZRDJfWAIcJNJxdpupQGG44LNfa0ralsjz9G&#10;QYOHMNtlpj1/juX+FGz1fQkHpaaP4+YVhKfR/4fv7b1W8PyygL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oOjEAAAA3AAAAA8AAAAAAAAAAAAAAAAAmAIAAGRycy9k&#10;b3ducmV2LnhtbFBLBQYAAAAABAAEAPUAAACJAwAAAAA=&#10;" fillcolor="#ffff9b" stroked="f"/>
                    <v:rect id="Rectangle 490" o:spid="_x0000_s1506" style="position:absolute;left:66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81hMUA&#10;AADcAAAADwAAAGRycy9kb3ducmV2LnhtbESPT2sCMRTE74V+h/AKvWmildJujSKKpeih1Lb3R/K6&#10;u3Xzsm6yf/z2piD0OMzMb5j5cnCV6KgJpWcNk7ECQWy8LTnX8PW5HT2BCBHZYuWZNJwpwHJxezPH&#10;zPqeP6g7xFwkCIcMNRQx1pmUwRTkMIx9TZy8H984jEk2ubQN9gnuKjlV6lE6LDktFFjTuiBzPLRO&#10;g1I789r99ma/+T69t9NNW86GVuv7u2H1AiLSEP/D1/ab1TB7foC/M+k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7zWExQAAANwAAAAPAAAAAAAAAAAAAAAAAJgCAABkcnMv&#10;ZG93bnJldi54bWxQSwUGAAAAAAQABAD1AAAAigMAAAAA&#10;" fillcolor="#ff9" stroked="f"/>
                    <v:rect id="Rectangle 491" o:spid="_x0000_s1507" style="position:absolute;left:669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lY8QA&#10;AADcAAAADwAAAGRycy9kb3ducmV2LnhtbESPQWvCQBSE70L/w/IKvYhuLCIaXaUIpUVPJqLXR/aZ&#10;hGbfxt1V03/vCoLHYWa+YRarzjTiSs7XlhWMhgkI4sLqmksF+/x7MAXhA7LGxjIp+CcPq+Vbb4Gp&#10;tjfe0TULpYgQ9ikqqEJoUyl9UZFBP7QtcfRO1hkMUbpSaoe3CDeN/EySiTRYc1yosKV1RcVfdjEK&#10;piyT0eyw352P7qd/2Zb5YZPlSn28d19zEIG68Ao/279awXg2hs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v5WPEAAAA3AAAAA8AAAAAAAAAAAAAAAAAmAIAAGRycy9k&#10;b3ducmV2LnhtbFBLBQYAAAAABAAEAPUAAACJAwAAAAA=&#10;" fillcolor="#ffff97" stroked="f"/>
                    <v:rect id="Rectangle 492" o:spid="_x0000_s1508" style="position:absolute;left:670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a4vsYA&#10;AADcAAAADwAAAGRycy9kb3ducmV2LnhtbESPT4vCMBTE78J+h/AWvIimin/WahQRBEVdWNeD3h7N&#10;27Zs81KaqPXbG0HwOMzMb5jpvDaFuFLlcssKup0IBHFidc6pguPvqv0FwnlkjYVlUnAnB/PZR2OK&#10;sbY3/qHrwaciQNjFqCDzvoyldElGBl3HlsTB+7OVQR9klUpd4S3ATSF7UTSUBnMOCxmWtMwo+T9c&#10;jAI32t6XO7xsu2ven1vDU7mpv89KNT/rxQSEp9q/w6/2WivojwfwPBOO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a4vsYAAADcAAAADwAAAAAAAAAAAAAAAACYAgAAZHJz&#10;L2Rvd25yZXYueG1sUEsFBgAAAAAEAAQA9QAAAIsDAAAAAA==&#10;" fillcolor="#ffff95" stroked="f"/>
                    <v:rect id="Rectangle 493" o:spid="_x0000_s1509" style="position:absolute;left:670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AtY8YA&#10;AADcAAAADwAAAGRycy9kb3ducmV2LnhtbESPQWsCMRSE74L/ITyhF+lmW8pit0aRirQXBVcvvT02&#10;r9mlm5dtEnX996ZQ8DjMzDfMfDnYTpzJh9axgqcsB0FcO92yUXA8bB5nIEJE1tg5JgVXCrBcjEdz&#10;LLW78J7OVTQiQTiUqKCJsS+lDHVDFkPmeuLkfTtvMSbpjdQeLwluO/mc54W02HJaaLCn94bqn+pk&#10;FZx2ptp8Fdu9J1Otd9dfnq5XH0o9TIbVG4hIQ7yH/9ufWsHLawF/Z9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AtY8YAAADcAAAADwAAAAAAAAAAAAAAAACYAgAAZHJz&#10;L2Rvd25yZXYueG1sUEsFBgAAAAAEAAQA9QAAAIsDAAAAAA==&#10;" fillcolor="#ffff93" stroked="f"/>
                    <v:rect id="Rectangle 494" o:spid="_x0000_s1510" style="position:absolute;left:671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1msQA&#10;AADcAAAADwAAAGRycy9kb3ducmV2LnhtbESP3YrCMBSE74V9h3AWvNPURV3tGsVVFJG98ecBDs3Z&#10;tticlCbW1qc3guDlMDPfMLNFYwpRU+VyywoG/QgEcWJ1zqmC82nTm4BwHlljYZkUtORgMf/ozDDW&#10;9sYHqo8+FQHCLkYFmfdlLKVLMjLo+rYkDt6/rQz6IKtU6gpvAW4K+RVFY2kw57CQYUmrjJLL8WoU&#10;6BHV27Uf/O23l+Z3eR229/aQK9X9bJY/IDw1/h1+tXdawXD6Dc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39ZrEAAAA3AAAAA8AAAAAAAAAAAAAAAAAmAIAAGRycy9k&#10;b3ducmV2LnhtbFBLBQYAAAAABAAEAPUAAACJAwAAAAA=&#10;" fillcolor="#ffff91" stroked="f"/>
                    <v:rect id="Rectangle 495" o:spid="_x0000_s1511" style="position:absolute;left:671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0UtMEA&#10;AADcAAAADwAAAGRycy9kb3ducmV2LnhtbERPTWsCMRC9C/6HMEJvmlhK6W6NIoVC60W0e/E2bMZN&#10;cDPZJqlu/705FHp8vO/VZvS9uFJMLrCG5UKBIG6DcdxpaL7e5y8gUkY22AcmDb+UYLOeTlZYm3Dj&#10;A12PuRMlhFONGmzOQy1lai15TIswEBfuHKLHXGDspIl4K+G+l49KPUuPjkuDxYHeLLWX44/XcN7b&#10;07dT8XNbVadd4/ZK5kOj9cNs3L6CyDTmf/Gf+8NoeKrK2nKmHAG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9FLTBAAAA3AAAAA8AAAAAAAAAAAAAAAAAmAIAAGRycy9kb3du&#10;cmV2LnhtbFBLBQYAAAAABAAEAPUAAACGAwAAAAA=&#10;" fillcolor="#ffff8f" stroked="f"/>
                    <v:rect id="Rectangle 496" o:spid="_x0000_s1512" style="position:absolute;left:672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1lWcMA&#10;AADcAAAADwAAAGRycy9kb3ducmV2LnhtbESPQWsCMRSE7wX/Q3hCbzWrLaKrUaQi9ODFbb0/k7e7&#10;wc3LsknX7b9vBMHjMDPfMOvt4BrRUxesZwXTSQaCWHtjuVLw8314W4AIEdlg45kU/FGA7Wb0ssbc&#10;+BufqC9iJRKEQ44K6hjbXMqga3IYJr4lTl7pO4cxya6SpsNbgrtGzrJsLh1aTgs1tvRZk74Wv06B&#10;bc/vNCsup1Lb/cWVR90X/VGp1/GwW4GINMRn+NH+Mgo+lku4n0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1lWcMAAADcAAAADwAAAAAAAAAAAAAAAACYAgAAZHJzL2Rv&#10;d25yZXYueG1sUEsFBgAAAAAEAAQA9QAAAIgDAAAAAA==&#10;" fillcolor="#ffff8d" stroked="f"/>
                    <v:rect id="Rectangle 497" o:spid="_x0000_s1513" style="position:absolute;left:672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7ms8AA&#10;AADcAAAADwAAAGRycy9kb3ducmV2LnhtbERPTWvCQBC9F/wPyxS81Y0FrURXKZWgV7X0PGanSWh2&#10;Nu6OGv317kHo8fG+F6vetepCITaeDYxHGSji0tuGKwPfh+JtBioKssXWMxm4UYTVcvCywNz6K+/o&#10;spdKpRCOORqoRbpc61jW5DCOfEecuF8fHEqCodI24DWFu1a/Z9lUO2w4NdTY0VdN5d/+7AwUH0W5&#10;m03kLuuT3fwc430dxgdjhq/95xyUUC//4qd7aw1MsjQ/nUlHQC8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7ms8AAAADcAAAADwAAAAAAAAAAAAAAAACYAgAAZHJzL2Rvd25y&#10;ZXYueG1sUEsFBgAAAAAEAAQA9QAAAIUDAAAAAA==&#10;" fillcolor="#ffff8b" stroked="f"/>
                    <v:rect id="Rectangle 498" o:spid="_x0000_s1514" style="position:absolute;left:67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0Mr8UA&#10;AADcAAAADwAAAGRycy9kb3ducmV2LnhtbESPQWvCQBSE7wX/w/KE3uomlUiIrqJCwYNoG0Xw9sg+&#10;k2j2bchuNf33XaHQ4zAz3zCzRW8acafO1ZYVxKMIBHFhdc2lguPh4y0F4TyyxsYyKfghB4v54GWG&#10;mbYP/qJ77ksRIOwyVFB532ZSuqIig25kW+LgXWxn0AfZlVJ3+Ahw08j3KJpIgzWHhQpbWldU3PJv&#10;o2A7OV9WuzhJyrFdfuZ8TVenfarU67BfTkF46v1/+K+90QqSKIbnmXA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QyvxQAAANwAAAAPAAAAAAAAAAAAAAAAAJgCAABkcnMv&#10;ZG93bnJldi54bWxQSwUGAAAAAAQABAD1AAAAigMAAAAA&#10;" fillcolor="#ffff89" stroked="f"/>
                    <v:rect id="Rectangle 499" o:spid="_x0000_s1515" style="position:absolute;left:673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NqfMYA&#10;AADcAAAADwAAAGRycy9kb3ducmV2LnhtbESPQWvCQBSE7wX/w/KE3pqNKZWSukpRBJFCjebg8ZF9&#10;Jmmzb0N2TeK/7wpCj8PMfMMsVqNpRE+dqy0rmEUxCOLC6ppLBflp+/IOwnlkjY1lUnAjB6vl5GmB&#10;qbYDZ9QffSkChF2KCirv21RKV1Rk0EW2JQ7exXYGfZBdKXWHQ4CbRiZxPJcGaw4LFba0rqj4PV6N&#10;gvLb6fVrfpgl52vW15di87XZ/yj1PB0/P0B4Gv1/+NHeaQVvcQL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NqfMYAAADcAAAADwAAAAAAAAAAAAAAAACYAgAAZHJz&#10;L2Rvd25yZXYueG1sUEsFBgAAAAAEAAQA9QAAAIsDAAAAAA==&#10;" fillcolor="#ffff87" stroked="f"/>
                    <v:rect id="Rectangle 500" o:spid="_x0000_s1516" style="position:absolute;left:674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uwcMA&#10;AADcAAAADwAAAGRycy9kb3ducmV2LnhtbESPQYvCMBSE74L/ITzBmyYqylKNIoIiy17Usl4fzbMt&#10;Ni+1ibb++83Cwh6HmfmGWW06W4kXNb50rGEyViCIM2dKzjWkl/3oA4QPyAYrx6ThTR42635vhYlx&#10;LZ/odQ65iBD2CWooQqgTKX1WkEU/djVx9G6usRiibHJpGmwj3FZyqtRCWiw5LhRY066g7H5+Wg1f&#10;6eP4nb4Xh/njZK7tM2w/r6rVejjotksQgbrwH/5rH42GuZrB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FuwcMAAADcAAAADwAAAAAAAAAAAAAAAACYAgAAZHJzL2Rv&#10;d25yZXYueG1sUEsFBgAAAAAEAAQA9QAAAIgDAAAAAA==&#10;" fillcolor="#ffff85" stroked="f"/>
                    <v:rect id="Rectangle 501" o:spid="_x0000_s1517" style="position:absolute;left:67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EisUA&#10;AADcAAAADwAAAGRycy9kb3ducmV2LnhtbESPQWvCQBSE74L/YXmF3nRjq1ZS11AKhUgvNUq9PrOv&#10;SWr2bciuSfz33YLgcZiZb5h1MphadNS6yrKC2TQCQZxbXXGh4LD/mKxAOI+ssbZMCq7kINmMR2uM&#10;te15R13mCxEg7GJUUHrfxFK6vCSDbmob4uD92NagD7ItpG6xD3BTy6coWkqDFYeFEht6Lyk/Zxej&#10;gPW2mO371en78yt1vzs+vvjFs1KPD8PbKwhPg7+Hb+1UK1hEc/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pYSKxQAAANwAAAAPAAAAAAAAAAAAAAAAAJgCAABkcnMv&#10;ZG93bnJldi54bWxQSwUGAAAAAAQABAD1AAAAigMAAAAA&#10;" fillcolor="#ffff83" stroked="f"/>
                    <v:rect id="Rectangle 502" o:spid="_x0000_s1518" style="position:absolute;left:67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xAcYA&#10;AADcAAAADwAAAGRycy9kb3ducmV2LnhtbESP3WrCQBSE74W+w3IKvaubhkYkZpVSEASp1bRoLw/Z&#10;kx/Mng3ZbYxv7xYKXg4z8w2TrUbTioF611hW8DKNQBAXVjdcKfj+Wj/PQTiPrLG1TAqu5GC1fJhk&#10;mGp74QMNua9EgLBLUUHtfZdK6YqaDLqp7YiDV9reoA+yr6Tu8RLgppVxFM2kwYbDQo0dvddUnPNf&#10;o2DYy20SH+Pt8VrEp/K8058/rx9KPT2ObwsQnkZ/D/+3N1pBEiXwdyYc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MxAcYAAADcAAAADwAAAAAAAAAAAAAAAACYAgAAZHJz&#10;L2Rvd25yZXYueG1sUEsFBgAAAAAEAAQA9QAAAIsDAAAAAA==&#10;" fillcolor="#ffff81" stroked="f"/>
                    <v:rect id="Rectangle 503" o:spid="_x0000_s1519" style="position:absolute;left:67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t+sMA&#10;AADcAAAADwAAAGRycy9kb3ducmV2LnhtbESPX2vCMBTF3wf7DuEO9jbTCeu0GmUIg8EedFV8vjTX&#10;prS5KUlmu316Iwg+Hs6fH2e5Hm0nzuRD41jB6yQDQVw53XCt4LD/fJmBCBFZY+eYFPxRgPXq8WGJ&#10;hXYD/9C5jLVIIxwKVGBi7AspQ2XIYpi4njh5J+ctxiR9LbXHIY3bTk6zLJcWG04Egz1tDFVt+WsT&#10;5Lv9NyY3733VnfxRz3ftdhiUen4aPxYgIo3xHr61v7SCtyyH65l0BOTq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Yt+sMAAADcAAAADwAAAAAAAAAAAAAAAACYAgAAZHJzL2Rv&#10;d25yZXYueG1sUEsFBgAAAAAEAAQA9QAAAIgDAAAAAA==&#10;" fillcolor="#ffff7f" stroked="f"/>
                    <v:rect id="Rectangle 504" o:spid="_x0000_s1520" style="position:absolute;left:676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TE6MYA&#10;AADcAAAADwAAAGRycy9kb3ducmV2LnhtbESPQWvCQBSE7wX/w/KE3upGQ02JrqKBglCwGKVeH9nX&#10;JDT7Ns1uk/Tfd4WCx2FmvmHW29E0oqfO1ZYVzGcRCOLC6ppLBZfz69MLCOeRNTaWScEvOdhuJg9r&#10;TLUd+ER97ksRIOxSVFB536ZSuqIig25mW+LgfdrOoA+yK6XucAhw08hFFC2lwZrDQoUtZRUVX/mP&#10;UXC9HFr8oH1yfHtfxLtlnH2PeabU43TcrUB4Gv09/N8+aAXPUQK3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tTE6MYAAADcAAAADwAAAAAAAAAAAAAAAACYAgAAZHJz&#10;L2Rvd25yZXYueG1sUEsFBgAAAAAEAAQA9QAAAIsDAAAAAA==&#10;" fillcolor="#ffff7d" stroked="f"/>
                    <v:rect id="Rectangle 505" o:spid="_x0000_s1521" style="position:absolute;left:676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JA8EA&#10;AADcAAAADwAAAGRycy9kb3ducmV2LnhtbERPz2vCMBS+D/wfwhN2m6kDx6hGEUGYCGPtdvD4SJ5N&#10;sXkpSWy7/fXLYbDjx/d7s5tcJwYKsfWsYLkoQBBrb1puFHx9Hp9eQcSEbLDzTAq+KcJuO3vYYGn8&#10;yBUNdWpEDuFYogKbUl9KGbUlh3Hhe+LMXX1wmDIMjTQBxxzuOvlcFC/SYcu5wWJPB0v6Vt+dgtv5&#10;QuFgbae9/llWjO/70wcp9Tif9msQiab0L/5zvxkFqyKvzWfyEZ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0CQPBAAAA3AAAAA8AAAAAAAAAAAAAAAAAmAIAAGRycy9kb3du&#10;cmV2LnhtbFBLBQYAAAAABAAEAPUAAACGAwAAAAA=&#10;" fillcolor="#ffff7b" stroked="f"/>
                    <v:rect id="Rectangle 506" o:spid="_x0000_s1522" style="position:absolute;left:67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giGccA&#10;AADcAAAADwAAAGRycy9kb3ducmV2LnhtbESPQWvCQBSE74X+h+UVvJS6qZjSRlepgiIUKrUR8fbI&#10;viah2bdxd9X4712h0OMwM98w42lnGnEi52vLCp77CQjiwuqaSwX59+LpFYQPyBoby6TgQh6mk/u7&#10;MWbanvmLTptQighhn6GCKoQ2k9IXFRn0fdsSR+/HOoMhSldK7fAc4aaRgyR5kQZrjgsVtjSvqPjd&#10;HI2Czy09DvPDarbGfL1M053bm+5Dqd5D9z4CEagL/+G/9korSJM3uJ2JR0B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IIhnHAAAA3AAAAA8AAAAAAAAAAAAAAAAAmAIAAGRy&#10;cy9kb3ducmV2LnhtbFBLBQYAAAAABAAEAPUAAACMAwAAAAA=&#10;" fillcolor="#ffff79" stroked="f"/>
                    <v:rect id="Rectangle 507" o:spid="_x0000_s1523" style="position:absolute;left:67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tK3cAA&#10;AADcAAAADwAAAGRycy9kb3ducmV2LnhtbERPTYvCMBC9L/gfwgheFk11sUg1ilQED16sgh6HZmyL&#10;zaQ00dZ/vzkIHh/ve7XpTS1e1LrKsoLpJAJBnFtdcaHgct6PFyCcR9ZYWyYFb3KwWQ9+Vpho2/GJ&#10;XpkvRAhhl6CC0vsmkdLlJRl0E9sQB+5uW4M+wLaQusUuhJtazqIolgYrDg0lNpSWlD+yp1Fw/d11&#10;RZqej/s8Peptdoub/i9WajTst0sQnnr/FX/cB61gPg3zw5lwBO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tK3cAAAADcAAAADwAAAAAAAAAAAAAAAACYAgAAZHJzL2Rvd25y&#10;ZXYueG1sUEsFBgAAAAAEAAQA9QAAAIUDAAAAAA==&#10;" fillcolor="#ff7" stroked="f"/>
                    <v:rect id="Rectangle 508" o:spid="_x0000_s1524" style="position:absolute;left:67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WS8YA&#10;AADcAAAADwAAAGRycy9kb3ducmV2LnhtbESPT2vCQBTE70K/w/IKvZS6Sa1BUlcRS1AKHowFr4/s&#10;yx+afRuy2xj76btCweMwM79hluvRtGKg3jWWFcTTCARxYXXDlYKvU/ayAOE8ssbWMim4koP16mGy&#10;xFTbCx9pyH0lAoRdigpq77tUSlfUZNBNbUccvNL2Bn2QfSV1j5cAN618jaJEGmw4LNTY0bam4jv/&#10;MQqKcvi9Zh+nt0w+z3aHT5v4c5ko9fQ4bt5BeBr9Pfzf3msF8ziG2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QWS8YAAADcAAAADwAAAAAAAAAAAAAAAACYAgAAZHJz&#10;L2Rvd25yZXYueG1sUEsFBgAAAAAEAAQA9QAAAIsDAAAAAA==&#10;" fillcolor="#ffff75" stroked="f"/>
                    <v:rect id="Rectangle 509" o:spid="_x0000_s1525" style="position:absolute;left:6788;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dC68UA&#10;AADcAAAADwAAAGRycy9kb3ducmV2LnhtbESPQWvCQBSE7wX/w/IEb3WjECmpq7SKkoMItYLXR/Y1&#10;Wc2+DdmNRn+9Wyj0OMzMN8x82dtaXKn1xrGCyTgBQVw4bbhUcPzevL6B8AFZY+2YFNzJw3IxeJlj&#10;pt2Nv+h6CKWIEPYZKqhCaDIpfVGRRT92DXH0flxrMUTZllK3eItwW8tpksykRcNxocKGVhUVl0Nn&#10;FXSnvTyZLv8sdvk21WZ9To+rh1KjYf/xDiJQH/7Df+1cK0gnU/g9E4+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d0LrxQAAANwAAAAPAAAAAAAAAAAAAAAAAJgCAABkcnMv&#10;ZG93bnJldi54bWxQSwUGAAAAAAQABAD1AAAAigMAAAAA&#10;" fillcolor="#ffff73" stroked="f"/>
                    <v:rect id="Rectangle 510" o:spid="_x0000_s1526" style="position:absolute;left:679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18MMMA&#10;AADcAAAADwAAAGRycy9kb3ducmV2LnhtbESPQWsCMRSE74X+h/AK3mp2rVpZjSJCwYMirvX+2DyT&#10;pZuXZZPq9t83guBxmJlvmMWqd424UhdqzwryYQaCuPK6ZqPg+/T1PgMRIrLGxjMp+KMAq+XrywIL&#10;7W98pGsZjUgQDgUqsDG2hZShsuQwDH1LnLyL7xzGJDsjdYe3BHeNHGXZVDqsOS1YbGljqfopf50C&#10;fy5P9eag96O1+RzbnM0utkapwVu/noOI1Mdn+NHeagWT/APuZ9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18MMMAAADcAAAADwAAAAAAAAAAAAAAAACYAgAAZHJzL2Rv&#10;d25yZXYueG1sUEsFBgAAAAAEAAQA9QAAAIgDAAAAAA==&#10;" fillcolor="#ffff71" stroked="f"/>
                    <v:rect id="Rectangle 511" o:spid="_x0000_s1527" style="position:absolute;left:679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8TMQA&#10;AADcAAAADwAAAGRycy9kb3ducmV2LnhtbESPW4vCMBSE34X9D+EIvtnU2yLVKCqIwqLgBX09NMe2&#10;bnNSmqj1328WFvZxmJlvmOm8MaV4Uu0Kywp6UQyCOLW64EzB+bTujkE4j6yxtEwK3uRgPvtoTTHR&#10;9sUHeh59JgKEXYIKcu+rREqX5mTQRbYiDt7N1gZ9kHUmdY2vADel7MfxpzRYcFjIsaJVTun38WEU&#10;yMOYr6MTbpe73QVv+/fmXn0NlOq0m8UEhKfG/4f/2lutYNQbwu+ZcAT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W/EzEAAAA3AAAAA8AAAAAAAAAAAAAAAAAmAIAAGRycy9k&#10;b3ducmV2LnhtbFBLBQYAAAAABAAEAPUAAACJAwAAAAA=&#10;" fillcolor="#ffff6f" stroked="f"/>
                    <v:rect id="Rectangle 512" o:spid="_x0000_s1528" style="position:absolute;left:680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Q18UA&#10;AADcAAAADwAAAGRycy9kb3ducmV2LnhtbESPQWsCMRSE74L/IbxCb5p1QZGtUUpF20NF3Lb3R/K6&#10;u+zmZUmibvvrTaHgcZj5ZpjVZrCduJAPjWMFs2kGglg703Cl4PNjN1mCCBHZYOeYFPxQgM16PFph&#10;YdyVT3QpYyVSCYcCFdQx9oWUQddkMUxdT5y8b+ctxiR9JY3Hayq3ncyzbCEtNpwWauzppSbdlmer&#10;YK4P7+15u/Ntpl+/fvPjfusXuVKPD8PzE4hIQ7yH/+k3k7jZHP7Op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09DXxQAAANwAAAAPAAAAAAAAAAAAAAAAAJgCAABkcnMv&#10;ZG93bnJldi54bWxQSwUGAAAAAAQABAD1AAAAigMAAAAA&#10;" fillcolor="#ffff6d" stroked="f"/>
                    <v:rect id="Rectangle 513" o:spid="_x0000_s1529" style="position:absolute;left:680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7WsMA&#10;AADcAAAADwAAAGRycy9kb3ducmV2LnhtbESPQYvCMBSE7wv+h/AEb2uqaJFqFF0oKCzCqnh+NM+2&#10;2Lx0m1jr/nojLHgcZuYbZrHqTCVaalxpWcFoGIEgzqwuOVdwOqafMxDOI2usLJOCBzlYLXsfC0y0&#10;vfMPtQefiwBhl6CCwvs6kdJlBRl0Q1sTB+9iG4M+yCaXusF7gJtKjqMolgZLDgsF1vRVUHY93IyC&#10;ySbfUZnu13/Xc0q/8Te1p/am1KDfrecgPHX+Hf5vb7WC6SiG15lw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H7WsMAAADcAAAADwAAAAAAAAAAAAAAAACYAgAAZHJzL2Rv&#10;d25yZXYueG1sUEsFBgAAAAAEAAQA9QAAAIgDAAAAAA==&#10;" fillcolor="#ffff6b" stroked="f"/>
                    <v:rect id="Rectangle 514" o:spid="_x0000_s1530" style="position:absolute;left:6810;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iyccA&#10;AADcAAAADwAAAGRycy9kb3ducmV2LnhtbESPT2vCQBTE7wW/w/KEXkrd2PonpllFCgUpeFCreHxk&#10;X7PR7NuQ3Wr67bsFweMwM79h8kVna3Gh1leOFQwHCQjiwumKSwVfu4/nFIQPyBprx6Tglzws5r2H&#10;HDPtrryhyzaUIkLYZ6jAhNBkUvrCkEU/cA1x9L5dazFE2ZZSt3iNcFvLlySZSIsVxwWDDb0bKs7b&#10;H6tgdNh9dk+zY7PZr1cnTk7+dWpSpR773fINRKAu3MO39korGA+n8H8mH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d4snHAAAA3AAAAA8AAAAAAAAAAAAAAAAAmAIAAGRy&#10;cy9kb3ducmV2LnhtbFBLBQYAAAAABAAEAPUAAACMAwAAAAA=&#10;" fillcolor="#ffff69" stroked="f"/>
                    <v:rect id="Rectangle 515" o:spid="_x0000_s1531" style="position:absolute;left:681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PGgMIA&#10;AADcAAAADwAAAGRycy9kb3ducmV2LnhtbERPz2vCMBS+D/wfwhN2GZqqTEZnFBEcXnRUJ+z4aN6S&#10;sualNNHW/94cBI8f3+/Fqne1uFIbKs8KJuMMBHHpdcVGwc9pO/oAESKyxtozKbhRgNVy8LLAXPuO&#10;C7oeoxEphEOOCmyMTS5lKC05DGPfECfuz7cOY4KtkbrFLoW7Wk6zbC4dVpwaLDa0sVT+Hy9OwXdx&#10;3m/r+Nu9FdPNTB+MM3b+pdTrsF9/gojUx6f44d5pBe+TtDa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8aAwgAAANwAAAAPAAAAAAAAAAAAAAAAAJgCAABkcnMvZG93&#10;bnJldi54bWxQSwUGAAAAAAQABAD1AAAAhwMAAAAA&#10;" fillcolor="#ffff67" stroked="f"/>
                    <v:rect id="Rectangle 516" o:spid="_x0000_s1532" style="position:absolute;left:682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sTZccA&#10;AADcAAAADwAAAGRycy9kb3ducmV2LnhtbESPT0vDQBTE70K/w/IEb3ZTQW3SbovUPyg9tLZeentk&#10;n9nQ7NuQfTaxn94VBI/DzPyGmS8H36gTdbEObGAyzkARl8HWXBn42D9fT0FFQbbYBCYD3xRhuRhd&#10;zLGwoed3Ou2kUgnCsUADTqQttI6lI49xHFri5H2GzqMk2VXadtgnuG/0TZbdaY81pwWHLa0clcfd&#10;lzewetv29/laNufs6fHFHpzst+fcmKvL4WEGSmiQ//Bf+9UauJ3k8HsmHQG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7E2XHAAAA3AAAAA8AAAAAAAAAAAAAAAAAmAIAAGRy&#10;cy9kb3ducmV2LnhtbFBLBQYAAAAABAAEAPUAAACMAwAAAAA=&#10;" fillcolor="#ffff65" stroked="f"/>
                    <v:rect id="Rectangle 517" o:spid="_x0000_s1533" style="position:absolute;left:682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ztMIA&#10;AADcAAAADwAAAGRycy9kb3ducmV2LnhtbERPz2vCMBS+D/wfwhO8rek6JltnFCk4x27qYOz2aN7a&#10;YvNSk9hW/3pzGHj8+H4vVqNpRU/ON5YVPCUpCOLS6oYrBd+HzeMrCB+QNbaWScGFPKyWk4cF5toO&#10;vKN+HyoRQ9jnqKAOocul9GVNBn1iO+LI/VlnMEToKqkdDjHctDJL07k02HBsqLGjoqbyuD8bBSc3&#10;fr1tq3AsfHbpy4/s51dfn5WaTcf1O4hAY7iL/92fWsFLFufHM/EI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nO0wgAAANwAAAAPAAAAAAAAAAAAAAAAAJgCAABkcnMvZG93&#10;bnJldi54bWxQSwUGAAAAAAQABAD1AAAAhwMAAAAA&#10;" fillcolor="#ffff63" stroked="f"/>
                    <v:rect id="Rectangle 518" o:spid="_x0000_s1534" style="position:absolute;left:683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FDVMcA&#10;AADcAAAADwAAAGRycy9kb3ducmV2LnhtbESPQWvCQBSE70L/w/IKvRTdKFhqzEZsoOihl9hCPT6z&#10;r0lo9m2aXWPsr3cFweMwM98wyWowjeipc7VlBdNJBIK4sLrmUsHX5/v4FYTzyBoby6TgTA5W6cMo&#10;wVjbE+fU73wpAoRdjAoq79tYSldUZNBNbEscvB/bGfRBdqXUHZ4C3DRyFkUv0mDNYaHClrKKit/d&#10;0ShYZ99yczjuiz5b0PPH3//bIpe5Uk+Pw3oJwtPg7+Fbe6sVzGdTuJ4JR0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xQ1THAAAA3AAAAA8AAAAAAAAAAAAAAAAAmAIAAGRy&#10;cy9kb3ducmV2LnhtbFBLBQYAAAAABAAEAPUAAACMAwAAAAA=&#10;" fillcolor="#ffff61" stroked="f"/>
                    <v:rect id="Rectangle 519" o:spid="_x0000_s1535" style="position:absolute;left:683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GBJsUA&#10;AADcAAAADwAAAGRycy9kb3ducmV2LnhtbESPQWvCQBSE7wX/w/KEXkrdNKiU1FXa0qL0ZvTQ42v2&#10;NZs2+zZkXzX+e7cgeBxm5htmsRp8qw7UxyawgYdJBoq4Crbh2sB+937/CCoKssU2MBk4UYTVcnSz&#10;wMKGI2/pUEqtEoRjgQacSFdoHStHHuMkdMTJ+w69R0myr7Xt8ZjgvtV5ls21x4bTgsOOXh1Vv+Wf&#10;N/BWSpi+fK6dtncfm/gTMZOvuTG34+H5CZTQINfwpb2xBmZ5Dv9n0hHQy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YEmxQAAANwAAAAPAAAAAAAAAAAAAAAAAJgCAABkcnMv&#10;ZG93bnJldi54bWxQSwUGAAAAAAQABAD1AAAAigMAAAAA&#10;" fillcolor="#ffff5f" stroked="f"/>
                    <v:rect id="Rectangle 520" o:spid="_x0000_s1536" style="position:absolute;left:684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T/tMUA&#10;AADcAAAADwAAAGRycy9kb3ducmV2LnhtbESPQWvCQBSE70L/w/IK3nSTSIpE11AKhUp70Xhob8/s&#10;Mwlm36bZrSb/3hUKHoeZ+YZZ54NpxYV611hWEM8jEMSl1Q1XCg7F+2wJwnlkja1lUjCSg3zzNFlj&#10;pu2Vd3TZ+0oECLsMFdTed5mUrqzJoJvbjjh4J9sb9EH2ldQ9XgPctDKJohdpsOGwUGNHbzWV5/2f&#10;UZAUcbpNd8d2LPlr/F64rvj8/VFq+jy8rkB4Gvwj/N/+0ArSZAH3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RP+0xQAAANwAAAAPAAAAAAAAAAAAAAAAAJgCAABkcnMv&#10;ZG93bnJldi54bWxQSwUGAAAAAAQABAD1AAAAigMAAAAA&#10;" fillcolor="#ffff5d" stroked="f"/>
                    <v:rect id="Rectangle 521" o:spid="_x0000_s1537" style="position:absolute;left:6845;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l+a8YA&#10;AADcAAAADwAAAGRycy9kb3ducmV2LnhtbESPQWvCQBSE74X+h+UJ3urGUK2m2YgIFUEKNorn1+xr&#10;kjb7NmRXjf56t1DocZiZb5h00ZtGnKlztWUF41EEgriwuuZSwWH/9jQD4TyyxsYyKbiSg0X2+JBi&#10;ou2FP+ic+1IECLsEFVTet4mUrqjIoBvZljh4X7Yz6IPsSqk7vAS4aWQcRVNpsOawUGFLq4qKn/xk&#10;FGy/j0VT707rdx2389l6+nnD7YtSw0G/fAXhqff/4b/2RiuYxM/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l+a8YAAADcAAAADwAAAAAAAAAAAAAAAACYAgAAZHJz&#10;L2Rvd25yZXYueG1sUEsFBgAAAAAEAAQA9QAAAIsDAAAAAA==&#10;" fillcolor="#ffff5b" stroked="f"/>
                    <v:rect id="Rectangle 522" o:spid="_x0000_s1538" style="position:absolute;left:684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jmFsMA&#10;AADcAAAADwAAAGRycy9kb3ducmV2LnhtbESP0YrCMBRE34X9h3AFX4qmFpSlGkWWCi7IgnU/4Npc&#10;22JzU5uo3b83C4KPw8ycYZbr3jTiTp2rLSuYTmIQxIXVNZcKfo/b8ScI55E1NpZJwR85WK8+BktM&#10;tX3wge65L0WAsEtRQeV9m0rpiooMuoltiYN3tp1BH2RXSt3hI8BNI5M4nkuDNYeFClv6qqi45Dej&#10;IPo22XV/4m2RZeYyj5IId+5HqdGw3yxAeOr9O/xq77SCWTKD/zPh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jmFsMAAADcAAAADwAAAAAAAAAAAAAAAACYAgAAZHJzL2Rv&#10;d25yZXYueG1sUEsFBgAAAAAEAAQA9QAAAIgDAAAAAA==&#10;" fillcolor="#ffff59" stroked="f"/>
                    <v:rect id="Rectangle 523" o:spid="_x0000_s1539" style="position:absolute;left:685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DUsMA&#10;AADcAAAADwAAAGRycy9kb3ducmV2LnhtbESP0WrCQBRE3wv+w3IFX4puGjCE6CpSkLY+WfUDLtlr&#10;Npi9G7NrjH/fFYQ+DjNzhlmuB9uInjpfO1bwMUtAEJdO11wpOB230xyED8gaG8ek4EEe1qvR2xIL&#10;7e78S/0hVCJC2BeowITQFlL60pBFP3MtcfTOrrMYouwqqTu8R7htZJokmbRYc1ww2NKnofJyuFkF&#10;Ie/LNMv3hprdz/V26elrvn1XajIeNgsQgYbwH361v7WCeZrB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UDUsMAAADcAAAADwAAAAAAAAAAAAAAAACYAgAAZHJzL2Rv&#10;d25yZXYueG1sUEsFBgAAAAAEAAQA9QAAAIgDAAAAAA==&#10;" fillcolor="#ffff57" stroked="f"/>
                    <v:rect id="Rectangle 524" o:spid="_x0000_s1540" style="position:absolute;left:685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MRI8YA&#10;AADcAAAADwAAAGRycy9kb3ducmV2LnhtbESP3WoCMRSE7wXfIRzBG6nZCtWyNYoIovWm/j3A6ea4&#10;u7g52SbR3fbpTUHwcpiZb5jpvDWVuJHzpWUFr8MEBHFmdcm5gtNx9fIOwgdkjZVlUvBLHuazbmeK&#10;qbYN7+l2CLmIEPYpKihCqFMpfVaQQT+0NXH0ztYZDFG6XGqHTYSbSo6SZCwNlhwXCqxpWVB2OVyN&#10;gurk18dv2a73g+vn5udv17jtV65Uv9cuPkAEasMz/GhvtIK30QT+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MRI8YAAADcAAAADwAAAAAAAAAAAAAAAACYAgAAZHJz&#10;L2Rvd25yZXYueG1sUEsFBgAAAAAEAAQA9QAAAIsDAAAAAA==&#10;" fillcolor="#ff5" stroked="f"/>
                    <v:rect id="Rectangle 525" o:spid="_x0000_s1541" style="position:absolute;left:686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jxwcIA&#10;AADcAAAADwAAAGRycy9kb3ducmV2LnhtbERPTYvCMBC9C/6HMMJeRFMFl1KNooKiLAtaBa9DMzbF&#10;ZlKaqN1/vzks7PHxvherztbiRa2vHCuYjBMQxIXTFZcKrpfdKAXhA7LG2jEp+CEPq2W/t8BMuzef&#10;6ZWHUsQQ9hkqMCE0mZS+MGTRj11DHLm7ay2GCNtS6hbfMdzWcpokn9JixbHBYENbQ8Ujf1oFlJ8O&#10;190w3d+266f52ny7423jlPoYdOs5iEBd+Bf/uQ9awWwa18Yz8Qj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qPHBwgAAANwAAAAPAAAAAAAAAAAAAAAAAJgCAABkcnMvZG93&#10;bnJldi54bWxQSwUGAAAAAAQABAD1AAAAhwMAAAAA&#10;" fillcolor="#ffff53" stroked="f"/>
                    <v:rect id="Rectangle 526" o:spid="_x0000_s1542" style="position:absolute;left:686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1MAcIA&#10;AADcAAAADwAAAGRycy9kb3ducmV2LnhtbESPQWsCMRSE7wX/Q3gFbzWpoNStURahqMdada+PzXOz&#10;dPOy3URd/30jCB6HmW+GmS9714gLdaH2rOF9pEAQl97UXGnY/3y9fYAIEdlg45k03CjAcjF4mWNm&#10;/JW/6bKLlUglHDLUYGNsMylDaclhGPmWOHkn3zmMSXaVNB1eU7lr5FipqXRYc1qw2NLKUvm7OzsN&#10;k781l4ejXatCbYpTMckPW8y1Hr72+SeISH18hh/0xiRuPIP7mXQ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UwBwgAAANwAAAAPAAAAAAAAAAAAAAAAAJgCAABkcnMvZG93&#10;bnJldi54bWxQSwUGAAAAAAQABAD1AAAAhwMAAAAA&#10;" fillcolor="#ffff51" stroked="f"/>
                    <v:rect id="Rectangle 527" o:spid="_x0000_s1543" style="position:absolute;left:687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UR2MAA&#10;AADcAAAADwAAAGRycy9kb3ducmV2LnhtbERPy4rCMBTdC/5DuMLsNHVGRapRRBgRB6mvD7g016bY&#10;3JQmav17sxhweTjv+bK1lXhQ40vHCoaDBARx7nTJhYLL+bc/BeEDssbKMSl4kYflotuZY6rdk4/0&#10;OIVCxBD2KSowIdSplD43ZNEPXE0cuatrLIYIm0LqBp8x3FbyO0km0mLJscFgTWtD+e10twr+Rrwf&#10;ZWudbaeZPB/Gu3azI6PUV69dzUAEasNH/O/eagXjnzg/nolHQC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tUR2MAAAADcAAAADwAAAAAAAAAAAAAAAACYAgAAZHJzL2Rvd25y&#10;ZXYueG1sUEsFBgAAAAAEAAQA9QAAAIUDAAAAAA==&#10;" fillcolor="#ffff4f" stroked="f"/>
                    <v:rect id="Rectangle 528" o:spid="_x0000_s1544" style="position:absolute;left:68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USDsUA&#10;AADcAAAADwAAAGRycy9kb3ducmV2LnhtbESPQWvCQBSE74L/YXkFb7rZirakrkEqitBL1fbQ2yP7&#10;moRk34bsGuO/dwsFj8PMfMOsssE2oqfOV441qFkCgjh3puJCw9d5N30F4QOywcYxabiRh2w9Hq0w&#10;Ne7KR+pPoRARwj5FDWUIbSqlz0uy6GeuJY7er+sshii7QpoOrxFuG/mcJEtpseK4UGJL7yXl9eli&#10;NfRqv1WXT1e/fPzst8VBNok/f2s9eRo2byACDeER/m8fjIbFXMHfmXg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RIOxQAAANwAAAAPAAAAAAAAAAAAAAAAAJgCAABkcnMv&#10;ZG93bnJldi54bWxQSwUGAAAAAAQABAD1AAAAigMAAAAA&#10;" fillcolor="#ffff4d" stroked="f"/>
                    <v:rect id="Rectangle 529" o:spid="_x0000_s1545" style="position:absolute;left:688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MhsUA&#10;AADcAAAADwAAAGRycy9kb3ducmV2LnhtbESPQWvCQBSE74L/YXmCN92oVUrqKiIIRepBTYXeHtln&#10;Esy+XbLbGP+9Wyh4HGbmG2a57kwtWmp8ZVnBZJyAIM6trrhQkJ13o3cQPiBrrC2Tggd5WK/6vSWm&#10;2t75SO0pFCJC2KeooAzBpVL6vCSDfmwdcfSutjEYomwKqRu8R7ip5TRJFtJgxXGhREfbkvLb6dco&#10;+Dq0u/3PW3dbnLPr1mXfF3TZRanhoNt8gAjUhVf4v/2pFcxnU/g7E4+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4yGxQAAANwAAAAPAAAAAAAAAAAAAAAAAJgCAABkcnMv&#10;ZG93bnJldi54bWxQSwUGAAAAAAQABAD1AAAAigMAAAAA&#10;" fillcolor="#ffff4b" stroked="f"/>
                    <v:rect id="Rectangle 530" o:spid="_x0000_s1546" style="position:absolute;left:688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A6sMA&#10;AADcAAAADwAAAGRycy9kb3ducmV2LnhtbESPQYvCMBSE7wv+h/AEb2uqokg1igiyXlzXKnh9NM+2&#10;2Ly0TdZ2/70RFjwOM/MNs1x3phQPalxhWcFoGIEgTq0uOFNwOe8+5yCcR9ZYWiYFf+Rgvep9LDHW&#10;tuUTPRKfiQBhF6OC3PsqltKlORl0Q1sRB+9mG4M+yCaTusE2wE0px1E0kwYLDgs5VrTNKb0nv0ZB&#10;ffg6fdu9u86ORXt2P1xXo65WatDvNgsQnjr/Dv+391rBdDKB15lw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MA6sMAAADcAAAADwAAAAAAAAAAAAAAAACYAgAAZHJzL2Rv&#10;d25yZXYueG1sUEsFBgAAAAAEAAQA9QAAAIgDAAAAAA==&#10;" fillcolor="#ffff49" stroked="f"/>
                    <v:rect id="Rectangle 531" o:spid="_x0000_s1547" style="position:absolute;left:689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jZ0sYA&#10;AADcAAAADwAAAGRycy9kb3ducmV2LnhtbESP3WrCQBSE7wXfYTlC73TTn0iJriKFohaxGAu5PWSP&#10;2dDs2ZDdatqnd4WCl8PMfMPMl71txJk6XztW8DhJQBCXTtdcKfg6vo9fQfiArLFxTAp+ycNyMRzM&#10;MdPuwgc656ESEcI+QwUmhDaT0peGLPqJa4mjd3KdxRBlV0nd4SXCbSOfkmQqLdYcFwy29Gao/M5/&#10;rIK/NP9s1sXHflusiv3RpOud5UKph1G/moEI1Id7+L+90QrS5xe4nY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jZ0sYAAADcAAAADwAAAAAAAAAAAAAAAACYAgAAZHJz&#10;L2Rvd25yZXYueG1sUEsFBgAAAAAEAAQA9QAAAIsDAAAAAA==&#10;" fillcolor="#ffff47" stroked="f"/>
                    <v:rect id="Rectangle 532" o:spid="_x0000_s1548" style="position:absolute;left:68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4AXcQA&#10;AADcAAAADwAAAGRycy9kb3ducmV2LnhtbESPT4vCMBTE7wt+h/CEva2pK12kNhXRdRE8iH8OHh/N&#10;sy02L7WJWr+9EYQ9DjO/GSaddqYWN2pdZVnBcBCBIM6trrhQcNgvv8YgnEfWWFsmBQ9yMM16Hykm&#10;2t55S7edL0QoYZeggtL7JpHS5SUZdAPbEAfvZFuDPsi2kLrFeyg3tfyOoh9psOKwUGJD85Ly8+5q&#10;FMR4XPz97i/uuB5u9LV28Zq6RqnPfjebgPDU+f/wm17pwI1ieJ0JR0B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eAF3EAAAA3AAAAA8AAAAAAAAAAAAAAAAAmAIAAGRycy9k&#10;b3ducmV2LnhtbFBLBQYAAAAABAAEAPUAAACJAwAAAAA=&#10;" fillcolor="#ffff45" stroked="f"/>
                    <v:rect id="Rectangle 533" o:spid="_x0000_s1549" style="position:absolute;left:690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i+sUA&#10;AADcAAAADwAAAGRycy9kb3ducmV2LnhtbESPQWvCQBSE70L/w/IK3upGJVqjq0ihIoUKxuL5kX1N&#10;UrNvl+yqsb++WxA8DjPzDbNYdaYRF2p9bVnBcJCAIC6srrlU8HV4f3kF4QOyxsYyKbiRh9XyqbfA&#10;TNsr7+mSh1JECPsMFVQhuExKX1Rk0A+sI47et20NhijbUuoWrxFuGjlKkok0WHNcqNDRW0XFKT8b&#10;BaPZ0Rx36S9Pzxv3s/v8SPPN2inVf+7WcxCBuvAI39tbrSAdT+D/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e2L6xQAAANwAAAAPAAAAAAAAAAAAAAAAAJgCAABkcnMv&#10;ZG93bnJldi54bWxQSwUGAAAAAAQABAD1AAAAigMAAAAA&#10;" fillcolor="#ffff43" stroked="f"/>
                    <v:rect id="Rectangle 534" o:spid="_x0000_s1550" style="position:absolute;left:690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0738UA&#10;AADcAAAADwAAAGRycy9kb3ducmV2LnhtbESP32rCMBTG7we+QzjCbkSTOjalGsuYOGRYxrQPcGiO&#10;bbE5KU2m3dsvwmCXH9+fH986G2wrrtT7xrGGZKZAEJfONFxpKE676RKED8gGW8ek4Yc8ZJvRwxpT&#10;4278RddjqEQcYZ+ihjqELpXSlzVZ9DPXEUfv7HqLIcq+kqbHWxy3rZwr9SItNhwJNXb0VlN5OX7b&#10;yH3/nBwob9RlO0k+1KEodjZXWj+Oh9cViEBD+A//tfdGw/PTAu5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TvfxQAAANwAAAAPAAAAAAAAAAAAAAAAAJgCAABkcnMv&#10;ZG93bnJldi54bWxQSwUGAAAAAAQABAD1AAAAigMAAAAA&#10;" fillcolor="#ffff41" stroked="f"/>
                    <v:rect id="Rectangle 535" o:spid="_x0000_s1551" style="position:absolute;left:69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kX8EA&#10;AADcAAAADwAAAGRycy9kb3ducmV2LnhtbERPy4rCMBTdC/5DuII7TdVRnGoUXyMu3IwdBpeX5toW&#10;m5vSxNr5+8lCcHk47+W6NaVoqHaFZQWjYQSCOLW64EzBT/I1mINwHlljaZkU/JGD9arbWWKs7ZO/&#10;qbn4TIQQdjEqyL2vYildmpNBN7QVceButjboA6wzqWt8hnBTynEUzaTBgkNDjhXtckrvl4dR8OuP&#10;TTL/TA67vT4z6evHdro9KdXvtZsFCE+tf4tf7pNWMJ2EteFMO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o5F/BAAAA3AAAAA8AAAAAAAAAAAAAAAAAmAIAAGRycy9kb3du&#10;cmV2LnhtbFBLBQYAAAAABAAEAPUAAACGAwAAAAA=&#10;" fillcolor="#ffff3f" stroked="f"/>
                    <v:rect id="Rectangle 536" o:spid="_x0000_s1552" style="position:absolute;left:691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7B7cUA&#10;AADcAAAADwAAAGRycy9kb3ducmV2LnhtbESPX0sDMRDE34V+h7CCbzZn1VKvTUsRFEHEtrbvy2Xv&#10;D002Z7K257c3guDjMDO/YRarwTt1opi6wAZuxgUo4irYjhsD+4+n6xmoJMgWXWAy8E0JVsvRxQJL&#10;G868pdNOGpUhnEo00Ir0pdapasljGoeeOHt1iB4ly9hoG/Gc4d7pSVFMtceO80KLPT22VB13X96A&#10;qw57t4l1vXmezI53tcjr++ebMVeXw3oOSmiQ//Bf+8UauL99gN8z+Qjo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sHtxQAAANwAAAAPAAAAAAAAAAAAAAAAAJgCAABkcnMv&#10;ZG93bnJldi54bWxQSwUGAAAAAAQABAD1AAAAigMAAAAA&#10;" fillcolor="#ffff3d" stroked="f"/>
                    <v:rect id="Rectangle 537" o:spid="_x0000_s1553" style="position:absolute;left:692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DB78QA&#10;AADcAAAADwAAAGRycy9kb3ducmV2LnhtbERPTWvCQBC9F/wPywje6kZRsalrsEIhl6JVsT0O2TEJ&#10;yc6G7DZJ++vdg9Dj431vksHUoqPWlZYVzKYRCOLM6pJzBZfz+/MahPPIGmvLpOCXHCTb0dMGY217&#10;/qTu5HMRQtjFqKDwvomldFlBBt3UNsSBu9nWoA+wzaVusQ/hppbzKFpJgyWHhgIb2heUVacfo+BP&#10;px/z5fpQrQ5vx6+X7+N1tu+uSk3Gw+4VhKfB/4sf7lQrWC7C/HAmHAG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Awe/EAAAA3AAAAA8AAAAAAAAAAAAAAAAAmAIAAGRycy9k&#10;b3ducmV2LnhtbFBLBQYAAAAABAAEAPUAAACJAwAAAAA=&#10;" fillcolor="#ffff3b" stroked="f"/>
                    <v:rect id="Rectangle 538" o:spid="_x0000_s1554" style="position:absolute;left:69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B54scA&#10;AADcAAAADwAAAGRycy9kb3ducmV2LnhtbESPQWvCQBSE7wX/w/IKvdWNUqVGV9FCafFQNI16fWRf&#10;s8Hs25Ddappf7xYKPQ4z8w2zWHW2FhdqfeVYwWiYgCAunK64VJB/vj4+g/ABWWPtmBT8kIfVcnC3&#10;wFS7K+/pkoVSRAj7FBWYEJpUSl8YsuiHriGO3pdrLYYo21LqFq8Rbms5TpKptFhxXDDY0Iuh4px9&#10;WwXb/jT9mL1tfLbLe+MO/fiYT45KPdx36zmIQF34D/+137WCydMIfs/EI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QeeLHAAAA3AAAAA8AAAAAAAAAAAAAAAAAmAIAAGRy&#10;cy9kb3ducmV2LnhtbFBLBQYAAAAABAAEAPUAAACMAwAAAAA=&#10;" fillcolor="#ffff39" stroked="f"/>
                    <v:rect id="Rectangle 539" o:spid="_x0000_s1555" style="position:absolute;left:693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tDdsYA&#10;AADcAAAADwAAAGRycy9kb3ducmV2LnhtbESPQWsCMRSE70L/Q3gFL1Kzikq7NUpVCgoeXFvw+tg8&#10;s0s3L+sm6vbfG0HwOMzMN8x03tpKXKjxpWMFg34Cgjh3umSj4Pfn++0dhA/IGivHpOCfPMxnL50p&#10;ptpdOaPLPhgRIexTVFCEUKdS+rwgi77vauLoHV1jMUTZGKkbvEa4reQwSSbSYslxocCalgXlf/uz&#10;VbBNemb3keu6l41W5+NpcTDZ5qBU97X9+gQRqA3P8KO91grGoyHc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tDdsYAAADcAAAADwAAAAAAAAAAAAAAAACYAgAAZHJz&#10;L2Rvd25yZXYueG1sUEsFBgAAAAAEAAQA9QAAAIsDAAAAAA==&#10;" fillcolor="#ffff37" stroked="f"/>
                    <v:rect id="Rectangle 540" o:spid="_x0000_s1556" style="position:absolute;left:693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SUjMcA&#10;AADcAAAADwAAAGRycy9kb3ducmV2LnhtbESPzW7CMBCE75X6DtZW6qUChxYiCBhEK7X0WH4OHFfx&#10;kkSJ18F2IfD0GKlSj6OZ+UYzW3SmESdyvrKsYNBPQBDnVldcKNhtP3tjED4ga2wsk4ILeVjMHx9m&#10;mGl75jWdNqEQEcI+QwVlCG0mpc9LMuj7tiWO3sE6gyFKV0jt8BzhppGvSZJKgxXHhRJb+igprze/&#10;RkH9/jVYFVt/dceLrF8m+X6S/gyVen7qllMQgbrwH/5rf2sFo+Eb3M/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0lIzHAAAA3AAAAA8AAAAAAAAAAAAAAAAAmAIAAGRy&#10;cy9kb3ducmV2LnhtbFBLBQYAAAAABAAEAPUAAACMAwAAAAA=&#10;" fillcolor="#ffff35" stroked="f"/>
                    <v:rect id="Rectangle 541" o:spid="_x0000_s1557" style="position:absolute;left:694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grcUA&#10;AADcAAAADwAAAGRycy9kb3ducmV2LnhtbESPQWvCQBSE74L/YXlCb3VTG0Wim1AqgpceEoX2+Mw+&#10;k9js25BdY/rvu4WCx2FmvmG22WhaMVDvGssKXuYRCOLS6oYrBafj/nkNwnlkja1lUvBDDrJ0Otli&#10;ou2dcxoKX4kAYZeggtr7LpHSlTUZdHPbEQfvYnuDPsi+krrHe4CbVi6iaCUNNhwWauzovabyu7iZ&#10;QJHDQfu8/Sq63cet+FxeX8+7q1JPs/FtA8LT6B/h//ZBK1jGMfydCUd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GCtxQAAANwAAAAPAAAAAAAAAAAAAAAAAJgCAABkcnMv&#10;ZG93bnJldi54bWxQSwUGAAAAAAQABAD1AAAAigMAAAAA&#10;" fillcolor="#ff3" stroked="f"/>
                    <v:rect id="Rectangle 542" o:spid="_x0000_s1558" style="position:absolute;left:694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zc8UA&#10;AADcAAAADwAAAGRycy9kb3ducmV2LnhtbESPT2vCQBTE7wW/w/IEL6FulCo2uopaWurNP+39kX0m&#10;wezbkF2T1E/fFQSPw8z8hlmsOlOKhmpXWFYwGsYgiFOrC84U/Jw+X2cgnEfWWFomBX/kYLXsvSww&#10;0bblAzVHn4kAYZeggtz7KpHSpTkZdENbEQfvbGuDPsg6k7rGNsBNKcdxPJUGCw4LOVa0zSm9HK9G&#10;wcf7V9Sc5C2y+zbaX9Z+x5vfnVKDfreeg/DU+Wf40f7WCiZvE7ifC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HNzxQAAANwAAAAPAAAAAAAAAAAAAAAAAJgCAABkcnMv&#10;ZG93bnJldi54bWxQSwUGAAAAAAQABAD1AAAAigMAAAAA&#10;" fillcolor="#ffff31" stroked="f"/>
                    <v:rect id="Rectangle 543" o:spid="_x0000_s1559" style="position:absolute;left:695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0z68QA&#10;AADcAAAADwAAAGRycy9kb3ducmV2LnhtbESPUWvCMBSF3wf+h3CFvc1U2aRUo4hsMBEE2/2Au+ba&#10;FJub0ETt/v0iCD4ezjnf4SzXg+3ElfrQOlYwnWQgiGunW24U/FRfbzmIEJE1do5JwR8FWK9GL0ss&#10;tLvxka5lbESCcChQgYnRF1KG2pDFMHGeOHkn11uMSfaN1D3eEtx2cpZlc2mx5bRg0NPWUH0uL1bB&#10;5z4eqst+k5fG/862Ne2Ou9wr9ToeNgsQkYb4DD/a31rBx/sc7mfS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M+vEAAAA3AAAAA8AAAAAAAAAAAAAAAAAmAIAAGRycy9k&#10;b3ducmV2LnhtbFBLBQYAAAAABAAEAPUAAACJAwAAAAA=&#10;" fillcolor="#ffff2f" stroked="f"/>
                    <v:rect id="Rectangle 544" o:spid="_x0000_s1560" style="position:absolute;left:695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V7hMcA&#10;AADcAAAADwAAAGRycy9kb3ducmV2LnhtbESPQWvCQBSE70L/w/IKXqRutK0t0VVUFIo9mQba4yP7&#10;TNJm38bsGqO/vlsoeBxm5htmtuhMJVpqXGlZwWgYgSDOrC45V5B+bB9eQTiPrLGyTAou5GAxv+vN&#10;MNb2zHtqE5+LAGEXo4LC+zqW0mUFGXRDWxMH72Abgz7IJpe6wXOAm0qOo2giDZYcFgqsaV1Q9pOc&#10;jIL3tE0ev7vNai/Tq19/Lo8D/bVTqn/fLacgPHX+Fv5vv2kFz08v8Hc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1e4THAAAA3AAAAA8AAAAAAAAAAAAAAAAAmAIAAGRy&#10;cy9kb3ducmV2LnhtbFBLBQYAAAAABAAEAPUAAACMAwAAAAA=&#10;" fillcolor="#ffff2d" stroked="f"/>
                    <v:rect id="Rectangle 545" o:spid="_x0000_s1561" style="position:absolute;left:6960;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4fMUA&#10;AADcAAAADwAAAGRycy9kb3ducmV2LnhtbERPz2vCMBS+C/sfwhvsMmay4WRUo2yOoeJB1w2Gt0fz&#10;1pY1LyXJ2vrfm4Pg8eP7PV8OthEd+VA71vA4ViCIC2dqLjV8f308vIAIEdlg45g0nCjAcnEzmmNm&#10;XM+f1OWxFCmEQ4YaqhjbTMpQVGQxjF1LnLhf5y3GBH0pjcc+hdtGPik1lRZrTg0VtrSqqPjL/62G&#10;vN/e++54mtg39X5Y71W+2/2stL67HV5nICIN8Sq+uDdGw/MkrU1n0hGQi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8zh8xQAAANwAAAAPAAAAAAAAAAAAAAAAAJgCAABkcnMv&#10;ZG93bnJldi54bWxQSwUGAAAAAAQABAD1AAAAigMAAAAA&#10;" fillcolor="#ffff2b" stroked="f"/>
                    <v:rect id="Rectangle 546" o:spid="_x0000_s1562" style="position:absolute;left:696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pOcMA&#10;AADcAAAADwAAAGRycy9kb3ducmV2LnhtbESPQWsCMRSE7wX/Q3iF3mpWUWm3RtGCUAQPWovX180z&#10;Wbp5WZJU139vBMHjMDPfMNN55xpxohBrzwoG/QIEceV1zUbB/nv1+gYiJmSNjWdScKEI81nvaYql&#10;9mfe0mmXjMgQjiUqsCm1pZSxsuQw9n1LnL2jDw5TlsFIHfCc4a6Rw6KYSIc15wWLLX1aqv52/07B&#10;T7CD8XFpf81qfzDrEW/swWulXp67xQeIRF16hO/tL61gPHqH25l8BO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MpOcMAAADcAAAADwAAAAAAAAAAAAAAAACYAgAAZHJzL2Rv&#10;d25yZXYueG1sUEsFBgAAAAAEAAQA9QAAAIgDAAAAAA==&#10;" fillcolor="#ffff29" stroked="f"/>
                    <v:rect id="Rectangle 547" o:spid="_x0000_s1563" style="position:absolute;left:696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0cIA&#10;AADcAAAADwAAAGRycy9kb3ducmV2LnhtbERPTYvCMBC9C/6HMII3TRUV6RpFRdGDh7W6ex6a2bbY&#10;TGoTbfXXbw4Le3y878WqNaV4Uu0KywpGwwgEcWp1wZmC62U/mINwHlljaZkUvMjBatntLDDWtuEz&#10;PROfiRDCLkYFufdVLKVLczLohrYiDtyPrQ36AOtM6hqbEG5KOY6imTRYcGjIsaJtTukteRgFrvoy&#10;s8n2ULznyf1z9N1sTrvHWal+r11/gPDU+n/xn/uoFUynYX44E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86vRwgAAANwAAAAPAAAAAAAAAAAAAAAAAJgCAABkcnMvZG93&#10;bnJldi54bWxQSwUGAAAAAAQABAD1AAAAhwMAAAAA&#10;" fillcolor="#ffff27" stroked="f"/>
                    <v:rect id="Rectangle 548" o:spid="_x0000_s1564" style="position:absolute;left:697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escsYA&#10;AADcAAAADwAAAGRycy9kb3ducmV2LnhtbESPT2vCQBTE7wW/w/IEL6XuatFKdBUpFgIexL/nR/aZ&#10;BLNv0+xWk2/fFQo9DjPzG2axam0l7tT40rGG0VCBIM6cKTnXcDp+vc1A+IBssHJMGjrysFr2XhaY&#10;GPfgPd0PIRcRwj5BDUUIdSKlzwqy6IeuJo7e1TUWQ5RNLk2Djwi3lRwrNZUWS44LBdb0WVB2O/xY&#10;DZdN+rE77bbX8/t3p8Zder69qkrrQb9dz0EEasN/+K+dGg2TyQie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escsYAAADcAAAADwAAAAAAAAAAAAAAAACYAgAAZHJz&#10;L2Rvd25yZXYueG1sUEsFBgAAAAAEAAQA9QAAAIsDAAAAAA==&#10;" fillcolor="#ffff25" stroked="f"/>
                    <v:rect id="Rectangle 549" o:spid="_x0000_s1565" style="position:absolute;left:698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d8sUA&#10;AADcAAAADwAAAGRycy9kb3ducmV2LnhtbESPT4vCMBTE74LfITxhb5oq6Go1isoqXkT8g3h8NM+2&#10;2LyUJmp3P71ZEDwOM/MbZjKrTSEeVLncsoJuJwJBnFidc6rgdFy1hyCcR9ZYWCYFv+RgNm02Jhhr&#10;++Q9PQ4+FQHCLkYFmfdlLKVLMjLoOrYkDt7VVgZ9kFUqdYXPADeF7EXRQBrMOSxkWNIyo+R2uBsF&#10;yaBY7Bbb8/l+keb7Zxut/5Yjo9RXq56PQXiq/Sf8bm+0gn6/B/9nwhGQ0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h3yxQAAANwAAAAPAAAAAAAAAAAAAAAAAJgCAABkcnMv&#10;ZG93bnJldi54bWxQSwUGAAAAAAQABAD1AAAAigMAAAAA&#10;" fillcolor="#ffff23" stroked="f"/>
                    <v:rect id="Rectangle 550" o:spid="_x0000_s1566" style="position:absolute;left:69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YKbcQA&#10;AADcAAAADwAAAGRycy9kb3ducmV2LnhtbESPzU7DMBCE75V4B2uRuFGHnyKU1q1KEdArLZfetvE2&#10;TojXUbwk4e1xJaQeRzPzjWaxGn2jeupiFdjA3TQDRVwEW3Fp4Gv/dvsMKgqyxSYwGfilCKvl1WSB&#10;uQ0Df1K/k1IlCMccDTiRNtc6Fo48xmloiZN3Cp1HSbIrte1wSHDf6Psse9IeK04LDlvaOCq+dz/e&#10;wLo+vgwim4/+sB/eC/f4WmdSG3NzPa7noIRGuYT/21trYDZ7gPOZdAT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WCm3EAAAA3AAAAA8AAAAAAAAAAAAAAAAAmAIAAGRycy9k&#10;b3ducmV2LnhtbFBLBQYAAAAABAAEAPUAAACJAwAAAAA=&#10;" fillcolor="#ffff21" stroked="f"/>
                    <v:rect id="Rectangle 551" o:spid="_x0000_s1567" style="position:absolute;left:698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TH8IA&#10;AADcAAAADwAAAGRycy9kb3ducmV2LnhtbESPS2vDMBCE74H+B7GF3mI5pS7BtWyS0EIvOTRO7ou1&#10;flBrZSz50X9fBQo9DjPzDZMVq+nFTKPrLCvYRTEI4srqjhsF1/JjuwfhPLLG3jIp+CEHRf6wyTDV&#10;duEvmi++EQHCLkUFrfdDKqWrWjLoIjsQB6+2o0Ef5NhIPeIS4KaXz3H8Kg12HBZaHOjUUvV9mYwC&#10;PssS1952Cx+Tm9ZxPb1PtVJPj+vhDYSn1f+H/9qfWkGSvMD9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5ZMfwgAAANwAAAAPAAAAAAAAAAAAAAAAAJgCAABkcnMvZG93&#10;bnJldi54bWxQSwUGAAAAAAQABAD1AAAAhwMAAAAA&#10;" fillcolor="#ffff1f" stroked="f"/>
                    <v:rect id="Rectangle 552" o:spid="_x0000_s1568" style="position:absolute;left:69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ibcQA&#10;AADcAAAADwAAAGRycy9kb3ducmV2LnhtbESPQYvCMBSE74L/ITzBm6YudNVqFNllcQ8iaxXPj+bZ&#10;FpuX0qRa/70RhD0OM/MNs1x3phI3alxpWcFkHIEgzqwuOVdwOv6MZiCcR9ZYWSYFD3KwXvV7S0y0&#10;vfOBbqnPRYCwS1BB4X2dSOmyggy6sa2Jg3exjUEfZJNL3eA9wE0lP6LoUxosOSwUWNNXQdk1bY2C&#10;7Xn3fZyn8az6O+y3bdq6qd/vlBoOus0ChKfO/4ff7V+tII5jeJ0JR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jYm3EAAAA3AAAAA8AAAAAAAAAAAAAAAAAmAIAAGRycy9k&#10;b3ducmV2LnhtbFBLBQYAAAAABAAEAPUAAACJAwAAAAA=&#10;" fillcolor="#ffff1d" stroked="f"/>
                    <v:rect id="Rectangle 553" o:spid="_x0000_s1569" style="position:absolute;left:699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ECcUA&#10;AADcAAAADwAAAGRycy9kb3ducmV2LnhtbESPT08CMRDF7yR+h2ZMvBDp+oeFrBRCRCJXkQPHyXbY&#10;rm6ntS3s+u2tiYnHlzfv9+YtVoPtxIVCbB0ruJsUIIhrp1tuFBzet7dzEDEha+wck4JvirBaXo0W&#10;WGnX8xtd9qkRGcKxQgUmJV9JGWtDFuPEeeLsnVywmLIMjdQB+wy3nbwvilJabDk3GPT0bKj+3J9t&#10;fmOzPX4cZt43D/gyNq/9V3hcl0rdXA/rJxCJhvR//JfeaQXTaQm/YzIB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UQJxQAAANwAAAAPAAAAAAAAAAAAAAAAAJgCAABkcnMv&#10;ZG93bnJldi54bWxQSwUGAAAAAAQABAD1AAAAigMAAAAA&#10;" fillcolor="#ffff1b" stroked="f"/>
                    <v:rect id="Rectangle 554" o:spid="_x0000_s1570" style="position:absolute;left:700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TmcYA&#10;AADcAAAADwAAAGRycy9kb3ducmV2LnhtbESPT2vCQBTE7wW/w/IKXkQ3Kv4hdRUxKL0UaWzvz+xr&#10;Epp9G7KbGL99VxB6HGbmN8xm15tKdNS40rKC6SQCQZxZXXKu4OtyHK9BOI+ssbJMCu7kYLcdvGww&#10;1vbGn9SlPhcBwi5GBYX3dSylywoy6Ca2Jg7ej20M+iCbXOoGbwFuKjmLoqU0WHJYKLCmQ0HZb9oa&#10;Bf0pvX4nyX11GZ3a83n+0bWjRCo1fO33byA89f4//Gy/awWLxQoeZ8IRk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dTmcYAAADcAAAADwAAAAAAAAAAAAAAAACYAgAAZHJz&#10;L2Rvd25yZXYueG1sUEsFBgAAAAAEAAQA9QAAAIsDAAAAAA==&#10;" fillcolor="#ffff19" stroked="f"/>
                    <v:rect id="Rectangle 555" o:spid="_x0000_s1571" style="position:absolute;left:700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YmcAA&#10;AADcAAAADwAAAGRycy9kb3ducmV2LnhtbERPS4vCMBC+L/gfwgje1tQWF6lGUXeFPXjxcfA4NGNb&#10;bGZKE7X+e3NY2OPH916seteoB3W+FjYwGSegiAuxNZcGzqfd5wyUD8gWG2Ey8CIPq+XgY4G5lScf&#10;6HEMpYoh7HM0UIXQ5lr7oiKHfiwtceSu0jkMEXalth0+Y7hrdJokX9phzbGhwpa2FRW3490Z2Liy&#10;Lb7TcBfJrj97yWSbZhdjRsN+PQcVqA//4j/3rzUwnca18Uw8Anr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MYmcAAAADcAAAADwAAAAAAAAAAAAAAAACYAgAAZHJzL2Rvd25y&#10;ZXYueG1sUEsFBgAAAAAEAAQA9QAAAIUDAAAAAA==&#10;" fillcolor="#ffff17" stroked="f"/>
                    <v:rect id="Rectangle 556" o:spid="_x0000_s1572" style="position:absolute;left:701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rf8sQA&#10;AADcAAAADwAAAGRycy9kb3ducmV2LnhtbESPQYvCMBSE7wv+h/AWvK2piqJdo4giiuxBq7DXR/O2&#10;LTYvtYm1/nuzIHgcZuYbZrZoTSkaql1hWUG/F4EgTq0uOFNwPm2+JiCcR9ZYWiYFD3KwmHc+Zhhr&#10;e+cjNYnPRICwi1FB7n0VS+nSnAy6nq2Ig/dna4M+yDqTusZ7gJtSDqJoLA0WHBZyrGiVU3pJbkbB&#10;4bS+/Z6vNjq0/eWw0ZftvvnZKtX9bJffIDy1/h1+tXdawWg0hf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a3/LEAAAA3AAAAA8AAAAAAAAAAAAAAAAAmAIAAGRycy9k&#10;b3ducmV2LnhtbFBLBQYAAAAABAAEAPUAAACJAwAAAAA=&#10;" fillcolor="#ffff15" stroked="f"/>
                    <v:rect id="Rectangle 557" o:spid="_x0000_s1573" style="position:absolute;left:701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hacIA&#10;AADcAAAADwAAAGRycy9kb3ducmV2LnhtbERPy4rCMBTdC/5DuMLsNJ2BsdIxilQGXDgL62N9ae60&#10;ZZqbmkStfv1kIbg8nPd82ZtWXMn5xrKC90kCgri0uuFKwWH/PZ6B8AFZY2uZFNzJw3IxHMwx0/bG&#10;O7oWoRIxhH2GCuoQukxKX9Zk0E9sRxy5X+sMhghdJbXDWww3rfxIkqk02HBsqLGjvKbyr7gYBae0&#10;yFdO3tPtDs/HKk9/1vKhlXob9asvEIH68BI/3Rut4HMa58cz8Qj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WFpwgAAANwAAAAPAAAAAAAAAAAAAAAAAJgCAABkcnMvZG93&#10;bnJldi54bWxQSwUGAAAAAAQABAD1AAAAhwMAAAAA&#10;" fillcolor="#ffff13" stroked="f"/>
                    <v:rect id="Rectangle 558" o:spid="_x0000_s1574" style="position:absolute;left:702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yn08MA&#10;AADcAAAADwAAAGRycy9kb3ducmV2LnhtbESPQYvCMBSE7wv+h/AEL2JTK6tSG0UU2b1uFbw+mmdb&#10;bF5qE7X++42wsMdhZr5hsk1vGvGgztWWFUyjGARxYXXNpYLT8TBZgnAeWWNjmRS8yMFmPfjIMNX2&#10;yT/0yH0pAoRdigoq79tUSldUZNBFtiUO3sV2Bn2QXSl1h88AN41M4nguDdYcFipsaVdRcc3vRsHX&#10;OTnOFsuEbuf91eW2Hyc6Hys1GvbbFQhPvf8P/7W/tYLP+RTeZ8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yn08MAAADcAAAADwAAAAAAAAAAAAAAAACYAgAAZHJzL2Rv&#10;d25yZXYueG1sUEsFBgAAAAAEAAQA9QAAAIgDAAAAAA==&#10;" fillcolor="#ff1" stroked="f"/>
                    <v:rect id="Rectangle 559" o:spid="_x0000_s1575" style="position:absolute;left:702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fIPcYA&#10;AADcAAAADwAAAGRycy9kb3ducmV2LnhtbESPT2vCQBTE74V+h+UVvNVNQ/1DdBUp1XpSjHrw9sg+&#10;k2D2bdhdNX77rlDocZiZ3zDTeWcacSPna8sKPvoJCOLC6ppLBYf98n0MwgdkjY1lUvAgD/PZ68sU&#10;M23vvKNbHkoRIewzVFCF0GZS+qIig75vW+Lona0zGKJ0pdQO7xFuGpkmyVAarDkuVNjSV0XFJb8a&#10;BafNdXv8Hq3qxU9aDLqlWz9y/lSq99YtJiACdeE//NdeawWDYQrPM/EI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fIPcYAAADcAAAADwAAAAAAAAAAAAAAAACYAgAAZHJz&#10;L2Rvd25yZXYueG1sUEsFBgAAAAAEAAQA9QAAAIsDAAAAAA==&#10;" fillcolor="#ffff0f" stroked="f"/>
                    <v:rect id="Rectangle 560" o:spid="_x0000_s1576" style="position:absolute;left:703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aqsUA&#10;AADcAAAADwAAAGRycy9kb3ducmV2LnhtbESPQWvCQBSE7wX/w/KEXqTZaEmqMauItOClQlO9P7LP&#10;JCb7NmS3mv77bqHQ4zAz3zD5djSduNHgGssK5lEMgri0uuFKwenz7WkJwnlkjZ1lUvBNDrabyUOO&#10;mbZ3/qBb4SsRIOwyVFB732dSurImgy6yPXHwLnYw6IMcKqkHvAe46eQijlNpsOGwUGNP+5rKtvgy&#10;CmYz7K+HY/XaGvO+WCbJanw5r5R6nI67NQhPo/8P/7UPWkGSPsPvmXA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9qqxQAAANwAAAAPAAAAAAAAAAAAAAAAAJgCAABkcnMv&#10;ZG93bnJldi54bWxQSwUGAAAAAAQABAD1AAAAigMAAAAA&#10;" fillcolor="#ffff0d" stroked="f"/>
                    <v:rect id="Rectangle 561" o:spid="_x0000_s1577" style="position:absolute;left:703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MYMcA&#10;AADcAAAADwAAAGRycy9kb3ducmV2LnhtbESPQWvCQBSE7wX/w/IKXkrdKMaW6CpSEEV60abQ3h7Z&#10;ZxKafZtm17j+e1co9DjMzDfMYhVMI3rqXG1ZwXiUgCAurK65VJB/bJ5fQTiPrLGxTAqu5GC1HDws&#10;MNP2wgfqj74UEcIuQwWV920mpSsqMuhGtiWO3sl2Bn2UXSl1h5cIN42cJMlMGqw5LlTY0ltFxc/x&#10;bBQ8hf17nsrJZ34N268+ffn9luu9UsPHsJ6D8BT8f/ivvdMK0tkU7mfi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4jGDHAAAA3AAAAA8AAAAAAAAAAAAAAAAAmAIAAGRy&#10;cy9kb3ducmV2LnhtbFBLBQYAAAAABAAEAPUAAACMAwAAAAA=&#10;" fillcolor="#ffff0b" stroked="f"/>
                    <v:rect id="Rectangle 562" o:spid="_x0000_s1578" style="position:absolute;left:704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jgIMUA&#10;AADcAAAADwAAAGRycy9kb3ducmV2LnhtbESPUUsDMRCE34X+h7AF32yuhR7lbFpsQVBB0Kp9Xi7b&#10;3Nlkc1zW9vTXG0Ho4zAz3zDL9RC8OlGf2sgGppMCFHEdbcvOwPvb/c0CVBJkiz4yGfimBOvV6GqJ&#10;lY1nfqXTTpzKEE4VGmhEukrrVDcUME1iR5y9Q+wDSpa907bHc4YHr2dFUeqALeeFBjvaNlQfd1/B&#10;wLP8fJYfj+7Fy2yx8VMXn/abaMz1eLi7BSU0yCX8336wBublHP7O5CO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2OAgxQAAANwAAAAPAAAAAAAAAAAAAAAAAJgCAABkcnMv&#10;ZG93bnJldi54bWxQSwUGAAAAAAQABAD1AAAAigMAAAAA&#10;" fillcolor="#ffff09" stroked="f"/>
                    <v:rect id="Rectangle 563" o:spid="_x0000_s1579" style="position:absolute;left:704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6z9cUA&#10;AADcAAAADwAAAGRycy9kb3ducmV2LnhtbESPQWvCQBSE7wX/w/KEXoLZtLShpK4ihdSeBKPQHJ/Z&#10;1ySYfRuya0z/vVsoeBxm5htmuZ5MJ0YaXGtZwVOcgCCurG65VnA85Is3EM4ja+wsk4JfcrBezR6W&#10;mGl75T2Nha9FgLDLUEHjfZ9J6aqGDLrY9sTB+7GDQR/kUEs94DXATSefkySVBlsOCw329NFQdS4u&#10;RsFl+/ndR/lpyzLfRS/7ctRjKZV6nE+bdxCeJn8P/7e/tILXNIW/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rP1xQAAANwAAAAPAAAAAAAAAAAAAAAAAJgCAABkcnMv&#10;ZG93bnJldi54bWxQSwUGAAAAAAQABAD1AAAAigMAAAAA&#10;" fillcolor="#ffff07" stroked="f"/>
                    <v:rect id="Rectangle 564" o:spid="_x0000_s1580" style="position:absolute;left:705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RrN8QA&#10;AADcAAAADwAAAGRycy9kb3ducmV2LnhtbESPQWvCQBSE74L/YXlCb7pRqErqKlIQpFCkGu/P7DMb&#10;mn2bZtck9td3C4LHYWa+YVab3laipcaXjhVMJwkI4tzpkgsF2Wk3XoLwAVlj5ZgU3MnDZj0crDDV&#10;ruMvao+hEBHCPkUFJoQ6ldLnhiz6iauJo3d1jcUQZVNI3WAX4baSsySZS4slxwWDNb0byr+PN6vg&#10;dLjdTf2b/Vz8x/mzu1zbzu8OSr2M+u0biEB9eIYf7b1W8DpfwP+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0azfEAAAA3AAAAA8AAAAAAAAAAAAAAAAAmAIAAGRycy9k&#10;b3ducmV2LnhtbFBLBQYAAAAABAAEAPUAAACJAwAAAAA=&#10;" fillcolor="#ffff05" stroked="f"/>
                    <v:rect id="Rectangle 565" o:spid="_x0000_s1581" style="position:absolute;left:705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Df8MA&#10;AADcAAAADwAAAGRycy9kb3ducmV2LnhtbERPz2vCMBS+D/Y/hDfYbabTTaSaliIIstOmgnp7Nq9N&#10;WfNSmth2//1yGOz48f3e5JNtxUC9bxwreJ0lIIhLpxuuFZyOu5cVCB+QNbaOScEPecizx4cNptqN&#10;/EXDIdQihrBPUYEJoUul9KUhi37mOuLIVa63GCLsa6l7HGO4beU8SZbSYsOxwWBHW0Pl9+FuFZwX&#10;x+vn8FGtzK2zU+KuxeWtqpV6fpqKNYhAU/gX/7n3WsH7Mq6NZ+IR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Df8MAAADcAAAADwAAAAAAAAAAAAAAAACYAgAAZHJzL2Rv&#10;d25yZXYueG1sUEsFBgAAAAAEAAQA9QAAAIgDAAAAAA==&#10;" fillcolor="#ffff03" stroked="f"/>
                    <v:rect id="Rectangle 566" o:spid="_x0000_s1582" style="position:absolute;left:7060;top:269;width:10;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hKwcQA&#10;AADcAAAADwAAAGRycy9kb3ducmV2LnhtbESPQYvCMBSE74L/ITxhL6JpVxStRhFB8OAeVgXx9mie&#10;bbF5qU209d+bhQWPw8x8wyxWrSnFk2pXWFYQDyMQxKnVBWcKTsftYArCeWSNpWVS8CIHq2W3s8BE&#10;24Z/6XnwmQgQdgkqyL2vEildmpNBN7QVcfCutjbog6wzqWtsAtyU8juKJtJgwWEhx4o2OaW3w8Mo&#10;2Hncn+Kf+ygeN7P2kr5GuO6flfrqtes5CE+t/4T/2zutYDyZwd+Zc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4SsHEAAAA3AAAAA8AAAAAAAAAAAAAAAAAmAIAAGRycy9k&#10;b3ducmV2LnhtbFBLBQYAAAAABAAEAPUAAACJAwAAAAA=&#10;" fillcolor="#ffff01" stroked="f"/>
                    <v:rect id="Rectangle 567" o:spid="_x0000_s1583" style="position:absolute;left:7070;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ZpMIA&#10;AADcAAAADwAAAGRycy9kb3ducmV2LnhtbERPz2vCMBS+C/4P4Qm7aapzTjqjyGAwPDkrTG/P5rUp&#10;a15Kk9X635uD4PHj+73a9LYWHbW+cqxgOklAEOdOV1wqOGZf4yUIH5A11o5JwY08bNbDwQpT7a78&#10;Q90hlCKGsE9RgQmhSaX0uSGLfuIa4sgVrrUYImxLqVu8xnBby1mSLKTFimODwYY+DeV/h3+r4Pc1&#10;O++7XbE0l8b2iTtvT/OiVOpl1G8/QATqw1P8cH9rBW/vcX48E4+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9VmkwgAAANwAAAAPAAAAAAAAAAAAAAAAAJgCAABkcnMvZG93&#10;bnJldi54bWxQSwUGAAAAAAQABAD1AAAAhwMAAAAA&#10;" fillcolor="#ffff03" stroked="f"/>
                    <v:rect id="Rectangle 568" o:spid="_x0000_s1584" style="position:absolute;left:707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jABcQA&#10;AADcAAAADwAAAGRycy9kb3ducmV2LnhtbESP3WrCQBSE7wXfYTmCd7qxYCvRVUQQSqGIf/fH7DEb&#10;zJ5Ns2sS+/RdoeDlMDPfMItVZ0vRUO0Lxwom4wQEceZ0wbmC03E7moHwAVlj6ZgUPMjDatnvLTDV&#10;ruU9NYeQiwhhn6ICE0KVSukzQxb92FXE0bu62mKIss6lrrGNcFvKtyR5lxYLjgsGK9oYym6Hu1Vw&#10;3N0fpvo9/Vz81/m7vVyb1m93Sg0H3XoOIlAXXuH/9qdWMP2YwPN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IwAXEAAAA3AAAAA8AAAAAAAAAAAAAAAAAmAIAAGRycy9k&#10;b3ducmV2LnhtbFBLBQYAAAAABAAEAPUAAACJAwAAAAA=&#10;" fillcolor="#ffff05" stroked="f"/>
                    <v:rect id="Rectangle 569" o:spid="_x0000_s1585" style="position:absolute;left:70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jK8YA&#10;AADcAAAADwAAAGRycy9kb3ducmV2LnhtbESPQWvCQBSE74X+h+UVvIhuGtpaoqsUIdWTYBSa4zP7&#10;moRm34bsJqb/visIPQ4z8w2z2oymEQN1rras4HkegSAurK65VHA+pbN3EM4ja2wsk4JfcrBZPz6s&#10;MNH2ykcaMl+KAGGXoILK+zaR0hUVGXRz2xIH79t2Bn2QXSl1h9cAN42Mo+hNGqw5LFTY0rai4ifr&#10;jYJ+9/nVTtPLjmV6mL4c80EPuVRq8jR+LEF4Gv1/+N7eawWvixhu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wjK8YAAADcAAAADwAAAAAAAAAAAAAAAACYAgAAZHJz&#10;L2Rvd25yZXYueG1sUEsFBgAAAAAEAAQA9QAAAIsDAAAAAA==&#10;" fillcolor="#ffff07" stroked="f"/>
                    <v:rect id="Rectangle 570" o:spid="_x0000_s1586" style="position:absolute;left:708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RLEsYA&#10;AADcAAAADwAAAGRycy9kb3ducmV2LnhtbESPX0sDMRDE3wW/Q1jBN5trxVrOpsUKQhUKbf3zvFzW&#10;3GmyOS7b9uynbwqCj8PM/IaZzvvg1Z661EQ2MBwUoIiraBt2Bt7fnm8moJIgW/SRycAvJZjPLi+m&#10;WNp44A3tt+JUhnAq0UAt0pZap6qmgGkQW+LsfcUuoGTZOW07PGR48HpUFGMdsOG8UGNLTzVVP9td&#10;MLCS4/f448WtvYwmCz908fVzEY25vuofH0AJ9fIf/msvrYG7+1s4n8lHQM9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RLEsYAAADcAAAADwAAAAAAAAAAAAAAAACYAgAAZHJz&#10;L2Rvd25yZXYueG1sUEsFBgAAAAAEAAQA9QAAAIsDAAAAAA==&#10;" fillcolor="#ffff09" stroked="f"/>
                    <v:rect id="Rectangle 571" o:spid="_x0000_s1587" style="position:absolute;left:70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EavccA&#10;AADcAAAADwAAAGRycy9kb3ducmV2LnhtbESPQWvCQBSE7wX/w/KEXopulEZLdBUplBbxoqbQ3h7Z&#10;ZxLMvk2z27j++25B8DjMzDfMch1MI3rqXG1ZwWScgCAurK65VJAf30YvIJxH1thYJgVXcrBeDR6W&#10;mGl74T31B1+KCGGXoYLK+zaT0hUVGXRj2xJH72Q7gz7KrpS6w0uEm0ZOk2QmDdYcFyps6bWi4nz4&#10;NQqewnaXp3L6mV/D+1efzn++5War1OMwbBYgPAV/D9/aH1pBOn+G/zPxC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hGr3HAAAA3AAAAA8AAAAAAAAAAAAAAAAAmAIAAGRy&#10;cy9kb3ducmV2LnhtbFBLBQYAAAAABAAEAPUAAACMAwAAAAA=&#10;" fillcolor="#ffff0b" stroked="f"/>
                    <v:rect id="Rectangle 572" o:spid="_x0000_s1588" style="position:absolute;left:709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txmMUA&#10;AADcAAAADwAAAGRycy9kb3ducmV2LnhtbESPT2vCQBTE7wW/w/KEXkQ3DaRqdA1SLOTSQv1zf2Sf&#10;STT7NmRXE7+9Wyj0OMzMb5h1NphG3KlztWUFb7MIBHFhdc2lguPhc7oA4TyyxsYyKXiQg2wzellj&#10;qm3PP3Tf+1IECLsUFVTet6mUrqjIoJvZljh4Z9sZ9EF2pdQd9gFuGhlH0bs0WHNYqLClj4qK6/5m&#10;FEwm2F7y73J3NeYrXiTJcpiflkq9joftCoSnwf+H/9q5VpDME/g9E46A3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3GYxQAAANwAAAAPAAAAAAAAAAAAAAAAAJgCAABkcnMv&#10;ZG93bnJldi54bWxQSwUGAAAAAAQABAD1AAAAigMAAAAA&#10;" fillcolor="#ffff0d" stroked="f"/>
                    <v:rect id="Rectangle 573" o:spid="_x0000_s1589" style="position:absolute;left:70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Y48YA&#10;AADcAAAADwAAAGRycy9kb3ducmV2LnhtbESPQWvCQBSE70L/w/IKvdVNpZoSsxEptXqqmOrB2yP7&#10;moRm34bdVeO/dwsFj8PMfMPki8F04kzOt5YVvIwTEMSV1S3XCvbfq+c3ED4ga+wsk4IreVgUD6Mc&#10;M20vvKNzGWoRIewzVNCE0GdS+qohg35se+Lo/VhnMETpaqkdXiLcdHKSJDNpsOW40GBP7w1Vv+XJ&#10;KDh+nbaHj/SzXa4n1XRYuc215Felnh6H5RxEoCHcw//tjVYwTWfwdyYe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VY48YAAADcAAAADwAAAAAAAAAAAAAAAACYAgAAZHJz&#10;L2Rvd25yZXYueG1sUEsFBgAAAAAEAAQA9QAAAIsDAAAAAA==&#10;" fillcolor="#ffff0f" stroked="f"/>
                    <v:rect id="Rectangle 574" o:spid="_x0000_s1590" style="position:absolute;left:710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AM4cQA&#10;AADcAAAADwAAAGRycy9kb3ducmV2LnhtbESPQWvCQBSE7wX/w/KEXkQ3jbSR6BqKpdRr14LXR/aZ&#10;BLNvY3aN6b/vCkKPw8x8w2yK0bZioN43jhW8LBIQxKUzDVcKfg6f8xUIH5ANto5JwS95KLaTpw3m&#10;xt34mwYdKhEh7HNUUIfQ5VL6siaLfuE64uidXG8xRNlX0vR4i3DbyjRJ3qTFhuNCjR3tairP+moV&#10;fB3TwzJbpXQ5fpy9duMsNXqm1PN0fF+DCDSG//CjvTcKXrMM7m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gDOHEAAAA3AAAAA8AAAAAAAAAAAAAAAAAmAIAAGRycy9k&#10;b3ducmV2LnhtbFBLBQYAAAAABAAEAPUAAACJAwAAAAA=&#10;" fillcolor="#ff1" stroked="f"/>
                    <v:rect id="Rectangle 575" o:spid="_x0000_s1591" style="position:absolute;left:710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7ssEA&#10;AADcAAAADwAAAGRycy9kb3ducmV2LnhtbERPz2vCMBS+D/wfwhO8zdSBq1SjSIfgQQ920/OjebbF&#10;5qUmUat//XIY7Pjx/V6setOKOznfWFYwGScgiEurG64U/Hxv3mcgfEDW2FomBU/ysFoO3haYafvg&#10;A92LUIkYwj5DBXUIXSalL2sy6Me2I47c2TqDIUJXSe3wEcNNKz+S5FMabDg21NhRXlN5KW5GwSkt&#10;8rWTz3R3wOuxytP9l3xppUbDfj0HEagP/+I/91YrmKZxbTwTj4B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6+7LBAAAA3AAAAA8AAAAAAAAAAAAAAAAAmAIAAGRycy9kb3du&#10;cmV2LnhtbFBLBQYAAAAABAAEAPUAAACGAwAAAAA=&#10;" fillcolor="#ffff13" stroked="f"/>
                    <v:rect id="Rectangle 576" o:spid="_x0000_s1592" style="position:absolute;left:711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DksYA&#10;AADcAAAADwAAAGRycy9kb3ducmV2LnhtbESPT2vCQBTE74LfYXlCb2aj0tqmriKVopQeNAq9PrLP&#10;JJh9m2Y3f/rt3UKhx2FmfsOsNoOpREeNKy0rmEUxCOLM6pJzBZfz+/QZhPPIGivLpOCHHGzW49EK&#10;E217PlGX+lwECLsEFRTe14mULivIoItsTRy8q20M+iCbXOoG+wA3lZzH8ZM0WHJYKLCmt4KyW9oa&#10;Bcfzrv26fNv4OMy2i07f9h/d516ph8mwfQXhafD/4b/2QSt4XL7A75lwBO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DksYAAADcAAAADwAAAAAAAAAAAAAAAACYAgAAZHJz&#10;L2Rvd25yZXYueG1sUEsFBgAAAAAEAAQA9QAAAIsDAAAAAA==&#10;" fillcolor="#ffff15" stroked="f"/>
                    <v:rect id="Rectangle 577" o:spid="_x0000_s1593" style="position:absolute;left:711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42MEA&#10;AADcAAAADwAAAGRycy9kb3ducmV2LnhtbERPPWvDMBDdA/0P4grdYrk2DcG1Etq0hQxZknToeFgX&#10;29S6M5bsuP8+GgoZH++73M6uUxMNvhU28JykoIgrsS3XBr7PX8s1KB+QLXbCZOCPPGw3D4sSCytX&#10;PtJ0CrWKIewLNNCE0Bda+6ohhz6RnjhyFxkchgiHWtsBrzHcdTpL05V22HJsaLCnXUPV72l0Bt5d&#10;3VcfWRhF8svnQXLZZfmPMU+P89srqEBzuIv/3Xtr4GUd58cz8Qjo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VONjBAAAA3AAAAA8AAAAAAAAAAAAAAAAAmAIAAGRycy9kb3du&#10;cmV2LnhtbFBLBQYAAAAABAAEAPUAAACGAwAAAAA=&#10;" fillcolor="#ffff17" stroked="f"/>
                    <v:rect id="Rectangle 578" o:spid="_x0000_s1594" style="position:absolute;left:712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JCMcUA&#10;AADcAAAADwAAAGRycy9kb3ducmV2LnhtbESPQWvCQBSE74L/YXmFXqRutNhKdBUxVHoRMdb7M/tM&#10;QrNvQ3YT47/vFgSPw8x8wyzXvalER40rLSuYjCMQxJnVJecKfk5fb3MQziNrrCyTgjs5WK+GgyXG&#10;2t74SF3qcxEg7GJUUHhfx1K6rCCDbmxr4uBdbWPQB9nkUjd4C3BTyWkUfUiDJYeFAmvaFpT9pq1R&#10;0O/SyzlJ7p+n0a49HN73XTtKpFKvL/1mAcJT75/hR/tbK5jNJ/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kIxxQAAANwAAAAPAAAAAAAAAAAAAAAAAJgCAABkcnMv&#10;ZG93bnJldi54bWxQSwUGAAAAAAQABAD1AAAAigMAAAAA&#10;" fillcolor="#ffff19" stroked="f"/>
                    <v:rect id="Rectangle 579" o:spid="_x0000_s1595" style="position:absolute;left:712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uTcUA&#10;AADcAAAADwAAAGRycy9kb3ducmV2LnhtbESPT08CMRDF7yZ+h2ZMvBjpCgpkpRDCn+BV5OBxsh22&#10;q9tpaSu7fHtqYuLx5c37vXmzRW9bcaYQG8cKngYFCOLK6YZrBYeP7eMUREzIGlvHpOBCERbz25sZ&#10;ltp1/E7nfapFhnAsUYFJyZdSxsqQxThwnjh7RxcspixDLXXALsNtK4dFMZYWG84NBj2tDFXf+x+b&#10;31hvP78OE+/rEW4ezK47heflWKn7u375CiJRn/6P/9JvWsHLdAi/YzI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m5NxQAAANwAAAAPAAAAAAAAAAAAAAAAAJgCAABkcnMv&#10;ZG93bnJldi54bWxQSwUGAAAAAAQABAD1AAAAigMAAAAA&#10;" fillcolor="#ffff1b" stroked="f"/>
                    <v:rect id="Rectangle 580" o:spid="_x0000_s1596" style="position:absolute;left:713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zxcUA&#10;AADcAAAADwAAAGRycy9kb3ducmV2LnhtbESPQWvCQBSE74L/YXkFb7ppRRujq0hF7EGkRvH8yL4m&#10;odm3IbvR+O/dguBxmJlvmMWqM5W4UuNKywreRxEI4szqknMF59N2GINwHlljZZkU3MnBatnvLTDR&#10;9sZHuqY+FwHCLkEFhfd1IqXLCjLoRrYmDt6vbQz6IJtc6gZvAW4q+RFFU2mw5LBQYE1fBWV/aWsU&#10;7C77zWmWTuLq53jYtWnrPv1hr9TgrVvPQXjq/Cv8bH9rBZN4DP9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PFxQAAANwAAAAPAAAAAAAAAAAAAAAAAJgCAABkcnMv&#10;ZG93bnJldi54bWxQSwUGAAAAAAQABAD1AAAAigMAAAAA&#10;" fillcolor="#ffff1d" stroked="f"/>
                    <v:rect id="Rectangle 581" o:spid="_x0000_s1597" style="position:absolute;left:713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W/WMEA&#10;AADcAAAADwAAAGRycy9kb3ducmV2LnhtbESPS4vCQBCE78L+h6EX9qYTZRWJjsFdXPDiQaP3JtN5&#10;YKYnZCaP/feOIHgsquorapuMphY9ta6yrGA+i0AQZ1ZXXCi4pn/TNQjnkTXWlknBPzlIdh+TLcba&#10;Dnym/uILESDsYlRQet/EUrqsJINuZhvi4OW2NeiDbAupWxwC3NRyEUUrabDisFBiQ78lZfdLZxTw&#10;SaY41rYa+Gd50zrKu0OXK/X1Oe43IDyN/h1+tY9awXL9Dc8z4QjI3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v1jBAAAA3AAAAA8AAAAAAAAAAAAAAAAAmAIAAGRycy9kb3du&#10;cmV2LnhtbFBLBQYAAAAABAAEAPUAAACGAwAAAAA=&#10;" fillcolor="#ffff1f" stroked="f"/>
                    <v:rect id="Rectangle 582" o:spid="_x0000_s1598" style="position:absolute;left:714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bxcQA&#10;AADcAAAADwAAAGRycy9kb3ducmV2LnhtbESPwU7DMBBE70j8g7VIvVEHRFEV6kSlFYUrLRduS7zE&#10;CfE6irdJ+HuMhMRxNDNvNJty9p0aaYhNYAM3ywwUcRVsw7WBt9PT9RpUFGSLXWAy8E0RyuLyYoO5&#10;DRO/0niUWiUIxxwNOJE+1zpWjjzGZeiJk/cZBo+S5FBrO+CU4L7Tt1l2rz02nBYc9rRzVH0dz97A&#10;tv14nER2z+P7aTpU7m7fZtIas7iatw+ghGb5D/+1X6yB1XoFv2fSEd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TG8XEAAAA3AAAAA8AAAAAAAAAAAAAAAAAmAIAAGRycy9k&#10;b3ducmV2LnhtbFBLBQYAAAAABAAEAPUAAACJAwAAAAA=&#10;" fillcolor="#ffff21" stroked="f"/>
                    <v:rect id="Rectangle 583" o:spid="_x0000_s1599" style="position:absolute;left:714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E3tsUA&#10;AADcAAAADwAAAGRycy9kb3ducmV2LnhtbESPT4vCMBTE7wt+h/AEb2uqYFerUVR08SLiH8Tjo3m2&#10;xealNFG7fvrNwoLHYWZ+w0xmjSnFg2pXWFbQ60YgiFOrC84UnI7rzyEI55E1lpZJwQ85mE1bHxNM&#10;tH3ynh4Hn4kAYZeggtz7KpHSpTkZdF1bEQfvamuDPsg6k7rGZ4CbUvajKJYGCw4LOVa0zCm9He5G&#10;QRqXi91iez7fL9J8rbbR92s5Mkp12s18DMJT49/h//ZGKxgMY/g7E46An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Te2xQAAANwAAAAPAAAAAAAAAAAAAAAAAJgCAABkcnMv&#10;ZG93bnJldi54bWxQSwUGAAAAAAQABAD1AAAAigMAAAAA&#10;" fillcolor="#ffff23" stroked="f"/>
                    <v:rect id="Rectangle 584" o:spid="_x0000_s1600" style="position:absolute;left:715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92scA&#10;AADcAAAADwAAAGRycy9kb3ducmV2LnhtbESPzWrDMBCE74W+g9hCLqWWmtDEuFFCCQkYegj563mx&#10;NraJtXItJbHfvioUehxm5htmvuxtI27U+dqxhtdEgSAunKm51HA8bF5SED4gG2wck4aBPCwXjw9z&#10;zIy7845u+1CKCGGfoYYqhDaT0hcVWfSJa4mjd3adxRBlV0rT4T3CbSPHSk2lxZrjQoUtrSoqLvur&#10;1fC1zmfb4/bzfJp8D2o85KfLs2q0Hj31H+8gAvXhP/zXzo2Gt3QG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CvdrHAAAA3AAAAA8AAAAAAAAAAAAAAAAAmAIAAGRy&#10;cy9kb3ducmV2LnhtbFBLBQYAAAAABAAEAPUAAACMAwAAAAA=&#10;" fillcolor="#ffff25" stroked="f"/>
                    <v:rect id="Rectangle 585" o:spid="_x0000_s1601" style="position:absolute;left:715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kMMA&#10;AADcAAAADwAAAGRycy9kb3ducmV2LnhtbERPu27CMBTdK/EP1kXqVhyqFkUBgwCBYGAo4TFfxZck&#10;Ir5OY0NSvr4ekBiPznsy60wl7tS40rKC4SACQZxZXXKu4HhYf8QgnEfWWFkmBX/kYDbtvU0w0bbl&#10;Pd1Tn4sQwi5BBYX3dSKlywoy6Aa2Jg7cxTYGfYBNLnWDbQg3lfyMopE0WHJoKLCmZUHZNb0ZBa4+&#10;mdHXclM+4vT3Z3huF7vVba/Ue7+bj0F46vxL/HRvtYLvOKwNZ8IR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LkMMAAADcAAAADwAAAAAAAAAAAAAAAACYAgAAZHJzL2Rv&#10;d25yZXYueG1sUEsFBgAAAAAEAAQA9QAAAIgDAAAAAA==&#10;" fillcolor="#ffff27" stroked="f"/>
                    <v:rect id="Rectangle 586" o:spid="_x0000_s1602" style="position:absolute;left:716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qTo8MA&#10;AADcAAAADwAAAGRycy9kb3ducmV2LnhtbESPQWsCMRSE74X+h/AK3mpWqWK3RlFBEMGD1uL1dfNM&#10;lm5eliTV9d+bQsHjMDPfMNN55xpxoRBrzwoG/QIEceV1zUbB8XP9OgERE7LGxjMpuFGE+ez5aYql&#10;9lfe0+WQjMgQjiUqsCm1pZSxsuQw9n1LnL2zDw5TlsFIHfCa4a6Rw6IYS4c15wWLLa0sVT+HX6fg&#10;K9jB6Ly032Z9PJntG+/syWulei/d4gNEoi49wv/tjVYwmrzD35l8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qTo8MAAADcAAAADwAAAAAAAAAAAAAAAACYAgAAZHJzL2Rv&#10;d25yZXYueG1sUEsFBgAAAAAEAAQA9QAAAIgDAAAAAA==&#10;" fillcolor="#ffff29" stroked="f"/>
                    <v:rect id="Rectangle 587" o:spid="_x0000_s1603" style="position:absolute;left:716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UYPcUA&#10;AADcAAAADwAAAGRycy9kb3ducmV2LnhtbERPz0vDMBS+C/4P4Qm7iEsc29C6bLgNUdlhWgfD26N5&#10;tsXmpSSx7f775TDw+PH9XqwG24iOfKgda7gfKxDEhTM1lxoOXy93DyBCRDbYOCYNJwqwWl5fLTAz&#10;rudP6vJYihTCIUMNVYxtJmUoKrIYxq4lTtyP8xZjgr6UxmOfwm0jJ0rNpcWaU0OFLW0qKn7zP6sh&#10;799vffd9mtq12n687lW+2x03Wo9uhucnEJGG+C++uN+Mhtljmp/OpCMgl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5Rg9xQAAANwAAAAPAAAAAAAAAAAAAAAAAJgCAABkcnMv&#10;ZG93bnJldi54bWxQSwUGAAAAAAQABAD1AAAAigMAAAAA&#10;" fillcolor="#ffff2b" stroked="f"/>
                    <v:rect id="Rectangle 588" o:spid="_x0000_s1604" style="position:absolute;left:7172;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qLMcA&#10;AADcAAAADwAAAGRycy9kb3ducmV2LnhtbESPQWvCQBSE74L/YXlCL1I3VpQ2dRUrLRQ9GQPt8ZF9&#10;JrHZt2l2G1N/vSsIHoeZ+YaZLztTiZYaV1pWMB5FIIgzq0vOFaT7j8dnEM4ja6wsk4J/crBc9Htz&#10;jLU98Y7axOciQNjFqKDwvo6ldFlBBt3I1sTBO9jGoA+yyaVu8BTgppJPUTSTBksOCwXWtC4o+0n+&#10;jIJt2iaTY/f+tpPp2a+/Vr9D/b1R6mHQrV5BeOr8PXxrf2oF05cxXM+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waizHAAAA3AAAAA8AAAAAAAAAAAAAAAAAmAIAAGRy&#10;cy9kb3ducmV2LnhtbFBLBQYAAAAABAAEAPUAAACMAwAAAAA=&#10;" fillcolor="#ffff2d" stroked="f"/>
                    <v:rect id="Rectangle 589" o:spid="_x0000_s1605" style="position:absolute;left:717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YZr8QA&#10;AADcAAAADwAAAGRycy9kb3ducmV2LnhtbESPUWvCMBSF3wf7D+EO9jZTC45ajSKygSIIVn/Atbk2&#10;xeYmNFG7f78MBj4ezjnf4cyXg+3EnfrQOlYwHmUgiGunW24UnI7fHwWIEJE1do5JwQ8FWC5eX+ZY&#10;avfgA92r2IgE4VCiAhOjL6UMtSGLYeQ8cfIurrcYk+wbqXt8JLjtZJ5ln9Jiy2nBoKe1ofpa3ayC&#10;r13cH2+7VVEZf87XNW0P28Ir9f42rGYgIg3xGf5vb7SCyTSHvzPp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WGa/EAAAA3AAAAA8AAAAAAAAAAAAAAAAAmAIAAGRycy9k&#10;b3ducmV2LnhtbFBLBQYAAAAABAAEAPUAAACJAwAAAAA=&#10;" fillcolor="#ffff2f" stroked="f"/>
                    <v:rect id="Rectangle 590" o:spid="_x0000_s1606" style="position:absolute;left:718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i28UA&#10;AADcAAAADwAAAGRycy9kb3ducmV2LnhtbESPT2vCQBTE74LfYXmCl1A3WhRNXcVWWvTmn/b+yD6T&#10;YPZtyK5J2k/vFgSPw8z8hlmuO1OKhmpXWFYwHsUgiFOrC84UfJ8/X+YgnEfWWFomBb/kYL3q95aY&#10;aNvykZqTz0SAsEtQQe59lUjp0pwMupGtiIN3sbVBH2SdSV1jG+CmlJM4nkmDBYeFHCv6yCm9nm5G&#10;wXbxFTVn+RfZQxsdrhu/5/efvVLDQbd5A+Gp88/wo73TCqaLV/g/E4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sWLbxQAAANwAAAAPAAAAAAAAAAAAAAAAAJgCAABkcnMv&#10;ZG93bnJldi54bWxQSwUGAAAAAAQABAD1AAAAigMAAAAA&#10;" fillcolor="#ffff31" stroked="f"/>
                    <v:rect id="Rectangle 591" o:spid="_x0000_s1607" style="position:absolute;left:718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hM6sUA&#10;AADcAAAADwAAAGRycy9kb3ducmV2LnhtbESPT2vCQBTE74LfYXlCb2bTWovGrFKUgpceTAv1+Mw+&#10;k9js25Dd/Om37xYKHoeZ+Q2T7kZTi55aV1lW8BjFIIhzqysuFHx+vM1XIJxH1lhbJgU/5GC3nU5S&#10;TLQd+ER95gsRIOwSVFB63yRSurwkgy6yDXHwrrY16INsC6lbHALc1PIpjl+kwYrDQokN7UvKv7PO&#10;BIrsj9qf6nPWHN677Gt5W1wON6UeZuPrBoSn0d/D/+2jVrBcP8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EzqxQAAANwAAAAPAAAAAAAAAAAAAAAAAJgCAABkcnMv&#10;ZG93bnJldi54bWxQSwUGAAAAAAQABAD1AAAAigMAAAAA&#10;" fillcolor="#ff3" stroked="f"/>
                    <v:rect id="Rectangle 592" o:spid="_x0000_s1608" style="position:absolute;left:719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GFJMYA&#10;AADcAAAADwAAAGRycy9kb3ducmV2LnhtbESPQWvCQBSE74X+h+UVeim6saiY6CoqVHu06sHjI/tM&#10;QrJv4+5Wo7++Wyj0OMzMN8xs0ZlGXMn5yrKCQT8BQZxbXXGh4Hj46E1A+ICssbFMCu7kYTF/fpph&#10;pu2Nv+i6D4WIEPYZKihDaDMpfV6SQd+3LXH0ztYZDFG6QmqHtwg3jXxPkrE0WHFcKLGldUl5vf82&#10;CurVZrAtDv7hLndZv6X5KR3vhkq9vnTLKYhAXfgP/7U/tYJROoLfM/EI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GFJMYAAADcAAAADwAAAAAAAAAAAAAAAACYAgAAZHJz&#10;L2Rvd25yZXYueG1sUEsFBgAAAAAEAAQA9QAAAIsDAAAAAA==&#10;" fillcolor="#ffff35" stroked="f"/>
                    <v:rect id="Rectangle 593" o:spid="_x0000_s1609" style="position:absolute;left:71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BpMsYA&#10;AADcAAAADwAAAGRycy9kb3ducmV2LnhtbESPQWvCQBSE74X+h+UVvEjdtLTSRFeplYKCh0aFXB/Z&#10;5yaYfRuzq8Z/3y0IPQ4z8w0znfe2ERfqfO1YwcsoAUFcOl2zUbDffT9/gPABWWPjmBTcyMN89vgw&#10;xUy7K+d02QYjIoR9hgqqENpMSl9WZNGPXEscvYPrLIYoOyN1h9cIt418TZKxtFhzXKiwpa+KyuP2&#10;bBVskqH5SUvdDvO35flwWhQmXxdKDZ76zwmIQH34D9/bK63gPR3D35l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BpMsYAAADcAAAADwAAAAAAAAAAAAAAAACYAgAAZHJz&#10;L2Rvd25yZXYueG1sUEsFBgAAAAAEAAQA9QAAAIsDAAAAAA==&#10;" fillcolor="#ffff37" stroked="f"/>
                    <v:rect id="Rectangle 594" o:spid="_x0000_s1610" style="position:absolute;left:719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VoSscA&#10;AADcAAAADwAAAGRycy9kb3ducmV2LnhtbESPQWvCQBSE7wX/w/IEb7pR0GrqKm2htHgobUzt9ZF9&#10;zQazb0N21Zhf3y0IPQ4z8w2z3na2FmdqfeVYwXSSgCAunK64VJDvX8ZLED4ga6wdk4IredhuBndr&#10;TLW78Ceds1CKCGGfogITQpNK6QtDFv3ENcTR+3GtxRBlW0rd4iXCbS1nSbKQFiuOCwYbejZUHLOT&#10;VbDrvxfvq9cnn33kvXFf/eyQzw9KjYbd4wOIQF34D9/ab1rBfHUPf2fiE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VaErHAAAA3AAAAA8AAAAAAAAAAAAAAAAAmAIAAGRy&#10;cy9kb3ducmV2LnhtbFBLBQYAAAAABAAEAPUAAACMAwAAAAA=&#10;" fillcolor="#ffff39" stroked="f"/>
                    <v:rect id="Rectangle 595" o:spid="_x0000_s1611" style="position:absolute;left:720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hrsMA&#10;AADcAAAADwAAAGRycy9kb3ducmV2LnhtbERPy4rCMBTdD/gP4QruxlRB0WpaRkFwI74Gx+WludMW&#10;m5vSxFrn6ycLweXhvJdpZyrRUuNKywpGwwgEcWZ1ybmC7/PmcwbCeWSNlWVS8CQHadL7WGKs7YOP&#10;1J58LkIIuxgVFN7XsZQuK8igG9qaOHC/tjHoA2xyqRt8hHBTyXEUTaXBkkNDgTWtC8pup7tR8Ke3&#10;u/Fktr9N96vDz/x6uIzW7UWpQb/7WoDw1Pm3+OXeagWTeVgbzoQjI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bhrsMAAADcAAAADwAAAAAAAAAAAAAAAACYAgAAZHJzL2Rv&#10;d25yZXYueG1sUEsFBgAAAAAEAAQA9QAAAIgDAAAAAA==&#10;" fillcolor="#ffff3b" stroked="f"/>
                    <v:rect id="Rectangle 596" o:spid="_x0000_s1612" style="position:absolute;left:721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18QA&#10;AADcAAAADwAAAGRycy9kb3ducmV2LnhtbESPX0sDMRDE3wW/Q1jBN5trqdJem5ZSsAgi1lrfl8ve&#10;H5pszmRtz29vBMHHYWZ+wyzXg3fqTDF1gQ2MRwUo4irYjhsDx/fHuxmoJMgWXWAy8E0J1qvrqyWW&#10;Nlz4jc4HaVSGcCrRQCvSl1qnqiWPaRR64uzVIXqULGOjbcRLhnunJ0XxoD12nBda7GnbUnU6fHkD&#10;rvo4un2s6/1uMjtNa5Hn188XY25vhs0ClNAg/+G/9pM1cD+fw++ZfAT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ontfEAAAA3AAAAA8AAAAAAAAAAAAAAAAAmAIAAGRycy9k&#10;b3ducmV2LnhtbFBLBQYAAAAABAAEAPUAAACJAwAAAAA=&#10;" fillcolor="#ffff3d" stroked="f"/>
                    <v:rect id="Rectangle 597" o:spid="_x0000_s1613" style="position:absolute;left:721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DmMEA&#10;AADcAAAADwAAAGRycy9kb3ducmV2LnhtbERPTYvCMBC9L/gfwgjeNFVWqdUo6u6Kh72sFfE4NGNb&#10;bCalibX+e3MQ9vh438t1ZyrRUuNKywrGowgEcWZ1ybmCU/ozjEE4j6yxskwKnuRgvep9LDHR9sF/&#10;1B59LkIIuwQVFN7XiZQuK8igG9maOHBX2xj0ATa51A0+Qrip5CSKZtJgyaGhwJp2BWW3490oOPt9&#10;m8bz9Hv3pX+Z9OVzO90elBr0u80ChKfO/4vf7oNWMIvC/HAmHA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XQ5jBAAAA3AAAAA8AAAAAAAAAAAAAAAAAmAIAAGRycy9kb3du&#10;cmV2LnhtbFBLBQYAAAAABAAEAPUAAACGAwAAAAA=&#10;" fillcolor="#ffff3f" stroked="f"/>
                    <v:rect id="Rectangle 598" o:spid="_x0000_s1614" style="position:absolute;left:721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Gt8cQA&#10;AADcAAAADwAAAGRycy9kb3ducmV2LnhtbESPTWrDMBCF94XeQUyhm1BL7sIU10oILQklOIS6PsBg&#10;TWwTa2QsJXFvHxUKWT7ez8crVrMdxIUm3zvWkCYKBHHjTM+thvpn8/IGwgdkg4Nj0vBLHlbLx4cC&#10;c+Ou/E2XKrQijrDPUUMXwphL6ZuOLPrEjcTRO7rJYohyaqWZ8BrH7SBflcqkxZ4jocORPjpqTtXZ&#10;Ru72sChp36vT5yLdqbKuN3avtH5+mtfvIALN4R7+b38ZDZlK4e9MP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hrfHEAAAA3AAAAA8AAAAAAAAAAAAAAAAAmAIAAGRycy9k&#10;b3ducmV2LnhtbFBLBQYAAAAABAAEAPUAAACJAwAAAAA=&#10;" fillcolor="#ffff41" stroked="f"/>
                    <v:rect id="Rectangle 599" o:spid="_x0000_s1615" style="position:absolute;left:722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POMUA&#10;AADcAAAADwAAAGRycy9kb3ducmV2LnhtbESPQWvCQBSE7wX/w/IEb3VjQFujq4iglIKCqXh+ZJ9J&#10;NPt2ya6a9te7hUKPw8x8w8yXnWnEnVpfW1YwGiYgiAuray4VHL82r+8gfEDW2FgmBd/kYbnovcwx&#10;0/bBB7rnoRQRwj5DBVUILpPSFxUZ9EPriKN3tq3BEGVbSt3iI8JNI9MkmUiDNceFCh2tKyqu+c0o&#10;SKcnc9qPf/jttnWX/e5znG9XTqlBv1vNQATqwn/4r/2hFUySFH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Cc84xQAAANwAAAAPAAAAAAAAAAAAAAAAAJgCAABkcnMv&#10;ZG93bnJldi54bWxQSwUGAAAAAAQABAD1AAAAigMAAAAA&#10;" fillcolor="#ffff43" stroked="f"/>
                    <v:rect id="Rectangle 600" o:spid="_x0000_s1616" style="position:absolute;left:7229;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KWc8UA&#10;AADcAAAADwAAAGRycy9kb3ducmV2LnhtbESPT2vCQBTE70K/w/IKvekmFoOkrlLqH4QcxOjB4yP7&#10;moRm36bZjcZv7xYKHoeZ+Q2zWA2mEVfqXG1ZQTyJQBAXVtdcKjiftuM5COeRNTaWScGdHKyWL6MF&#10;ptre+EjX3JciQNilqKDyvk2ldEVFBt3EtsTB+7adQR9kV0rd4S3ATSOnUZRIgzWHhQpb+qqo+Ml7&#10;o2CGl/Vuc/p1lyw+6L5xs4yGVqm31+HzA4SnwT/D/+29VpBE7/B3Jh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cpZzxQAAANwAAAAPAAAAAAAAAAAAAAAAAJgCAABkcnMv&#10;ZG93bnJldi54bWxQSwUGAAAAAAQABAD1AAAAigMAAAAA&#10;" fillcolor="#ffff45" stroked="f"/>
                    <v:rect id="Rectangle 601" o:spid="_x0000_s1617" style="position:absolute;left:723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yE8YA&#10;AADcAAAADwAAAGRycy9kb3ducmV2LnhtbESPQWvCQBSE74X+h+UVetNNpUpJXUMQxFaKYizk+si+&#10;ZkOzb0N21eivdwtCj8PMfMPMs8G24kS9bxwreBknIIgrpxuuFXwfVqM3ED4ga2wdk4ILecgWjw9z&#10;TLU7855ORahFhLBPUYEJoUul9JUhi37sOuLo/bjeYoiyr6Xu8RzhtpWTJJlJiw3HBYMdLQ1Vv8XR&#10;KrhOi127LjfbzzIvtwczXX9ZLpV6fhrydxCBhvAfvrc/tIJZ8gp/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FyE8YAAADcAAAADwAAAAAAAAAAAAAAAACYAgAAZHJz&#10;L2Rvd25yZXYueG1sUEsFBgAAAAAEAAQA9QAAAIsDAAAAAA==&#10;" fillcolor="#ffff47" stroked="f"/>
                    <v:rect id="Rectangle 602" o:spid="_x0000_s1618" style="position:absolute;left:723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WxMQA&#10;AADcAAAADwAAAGRycy9kb3ducmV2LnhtbESPT2uDQBTE74V+h+UVeqtrCpVgsgmlEOKlf6KBXB/u&#10;i0rct+pu1Xz7bKGQ4zAzv2HW29m0YqTBNZYVLKIYBHFpdcOVgmOxe1mCcB5ZY2uZFFzJwXbz+LDG&#10;VNuJDzTmvhIBwi5FBbX3XSqlK2sy6CLbEQfvbAeDPsihknrAKcBNK1/jOJEGGw4LNXb0UVN5yX+N&#10;gv5zf/iymTsl381UuB/uu8XcK/X8NL+vQHia/T383860giR+g78z4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vlsTEAAAA3AAAAA8AAAAAAAAAAAAAAAAAmAIAAGRycy9k&#10;b3ducmV2LnhtbFBLBQYAAAAABAAEAPUAAACJAwAAAAA=&#10;" fillcolor="#ffff49" stroked="f"/>
                    <v:rect id="Rectangle 603" o:spid="_x0000_s1619" style="position:absolute;left:724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hRMQA&#10;AADcAAAADwAAAGRycy9kb3ducmV2LnhtbESPQYvCMBSE74L/ITxhb5q6LEWqUUQQRNyD2hX29mie&#10;bbF5CU22dv+9EQSPw8x8wyxWvWlER62vLSuYThIQxIXVNZcK8vN2PAPhA7LGxjIp+CcPq+VwsMBM&#10;2zsfqTuFUkQI+wwVVCG4TEpfVGTQT6wjjt7VtgZDlG0pdYv3CDeN/EySVBqsOS5U6GhTUXE7/RkF&#10;h+9uu//96m/pOb9uXP5zQZdflPoY9es5iEB9eIdf7Z1WkCYp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xIUTEAAAA3AAAAA8AAAAAAAAAAAAAAAAAmAIAAGRycy9k&#10;b3ducmV2LnhtbFBLBQYAAAAABAAEAPUAAACJAwAAAAA=&#10;" fillcolor="#ffff4b" stroked="f"/>
                    <v:rect id="Rectangle 604" o:spid="_x0000_s1620" style="position:absolute;left:724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mEIMUA&#10;AADcAAAADwAAAGRycy9kb3ducmV2LnhtbESPwWrDMBBE74X+g9hCb43kHuzgRAkhpibQSxunh94W&#10;a2ObWCtjKY7791WhkOMwM2+Y9Xa2vZho9J1jDclCgSCunem40XCq3l6WIHxANtg7Jg0/5GG7eXxY&#10;Y27cjT9pOoZGRAj7HDW0IQy5lL5uyaJfuIE4emc3WgxRjo00I94i3PbyValUWuw4LrQ40L6l+nK8&#10;Wg1TUhbJ9cNdsvfvsmgOsle++tL6+WnerUAEmsM9/N8+GA2pyuD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YQgxQAAANwAAAAPAAAAAAAAAAAAAAAAAJgCAABkcnMv&#10;ZG93bnJldi54bWxQSwUGAAAAAAQABAD1AAAAigMAAAAA&#10;" fillcolor="#ffff4d" stroked="f"/>
                    <v:rect id="Rectangle 605" o:spid="_x0000_s1621" style="position:absolute;left:725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q2H78A&#10;AADcAAAADwAAAGRycy9kb3ducmV2LnhtbERPzYrCMBC+L/gOYQRva6qoSDWKCIoo0l31AYZmbIrN&#10;pDRR69ubg+Dx4/ufL1tbiQc1vnSsYNBPQBDnTpdcKLicN79TED4ga6wck4IXeVguOj9zTLV78j89&#10;TqEQMYR9igpMCHUqpc8NWfR9VxNH7uoaiyHCppC6wWcMt5UcJslEWiw5NhisaW0ov53uVsFhxMdR&#10;ttbZbprJ89943273ZJTqddvVDESgNnzFH/dOK5gkcW08E4+AX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6rYfvwAAANwAAAAPAAAAAAAAAAAAAAAAAJgCAABkcnMvZG93bnJl&#10;di54bWxQSwUGAAAAAAQABAD1AAAAhAMAAAAA&#10;" fillcolor="#ffff4f" stroked="f"/>
                    <v:rect id="Rectangle 606" o:spid="_x0000_s1622" style="position:absolute;left:725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xHcMA&#10;AADcAAAADwAAAGRycy9kb3ducmV2LnhtbESPT2sCMRTE7wW/Q3gFbzVpQdGtURahqEf/7vWxeW6W&#10;bl62m1TXb2+EQo/DzPyGmS9714grdaH2rOF9pEAQl97UXGk4Hr7epiBCRDbYeCYNdwqwXAxe5pgZ&#10;f+MdXfexEgnCIUMNNsY2kzKUlhyGkW+Jk3fxncOYZFdJ0+EtwV0jP5SaSIc1pwWLLa0sld/7X6dh&#10;/LPm8nS2a1WoTXEpxvlpi7nWw9c+/wQRqY//4b/2xmiYqBk8z6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1xHcMAAADcAAAADwAAAAAAAAAAAAAAAACYAgAAZHJzL2Rv&#10;d25yZXYueG1sUEsFBgAAAAAEAAQA9QAAAIgDAAAAAA==&#10;" fillcolor="#ffff51" stroked="f"/>
                    <v:rect id="Rectangle 607" o:spid="_x0000_s1623" style="position:absolute;left:726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dWBsIA&#10;AADcAAAADwAAAGRycy9kb3ducmV2LnhtbERPTYvCMBC9C/sfwghexKZ6EOk2igouLrKgXcHr0IxN&#10;sZmUJmr335vDgsfH+85XvW3EgzpfO1YwTVIQxKXTNVcKzr+7yQKED8gaG8ek4I88rJYfgxwz7Z58&#10;okcRKhFD2GeowITQZlL60pBFn7iWOHJX11kMEXaV1B0+Y7ht5CxN59JizbHBYEtbQ+WtuFsFVBz3&#10;59148XXZru/msPlx35eNU2o07NefIAL14S3+d++1gvk0zo9n4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l1YGwgAAANwAAAAPAAAAAAAAAAAAAAAAAJgCAABkcnMvZG93&#10;bnJldi54bWxQSwUGAAAAAAQABAD1AAAAhwMAAAAA&#10;" fillcolor="#ffff53" stroked="f"/>
                  </v:group>
                  <v:group id="Group 809" o:spid="_x0000_s1624" style="position:absolute;left:40944;top:1708;width:7804;height:2025" coordorigin="6448,269" coordsize="1229,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7ZH/FAAAA3AAA&#10;AA8AAAAAAAAAAAAAAAAAqgIAAGRycy9kb3ducmV2LnhtbFBLBQYAAAAABAAEAPoAAACcAwAAAAA=&#10;">
                    <v:rect id="Rectangle 609" o:spid="_x0000_s1625" style="position:absolute;left:726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ZesYA&#10;AADcAAAADwAAAGRycy9kb3ducmV2LnhtbESPzWrDMBCE74G+g9hCL6GRk0MIbhQTCsVpL21+HmBj&#10;bWwTa+VK8k/79FUhkOMwM98w62w0jejJ+dqygvksAUFcWF1zqeB0fHtegfABWWNjmRT8kIds8zBZ&#10;Y6rtwHvqD6EUEcI+RQVVCG0qpS8qMuhntiWO3sU6gyFKV0rtcIhw08hFkiylwZrjQoUtvVZUXA+d&#10;UdCcfH48yzHfT7v33ffv1+A+Pkulnh7H7QuIQGO4h2/tnVawnC/g/0w8An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0ZesYAAADcAAAADwAAAAAAAAAAAAAAAACYAgAAZHJz&#10;L2Rvd25yZXYueG1sUEsFBgAAAAAEAAQA9QAAAIsDAAAAAA==&#10;" fillcolor="#ff5" stroked="f"/>
                    <v:rect id="Rectangle 610" o:spid="_x0000_s1626" style="position:absolute;left:727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LC8UA&#10;AADcAAAADwAAAGRycy9kb3ducmV2LnhtbESPwWrDMBBE74H8g9hAL6GRk1BjnMihBEKanlq3H7BY&#10;G8vYWrmW4rh/XxUKPQ4z84bZHybbiZEG3zhWsF4lIIgrpxuuFXx+nB4zED4ga+wck4Jv8nAo5rM9&#10;5trd+Z3GMtQiQtjnqMCE0OdS+sqQRb9yPXH0rm6wGKIcaqkHvEe47eQmSVJpseG4YLCno6GqLW9W&#10;QcjGapNmb4a618vXrR3p/HRaKvWwmJ53IAJN4T/8137RCtL1Fn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wsLxQAAANwAAAAPAAAAAAAAAAAAAAAAAJgCAABkcnMv&#10;ZG93bnJldi54bWxQSwUGAAAAAAQABAD1AAAAigMAAAAA&#10;" fillcolor="#ffff57" stroked="f"/>
                    <v:rect id="Rectangle 611" o:spid="_x0000_s1627" style="position:absolute;left:727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oTMMA&#10;AADcAAAADwAAAGRycy9kb3ducmV2LnhtbESP0YrCMBRE3xf8h3AFX4qmylKkGkWkgsKysNUPuDbX&#10;ttjc1CZq/XuzsLCPw8ycYZbr3jTiQZ2rLSuYTmIQxIXVNZcKTsfdeA7CeWSNjWVS8CIH69XgY4mp&#10;tk/+oUfuSxEg7FJUUHnfplK6oiKDbmJb4uBdbGfQB9mVUnf4DHDTyFkcJ9JgzWGhwpa2FRXX/G4U&#10;RAeT3b7OvCuyzFyTaBbh3n0rNRr2mwUIT73/D/+191pBMv2E3zPhCM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3oTMMAAADcAAAADwAAAAAAAAAAAAAAAACYAgAAZHJzL2Rv&#10;d25yZXYueG1sUEsFBgAAAAAEAAQA9QAAAIgDAAAAAA==&#10;" fillcolor="#ffff59" stroked="f"/>
                    <v:rect id="Rectangle 612" o:spid="_x0000_s1628" style="position:absolute;left:728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xwMcYA&#10;AADcAAAADwAAAGRycy9kb3ducmV2LnhtbESP3WrCQBSE7wu+w3IE7+rGQFNNXYMIFSEU6g+9Ps2e&#10;JtHs2ZBdTdqn7xYKXg4z8w2zzAbTiBt1rrasYDaNQBAXVtdcKjgdXx/nIJxH1thYJgXf5CBbjR6W&#10;mGrb855uB1+KAGGXooLK+zaV0hUVGXRT2xIH78t2Bn2QXSl1h32Am0bGUZRIgzWHhQpb2lRUXA5X&#10;oyA/fxRN/X7dvum4Xcy3yecP5s9KTcbD+gWEp8Hfw//tnVaQzJ7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xwMcYAAADcAAAADwAAAAAAAAAAAAAAAACYAgAAZHJz&#10;L2Rvd25yZXYueG1sUEsFBgAAAAAEAAQA9QAAAIsDAAAAAA==&#10;" fillcolor="#ffff5b" stroked="f"/>
                    <v:rect id="Rectangle 613" o:spid="_x0000_s1629" style="position:absolute;left:728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r37cYA&#10;AADcAAAADwAAAGRycy9kb3ducmV2LnhtbESPQWvCQBSE7wX/w/KE3ppNLAZJXYMIQkt70XjQ22v2&#10;NQnNvo3ZbUz+fbdQ8DjMzDfMOh9NKwbqXWNZQRLFIIhLqxuuFJyK/dMKhPPIGlvLpGAiB/lm9rDG&#10;TNsbH2g4+koECLsMFdTed5mUrqzJoItsRxy8L9sb9EH2ldQ93gLctHIRx6k02HBYqLGjXU3l9/HH&#10;KFgUyfJtefhsp5I/pvOz64r360Wpx/m4fQHhafT38H/7VStIkxT+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r37cYAAADcAAAADwAAAAAAAAAAAAAAAACYAgAAZHJz&#10;L2Rvd25yZXYueG1sUEsFBgAAAAAEAAQA9QAAAIsDAAAAAA==&#10;" fillcolor="#ffff5d" stroked="f"/>
                    <v:rect id="Rectangle 614" o:spid="_x0000_s1630" style="position:absolute;left:72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f8UA&#10;AADcAAAADwAAAGRycy9kb3ducmV2LnhtbESPQWvCQBSE74L/YXlCL6VuLCWW1FXa0lLxZvTQ42v2&#10;NZs2+zZkXzX+e1coeBxm5htmsRp8qw7Uxyawgdk0A0VcBdtwbWC/e797BBUF2WIbmAycKMJqOR4t&#10;sLDhyFs6lFKrBOFYoAEn0hVax8qRxzgNHXHyvkPvUZLsa217PCa4b/V9luXaY8NpwWFHr46q3/LP&#10;G3grJTy8fH44bW836/gTMZOv3JibyfD8BEpokGv4v722BvLZHC5n0hHQy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4l/xQAAANwAAAAPAAAAAAAAAAAAAAAAAJgCAABkcnMv&#10;ZG93bnJldi54bWxQSwUGAAAAAAQABAD1AAAAigMAAAAA&#10;" fillcolor="#ffff5f" stroked="f"/>
                    <v:rect id="Rectangle 615" o:spid="_x0000_s1631" style="position:absolute;left:729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BCMIA&#10;AADcAAAADwAAAGRycy9kb3ducmV2LnhtbERPTYvCMBC9C/6HMIKXRVM9yFqNooVl97CXqqDHsRnb&#10;YjOpTazd/fXmIHh8vO/lujOVaKlxpWUFk3EEgjizuuRcwWH/NfoE4TyyxsoyKfgjB+tVv7fEWNsH&#10;p9TufC5CCLsYFRTe17GULivIoBvbmjhwF9sY9AE2udQNPkK4qeQ0imbSYMmhocCakoKy6+5uFGyS&#10;o/w+309Zm8zp4/f2v52nMlVqOOg2CxCeOv8Wv9w/WsFsEtaGM+E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wkEIwgAAANwAAAAPAAAAAAAAAAAAAAAAAJgCAABkcnMvZG93&#10;bnJldi54bWxQSwUGAAAAAAQABAD1AAAAhwMAAAAA&#10;" fillcolor="#ffff61" stroked="f"/>
                    <v:rect id="Rectangle 616" o:spid="_x0000_s1632" style="position:absolute;left:730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Vx6MUA&#10;AADcAAAADwAAAGRycy9kb3ducmV2LnhtbESPQWvCQBSE7wX/w/KE3urGFKRGNyKCbfFWFcTbI/tM&#10;QrJv4+42Rn99t1DocZiZb5jlajCt6Mn52rKC6SQBQVxYXXOp4HjYvryB8AFZY2uZFNzJwyofPS0x&#10;0/bGX9TvQykihH2GCqoQukxKX1Rk0E9sRxy9i3UGQ5SulNrhLcJNK9MkmUmDNceFCjvaVFQ0+2+j&#10;4OqG3fyjDM3Gp/e+eE9PZ/14Vep5PKwXIAIN4T/81/7UCmbTOfyeiUd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1XHoxQAAANwAAAAPAAAAAAAAAAAAAAAAAJgCAABkcnMv&#10;ZG93bnJldi54bWxQSwUGAAAAAAQABAD1AAAAigMAAAAA&#10;" fillcolor="#ffff63" stroked="f"/>
                    <v:rect id="Rectangle 617" o:spid="_x0000_s1633" style="position:absolute;left:730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gROcMA&#10;AADcAAAADwAAAGRycy9kb3ducmV2LnhtbERPS0/CQBC+k/gfNmPiDbZyQCksxKASjQd5XbhNukO3&#10;oTvbdAda+fXuwcTjl+89X/a+VldqYxXYwOMoA0VcBFtxaeCwfx8+g4qCbLEOTAZ+KMJycTeYY25D&#10;x1u67qRUKYRjjgacSJNrHQtHHuMoNMSJO4XWoyTYltq22KVwX+txlk20x4pTg8OGVo6K8+7iDaw+&#10;N93T9Eu+b9nb69oenew3t6kxD/f9ywyUUC//4j/3hzUwGaf56Uw6An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gROcMAAADcAAAADwAAAAAAAAAAAAAAAACYAgAAZHJzL2Rv&#10;d25yZXYueG1sUEsFBgAAAAAEAAQA9QAAAIgDAAAAAA==&#10;" fillcolor="#ffff65" stroked="f"/>
                    <v:rect id="Rectangle 618" o:spid="_x0000_s1634" style="position:absolute;left:730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3MUA&#10;AADcAAAADwAAAGRycy9kb3ducmV2LnhtbESPQWvCQBSE74X+h+UVeim6MUIo0VWKYOmlSrSCx0f2&#10;uRvMvg3ZrUn/fVco9DjMzDfMcj26VtyoD41nBbNpBoK49rpho+DruJ28gggRWWPrmRT8UID16vFh&#10;iaX2A1d0O0QjEoRDiQpsjF0pZagtOQxT3xEn7+J7hzHJ3kjd45DgrpV5lhXSYcNpwWJHG0v19fDt&#10;FOyr0+e2jefhpco3c70zztjiXannp/FtASLSGP/Df+0PraDIZ3A/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MTcxQAAANwAAAAPAAAAAAAAAAAAAAAAAJgCAABkcnMv&#10;ZG93bnJldi54bWxQSwUGAAAAAAQABAD1AAAAigMAAAAA&#10;" fillcolor="#ffff67" stroked="f"/>
                    <v:rect id="Rectangle 619" o:spid="_x0000_s1635" style="position:absolute;left:731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PqkMYA&#10;AADcAAAADwAAAGRycy9kb3ducmV2LnhtbESPQWsCMRSE70L/Q3iFXqRmu4rVrVFEEETwoFbx+Ni8&#10;btZuXpZNquu/N4LQ4zAz3zCTWWsrcaHGl44VfPQSEMS50yUXCr73y/cRCB+QNVaOScGNPMymL50J&#10;ZtpdeUuXXShEhLDPUIEJoc6k9Lkhi77nauLo/bjGYoiyKaRu8BrhtpJpkgylxZLjgsGaFoby392f&#10;VTA47tdtd3yqt4fN6szJ2fc/zUipt9d2/gUiUBv+w8/2SisYpik8zs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PqkMYAAADcAAAADwAAAAAAAAAAAAAAAACYAgAAZHJz&#10;L2Rvd25yZXYueG1sUEsFBgAAAAAEAAQA9QAAAIsDAAAAAA==&#10;" fillcolor="#ffff69" stroked="f"/>
                    <v:rect id="Rectangle 620" o:spid="_x0000_s1636" style="position:absolute;left:732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A8UA&#10;AADcAAAADwAAAGRycy9kb3ducmV2LnhtbESP3WrCQBSE7wt9h+UUelc3phJK6iqpELAgBa30+pA9&#10;JsHs2TS7+alP7xYEL4eZ+YZZrifTiIE6V1tWMJ9FIIgLq2suFRy/85c3EM4ja2wsk4I/crBePT4s&#10;MdV25D0NB1+KAGGXooLK+zaV0hUVGXQz2xIH72Q7gz7IrpS6wzHATSPjKEqkwZrDQoUtbSoqzofe&#10;KFh8lJ9U51/Z5fyT02+yo+E49Eo9P03ZOwhPk7+Hb+2tVpDEr/B/Jhw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MDxQAAANwAAAAPAAAAAAAAAAAAAAAAAJgCAABkcnMv&#10;ZG93bnJldi54bWxQSwUGAAAAAAQABAD1AAAAigMAAAAA&#10;" fillcolor="#ffff6b" stroked="f"/>
                    <v:rect id="Rectangle 621" o:spid="_x0000_s1637" style="position:absolute;left:732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bejcUA&#10;AADcAAAADwAAAGRycy9kb3ducmV2LnhtbESPQUvDQBSE7wX/w/IEb3ZjqEHSboJYWj0oxWrvj91n&#10;EpJ9G3a3bfTXu4LQ4zAz3zCrerKDOJEPnWMFd/MMBLF2puNGwefH5vYBRIjIBgfHpOCbAtTV1WyF&#10;pXFnfqfTPjYiQTiUqKCNcSylDLoli2HuRuLkfTlvMSbpG2k8nhPcDjLPskJa7DgttDjSU0u63x+t&#10;gnv99tof1xvfZ/r58JPvtmtf5ErdXE+PSxCRpngJ/7dfjIIiX8DfmXQEZ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1t6NxQAAANwAAAAPAAAAAAAAAAAAAAAAAJgCAABkcnMv&#10;ZG93bnJldi54bWxQSwUGAAAAAAQABAD1AAAAigMAAAAA&#10;" fillcolor="#ffff6d" stroked="f"/>
                    <v:rect id="Rectangle 622" o:spid="_x0000_s1638" style="position:absolute;left:732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FsMA&#10;AADcAAAADwAAAGRycy9kb3ducmV2LnhtbESP3YrCMBSE7wXfIRzBO01VFOkaRQVREAV/2L09NMe2&#10;a3NSmqj17Y0geDnMzDfMZFabQtypcrllBb1uBII4sTrnVMH5tOqMQTiPrLGwTAqe5GA2bTYmGGv7&#10;4APdjz4VAcIuRgWZ92UspUsyMui6tiQO3sVWBn2QVSp1hY8AN4XsR9FIGsw5LGRY0jKj5Hq8GQXy&#10;MOa/4Qk3i93uFy/75/q/3A6Uarfq+Q8IT7X/hj/tjVYw6g/hfSYcA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PyFsMAAADcAAAADwAAAAAAAAAAAAAAAACYAgAAZHJzL2Rv&#10;d25yZXYueG1sUEsFBgAAAAAEAAQA9QAAAIgDAAAAAA==&#10;" fillcolor="#ffff6f" stroked="f"/>
                    <v:rect id="Rectangle 623" o:spid="_x0000_s1639" style="position:absolute;left:73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N0acIA&#10;AADcAAAADwAAAGRycy9kb3ducmV2LnhtbESPQYvCMBSE7wv+h/CEva2pRbpSjSKC4MFl2ar3R/NM&#10;is1LaaJ2//1mQfA4zMw3zHI9uFbcqQ+NZwXTSQaCuPa6YaPgdNx9zEGEiKyx9UwKfinAejV6W2Kp&#10;/YN/6F5FIxKEQ4kKbIxdKWWoLTkME98RJ+/ie4cxyd5I3eMjwV0r8ywrpMOG04LFjraW6mt1cwr8&#10;uTo222/9lW/M58xO2RxiZ5R6Hw+bBYhIQ3yFn+29VlDkBfyfSUd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o3RpwgAAANwAAAAPAAAAAAAAAAAAAAAAAJgCAABkcnMvZG93&#10;bnJldi54bWxQSwUGAAAAAAQABAD1AAAAhwMAAAAA&#10;" fillcolor="#ffff71" stroked="f"/>
                    <v:rect id="Rectangle 624" o:spid="_x0000_s1640" style="position:absolute;left:733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lKssYA&#10;AADcAAAADwAAAGRycy9kb3ducmV2LnhtbESPT2vCQBTE7wW/w/IEb3VTQSupq1RFyaEU/ANeH9nX&#10;ZDX7NmQ3Gv30bqHQ4zAzv2Fmi85W4kqNN44VvA0TEMS504YLBcfD5nUKwgdkjZVjUnAnD4t572WG&#10;qXY33tF1HwoRIexTVFCGUKdS+rwki37oauLo/bjGYoiyKaRu8BbhtpKjJJlIi4bjQok1rUrKL/vW&#10;KmhP3/Jk2myZf2XbsTbr8/i4eig16HefHyACdeE//NfOtILJ6B1+z8Qj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lKssYAAADcAAAADwAAAAAAAAAAAAAAAACYAgAAZHJz&#10;L2Rvd25yZXYueG1sUEsFBgAAAAAEAAQA9QAAAIsDAAAAAA==&#10;" fillcolor="#ffff73" stroked="f"/>
                    <v:rect id="Rectangle 625" o:spid="_x0000_s1641" style="position:absolute;left:734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UF8MA&#10;AADcAAAADwAAAGRycy9kb3ducmV2LnhtbERPy2rCQBTdF/oPwy24KXXStASJjiKW0CJ0YSJ0e8nc&#10;PDBzJ2TGJPbrnUWhy8N5b3az6cRIg2stK3hdRiCIS6tbrhWci+xlBcJ5ZI2dZVJwIwe77ePDBlNt&#10;Jz7RmPtahBB2KSpovO9TKV3ZkEG3tD1x4Co7GPQBDrXUA04h3HQyjqJEGmw5NDTY06Gh8pJfjYKy&#10;Gn9v2Ufxnsnnt8/vo038T5UotXia92sQnmb/L/5zf2kFSRzWhjPh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cUF8MAAADcAAAADwAAAAAAAAAAAAAAAACYAgAAZHJzL2Rv&#10;d25yZXYueG1sUEsFBgAAAAAEAAQA9QAAAIgDAAAAAA==&#10;" fillcolor="#ffff75" stroked="f"/>
                    <v:rect id="Rectangle 626" o:spid="_x0000_s1642" style="position:absolute;left:73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IgcUA&#10;AADcAAAADwAAAGRycy9kb3ducmV2LnhtbESPQWuDQBSE74X8h+UFeilxTQqSGjchWIQccqkJpMeH&#10;+6pS9624GzX/vlso9DjMzDdMdphNJ0YaXGtZwTqKQRBXVrdcK7heitUWhPPIGjvLpOBBDg77xVOG&#10;qbYTf9BY+loECLsUFTTe96mUrmrIoItsTxy8LzsY9EEOtdQDTgFuOrmJ40QabDksNNhT3lD1Xd6N&#10;gtvL+1Tn+eVcVPlZH8vPpJ9fE6Wel/NxB8LT7P/Df+2TVpBs3uD3TD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EiBxQAAANwAAAAPAAAAAAAAAAAAAAAAAJgCAABkcnMv&#10;ZG93bnJldi54bWxQSwUGAAAAAAQABAD1AAAAigMAAAAA&#10;" fillcolor="#ff7" stroked="f"/>
                    <v:rect id="Rectangle 627" o:spid="_x0000_s1643" style="position:absolute;left:73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gRcQA&#10;AADcAAAADwAAAGRycy9kb3ducmV2LnhtbERPW2vCMBR+H/gfwhF8GTOdN6Qzihs4BGGiq4hvh+as&#10;LTYnXRK1/vvlYeDjx3efLVpTiys5X1lW8NpPQBDnVldcKMi+Vy9TED4ga6wtk4I7eVjMO08zTLW9&#10;8Y6u+1CIGMI+RQVlCE0qpc9LMuj7tiGO3I91BkOErpDa4S2Gm1oOkmQiDVYcG0ps6KOk/Ly/GAVf&#10;B3oeZb/r9y1m28/x+OhOpt0o1eu2yzcQgdrwEP+711rBZBjnxzPx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7IEXEAAAA3AAAAA8AAAAAAAAAAAAAAAAAmAIAAGRycy9k&#10;b3ducmV2LnhtbFBLBQYAAAAABAAEAPUAAACJAwAAAAA=&#10;" fillcolor="#ffff79" stroked="f"/>
                    <v:rect id="Rectangle 628" o:spid="_x0000_s1644" style="position:absolute;left:73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cLX8QA&#10;AADcAAAADwAAAGRycy9kb3ducmV2LnhtbESPzWrDMBCE74W+g9hAb43sBkJwI4cQKDQESvNz6HGR&#10;NpaxtTKSkrh9+qpQyHGYmW+Y5Wp0vbhSiK1nBeW0AEGsvWm5UXA6vj0vQMSEbLD3TAq+KcKqfnxY&#10;YmX8jfd0PaRGZAjHChXYlIZKyqgtOYxTPxBn7+yDw5RlaKQJeMtw18uXophLhy3nBYsDbSzp7nBx&#10;CrrdF4WNtb32+qfcM36st5+k1NNkXL+CSDSme/i//W4UzGcl/J3JR0D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HC1/EAAAA3AAAAA8AAAAAAAAAAAAAAAAAmAIAAGRycy9k&#10;b3ducmV2LnhtbFBLBQYAAAAABAAEAPUAAACJAwAAAAA=&#10;" fillcolor="#ffff7b" stroked="f"/>
                    <v:rect id="Rectangle 629" o:spid="_x0000_s1645" style="position:absolute;left:73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scQA&#10;AADcAAAADwAAAGRycy9kb3ducmV2LnhtbESPQWvCQBSE7wX/w/IEb3VjAqlEV9FAQRBaGkWvj+wz&#10;CWbfxuxW03/fLRQ8DjPzDbNcD6YVd+pdY1nBbBqBIC6tbrhScDy8v85BOI+ssbVMCn7IwXo1elli&#10;pu2Dv+he+EoECLsMFdTed5mUrqzJoJvajjh4F9sb9EH2ldQ9PgLctDKOolQabDgs1NhRXlN5Lb6N&#10;gvNx1+GJtm8f+8842aRJfhuKXKnJeNgsQHga/DP8395pBWkSw9+Zc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qzLHEAAAA3AAAAA8AAAAAAAAAAAAAAAAAmAIAAGRycy9k&#10;b3ducmV2LnhtbFBLBQYAAAAABAAEAPUAAACJAwAAAAA=&#10;" fillcolor="#ffff7d" stroked="f"/>
                    <v:rect id="Rectangle 630" o:spid="_x0000_s1646" style="position:absolute;left:73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lo8MA&#10;AADcAAAADwAAAGRycy9kb3ducmV2LnhtbESPX2vCMBTF3wd+h3CFvc3UCZ1Wo4ggCD5sU/H50lyb&#10;0uamJJnt/PTLYLDHw/nz46w2g23FnXyoHSuYTjIQxKXTNVcKLuf9yxxEiMgaW8ek4JsCbNajpxUW&#10;2vX8SfdTrEQa4VCgAhNjV0gZSkMWw8R1xMm7OW8xJukrqT32ady28jXLcmmx5kQw2NHOUNmcvmyC&#10;HJuHMbl568r25q968dG8971Sz+NhuwQRaYj/4b/2QSvIZzP4PZOO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glo8MAAADcAAAADwAAAAAAAAAAAAAAAACYAgAAZHJzL2Rv&#10;d25yZXYueG1sUEsFBgAAAAAEAAQA9QAAAIgDAAAAAA==&#10;" fillcolor="#ffff7f" stroked="f"/>
                    <v:rect id="Rectangle 631" o:spid="_x0000_s1647" style="position:absolute;left:73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W8YA&#10;AADcAAAADwAAAGRycy9kb3ducmV2LnhtbESPW2vCQBSE3wv+h+UIfasbU5USs4oIhYL0Yizq4yF7&#10;csHs2ZDdxvjvuwWhj8PMfMOk68E0oqfO1ZYVTCcRCOLc6ppLBd+H16cXEM4ja2wsk4IbOVivRg8p&#10;JtpeeU995ksRIOwSVFB53yZSurwig25iW+LgFbYz6IPsSqk7vAa4aWQcRQtpsOawUGFL24ryS/Zj&#10;FPRfcjePj/HueMvjU3H50J/n2btSj+NhswThafD/4Xv7TStYPM/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Y/W8YAAADcAAAADwAAAAAAAAAAAAAAAACYAgAAZHJz&#10;L2Rvd25yZXYueG1sUEsFBgAAAAAEAAQA9QAAAIsDAAAAAA==&#10;" fillcolor="#ffff81" stroked="f"/>
                    <v:rect id="Rectangle 632" o:spid="_x0000_s1648" style="position:absolute;left:73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CK0MQA&#10;AADcAAAADwAAAGRycy9kb3ducmV2LnhtbESPT4vCMBTE74LfITxhb5q64h+6RpGFBcWLWtm9vm2e&#10;bbV5KU209dsbQfA4zMxvmPmyNaW4Ue0KywqGgwgEcWp1wZmCY/LTn4FwHlljaZkU3MnBctHtzDHW&#10;tuE93Q4+EwHCLkYFufdVLKVLczLoBrYiDt7J1gZ9kHUmdY1NgJtSfkbRRBosOCzkWNF3TunlcDUK&#10;WG+yYdLM/n+3u7U77/lv6scjpT567eoLhKfWv8Ov9lormIzG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gitDEAAAA3AAAAA8AAAAAAAAAAAAAAAAAmAIAAGRycy9k&#10;b3ducmV2LnhtbFBLBQYAAAAABAAEAPUAAACJAwAAAAA=&#10;" fillcolor="#ffff83" stroked="f"/>
                    <v:rect id="Rectangle 633" o:spid="_x0000_s1649" style="position:absolute;left:73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9mmMUA&#10;AADcAAAADwAAAGRycy9kb3ducmV2LnhtbESPQWvCQBSE7wX/w/KE3urGloYSXSUILVJ6SRr0+sg+&#10;k2D2bZJdTfz33YLgcZiZb5j1djKtuNLgGssKlosIBHFpdcOVguL38+UDhPPIGlvLpOBGDrab2dMa&#10;E21Hzuia+0oECLsEFdTed4mUrqzJoFvYjjh4JzsY9EEOldQDjgFuWvkaRbE02HBYqLGjXU3lOb8Y&#10;BT9Fvz8Ut/jrvc/0cbz49PsYjUo9z6d0BcLT5B/he3uvFcRvMfyfC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32aYxQAAANwAAAAPAAAAAAAAAAAAAAAAAJgCAABkcnMv&#10;ZG93bnJldi54bWxQSwUGAAAAAAQABAD1AAAAigMAAAAA&#10;" fillcolor="#ffff85" stroked="f"/>
                    <v:rect id="Rectangle 634" o:spid="_x0000_s1650" style="position:absolute;left:738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iJcYA&#10;AADcAAAADwAAAGRycy9kb3ducmV2LnhtbESPT2vCQBTE70K/w/IKvenGCLGkbkSUQimFGvXg8ZF9&#10;+VOzb0N2E9Nv3y0Uehxm5jfMZjuZVozUu8ayguUiAkFcWN1wpeByfp0/g3AeWWNrmRR8k4Nt9jDb&#10;YKrtnXMaT74SAcIuRQW1910qpStqMugWtiMOXml7gz7IvpK6x3uAm1bGUZRIgw2HhRo72tdU3E6D&#10;UVB9Or1fXY7L+DrkY1MWh4/D+5dST4/T7gWEp8n/h//ab1pBslrD75lwBG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iJcYAAADcAAAADwAAAAAAAAAAAAAAAACYAgAAZHJz&#10;L2Rvd25yZXYueG1sUEsFBgAAAAAEAAQA9QAAAIsDAAAAAA==&#10;" fillcolor="#ffff87" stroked="f"/>
                    <v:rect id="Rectangle 635" o:spid="_x0000_s1651" style="position:absolute;left:739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4O88IA&#10;AADcAAAADwAAAGRycy9kb3ducmV2LnhtbERPTYvCMBC9L/gfwgje1tQVS6lGUWHBw6JrFcHb0Ixt&#10;tZmUJqv135vDgsfH+54tOlOLO7WusqxgNIxAEOdWV1woOB6+PxMQziNrrC2Tgic5WMx7HzNMtX3w&#10;nu6ZL0QIYZeigtL7JpXS5SUZdEPbEAfuYluDPsC2kLrFRwg3tfyKolgarDg0lNjQuqT8lv0ZBT/x&#10;+bLajiaTYmyXvxlfk9Vplyg16HfLKQhPnX+L/90brSAeh7XhTDg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g7zwgAAANwAAAAPAAAAAAAAAAAAAAAAAJgCAABkcnMvZG93&#10;bnJldi54bWxQSwUGAAAAAAQABAD1AAAAhwMAAAAA&#10;" fillcolor="#ffff89" stroked="f"/>
                    <v:rect id="Rectangle 636" o:spid="_x0000_s1652" style="position:absolute;left:739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3k78QA&#10;AADcAAAADwAAAGRycy9kb3ducmV2LnhtbESPQUvDQBSE74L/YXmCN7uJ0lrTbItYQr22Fc/P7DMJ&#10;zb6Nu8829te7gtDjMDPfMOVqdL06UoidZwP5JANFXHvbcWPgbV/dzUFFQbbYeyYDPxRhtby+KrGw&#10;/sRbOu6kUQnCsUADrchQaB3rlhzGiR+Ik/fpg0NJMjTaBjwluOv1fZbNtMOO00KLA720VB92385A&#10;9VjV2/lUzrL+spv3j3heh3xvzO3N+LwAJTTKJfzffrUGZg9P8HcmHQ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d5O/EAAAA3AAAAA8AAAAAAAAAAAAAAAAAmAIAAGRycy9k&#10;b3ducmV2LnhtbFBLBQYAAAAABAAEAPUAAACJAwAAAAA=&#10;" fillcolor="#ffff8b" stroked="f"/>
                    <v:rect id="Rectangle 637" o:spid="_x0000_s1653" style="position:absolute;left:740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OOYr8A&#10;AADcAAAADwAAAGRycy9kb3ducmV2LnhtbERPTYvCMBC9C/sfwix403RVRKpRZGVhD16seh+TaRts&#10;JqWJtfvvNwfB4+N9b3aDa0RPXbCeFXxNMxDE2hvLlYLL+WeyAhEissHGMyn4owC77cdog7nxTz5R&#10;X8RKpBAOOSqoY2xzKYOuyWGY+pY4caXvHMYEu0qaDp8p3DVylmVL6dByaqixpe+a9L14OAW2vc5p&#10;VtxOpbaHmyuPui/6o1Ljz2G/BhFpiG/xy/1rFCwXaX46k46A3P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I45ivwAAANwAAAAPAAAAAAAAAAAAAAAAAJgCAABkcnMvZG93bnJl&#10;di54bWxQSwUGAAAAAAQABAD1AAAAhAMAAAAA&#10;" fillcolor="#ffff8d" stroked="f"/>
                    <v:rect id="Rectangle 638" o:spid="_x0000_s1654" style="position:absolute;left:740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P/j8QA&#10;AADcAAAADwAAAGRycy9kb3ducmV2LnhtbESPQWsCMRSE7wX/Q3hCbzWxFKlbo0ihYHsRdS/eHpvn&#10;JnTzsk2ibv99Iwg9DjPzDbNYDb4TF4rJBdYwnSgQxE0wjlsN9eHj6RVEysgGu8Ck4ZcSrJajhwVW&#10;Jlx5R5d9bkWBcKpQg825r6RMjSWPaRJ64uKdQvSYi4ytNBGvBe47+azUTHp0XBYs9vRuqfnen72G&#10;09Yef5yKn+v5/PhVu62SeVdr/Tge1m8gMg35P3xvb4yG2csUbmfK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j/4/EAAAA3AAAAA8AAAAAAAAAAAAAAAAAmAIAAGRycy9k&#10;b3ducmV2LnhtbFBLBQYAAAAABAAEAPUAAACJAwAAAAA=&#10;" fillcolor="#ffff8f" stroked="f"/>
                    <v:rect id="Rectangle 639" o:spid="_x0000_s1655" style="position:absolute;left:74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QUpMMA&#10;AADcAAAADwAAAGRycy9kb3ducmV2LnhtbESP3YrCMBSE7xd8h3AE79ZUUZFqFH9QRPbGnwc4NMe2&#10;2JyUJtbWpzeCsJfDzHzDzJeNKURNlcstKxj0IxDEidU5pwqul93vFITzyBoLy6SgJQfLRednjrG2&#10;Tz5RffapCBB2MSrIvC9jKV2SkUHXtyVx8G62MuiDrFKpK3wGuCnkMIom0mDOYSHDkjYZJffzwyjQ&#10;Y6r3Wz/4O+7vzXr1GLWv9pQr1es2qxkIT43/D3/bB61gMhrC50w4An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QUpMMAAADcAAAADwAAAAAAAAAAAAAAAACYAgAAZHJzL2Rv&#10;d25yZXYueG1sUEsFBgAAAAAEAAQA9QAAAIgDAAAAAA==&#10;" fillcolor="#ffff91" stroked="f"/>
                    <v:rect id="Rectangle 640" o:spid="_x0000_s1656" style="position:absolute;left:741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MXcYA&#10;AADcAAAADwAAAGRycy9kb3ducmV2LnhtbESPQWsCMRSE74L/IbxCL1KzVlnK1iiiSHupsNteents&#10;XrNLNy9rEnX996Yg9DjMzDfMcj3YTpzJh9axgtk0A0FcO92yUfD1uX96AREissbOMSm4UoD1ajxa&#10;YqHdhUs6V9GIBOFQoIImxr6QMtQNWQxT1xMn78d5izFJb6T2eElw28nnLMulxZbTQoM9bRuqf6uT&#10;VXA6mGr/nX+Unky1O1yPPNlt3pR6fBg2ryAiDfE/fG+/awX5Yg5/Z9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PMXcYAAADcAAAADwAAAAAAAAAAAAAAAACYAgAAZHJz&#10;L2Rvd25yZXYueG1sUEsFBgAAAAAEAAQA9QAAAIsDAAAAAA==&#10;" fillcolor="#ffff93" stroked="f"/>
                    <v:rect id="Rectangle 641" o:spid="_x0000_s1657" style="position:absolute;left:742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5fg8UA&#10;AADcAAAADwAAAGRycy9kb3ducmV2LnhtbESPQYvCMBSE74L/IbyFvYimilTpGkUEwUVXsHrQ26N5&#10;25ZtXkoTtf57syB4HGbmG2a2aE0lbtS40rKC4SACQZxZXXKu4HRc96cgnEfWWFkmBQ9ysJh3OzNM&#10;tL3zgW6pz0WAsEtQQeF9nUjpsoIMuoGtiYP3axuDPsgml7rBe4CbSo6iKJYGSw4LBda0Kij7S69G&#10;gZtsH6sdXrfDDf9cevG5/m73F6U+P9rlFwhPrX+HX+2NVhCPx/B/Jh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l+DxQAAANwAAAAPAAAAAAAAAAAAAAAAAJgCAABkcnMv&#10;ZG93bnJldi54bWxQSwUGAAAAAAQABAD1AAAAigMAAAAA&#10;" fillcolor="#ffff95" stroked="f"/>
                    <v:rect id="Rectangle 642" o:spid="_x0000_s1658" style="position:absolute;left:74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CXsUA&#10;AADcAAAADwAAAGRycy9kb3ducmV2LnhtbESPQWvCQBSE7wX/w/KEXopulFY0uooUpMWeTESvj+wz&#10;CWbfprurpv++Kwgeh5n5hlmsOtOIKzlfW1YwGiYgiAuray4V7PPNYArCB2SNjWVS8EceVsveywJT&#10;bW+8o2sWShEh7FNUUIXQplL6oiKDfmhb4uidrDMYonSl1A5vEW4aOU6SiTRYc1yosKXPiopzdjEK&#10;piyT0eyw3/0e3dfb5afMD9ssV+q1363nIAJ14Rl+tL+1gsn7B9zP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RwJexQAAANwAAAAPAAAAAAAAAAAAAAAAAJgCAABkcnMv&#10;ZG93bnJldi54bWxQSwUGAAAAAAQABAD1AAAAigMAAAAA&#10;" fillcolor="#ffff97" stroked="f"/>
                    <v:rect id="Rectangle 643" o:spid="_x0000_s1659" style="position:absolute;left:743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UusUA&#10;AADcAAAADwAAAGRycy9kb3ducmV2LnhtbESPT2sCMRTE7wW/Q3hCbzVRZClboxTFUtpDqdr7I3nu&#10;rt28rJvsn377plDwOMzMb5jVZnS16KkNlWcN85kCQWy8rbjQcDruHx5BhIhssfZMGn4owGY9uVth&#10;bv3An9QfYiEShEOOGsoYm1zKYEpyGGa+IU7e2bcOY5JtIW2LQ4K7Wi6UyqTDitNCiQ1tSzLfh85p&#10;UOrNvPSXwbzvvq4f3WLXVcux0/p+Oj4/gYg0xlv4v/1qNWTLDP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PNS6xQAAANwAAAAPAAAAAAAAAAAAAAAAAJgCAABkcnMv&#10;ZG93bnJldi54bWxQSwUGAAAAAAQABAD1AAAAigMAAAAA&#10;" fillcolor="#ff9" stroked="f"/>
                    <v:rect id="Rectangle 644" o:spid="_x0000_s1660" style="position:absolute;left:743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RB1sQA&#10;AADcAAAADwAAAGRycy9kb3ducmV2LnhtbESPQWvCQBSE7wX/w/KEXkqzsRQbUlcRseAxGmmvr9nX&#10;JDX7NmS3bvrvXUHwOMzMN8xiNZpOnGlwrWUFsyQFQVxZ3XKt4Fh+PGcgnEfW2FkmBf/kYLWcPCww&#10;1zbwns4HX4sIYZejgsb7PpfSVQ0ZdIntiaP3YweDPsqhlnrAEOGmky9pOpcGW44LDfa0aag6Hf6M&#10;ghaL8LTNzOnze6x2ZbD171colHqcjut3EJ5Gfw/f2jutYP76Btcz8Qj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UQdbEAAAA3AAAAA8AAAAAAAAAAAAAAAAAmAIAAGRycy9k&#10;b3ducmV2LnhtbFBLBQYAAAAABAAEAPUAAACJAwAAAAA=&#10;" fillcolor="#ffff9b" stroked="f"/>
                    <v:rect id="Rectangle 645" o:spid="_x0000_s1661" style="position:absolute;left:744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MlMIA&#10;AADcAAAADwAAAGRycy9kb3ducmV2LnhtbERPTWvCQBC9C/6HZQQvpW6UVmzqKlYQeq0tiLcxO02i&#10;2dmwO9Wkv757KHh8vO/lunONulKItWcD00kGirjwtubSwNfn7nEBKgqyxcYzGegpwno1HCwxt/7G&#10;H3TdS6lSCMccDVQiba51LCpyGCe+JU7ctw8OJcFQahvwlsJdo2dZNtcOa04NFba0rai47H+cgXB6&#10;eTss+qx/OPJJzs+y/d252pjxqNu8ghLq5C7+d79bA/OntDadSUd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K0yUwgAAANwAAAAPAAAAAAAAAAAAAAAAAJgCAABkcnMvZG93&#10;bnJldi54bWxQSwUGAAAAAAQABAD1AAAAhwMAAAAA&#10;" fillcolor="#ffff9d" stroked="f"/>
                    <v:rect id="Rectangle 646" o:spid="_x0000_s1662" style="position:absolute;left:744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WbxMYA&#10;AADcAAAADwAAAGRycy9kb3ducmV2LnhtbESPQWsCMRSE74X+h/AKvdWsIlu7NUrVChUPohaxt8fm&#10;uVm6eVmSqNt/bwqFHoeZ+YYZTzvbiAv5UDtW0O9lIIhLp2uuFHzul08jECEia2wck4IfCjCd3N+N&#10;sdDuylu67GIlEoRDgQpMjG0hZSgNWQw91xIn7+S8xZikr6T2eE1w28hBluXSYs1pwWBLc0Pl9+5s&#10;FSzMcbZaZJu8Xr839rD/el6epVfq8aF7ewURqYv/4b/2h1aQD1/g90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WbxMYAAADcAAAADwAAAAAAAAAAAAAAAACYAgAAZHJz&#10;L2Rvd25yZXYueG1sUEsFBgAAAAAEAAQA9QAAAIsDAAAAAA==&#10;" fillcolor="#ffff9f" stroked="f"/>
                    <v:rect id="Rectangle 647" o:spid="_x0000_s1663" style="position:absolute;left:745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8MA&#10;AADcAAAADwAAAGRycy9kb3ducmV2LnhtbERPy2rCQBTdC/2H4QrdiE58VCR1FLWtuNUGwd1t5poM&#10;zdwJmWmMf99ZCC4P571cd7YSLTXeOFYwHiUgiHOnDRcKsu+v4QKED8gaK8ek4E4e1quX3hJT7W58&#10;pPYUChFD2KeooAyhTqX0eUkW/cjVxJG7usZiiLAppG7wFsNtJSdJMpcWDceGEmvalZT/nv6sgiQM&#10;pp/H9rz/MdNsVnzczTa77JR67XebdxCBuvAUP9wHrWD+FufH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1K8MAAADcAAAADwAAAAAAAAAAAAAAAACYAgAAZHJzL2Rv&#10;d25yZXYueG1sUEsFBgAAAAAEAAQA9QAAAIgDAAAAAA==&#10;" fillcolor="#ffffa1" stroked="f"/>
                    <v:rect id="Rectangle 648" o:spid="_x0000_s1664" style="position:absolute;left:745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QYq8MA&#10;AADcAAAADwAAAGRycy9kb3ducmV2LnhtbESPQYvCMBSE74L/ITxhb2uqsKLVKFqR3cMe1iqeH82z&#10;rTYvpYm1/vuNIHgcZr4ZZrHqTCVaalxpWcFoGIEgzqwuOVdwPOw+pyCcR9ZYWSYFD3KwWvZ7C4y1&#10;vfOe2tTnIpSwi1FB4X0dS+myggy6oa2Jg3e2jUEfZJNL3eA9lJtKjqNoIg2WHBYKrCkpKLumN6Ng&#10;8re9JLSZ8eOUZt8tJb+ntZkq9THo1nMQnjr/Dr/oHx24rxE8z4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QYq8MAAADcAAAADwAAAAAAAAAAAAAAAACYAgAAZHJzL2Rv&#10;d25yZXYueG1sUEsFBgAAAAAEAAQA9QAAAIgDAAAAAA==&#10;" fillcolor="#ffffa3" stroked="f"/>
                    <v:rect id="Rectangle 649" o:spid="_x0000_s1665" style="position:absolute;left:746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GVXsQA&#10;AADcAAAADwAAAGRycy9kb3ducmV2LnhtbESP0WrCQBRE3wv9h+UW+tZsDDQtqaukUmlAKlT7AZfs&#10;NQlm74bd1aR/7wqCj8PMnGHmy8n04kzOd5YVzJIUBHFtdceNgr/9+uUdhA/IGnvLpOCfPCwXjw9z&#10;LLQd+ZfOu9CICGFfoII2hKGQ0tctGfSJHYijd7DOYIjSNVI7HCPc9DJL01wa7DgutDjQqqX6uDsZ&#10;BW8zV24+tyurf8wX7sdvK+tNpdTz01R+gAg0hXv41q60gvw1g+uZeAT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hlV7EAAAA3AAAAA8AAAAAAAAAAAAAAAAAmAIAAGRycy9k&#10;b3ducmV2LnhtbFBLBQYAAAAABAAEAPUAAACJAwAAAAA=&#10;" fillcolor="#ffffa5" stroked="f"/>
                    <v:rect id="Rectangle 650" o:spid="_x0000_s1666" style="position:absolute;left:746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Tdl8MA&#10;AADcAAAADwAAAGRycy9kb3ducmV2LnhtbESPS6vCMBSE94L/IRzBnaZX8UGvUURQRHDhY+Pu2Jzb&#10;9tqc1CZq/fdGEFwOM/MNM5nVphB3qlxuWcFPNwJBnFidc6rgeFh2xiCcR9ZYWCYFT3IwmzYbE4y1&#10;ffCO7nufigBhF6OCzPsyltIlGRl0XVsSB+/PVgZ9kFUqdYWPADeF7EXRUBrMOSxkWNIio+SyvxkF&#10;6aXYjOj/Kd0qOh/y5Xl75ZNXqt2q578gPNX+G/6011rBcNCH9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Tdl8MAAADcAAAADwAAAAAAAAAAAAAAAACYAgAAZHJzL2Rv&#10;d25yZXYueG1sUEsFBgAAAAAEAAQA9QAAAIgDAAAAAA==&#10;" fillcolor="#ffffa7" stroked="f"/>
                    <v:rect id="Rectangle 651" o:spid="_x0000_s1667" style="position:absolute;left:747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SO8YA&#10;AADcAAAADwAAAGRycy9kb3ducmV2LnhtbESPQWvCQBSE74X+h+UVvBSzqa2xpK4iglCKF62gx2f2&#10;JRuafRuyq0Z/fVco9DjMzDfMdN7bRpyp87VjBS9JCoK4cLrmSsHuezV8B+EDssbGMSm4kof57PFh&#10;irl2F97QeRsqESHsc1RgQmhzKX1hyKJPXEscvdJ1FkOUXSV1h5cIt40cpWkmLdYcFwy2tDRU/GxP&#10;VsERb+1X3RzGZfZq1vvnldWniVVq8NQvPkAE6sN/+K/9qRVk4ze4n4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SSO8YAAADcAAAADwAAAAAAAAAAAAAAAACYAgAAZHJz&#10;L2Rvd25yZXYueG1sUEsFBgAAAAAEAAQA9QAAAIsDAAAAAA==&#10;" fillcolor="#ffffa9" stroked="f"/>
                    <v:rect id="Rectangle 652" o:spid="_x0000_s1668" style="position:absolute;left:747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sqkMIA&#10;AADcAAAADwAAAGRycy9kb3ducmV2LnhtbESPQYvCMBSE7wv+h/AWvG1TRUWqaZGCoOBlq95fm2db&#10;tnkpTdTuv98sCB6HmfmG2Waj6cSDBtdaVjCLYhDEldUt1wou5/3XGoTzyBo7y6Tglxxk6eRji4m2&#10;T/6mR+FrESDsElTQeN8nUrqqIYMusj1x8G52MOiDHGqpB3wGuOnkPI5X0mDLYaHBnvKGqp/ibhT0&#10;5/K6k6fjyZVE5dXP2kVe5EpNP8fdBoSn0b/Dr/ZBK1gtl/B/JhwBm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6yqQwgAAANwAAAAPAAAAAAAAAAAAAAAAAJgCAABkcnMvZG93&#10;bnJldi54bWxQSwUGAAAAAAQABAD1AAAAhwMAAAAA&#10;" fillcolor="#ffffab" stroked="f"/>
                    <v:rect id="Rectangle 653" o:spid="_x0000_s1669" style="position:absolute;left:748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Q7cQA&#10;AADcAAAADwAAAGRycy9kb3ducmV2LnhtbESPwWrDMBBE74H+g9hCb7Hc0BjjRgl2odBDITQx5LpY&#10;W9uJtRKWErt/HxUKPQ4z84bZ7GYziBuNvres4DlJQRA3VvfcKqiP78schA/IGgfLpOCHPOy2D4sN&#10;FtpO/EW3Q2hFhLAvUEEXgiuk9E1HBn1iHXH0vu1oMEQ5tlKPOEW4GeQqTTNpsOe40KGjt46ay+Fq&#10;FJzyyVO1d6bNqtP6s3Qvtj5bpZ4e5/IVRKA5/If/2h9aQbbO4PdMP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xEO3EAAAA3AAAAA8AAAAAAAAAAAAAAAAAmAIAAGRycy9k&#10;b3ducmV2LnhtbFBLBQYAAAAABAAEAPUAAACJAwAAAAA=&#10;" fillcolor="#ffffad" stroked="f"/>
                    <v:rect id="Rectangle 654" o:spid="_x0000_s1670" style="position:absolute;left:748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UY3cIA&#10;AADcAAAADwAAAGRycy9kb3ducmV2LnhtbESPQWsCMRSE74X+h/AK3mpWRWtXo4ggSG9uC70+Nq+b&#10;6OZlSaKu/vpGKPQ4zMw3zHLdu1ZcKETrWcFoWIAgrr223Cj4+ty9zkHEhKyx9UwKbhRhvXp+WmKp&#10;/ZUPdKlSIzKEY4kKTEpdKWWsDTmMQ98RZ+/HB4cpy9BIHfCa4a6V46KYSYeW84LBjraG6lN1dgqK&#10;eXWMaXpvvs3Ybt9t4A8fJ0oNXvrNAkSiPv2H/9p7rWA2fYPHmXw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VRjdwgAAANwAAAAPAAAAAAAAAAAAAAAAAJgCAABkcnMvZG93&#10;bnJldi54bWxQSwUGAAAAAAQABAD1AAAAhwMAAAAA&#10;" fillcolor="#ffffaf" stroked="f"/>
                    <v:rect id="Rectangle 655" o:spid="_x0000_s1671" style="position:absolute;left:749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JMMMA&#10;AADcAAAADwAAAGRycy9kb3ducmV2LnhtbERPTWvCQBC9F/wPywi9NZtaDE10FUlbKMVQGgWvQ3ZM&#10;UrOzIbtq/Pfdg9Dj430v16PpxIUG11pW8BzFIIgrq1uuFex3H0+vIJxH1thZJgU3crBeTR6WmGl7&#10;5R+6lL4WIYRdhgoa7/tMSlc1ZNBFticO3NEOBn2AQy31gNcQbjo5i+NEGmw5NDTYU95QdSrPRkGa&#10;7k7n7uVd0tvWFIfyN/8uvnKlHqfjZgHC0+j/xXf3p1aQzMPacCYc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cJMMMAAADcAAAADwAAAAAAAAAAAAAAAACYAgAAZHJzL2Rv&#10;d25yZXYueG1sUEsFBgAAAAAEAAQA9QAAAIgDAAAAAA==&#10;" fillcolor="#ffffb1" stroked="f"/>
                    <v:rect id="Rectangle 656" o:spid="_x0000_s1672" style="position:absolute;left:74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Hy1sMA&#10;AADcAAAADwAAAGRycy9kb3ducmV2LnhtbESPS4vCMBSF9wP+h3AFd5oqKtoxiiMUXAk+QNxdmjtt&#10;Z5qbThK1/nsjCLM8nMfHWaxaU4sbOV9ZVjAcJCCIc6srLhScjll/BsIHZI21ZVLwIA+rZedjgam2&#10;d97T7RAKEUfYp6igDKFJpfR5SQb9wDbE0fu2zmCI0hVSO7zHcVPLUZJMpcGKI6HEhjYl5b+Hq4nc&#10;2W60SbKLn4/Dz1fzd3aZK5xSvW67/gQRqA3/4Xd7qxVMJ3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Hy1sMAAADcAAAADwAAAAAAAAAAAAAAAACYAgAAZHJzL2Rv&#10;d25yZXYueG1sUEsFBgAAAAAEAAQA9QAAAIgDAAAAAA==&#10;" fillcolor="#ffffb3" stroked="f"/>
                    <v:rect id="Rectangle 657" o:spid="_x0000_s1673" style="position:absolute;left:749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cX8IA&#10;AADcAAAADwAAAGRycy9kb3ducmV2LnhtbERP3WrCMBS+H+wdwhF2I2vaDcrojCIFwV14odsDHJvT&#10;NticlCSrdU9vLoRdfnz/q81sBzGRD8axgiLLQRA3ThvuFPx8714/QISIrHFwTApuFGCzfn5aYaXd&#10;lY80nWInUgiHChX0MY6VlKHpyWLI3EicuNZ5izFB30nt8ZrC7SDf8ryUFg2nhh5HqntqLqdfq+BQ&#10;nM9LP3+173+My/riTH2TRqmXxbz9BBFpjv/ih3uvFZRlmp/OpCM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HtxfwgAAANwAAAAPAAAAAAAAAAAAAAAAAJgCAABkcnMvZG93&#10;bnJldi54bWxQSwUGAAAAAAQABAD1AAAAhwMAAAAA&#10;" fillcolor="#ffffb5" stroked="f"/>
                    <v:rect id="Rectangle 658" o:spid="_x0000_s1674" style="position:absolute;left:750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rgU8MA&#10;AADcAAAADwAAAGRycy9kb3ducmV2LnhtbESPQWvCQBSE74L/YXmF3nSjh1Cjq5QQ0VvV9uLtsfua&#10;hGbfxuwa4793C4LHYWa+YVabwTaip87XjhXMpgkIYu1MzaWCn+/t5AOED8gGG8ek4E4eNuvxaIWZ&#10;cTc+Un8KpYgQ9hkqqEJoMym9rsiin7qWOHq/rrMYouxKaTq8Rbht5DxJUmmx5rhQYUt5RfrvdLUK&#10;Ll/msih27ox4d4e80L3OC6nU+9vwuQQRaAiv8LO9NwrSdAb/Z+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rgU8MAAADcAAAADwAAAAAAAAAAAAAAAACYAgAAZHJzL2Rv&#10;d25yZXYueG1sUEsFBgAAAAAEAAQA9QAAAIgDAAAAAA==&#10;" fillcolor="#ffffb7" stroked="f"/>
                    <v:rect id="Rectangle 659" o:spid="_x0000_s1675" style="position:absolute;left:751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I/ZsIA&#10;AADcAAAADwAAAGRycy9kb3ducmV2LnhtbESPS4vCQBCE78L+h6EXvOlksxIkOhFZkF3w4BO8NpnO&#10;AzM9MTOr8d87guCxqKqvqPmiN424Uudqywq+xhEI4tzqmksFx8NqNAXhPLLGxjIpuJODRfYxmGOq&#10;7Y13dN37UgQIuxQVVN63qZQur8igG9uWOHiF7Qz6ILtS6g5vAW4aGUdRIg3WHBYqbOmnovy8/zcK&#10;Npd8kpziol/Tt183fPjdomOlhp/9cgbCU+/f4Vf7TytIkhieZ8IR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j9mwgAAANwAAAAPAAAAAAAAAAAAAAAAAJgCAABkcnMvZG93&#10;bnJldi54bWxQSwUGAAAAAAQABAD1AAAAhwMAAAAA&#10;" fillcolor="#ffffb9" stroked="f"/>
                    <v:rect id="Rectangle 660" o:spid="_x0000_s1676" style="position:absolute;left:751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IucYA&#10;AADcAAAADwAAAGRycy9kb3ducmV2LnhtbESPT2vCQBTE7wW/w/IK3urGKiGNWcUGbOuhh6YePD6y&#10;L39o9m3Mrhq/fVco9DjMzG+YbDOaTlxocK1lBfNZBIK4tLrlWsHhe/eUgHAeWWNnmRTcyMFmPXnI&#10;MNX2yl90KXwtAoRdigoa7/tUSlc2ZNDNbE8cvMoOBn2QQy31gNcAN518jqJYGmw5LDTYU95Q+VOc&#10;jYL8/bTk1/1L9caumB/zxJ/d8VOp6eO4XYHwNPr/8F/7QyuI4wXcz4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2IucYAAADcAAAADwAAAAAAAAAAAAAAAACYAgAAZHJz&#10;L2Rvd25yZXYueG1sUEsFBgAAAAAEAAQA9QAAAIsDAAAAAA==&#10;" fillcolor="#ffb" stroked="f"/>
                    <v:rect id="Rectangle 661" o:spid="_x0000_s1677" style="position:absolute;left:751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IiMQA&#10;AADcAAAADwAAAGRycy9kb3ducmV2LnhtbESPQWsCMRSE70L/Q3iF3jTbIotsjSLSiheRulJ6fN08&#10;N4ublyVJNf33jVDwOMzMN8x8mWwvLuRD51jB86QAQdw43XGr4Fi/j2cgQkTW2DsmBb8UYLl4GM2x&#10;0u7KH3Q5xFZkCIcKFZgYh0rK0BiyGCZuIM7eyXmLMUvfSu3xmuG2ly9FUUqLHecFgwOtDTXnw49V&#10;8ObNcfju0nbP5/VXvZtu0u5zo9TTY1q9goiU4j38395qBWU5hduZf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gyIjEAAAA3AAAAA8AAAAAAAAAAAAAAAAAmAIAAGRycy9k&#10;b3ducmV2LnhtbFBLBQYAAAAABAAEAPUAAACJAwAAAAA=&#10;" fillcolor="#ffffbd" stroked="f"/>
                    <v:rect id="Rectangle 662" o:spid="_x0000_s1678" style="position:absolute;left:752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b1cYA&#10;AADcAAAADwAAAGRycy9kb3ducmV2LnhtbESPQWvCQBSE74X+h+UVequbthhKdBUplVYpQtWDx2f2&#10;mQR334bsU9P+erdQ6HGYmW+Y8bT3Tp2pi01gA4+DDBRxGWzDlYHtZv7wAioKskUXmAx8U4Tp5PZm&#10;jIUNF/6i81oqlSAcCzRQi7SF1rGsyWMchJY4eYfQeZQku0rbDi8J7p1+yrJce2w4LdTY0mtN5XF9&#10;8gbsUmT7uXifP+/fDj/R7dzKnpwx93f9bARKqJf/8F/7wxrI8yH8nklHQE+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wb1cYAAADcAAAADwAAAAAAAAAAAAAAAACYAgAAZHJz&#10;L2Rvd25yZXYueG1sUEsFBgAAAAAEAAQA9QAAAIsDAAAAAA==&#10;" fillcolor="#ffffbf" stroked="f"/>
                    <v:rect id="Rectangle 663" o:spid="_x0000_s1679" style="position:absolute;left:7529;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e3rcMA&#10;AADcAAAADwAAAGRycy9kb3ducmV2LnhtbESPwWrDMBBE74X+g9hCb7XUUJziRDEmJCW30KTkvFgb&#10;28RaqZacuH8fFQo9DjPzhlmWk+3FlYbQOdbwmikQxLUzHTcavo7bl3cQISIb7B2Thh8KUK4eH5ZY&#10;GHfjT7oeYiMShEOBGtoYfSFlqFuyGDLniZN3doPFmOTQSDPgLcFtL2dK5dJix2mhRU/rlurLYbQa&#10;5hu1r0bvP1iZYMNuPH2/za3Wz09TtQARaYr/4b/2zmjI8xx+z6Qj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e3rcMAAADcAAAADwAAAAAAAAAAAAAAAACYAgAAZHJzL2Rv&#10;d25yZXYueG1sUEsFBgAAAAAEAAQA9QAAAIgDAAAAAA==&#10;" fillcolor="#ffffc1" stroked="f"/>
                    <v:rect id="Rectangle 664" o:spid="_x0000_s1680" style="position:absolute;left:753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ppIcUA&#10;AADcAAAADwAAAGRycy9kb3ducmV2LnhtbESPT2sCMRTE7wW/Q3hCbzW7LWxlNYoIoqUU6p+Lt8fm&#10;uVndvGyTVNdv3xQKPQ4z8xtmOu9tK67kQ+NYQT7KQBBXTjdcKzjsV09jECEia2wdk4I7BZjPBg9T&#10;LLW78Zauu1iLBOFQogITY1dKGSpDFsPIdcTJOzlvMSbpa6k93hLctvI5ywppseG0YLCjpaHqsvu2&#10;Cj6W78e3mH991jmZ80vj27tf50o9DvvFBESkPv6H/9obraAoXuH3TDoCcv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umkhxQAAANwAAAAPAAAAAAAAAAAAAAAAAJgCAABkcnMv&#10;ZG93bnJldi54bWxQSwUGAAAAAAQABAD1AAAAigMAAAAA&#10;" fillcolor="#ffffc3" stroked="f"/>
                    <v:rect id="Rectangle 665" o:spid="_x0000_s1681" style="position:absolute;left:753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yUMEA&#10;AADcAAAADwAAAGRycy9kb3ducmV2LnhtbERPu27CMBTdkfgH6yJ1I04ZIpRiEFRCZenAY6DbVXyJ&#10;I+JrK3ZD4OvxgMR4dN6L1WBb0VMXGscKPrMcBHHldMO1gtNxO52DCBFZY+uYFNwpwGo5Hi2w1O7G&#10;e+oPsRYphEOJCkyMvpQyVIYshsx54sRdXGcxJtjVUnd4S+G2lbM8L6TFhlODQU/fhqrr4d8qQPnz&#10;O+vPO+/by99pc902x4e5K/UxGdZfICIN8S1+uXdaQVGktelMOg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KclDBAAAA3AAAAA8AAAAAAAAAAAAAAAAAmAIAAGRycy9kb3du&#10;cmV2LnhtbFBLBQYAAAAABAAEAPUAAACGAwAAAAA=&#10;" fillcolor="#ffffc5" stroked="f"/>
                    <v:rect id="Rectangle 666" o:spid="_x0000_s1682" style="position:absolute;left:754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yARsIA&#10;AADcAAAADwAAAGRycy9kb3ducmV2LnhtbESPzarCMBSE94LvEI7gRjRVStFqFK9QuVt/wO2hObbV&#10;5qQ0uVrf/kYQXA4z8w2z2nSmFg9qXWVZwXQSgSDOra64UHA+ZeM5COeRNdaWScGLHGzW/d4KU22f&#10;fKDH0RciQNilqKD0vkmldHlJBt3ENsTBu9rWoA+yLaRu8RngppazKEqkwYrDQokN7UrK78c/o+Dn&#10;NLtlDkf7+eWC03jhY53VsVLDQbddgvDU+W/40/7VCpJkAe8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IBGwgAAANwAAAAPAAAAAAAAAAAAAAAAAJgCAABkcnMvZG93&#10;bnJldi54bWxQSwUGAAAAAAQABAD1AAAAhwMAAAAA&#10;" fillcolor="#ffffc7" stroked="f"/>
                    <v:rect id="Rectangle 667" o:spid="_x0000_s1683" style="position:absolute;left:754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TsQA&#10;AADcAAAADwAAAGRycy9kb3ducmV2LnhtbERPy2rCQBTdF/yH4Qru6sSKj0YnoQ8DFdxoW9DdJXNN&#10;opk7ITM16d87i0KXh/Nep72pxY1aV1lWMBlHIIhzqysuFHx9Zo9LEM4ja6wtk4JfcpAmg4c1xtp2&#10;vKfbwRcihLCLUUHpfRNL6fKSDLqxbYgDd7atQR9gW0jdYhfCTS2fomguDVYcGkps6K2k/Hr4MQqy&#10;7fNss9xdouO16t+n3fc2s68npUbD/mUFwlPv/8V/7g+tYL4I88OZcARkc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8U07EAAAA3AAAAA8AAAAAAAAAAAAAAAAAmAIAAGRycy9k&#10;b3ducmV2LnhtbFBLBQYAAAAABAAEAPUAAACJAwAAAAA=&#10;" fillcolor="#ffffc9" stroked="f"/>
                    <v:rect id="Rectangle 668" o:spid="_x0000_s1684" style="position:absolute;left:755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cNcYA&#10;AADcAAAADwAAAGRycy9kb3ducmV2LnhtbESPzWrDMBCE74G+g9hCL6GRE6gbnCih9AcKzSVOL70t&#10;0sYytVbCUmO3T18FAjkOM/MNs96OrhMn6mPrWcF8VoAg1t603Cj4PLzdL0HEhGyw80wKfinCdnMz&#10;WWNl/MB7OtWpERnCsUIFNqVQSRm1JYdx5gNx9o6+d5iy7Btpehwy3HVyURSldNhyXrAY6NmS/q5/&#10;nIKHj91S+/BCYXEo/0Y9bezX66DU3e34tAKRaEzX8KX9bhSUj3M4n8lH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WcNcYAAADcAAAADwAAAAAAAAAAAAAAAACYAgAAZHJz&#10;L2Rvd25yZXYueG1sUEsFBgAAAAAEAAQA9QAAAIsDAAAAAA==&#10;" fillcolor="#ffffcb" stroked="f"/>
                    <v:rect id="Rectangle 669" o:spid="_x0000_s1685" style="position:absolute;left:755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B08sMA&#10;AADcAAAADwAAAGRycy9kb3ducmV2LnhtbESPQUsDMRSE74L/ITzBm826hypr01IUxYMeWvsDHslz&#10;s7h52Sav2/jvjSB4HGbmG2a1KWFUM6U8RDZwu2hAEdvoBu4NHD6eb+5BZUF2OEYmA9+UYbO+vFhh&#10;5+KZdzTvpVcVwrlDA15k6rTO1lPAvIgTcfU+YwooVaZeu4TnCg+jbptmqQMOXBc8TvToyX7tT8HA&#10;rrRHW16mJ3+Yj2+JtvJuT2LM9VXZPoASKvIf/mu/OgPLuxZ+z9Qjo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B08sMAAADcAAAADwAAAAAAAAAAAAAAAACYAgAAZHJzL2Rv&#10;d25yZXYueG1sUEsFBgAAAAAEAAQA9QAAAIgDAAAAAA==&#10;" fillcolor="#ffffcd" stroked="f"/>
                    <v:rect id="Rectangle 670" o:spid="_x0000_s1686" style="position:absolute;left:756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LrMcMA&#10;AADcAAAADwAAAGRycy9kb3ducmV2LnhtbESPT4vCMBTE78J+h/AW9qbpqqhUUxGli1f/HDw+mmfb&#10;bfNSm1i7334jCB6HmfkNs1r3phYdta60rOB7FIEgzqwuOVdwPqXDBQjnkTXWlknBHzlYJx+DFcba&#10;PvhA3dHnIkDYxaig8L6JpXRZQQbdyDbEwbva1qAPss2lbvER4KaW4yiaSYMlh4UCG9oWlFXHu1FQ&#10;nS/d1Oub2e5+F6nV8/onv6RKfX32myUIT71/h1/tvVYwm0/geSYcAZ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LrMcMAAADcAAAADwAAAAAAAAAAAAAAAACYAgAAZHJzL2Rv&#10;d25yZXYueG1sUEsFBgAAAAAEAAQA9QAAAIgDAAAAAA==&#10;" fillcolor="#ffffcf" stroked="f"/>
                    <v:rect id="Rectangle 671" o:spid="_x0000_s1687" style="position:absolute;left:756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i18UA&#10;AADcAAAADwAAAGRycy9kb3ducmV2LnhtbESP3WoCMRSE7wu+QzhC72rWIlZWo4ggtJYW/Cn18nRz&#10;ulndnCxJ1PXtTaHg5TAz3zCTWWtrcSYfKscK+r0MBHHhdMWlgt12+TQCESKyxtoxKbhSgNm08zDB&#10;XLsLr+m8iaVIEA45KjAxNrmUoTBkMfRcQ5y8X+ctxiR9KbXHS4LbWj5n2VBarDgtGGxoYag4bk5W&#10;gfwOX2+HFX++14Y+zK7aG/8zUOqx287HICK18R7+b79qBcOXAfydSUd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qLXxQAAANwAAAAPAAAAAAAAAAAAAAAAAJgCAABkcnMv&#10;ZG93bnJldi54bWxQSwUGAAAAAAQABAD1AAAAigMAAAAA&#10;" fillcolor="#ffffd1" stroked="f"/>
                    <v:rect id="Rectangle 672" o:spid="_x0000_s1688" style="position:absolute;left:757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jM/sQA&#10;AADcAAAADwAAAGRycy9kb3ducmV2LnhtbESPQWsCMRSE7wX/Q3iF3mpWaXft1igqFAqetC3S22Pz&#10;3F1MXpYkutt/bwShx2FmvmHmy8EacSEfWscKJuMMBHHldMu1gu+vj+cZiBCRNRrHpOCPAiwXo4c5&#10;ltr1vKPLPtYiQTiUqKCJsSulDFVDFsPYdcTJOzpvMSbpa6k99glujZxmWS4ttpwWGuxo01B12p+t&#10;gt/t2h+doRNPti/FmyfT54cfpZ4eh9U7iEhD/A/f259aQV68wu1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zP7EAAAA3AAAAA8AAAAAAAAAAAAAAAAAmAIAAGRycy9k&#10;b3ducmV2LnhtbFBLBQYAAAAABAAEAPUAAACJAwAAAAA=&#10;" fillcolor="#ffffd3" stroked="f"/>
                    <v:rect id="Rectangle 673" o:spid="_x0000_s1689" style="position:absolute;left:757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NusAA&#10;AADcAAAADwAAAGRycy9kb3ducmV2LnhtbESPzYrCMBSF9wO+Q7iCuzHRRZVqFBVEZVY64/7SXNti&#10;c1Oa2Na3NwOCy8P5+TjLdW8r0VLjS8caJmMFgjhzpuRcw9/v/nsOwgdkg5Vj0vAkD+vV4GuJqXEd&#10;n6m9hFzEEfYpaihCqFMpfVaQRT92NXH0bq6xGKJscmka7OK4reRUqURaLDkSCqxpV1B2vzxs5E5d&#10;u6WfmbJJd6CdspNTrq5aj4b9ZgEiUB8+4Xf7aDQkswT+z8Qj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6NusAAAADcAAAADwAAAAAAAAAAAAAAAACYAgAAZHJzL2Rvd25y&#10;ZXYueG1sUEsFBgAAAAAEAAQA9QAAAIUDAAAAAA==&#10;" fillcolor="#ffffd5" stroked="f"/>
                    <v:rect id="Rectangle 674" o:spid="_x0000_s1690" style="position:absolute;left:758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oIsYA&#10;AADcAAAADwAAAGRycy9kb3ducmV2LnhtbESPQWvCQBSE70L/w/KEXqRuWoIp0VWkYCMUD40eenxk&#10;n8li9m3IbpP033cLBY/DzHzDbHaTbcVAvTeOFTwvExDEldOGawWX8+HpFYQPyBpbx6Tghzzstg+z&#10;DebajfxJQxlqESHsc1TQhNDlUvqqIYt+6Tri6F1dbzFE2ddS9zhGuG3lS5KspEXDcaHBjt4aqm7l&#10;t1Vg0uNpOHQL856ezdfH/lKMoSqUepxP+zWIQFO4h//bR61glWXwdyYe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BoIsYAAADcAAAADwAAAAAAAAAAAAAAAACYAgAAZHJz&#10;L2Rvd25yZXYueG1sUEsFBgAAAAAEAAQA9QAAAIsDAAAAAA==&#10;" fillcolor="#ffffd7" stroked="f"/>
                    <v:rect id="Rectangle 675" o:spid="_x0000_s1691" style="position:absolute;left:758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ijMAA&#10;AADcAAAADwAAAGRycy9kb3ducmV2LnhtbERPy4rCMBTdD/gP4QqzG1MFHalGUUEQhln4QHB3ba5t&#10;sLkpSaz17ycLYZaH854vO1uLlnwwjhUMBxkI4sJpw6WC03H7NQURIrLG2jEpeFGA5aL3Mcdcuyfv&#10;qT3EUqQQDjkqqGJscilDUZHFMHANceJuzluMCfpSao/PFG5rOcqyibRoODVU2NCmouJ+eFgF41o7&#10;w+sfs97gq80u119/vmqlPvvdagYiUhf/xW/3TiuYfKe16Uw6An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jijMAAAADcAAAADwAAAAAAAAAAAAAAAACYAgAAZHJzL2Rvd25y&#10;ZXYueG1sUEsFBgAAAAAEAAQA9QAAAIUDAAAAAA==&#10;" fillcolor="#ffffd9" stroked="f"/>
                    <v:rect id="Rectangle 676" o:spid="_x0000_s1692" style="position:absolute;left:75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vccA&#10;AADcAAAADwAAAGRycy9kb3ducmV2LnhtbESPQWvCQBSE70L/w/IKvenGFqzGbKQEiqGXUtMevD2y&#10;zyQ0+zbJrhr99d2C4HGYmW+YZDOaVpxocI1lBfNZBIK4tLrhSsF38T5dgnAeWWNrmRRcyMEmfZgk&#10;GGt75i867XwlAoRdjApq77tYSlfWZNDNbEccvIMdDPogh0rqAc8Bblr5HEULabDhsFBjR1lN5e/u&#10;aBTIVm/7j7zPXi7zn+V1/1n0WX5V6ulxfFuD8DT6e/jWzrWCxesK/s+EI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5Y73HAAAA3AAAAA8AAAAAAAAAAAAAAAAAmAIAAGRy&#10;cy9kb3ducmV2LnhtbFBLBQYAAAAABAAEAPUAAACMAwAAAAA=&#10;" fillcolor="#ffffdb" stroked="f"/>
                    <v:rect id="Rectangle 677" o:spid="_x0000_s1693" style="position:absolute;left:759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2oCcEA&#10;AADcAAAADwAAAGRycy9kb3ducmV2LnhtbERPz2vCMBS+C/sfwhvspqkTilSjDEHmYYdZ7f3RvDVl&#10;yUuXZLX775eD4PHj+73dT86KkULsPStYLgoQxK3XPXcKrpfjfA0iJmSN1jMp+KMI+93TbIuV9jc+&#10;01inTuQQjhUqMCkNlZSxNeQwLvxAnLkvHxymDEMndcBbDndWvhZFKR32nBsMDnQw1H7Xv07B58/H&#10;ezGm0tpTs1o2jTkcw6pW6uV5etuASDSlh/juPmkF5TrPz2fyEZ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tqAnBAAAA3AAAAA8AAAAAAAAAAAAAAAAAmAIAAGRycy9kb3du&#10;cmV2LnhtbFBLBQYAAAAABAAEAPUAAACGAwAAAAA=&#10;" fillcolor="#ffd" stroked="f"/>
                    <v:rect id="Rectangle 678" o:spid="_x0000_s1694" style="position:absolute;left:760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ejMIA&#10;AADcAAAADwAAAGRycy9kb3ducmV2LnhtbESPQYvCMBSE7wv+h/AEb2vqQqtUo4ggeBKsCh4fzbMt&#10;Ni9tk7X135uFBY/DzHzDrDaDqcWTOldZVjCbRiCIc6srLhRczvvvBQjnkTXWlknBixxs1qOvFaba&#10;9nyiZ+YLESDsUlRQet+kUrq8JINuahvi4N1tZ9AH2RVSd9gHuKnlTxQl0mDFYaHEhnYl5Y/s1yjI&#10;9m2f0Tw+6hib2zVuo3PSXpSajIftEoSnwX/C/+2DVpAsZvB3JhwB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mZ6MwgAAANwAAAAPAAAAAAAAAAAAAAAAAJgCAABkcnMvZG93&#10;bnJldi54bWxQSwUGAAAAAAQABAD1AAAAhwMAAAAA&#10;" fillcolor="#ffffdf" stroked="f"/>
                    <v:rect id="Rectangle 679" o:spid="_x0000_s1695" style="position:absolute;left:760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cOyMMA&#10;AADcAAAADwAAAGRycy9kb3ducmV2LnhtbESPQYvCMBCF7wv+hzCCtzW1BynVKCLoCgvCdgWvQzM2&#10;xWZSm1jrvzfCwh4fb9735i3Xg21ET52vHSuYTRMQxKXTNVcKTr+7zwyED8gaG8ek4Eke1qvRxxJz&#10;7R78Q30RKhEh7HNUYEJocyl9aciin7qWOHoX11kMUXaV1B0+Itw2Mk2SubRYc2ww2NLWUHkt7ja+&#10;URyafXo99l9nun0nm/vTZWar1GQ8bBYgAg3h//gvfdAK5lkK7zGRAH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cOyMMAAADcAAAADwAAAAAAAAAAAAAAAACYAgAAZHJzL2Rv&#10;d25yZXYueG1sUEsFBgAAAAAEAAQA9QAAAIgDAAAAAA==&#10;" fillcolor="#ffffe1" stroked="f"/>
                    <v:rect id="Rectangle 680" o:spid="_x0000_s1696" style="position:absolute;left:760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nBysQA&#10;AADcAAAADwAAAGRycy9kb3ducmV2LnhtbESPQWvCQBSE7wX/w/IEb3VXBQnRVUJB9GKpUdDeHtnX&#10;JDT7NmRXk/77rlDocZiZb5j1drCNeFDna8caZlMFgrhwpuZSw+W8e01A+IBssHFMGn7Iw3Yzellj&#10;alzPJ3rkoRQRwj5FDVUIbSqlLyqy6KeuJY7el+sshii7UpoO+wi3jZwrtZQWa44LFbb0VlHxnd+t&#10;hmvRKpXdVJLP3rMP+jyqfY9K68l4yFYgAg3hP/zXPhgNy2QBzzPx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5wcrEAAAA3AAAAA8AAAAAAAAAAAAAAAAAmAIAAGRycy9k&#10;b3ducmV2LnhtbFBLBQYAAAAABAAEAPUAAACJAwAAAAA=&#10;" fillcolor="#ffffe3" stroked="f"/>
                    <v:rect id="Rectangle 681" o:spid="_x0000_s1697" style="position:absolute;left:761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M8UA&#10;AADcAAAADwAAAGRycy9kb3ducmV2LnhtbESPQWvCQBSE7wX/w/IEL0U3ShGNriJCtdBDMYrnR/aZ&#10;BLNvw+42if313ULB4zAz3zDrbW9q0ZLzlWUF00kCgji3uuJCweX8Pl6A8AFZY22ZFDzIw3YzeFlj&#10;qm3HJ2qzUIgIYZ+igjKEJpXS5yUZ9BPbEEfvZp3BEKUrpHbYRbip5SxJ5tJgxXGhxIb2JeX37Nso&#10;ONw7333Nzu31c9pkN/ej/fF1qdRo2O9WIAL14Rn+b39oBfPFG/ydi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8Y4zxQAAANwAAAAPAAAAAAAAAAAAAAAAAJgCAABkcnMv&#10;ZG93bnJldi54bWxQSwUGAAAAAAQABAD1AAAAigMAAAAA&#10;" fillcolor="#ffffe5" stroked="f"/>
                    <v:rect id="Rectangle 682" o:spid="_x0000_s1698" style="position:absolute;left:762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s0gcEA&#10;AADcAAAADwAAAGRycy9kb3ducmV2LnhtbESPT2sCMRTE74LfITyhN81aqSyrUYqg6LH+wesjeW5C&#10;Ny/LJtXtt28KgsdhZn7DLNe9b8SduugCK5hOChDEOhjHtYLzaTsuQcSEbLAJTAp+KcJ6NRwssTLh&#10;wV90P6ZaZAjHChXYlNpKyqgteYyT0BJn7xY6jynLrpamw0eG+0a+F8VcenScFyy2tLGkv48/XsHp&#10;epnpqT7HnXOWAl4O5d4clHob9Z8LEIn69Ao/23ujYF5+wP+Zf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bNIHBAAAA3AAAAA8AAAAAAAAAAAAAAAAAmAIAAGRycy9kb3du&#10;cmV2LnhtbFBLBQYAAAAABAAEAPUAAACGAwAAAAA=&#10;" fillcolor="#ffffe7" stroked="f"/>
                    <v:rect id="Rectangle 683" o:spid="_x0000_s1699" style="position:absolute;left:762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GcTcMA&#10;AADcAAAADwAAAGRycy9kb3ducmV2LnhtbESPT4vCMBTE78J+h/AWvNlUD1W6RimCsODBv+AeH82z&#10;KTYvpclq9dMbYWGPw8z8hpkve9uIG3W+dqxgnKQgiEuna64UnI7r0QyED8gaG8ek4EEelouPwRxz&#10;7e68p9shVCJC2OeowITQ5lL60pBFn7iWOHoX11kMUXaV1B3eI9w2cpKmmbRYc1ww2NLKUHk9/FoF&#10;51Aen9v0x0w3m8LQTjfFdLJWavjZF18gAvXhP/zX/tYKslkG7zPx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GcTcMAAADcAAAADwAAAAAAAAAAAAAAAACYAgAAZHJzL2Rv&#10;d25yZXYueG1sUEsFBgAAAAAEAAQA9QAAAIgDAAAAAA==&#10;" fillcolor="#ffffe9" stroked="f"/>
                    <v:rect id="Rectangle 684" o:spid="_x0000_s1700" style="position:absolute;left:762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nl88UA&#10;AADcAAAADwAAAGRycy9kb3ducmV2LnhtbESPQWvCQBSE74X+h+UVvNWNHmyIrqIFS1EoNQp6fGSf&#10;2WD2bZpdY/z33ULB4zAz3zCzRW9r0VHrK8cKRsMEBHHhdMWlgsN+/ZqC8AFZY+2YFNzJw2L+/DTD&#10;TLsb76jLQykihH2GCkwITSalLwxZ9EPXEEfv7FqLIcq2lLrFW4TbWo6TZCItVhwXDDb0bqi45Fer&#10;IF9tvzp3TO4n86PHH9/rdF9tCqUGL/1yCiJQHx7h//anVjBJ3+Dv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eXzxQAAANwAAAAPAAAAAAAAAAAAAAAAAJgCAABkcnMv&#10;ZG93bnJldi54bWxQSwUGAAAAAAQABAD1AAAAigMAAAAA&#10;" fillcolor="#ffffeb" stroked="f"/>
                    <v:rect id="Rectangle 685" o:spid="_x0000_s1701" style="position:absolute;left:76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D7TsIA&#10;AADcAAAADwAAAGRycy9kb3ducmV2LnhtbERPTWvCQBC9C/6HZYTedGMhIaSuIrahHqpQK/Q6ZMck&#10;mp0N2W0S/333IHh8vO/VZjSN6KlztWUFy0UEgriwuuZSwfknn6cgnEfW2FgmBXdysFlPJyvMtB34&#10;m/qTL0UIYZehgsr7NpPSFRUZdAvbEgfuYjuDPsCulLrDIYSbRr5GUSIN1hwaKmxpV1FxO/0ZBcc+&#10;3p3H4YuXg8nj989ffS0+Dkq9zMbtGwhPo3+KH+69VpCkYW04E4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PtOwgAAANwAAAAPAAAAAAAAAAAAAAAAAJgCAABkcnMvZG93&#10;bnJldi54bWxQSwUGAAAAAAQABAD1AAAAhwMAAAAA&#10;" fillcolor="#ffffed" stroked="f"/>
                    <v:rect id="Rectangle 686" o:spid="_x0000_s1702" style="position:absolute;left:763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f/CcQA&#10;AADcAAAADwAAAGRycy9kb3ducmV2LnhtbESPQWsCMRSE7wX/Q3hCL0WziohujSJCoXhzVdDbY/N2&#10;s3TzsiRRt//eFAoeh5n5hlltetuKO/nQOFYwGWcgiEunG64VnI5fowWIEJE1to5JwS8F2KwHbyvM&#10;tXvwge5FrEWCcMhRgYmxy6UMpSGLYew64uRVzluMSfpaao+PBLetnGbZXFpsOC0Y7GhnqPwpblbB&#10;7Hy5Tfvd9bysMlPuT0X14btKqfdhv/0EEamPr/B/+1srmC+W8HcmHQ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H/wnEAAAA3AAAAA8AAAAAAAAAAAAAAAAAmAIAAGRycy9k&#10;b3ducmV2LnhtbFBLBQYAAAAABAAEAPUAAACJAwAAAAA=&#10;" fillcolor="#ffffef" stroked="f"/>
                    <v:rect id="Rectangle 687" o:spid="_x0000_s1703" style="position:absolute;left:764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x8IA&#10;AADcAAAADwAAAGRycy9kb3ducmV2LnhtbERPS27CMBDdV+IO1iCxaxwQitIUg1AraDddlHCAUTzE&#10;EfE4xIYkPX29qNTl0/tvdqNtxYN63zhWsExSEMSV0w3XCs7l4TkH4QOyxtYxKZjIw247e9pgod3A&#10;3/Q4hVrEEPYFKjAhdIWUvjJk0SeuI47cxfUWQ4R9LXWPQwy3rVylaSYtNhwbDHb0Zqi6nu5WwTGk&#10;2Ze95eZj3K/PU9n+DOv7u1KL+bh/BRFoDP/iP/enVpC9xPn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6MfHwgAAANwAAAAPAAAAAAAAAAAAAAAAAJgCAABkcnMvZG93&#10;bnJldi54bWxQSwUGAAAAAAQABAD1AAAAhwMAAAAA&#10;" fillcolor="#fffff1" stroked="f"/>
                    <v:rect id="Rectangle 688" o:spid="_x0000_s1704" style="position:absolute;left:76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qMYA&#10;AADcAAAADwAAAGRycy9kb3ducmV2LnhtbESPT4vCMBTE7wt+h/CEva1pXRCtRhFBEDyIf6p4ezTP&#10;ttq8lCZq3U+/ERb2OMzMb5jJrDWVeFDjSssK4l4EgjizuuRcwWG//BqCcB5ZY2WZFLzIwWza+Zhg&#10;ou2Tt/TY+VwECLsEFRTe14mULivIoOvZmjh4F9sY9EE2udQNPgPcVLIfRQNpsOSwUGBNi4Ky2+5u&#10;FMyPZbbyp/T7OkrP2/X+kNrNT6zUZ7edj0F4av1/+K+90goGoxjeZ8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tqMYAAADcAAAADwAAAAAAAAAAAAAAAACYAgAAZHJz&#10;L2Rvd25yZXYueG1sUEsFBgAAAAAEAAQA9QAAAIsDAAAAAA==&#10;" fillcolor="#fffff3" stroked="f"/>
                    <v:rect id="Rectangle 689" o:spid="_x0000_s1705" style="position:absolute;left:76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YqL8A&#10;AADcAAAADwAAAGRycy9kb3ducmV2LnhtbESPzQrCMBCE74LvEFbwpqkiotUoKgiCJ38OHpdmbavN&#10;pjTRVp/eCILHYWa+YebLxhTiSZXLLSsY9CMQxInVOacKzqdtbwLCeWSNhWVS8CIHy0W7NcdY25oP&#10;9Dz6VAQIuxgVZN6XsZQuycig69uSOHhXWxn0QVap1BXWAW4KOYyisTSYc1jIsKRNRsn9+DAKmNaH&#10;JgA29WXvcjma3Nb34q1Ut9OsZiA8Nf4f/rV3WsF4OoTv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HBiovwAAANwAAAAPAAAAAAAAAAAAAAAAAJgCAABkcnMvZG93bnJl&#10;di54bWxQSwUGAAAAAAQABAD1AAAAhAMAAAAA&#10;" fillcolor="#fffff5" stroked="f"/>
                    <v:rect id="Rectangle 690" o:spid="_x0000_s1706" style="position:absolute;left:76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SxZcIA&#10;AADcAAAADwAAAGRycy9kb3ducmV2LnhtbESPS6vCMBSE9xf8D+EI7q6pCj6qUcQHuLggvvaH5thW&#10;m5PSRG3//Y0guBxm5htmtqhNIZ5Uudyygl43AkGcWJ1zquB82v6OQTiPrLGwTAoacrCYt35mGGv7&#10;4gM9jz4VAcIuRgWZ92UspUsyMui6tiQO3tVWBn2QVSp1ha8AN4XsR9FQGsw5LGRY0iqj5H58GAWb&#10;Or0nzYXdiFe3fNw8bv5vv1aq066XUxCeav8Nf9o7rWA4GcD7TDgC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hLFlwgAAANwAAAAPAAAAAAAAAAAAAAAAAJgCAABkcnMvZG93&#10;bnJldi54bWxQSwUGAAAAAAQABAD1AAAAhwMAAAAA&#10;" fillcolor="#fffff7" stroked="f"/>
                    <v:rect id="Rectangle 691" o:spid="_x0000_s1707" style="position:absolute;left:76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Cn8YA&#10;AADcAAAADwAAAGRycy9kb3ducmV2LnhtbESPQWvCQBSE70L/w/IKXkQ3VaM2dQ2p1dJTRS09P7Kv&#10;STD7NmS3mv57Vyh4HGbmG2aZdqYWZ2pdZVnB0ygCQZxbXXGh4Ou4HS5AOI+ssbZMCv7IQbp66C0x&#10;0fbCezoffCEChF2CCkrvm0RKl5dk0I1sQxy8H9sa9EG2hdQtXgLc1HIcRTNpsOKwUGJD65Ly0+HX&#10;KDhtJ5s4L0y8iz/reTZ4f62+3zql+o9d9gLCU+fv4f/2h1Ywe57C7Uw4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1Cn8YAAADcAAAADwAAAAAAAAAAAAAAAACYAgAAZHJz&#10;L2Rvd25yZXYueG1sUEsFBgAAAAAEAAQA9QAAAIsDAAAAAA==&#10;" fillcolor="#fffff9" stroked="f"/>
                    <v:rect id="Rectangle 692" o:spid="_x0000_s1708" style="position:absolute;left:76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rxJsYA&#10;AADcAAAADwAAAGRycy9kb3ducmV2LnhtbESPQWvCQBSE70L/w/IKvemmgYpJXaUqBg8FMYrS2yP7&#10;TNJm34bsqum/7xYEj8PMfMNM571pxJU6V1tW8DqKQBAXVtdcKjjs18MJCOeRNTaWScEvOZjPngZT&#10;TLW98Y6uuS9FgLBLUUHlfZtK6YqKDLqRbYmDd7adQR9kV0rd4S3ATSPjKBpLgzWHhQpbWlZU/OQX&#10;o2C7ipPFZ5bk8Sr7Wu++T0eTnY1SL8/9xzsIT71/hO/tjVYwTt7g/0w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rxJsYAAADcAAAADwAAAAAAAAAAAAAAAACYAgAAZHJz&#10;L2Rvd25yZXYueG1sUEsFBgAAAAAEAAQA9QAAAIsDAAAAAA==&#10;" fillcolor="#fffffb" stroked="f"/>
                    <v:rect id="Rectangle 693" o:spid="_x0000_s1709" style="position:absolute;left:76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XmjMQA&#10;AADcAAAADwAAAGRycy9kb3ducmV2LnhtbESPQWsCMRSE74L/IbxCb5pUyqKrUYpgtQcLq168PTbP&#10;zdLNy7JJdf33piD0OMzMN8xi1btGXKkLtWcNb2MFgrj0puZKw+m4GU1BhIhssPFMGu4UYLUcDhaY&#10;G3/jgq6HWIkE4ZCjBhtjm0sZSksOw9i3xMm7+M5hTLKrpOnwluCukROlMumw5rRgsaW1pfLn8Os0&#10;tJ+njNXOvm/P5bb4LvZT9WWC1q8v/cccRKQ+/oef7Z3RkM0y+Du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l5ozEAAAA3AAAAA8AAAAAAAAAAAAAAAAAmAIAAGRycy9k&#10;b3ducmV2LnhtbFBLBQYAAAAABAAEAPUAAACJAwAAAAA=&#10;" fillcolor="#fffffe" stroked="f"/>
                    <v:shape id="Freeform 694" o:spid="_x0000_s1710" style="position:absolute;left:6451;top:272;width:1226;height:314;visibility:visible;mso-wrap-style:square;v-text-anchor:top" coordsize="1226,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LHQ8UA&#10;AADcAAAADwAAAGRycy9kb3ducmV2LnhtbESPQWvCQBSE70L/w/IK3ppNhSY2ukoVCl56qPaS2zP7&#10;TILZtzG7JtFf3y0UPA4z8w2zXI+mET11rras4DWKQRAXVtdcKvg5fL7MQTiPrLGxTApu5GC9epos&#10;MdN24G/q974UAcIuQwWV920mpSsqMugi2xIH72Q7gz7IrpS6wyHATSNncZxIgzWHhQpb2lZUnPdX&#10;o+CSUno9msLlmyT+Su5N+zaXuVLT5/FjAcLT6B/h//ZOK0jeU/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AsdDxQAAANwAAAAPAAAAAAAAAAAAAAAAAJgCAABkcnMv&#10;ZG93bnJldi54bWxQSwUGAAAAAAQABAD1AAAAigMAAAAA&#10;" path="m,157l769,,652,220r574,-63l455,314,574,94,,157r,xe" fillcolor="black" strokeweight="0">
                      <v:path arrowok="t" o:connecttype="custom" o:connectlocs="0,157;769,0;652,220;1226,157;455,314;574,94;0,157;0,157" o:connectangles="0,0,0,0,0,0,0,0"/>
                    </v:shape>
                    <v:shape id="Freeform 695" o:spid="_x0000_s1711" style="position:absolute;left:6451;top:272;width:1226;height:314;visibility:visible;mso-wrap-style:square;v-text-anchor:top" coordsize="1226,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PzgsAA&#10;AADcAAAADwAAAGRycy9kb3ducmV2LnhtbERPTYvCMBC9C/6HMMLeNF0PRbumpSvIyl7EKnsemrEt&#10;NpPaxFr//eYgeHy87002mlYM1LvGsoLPRQSCuLS64UrB+bSbr0A4j6yxtUwKnuQgS6eTDSbaPvhI&#10;Q+ErEULYJaig9r5LpHRlTQbdwnbEgbvY3qAPsK+k7vERwk0rl1EUS4MNh4YaO9rWVF6Lu1GwL3T1&#10;c3sOxT3uvt0h/svL8TdX6mM25l8gPI3+LX6591pBvA5rw5lwBG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PzgsAAAADcAAAADwAAAAAAAAAAAAAAAACYAgAAZHJzL2Rvd25y&#10;ZXYueG1sUEsFBgAAAAAEAAQA9QAAAIUDAAAAAA==&#10;" path="m,157l769,,652,220r574,-63l455,314,574,94,,157r,xe" fillcolor="black" stroked="f">
                      <v:path arrowok="t" o:connecttype="custom" o:connectlocs="0,157;769,0;652,220;1226,157;455,314;574,94;0,157;0,157" o:connectangles="0,0,0,0,0,0,0,0"/>
                    </v:shape>
                    <v:rect id="Rectangle 696" o:spid="_x0000_s1712" style="position:absolute;left:64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RT8QA&#10;AADcAAAADwAAAGRycy9kb3ducmV2LnhtbESPQWvCQBSE7wX/w/KE3uqurQ0muooUBEF7qApeH9ln&#10;Esy+jdlV4793BaHHYWa+YabzztbiSq2vHGsYDhQI4tyZigsN+93yYwzCB2SDtWPScCcP81nvbYqZ&#10;cTf+o+s2FCJC2GeooQyhyaT0eUkW/cA1xNE7utZiiLItpGnxFuG2lp9KJdJixXGhxIZ+SspP24vV&#10;gMnInH+PX5vd+pJgWnRq+X1QWr/3u8UERKAu/Idf7ZXRkKQp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SUU/EAAAA3AAAAA8AAAAAAAAAAAAAAAAAmAIAAGRycy9k&#10;b3ducmV2LnhtbFBLBQYAAAAABAAEAPUAAACJAwAAAAA=&#10;" stroked="f"/>
                    <v:rect id="Rectangle 697" o:spid="_x0000_s1713" style="position:absolute;left:64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1SFcEA&#10;AADcAAAADwAAAGRycy9kb3ducmV2LnhtbERPy4rCMBTdD/gP4QruxkQXKrVRZgTxgQM+OvtLc6ct&#10;NjeliVr/3iyEWR7OO112thZ3an3lWMNoqEAQ585UXGjILuvPGQgfkA3WjknDkzwsF72PFBPjHnyi&#10;+zkUIoawT1BDGUKTSOnzkiz6oWuII/fnWoshwraQpsVHDLe1HCs1kRYrjg0lNrQqKb+eb1bDz+8m&#10;ZCu12eH1NNsfvxmPh/VE60G/+5qDCNSFf/HbvTUapirOj2fi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NUhXBAAAA3AAAAA8AAAAAAAAAAAAAAAAAmAIAAGRycy9kb3du&#10;cmV2LnhtbFBLBQYAAAAABAAEAPUAAACGAwAAAAA=&#10;" fillcolor="#fffffd" stroked="f"/>
                    <v:rect id="Rectangle 698" o:spid="_x0000_s1714" style="position:absolute;left:64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tP8cA&#10;AADcAAAADwAAAGRycy9kb3ducmV2LnhtbESPQWvCQBSE70L/w/IK3nRjDq2mbkJbMfQgiGlp6e2R&#10;fSZps29DdtX4711B8DjMzDfMMhtMK47Uu8aygtk0AkFcWt1wpeDrcz2Zg3AeWWNrmRScyUGWPoyW&#10;mGh74h0dC1+JAGGXoILa+y6R0pU1GXRT2xEHb297gz7IvpK6x1OAm1bGUfQkDTYcFmrs6L2m8r84&#10;GAXbVbx42+SLIl7lv+vd38+3yfdGqfHj8PoCwtPg7+Fb+0MreI5mcD0Tj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abT/HAAAA3AAAAA8AAAAAAAAAAAAAAAAAmAIAAGRy&#10;cy9kb3ducmV2LnhtbFBLBQYAAAAABAAEAPUAAACMAwAAAAA=&#10;" fillcolor="#fffffb" stroked="f"/>
                    <v:rect id="Rectangle 699" o:spid="_x0000_s1715" style="position:absolute;left:64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lasUA&#10;AADcAAAADwAAAGRycy9kb3ducmV2LnhtbESPS4vCQBCE74L/YWjBy6ITXaISHcXHuuxpxQeem0yb&#10;BDM9ITNq/PfOwoLHoqq+omaLxpTiTrUrLCsY9CMQxKnVBWcKTsdtbwLCeWSNpWVS8CQHi3m7NcNE&#10;2wfv6X7wmQgQdgkqyL2vEildmpNB17cVcfAutjbog6wzqWt8BLgp5TCKRtJgwWEhx4rWOaXXw80o&#10;uG4/v+I0M/Eu/i3Hy4/vVXHeNEp1O81yCsJT49/h//aPVjCOhvB3Jh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VqxQAAANwAAAAPAAAAAAAAAAAAAAAAAJgCAABkcnMv&#10;ZG93bnJldi54bWxQSwUGAAAAAAQABAD1AAAAigMAAAAA&#10;" fillcolor="#fffff9" stroked="f"/>
                    <v:rect id="Rectangle 700" o:spid="_x0000_s1716" style="position:absolute;left:64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8rf8MA&#10;AADcAAAADwAAAGRycy9kb3ducmV2LnhtbESPQWvCQBSE7wX/w/IEb3WjgpHUNZSo4EGQ2vb+yL4m&#10;0ezbkF1N8u9dQehxmJlvmHXam1rcqXWVZQWzaQSCOLe64kLBz/f+fQXCeWSNtWVSMJCDdDN6W2Oi&#10;bcdfdD/7QgQIuwQVlN43iZQuL8mgm9qGOHh/tjXog2wLqVvsAtzUch5FS2mw4rBQYkNZSfn1fDMK&#10;dn1xzYdfdjFnl2o13C7+eNoqNRn3nx8gPPX+P/xqH7SCOFrA80w4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8rf8MAAADcAAAADwAAAAAAAAAAAAAAAACYAgAAZHJzL2Rv&#10;d25yZXYueG1sUEsFBgAAAAAEAAQA9QAAAIgDAAAAAA==&#10;" fillcolor="#fffff7" stroked="f"/>
                    <v:rect id="Rectangle 701" o:spid="_x0000_s1717" style="position:absolute;left:64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Xb8A&#10;AADcAAAADwAAAGRycy9kb3ducmV2LnhtbESPzQrCMBCE74LvEFbwpqkiKtUoKgiCJ38OHpdmbavN&#10;pjTRVp/eCILHYWa+YebLxhTiSZXLLSsY9CMQxInVOacKzqdtbwrCeWSNhWVS8CIHy0W7NcdY25oP&#10;9Dz6VAQIuxgVZN6XsZQuycig69uSOHhXWxn0QVap1BXWAW4KOYyisTSYc1jIsKRNRsn9+DAKmNaH&#10;JgA29WXvcjma3tb34q1Ut9OsZiA8Nf4f/rV3WsEkGsH3TDgCcvE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Ur9dvwAAANwAAAAPAAAAAAAAAAAAAAAAAJgCAABkcnMvZG93bnJl&#10;di54bWxQSwUGAAAAAAQABAD1AAAAhAMAAAAA&#10;" fillcolor="#fffff5" stroked="f"/>
                    <v:rect id="Rectangle 702" o:spid="_x0000_s1718" style="position:absolute;left:64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xsccA&#10;AADcAAAADwAAAGRycy9kb3ducmV2LnhtbESPQWvCQBSE7wX/w/IK3uomLbY1dSNSKAgeRE0Ub4/s&#10;a5KafRuyq8b++q5Q8DjMzDfMdNabRpypc7VlBfEoAkFcWF1zqSDbfj29g3AeWWNjmRRcycEsHTxM&#10;MdH2wms6b3wpAoRdggoq79tESldUZNCNbEscvG/bGfRBdqXUHV4C3DTyOYpepcGaw0KFLX1WVBw3&#10;J6NgvquLhd/nLz+T/LBebrPcrn5jpYaP/fwDhKfe38P/7YVW8BaN4XYmHAGZ/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JcbHHAAAA3AAAAA8AAAAAAAAAAAAAAAAAmAIAAGRy&#10;cy9kb3ducmV2LnhtbFBLBQYAAAAABAAEAPUAAACMAwAAAAA=&#10;" fillcolor="#fffff3" stroked="f"/>
                    <v:rect id="Rectangle 703" o:spid="_x0000_s1719" style="position:absolute;left:648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ZgMsQA&#10;AADcAAAADwAAAGRycy9kb3ducmV2LnhtbESPQWsCMRSE74X+h/AK3mpSka2sRpEWtRcPVX/AY/Pc&#10;LG5etpvorv76RhA8DjPzDTNb9K4WF2pD5VnDx1CBIC68qbjUcNiv3icgQkQ2WHsmDVcKsJi/vsww&#10;N77jX7rsYikShEOOGmyMTS5lKCw5DEPfECfv6FuHMcm2lKbFLsFdLUdKZdJhxWnBYkNflorT7uw0&#10;rKPKtu5vYjf9cny47utbNz5/az1465dTEJH6+Aw/2j9Gw6fK4H4mHQ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mYDLEAAAA3AAAAA8AAAAAAAAAAAAAAAAAmAIAAGRycy9k&#10;b3ducmV2LnhtbFBLBQYAAAAABAAEAPUAAACJAwAAAAA=&#10;" fillcolor="#fffff1" stroked="f"/>
                    <v:rect id="Rectangle 704" o:spid="_x0000_s1720" style="position:absolute;left:648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bCJ8UA&#10;AADcAAAADwAAAGRycy9kb3ducmV2LnhtbESPQWsCMRSE74X+h/AKXkpNKqXW1ShFEIo3twr19ti8&#10;3SxuXpYk6vbfm4LQ4zAz3zCL1eA6caEQW88aXscKBHHlTcuNhv335uUDREzIBjvPpOGXIqyWjw8L&#10;LIy/8o4uZWpEhnAsUINNqS+kjJUlh3Hse+Ls1T44TFmGRpqA1wx3nZwo9S4dtpwXLPa0tlSdyrPT&#10;8Hb4OU+G9fEwq5Wttvuyfg59rfXoaficg0g0pP/wvf1lNEzVFP7O5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sInxQAAANwAAAAPAAAAAAAAAAAAAAAAAJgCAABkcnMv&#10;ZG93bnJldi54bWxQSwUGAAAAAAQABAD1AAAAigMAAAAA&#10;" fillcolor="#ffffef" stroked="f"/>
                    <v:rect id="Rectangle 705" o:spid="_x0000_s1721" style="position:absolute;left:649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L3icMA&#10;AADcAAAADwAAAGRycy9kb3ducmV2LnhtbERPTWvCQBC9F/oflin01mwU0pboKiVV9FCFxoDXITsm&#10;0exsyG6T9N93D0KPj/e9XE+mFQP1rrGsYBbFIIhLqxuuFBSn7cs7COeRNbaWScEvOVivHh+WmGo7&#10;8jcNua9ECGGXooLa+y6V0pU1GXSR7YgDd7G9QR9gX0nd4xjCTSvncfwqDTYcGmrsKKupvOU/RsFx&#10;SLJiGr94Nppt8rk762u5OSj1/DR9LEB4mvy/+O7eawVvcVgbzo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L3icMAAADcAAAADwAAAAAAAAAAAAAAAACYAgAAZHJzL2Rv&#10;d25yZXYueG1sUEsFBgAAAAAEAAQA9QAAAIgDAAAAAA==&#10;" fillcolor="#ffffed" stroked="f"/>
                    <v:rect id="Rectangle 706" o:spid="_x0000_s1722" style="position:absolute;left:649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jY3cYA&#10;AADcAAAADwAAAGRycy9kb3ducmV2LnhtbESPQWsCMRSE74X+h/AEbzXRQ2u3RmkLFrEguhba42Pz&#10;ulm6edlu4rr+eyMIHoeZ+YaZLXpXi47aUHnWMB4pEMSFNxWXGr72y4cpiBCRDdaeScOJAizm93cz&#10;zIw/8o66PJYiQThkqMHG2GRShsKSwzDyDXHyfn3rMCbZltK0eExwV8uJUo/SYcVpwWJD75aKv/zg&#10;NORvn5vOf6vTj/03k4/tcrqv1oXWw0H/+gIiUh9v4Wt7ZTQ8qWe4nElHQM7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jY3cYAAADcAAAADwAAAAAAAAAAAAAAAACYAgAAZHJz&#10;L2Rvd25yZXYueG1sUEsFBgAAAAAEAAQA9QAAAIsDAAAAAA==&#10;" fillcolor="#ffffeb" stroked="f"/>
                    <v:rect id="Rectangle 707" o:spid="_x0000_s1723" style="position:absolute;left:6502;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87uMAA&#10;AADcAAAADwAAAGRycy9kb3ducmV2LnhtbERPTYvCMBC9C/6HMII3TfVgl2qUIgiCB10V9Dg0Y1Ns&#10;JqWJWv315rCwx8f7Xqw6W4sntb5yrGAyTkAQF05XXCo4nzajHxA+IGusHZOCN3lYLfu9BWbavfiX&#10;nsdQihjCPkMFJoQmk9IXhiz6sWuII3dzrcUQYVtK3eIrhttaTpNkJi1WHBsMNrQ2VNyPD6vgEorT&#10;Z59cTbrb5YYOus7T6Uap4aDL5yACdeFf/OfeagXpJM6PZ+IRkMs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87uMAAAADcAAAADwAAAAAAAAAAAAAAAACYAgAAZHJzL2Rvd25y&#10;ZXYueG1sUEsFBgAAAAAEAAQA9QAAAIUDAAAAAA==&#10;" fillcolor="#ffffe9" stroked="f"/>
                    <v:rect id="Rectangle 708" o:spid="_x0000_s1724" style="position:absolute;left:650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uomMEA&#10;AADcAAAADwAAAGRycy9kb3ducmV2LnhtbESPT2sCMRTE7wW/Q3iCt5rdClVWo4jQosf6B6+P5LkJ&#10;bl6WTarrtzeFgsdhZn7DLFa9b8SNuugCKyjHBQhiHYzjWsHx8PU+AxETssEmMCl4UITVcvC2wMqE&#10;O//QbZ9qkSEcK1RgU2orKaO25DGOQ0ucvUvoPKYsu1qaDu8Z7hv5URSf0qPjvGCxpY0lfd3/egWH&#10;82miS32M385ZCnjazbZmp9Ro2K/nIBL16RX+b2+NgmlZwt+Zf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LqJjBAAAA3AAAAA8AAAAAAAAAAAAAAAAAmAIAAGRycy9kb3du&#10;cmV2LnhtbFBLBQYAAAAABAAEAPUAAACGAwAAAAA=&#10;" fillcolor="#ffffe7" stroked="f"/>
                    <v:rect id="Rectangle 709" o:spid="_x0000_s1725" style="position:absolute;left:651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8pxsYA&#10;AADcAAAADwAAAGRycy9kb3ducmV2LnhtbESPQWvCQBSE7wX/w/IEL0U3yaHV6Coi1BZ6KEbx/Mg+&#10;k2D2bdjdJml/fbdQ6HGYmW+YzW40rejJ+caygnSRgCAurW64UnA5v8yXIHxA1thaJgVf5GG3nTxs&#10;MNd24BP1RahEhLDPUUEdQpdL6cuaDPqF7Yijd7POYIjSVVI7HCLctDJLkidpsOG4UGNHh5rKe/Fp&#10;FBzvgx8+snN/fU+74ua+tX99XCk1m477NYhAY/gP/7XftILnNIP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8pxsYAAADcAAAADwAAAAAAAAAAAAAAAACYAgAAZHJz&#10;L2Rvd25yZXYueG1sUEsFBgAAAAAEAAQA9QAAAIsDAAAAAA==&#10;" fillcolor="#ffffe5" stroked="f"/>
                    <v:rect id="Rectangle 710" o:spid="_x0000_s1726" style="position:absolute;left:651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b0MQA&#10;AADcAAAADwAAAGRycy9kb3ducmV2LnhtbESPQWvCQBSE7wX/w/IEb3U3Cq2krhIEsZcWG4W2t0f2&#10;mQSzb0N2a9J/7wqCx2FmvmGW68E24kKdrx1rSKYKBHHhTM2lhuNh+7wA4QOywcYxafgnD+vV6GmJ&#10;qXE9f9ElD6WIEPYpaqhCaFMpfVGRRT91LXH0Tq6zGKLsSmk67CPcNnKm1Iu0WHNcqLClTUXFOf+z&#10;Gr6LVqnsRy3y5DPb0++H2vWotJ6Mh+wNRKAhPML39rvR8JrM4XYmHg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SW9DEAAAA3AAAAA8AAAAAAAAAAAAAAAAAmAIAAGRycy9k&#10;b3ducmV2LnhtbFBLBQYAAAAABAAEAPUAAACJAwAAAAA=&#10;" fillcolor="#ffffe3" stroked="f"/>
                    <v:rect id="Rectangle 711" o:spid="_x0000_s1727" style="position:absolute;left:652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mpPcUA&#10;AADcAAAADwAAAGRycy9kb3ducmV2LnhtbESPUWvCQBCE34X+h2MLfdNLQqmSekoItBUKglHo65Lb&#10;5oK5vTR3xvjve0Khj8PsfLOz3k62EyMNvnWsIF0kIIhrp1tuFJyOb/MVCB+QNXaOScGNPGw3D7M1&#10;5tpd+UBjFRoRIexzVGBC6HMpfW3Iol+4njh6326wGKIcGqkHvEa47WSWJC/SYsuxwWBPpaH6XF1s&#10;fKPade/ZeT9+fNHPZ1Jcbm5lSqWeHqfiFUSgKfwf/6V3WsEyfYb7mEg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ak9xQAAANwAAAAPAAAAAAAAAAAAAAAAAJgCAABkcnMv&#10;ZG93bnJldi54bWxQSwUGAAAAAAQABAD1AAAAigMAAAAA&#10;" fillcolor="#ffffe1" stroked="f"/>
                    <v:rect id="Rectangle 712" o:spid="_x0000_s1728" style="position:absolute;left:652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ClcEA&#10;AADcAAAADwAAAGRycy9kb3ducmV2LnhtbESPQYvCMBSE7wv+h/AEb2uqUJVqFBEET4JVweOjebbF&#10;5qVtoq3/3ggLexxm5htmtelNJV7UutKygsk4AkGcWV1yruBy3v8uQDiPrLGyTAre5GCzHvysMNG2&#10;4xO9Up+LAGGXoILC+zqR0mUFGXRjWxMH725bgz7INpe6xS7ATSWnUTSTBksOCwXWtCsoe6RPoyDd&#10;N11K8/ioY6xv17iJzrPmotRo2G+XIDz1/j/81z5oBfNJDN8z4QjI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JApXBAAAA3AAAAA8AAAAAAAAAAAAAAAAAmAIAAGRycy9kb3du&#10;cmV2LnhtbFBLBQYAAAAABAAEAPUAAACGAwAAAAA=&#10;" fillcolor="#ffffdf" stroked="f"/>
                    <v:rect id="Rectangle 713" o:spid="_x0000_s1729" style="position:absolute;left:653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MP/MQA&#10;AADcAAAADwAAAGRycy9kb3ducmV2LnhtbESPQUsDMRSE74L/ITzBm81uC2tZmxYpFHvwoNvu/bF5&#10;bhaTl20St+u/N4LgcZiZb5jNbnZWTBTi4FlBuShAEHdeD9wrOJ8OD2sQMSFrtJ5JwTdF2G1vbzZY&#10;a3/ld5qa1IsM4VijApPSWEsZO0MO48KPxNn78MFhyjL0Uge8ZrizclkUlXQ4cF4wONLeUPfZfDkF&#10;b5fXl2JKlbXHdlW2rdkfwqpR6v5ufn4CkWhO/+G/9lEreCwr+D2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jD/zEAAAA3AAAAA8AAAAAAAAAAAAAAAAAmAIAAGRycy9k&#10;b3ducmV2LnhtbFBLBQYAAAAABAAEAPUAAACJAwAAAAA=&#10;" fillcolor="#ffd" stroked="f"/>
                    <v:rect id="Rectangle 714" o:spid="_x0000_s1730" style="position:absolute;left:653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S4acYA&#10;AADcAAAADwAAAGRycy9kb3ducmV2LnhtbESPT2vCQBTE7wW/w/KE3uomLahEV5GANPQi9c/B2yP7&#10;TILZt0l2q9FP3xUEj8PM/IaZL3tTiwt1rrKsIB5FIIhzqysuFOx3648pCOeRNdaWScGNHCwXg7c5&#10;Jtpe+ZcuW1+IAGGXoILS+yaR0uUlGXQj2xAH72Q7gz7IrpC6w2uAm1p+RtFYGqw4LJTYUFpSft7+&#10;GQWy1t/tT9amX7f4ML0fN7s2ze5KvQ/71QyEp96/ws92phVM4gk8zo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S4acYAAADcAAAADwAAAAAAAAAAAAAAAACYAgAAZHJz&#10;L2Rvd25yZXYueG1sUEsFBgAAAAAEAAQA9QAAAIsDAAAAAA==&#10;" fillcolor="#ffffdb" stroked="f"/>
                    <v:rect id="Rectangle 715" o:spid="_x0000_s1731" style="position:absolute;left:654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YIscAA&#10;AADcAAAADwAAAGRycy9kb3ducmV2LnhtbERPTYvCMBC9C/sfwix409QFdalGUWFhQTyoi+BtbMY2&#10;2ExKkq3135uD4PHxvufLztaiJR+MYwWjYQaCuHDacKng7/gz+AYRIrLG2jEpeFCA5eKjN8dcuzvv&#10;qT3EUqQQDjkqqGJscilDUZHFMHQNceKuzluMCfpSao/3FG5r+ZVlE2nRcGqosKFNRcXt8G8VjGvt&#10;DK+3Zr3BR5udLzt/umil+p/dagYiUhff4pf7VyuYjtLadCYd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uYIscAAAADcAAAADwAAAAAAAAAAAAAAAACYAgAAZHJzL2Rvd25y&#10;ZXYueG1sUEsFBgAAAAAEAAQA9QAAAIUDAAAAAA==&#10;" fillcolor="#ffffd9" stroked="f"/>
                    <v:rect id="Rectangle 716" o:spid="_x0000_s1732" style="position:absolute;left:6545;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2z9sYA&#10;AADcAAAADwAAAGRycy9kb3ducmV2LnhtbESPT2vCQBTE70K/w/IKXqRuFLFt6ipS8A+IB6OHHh/Z&#10;12Rp9m3IbpP47V1B8DjMzG+Yxaq3lWip8caxgsk4AUGcO224UHA5b94+QPiArLFyTAqu5GG1fBks&#10;MNWu4xO1WShEhLBPUUEZQp1K6fOSLPqxq4mj9+saiyHKppC6wS7CbSWnSTKXFg3HhRJr+i4p/8v+&#10;rQIz2x/bTT0y29nZ/BzWl10X8p1Sw9d+/QUiUB+e4Ud7rxW8Tz7hfiYe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2z9sYAAADcAAAADwAAAAAAAAAAAAAAAACYAgAAZHJz&#10;L2Rvd25yZXYueG1sUEsFBgAAAAAEAAQA9QAAAIsDAAAAAA==&#10;" fillcolor="#ffffd7" stroked="f"/>
                    <v:rect id="Rectangle 717" o:spid="_x0000_s1733" style="position:absolute;left:654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mQ1b8A&#10;AADcAAAADwAAAGRycy9kb3ducmV2LnhtbERPS2vCQBC+F/wPywje6q45qKSuUgXR0pOv+5CdJqHZ&#10;2ZBdk/Tfdw6FHj++92Y3+kb11MU6sIXF3IAiLoKrubRwvx1f16BiQnbYBCYLPxRht528bDB3YeAL&#10;9ddUKgnhmKOFKqU21zoWFXmM89ASC/cVOo9JYFdq1+Eg4b7RmTFL7bFmaaiwpUNFxff16aU3C/2e&#10;PlfGL4cTHYxffJTmYe1sOr6/gUo0pn/xn/vsLKwymS9n5Ajo7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qZDVvwAAANwAAAAPAAAAAAAAAAAAAAAAAJgCAABkcnMvZG93bnJl&#10;di54bWxQSwUGAAAAAAQABAD1AAAAhAMAAAAA&#10;" fillcolor="#ffffd5" stroked="f"/>
                    <v:rect id="Rectangle 718" o:spid="_x0000_s1734" style="position:absolute;left:655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HqfcMA&#10;AADcAAAADwAAAGRycy9kb3ducmV2LnhtbESPQWsCMRSE7wX/Q3hCbzW7UrSuRlGhUPCkbRFvj81z&#10;dzF5WZLobv99Iwgeh5n5hlmsemvEjXxoHCvIRxkI4tLphisFP9+fbx8gQkTWaByTgj8KsFoOXhZY&#10;aNfxnm6HWIkE4VCggjrGtpAylDVZDCPXEifv7LzFmKSvpPbYJbg1cpxlE2mx4bRQY0vbmsrL4WoV&#10;nHYbf3aGLpzv3qczT6abHH+Veh326zmISH18hh/tL61gOs7hfiYd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HqfcMAAADcAAAADwAAAAAAAAAAAAAAAACYAgAAZHJzL2Rv&#10;d25yZXYueG1sUEsFBgAAAAAEAAQA9QAAAIgDAAAAAA==&#10;" fillcolor="#ffffd3" stroked="f"/>
                    <v:rect id="Rectangle 719" o:spid="_x0000_s1735" style="position:absolute;left:655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2/uMUA&#10;AADcAAAADwAAAGRycy9kb3ducmV2LnhtbESPUUvDMBSF3wX/Q7gD32y6MlRqszEEwSkKmxP3eNfc&#10;NdXmpiSxrf/eCIKPh3POdzjVarKdGMiH1rGCeZaDIK6dbrlRsH+9v7wBESKyxs4xKfimAKvl+VmF&#10;pXYjb2nYxUYkCIcSFZgY+1LKUBuyGDLXEyfv5LzFmKRvpPY4JrjtZJHnV9Jiy2nBYE93hurP3ZdV&#10;IN/D2+bjkV+eOkPPZt8ejD8ulLqYTetbEJGm+B/+az9oBddFAb9n0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vb+4xQAAANwAAAAPAAAAAAAAAAAAAAAAAJgCAABkcnMv&#10;ZG93bnJldi54bWxQSwUGAAAAAAQABAD1AAAAigMAAAAA&#10;" fillcolor="#ffffd1" stroked="f"/>
                    <v:rect id="Rectangle 720" o:spid="_x0000_s1736" style="position:absolute;left:656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LscMA&#10;AADcAAAADwAAAGRycy9kb3ducmV2LnhtbESPT4vCMBTE78J+h/AWvGm6uqhUUxGli1f/HDw+mmfb&#10;bfNSm1i7394sCB6HmfkNs1r3phYdta60rOBrHIEgzqwuOVdwPqWjBQjnkTXWlknBHzlYJx+DFcba&#10;PvhA3dHnIkDYxaig8L6JpXRZQQbd2DbEwbva1qAPss2lbvER4KaWkyiaSYMlh4UCG9oWlFXHu1FQ&#10;nS/dt9c3s939LlKr5/VPfkmVGn72myUIT71/h1/tvVYwn0zh/0w4AjJ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DLscMAAADcAAAADwAAAAAAAAAAAAAAAACYAgAAZHJzL2Rv&#10;d25yZXYueG1sUEsFBgAAAAAEAAQA9QAAAIgDAAAAAA==&#10;" fillcolor="#ffffcf" stroked="f"/>
                    <v:rect id="Rectangle 721" o:spid="_x0000_s1737" style="position:absolute;left:656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pncMA&#10;AADcAAAADwAAAGRycy9kb3ducmV2LnhtbESPQUsDMRSE74L/ITzBm826iMratBRF8aCH1v6AR/Lc&#10;LG5etsnrNv57Iwgeh5n5hlmuSxjVTCkPkQ1cLxpQxDa6gXsD+4/nq3tQWZAdjpHJwDdlWK/Oz5bY&#10;uXjiLc076VWFcO7QgBeZOq2z9RQwL+JEXL3PmAJKlanXLuGpwsOo26a51QEHrgseJ3r0ZL92x2Bg&#10;W9qDLS/Tk9/Ph7dEG3m3RzHm8qJsHkAJFfkP/7VfnYG79gZ+z9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dpncMAAADcAAAADwAAAAAAAAAAAAAAAACYAgAAZHJzL2Rv&#10;d25yZXYueG1sUEsFBgAAAAAEAAQA9QAAAIgDAAAAAA==&#10;" fillcolor="#ffffcd" stroked="f"/>
                    <v:rect id="Rectangle 722" o:spid="_x0000_s1738" style="position:absolute;left:657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y6tsUA&#10;AADcAAAADwAAAGRycy9kb3ducmV2LnhtbESPQUsDMRSE74L/ITzBS7HZLrSWbbOLVAXBXtp68fZI&#10;XjeLm5ewid3VX28EweMwM98w22ZyvbjQEDvPChbzAgSx9qbjVsHb6fluDSImZIO9Z1LwRRGa+vpq&#10;i5XxIx/ockytyBCOFSqwKYVKyqgtOYxzH4izd/aDw5Tl0Eoz4JjhrpdlUaykw47zgsVAO0v64/jp&#10;FCxf92vtwyOF8rT6nvSste9Po1K3N9PDBkSiKf2H/9ovRsF9uYTfM/kIy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Lq2xQAAANwAAAAPAAAAAAAAAAAAAAAAAJgCAABkcnMv&#10;ZG93bnJldi54bWxQSwUGAAAAAAQABAD1AAAAigMAAAAA&#10;" fillcolor="#ffffcb" stroked="f"/>
                    <v:rect id="Rectangle 723" o:spid="_x0000_s1739" style="position:absolute;left:65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OIccA&#10;AADcAAAADwAAAGRycy9kb3ducmV2LnhtbESPT2vCQBTE70K/w/IKvZlNLVpNXaX+CSh4qbXQ3h7Z&#10;1yQ1+zZkVxO/vSsIPQ4z8xtmOu9MJc7UuNKygucoBkGcWV1yruDwmfbHIJxH1lhZJgUXcjCfPfSm&#10;mGjb8ged9z4XAcIuQQWF93UipcsKMugiWxMH79c2Bn2QTS51g22Am0oO4ngkDZYcFgqsaVlQdtyf&#10;jIJ0Oxmux7u/+PtYdquX9mub2sWPUk+P3fsbCE+d/w/f2xut4HUwgtuZcAT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LTiHHAAAA3AAAAA8AAAAAAAAAAAAAAAAAmAIAAGRy&#10;cy9kb3ducmV2LnhtbFBLBQYAAAAABAAEAPUAAACMAwAAAAA=&#10;" fillcolor="#ffffc9" stroked="f"/>
                    <v:rect id="Rectangle 724" o:spid="_x0000_s1740" style="position:absolute;left:658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QH8sIA&#10;AADcAAAADwAAAGRycy9kb3ducmV2LnhtbESPQYvCMBSE74L/ITzBi2hqKatWo+wKXbxuFbw+mmdb&#10;bV5KE7X++42wsMdhZr5hNrveNOJBnastK5jPIhDEhdU1lwpOx2y6BOE8ssbGMil4kYPddjjYYKrt&#10;k3/okftSBAi7FBVU3replK6oyKCb2ZY4eBfbGfRBdqXUHT4D3DQyjqIPabDmsFBhS/uKilt+Nwq+&#10;jvE1czj5Xp7POE9WPtFZkyg1HvWfaxCeev8f/msftIJFvID3mXA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9AfywgAAANwAAAAPAAAAAAAAAAAAAAAAAJgCAABkcnMvZG93&#10;bnJldi54bWxQSwUGAAAAAAQABAD1AAAAhwMAAAAA&#10;" fillcolor="#ffffc7" stroked="f"/>
                    <v:rect id="Rectangle 725" o:spid="_x0000_s1741" style="position:absolute;left:658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EDcEA&#10;AADcAAAADwAAAGRycy9kb3ducmV2LnhtbERPPW/CMBDdkfofrEPqBg4ZShUwCCohWBgKDLCd4iOO&#10;iM9WbELg19cDUsen9z1f9rYRHbWhdqxgMs5AEJdO11wpOB03o28QISJrbByTgicFWC4+BnMstHvw&#10;L3WHWIkUwqFABSZGX0gZSkMWw9h54sRdXWsxJthWUrf4SOG2kXmWfUmLNacGg55+DJW3w90qQLnd&#10;5915531zvZzWt019fJmnUp/DfjUDEamP/+K3e6cVTPO0Np1JR0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BxA3BAAAA3AAAAA8AAAAAAAAAAAAAAAAAmAIAAGRycy9kb3du&#10;cmV2LnhtbFBLBQYAAAAABAAEAPUAAACGAwAAAAA=&#10;" fillcolor="#ffffc5" stroked="f"/>
                    <v:rect id="Rectangle 726" o:spid="_x0000_s1742" style="position:absolute;left:659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LulcUA&#10;AADcAAAADwAAAGRycy9kb3ducmV2LnhtbESPQWsCMRSE7wX/Q3iCt5pdC63dGkUEqVKEVnvp7bF5&#10;blY3L2sSdf33plDocZiZb5jJrLONuJAPtWMF+TADQVw6XXOl4Hu3fByDCBFZY+OYFNwowGzae5hg&#10;od2Vv+iyjZVIEA4FKjAxtoWUoTRkMQxdS5y8vfMWY5K+ktrjNcFtI0dZ9iwt1pwWDLa0MFQet2er&#10;YLP4+FnH/PRZ5WQOT7Vvbv49V2rQ7+ZvICJ18T/8115pBS+jV/g9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4u6VxQAAANwAAAAPAAAAAAAAAAAAAAAAAJgCAABkcnMv&#10;ZG93bnJldi54bWxQSwUGAAAAAAQABAD1AAAAigMAAAAA&#10;" fillcolor="#ffffc3" stroked="f"/>
                    <v:rect id="Rectangle 727" o:spid="_x0000_s1743" style="position:absolute;left:65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Cqwr8A&#10;AADcAAAADwAAAGRycy9kb3ducmV2LnhtbERPS2sCMRC+F/ofwhS81aS1aNkaRaSKt+KDnofNdHfp&#10;ZhI3WV3/vXMo9PjxvefLwbfqQl1qAlt4GRtQxGVwDVcWTsfN8zuolJEdtoHJwo0SLBePD3MsXLjy&#10;ni6HXCkJ4VSghTrnWGidypo8pnGIxML9hM5jFthV2nV4lXDf6ldjptpjw9JQY6R1TeXvofcWZp/m&#10;a9XHuGXjkk+7/vv8NvPWjp6G1QeoTEP+F/+5d058E5kvZ+QI6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MKrCvwAAANwAAAAPAAAAAAAAAAAAAAAAAJgCAABkcnMvZG93bnJl&#10;di54bWxQSwUGAAAAAAQABAD1AAAAhAMAAAAA&#10;" fillcolor="#ffffc1" stroked="f"/>
                    <v:rect id="Rectangle 728" o:spid="_x0000_s1744" style="position:absolute;left:660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U9VsYA&#10;AADcAAAADwAAAGRycy9kb3ducmV2LnhtbESPQWsCMRSE74X+h/AKvdWsCrasRilFaStF0Hrw+Nw8&#10;dxeTl2Xz1NVf3xQKPQ4z8w0zmXXeqTO1sQ5soN/LQBEXwdZcGth+L55eQEVBtugCk4ErRZhN7+8m&#10;mNtw4TWdN1KqBOGYo4FKpMm1jkVFHmMvNMTJO4TWoyTZltq2eElw7/Qgy0baY81pocKG3ioqjpuT&#10;N2CXItuvz/fFcD8/3KLbuZU9OWMeH7rXMSihTv7Df+0Pa+B52IffM+kI6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U9VsYAAADcAAAADwAAAAAAAAAAAAAAAACYAgAAZHJz&#10;L2Rvd25yZXYueG1sUEsFBgAAAAAEAAQA9QAAAIsDAAAAAA==&#10;" fillcolor="#ffffbf" stroked="f"/>
                    <v:rect id="Rectangle 729" o:spid="_x0000_s1745" style="position:absolute;left:660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fV58UA&#10;AADcAAAADwAAAGRycy9kb3ducmV2LnhtbESPT2sCMRTE74V+h/AKvWm2VqqsRhGx4kWKfyg9Pjev&#10;m8XNy5KkGr99UxB6HGbmN8x0nmwrLuRD41jBS78AQVw53XCt4Hh4741BhIissXVMCm4UYD57fJhi&#10;qd2Vd3TZx1pkCIcSFZgYu1LKUBmyGPquI87et/MWY5a+ltrjNcNtKwdF8SYtNpwXDHa0NFSd9z9W&#10;wcqbY3dq0uaDz8uvw3a4TtvPtVLPT2kxAREpxf/wvb3RCkavA/g7k4+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9XnxQAAANwAAAAPAAAAAAAAAAAAAAAAAJgCAABkcnMv&#10;ZG93bnJldi54bWxQSwUGAAAAAAQABAD1AAAAigMAAAAA&#10;" fillcolor="#ffffbd" stroked="f"/>
                    <v:rect id="Rectangle 730" o:spid="_x0000_s1746" style="position:absolute;left:66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oOcYA&#10;AADcAAAADwAAAGRycy9kb3ducmV2LnhtbESPS2/CMBCE75X4D9YicSsODxVIYxCNBIUDh6YcOK7i&#10;zUON12lsIP33uFKlHkcz840m2fSmETfqXG1ZwWQcgSDOra65VHD+3D0vQTiPrLGxTAp+yMFmPXhK&#10;MNb2zh90y3wpAoRdjAoq79tYSpdXZNCNbUscvMJ2Bn2QXSl1h/cAN42cRtGLNFhzWKiwpbSi/Cu7&#10;GgXp+/ec346rYs8um1zSpb+6y0mp0bDfvoLw1Pv/8F/7oBUsZjP4PROO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oOcYAAADcAAAADwAAAAAAAAAAAAAAAACYAgAAZHJz&#10;L2Rvd25yZXYueG1sUEsFBgAAAAAEAAQA9QAAAIsDAAAAAA==&#10;" fillcolor="#ffb" stroked="f"/>
                    <v:rect id="Rectangle 731" o:spid="_x0000_s1747" style="position:absolute;left:661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iCcIA&#10;AADcAAAADwAAAGRycy9kb3ducmV2LnhtbESPzarCMBSE94LvEI7gTlN/0EuvUUQQBRdqFe720Bzb&#10;cpuT2kStb28EweUwM98ws0VjSnGn2hWWFQz6EQji1OqCMwXn07r3A8J5ZI2lZVLwJAeLebs1w1jb&#10;Bx/pnvhMBAi7GBXk3lexlC7NyaDr24o4eBdbG/RB1pnUNT4C3JRyGEUTabDgsJBjRauc0v/kZhTs&#10;r+l48je8NDsa+V3Jp80BHSvV7TTLXxCeGv8Nf9pbrWA6GsP7TDg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SIJwgAAANwAAAAPAAAAAAAAAAAAAAAAAJgCAABkcnMvZG93&#10;bnJldi54bWxQSwUGAAAAAAQABAD1AAAAhwMAAAAA&#10;" fillcolor="#ffffb9" stroked="f"/>
                    <v:rect id="Rectangle 732" o:spid="_x0000_s1748" style="position:absolute;left:662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PG0MQA&#10;AADcAAAADwAAAGRycy9kb3ducmV2LnhtbESPQWvCQBSE74X+h+UJvenGFluNrlJCSr3Vqhdvj91n&#10;Esy+jdltjP/eFYQeh5n5hlmseluLjlpfOVYwHiUgiLUzFRcK9ruv4RSED8gGa8ek4EoeVsvnpwWm&#10;xl34l7ptKESEsE9RQRlCk0rpdUkW/cg1xNE7utZiiLItpGnxEuG2lq9J8i4tVhwXSmwoK0mftn9W&#10;wfnHnGf5tzsgXt0my3Wns1wq9TLoP+cgAvXhP/xor42Cj7cJ3M/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DxtDEAAAA3AAAAA8AAAAAAAAAAAAAAAAAmAIAAGRycy9k&#10;b3ducmV2LnhtbFBLBQYAAAAABAAEAPUAAACJAwAAAAA=&#10;" fillcolor="#ffffb7" stroked="f"/>
                    <v:rect id="Rectangle 733" o:spid="_x0000_s1749" style="position:absolute;left:66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nBMMQA&#10;AADcAAAADwAAAGRycy9kb3ducmV2LnhtbESPzYoCMRCE78K+Q2jBi6wZFXQZjbIMCO5hD/48QDtp&#10;Z4KTzpBEHX36zYLgsaiqr6jlurONuJEPxrGC8SgDQVw6bbhScDxsPr9AhIissXFMCh4UYL366C0x&#10;1+7OO7rtYyUShEOOCuoY21zKUNZkMYxcS5y8s/MWY5K+ktrjPcFtIydZNpMWDaeFGlsqaiov+6tV&#10;8Ds+nYa++zlPn4zD4uJM8ZBGqUG/+16AiNTFd/jV3moF8+kM/s+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pwTDEAAAA3AAAAA8AAAAAAAAAAAAAAAAAmAIAAGRycy9k&#10;b3ducmV2LnhtbFBLBQYAAAAABAAEAPUAAACJAwAAAAA=&#10;" fillcolor="#ffffb5" stroked="f"/>
                    <v:rect id="Rectangle 734" o:spid="_x0000_s1750" style="position:absolute;left:663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wpAsQA&#10;AADcAAAADwAAAGRycy9kb3ducmV2LnhtbESPX2vCMBTF3wd+h3AF32ZqHeo6Y3FCwSdhTpC9XZq7&#10;ttrcdEnU7tubgbDHw/nz4yzz3rTiSs43lhVMxgkI4tLqhisFh8/ieQHCB2SNrWVS8Ese8tXgaYmZ&#10;tjf+oOs+VCKOsM9QQR1Cl0npy5oM+rHtiKP3bZ3BEKWrpHZ4i+OmlWmSzKTBhiOhxo42NZXn/cVE&#10;7mKXbpLiy7++hNN793N0haucUqNhv34DEagP/+FHe6sVzKdz+Ds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sKQLEAAAA3AAAAA8AAAAAAAAAAAAAAAAAmAIAAGRycy9k&#10;b3ducmV2LnhtbFBLBQYAAAAABAAEAPUAAACJAwAAAAA=&#10;" fillcolor="#ffffb3" stroked="f"/>
                    <v:rect id="Rectangle 735" o:spid="_x0000_s1751" style="position:absolute;left:663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njDcMA&#10;AADcAAAADwAAAGRycy9kb3ducmV2LnhtbERPTWvCQBC9F/wPywje6kaFVtOsImmFUpRiUuh1yE6T&#10;aHY2ZDcx/ffuodDj430nu9E0YqDO1ZYVLOYRCOLC6ppLBV/54XENwnlkjY1lUvBLDnbbyUOCsbY3&#10;PtOQ+VKEEHYxKqi8b2MpXVGRQTe3LXHgfmxn0AfYlVJ3eAvhppHLKHqSBmsODRW2lFZUXLPeKNhs&#10;8mvfrN4kvR7N6Tu7pJ+nj1Sp2XTcv4DwNPp/8Z/7XSt4XoW14U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njDcMAAADcAAAADwAAAAAAAAAAAAAAAACYAgAAZHJzL2Rv&#10;d25yZXYueG1sUEsFBgAAAAAEAAQA9QAAAIgDAAAAAA==&#10;" fillcolor="#ffffb1" stroked="f"/>
                    <v:rect id="Rectangle 736" o:spid="_x0000_s1752" style="position:absolute;left:664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DCcIA&#10;AADcAAAADwAAAGRycy9kb3ducmV2LnhtbESPQWsCMRSE7wX/Q3iCt5pVadXVKCIUpLduC14fm+cm&#10;unlZklRXf31TKPQ4zMw3zHrbu1ZcKUTrWcFkXIAgrr223Cj4+nx7XoCICVlj65kU3CnCdjN4WmOp&#10;/Y0/6FqlRmQIxxIVmJS6UspYG3IYx74jzt7JB4cpy9BIHfCW4a6V06J4lQ4t5wWDHe0N1Zfq2yko&#10;FtU5ppdHczRTu1/awO8+zpQaDfvdCkSiPv2H/9oHrWA+W8LvmXwE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uMMJwgAAANwAAAAPAAAAAAAAAAAAAAAAAJgCAABkcnMvZG93&#10;bnJldi54bWxQSwUGAAAAAAQABAD1AAAAhwMAAAAA&#10;" fillcolor="#ffffaf" stroked="f"/>
                    <v:rect id="Rectangle 737" o:spid="_x0000_s1753" style="position:absolute;left:664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0QsEA&#10;AADcAAAADwAAAGRycy9kb3ducmV2LnhtbERPz2vCMBS+D/wfwhO8ramjOumMooOBB0FWBa+P5tlW&#10;m5fQZG333y8HYceP7/d6O5pW9NT5xrKCeZKCIC6tbrhScDl/va5A+ICssbVMCn7Jw3YzeVljru3A&#10;39QXoRIxhH2OCuoQXC6lL2sy6BPriCN3s53BEGFXSd3hEMNNK9/SdCkNNhwbanT0WVP5KH6Mgutq&#10;8LQ/OVMt99fFcecye7lbpWbTcfcBItAY/sVP90EreM/i/HgmHg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stELBAAAA3AAAAA8AAAAAAAAAAAAAAAAAmAIAAGRycy9kb3du&#10;cmV2LnhtbFBLBQYAAAAABAAEAPUAAACGAwAAAAA=&#10;" fillcolor="#ffffad" stroked="f"/>
                    <v:rect id="Rectangle 738" o:spid="_x0000_s1754" style="position:absolute;left:665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108MA&#10;AADcAAAADwAAAGRycy9kb3ducmV2LnhtbESPQWuDQBSE74X+h+UVcmtWS2iDcQ1BKCSQS01yf7ov&#10;KnHfirtR8++zhUKPw8x8w6Tb2XRipMG1lhXEywgEcWV1y7WC8+n7fQ3CeWSNnWVS8CAH2+z1JcVE&#10;24l/aCx8LQKEXYIKGu/7REpXNWTQLW1PHLyrHQz6IIda6gGnADed/IiiT2mw5bDQYE95Q9WtuBsF&#10;/am87OTxcHQlUXnxcbvKi1ypxdu824DwNPv/8F97rxV8rWL4PROO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i108MAAADcAAAADwAAAAAAAAAAAAAAAACYAgAAZHJzL2Rv&#10;d25yZXYueG1sUEsFBgAAAAAEAAQA9QAAAIgDAAAAAA==&#10;" fillcolor="#ffffab" stroked="f"/>
                    <v:rect id="Rectangle 739" o:spid="_x0000_s1755" style="position:absolute;left:665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2lMYA&#10;AADcAAAADwAAAGRycy9kb3ducmV2LnhtbESPQWvCQBSE70L/w/IKvUjdqDWW1FWkIIh4qRba42v2&#10;JRuafRuyG43+elco9DjMzDfMYtXbWpyo9ZVjBeNRAoI4d7riUsHncfP8CsIHZI21Y1JwIQ+r5cNg&#10;gZl2Z/6g0yGUIkLYZ6jAhNBkUvrckEU/cg1x9ArXWgxRtqXULZ4j3NZykiSptFhxXDDY0Luh/PfQ&#10;WQU/eG12Vf09K9Kp2X8NN1Z3c6vU02O/fgMRqA//4b/2ViuYv0zgfiYe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2lMYAAADcAAAADwAAAAAAAAAAAAAAAACYAgAAZHJz&#10;L2Rvd25yZXYueG1sUEsFBgAAAAAEAAQA9QAAAIsDAAAAAA==&#10;" fillcolor="#ffffa9" stroked="f"/>
                    <v:rect id="Rectangle 740" o:spid="_x0000_s1756" style="position:absolute;left:666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E18MA&#10;AADcAAAADwAAAGRycy9kb3ducmV2LnhtbESPzarCMBSE94LvEI7gTtOrotJrFBEUEVz4s3F3bM5t&#10;e21OahO1vr0RBJfDzHzDTGa1KcSdKpdbVvDTjUAQJ1bnnCo4HpadMQjnkTUWlknBkxzMps3GBGNt&#10;H7yj+96nIkDYxagg876MpXRJRgZd15bEwfuzlUEfZJVKXeEjwE0he1E0lAZzDgsZlrTIKLnsb0ZB&#10;eik2I/p/SreKzod8ed5e+eSVarfq+S8IT7X/hj/ttVYwGvThfSYcA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xE18MAAADcAAAADwAAAAAAAAAAAAAAAACYAgAAZHJzL2Rv&#10;d25yZXYueG1sUEsFBgAAAAAEAAQA9QAAAIgDAAAAAA==&#10;" fillcolor="#ffffa7" stroked="f"/>
                    <v:rect id="Rectangle 741" o:spid="_x0000_s1757" style="position:absolute;left:666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wx8cMA&#10;AADcAAAADwAAAGRycy9kb3ducmV2LnhtbESP0WrCQBRE3wv+w3ILvtWNIlVSV1FRDAQLTfyAS/Y2&#10;Cc3eDburSf++Wyj0cZg5M8xmN5pOPMj51rKC+SwBQVxZ3XKt4FaeX9YgfEDW2FkmBd/kYbedPG0w&#10;1XbgD3oUoRaxhH2KCpoQ+lRKXzVk0M9sTxy9T+sMhihdLbXDIZabTi6S5FUabDkuNNjTsaHqq7gb&#10;Bau52+eH96PVV3PCcrhYWeWZUtPncf8GItAY/sN/dKYjt1zC75l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wx8cMAAADcAAAADwAAAAAAAAAAAAAAAACYAgAAZHJzL2Rv&#10;d25yZXYueG1sUEsFBgAAAAAEAAQA9QAAAIgDAAAAAA==&#10;" fillcolor="#ffffa5" stroked="f"/>
                    <v:rect id="Rectangle 742" o:spid="_x0000_s1758" style="position:absolute;left:666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H6MUA&#10;AADcAAAADwAAAGRycy9kb3ducmV2LnhtbESPQWvCQBSE74X+h+UVequblmo1ugk2RfTgwUbx/Mg+&#10;k9js25DdxvjvXaHQ4zAz3zCLdDCN6KlztWUFr6MIBHFhdc2lgsN+9TIF4TyyxsYyKbiSgzR5fFhg&#10;rO2Fv6nPfSkChF2MCirv21hKV1Rk0I1sSxy8k+0M+iC7UuoOLwFuGvkWRRNpsOawUGFLWUXFT/5r&#10;FEx2X+eMPmd8PebFuqdse1yaqVLPT8NyDsLT4P/Df+2NVvDxPob7mXAEZH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4foxQAAANwAAAAPAAAAAAAAAAAAAAAAAJgCAABkcnMv&#10;ZG93bnJldi54bWxQSwUGAAAAAAQABAD1AAAAigMAAAAA&#10;" fillcolor="#ffffa3" stroked="f"/>
                    <v:rect id="Rectangle 743" o:spid="_x0000_s1759" style="position:absolute;left:667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RhMUA&#10;AADcAAAADwAAAGRycy9kb3ducmV2LnhtbESPT2vCQBTE7wW/w/KEXopurKISXaXaP3jVBsHbM/tM&#10;lmbfhuw2xm/vCoUeh5n5DbNcd7YSLTXeOFYwGiYgiHOnDRcKsu/PwRyED8gaK8ek4EYe1qve0xJT&#10;7a68p/YQChEh7FNUUIZQp1L6vCSLfuhq4uhdXGMxRNkUUjd4jXBbydckmUqLhuNCiTVtS8p/Dr9W&#10;QRJexh/79vh1NuNsUrzfzCY7bZV67ndvCxCBuvAf/mvvtILZZAqPM/E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0lGExQAAANwAAAAPAAAAAAAAAAAAAAAAAJgCAABkcnMv&#10;ZG93bnJldi54bWxQSwUGAAAAAAQABAD1AAAAigMAAAAA&#10;" fillcolor="#ffffa1" stroked="f"/>
                    <v:rect id="Rectangle 744" o:spid="_x0000_s1760" style="position:absolute;left:668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elsMYA&#10;AADcAAAADwAAAGRycy9kb3ducmV2LnhtbESPT2sCMRTE74V+h/AKvdVsRVxZjVL/QUsPopait8fm&#10;uVncvCxJ1O23bwoFj8PM/IaZzDrbiCv5UDtW8NrLQBCXTtdcKfjar19GIEJE1tg4JgU/FGA2fXyY&#10;YKHdjbd03cVKJAiHAhWYGNtCylAashh6riVO3sl5izFJX0nt8ZbgtpH9LBtKizWnBYMtLQyV593F&#10;Kliaw/xjmW2G9eeqsd/7Y76+SK/U81P3NgYRqYv38H/7XSvIBzn8nU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elsMYAAADcAAAADwAAAAAAAAAAAAAAAACYAgAAZHJz&#10;L2Rvd25yZXYueG1sUEsFBgAAAAAEAAQA9QAAAIsDAAAAAA==&#10;" fillcolor="#ffff9f" stroked="f"/>
                    <v:rect id="Rectangle 745" o:spid="_x0000_s1761" style="position:absolute;left:66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pDCcIA&#10;AADcAAAADwAAAGRycy9kb3ducmV2LnhtbERPTWvCQBC9F/wPywi9FN1YWrWpq7SC0KtWEG9jdpqk&#10;ZmfD7lST/nr3UOjx8b4Xq8416kIh1p4NTMYZKOLC25pLA/vPzWgOKgqyxcYzGegpwmo5uFtgbv2V&#10;t3TZSalSCMccDVQiba51LCpyGMe+JU7clw8OJcFQahvwmsJdox+zbKod1pwaKmxpXVFx3v04A+H0&#10;8n6Y91n/cOSTfD/L+nfjamPuh93bKyihTv7Ff+4Pa2D2lNamM+kI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ykMJwgAAANwAAAAPAAAAAAAAAAAAAAAAAJgCAABkcnMvZG93&#10;bnJldi54bWxQSwUGAAAAAAQABAD1AAAAhwMAAAAA&#10;" fillcolor="#ffff9d" stroked="f"/>
                    <v:rect id="Rectangle 746" o:spid="_x0000_s1762" style="position:absolute;left:668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Z/osQA&#10;AADcAAAADwAAAGRycy9kb3ducmV2LnhtbESPQWvCQBSE7wX/w/KEXkrdKMXa6CoiFjyqEXt9zT6T&#10;aPZtyG7d+O9dQehxmJlvmNmiM7W4UusqywqGgwQEcW51xYWCQ/b9PgHhPLLG2jIpuJGDxbz3MsNU&#10;28A7uu59ISKEXYoKSu+bVEqXl2TQDWxDHL2TbQ36KNtC6hZDhJtajpJkLA1WHBdKbGhVUn7Z/xkF&#10;FW7D23piLsffLt9kwRbnn7BV6rXfLacgPHX+P/xsb7SCz48veJy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mf6LEAAAA3AAAAA8AAAAAAAAAAAAAAAAAmAIAAGRycy9k&#10;b3ducmV2LnhtbFBLBQYAAAAABAAEAPUAAACJAwAAAAA=&#10;" fillcolor="#ffff9b" stroked="f"/>
                    <v:rect id="Rectangle 747" o:spid="_x0000_s1763" style="position:absolute;left:66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FwFcIA&#10;AADcAAAADwAAAGRycy9kb3ducmV2LnhtbERPy04CMRTdm/APzSVxJ61EhQwUQiAYowvCa3/TXmdG&#10;p7fDtPPw7+3CxOXJeS/Xg6tER00oPWt4nCgQxMbbknMNl/P+YQ4iRGSLlWfS8EMB1qvR3RIz63s+&#10;UneKuUghHDLUUMRYZ1IGU5DDMPE1ceI+feMwJtjk0jbYp3BXyalSL9JhyamhwJq2BZnvU+s0KPVu&#10;Xruv3nzsrrdDO9215dPQan0/HjYLEJGG+C/+c79ZDbPnND+dS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oXAVwgAAANwAAAAPAAAAAAAAAAAAAAAAAJgCAABkcnMvZG93&#10;bnJldi54bWxQSwUGAAAAAAQABAD1AAAAhwMAAAAA&#10;" fillcolor="#ff9" stroked="f"/>
                    <v:rect id="Rectangle 748" o:spid="_x0000_s1764" style="position:absolute;left:669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SdHcUA&#10;AADcAAAADwAAAGRycy9kb3ducmV2LnhtbESPQWvCQBSE7wX/w/KEXopuUmir0VVEkBZ7MhG9PrLP&#10;JJh9G3dXTf+9Wyj0OMzMN8x82ZtW3Mj5xrKCdJyAIC6tbrhSsC82owkIH5A1tpZJwQ95WC4GT3PM&#10;tL3zjm55qESEsM9QQR1Cl0npy5oM+rHtiKN3ss5giNJVUju8R7hp5WuSvEuDDceFGjta11Se86tR&#10;MGGZpNPDfnc5us+X63dVHLZ5odTzsF/NQATqw3/4r/2lFXy8pfB7Jh4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RJ0dxQAAANwAAAAPAAAAAAAAAAAAAAAAAJgCAABkcnMv&#10;ZG93bnJldi54bWxQSwUGAAAAAAQABAD1AAAAigMAAAAA&#10;" fillcolor="#ffff97" stroked="f"/>
                    <v:rect id="Rectangle 749" o:spid="_x0000_s1765" style="position:absolute;left:670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P7LMYA&#10;AADcAAAADwAAAGRycy9kb3ducmV2LnhtbESPQWvCQBSE70L/w/KEXkQ3ClWJbkIRChZbodaDuT2y&#10;zySYfRuyG43/vlsQPA4z8w2zTntTiyu1rrKsYDqJQBDnVldcKDj+foyXIJxH1lhbJgV3cpAmL4M1&#10;xtre+IeuB1+IAGEXo4LS+yaW0uUlGXQT2xAH72xbgz7ItpC6xVuAm1rOomguDVYcFkpsaFNSfjl0&#10;RoFb7O6bL+x20y1/Z6P5qfns95lSr8P+fQXCU++f4Ud7qxUs3mbwfyYcAZ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P7LMYAAADcAAAADwAAAAAAAAAAAAAAAACYAgAAZHJz&#10;L2Rvd25yZXYueG1sUEsFBgAAAAAEAAQA9QAAAIsDAAAAAA==&#10;" fillcolor="#ffff95" stroked="f"/>
                    <v:rect id="Rectangle 750" o:spid="_x0000_s1766" style="position:absolute;left:670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tVHcUA&#10;AADcAAAADwAAAGRycy9kb3ducmV2LnhtbESPQWsCMRSE7wX/Q3hCL0WztqhlaxSpSL0ouPXi7bF5&#10;zS7dvKxJ1PXfN4LQ4zAz3zCzRWcbcSEfascKRsMMBHHpdM1GweF7PXgHESKyxsYxKbhRgMW89zTD&#10;XLsr7+lSRCMShEOOCqoY21zKUFZkMQxdS5y8H+ctxiS9kdrjNcFtI1+zbCIt1pwWKmzps6Lytzhb&#10;BeedKdbHyXbvyRSr3e3EL6vll1LP/W75ASJSF//Dj/ZGK5iO3+B+Jh0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K1UdxQAAANwAAAAPAAAAAAAAAAAAAAAAAJgCAABkcnMv&#10;ZG93bnJldi54bWxQSwUGAAAAAAQABAD1AAAAigMAAAAA&#10;" fillcolor="#ffff93" stroked="f"/>
                    <v:rect id="Rectangle 751" o:spid="_x0000_s1767" style="position:absolute;left:671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wC8QA&#10;AADcAAAADwAAAGRycy9kb3ducmV2LnhtbESP3YrCMBSE7xd8h3AE79ZU0VWqUfxBkcUbfx7g0Bzb&#10;YnNSmlhbn94IC3s5zMw3zHzZmELUVLncsoJBPwJBnFidc6rgetl9T0E4j6yxsEwKWnKwXHS+5hhr&#10;++QT1WefigBhF6OCzPsyltIlGRl0fVsSB+9mK4M+yCqVusJngJtCDqPoRxrMOSxkWNImo+R+fhgF&#10;ekz1fusHx9/9vVmvHqP21Z5ypXrdZjUD4anx/+G/9kErmIxH8DkTjo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5sAvEAAAA3AAAAA8AAAAAAAAAAAAAAAAAmAIAAGRycy9k&#10;b3ducmV2LnhtbFBLBQYAAAAABAAEAPUAAACJAwAAAAA=&#10;" fillcolor="#ffff91" stroked="f"/>
                    <v:rect id="Rectangle 752" o:spid="_x0000_s1768" style="position:absolute;left:671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BgzMQA&#10;AADcAAAADwAAAGRycy9kb3ducmV2LnhtbESPQWsCMRSE74X+h/AK3mpiwVZXo0ihUHsRdS/eHpvn&#10;Jrh52Sapbv99Uyj0OMzMN8xyPfhOXCkmF1jDZKxAEDfBOG411Me3xxmIlJENdoFJwzclWK/u75ZY&#10;mXDjPV0PuRUFwqlCDTbnvpIyNZY8pnHoiYt3DtFjLjK20kS8Fbjv5JNSz9Kj47JgsadXS83l8OU1&#10;nHf29OlU3G7m89NH7XZK5n2t9ehh2CxAZBryf/iv/W40vEyn8HumHA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gYMzEAAAA3AAAAA8AAAAAAAAAAAAAAAAAmAIAAGRycy9k&#10;b3ducmV2LnhtbFBLBQYAAAAABAAEAPUAAACJAwAAAAA=&#10;" fillcolor="#ffff8f" stroked="f"/>
                    <v:rect id="Rectangle 753" o:spid="_x0000_s1769" style="position:absolute;left:672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4qzcQA&#10;AADcAAAADwAAAGRycy9kb3ducmV2LnhtbESPwWrDMBBE74H8g9hAb4mclKbFtRxCSqGHXOKk9420&#10;tkWslbFUx/37qlDocZiZN0yxm1wnRhqC9axgvcpAEGtvLDcKLuf35QuIEJENdp5JwTcF2JXzWYG5&#10;8Xc+0VjFRiQIhxwVtDH2uZRBt+QwrHxPnLzaDw5jkkMjzYD3BHed3GTZVjq0nBZa7OnQkr5VX06B&#10;7T8faVNdT7W2b1dXH/VYjUelHhbT/hVEpCn+h//aH0bB89MWfs+kIy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Ks3EAAAA3AAAAA8AAAAAAAAAAAAAAAAAmAIAAGRycy9k&#10;b3ducmV2LnhtbFBLBQYAAAAABAAEAPUAAACJAwAAAAA=&#10;" fillcolor="#ffff8d" stroked="f"/>
                    <v:rect id="Rectangle 754" o:spid="_x0000_s1770" style="position:absolute;left:672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8QA&#10;AADcAAAADwAAAGRycy9kb3ducmV2LnhtbESPX2vCQBDE3wv9DscWfKsXCzaSekqphPrqH3ze5rZJ&#10;aG4vvdtq9NN7BcHHYWZ+w8yXg+vUkUJsPRuYjDNQxJW3LdcG9rvyeQYqCrLFzjMZOFOE5eLxYY6F&#10;9Sfe0HErtUoQjgUaaET6QutYNeQwjn1PnLxvHxxKkqHWNuApwV2nX7LsVTtsOS002NNHQ9XP9s8Z&#10;KPOy2symcpHVr/08fMXLKkx2xoyehvc3UEKD3MO39toayKc5/J9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wPzvEAAAA3AAAAA8AAAAAAAAAAAAAAAAAmAIAAGRycy9k&#10;b3ducmV2LnhtbFBLBQYAAAAABAAEAPUAAACJAwAAAAA=&#10;" fillcolor="#ffff8b" stroked="f"/>
                    <v:rect id="Rectangle 755" o:spid="_x0000_s1771" style="position:absolute;left:67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DkzsMA&#10;AADcAAAADwAAAGRycy9kb3ducmV2LnhtbERPTWvCQBC9C/0PyxS8NRst0RBdRYWCB6ltFMHbkB2T&#10;tNnZkF01/ffuoeDx8b7ny9404kadqy0rGEUxCOLC6ppLBcfDx1sKwnlkjY1lUvBHDpaLl8EcM23v&#10;/E233JcihLDLUEHlfZtJ6YqKDLrItsSBu9jOoA+wK6Xu8B7CTSPHcTyRBmsODRW2tKmo+M2vRsFu&#10;cr6sP0dJUr7b1VfOP+n6tE+VGr72qxkIT71/iv/dW61gmoS14Uw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DkzsMAAADcAAAADwAAAAAAAAAAAAAAAACYAgAAZHJzL2Rv&#10;d25yZXYueG1sUEsFBgAAAAAEAAQA9QAAAIgDAAAAAA==&#10;" fillcolor="#ffff89" stroked="f"/>
                    <v:rect id="Rectangle 756" o:spid="_x0000_s1772" style="position:absolute;left:673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C58cYA&#10;AADcAAAADwAAAGRycy9kb3ducmV2LnhtbESPS4vCQBCE7wv+h6EFbzpRWR/RUUQRFlnY9XHw2GTa&#10;JJrpCZkxxn+/Iwh7LKrqK2q+bEwhaqpcbllBvxeBIE6szjlVcDpuuxMQziNrLCyTgic5WC5aH3OM&#10;tX3wnuqDT0WAsItRQeZ9GUvpkowMup4tiYN3sZVBH2SVSl3hI8BNIQdRNJIGcw4LGZa0zii5He5G&#10;Qfrj9Hp4+u0Pzvd9nV+Szfdmd1Wq025WMxCeGv8ffre/tILx5xReZ8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C58cYAAADcAAAADwAAAAAAAAAAAAAAAACYAgAAZHJz&#10;L2Rvd25yZXYueG1sUEsFBgAAAAAEAAQA9QAAAIsDAAAAAA==&#10;" fillcolor="#ffff87" stroked="f"/>
                    <v:rect id="Rectangle 757" o:spid="_x0000_s1773" style="position:absolute;left:674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h798EA&#10;AADcAAAADwAAAGRycy9kb3ducmV2LnhtbERPTYvCMBC9C/sfwix409QFq3SbiizsIuJFLXodmtm2&#10;2ExqE2399+YgeHy873Q1mEbcqXO1ZQWzaQSCuLC65lJBfvydLEE4j6yxsUwKHuRglX2MUky07XlP&#10;94MvRQhhl6CCyvs2kdIVFRl0U9sSB+7fdgZ9gF0pdYd9CDeN/IqiWBqsOTRU2NJPRcXlcDMKdvl1&#10;c8of8d/8utfn/ubX23PUKzX+HNbfIDwN/i1+uTdawSIO88OZcARk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e/fBAAAA3AAAAA8AAAAAAAAAAAAAAAAAmAIAAGRycy9kb3du&#10;cmV2LnhtbFBLBQYAAAAABAAEAPUAAACGAwAAAAA=&#10;" fillcolor="#ffff85" stroked="f"/>
                    <v:rect id="Rectangle 758" o:spid="_x0000_s1774" style="position:absolute;left:67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msU8UA&#10;AADcAAAADwAAAGRycy9kb3ducmV2LnhtbESPQWvCQBSE7wX/w/IEb3WTSlVSVxGhkNJLE8VeX7Ov&#10;STT7NmS3Sfz3bqHQ4zAz3zCb3Wga0VPnassK4nkEgriwuuZSwen4+rgG4TyyxsYyKbiRg9128rDB&#10;RNuBM+pzX4oAYZeggsr7NpHSFRUZdHPbEgfv23YGfZBdKXWHQ4CbRj5F0VIarDksVNjSoaLimv8Y&#10;Bazfyvg4rL/O7x+pu2T8ufLPC6Vm03H/AsLT6P/Df+1UK1gtY/g9E46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axTxQAAANwAAAAPAAAAAAAAAAAAAAAAAJgCAABkcnMv&#10;ZG93bnJldi54bWxQSwUGAAAAAAQABAD1AAAAigMAAAAA&#10;" fillcolor="#ffff83" stroked="f"/>
                    <v:rect id="Rectangle 759" o:spid="_x0000_s1775" style="position:absolute;left:67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iNMYA&#10;AADcAAAADwAAAGRycy9kb3ducmV2LnhtbESPQWvCQBSE7wX/w/IEb3Xj0lqJriKFQkFqrYp6fGSf&#10;STD7NmTXGP+9Wyj0OMzMN8xs0dlKtNT40rGG0TABQZw5U3KuYb/7eJ6A8AHZYOWYNNzJw2Lee5ph&#10;atyNf6jdhlxECPsUNRQh1KmUPivIoh+6mjh6Z9dYDFE2uTQN3iLcVlIlyVhaLDkuFFjTe0HZZXu1&#10;GtqNXL2qg1od7pk6ni9r8316+dJ60O+WUxCBuvAf/mt/Gg1vYwW/Z+IR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EiNMYAAADcAAAADwAAAAAAAAAAAAAAAACYAgAAZHJz&#10;L2Rvd25yZXYueG1sUEsFBgAAAAAEAAQA9QAAAIsDAAAAAA==&#10;" fillcolor="#ffff81" stroked="f"/>
                    <v:rect id="Rectangle 760" o:spid="_x0000_s1776" style="position:absolute;left:67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oFI8MA&#10;AADcAAAADwAAAGRycy9kb3ducmV2LnhtbESPX2vCMBTF3wd+h3CFvc3UDapWo4ggCD5sU/H50lyb&#10;0uamJJmt+/TLYLDHw/nz46w2g23FnXyoHSuYTjIQxKXTNVcKLuf9yxxEiMgaW8ek4EEBNuvR0woL&#10;7Xr+pPspViKNcChQgYmxK6QMpSGLYeI64uTdnLcYk/SV1B77NG5b+ZplubRYcyIY7GhnqGxOXzZB&#10;js23MbmZdWV781e9+Gje+16p5/GwXYKINMT/8F/7oBXM8jf4PZOO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oFI8MAAADcAAAADwAAAAAAAAAAAAAAAACYAgAAZHJzL2Rv&#10;d25yZXYueG1sUEsFBgAAAAAEAAQA9QAAAIgDAAAAAA==&#10;" fillcolor="#ffff7f" stroked="f"/>
                    <v:rect id="Rectangle 761" o:spid="_x0000_s1777" style="position:absolute;left:676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3R3sQA&#10;AADcAAAADwAAAGRycy9kb3ducmV2LnhtbESPQWvCQBSE74L/YXkFb7qpSpToKhooCEKLUfT6yL4m&#10;odm3aXbV+O/dQsHjMDPfMMt1Z2pxo9ZVlhW8jyIQxLnVFRcKTseP4RyE88gaa8uk4EEO1qt+b4mJ&#10;tnc+0C3zhQgQdgkqKL1vEildXpJBN7INcfC+bWvQB9kWUrd4D3BTy3EUxdJgxWGhxIbSkvKf7GoU&#10;XE67Bs+0nX3uv8aTTTxJf7ssVWrw1m0WIDx1/hX+b++0glk8hb8z4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d0d7EAAAA3AAAAA8AAAAAAAAAAAAAAAAAmAIAAGRycy9k&#10;b3ducmV2LnhtbFBLBQYAAAAABAAEAPUAAACJAwAAAAA=&#10;" fillcolor="#ffff7d" stroked="f"/>
                    <v:rect id="Rectangle 762" o:spid="_x0000_s1778" style="position:absolute;left:676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4t3MMA&#10;AADcAAAADwAAAGRycy9kb3ducmV2LnhtbESPT2sCMRTE7wW/Q3hCbzVroVq2RhFBUArinx56fCTP&#10;zeLmZUlS3frpjSB4HGbmN8xk1rlGnCnE2rOC4aAAQay9qblS8HNYvn2CiAnZYOOZFPxThNm09zLB&#10;0vgL7+i8T5XIEI4lKrAptaWUUVtyGAe+Jc7e0QeHKctQSRPwkuGuke9FMZIOa84LFltaWNKn/Z9T&#10;cPr+pbCwttFeX4c7xs18vSWlXvvd/AtEoi49w4/2yigYjz7gfiYfAT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4t3MMAAADcAAAADwAAAAAAAAAAAAAAAACYAgAAZHJzL2Rv&#10;d25yZXYueG1sUEsFBgAAAAAEAAQA9QAAAIgDAAAAAA==&#10;" fillcolor="#ffff7b" stroked="f"/>
                    <v:rect id="Rectangle 763" o:spid="_x0000_s1779" style="position:absolute;left:67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w9KscA&#10;AADcAAAADwAAAGRycy9kb3ducmV2LnhtbESPQWvCQBSE74X+h+UVehHdtNQo0VXaQkUQFDUi3h7Z&#10;ZxKafZvurpr++26h0OMwM98w03lnGnEl52vLCp4GCQjiwuqaSwX5/qM/BuEDssbGMin4Jg/z2f3d&#10;FDNtb7yl6y6UIkLYZ6igCqHNpPRFRQb9wLbE0TtbZzBE6UqpHd4i3DTyOUlSabDmuFBhS+8VFZ+7&#10;i1GwPlDvJf9avm0w3yyGw6M7mW6l1OND9zoBEagL/+G/9lIrGKUp/J6JR0D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MPSrHAAAA3AAAAA8AAAAAAAAAAAAAAAAAmAIAAGRy&#10;cy9kb3ducmV2LnhtbFBLBQYAAAAABAAEAPUAAACMAwAAAAA=&#10;" fillcolor="#ffff79" stroked="f"/>
                    <v:rect id="Rectangle 764" o:spid="_x0000_s1780" style="position:absolute;left:67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DPNcQA&#10;AADcAAAADwAAAGRycy9kb3ducmV2LnhtbESPQYvCMBSE7wv+h/AEL4umulClGkW6CB68WAU9Pppn&#10;W2xeSpO19d9vBMHjMDPfMKtNb2rxoNZVlhVMJxEI4tzqigsF59NuvADhPLLG2jIpeJKDzXrwtcJE&#10;246P9Mh8IQKEXYIKSu+bREqXl2TQTWxDHLybbQ36INtC6ha7ADe1nEVRLA1WHBZKbCgtKb9nf0bB&#10;5fu3K9L0dNjl6UFvs2vc9D+xUqNhv12C8NT7T/jd3msF83gOrzPh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AzzXEAAAA3AAAAA8AAAAAAAAAAAAAAAAAmAIAAGRycy9k&#10;b3ducmV2LnhtbFBLBQYAAAAABAAEAPUAAACJAwAAAAA=&#10;" fillcolor="#ff7" stroked="f"/>
                    <v:rect id="Rectangle 765" o:spid="_x0000_s1781" style="position:absolute;left:67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yiSsMA&#10;AADcAAAADwAAAGRycy9kb3ducmV2LnhtbERPy2rCQBTdF/oPwy24KTqxLVFiJiKWYCm48AFuL5mb&#10;B2buhMwYY7++syh0eTjvdD2aVgzUu8aygvksAkFcWN1wpeB8yqdLEM4ja2wtk4IHOVhnz08pJtre&#10;+UDD0VcihLBLUEHtfZdI6YqaDLqZ7YgDV9reoA+wr6Tu8R7CTSvfoiiWBhsODTV2tK2puB5vRkFR&#10;Dj+P/PP0kcvX993+28b+UsZKTV7GzQqEp9H/i//cX1rBIg5rw5lw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yiSsMAAADcAAAADwAAAAAAAAAAAAAAAACYAgAAZHJzL2Rv&#10;d25yZXYueG1sUEsFBgAAAAAEAAQA9QAAAIgDAAAAAA==&#10;" fillcolor="#ffff75" stroked="f"/>
                    <v:rect id="Rectangle 766" o:spid="_x0000_s1782" style="position:absolute;left:6788;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HNBsYA&#10;AADcAAAADwAAAGRycy9kb3ducmV2LnhtbESPQWvCQBSE7wX/w/KE3nRjQVujq1iLkkMRqoLXR/aZ&#10;rGbfhuxG0/76bkHocZiZb5j5srOVuFHjjWMFo2ECgjh32nCh4HjYDN5A+ICssXJMCr7Jw3LRe5pj&#10;qt2dv+i2D4WIEPYpKihDqFMpfV6SRT90NXH0zq6xGKJsCqkbvEe4reRLkkykRcNxocSa1iXl131r&#10;FbSnnTyZNnvPP7PtWJuPy/i4/lHqud+tZiACdeE//GhnWsHrZAp/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HNBsYAAADcAAAADwAAAAAAAAAAAAAAAACYAgAAZHJz&#10;L2Rvd25yZXYueG1sUEsFBgAAAAAEAAQA9QAAAIsDAAAAAA==&#10;" fillcolor="#ffff73" stroked="f"/>
                    <v:rect id="Rectangle 767" o:spid="_x0000_s1783" style="position:absolute;left:679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pBsAA&#10;AADcAAAADwAAAGRycy9kb3ducmV2LnhtbERPz0vDMBS+D/wfwhO8bemKWKnLxigIHhyyVu+P5i0p&#10;a15KE9v635vDYMeP7/fusLheTDSGzrOC7SYDQdx63bFR8N28r19BhIissfdMCv4owGH/sNphqf3M&#10;Z5rqaEQK4VCiAhvjUEoZWksOw8YPxIm7+NFhTHA0Uo84p3DXyzzLXqTDjlODxYEqS+21/nUK/E/d&#10;dNWXPuVHUzzbLZvPOBilnh6X4xuISEu8i2/uD62gKNL8dCYd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RpBsAAAADcAAAADwAAAAAAAAAAAAAAAACYAgAAZHJzL2Rvd25y&#10;ZXYueG1sUEsFBgAAAAAEAAQA9QAAAIUDAAAAAA==&#10;" fillcolor="#ffff71" stroked="f"/>
                    <v:rect id="Rectangle 768" o:spid="_x0000_s1784" style="position:absolute;left:679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UlcQA&#10;AADcAAAADwAAAGRycy9kb3ducmV2LnhtbESP3YrCMBSE7xd8h3CEvVtTlVWpRlFBVhAFf9DbQ3Ns&#10;q81JabJa394IgpfDzHzDjCa1KcSNKpdbVtBuRSCIE6tzThUc9oufAQjnkTUWlknBgxxMxo2vEcba&#10;3nlLt51PRYCwi1FB5n0ZS+mSjAy6li2Jg3e2lUEfZJVKXeE9wE0hO1HUkwZzDgsZljTPKLnu/o0C&#10;uR3w6XePy9l6fcTz5vF3KVddpb6b9XQIwlPtP+F3e6kV9PtteJ0JR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61JXEAAAA3AAAAA8AAAAAAAAAAAAAAAAAmAIAAGRycy9k&#10;b3ducmV2LnhtbFBLBQYAAAAABAAEAPUAAACJAwAAAAA=&#10;" fillcolor="#ffff6f" stroked="f"/>
                    <v:rect id="Rectangle 769" o:spid="_x0000_s1785" style="position:absolute;left:680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D4sYA&#10;AADcAAAADwAAAGRycy9kb3ducmV2LnhtbESPT2sCMRTE74LfITzBW812wT9sjVIq1h5aRG3vj+R1&#10;d9nNy5JEXfvpm0LB4zAzv2GW69624kI+1I4VPE4yEMTamZpLBZ+n7cMCRIjIBlvHpOBGAdar4WCJ&#10;hXFXPtDlGEuRIBwKVFDF2BVSBl2RxTBxHXHyvp23GJP0pTQerwluW5ln2UxarDktVNjRS0W6OZ6t&#10;gqn+eG/Om61vMr37+sn3rxs/y5Uaj/rnJxCR+ngP/7ffjIL5PIe/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HD4sYAAADcAAAADwAAAAAAAAAAAAAAAACYAgAAZHJz&#10;L2Rvd25yZXYueG1sUEsFBgAAAAAEAAQA9QAAAIsDAAAAAA==&#10;" fillcolor="#ffff6d" stroked="f"/>
                    <v:rect id="Rectangle 770" o:spid="_x0000_s1786" style="position:absolute;left:680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3Tg8QA&#10;AADcAAAADwAAAGRycy9kb3ducmV2LnhtbESP3YrCMBSE7wXfIRzBO013FZWuUXShoCAL/rDXh+Zs&#10;W2xOahNr9emNsODlMDPfMPNla0rRUO0Kywo+hhEI4tTqgjMFp2MymIFwHlljaZkU3MnBctHtzDHW&#10;9sZ7ag4+EwHCLkYFufdVLKVLczLohrYiDt6frQ36IOtM6hpvAW5K+RlFE2mw4LCQY0XfOaXnw9Uo&#10;GK+zLRXJz+px/k3oMtlRc2quSvV77eoLhKfWv8P/7Y1WMJ2O4HUmHA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N04PEAAAA3AAAAA8AAAAAAAAAAAAAAAAAmAIAAGRycy9k&#10;b3ducmV2LnhtbFBLBQYAAAAABAAEAPUAAACJAwAAAAA=&#10;" fillcolor="#ffff6b" stroked="f"/>
                    <v:rect id="Rectangle 771" o:spid="_x0000_s1787" style="position:absolute;left:6810;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T3/8YA&#10;AADcAAAADwAAAGRycy9kb3ducmV2LnhtbESPT2sCMRTE74LfITyhF9Fsq7h2a5RSEETw4J+WHh+b&#10;183azcuyibp+eyMIHoeZ+Q0zW7S2EmdqfOlYweswAUGcO11yoeCwXw6mIHxA1lg5JgVX8rCYdzsz&#10;zLS78JbOu1CICGGfoQITQp1J6XNDFv3Q1cTR+3ONxRBlU0jd4CXCbSXfkmQiLZYcFwzW9GUo/9+d&#10;rILxz37d9t9/6+33ZnXk5OhHqZkq9dJrPz9ABGrDM/xor7SCNB3D/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T3/8YAAADcAAAADwAAAAAAAAAAAAAAAACYAgAAZHJz&#10;L2Rvd25yZXYueG1sUEsFBgAAAAAEAAQA9QAAAIsDAAAAAA==&#10;" fillcolor="#ffff69" stroked="f"/>
                    <v:rect id="Rectangle 772" o:spid="_x0000_s1788" style="position:absolute;left:681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iX8YA&#10;AADcAAAADwAAAGRycy9kb3ducmV2LnhtbESPT2sCMRTE74LfITyhF9FslapsjVIESy+trH+gx8fm&#10;NVm6eVk2qbt++6ZQ8DjMzG+Y9bZ3tbhSGyrPCh6nGQji0uuKjYLzaT9ZgQgRWWPtmRTcKMB2Mxys&#10;Mde+44Kux2hEgnDIUYGNscmlDKUlh2HqG+LkffnWYUyyNVK32CW4q+UsyxbSYcVpwWJDO0vl9/HH&#10;KTgUl/d9HT+7cTHbzfWHccYuXpV6GPUvzyAi9fEe/m+/aQXL5RP8nU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niX8YAAADcAAAADwAAAAAAAAAAAAAAAACYAgAAZHJz&#10;L2Rvd25yZXYueG1sUEsFBgAAAAAEAAQA9QAAAIsDAAAAAA==&#10;" fillcolor="#ffff67" stroked="f"/>
                    <v:rect id="Rectangle 773" o:spid="_x0000_s1789" style="position:absolute;left:682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8MVscA&#10;AADcAAAADwAAAGRycy9kb3ducmV2LnhtbESPT0/CQBTE7yZ+h80z8SZbPVApLITgn2g8gMCF20v3&#10;0W3ovm26T1r59K6JicfJzPwmM1sMvlFn6mId2MD9KANFXAZbc2Vgv3u5ewQVBdliE5gMfFOExfz6&#10;aoaFDT1/0nkrlUoQjgUacCJtoXUsHXmMo9ASJ+8YOo+SZFdp22Gf4L7RD1k21h5rTgsOW1o5Kk/b&#10;L29g9b7p88mHrC/Z89OrPTjZbS4TY25vhuUUlNAg/+G/9ps1kOdj+D2TjoC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DFbHAAAA3AAAAA8AAAAAAAAAAAAAAAAAmAIAAGRy&#10;cy9kb3ducmV2LnhtbFBLBQYAAAAABAAEAPUAAACMAwAAAAA=&#10;" fillcolor="#ffff65" stroked="f"/>
                    <v:rect id="Rectangle 774" o:spid="_x0000_s1790" style="position:absolute;left:682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iqPMUA&#10;AADcAAAADwAAAGRycy9kb3ducmV2LnhtbESPQWvCQBSE7wX/w/KE3urGCI1NXUUEbfFWK5TeHtln&#10;Esy+jbtrjP56Vyj0OMzMN8xs0ZtGdOR8bVnBeJSAIC6srrlUsP9ev0xB+ICssbFMCq7kYTEfPM0w&#10;1/bCX9TtQikihH2OCqoQ2lxKX1Rk0I9sSxy9g3UGQ5SulNrhJcJNI9MkeZUGa44LFba0qqg47s5G&#10;wcn127ePMhxXPr12xSb9+dW3iVLPw375DiJQH/7Df+1PrSDLMnici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Ko8xQAAANwAAAAPAAAAAAAAAAAAAAAAAJgCAABkcnMv&#10;ZG93bnJldi54bWxQSwUGAAAAAAQABAD1AAAAigMAAAAA&#10;" fillcolor="#ffff63" stroked="f"/>
                    <v:rect id="Rectangle 775" o:spid="_x0000_s1791" style="position:absolute;left:683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yrNcQA&#10;AADcAAAADwAAAGRycy9kb3ducmV2LnhtbERPPW/CMBDdK/U/WFeJpQKnDAUCTkQjIRi6BJBgPOJr&#10;EjU+h9iEtL++HioxPr3vVTqYRvTUudqygrdJBIK4sLrmUsHxsBnPQTiPrLGxTAp+yEGaPD+tMNb2&#10;zjn1e1+KEMIuRgWV920spSsqMugmtiUO3JftDPoAu1LqDu8h3DRyGkXv0mDNoaHClrKKiu/9zShY&#10;Zye5vdzORZ8t6PXz+vuxyGWu1OhlWC9BeBr8Q/zv3mkFs1lYG86EIy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8qzXEAAAA3AAAAA8AAAAAAAAAAAAAAAAAmAIAAGRycy9k&#10;b3ducmV2LnhtbFBLBQYAAAAABAAEAPUAAACJAwAAAAA=&#10;" fillcolor="#ffff61" stroked="f"/>
                    <v:rect id="Rectangle 776" o:spid="_x0000_s1792" style="position:absolute;left:683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JSq8UA&#10;AADcAAAADwAAAGRycy9kb3ducmV2LnhtbESPQU/CQBSE7yb8h80j8WJkCzGghYUI0UC4WT14fHSf&#10;3Wr3bdN9Qv33LAmJx8nMfJNZrHrfqCN1sQ5sYDzKQBGXwdZcGfh4f71/BBUF2WITmAz8UYTVcnCz&#10;wNyGE7/RsZBKJQjHHA04kTbXOpaOPMZRaImT9xU6j5JkV2nb4SnBfaMnWTbVHmtOCw5b2jgqf4pf&#10;b+ClkPCw/tw6be/2u/gdMZPD1JjbYf88ByXUy3/42t5ZA7PZE1zOpCOgl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lKrxQAAANwAAAAPAAAAAAAAAAAAAAAAAJgCAABkcnMv&#10;ZG93bnJldi54bWxQSwUGAAAAAAQABAD1AAAAigMAAAAA&#10;" fillcolor="#ffff5f" stroked="f"/>
                    <v:rect id="Rectangle 777" o:spid="_x0000_s1793" style="position:absolute;left:684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QGMMA&#10;AADcAAAADwAAAGRycy9kb3ducmV2LnhtbERPy2rCQBTdF/oPwy10VydarCFmFBGElrrRuNDdNXOb&#10;hGbuxMw0j793FgWXh/NO14OpRUetqywrmE4iEMS51RUXCk7Z7i0G4TyyxtoyKRjJwXr1/JRiom3P&#10;B+qOvhAhhF2CCkrvm0RKl5dk0E1sQxy4H9sa9AG2hdQt9iHc1HIWRR/SYMWhocSGtiXlv8c/o2CW&#10;Tedf88O1HnPej+d312Tft4tSry/DZgnC0+Af4n/3p1awiMP8cCYcAb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RQGMMAAADcAAAADwAAAAAAAAAAAAAAAACYAgAAZHJzL2Rv&#10;d25yZXYueG1sUEsFBgAAAAAEAAQA9QAAAIgDAAAAAA==&#10;" fillcolor="#ffff5d" stroked="f"/>
                    <v:rect id="Rectangle 778" o:spid="_x0000_s1794" style="position:absolute;left:6845;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zsKMQA&#10;AADcAAAADwAAAGRycy9kb3ducmV2LnhtbESPT4vCMBTE7wt+h/CEva2pHrRWo4igLIjgPzw/m2db&#10;bV5KE7Xup98IgsdhZn7DjKeNKcWdaldYVtDtRCCIU6sLzhQc9oufGITzyBpLy6TgSQ6mk9bXGBNt&#10;H7yl+85nIkDYJagg975KpHRpTgZdx1bEwTvb2qAPss6krvER4KaUvSjqS4MFh4UcK5rnlF53N6Ng&#10;dTmmZbG5Lde6Vw3jZf/0h6uBUt/tZjYC4anxn/C7/asVDOIuvM6EIyA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87CjEAAAA3AAAAA8AAAAAAAAAAAAAAAAAmAIAAGRycy9k&#10;b3ducmV2LnhtbFBLBQYAAAAABAAEAPUAAACJAwAAAAA=&#10;" fillcolor="#ffff5b" stroked="f"/>
                    <v:rect id="Rectangle 779" o:spid="_x0000_s1795" style="position:absolute;left:684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NPucQA&#10;AADcAAAADwAAAGRycy9kb3ducmV2LnhtbESP0YrCMBRE34X9h3AX9qWsqX1QqUaRpYILIlj3A67N&#10;tS02N90mav17Iwg+DjNzhpkve9OIK3WutqxgNIxBEBdW11wq+Dusv6cgnEfW2FgmBXdysFx8DOaY&#10;anvjPV1zX4oAYZeigsr7NpXSFRUZdEPbEgfvZDuDPsiulLrDW4CbRiZxPJYGaw4LFbb0U1Fxzi9G&#10;QfRrsv/tkddFlpnzOEoi3LidUl+f/WoGwlPv3+FXe6MVTKYJ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zT7nEAAAA3AAAAA8AAAAAAAAAAAAAAAAAmAIAAGRycy9k&#10;b3ducmV2LnhtbFBLBQYAAAAABAAEAPUAAACJAwAAAAA=&#10;" fillcolor="#ffff59" stroked="f"/>
                    <v:rect id="Rectangle 780" o:spid="_x0000_s1796" style="position:absolute;left:685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CREcQA&#10;AADcAAAADwAAAGRycy9kb3ducmV2LnhtbESP0WrCQBRE34X+w3ILfRHdVDGG6CqlIK0+teoHXLLX&#10;bDB7N82uMf17VxB8HGbmDLNc97YWHbW+cqzgfZyAIC6crrhUcDxsRhkIH5A11o5JwT95WK9eBkvM&#10;tbvyL3X7UIoIYZ+jAhNCk0vpC0MW/dg1xNE7udZiiLItpW7xGuG2lpMkSaXFiuOCwYY+DRXn/cUq&#10;CFlXTNLsx1C92/5dzh19zTZDpd5e+48FiEB9eIYf7W+tYJ5N4X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QkRHEAAAA3AAAAA8AAAAAAAAAAAAAAAAAmAIAAGRycy9k&#10;b3ducmV2LnhtbFBLBQYAAAAABAAEAPUAAACJAwAAAAA=&#10;" fillcolor="#ffff57" stroked="f"/>
                    <v:rect id="Rectangle 781" o:spid="_x0000_s1797" style="position:absolute;left:685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O+j8YA&#10;AADcAAAADwAAAGRycy9kb3ducmV2LnhtbESP3WrCQBSE74W+w3IK3kizqZRW0qxSCqL1xt8HOM2e&#10;JqHZs3F3NdGnd4VCL4eZ+YbJZ71pxJmcry0reE5SEMSF1TWXCg77+dMEhA/IGhvLpOBCHmbTh0GO&#10;mbYdb+m8C6WIEPYZKqhCaDMpfVGRQZ/Yljh6P9YZDFG6UmqHXYSbRo7T9FUarDkuVNjSZ0XF7+5k&#10;FDQHv9h/y36xHZ2+lsfrpnOrdanU8LH/eAcRqA//4b/2Uit4m7z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O+j8YAAADcAAAADwAAAAAAAAAAAAAAAACYAgAAZHJz&#10;L2Rvd25yZXYueG1sUEsFBgAAAAAEAAQA9QAAAIsDAAAAAA==&#10;" fillcolor="#ff5" stroked="f"/>
                    <v:rect id="Rectangle 782" o:spid="_x0000_s1798" style="position:absolute;left:686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tvhMUA&#10;AADcAAAADwAAAGRycy9kb3ducmV2LnhtbESPQWvCQBSE74L/YXmFXqRuLGhDdBUVFEUKbSp4fWSf&#10;2dDs25BdNf33XUHwOMzMN8xs0dlaXKn1lWMFo2ECgrhwuuJSwfFn85aC8AFZY+2YFPyRh8W835th&#10;pt2Nv+mah1JECPsMFZgQmkxKXxiy6IeuIY7e2bUWQ5RtKXWLtwi3tXxPkom0WHFcMNjQ2lDxm1+s&#10;Asq/dsfNIN2e1suLOaw+3f60ckq9vnTLKYhAXXiGH+2dVvCRjuF+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2+ExQAAANwAAAAPAAAAAAAAAAAAAAAAAJgCAABkcnMv&#10;ZG93bnJldi54bWxQSwUGAAAAAAQABAD1AAAAigMAAAAA&#10;" fillcolor="#ffff53" stroked="f"/>
                    <v:rect id="Rectangle 783" o:spid="_x0000_s1799" style="position:absolute;left:686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pqMMA&#10;AADcAAAADwAAAGRycy9kb3ducmV2LnhtbESPQWsCMRSE7wX/Q3gFbzWpoJWtURZB1KO2dq+PzXOz&#10;dPOybqKu/94IhR6HmfmGmS9714grdaH2rOF9pEAQl97UXGn4/lq/zUCEiGyw8Uwa7hRguRi8zDEz&#10;/sZ7uh5iJRKEQ4YabIxtJmUoLTkMI98SJ+/kO4cxya6SpsNbgrtGjpWaSoc1pwWLLa0slb+Hi9Mw&#10;OW+4PP7YjSrUtjgVk/y4w1zr4Wuff4KI1Mf/8F97azR8zKbwPJ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DpqMMAAADcAAAADwAAAAAAAAAAAAAAAACYAgAAZHJzL2Rv&#10;d25yZXYueG1sUEsFBgAAAAAEAAQA9QAAAIgDAAAAAA==&#10;" fillcolor="#ffff51" stroked="f"/>
                    <v:rect id="Rectangle 784" o:spid="_x0000_s1800" style="position:absolute;left:687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cuqsQA&#10;AADcAAAADwAAAGRycy9kb3ducmV2LnhtbESP3WrCQBSE7wu+w3KE3tWNYjVEVxGhRRRJ/XmAQ/aY&#10;DWbPhuxW07d3BaGXw8x8w8yXna3FjVpfOVYwHCQgiAunKy4VnE9fHykIH5A11o5JwR95WC56b3PM&#10;tLvzgW7HUIoIYZ+hAhNCk0npC0MW/cA1xNG7uNZiiLItpW7xHuG2lqMkmUiLFccFgw2tDRXX469V&#10;sBvzfpyvdb5Jc3n6+dx231sySr33u9UMRKAu/Idf7Y1WME2n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HLqrEAAAA3AAAAA8AAAAAAAAAAAAAAAAAmAIAAGRycy9k&#10;b3ducmV2LnhtbFBLBQYAAAAABAAEAPUAAACJAwAAAAA=&#10;" fillcolor="#ffff4f" stroked="f"/>
                    <v:rect id="Rectangle 785" o:spid="_x0000_s1801" style="position:absolute;left:68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Qclb4A&#10;AADcAAAADwAAAGRycy9kb3ducmV2LnhtbERPuwrCMBTdBf8hXMFN0zqoVKOIogguPge3S3Nti81N&#10;aWKtf28GwfFw3vNla0rRUO0KywriYQSCOLW64EzB9bIdTEE4j6yxtEwKPuRgueh25pho++YTNWef&#10;iRDCLkEFufdVIqVLczLohrYiDtzD1gZ9gHUmdY3vEG5KOYqisTRYcGjIsaJ1Tunz/DIKmni3iV9H&#10;+5wc7rtNtpdl5C43pfq9djUD4an1f/HPvdcKJtOwNpwJR0Au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7EHJW+AAAA3AAAAA8AAAAAAAAAAAAAAAAAmAIAAGRycy9kb3ducmV2&#10;LnhtbFBLBQYAAAAABAAEAPUAAACDAwAAAAA=&#10;" fillcolor="#ffff4d" stroked="f"/>
                    <v:rect id="Rectangle 786" o:spid="_x0000_s1802" style="position:absolute;left:688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58cUA&#10;AADcAAAADwAAAGRycy9kb3ducmV2LnhtbESPQWvCQBSE7wX/w/KE3upGEavRVUQQpLSHahS8PbLP&#10;JJh9u2TXmP77riB4HGbmG2ax6kwtWmp8ZVnBcJCAIM6trrhQkB22H1MQPiBrrC2Tgj/ysFr23haY&#10;anvnX2r3oRARwj5FBWUILpXS5yUZ9APriKN3sY3BEGVTSN3gPcJNLUdJMpEGK44LJTralJRf9zej&#10;4Pun3X6dx911csguG5cdT+iyk1Lv/W49BxGoC6/ws73TCj6nM3ic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XLnxxQAAANwAAAAPAAAAAAAAAAAAAAAAAJgCAABkcnMv&#10;ZG93bnJldi54bWxQSwUGAAAAAAQABAD1AAAAigMAAAAA&#10;" fillcolor="#ffff4b" stroked="f"/>
                    <v:rect id="Rectangle 787" o:spid="_x0000_s1803" style="position:absolute;left:688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OvRsAA&#10;AADcAAAADwAAAGRycy9kb3ducmV2LnhtbERPy4rCMBTdC/5DuII7TXXhjNUoIohuHMcHuL0017bY&#10;3LRNtPXvzUJweTjv+bI1hXhS7XLLCkbDCARxYnXOqYLLeTP4BeE8ssbCMil4kYPlotuZY6xtw0d6&#10;nnwqQgi7GBVk3pexlC7JyKAb2pI4cDdbG/QB1qnUNTYh3BRyHEUTaTDn0JBhSeuMkvvpYRRU++3x&#10;z+7cdXLIm7P756octZVS/V67moHw1Pqv+OPeaQU/0zA/nAlHQC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jOvRsAAAADcAAAADwAAAAAAAAAAAAAAAACYAgAAZHJzL2Rvd25y&#10;ZXYueG1sUEsFBgAAAAAEAAQA9QAAAIUDAAAAAA==&#10;" fillcolor="#ffff49" stroked="f"/>
                    <v:rect id="Rectangle 788" o:spid="_x0000_s1804" style="position:absolute;left:689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LkcYA&#10;AADcAAAADwAAAGRycy9kb3ducmV2LnhtbESPQWvCQBSE74X+h+UVems2ClobXUWEYpWiNAq5PrKv&#10;2dDs25DdavTXuwWhx2FmvmFmi9424kSdrx0rGCQpCOLS6ZorBcfD+8sEhA/IGhvHpOBCHhbzx4cZ&#10;Ztqd+YtOeahEhLDPUIEJoc2k9KUhiz5xLXH0vl1nMUTZVVJ3eI5w28hhmo6lxZrjgsGWVobKn/zX&#10;KriO8n2zLra7TbEsdgczWn9aLpR6fuqXUxCB+vAfvrc/tILXtwH8nY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1LkcYAAADcAAAADwAAAAAAAAAAAAAAAACYAgAAZHJz&#10;L2Rvd25yZXYueG1sUEsFBgAAAAAEAAQA9QAAAIsDAAAAAA==&#10;" fillcolor="#ffff47" stroked="f"/>
                    <v:rect id="Rectangle 789" o:spid="_x0000_s1805" style="position:absolute;left:68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p8sQA&#10;AADcAAAADwAAAGRycy9kb3ducmV2LnhtbESPT4vCMBTE74LfITzBm6YWuqvVKOK6i+BB/HPw+Gie&#10;bbF56TZRu9/eLAgeh5n5DTNbtKYSd2pcaVnBaBiBIM6sLjlXcDp+D8YgnEfWWFkmBX/kYDHvdmaY&#10;avvgPd0PPhcBwi5FBYX3dSqlywoy6Ia2Jg7exTYGfZBNLnWDjwA3lYyj6EMaLDksFFjTqqDsergZ&#10;BQmev37Wx1933o52+la5ZEttrVS/1y6nIDy1/h1+tTdaweckhv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VqfLEAAAA3AAAAA8AAAAAAAAAAAAAAAAAmAIAAGRycy9k&#10;b3ducmV2LnhtbFBLBQYAAAAABAAEAPUAAACJAwAAAAA=&#10;" fillcolor="#ffff45" stroked="f"/>
                    <v:rect id="Rectangle 790" o:spid="_x0000_s1806" style="position:absolute;left:690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7wucUA&#10;AADcAAAADwAAAGRycy9kb3ducmV2LnhtbESPQWsCMRSE74X+h/AK3mpWxaqrUURQpFChq3h+bJ67&#10;q5uXsIm69tc3BaHHYWa+YWaL1tTiRo2vLCvodRMQxLnVFRcKDvv1+xiED8gaa8uk4EEeFvPXlxmm&#10;2t75m25ZKESEsE9RQRmCS6X0eUkGfdc64uidbGMwRNkUUjd4j3BTy36SfEiDFceFEh2tSsov2dUo&#10;6E+O5rgb/vDounHn3dfnMNssnVKdt3Y5BRGoDf/hZ3urFYwmA/g7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vC5xQAAANwAAAAPAAAAAAAAAAAAAAAAAJgCAABkcnMv&#10;ZG93bnJldi54bWxQSwUGAAAAAAQABAD1AAAAigMAAAAA&#10;" fillcolor="#ffff43" stroked="f"/>
                    <v:rect id="Rectangle 791" o:spid="_x0000_s1807" style="position:absolute;left:690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2Uc8UA&#10;AADcAAAADwAAAGRycy9kb3ducmV2LnhtbESP32rCMBTG7we+QzjCbkSTyti0GsuYOGRYxrQPcGiO&#10;bbE5KU2m3dsvwmCXH9+fH986G2wrrtT7xrGGZKZAEJfONFxpKE676QKED8gGW8ek4Yc8ZJvRwxpT&#10;4278RddjqEQcYZ+ihjqELpXSlzVZ9DPXEUfv7HqLIcq+kqbHWxy3rZwr9SwtNhwJNXb0VlN5OX7b&#10;yH3/nBwob9RlO0k+1KEodjZXWj+Oh9cViEBD+A//tfdGw8vyCe5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ZRzxQAAANwAAAAPAAAAAAAAAAAAAAAAAJgCAABkcnMv&#10;ZG93bnJldi54bWxQSwUGAAAAAAQABAD1AAAAigMAAAAA&#10;" fillcolor="#ffff41" stroked="f"/>
                    <v:rect id="Rectangle 792" o:spid="_x0000_s1808" style="position:absolute;left:69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t6GsUA&#10;AADcAAAADwAAAGRycy9kb3ducmV2LnhtbESPQWvCQBSE74X+h+UJ3upG0TZGV1GrxUMvGhGPj+wz&#10;Cc2+DdltjP/eLQg9DjPzDTNfdqYSLTWutKxgOIhAEGdWl5wrOKW7txiE88gaK8uk4E4OlovXlzkm&#10;2t74QO3R5yJA2CWooPC+TqR0WUEG3cDWxMG72sagD7LJpW7wFuCmkqMoepcGSw4LBda0KSj7Of4a&#10;BWf/1abxNN1uPvU3k76M15P1Xql+r1vNQHjq/H/42d5rBR/TCfyd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i3oaxQAAANwAAAAPAAAAAAAAAAAAAAAAAJgCAABkcnMv&#10;ZG93bnJldi54bWxQSwUGAAAAAAQABAD1AAAAigMAAAAA&#10;" fillcolor="#ffff3f" stroked="f"/>
                    <v:rect id="Rectangle 793" o:spid="_x0000_s1809" style="position:absolute;left:691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NkRMQA&#10;AADcAAAADwAAAGRycy9kb3ducmV2LnhtbESPW0sDMRSE3wX/QzgF32y2RWq7bVpEUAQRay/vh83Z&#10;C01O1uTYrv/eCIKPw8x8w6w2g3fqTDF1gQ1MxgUo4irYjhsDh/3T7RxUEmSLLjAZ+KYEm/X11QpL&#10;Gy78QeedNCpDOJVooBXpS61T1ZLHNA49cfbqED1KlrHRNuIlw73T06KYaY8d54UWe3psqTrtvrwB&#10;Vx0Pbhvrevs8nZ/uapHX9883Y25Gw8MSlNAg/+G/9os1cL+Ywe+Zf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zZETEAAAA3AAAAA8AAAAAAAAAAAAAAAAAmAIAAGRycy9k&#10;b3ducmV2LnhtbFBLBQYAAAAABAAEAPUAAACJAwAAAAA=&#10;" fillcolor="#ffff3d" stroked="f"/>
                    <v:rect id="Rectangle 794" o:spid="_x0000_s1810" style="position:absolute;left:692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0bPcYA&#10;AADcAAAADwAAAGRycy9kb3ducmV2LnhtbESPS4vCQBCE74L/YWjBm04U1kd0FBUWvCw+cffYZNok&#10;mOkJmTFm/fU7woLHoqq+oubLxhSipsrllhUM+hEI4sTqnFMF59NnbwLCeWSNhWVS8EsOlot2a46x&#10;tg8+UH30qQgQdjEqyLwvYyldkpFB17clcfCutjLog6xSqSt8BLgp5DCKRtJgzmEhw5I2GSW3490o&#10;eOrt1/BjsruNduv99/Rnfxls6otS3U6zmoHw1Ph3+L+91QrG0zG8zo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0bPcYAAADcAAAADwAAAAAAAAAAAAAAAACYAgAAZHJz&#10;L2Rvd25yZXYueG1sUEsFBgAAAAAEAAQA9QAAAIsDAAAAAA==&#10;" fillcolor="#ffff3b" stroked="f"/>
                    <v:rect id="Rectangle 795" o:spid="_x0000_s1811" style="position:absolute;left:69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6S2cQA&#10;AADcAAAADwAAAGRycy9kb3ducmV2LnhtbERPz2vCMBS+D/wfwhvsNtMJc1qNooOheBhb7dz10Tyb&#10;YvNSmqi1f705DHb8+H7Pl52txYVaXzlW8DJMQBAXTldcKsj3H88TED4ga6wdk4IbeVguBg9zTLW7&#10;8jddslCKGMI+RQUmhCaV0heGLPqha4gjd3StxRBhW0rd4jWG21qOkmQsLVYcGww29G6oOGVnq2DX&#10;/44/p5u1z77y3riffnTIXw9KPT12qxmIQF34F/+5t1rB2zSujWfi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OktnEAAAA3AAAAA8AAAAAAAAAAAAAAAAAmAIAAGRycy9k&#10;b3ducmV2LnhtbFBLBQYAAAAABAAEAPUAAACJAwAAAAA=&#10;" fillcolor="#ffff39" stroked="f"/>
                    <v:rect id="Rectangle 796" o:spid="_x0000_s1812" style="position:absolute;left:693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uTocYA&#10;AADcAAAADwAAAGRycy9kb3ducmV2LnhtbESPQWvCQBSE70L/w/IKXkQ3lWKb6CpVESr00Kjg9ZF9&#10;bkKzb9Psqum/7wqCx2FmvmFmi87W4kKtrxwreBklIIgLpys2Cg77zfAdhA/IGmvHpOCPPCzmT70Z&#10;ZtpdOafLLhgRIewzVFCG0GRS+qIki37kGuLonVxrMUTZGqlbvEa4reU4SSbSYsVxocSGViUVP7uz&#10;VfCVDMx3WuhmkL+uz6ff5dHk26NS/efuYwoiUBce4Xv7Uyt4S1O4nY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uTocYAAADcAAAADwAAAAAAAAAAAAAAAACYAgAAZHJz&#10;L2Rvd25yZXYueG1sUEsFBgAAAAAEAAQA9QAAAIsDAAAAAA==&#10;" fillcolor="#ffff37" stroked="f"/>
                    <v:rect id="Rectangle 797" o:spid="_x0000_s1813" style="position:absolute;left:693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xJjMEA&#10;AADcAAAADwAAAGRycy9kb3ducmV2LnhtbERPy4rCMBTdC/5DuMJsRFMHEa1GcQacmaWvhctLc21L&#10;m5uaRK1+/WQhuDyc92LVmlrcyPnSsoLRMAFBnFldcq7geNgMpiB8QNZYWyYFD/KwWnY7C0y1vfOO&#10;bvuQixjCPkUFRQhNKqXPCjLoh7YhjtzZOoMhQpdL7fAew00tP5NkIg2WHBsKbOi7oKzaX42C6utn&#10;9Jsf/NNdHrLqz7LTbLIdK/XRa9dzEIHa8Ba/3H9awTSJ8+OZeAT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8SYzBAAAA3AAAAA8AAAAAAAAAAAAAAAAAmAIAAGRycy9kb3du&#10;cmV2LnhtbFBLBQYAAAAABAAEAPUAAACGAwAAAAA=&#10;" fillcolor="#ffff35" stroked="f"/>
                    <v:rect id="Rectangle 798" o:spid="_x0000_s1814" style="position:absolute;left:694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WAQsIA&#10;AADcAAAADwAAAGRycy9kb3ducmV2LnhtbESPQYvCMBSE74L/ITzBm6YqLlKNIorgxYPdhfX4bJ5t&#10;tXkpTaz13xtB8DjMzDfMYtWaUjRUu8KygtEwAkGcWl1wpuDvdzeYgXAeWWNpmRQ8ycFq2e0sMNb2&#10;wUdqEp+JAGEXo4Lc+yqW0qU5GXRDWxEH72Jrgz7IOpO6xkeAm1KOo+hHGiw4LORY0San9JbcTaDI&#10;Zq/9sTwl1fZwT/6n18l5e1Wq32vXcxCeWv8Nf9p7rWAWjeB9Jhw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lYBCwgAAANwAAAAPAAAAAAAAAAAAAAAAAJgCAABkcnMvZG93&#10;bnJldi54bWxQSwUGAAAAAAQABAD1AAAAhwMAAAAA&#10;" fillcolor="#ff3" stroked="f"/>
                    <v:rect id="Rectangle 799" o:spid="_x0000_s1815" style="position:absolute;left:694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ocMUA&#10;AADcAAAADwAAAGRycy9kb3ducmV2LnhtbESPzWrDMBCE74W8g9hALiaRm0NxnSjGaUlpbm5+7ou1&#10;sU2slbFU2+3TV4VCj8PMfMNss8m0YqDeNZYVPK5iEMSl1Q1XCi7nwzIB4TyyxtYyKfgiB9lu9rDF&#10;VNuRP2g4+UoECLsUFdTed6mUrqzJoFvZjjh4N9sb9EH2ldQ9jgFuWrmO4ydpsOGwUGNHLzWV99On&#10;UfD6/BYNZ/kd2WKMinvuj7y/HpVazKd8A8LT5P/Df+13rSCJ1/B7Jh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h6hwxQAAANwAAAAPAAAAAAAAAAAAAAAAAJgCAABkcnMv&#10;ZG93bnJldi54bWxQSwUGAAAAAAQABAD1AAAAigMAAAAA&#10;" fillcolor="#ffff31" stroked="f"/>
                    <v:rect id="Rectangle 800" o:spid="_x0000_s1816" style="position:absolute;left:695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TBMIA&#10;AADcAAAADwAAAGRycy9kb3ducmV2LnhtbESP0YrCMBRE34X9h3AXfNNUF5ZSjSKyCyvCgtUPuDbX&#10;ptjchCZq/XsjCD4OM3OGmS9724ordaFxrGAyzkAQV043XCs47H9HOYgQkTW2jknBnQIsFx+DORba&#10;3XhH1zLWIkE4FKjAxOgLKUNlyGIYO0+cvJPrLMYku1rqDm8Jbls5zbJvabHhtGDQ09pQdS4vVsHP&#10;Nv7vL9tVXhp/nK4r2uw2uVdq+NmvZiAi9fEdfrX/tII8+4LnmXQ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NMEwgAAANwAAAAPAAAAAAAAAAAAAAAAAJgCAABkcnMvZG93&#10;bnJldi54bWxQSwUGAAAAAAQABAD1AAAAhwMAAAAA&#10;" fillcolor="#ffff2f" stroked="f"/>
                    <v:rect id="Rectangle 801" o:spid="_x0000_s1817" style="position:absolute;left:695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2mhMcA&#10;AADcAAAADwAAAGRycy9kb3ducmV2LnhtbESPT2vCQBTE74LfYXlCL1I3/YOE6CoqLZR6Mgbq8ZF9&#10;JtHs2zS7jWk/vSsUPA4z8xtmvuxNLTpqXWVZwdMkAkGcW11xoSDbvz/GIJxH1lhbJgW/5GC5GA7m&#10;mGh74R11qS9EgLBLUEHpfZNI6fKSDLqJbYiDd7StQR9kW0jd4iXATS2fo2gqDVYcFkpsaFNSfk5/&#10;jIJt1qUvp/5tvZPZn998rb7H+vCp1MOoX81AeOr9Pfzf/tAK4ugVbmfC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9poTHAAAA3AAAAA8AAAAAAAAAAAAAAAAAmAIAAGRy&#10;cy9kb3ducmV2LnhtbFBLBQYAAAAABAAEAPUAAACMAwAAAAA=&#10;" fillcolor="#ffff2d" stroked="f"/>
                    <v:rect id="Rectangle 802" o:spid="_x0000_s1818" style="position:absolute;left:6960;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UlccA&#10;AADcAAAADwAAAGRycy9kb3ducmV2LnhtbESPQUsDMRSE74L/ITyhF2mTFpWyNi3aIio92G4Lxdtj&#10;89xd3LwsSdzd/ntTEDwOM/MNs1gNthEd+VA71jCdKBDEhTM1lxqOh5fxHESIyAYbx6ThTAFWy+ur&#10;BWbG9bynLo+lSBAOGWqoYmwzKUNRkcUwcS1x8r6ctxiT9KU0HvsEt42cKfUgLdacFipsaV1R8Z3/&#10;WA15/37ru8/znX1Wm93rh8q329Na69HN8PQIItIQ/8N/7TejYa7u4XImH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o1JXHAAAA3AAAAA8AAAAAAAAAAAAAAAAAmAIAAGRy&#10;cy9kb3ducmV2LnhtbFBLBQYAAAAABAAEAPUAAACMAwAAAAA=&#10;" fillcolor="#ffff2b" stroked="f"/>
                    <v:rect id="Rectangle 803" o:spid="_x0000_s1819" style="position:absolute;left:696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b+PMQA&#10;AADcAAAADwAAAGRycy9kb3ducmV2LnhtbESPQWsCMRSE74L/ITyhN81aWpHtRrEFoRR6qLV4fd28&#10;TRY3L0uS6vrvTUHwOMzMN0y1HlwnThRi61nBfFaAIK69btko2H9vp0sQMSFr7DyTggtFWK/GowpL&#10;7c/8RaddMiJDOJaowKbUl1LG2pLDOPM9cfYaHxymLIOROuA5w10nH4tiIR22nBcs9vRmqT7u/pyC&#10;n2Dnz82r/TXb/cF8PPGnPXit1MNk2LyASDSke/jWftcKlsUC/s/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W/jzEAAAA3AAAAA8AAAAAAAAAAAAAAAAAmAIAAGRycy9k&#10;b3ducmV2LnhtbFBLBQYAAAAABAAEAPUAAACJAwAAAAA=&#10;" fillcolor="#ffff29" stroked="f"/>
                    <v:rect id="Rectangle 804" o:spid="_x0000_s1820" style="position:absolute;left:696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mD8YA&#10;AADcAAAADwAAAGRycy9kb3ducmV2LnhtbESPQWvCQBSE70L/w/IKvenGUjREN8FKSz30oGn1/Mg+&#10;k2D2bZpdTeyvd4VCj8PMfMMss8E04kKdqy0rmE4iEMSF1TWXCr6/3scxCOeRNTaWScGVHGTpw2iJ&#10;ibY97+iS+1IECLsEFVTet4mUrqjIoJvYljh4R9sZ9EF2pdQd9gFuGvkcRTNpsOawUGFL64qKU342&#10;Cly7N7OX9Uf9G+c/2+mhf/18O++UenocVgsQngb/H/5rb7SCOJrD/Uw4Aj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nmD8YAAADcAAAADwAAAAAAAAAAAAAAAACYAgAAZHJz&#10;L2Rvd25yZXYueG1sUEsFBgAAAAAEAAQA9QAAAIsDAAAAAA==&#10;" fillcolor="#ffff27" stroked="f"/>
                    <v:rect id="Rectangle 805" o:spid="_x0000_s1821" style="position:absolute;left:697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7QRcMA&#10;AADcAAAADwAAAGRycy9kb3ducmV2LnhtbERPyWrDMBC9F/oPYgq9lERqAk1wI5sSWjD0YJrtPFgT&#10;28QaOZYa238fHQo9Pt6+yUbbihv1vnGs4XWuQBCXzjRcaTjsv2ZrED4gG2wdk4aJPGTp48MGE+MG&#10;/qHbLlQihrBPUEMdQpdI6cuaLPq564gjd3a9xRBhX0nT4xDDbSsXSr1Jiw3Hhho72tZUXna/VsPp&#10;M18Vh+L7fFxeJ7WY8uPlRbVaPz+NH+8gAo3hX/znzo2GtYpr45l4BG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7QRcMAAADcAAAADwAAAAAAAAAAAAAAAACYAgAAZHJzL2Rv&#10;d25yZXYueG1sUEsFBgAAAAAEAAQA9QAAAIgDAAAAAA==&#10;" fillcolor="#ffff25" stroked="f"/>
                    <v:rect id="Rectangle 806" o:spid="_x0000_s1822" style="position:absolute;left:698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1aKcUA&#10;AADcAAAADwAAAGRycy9kb3ducmV2LnhtbESPT4vCMBTE74LfIbwFb5qsB/9Uo6jsihdZ1hXx+Gie&#10;bbF5KU3U6qc3woLHYWZ+w0znjS3FlWpfONbw2VMgiFNnCs407P++uyMQPiAbLB2Thjt5mM/arSkm&#10;xt34l667kIkIYZ+ghjyEKpHSpzlZ9D1XEUfv5GqLIco6k6bGW4TbUvaVGkiLBceFHCta5ZSedxer&#10;IR2Uy5/l9nC4HKUdfm3V+rEaW607H81iAiJQE97h//bGaBipMbzOx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VopxQAAANwAAAAPAAAAAAAAAAAAAAAAAJgCAABkcnMv&#10;ZG93bnJldi54bWxQSwUGAAAAAAQABAD1AAAAigMAAAAA&#10;" fillcolor="#ffff23" stroked="f"/>
                    <v:rect id="Rectangle 807" o:spid="_x0000_s1823" style="position:absolute;left:69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XbcEA&#10;AADcAAAADwAAAGRycy9kb3ducmV2LnhtbERPPW/CMBDdkfofrKvUDRxQVaEUgygVLWuBhe0aH3FC&#10;fI7ia5L+ezxU6vj0vleb0Teqpy5WgQ3MZxko4iLYiksD59N+ugQVBdliE5gM/FKEzfphssLchoG/&#10;qD9KqVIIxxwNOJE21zoWjjzGWWiJE3cNnUdJsCu17XBI4b7Riyx70R4rTg0OW9o5Km7HH29gW3+/&#10;DSK7z/5yGj4K9/xeZ1Ib8/Q4bl9BCY3yL/5zH6yB5TzNT2fSEdD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e123BAAAA3AAAAA8AAAAAAAAAAAAAAAAAmAIAAGRycy9kb3du&#10;cmV2LnhtbFBLBQYAAAAABAAEAPUAAACGAwAAAAA=&#10;" fillcolor="#ffff21" stroked="f"/>
                    <v:rect id="Rectangle 808" o:spid="_x0000_s1824" style="position:absolute;left:698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hz8MIA&#10;AADcAAAADwAAAGRycy9kb3ducmV2LnhtbESPT2vCQBTE7wW/w/IEb3WTgiXEbESlgpceGvX+yL78&#10;wezbkN2Y+O3dQqHHYWZ+w2S72XTiQYNrLSuI1xEI4tLqlmsF18vpPQHhPLLGzjIpeJKDXb54yzDV&#10;duIfehS+FgHCLkUFjfd9KqUrGzLo1rYnDl5lB4M+yKGWesApwE0nP6LoUxpsOSw02NOxofJejEYB&#10;f8sLzp1tJz5sblpH1fg1VkqtlvN+C8LT7P/Df+2zVpDEMfyeCUdA5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iHPwwgAAANwAAAAPAAAAAAAAAAAAAAAAAJgCAABkcnMvZG93&#10;bnJldi54bWxQSwUGAAAAAAQABAD1AAAAhwMAAAAA&#10;" fillcolor="#ffff1f" stroked="f"/>
                  </v:group>
                  <v:group id="Group 1010" o:spid="_x0000_s1825" style="position:absolute;left:6489;top:1708;width:48241;height:56877" coordorigin="1022,269" coordsize="7597,89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Xxhw8YAAADcAAAADwAAAGRycy9kb3ducmV2LnhtbESPT2vCQBTE74V+h+UV&#10;equbRFpC6ioirfQgQo0g3h7ZZxLMvg3Zbf58+64geBxm5jfMYjWaRvTUudqygngWgSAurK65VHDM&#10;v99SEM4ja2wsk4KJHKyWz08LzLQd+Jf6gy9FgLDLUEHlfZtJ6YqKDLqZbYmDd7GdQR9kV0rd4RDg&#10;ppFJFH1IgzWHhQpb2lRUXA9/RsF2wGE9j7/63fWymc75+/60i0mp15dx/QnC0+gf4Xv7RytI4wR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fGHDxgAAANwA&#10;AAAPAAAAAAAAAAAAAAAAAKoCAABkcnMvZG93bnJldi54bWxQSwUGAAAAAAQABAD6AAAAnQMAAAAA&#10;">
                    <v:rect id="Rectangle 810" o:spid="_x0000_s1826" style="position:absolute;left:69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wc9cUA&#10;AADcAAAADwAAAGRycy9kb3ducmV2LnhtbESPQWvCQBSE7wX/w/KE3pqNlrYxuoq0FD2I1CieH9ln&#10;Esy+DdmNxn/vCgWPw8x8w8wWvanFhVpXWVYwimIQxLnVFRcKDvvftwSE88gaa8uk4EYOFvPBywxT&#10;ba+8o0vmCxEg7FJUUHrfpFK6vCSDLrINcfBOtjXog2wLqVu8Brip5TiOP6XBisNCiQ19l5Sfs84o&#10;WB03P/tJ9pHUf7vtqss69+W3G6Veh/1yCsJT75/h//ZaK0hG7/A4E46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Bz1xQAAANwAAAAPAAAAAAAAAAAAAAAAAJgCAABkcnMv&#10;ZG93bnJldi54bWxQSwUGAAAAAAQABAD1AAAAigMAAAAA&#10;" fillcolor="#ffff1d" stroked="f"/>
                    <v:rect id="Rectangle 811" o:spid="_x0000_s1827" style="position:absolute;left:699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8ksUA&#10;AADcAAAADwAAAGRycy9kb3ducmV2LnhtbESPQU8CMRCF7yT+h2ZMvBDoogTIQiEEJXoVOHCcbIft&#10;6nZa2squ/96amHh8efO+N2+16W0rbhRi41jBZFyAIK6cbrhWcDruRwsQMSFrbB2Tgm+KsFnfDVZY&#10;atfxO90OqRYZwrFEBSYlX0oZK0MW49h54uxdXLCYsgy11AG7DLetfCyKmbTYcG4w6GlnqPo8fNn8&#10;xvP+/HGae18/4cvQvHbXMN3OlHq477dLEIn69H/8l37TChaTKfyOyQS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TySxQAAANwAAAAPAAAAAAAAAAAAAAAAAJgCAABkcnMv&#10;ZG93bnJldi54bWxQSwUGAAAAAAQABAD1AAAAigMAAAAA&#10;" fillcolor="#ffff1b" stroked="f"/>
                    <v:rect id="Rectangle 812" o:spid="_x0000_s1828" style="position:absolute;left:700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rAsUA&#10;AADcAAAADwAAAGRycy9kb3ducmV2LnhtbESPQWvCQBSE74L/YXmFXqRutNhKdBUxVHoRMdb7M/tM&#10;QrNvQ3YT47/vFgSPw8x8wyzXvalER40rLSuYjCMQxJnVJecKfk5fb3MQziNrrCyTgjs5WK+GgyXG&#10;2t74SF3qcxEg7GJUUHhfx1K6rCCDbmxr4uBdbWPQB9nkUjd4C3BTyWkUfUiDJYeFAmvaFpT9pq1R&#10;0O/SyzlJ7p+n0a49HN73XTtKpFKvL/1mAcJT75/hR/tbK5hPZv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0ysCxQAAANwAAAAPAAAAAAAAAAAAAAAAAJgCAABkcnMv&#10;ZG93bnJldi54bWxQSwUGAAAAAAQABAD1AAAAigMAAAAA&#10;" fillcolor="#ffff19" stroked="f"/>
                    <v:rect id="Rectangle 813" o:spid="_x0000_s1829" style="position:absolute;left:700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qB8MA&#10;AADcAAAADwAAAGRycy9kb3ducmV2LnhtbESPS4vCQBCE7wv+h6GFva0TExDJOoqvhT148XHw2GTa&#10;JGymO2RGjf/eWRA8FlX1FTVb9K5RN+p8LWxgPEpAERdiay4NnI4/X1NQPiBbbITJwIM8LOaDjxnm&#10;Vu68p9shlCpC2OdooAqhzbX2RUUO/Uha4uhdpHMYouxKbTu8R7hrdJokE+2w5rhQYUvrioq/w9UZ&#10;WLmyLTZpuIpkl+1OMlmn2dmYz2G//AYVqA/v8Kv9aw1MxxP4PxOPgJ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pqB8MAAADcAAAADwAAAAAAAAAAAAAAAACYAgAAZHJzL2Rv&#10;d25yZXYueG1sUEsFBgAAAAAEAAQA9QAAAIgDAAAAAA==&#10;" fillcolor="#ffff17" stroked="f"/>
                    <v:rect id="Rectangle 814" o:spid="_x0000_s1830" style="position:absolute;left:701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tbMUA&#10;AADcAAAADwAAAGRycy9kb3ducmV2LnhtbESPQWvCQBSE7wX/w/KE3uomFVqJriFYxFJ60ETw+sg+&#10;k2D2bcyuMf333ULB4zAz3zCrdDStGKh3jWUF8SwCQVxa3XCl4FhsXxYgnEfW2FomBT/kIF1PnlaY&#10;aHvnAw25r0SAsEtQQe19l0jpypoMupntiIN3tr1BH2RfSd3jPcBNK1+j6E0abDgs1NjRpqbykt+M&#10;gn3xcTsdrzbaj3E2H/Rl9zV875R6no7ZEoSn0T/C/+1PrWARv8P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U61sxQAAANwAAAAPAAAAAAAAAAAAAAAAAJgCAABkcnMv&#10;ZG93bnJldi54bWxQSwUGAAAAAAQABAD1AAAAigMAAAAA&#10;" fillcolor="#ffff15" stroked="f"/>
                    <v:rect id="Rectangle 815" o:spid="_x0000_s1831" style="position:absolute;left:701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XkpcEA&#10;AADcAAAADwAAAGRycy9kb3ducmV2LnhtbERPPW/CMBDdkfofrENiAwcGggIGoSCkDmUgpZ1P8ZFE&#10;xOfUNhD49XhA6vj0vleb3rTiRs43lhVMJwkI4tLqhisFp+/9eAHCB2SNrWVS8CAPm/XHYIWZtnc+&#10;0q0IlYgh7DNUUIfQZVL6siaDfmI74sidrTMYInSV1A7vMdy0cpYkc2mw4dhQY0d5TeWluBoFv2mR&#10;b518pF9H/Pup8vSwk0+t1GjYb5cgAvXhX/x2f2oFi2lcG8/EI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V5KXBAAAA3AAAAA8AAAAAAAAAAAAAAAAAmAIAAGRycy9kb3du&#10;cmV2LnhtbFBLBQYAAAAABAAEAPUAAACGAwAAAAA=&#10;" fillcolor="#ffff13" stroked="f"/>
                    <v:rect id="Rectangle 816" o:spid="_x0000_s1832" style="position:absolute;left:702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wiH8QA&#10;AADcAAAADwAAAGRycy9kb3ducmV2LnhtbESPQWvCQBSE74L/YXlCL1I3pmDTNJsgLUWvxoLXR/Y1&#10;Ccm+jdmtpv/eLQgeh5n5hsmKyfTiQqNrLStYryIQxJXVLdcKvo9fzwkI55E19pZJwR85KPL5LMNU&#10;2ysf6FL6WgQIuxQVNN4PqZSuasigW9mBOHg/djTogxxrqUe8BrjpZRxFG2mw5bDQ4EAfDVVd+WsU&#10;7E7x8eU1iel8+uxcaadlrMulUk+LafsOwtPkH+F7e68VJOs3+D8TjoD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cIh/EAAAA3AAAAA8AAAAAAAAAAAAAAAAAmAIAAGRycy9k&#10;b3ducmV2LnhtbFBLBQYAAAAABAAEAPUAAACJAwAAAAA=&#10;" fillcolor="#ff1" stroked="f"/>
                    <v:rect id="Rectangle 817" o:spid="_x0000_s1833" style="position:absolute;left:702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wpsMA&#10;AADcAAAADwAAAGRycy9kb3ducmV2LnhtbERPz2vCMBS+D/wfwhN2m6llm1KNUsbcPE2sevD2aJ5t&#10;sXkpSar1v18Ogx0/vt/L9WBacSPnG8sKppMEBHFpdcOVguNh8zIH4QOyxtYyKXiQh/Vq9LTETNs7&#10;7+lWhErEEPYZKqhD6DIpfVmTQT+xHXHkLtYZDBG6SmqH9xhuWpkmybs02HBsqLGjj5rKa9EbBeef&#10;fnf6nH01+Xdavg0bt30U/KrU83jIFyACDeFf/OfeagXzNM6PZ+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OwpsMAAADcAAAADwAAAAAAAAAAAAAAAACYAgAAZHJzL2Rv&#10;d25yZXYueG1sUEsFBgAAAAAEAAQA9QAAAIgDAAAAAA==&#10;" fillcolor="#ffff0f" stroked="f"/>
                    <v:rect id="Rectangle 818" o:spid="_x0000_s1834" style="position:absolute;left:703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OiMcUA&#10;AADcAAAADwAAAGRycy9kb3ducmV2LnhtbESPQWvCQBSE7wX/w/KEXqTZJGCbpK5BSgteLDTa+yP7&#10;mkSzb0N2q+m/dwWhx2FmvmFW5WR6cabRdZYVJFEMgri2uuNGwWH/8ZSBcB5ZY2+ZFPyRg3I9e1hh&#10;oe2Fv+hc+UYECLsCFbTeD4WUrm7JoIvsQBy8Hzsa9EGOjdQjXgLc9DKN42dpsOOw0OJAby3Vp+rX&#10;KFgscDhuP5v3kzG7NFsu8+nlO1fqcT5tXkF4mvx/+N7eagVZmsDtTDgC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g6IxxQAAANwAAAAPAAAAAAAAAAAAAAAAAJgCAABkcnMv&#10;ZG93bnJldi54bWxQSwUGAAAAAAQABAD1AAAAigMAAAAA&#10;" fillcolor="#ffff0d" stroked="f"/>
                    <v:rect id="Rectangle 819" o:spid="_x0000_s1835" style="position:absolute;left:703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fy+MYA&#10;AADcAAAADwAAAGRycy9kb3ducmV2LnhtbESPT2vCQBTE74V+h+UVeim6acA/RFeRQmmRXtQIentk&#10;n0kw+zbNbuP67buC4HGYmd8w82Uwjeipc7VlBe/DBARxYXXNpYJ89zmYgnAeWWNjmRRcycFy8fw0&#10;x0zbC2+o3/pSRAi7DBVU3reZlK6oyKAb2pY4eifbGfRRdqXUHV4i3DQyTZKxNFhzXKiwpY+KivP2&#10;zyh4C+uffCTTfX4NX4d+NPk9ytVaqdeXsJqB8BT8I3xvf2sF0zSF25l4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fy+MYAAADcAAAADwAAAAAAAAAAAAAAAACYAgAAZHJz&#10;L2Rvd25yZXYueG1sUEsFBgAAAAAEAAQA9QAAAIsDAAAAAA==&#10;" fillcolor="#ffff0b" stroked="f"/>
                    <v:rect id="Rectangle 820" o:spid="_x0000_s1836" style="position:absolute;left:704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eeuMUA&#10;AADcAAAADwAAAGRycy9kb3ducmV2LnhtbESPUUsDMRCE34X+h7AF32yuJ5Tj2rTYQkEFQav2ebms&#10;udNkc1zW9vTXG0HwcZiZb5jVZgxenWhIXWQD81kBiriJtmNn4OV5f1WBSoJs0UcmA1+UYLOeXKyw&#10;tvHMT3Q6iFMZwqlGA61IX2udmpYCplnsibP3FoeAkuXgtB3wnOHB67IoFjpgx3mhxZ52LTUfh89g&#10;4EG+3xevd+7RS1lt/dzF++M2GnM5HW+WoIRG+Q//tW+tgaq8ht8z+Qj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Z564xQAAANwAAAAPAAAAAAAAAAAAAAAAAJgCAABkcnMv&#10;ZG93bnJldi54bWxQSwUGAAAAAAQABAD1AAAAigMAAAAA&#10;" fillcolor="#ffff09" stroked="f"/>
                    <v:rect id="Rectangle 821" o:spid="_x0000_s1837" style="position:absolute;left:704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rLbsQA&#10;AADcAAAADwAAAGRycy9kb3ducmV2LnhtbESPT4vCMBTE7wt+h/AEL6KpIot0TYsIVU8L/gE9vm2e&#10;bbF5KU2s3W+/WRA8DjPzG2aV9qYWHbWusqxgNo1AEOdWV1woOJ+yyRKE88gaa8uk4JccpMngY4Wx&#10;tk8+UHf0hQgQdjEqKL1vYildXpJBN7UNcfButjXog2wLqVt8Brip5TyKPqXBisNCiQ1tSsrvx4dR&#10;8NhtL804+9mxzL7Hi8O1091VKjUa9usvEJ56/w6/2nutYDlfwP+ZcAR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6y27EAAAA3AAAAA8AAAAAAAAAAAAAAAAAmAIAAGRycy9k&#10;b3ducmV2LnhtbFBLBQYAAAAABAAEAPUAAACJAwAAAAA=&#10;" fillcolor="#ffff07" stroked="f"/>
                    <v:rect id="Rectangle 822" o:spid="_x0000_s1838" style="position:absolute;left:705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ATrMQA&#10;AADcAAAADwAAAGRycy9kb3ducmV2LnhtbESP3YrCMBSE7xd8h3CEvVtThRWpRhFBWBYW8e/+2Byb&#10;YnNSm9jWfXojCF4OM/MNM1t0thQN1b5wrGA4SEAQZ04XnCs47NdfExA+IGssHZOCO3lYzHsfM0y1&#10;a3lLzS7kIkLYp6jAhFClUvrMkEU/cBVx9M6uthiirHOpa2wj3JZylCRjabHguGCwopWh7LK7WQX7&#10;ze1uqv/D9eR/j3/t6dy0fr1R6rPfLacgAnXhHX61f7SCyegb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wE6zEAAAA3AAAAA8AAAAAAAAAAAAAAAAAmAIAAGRycy9k&#10;b3ducmV2LnhtbFBLBQYAAAAABAAEAPUAAACJAwAAAAA=&#10;" fillcolor="#ffff05" stroked="f"/>
                    <v:rect id="Rectangle 823" o:spid="_x0000_s1839" style="position:absolute;left:705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Ox4cUA&#10;AADcAAAADwAAAGRycy9kb3ducmV2LnhtbESPzWrDMBCE74G+g9hCb4ncNATjRjahEAg9NT+Q+ra1&#10;1paptTKW6rhvHwUKPQ4z8w2zKSbbiZEG3zpW8LxIQBBXTrfcKDifdvMUhA/IGjvHpOCXPBT5w2yD&#10;mXZXPtB4DI2IEPYZKjAh9JmUvjJk0S9cTxy92g0WQ5RDI/WA1wi3nVwmyVpabDkuGOzpzVD1ffyx&#10;Ci4vp/JjfK9T89XbKXHl9nNVN0o9PU7bVxCBpvAf/mvvtYJ0uYb7mXg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7HhxQAAANwAAAAPAAAAAAAAAAAAAAAAAJgCAABkcnMv&#10;ZG93bnJldi54bWxQSwUGAAAAAAQABAD1AAAAigMAAAAA&#10;" fillcolor="#ffff03" stroked="f"/>
                    <v:rect id="Rectangle 824" o:spid="_x0000_s1840" style="position:absolute;left:7060;top:269;width:10;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4X8UA&#10;AADcAAAADwAAAGRycy9kb3ducmV2LnhtbESPQYvCMBSE78L+h/AWvIimVVy1axRZEDzoQVcQb4/m&#10;2ZZtXrpNtPXfG0HwOMzMN8x82ZpS3Kh2hWUF8SACQZxaXXCm4Pi77k9BOI+ssbRMCu7kYLn46Mwx&#10;0bbhPd0OPhMBwi5BBbn3VSKlS3My6Aa2Ig7exdYGfZB1JnWNTYCbUg6j6EsaLDgs5FjRT07p3+Fq&#10;FGw8bo/x7n8Uj5tZe07vI1z1Tkp1P9vVNwhPrX+HX+2NVjAdTuB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ThfxQAAANwAAAAPAAAAAAAAAAAAAAAAAJgCAABkcnMv&#10;ZG93bnJldi54bWxQSwUGAAAAAAQABAD1AAAAigMAAAAA&#10;" fillcolor="#ffff01" stroked="f"/>
                    <v:rect id="Rectangle 825" o:spid="_x0000_s1841" style="position:absolute;left:7070;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CMEA&#10;AADcAAAADwAAAGRycy9kb3ducmV2LnhtbERPy4rCMBTdC/MP4Q6403RUpFSjyIAgs/IFjrs7zW1T&#10;bG5Kk6n1781CcHk47+W6t7XoqPWVYwVf4wQEce50xaWC82k7SkH4gKyxdkwKHuRhvfoYLDHT7s4H&#10;6o6hFDGEfYYKTAhNJqXPDVn0Y9cQR65wrcUQYVtK3eI9httaTpJkLi1WHBsMNvRtKL8d/62Cy/R0&#10;3Xc/RWr+Gtsn7rr5nRWlUsPPfrMAEagPb/HLvdMK0klcG8/EI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AgAjBAAAA3AAAAA8AAAAAAAAAAAAAAAAAmAIAAGRycy9kb3du&#10;cmV2LnhtbFBLBQYAAAAABAAEAPUAAACGAwAAAAA=&#10;" fillcolor="#ffff03" stroked="f"/>
                    <v:rect id="Rectangle 826" o:spid="_x0000_s1842" style="position:absolute;left:707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0ZqcQA&#10;AADcAAAADwAAAGRycy9kb3ducmV2LnhtbESPT4vCMBTE74LfITxhb5rqQbQaRQRhWRBZ/9yfzbMp&#10;Ni+1iW3dT79ZWPA4zMxvmOW6s6VoqPaFYwXjUQKCOHO64FzB+bQbzkD4gKyxdEwKXuRhver3lphq&#10;1/I3NceQiwhhn6ICE0KVSukzQxb9yFXE0bu52mKIss6lrrGNcFvKSZJMpcWC44LBiraGsvvxaRWc&#10;Ds+XqX7Oj6v/uuzb661p/e6g1Meg2yxABOrCO/zf/tQKZpM5/J2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9GanEAAAA3AAAAA8AAAAAAAAAAAAAAAAAmAIAAGRycy9k&#10;b3ducmV2LnhtbFBLBQYAAAAABAAEAPUAAACJAwAAAAA=&#10;" fillcolor="#ffff05" stroked="f"/>
                    <v:rect id="Rectangle 827" o:spid="_x0000_s1843" style="position:absolute;left:70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hbsMEA&#10;AADcAAAADwAAAGRycy9kb3ducmV2LnhtbERPTYvCMBC9C/6HMMJeRFNXEek2FRG6ehLUhfU4NrNt&#10;sZmUJtbuvzcHwePjfSfr3tSio9ZVlhXMphEI4tzqigsFP+dssgLhPLLG2jIp+CcH63Q4SDDW9sFH&#10;6k6+ECGEXYwKSu+bWEqXl2TQTW1DHLg/2xr0AbaF1C0+Qrip5WcULaXBikNDiQ1tS8pvp7tRcN99&#10;/zbj7LpjmR3Gi+Ol091FKvUx6jdfIDz1/i1+ufdawWoe5ocz4QjI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YW7DBAAAA3AAAAA8AAAAAAAAAAAAAAAAAmAIAAGRycy9kb3du&#10;cmV2LnhtbFBLBQYAAAAABAAEAPUAAACGAwAAAAA=&#10;" fillcolor="#ffff07" stroked="f"/>
                    <v:rect id="Rectangle 828" o:spid="_x0000_s1844" style="position:absolute;left:708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zicUA&#10;AADcAAAADwAAAGRycy9kb3ducmV2LnhtbESPUUsDMRCE34X+h7AF32zuKpTj2rTYQkEFQav2ebms&#10;udNkc1zW9vTXG0HwcZiZb5jVZgxenWhIXWQD5awARdxE27Ez8PK8v6pAJUG26COTgS9KsFlPLlZY&#10;23jmJzodxKkM4VSjgVakr7VOTUsB0yz2xNl7i0NAyXJw2g54zvDg9bwoFjpgx3mhxZ52LTUfh89g&#10;4EG+3xevd+7Ry7za+tLF++M2GnM5HW+WoIRG+Q//tW+tgeq6hN8z+Qj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IDOJxQAAANwAAAAPAAAAAAAAAAAAAAAAAJgCAABkcnMv&#10;ZG93bnJldi54bWxQSwUGAAAAAAQABAD1AAAAigMAAAAA&#10;" fillcolor="#ffff09" stroked="f"/>
                    <v:rect id="Rectangle 829" o:spid="_x0000_s1845" style="position:absolute;left:70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5kJccA&#10;AADcAAAADwAAAGRycy9kb3ducmV2LnhtbESPQWvCQBSE7wX/w/KEXopuTNFKdBUplBbpRRtBb4/s&#10;Mwlm36bZbVz/fbdQ8DjMzDfMch1MI3rqXG1ZwWScgCAurK65VJB/vY3mIJxH1thYJgU3crBeDR6W&#10;mGl75R31e1+KCGGXoYLK+zaT0hUVGXRj2xJH72w7gz7KrpS6w2uEm0amSTKTBmuOCxW29FpRcdn/&#10;GAVPYfuZT2V6yG/h/dhPX75PcrNV6nEYNgsQnoK/h//bH1rB/DmFv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eZCXHAAAA3AAAAA8AAAAAAAAAAAAAAAAAmAIAAGRy&#10;cy9kb3ducmV2LnhtbFBLBQYAAAAABAAEAPUAAACMAwAAAAA=&#10;" fillcolor="#ffff0b" stroked="f"/>
                    <v:rect id="Rectangle 830" o:spid="_x0000_s1846" style="position:absolute;left:709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QPAMUA&#10;AADcAAAADwAAAGRycy9kb3ducmV2LnhtbESPQWvCQBSE7wX/w/KEXsRsarBNoquUUsFLhaZ6f2Sf&#10;STT7NmS3Jv77bqHQ4zAz3zDr7WhacaPeNZYVPEUxCOLS6oYrBcev3TwF4TyyxtYyKbiTg+1m8rDG&#10;XNuBP+lW+EoECLscFdTed7mUrqzJoItsRxy8s+0N+iD7SuoehwA3rVzE8bM02HBYqLGjt5rKa/Ft&#10;FMxm2F32h+r9aszHIl0us/HllCn1OB1fVyA8jf4//NfeawVpksDvmXA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A8AxQAAANwAAAAPAAAAAAAAAAAAAAAAAJgCAABkcnMv&#10;ZG93bnJldi54bWxQSwUGAAAAAAQABAD1AAAAigMAAAAA&#10;" fillcolor="#ffff0d" stroked="f"/>
                    <v:rect id="Rectangle 831" o:spid="_x0000_s1847" style="position:absolute;left:70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eMYA&#10;AADcAAAADwAAAGRycy9kb3ducmV2LnhtbESPS2/CMBCE70j9D9ZW4gYOj7YoYBCqeJ1ATdsDt1W8&#10;JFHjdWQbCP8eV0LiOJqZbzSzRWtqcSHnK8sKBv0EBHFudcWFgp/vdW8CwgdkjbVlUnAjD4v5S2eG&#10;qbZX/qJLFgoRIexTVFCG0KRS+rwkg75vG+LonawzGKJ0hdQOrxFuajlMkndpsOK4UGJDnyXlf9nZ&#10;KDjuz4ff1cemWm6H+Vu7drtbxmOluq/tcgoiUBue4Ud7pxVMRmP4P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geMYAAADcAAAADwAAAAAAAAAAAAAAAACYAgAAZHJz&#10;L2Rvd25yZXYueG1sUEsFBgAAAAAEAAQA9QAAAIsDAAAAAA==&#10;" fillcolor="#ffff0f" stroked="f"/>
                    <v:rect id="Rectangle 832" o:spid="_x0000_s1848" style="position:absolute;left:710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R0esMA&#10;AADcAAAADwAAAGRycy9kb3ducmV2LnhtbESPQYvCMBSE74L/ITxhL6LpVtRSjSK7LHq1Fbw+mmdb&#10;bF5qk9Xuv98IgsdhZr5h1tveNOJOnastK/icRiCIC6trLhWc8p9JAsJ5ZI2NZVLwRw62m+Fgjam2&#10;Dz7SPfOlCBB2KSqovG9TKV1RkUE3tS1x8C62M+iD7EqpO3wEuGlkHEULabDmsFBhS18VFdfs1yjY&#10;n+N8tkxiup2/ry6z/TjW2Vipj1G/W4Hw1Pt3+NU+aAXJbA7PM+E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R0esMAAADcAAAADwAAAAAAAAAAAAAAAACYAgAAZHJzL2Rv&#10;d25yZXYueG1sUEsFBgAAAAAEAAQA9QAAAIgDAAAAAA==&#10;" fillcolor="#ff1" stroked="f"/>
                    <v:rect id="Rectangle 833" o:spid="_x0000_s1849" style="position:absolute;left:710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JLMQA&#10;AADcAAAADwAAAGRycy9kb3ducmV2LnhtbESPQWvCQBSE74L/YXmF3nRTBSOpq0ik4KE9GLXnR/aZ&#10;BLNv4+5WY399tyB4HGbmG2ax6k0rruR8Y1nB2zgBQVxa3XCl4LD/GM1B+ICssbVMCu7kYbUcDhaY&#10;aXvjHV2LUIkIYZ+hgjqELpPSlzUZ9GPbEUfvZJ3BEKWrpHZ4i3DTykmSzKTBhuNCjR3lNZXn4sco&#10;+E6LfO3kPf3c4eVY5enXRv5qpV5f+vU7iEB9eIYf7a1WMJ/O4P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ziSzEAAAA3AAAAA8AAAAAAAAAAAAAAAAAmAIAAGRycy9k&#10;b3ducmV2LnhtbFBLBQYAAAAABAAEAPUAAACJAwAAAAA=&#10;" fillcolor="#ffff13" stroked="f"/>
                    <v:rect id="Rectangle 834" o:spid="_x0000_s1850" style="position:absolute;left:711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bxDMMA&#10;AADcAAAADwAAAGRycy9kb3ducmV2LnhtbESPzarCMBSE94LvEM4Fd5qqoNJrFFFEERf+wd0emnPb&#10;YnNSm1jr2xtBcDnMzDfMdN6YQtRUudyygn4vAkGcWJ1zquByXncnIJxH1lhYJgVPcjCftVtTjLV9&#10;8JHqk09FgLCLUUHmfRlL6ZKMDLqeLYmD928rgz7IKpW6wkeAm0IOomgkDeYcFjIsaZlRcj3djYLD&#10;eXX/u9xsdGj6i2Gtr5tdvd8o1flpFr8gPDX+G/60t1rBZDiG95lwBO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bxDMMAAADcAAAADwAAAAAAAAAAAAAAAACYAgAAZHJzL2Rv&#10;d25yZXYueG1sUEsFBgAAAAAEAAQA9QAAAIgDAAAAAA==&#10;" fillcolor="#ffff15" stroked="f"/>
                    <v:rect id="Rectangle 835" o:spid="_x0000_s1851" style="position:absolute;left:711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Hjr8A&#10;AADcAAAADwAAAGRycy9kb3ducmV2LnhtbERPS4vCMBC+L/gfwgjetqktLFKN4hP2sJdVDx6HZmyL&#10;zUxpotZ/bw4Le/z43ovV4Fr1oN43wgamSQqKuBTbcGXgfDp8zkD5gGyxFSYDL/KwWo4+FlhYefIv&#10;PY6hUjGEfYEG6hC6Qmtf1uTQJ9IRR+4qvcMQYV9p2+MzhrtWZ2n6pR02HBtq7GhbU3k73p2Bjau6&#10;cpeFu0h+3f9ILtssvxgzGQ/rOahAQ/gX/7m/rYFZHtfGM/EI6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LAeOvwAAANwAAAAPAAAAAAAAAAAAAAAAAJgCAABkcnMvZG93bnJl&#10;di54bWxQSwUGAAAAAAQABAD1AAAAhAMAAAAA&#10;" fillcolor="#ffff17" stroked="f"/>
                    <v:rect id="Rectangle 836" o:spid="_x0000_s1852" style="position:absolute;left:712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9Z8UA&#10;AADcAAAADwAAAGRycy9kb3ducmV2LnhtbESPQWvCQBSE7wX/w/IKvYhurFA1dRUxKL2IGNv7M/ua&#10;hGbfhuwmxn/vFgSPw8x8wyzXvalER40rLSuYjCMQxJnVJecKvs+70RyE88gaK8uk4EYO1qvByxJj&#10;ba98oi71uQgQdjEqKLyvYyldVpBBN7Y1cfB+bWPQB9nkUjd4DXBTyfco+pAGSw4LBda0LSj7S1uj&#10;oN+nl58kuc3Ow317PE4PXTtMpFJvr/3mE4Sn3j/Dj/aXVjCfLuD/TDg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31nxQAAANwAAAAPAAAAAAAAAAAAAAAAAJgCAABkcnMv&#10;ZG93bnJldi54bWxQSwUGAAAAAAQABAD1AAAAigMAAAAA&#10;" fillcolor="#ffff19" stroked="f"/>
                    <v:rect id="Rectangle 837" o:spid="_x0000_s1853" style="position:absolute;left:712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VjMQA&#10;AADcAAAADwAAAGRycy9kb3ducmV2LnhtbESPwU7DMAyG70i8Q2QkLoilg2lMZdk0ARNcGTtwtBrT&#10;dGucLAlreXt8QOJo/f4/f16uR9+rM6XcBTYwnVSgiJtgO24N7D+2twtQuSBb7AOTgR/KsF5dXiyx&#10;tmHgdzrvSqsEwrlGA66UWGudG0ce8yREYsm+QvJYZEyttgkHgfte31XVXHvsWC44jPTkqDnuvr1o&#10;PG8/D/uHGNt7fLlxr8MpzTZzY66vxs0jqEJj+V/+a79ZA4uZ6MszQg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9FYzEAAAA3AAAAA8AAAAAAAAAAAAAAAAAmAIAAGRycy9k&#10;b3ducmV2LnhtbFBLBQYAAAAABAAEAPUAAACJAwAAAAA=&#10;" fillcolor="#ffff1b" stroked="f"/>
                    <v:rect id="Rectangle 838" o:spid="_x0000_s1854" style="position:absolute;left:713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EIBMUA&#10;AADcAAAADwAAAGRycy9kb3ducmV2LnhtbESPT4vCMBTE7wt+h/CEvW1TZf/UahTZZdGDyFrF86N5&#10;tsXmpTSp1m9vhAWPw8z8hpktelOLC7WusqxgFMUgiHOrKy4UHPa/bwkI55E11pZJwY0cLOaDlxmm&#10;2l55R5fMFyJA2KWooPS+SaV0eUkGXWQb4uCdbGvQB9kWUrd4DXBTy3Ecf0qDFYeFEhv6Lik/Z51R&#10;sDpufvaT7COp/3bbVZd17stvN0q9DvvlFISn3j/D/+21VpC8j+BxJhw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QgExQAAANwAAAAPAAAAAAAAAAAAAAAAAJgCAABkcnMv&#10;ZG93bnJldi54bWxQSwUGAAAAAAQABAD1AAAAigMAAAAA&#10;" fillcolor="#ffff1d" stroked="f"/>
                    <v:rect id="Rectangle 839" o:spid="_x0000_s1855" style="position:absolute;left:713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msEA&#10;AADcAAAADwAAAGRycy9kb3ducmV2LnhtbESPS4vCQBCE74L/YWjBm042qEjWMayisBcPvu5NpvNg&#10;Mz0hMzHx3zsLgseiqr6iNulgavGg1lWWFXzNIxDEmdUVFwpu1+NsDcJ5ZI21ZVLwJAfpdjzaYKJt&#10;z2d6XHwhAoRdggpK75tESpeVZNDNbUMcvNy2Bn2QbSF1i32Am1rGUbSSBisOCyU2tC8p+7t0RgGf&#10;5BWH2lY975Z3raO8O3S5UtPJ8PMNwtPgP+F3+1crWC9i+D8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wprBAAAA3AAAAA8AAAAAAAAAAAAAAAAAmAIAAGRycy9kb3du&#10;cmV2LnhtbFBLBQYAAAAABAAEAPUAAACGAwAAAAA=&#10;" fillcolor="#ffff1f" stroked="f"/>
                    <v:rect id="Rectangle 840" o:spid="_x0000_s1856" style="position:absolute;left:714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B8QA&#10;AADcAAAADwAAAGRycy9kb3ducmV2LnhtbESPwU7DMBBE70j8g7VIvVEHqFAV6kSlFYUrLRduS7zE&#10;CfE6irdJ+HuMhMRxNDNvNJty9p0aaYhNYAM3ywwUcRVsw7WBt9PT9RpUFGSLXWAy8E0RyuLyYoO5&#10;DRO/0niUWiUIxxwNOJE+1zpWjjzGZeiJk/cZBo+S5FBrO+CU4L7Tt1l2rz02nBYc9rRzVH0dz97A&#10;tv14nER2z+P7aTpUbrVvM2mNWVzN2wdQQrP8h//aL9bAenUHv2fSEd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ZgfEAAAA3AAAAA8AAAAAAAAAAAAAAAAAmAIAAGRycy9k&#10;b3ducmV2LnhtbFBLBQYAAAAABAAEAPUAAACJAwAAAAA=&#10;" fillcolor="#ffff21" stroked="f"/>
                    <v:rect id="Rectangle 841" o:spid="_x0000_s1857" style="position:absolute;left:714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Md8YA&#10;AADcAAAADwAAAGRycy9kb3ducmV2LnhtbESPQWvCQBSE74X+h+UVequbSog2ukoVW7xIMRbx+Mi+&#10;JqHZtyG7Jqm/3hWEHoeZ+YaZLwdTi45aV1lW8DqKQBDnVldcKPg+fLxMQTiPrLG2TAr+yMFy8fgw&#10;x1TbnvfUZb4QAcIuRQWl900qpctLMuhGtiEO3o9tDfog20LqFvsAN7UcR1EiDVYcFkpsaF1S/pud&#10;jYI8qVdfq93xeD5JM9nsos/L+s0o9fw0vM9AeBr8f/je3moF0ziG25lw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ZMd8YAAADcAAAADwAAAAAAAAAAAAAAAACYAgAAZHJz&#10;L2Rvd25yZXYueG1sUEsFBgAAAAAEAAQA9QAAAIsDAAAAAA==&#10;" fillcolor="#ffff23" stroked="f"/>
                    <v:rect id="Rectangle 842" o:spid="_x0000_s1858" style="position:absolute;left:715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XGG8cA&#10;AADcAAAADwAAAGRycy9kb3ducmV2LnhtbESPT2vCQBTE74V+h+UVvEjd9U9bSV1FpIWAB6nVnh/Z&#10;ZxLMvo3ZVZNv7wpCj8PM/IaZLVpbiQs1vnSsYThQIIgzZ0rONex+v1+nIHxANlg5Jg0deVjMn59m&#10;mBh35R+6bEMuIoR9ghqKEOpESp8VZNEPXE0cvYNrLIYom1yaBq8Rbis5UupdWiw5LhRY06qg7Lg9&#10;Ww1/X+nHZrdZH/bjU6dGXbo/9lWlde+lXX6CCNSG//CjnRoN08kb3M/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VxhvHAAAA3AAAAA8AAAAAAAAAAAAAAAAAmAIAAGRy&#10;cy9kb3ducmV2LnhtbFBLBQYAAAAABAAEAPUAAACMAwAAAAA=&#10;" fillcolor="#ffff25" stroked="f"/>
                    <v:rect id="Rectangle 843" o:spid="_x0000_s1859" style="position:absolute;left:715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VMYA&#10;AADcAAAADwAAAGRycy9kb3ducmV2LnhtbESPQWvCQBSE7wX/w/KE3urGIiFEN6EVSz30UFP1/Mg+&#10;k2D2bcyuJvbXdwuFHoeZ+YZZ5aNpxY1611hWMJ9FIIhLqxuuFOy/3p4SEM4ja2wtk4I7OcizycMK&#10;U20H3tGt8JUIEHYpKqi971IpXVmTQTezHXHwTrY36IPsK6l7HALctPI5imJpsOGwUGNH65rKc3E1&#10;Clx3MPFi/d58J8Xlc34cXj82151Sj9PxZQnC0+j/w3/trVaQLGL4PROO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6VMYAAADcAAAADwAAAAAAAAAAAAAAAACYAgAAZHJz&#10;L2Rvd25yZXYueG1sUEsFBgAAAAAEAAQA9QAAAIsDAAAAAA==&#10;" fillcolor="#ffff27" stroked="f"/>
                    <v:rect id="Rectangle 844" o:spid="_x0000_s1860" style="position:absolute;left:716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DiZ8MA&#10;AADcAAAADwAAAGRycy9kb3ducmV2LnhtbESPQWsCMRSE70L/Q3iF3jSrWCtbo6ggSKEHrcXr6+aZ&#10;LN28LEmq679vBMHjMDPfMLNF5xpxphBrzwqGgwIEceV1zUbB4WvTn4KICVlj45kUXCnCYv7Um2Gp&#10;/YV3dN4nIzKEY4kKbEptKWWsLDmMA98SZ+/kg8OUZTBSB7xkuGvkqCgm0mHNecFiS2tL1e/+zyn4&#10;Dnb4elrZH7M5HM3HmD/t0WulXp675TuIRF16hO/trVYwHb/B7Uw+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DiZ8MAAADcAAAADwAAAAAAAAAAAAAAAACYAgAAZHJzL2Rv&#10;d25yZXYueG1sUEsFBgAAAAAEAAQA9QAAAIgDAAAAAA==&#10;" fillcolor="#ffff29" stroked="f"/>
                    <v:rect id="Rectangle 845" o:spid="_x0000_s1861" style="position:absolute;left:716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Cy8QA&#10;AADcAAAADwAAAGRycy9kb3ducmV2LnhtbERPz0vDMBS+C/sfwhO8yJYoQ0a3tOhEVHbQdYPh7dE8&#10;27LmpSSx7f57cxA8fny/N8VkOzGQD61jDXcLBYK4cqblWsPx8DJfgQgR2WDnmDRcKECRz642mBk3&#10;8p6GMtYihXDIUEMTY59JGaqGLIaF64kT9+28xZigr6XxOKZw28l7pR6kxZZTQ4M9bRuqzuWP1VCO&#10;77d++Los7ZN6/nz9UOVud9pqfXM9Pa5BRJriv/jP/WY0rJZpbTqTj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DwsvEAAAA3AAAAA8AAAAAAAAAAAAAAAAAmAIAAGRycy9k&#10;b3ducmV2LnhtbFBLBQYAAAAABAAEAPUAAACJAwAAAAA=&#10;" fillcolor="#ffff2b" stroked="f"/>
                    <v:rect id="Rectangle 846" o:spid="_x0000_s1862" style="position:absolute;left:7172;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aw2scA&#10;AADcAAAADwAAAGRycy9kb3ducmV2LnhtbESPQWvCQBSE70L/w/IKXkQ3VimauoqKQtGTaUCPj+xr&#10;kjb7Ns2uMe2vdwuFHoeZ+YZZrDpTiZYaV1pWMB5FIIgzq0vOFaRv++EMhPPIGivLpOCbHKyWD70F&#10;xtre+ERt4nMRIOxiVFB4X8dSuqwgg25ka+LgvdvGoA+yyaVu8BbgppJPUfQsDZYcFgqsaVtQ9plc&#10;jYJj2iaTj263Ocn0x2/P66+BvhyU6j926xcQnjr/H/5rv2oFs+kcfs+EI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WsNrHAAAA3AAAAA8AAAAAAAAAAAAAAAAAmAIAAGRy&#10;cy9kb3ducmV2LnhtbFBLBQYAAAAABAAEAPUAAACMAwAAAAA=&#10;" fillcolor="#ffff2d" stroked="f"/>
                    <v:rect id="Rectangle 847" o:spid="_x0000_s1863" style="position:absolute;left:717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ibr8A&#10;AADcAAAADwAAAGRycy9kb3ducmV2LnhtbERPzYrCMBC+C75DGMGbpgoupRpFREERFqw+wNiMTbGZ&#10;hCZq9+03h4U9fnz/q01vW/GmLjSOFcymGQjiyumGawW362GSgwgRWWPrmBT8UIDNejhYYaHdhy/0&#10;LmMtUgiHAhWYGH0hZagMWQxT54kT93CdxZhgV0vd4SeF21bOs+xLWmw4NRj0tDNUPcuXVbA/x+/r&#10;67zNS+Pv811Fp8sp90qNR/12CSJSH//Ff+6jVpAv0vx0Jh0Buf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QWJuvwAAANwAAAAPAAAAAAAAAAAAAAAAAJgCAABkcnMvZG93bnJl&#10;di54bWxQSwUGAAAAAAQABAD1AAAAhAMAAAAA&#10;" fillcolor="#ffff2f" stroked="f"/>
                    <v:rect id="Rectangle 848" o:spid="_x0000_s1864" style="position:absolute;left:718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sUA&#10;AADcAAAADwAAAGRycy9kb3ducmV2LnhtbESPQWvCQBSE70L/w/IKXkLdWKikqRuxFqXerLb3R/Y1&#10;Ccm+Ddk1if31XUHwOMzMN8xyNZpG9NS5yrKC+SwGQZxbXXGh4Pu0fUpAOI+ssbFMCi7kYJU9TJaY&#10;ajvwF/VHX4gAYZeigtL7NpXS5SUZdDPbEgfv13YGfZBdIXWHQ4CbRj7H8UIarDgslNjSpqS8Pp6N&#10;go/XXdSf5F9kD0N0qNd+z+8/e6Wmj+P6DYSn0d/Dt/anVpC8zOF6JhwBm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kaxQAAANwAAAAPAAAAAAAAAAAAAAAAAJgCAABkcnMv&#10;ZG93bnJldi54bWxQSwUGAAAAAAQABAD1AAAAigMAAAAA&#10;" fillcolor="#ffff31" stroked="f"/>
                    <v:rect id="Rectangle 849" o:spid="_x0000_s1865" style="position:absolute;left:718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QxKMIA&#10;AADcAAAADwAAAGRycy9kb3ducmV2LnhtbESPQYvCMBSE74L/ITzBm6YqinSNIorgxYNV0OPb5m1b&#10;t3kpTaz13xtB8DjMzDfMYtWaUjRUu8KygtEwAkGcWl1wpuB82g3mIJxH1lhaJgVPcrBadjsLjLV9&#10;8JGaxGciQNjFqCD3voqldGlOBt3QVsTB+7O1QR9knUld4yPATSnHUTSTBgsOCzlWtMkp/U/uJlBk&#10;s9f+WF6Tanu4J5fpbfK7vSnV77XrHxCeWv8Nf9p7rWA+HcP7TDgC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9DEowgAAANwAAAAPAAAAAAAAAAAAAAAAAJgCAABkcnMvZG93&#10;bnJldi54bWxQSwUGAAAAAAQABAD1AAAAhwMAAAAA&#10;" fillcolor="#ff3" stroked="f"/>
                    <v:rect id="Rectangle 850" o:spid="_x0000_s1866" style="position:absolute;left:719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345sYA&#10;AADcAAAADwAAAGRycy9kb3ducmV2LnhtbESPQWsCMRSE74X+h/AKXopmta3o1igqVD1a9eDxsXnu&#10;Lrt52SZRV3+9KRR6HGbmG2Yya00tLuR8aVlBv5eAIM6sLjlXcNh/dUcgfEDWWFsmBTfyMJs+P00w&#10;1fbK33TZhVxECPsUFRQhNKmUPivIoO/Zhjh6J+sMhihdLrXDa4SbWg6SZCgNlhwXCmxoWVBW7c5G&#10;QbVY9df53t/dz01Wr+PsOB5u35XqvLTzTxCB2vAf/mtvtILRxxv8nolH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345sYAAADcAAAADwAAAAAAAAAAAAAAAACYAgAAZHJz&#10;L2Rvd25yZXYueG1sUEsFBgAAAAAEAAQA9QAAAIsDAAAAAA==&#10;" fillcolor="#ffff35" stroked="f"/>
                    <v:rect id="Rectangle 851" o:spid="_x0000_s1867" style="position:absolute;left:71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S88YA&#10;AADcAAAADwAAAGRycy9kb3ducmV2LnhtbESPQWvCQBSE70L/w/IKvYhuLFY0ZhXbUmjBg1HB6yP7&#10;sglm36bZVdN/3y0UPA4z8w2TrXvbiCt1vnasYDJOQBAXTtdsFBwPH6M5CB+QNTaOScEPeVivHgYZ&#10;ptrdOKfrPhgRIexTVFCF0KZS+qIii37sWuLola6zGKLsjNQd3iLcNvI5SWbSYs1xocKW3ioqzvuL&#10;VbBNhma3KHQ7zKfvl/L79WTyr5NST4/9ZgkiUB/u4f/2p1Ywf5nC35l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cS88YAAADcAAAADwAAAAAAAAAAAAAAAACYAgAAZHJz&#10;L2Rvd25yZXYueG1sUEsFBgAAAAAEAAQA9QAAAIsDAAAAAA==&#10;" fillcolor="#ffff37" stroked="f"/>
                    <v:rect id="Rectangle 852" o:spid="_x0000_s1868" style="position:absolute;left:719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ITi8YA&#10;AADcAAAADwAAAGRycy9kb3ducmV2LnhtbESPQWvCQBSE74X+h+UVvNWNQsRGV7GF0tJDqTHq9ZF9&#10;zYZm34bsqml+vSsUehxm5htmue5tI87U+dqxgsk4AUFcOl1zpaDYvT7OQfiArLFxTAp+ycN6dX+3&#10;xEy7C2/pnIdKRAj7DBWYENpMSl8asujHriWO3rfrLIYou0rqDi8Rbhs5TZKZtFhzXDDY0ouh8ic/&#10;WQUfw3H2+fT27POvYjBuP0wPRXpQavTQbxYgAvXhP/zXftcK5mkKtzPx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ITi8YAAADcAAAADwAAAAAAAAAAAAAAAACYAgAAZHJz&#10;L2Rvd25yZXYueG1sUEsFBgAAAAAEAAQA9QAAAIsDAAAAAA==&#10;" fillcolor="#ffff39" stroked="f"/>
                    <v:rect id="Rectangle 853" o:spid="_x0000_s1869" style="position:absolute;left:720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yQasYA&#10;AADcAAAADwAAAGRycy9kb3ducmV2LnhtbESPT2vCQBTE74LfYXmF3nSjYIjRVapQ8FL8i+3xkX0m&#10;wezbkN3GtJ/eFQSPw8z8hpkvO1OJlhpXWlYwGkYgiDOrS84VnI6fgwSE88gaK8uk4I8cLBf93hxT&#10;bW+8p/bgcxEg7FJUUHhfp1K6rCCDbmhr4uBdbGPQB9nkUjd4C3BTyXEUxdJgyWGhwJrWBWXXw69R&#10;8K83X+NJsr3G29Xue/qzO4/W7Vmp97fuYwbCU+df4Wd7oxUkkxgeZ8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yQasYAAADcAAAADwAAAAAAAAAAAAAAAACYAgAAZHJz&#10;L2Rvd25yZXYueG1sUEsFBgAAAAAEAAQA9QAAAIsDAAAAAA==&#10;" fillcolor="#ffff3b" stroked="f"/>
                    <v:rect id="Rectangle 854" o:spid="_x0000_s1870" style="position:absolute;left:721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vE8QA&#10;AADcAAAADwAAAGRycy9kb3ducmV2LnhtbESPX0sDMRDE3wW/Q1jBN5uzVD3OpqUULIKItdb35bL3&#10;hyabM1nb89sbQejjMDO/YebL0Tt1pJj6wAZuJwUo4jrYnlsD+4+nmxJUEmSLLjAZ+KEEy8XlxRwr&#10;G078TsedtCpDOFVooBMZKq1T3ZHHNAkDcfaaED1KlrHVNuIpw73T06K41x57zgsdDrTuqD7svr0B&#10;V3/u3TY2zXYzLQ+zRuTl7evVmOurcfUISmiUc/i//WwNlHcP8HcmHw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y7xPEAAAA3AAAAA8AAAAAAAAAAAAAAAAAmAIAAGRycy9k&#10;b3ducmV2LnhtbFBLBQYAAAAABAAEAPUAAACJAwAAAAA=&#10;" fillcolor="#ffff3d" stroked="f"/>
                    <v:rect id="Rectangle 855" o:spid="_x0000_s1871" style="position:absolute;left:721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f7SMMA&#10;AADcAAAADwAAAGRycy9kb3ducmV2LnhtbERPTW+CQBC9N/E/bMakN11qqqGUhYjVxoMXpWl6nLBT&#10;IGVnCbtF/PfuoUmPL+87zSfTiZEG11pW8LSMQBBXVrdcK/goD4sYhPPIGjvLpOBGDvJs9pBiou2V&#10;zzRefC1CCLsEFTTe94mUrmrIoFvanjhw33Yw6AMcaqkHvIZw08lVFG2kwZZDQ4M97Rqqfi6/RsGn&#10;fx/L+KXc7970iUl/PRfr4qjU43zavoLwNPl/8Z/7qBXE67A2nAlHQG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f7SMMAAADcAAAADwAAAAAAAAAAAAAAAACYAgAAZHJzL2Rv&#10;d25yZXYueG1sUEsFBgAAAAAEAAQA9QAAAIgDAAAAAA==&#10;" fillcolor="#ffff3f" stroked="f"/>
                    <v:rect id="Rectangle 856" o:spid="_x0000_s1872" style="position:absolute;left:721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EVIcMA&#10;AADcAAAADwAAAGRycy9kb3ducmV2LnhtbESP3YrCMBCF7wXfIYzgjWiisKLVKKIoy6Isah9gaMa2&#10;2ExKE7W+/WZhYS8P5+fjLNetrcSTGl861jAeKRDEmTMl5xrS6344A+EDssHKMWl4k4f1qttZYmLc&#10;i8/0vIRcxBH2CWooQqgTKX1WkEU/cjVx9G6usRiibHJpGnzFcVvJiVJTabHkSCiwpm1B2f3ysJF7&#10;+B4c6VSq+24w/lLHNN3bk9K632s3CxCB2vAf/mt/Gg2zjzn8no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EVIcMAAADcAAAADwAAAAAAAAAAAAAAAACYAgAAZHJzL2Rv&#10;d25yZXYueG1sUEsFBgAAAAAEAAQA9QAAAIgDAAAAAA==&#10;" fillcolor="#ffff41" stroked="f"/>
                    <v:rect id="Rectangle 857" o:spid="_x0000_s1873" style="position:absolute;left:722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2Kv8EA&#10;AADcAAAADwAAAGRycy9kb3ducmV2LnhtbERPy4rCMBTdD/gP4QruxlTBV8coIigyoGAV15fmTtuZ&#10;5iY0Uet8vVkILg/nPV+2phY3anxlWcGgn4Agzq2uuFBwPm0+pyB8QNZYWyYFD/KwXHQ+5phqe+cj&#10;3bJQiBjCPkUFZQguldLnJRn0feuII/djG4MhwqaQusF7DDe1HCbJWBqsODaU6GhdUv6XXY2C4exi&#10;LofRP0+uW/d72H+Psu3KKdXrtqsvEIHa8Ba/3DutYDqO8+OZeAT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dir/BAAAA3AAAAA8AAAAAAAAAAAAAAAAAmAIAAGRycy9kb3du&#10;cmV2LnhtbFBLBQYAAAAABAAEAPUAAACGAwAAAAA=&#10;" fillcolor="#ffff43" stroked="f"/>
                    <v:rect id="Rectangle 858" o:spid="_x0000_s1874" style="position:absolute;left:7229;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T9MQA&#10;AADcAAAADwAAAGRycy9kb3ducmV2LnhtbESPQYvCMBSE78L+h/CEvWlaQZFqWsTVZcHDYvXg8dE8&#10;22LzUpuo3X9vhAWPw8x8wyyz3jTiTp2rLSuIxxEI4sLqmksFx8N2NAfhPLLGxjIp+CMHWfoxWGKi&#10;7YP3dM99KQKEXYIKKu/bREpXVGTQjW1LHLyz7Qz6ILtS6g4fAW4aOYmimTRYc1iosKV1RcUlvxkF&#10;Uzx9fW8OV3faxb/61rjpjvpWqc9hv1qA8NT7d/i//aMVzGcxvM6EIy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m0/TEAAAA3AAAAA8AAAAAAAAAAAAAAAAAmAIAAGRycy9k&#10;b3ducmV2LnhtbFBLBQYAAAAABAAEAPUAAACJAwAAAAA=&#10;" fillcolor="#ffff45" stroked="f"/>
                    <v:rect id="Rectangle 859" o:spid="_x0000_s1875" style="position:absolute;left:723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4xl8QA&#10;AADcAAAADwAAAGRycy9kb3ducmV2LnhtbESPQWvCQBSE7wX/w/IEb3WjoEh0FRHEWorFKOT6yD6z&#10;wezbkN1q2l/vCgWPw8x8wyxWna3FjVpfOVYwGiYgiAunKy4VnE/b9xkIH5A11o5JwS95WC17bwtM&#10;tbvzkW5ZKEWEsE9RgQmhSaX0hSGLfuga4uhdXGsxRNmWUrd4j3Bby3GSTKXFiuOCwYY2hopr9mMV&#10;/E2y73qXfx72+To/nMxk92U5V2rQ79ZzEIG68Ar/tz+0gtl0DM8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uMZfEAAAA3AAAAA8AAAAAAAAAAAAAAAAAmAIAAGRycy9k&#10;b3ducmV2LnhtbFBLBQYAAAAABAAEAPUAAACJAwAAAAA=&#10;" fillcolor="#ffff47" stroked="f"/>
                    <v:rect id="Rectangle 860" o:spid="_x0000_s1876" style="position:absolute;left:723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VQMMA&#10;AADcAAAADwAAAGRycy9kb3ducmV2LnhtbESPQYvCMBSE74L/ITzBm6YqFOkaZRFEL65rFbw+mrdt&#10;2ealbaLt/nuzIHgcZuYbZrXpTSUe1LrSsoLZNAJBnFldcq7getlNliCcR9ZYWSYFf+Rgsx4OVpho&#10;2/GZHqnPRYCwS1BB4X2dSOmyggy6qa2Jg/djW4M+yDaXusUuwE0l51EUS4Mlh4UCa9oWlP2md6Og&#10;Oe7PX/bgbvGp7C7um5t61jdKjUf95wcIT71/h1/tg1awjBfwfyYc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DVQMMAAADcAAAADwAAAAAAAAAAAAAAAACYAgAAZHJzL2Rv&#10;d25yZXYueG1sUEsFBgAAAAAEAAQA9QAAAIgDAAAAAA==&#10;" fillcolor="#ffff49" stroked="f"/>
                    <v:rect id="Rectangle 861" o:spid="_x0000_s1877" style="position:absolute;left:724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Vkw8QA&#10;AADcAAAADwAAAGRycy9kb3ducmV2LnhtbESPQYvCMBSE7wv+h/AEb2vqIkWqUUQQRPSw2hX29mie&#10;bbF5CU221n9vFgSPw8x8wyxWvWlER62vLSuYjBMQxIXVNZcK8vP2cwbCB2SNjWVS8CAPq+XgY4GZ&#10;tnf+pu4UShEh7DNUUIXgMil9UZFBP7aOOHpX2xoMUbal1C3eI9w08itJUmmw5rhQoaNNRcXt9GcU&#10;HI7ddv877W/pOb9uXP5zQZdflBoN+/UcRKA+vMOv9k4rmKVT+D8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lZMPEAAAA3AAAAA8AAAAAAAAAAAAAAAAAmAIAAGRycy9k&#10;b3ducmV2LnhtbFBLBQYAAAAABAAEAPUAAACJAwAAAAA=&#10;" fillcolor="#ffff4b" stroked="f"/>
                    <v:rect id="Rectangle 862" o:spid="_x0000_s1878" style="position:absolute;left:724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3Bp8UA&#10;AADcAAAADwAAAGRycy9kb3ducmV2LnhtbESPS4vCQBCE78L+h6EX9qaTCD6IjmFRFMGLz4O3JtOb&#10;hGR6QmaM2X/vCAt7LKrqK2qZ9qYWHbWutKwgHkUgiDOrS84VXC/b4RyE88gaa8uk4JccpKuPwRIT&#10;bZ98ou7scxEg7BJUUHjfJFK6rCCDbmQb4uD92NagD7LNpW7xGeCmluMomkqDJYeFAhtaF5RV54dR&#10;0MW7Tfw42mp2uO82+V7WkbvclPr67L8XIDz1/j/8195rBfPpBN5nwhGQq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cGnxQAAANwAAAAPAAAAAAAAAAAAAAAAAJgCAABkcnMv&#10;ZG93bnJldi54bWxQSwUGAAAAAAQABAD1AAAAigMAAAAA&#10;" fillcolor="#ffff4d" stroked="f"/>
                    <v:rect id="Rectangle 863" o:spid="_x0000_s1879" style="position:absolute;left:725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P5ncMA&#10;AADcAAAADwAAAGRycy9kb3ducmV2LnhtbESP3WrCQBSE7wu+w3IE7+rGYkOIriKCRSwl/j3AIXvM&#10;BrNnQ3bV+PZuodDLYWa+YebL3jbiTp2vHSuYjBMQxKXTNVcKzqfNewbCB2SNjWNS8CQPy8XgbY65&#10;dg8+0P0YKhEh7HNUYEJocyl9aciiH7uWOHoX11kMUXaV1B0+Itw28iNJUmmx5rhgsKW1ofJ6vFkF&#10;31P+mRZrXWyzQp72n7v+a0dGqdGwX81ABOrDf/ivvdUKsjSF3zPx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P5ncMAAADcAAAADwAAAAAAAAAAAAAAAACYAgAAZHJzL2Rv&#10;d25yZXYueG1sUEsFBgAAAAAEAAQA9QAAAIgDAAAAAA==&#10;" fillcolor="#ffff4f" stroked="f"/>
                    <v:rect id="Rectangle 864" o:spid="_x0000_s1880" style="position:absolute;left:725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n8MA&#10;AADcAAAADwAAAGRycy9kb3ducmV2LnhtbESPQWsCMRSE7wX/Q3gFbzWpoJWtURZB1KO2dq+PzXOz&#10;dPOybqKu/94IhR6HmfmGmS9714grdaH2rOF9pEAQl97UXGn4/lq/zUCEiGyw8Uwa7hRguRi8zDEz&#10;/sZ7uh5iJRKEQ4YabIxtJmUoLTkMI98SJ+/kO4cxya6SpsNbgrtGjpWaSoc1pwWLLa0slb+Hi9Mw&#10;OW+4PP7YjSrUtjgVk/y4w1zr4Wuff4KI1Mf/8F97azTMph/wPJ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Q+n8MAAADcAAAADwAAAAAAAAAAAAAAAACYAgAAZHJzL2Rv&#10;d25yZXYueG1sUEsFBgAAAAAEAAQA9QAAAIgDAAAAAA==&#10;" fillcolor="#ffff51" stroked="f"/>
                    <v:rect id="Rectangle 865" o:spid="_x0000_s1881" style="position:absolute;left:726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ytsMA&#10;AADcAAAADwAAAGRycy9kb3ducmV2LnhtbERPz2vCMBS+D/wfwhN2GZq6g5TaKCoolTHYOqHXR/PW&#10;lDUvpYm1/vfLYbDjx/c73022EyMNvnWsYLVMQBDXTrfcKLh+nRYpCB+QNXaOScGDPOy2s6ccM+3u&#10;/EljGRoRQ9hnqMCE0GdS+tqQRb90PXHkvt1gMUQ4NFIPeI/htpOvSbKWFluODQZ7Ohqqf8qbVUDl&#10;R3E9vaTn6ri/mbfDu7tUB6fU83zab0AEmsK/+M9daAXpOq6NZ+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KytsMAAADcAAAADwAAAAAAAAAAAAAAAACYAgAAZHJzL2Rv&#10;d25yZXYueG1sUEsFBgAAAAAEAAQA9QAAAIgDAAAAAA==&#10;" fillcolor="#ffff53" stroked="f"/>
                    <v:rect id="Rectangle 866" o:spid="_x0000_s1882" style="position:absolute;left:726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pjvcYA&#10;AADcAAAADwAAAGRycy9kb3ducmV2LnhtbESPQWvCQBSE70L/w/IKvUjdtAex0VVKQbReqtEf8Mw+&#10;k2D2bdxdTfTXuwXB4zAz3zCTWWdqcSHnK8sKPgYJCOLc6ooLBbvt/H0EwgdkjbVlUnAlD7PpS2+C&#10;qbYtb+iShUJECPsUFZQhNKmUPi/JoB/Yhjh6B+sMhihdIbXDNsJNLT+TZCgNVhwXSmzop6T8mJ2N&#10;gnrnF9u97Bab/vl3ebqtW7f6K5R6e+2+xyACdeEZfrSXWsFo+AX/Z+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pjvcYAAADcAAAADwAAAAAAAAAAAAAAAACYAgAAZHJz&#10;L2Rvd25yZXYueG1sUEsFBgAAAAAEAAQA9QAAAIsDAAAAAA==&#10;" fillcolor="#ff5" stroked="f"/>
                    <v:rect id="Rectangle 867" o:spid="_x0000_s1883" style="position:absolute;left:727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PrF8EA&#10;AADcAAAADwAAAGRycy9kb3ducmV2LnhtbERP3WrCMBS+H+wdwhG8GTZVWFdqo4yB6Hbl3B7g0Byb&#10;YnPSNbGtb28uBl5+fP/ldrKtGKj3jWMFyyQFQVw53XCt4Pdnt8hB+ICssXVMCm7kYbt5fiqx0G7k&#10;bxpOoRYxhH2BCkwIXSGlrwxZ9InriCN3dr3FEGFfS93jGMNtK1dpmkmLDccGgx19GKoup6tVEPKh&#10;WmX50VD79fl3vQy0f929KDWfTe9rEIGm8BD/uw9aQf4W58cz8Qj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j6xfBAAAA3AAAAA8AAAAAAAAAAAAAAAAAmAIAAGRycy9kb3du&#10;cmV2LnhtbFBLBQYAAAAABAAEAPUAAACGAwAAAAA=&#10;" fillcolor="#ffff57" stroked="f"/>
                    <v:rect id="Rectangle 868" o:spid="_x0000_s1884" style="position:absolute;left:727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A1v8MA&#10;AADcAAAADwAAAGRycy9kb3ducmV2LnhtbESP3YrCMBSE7xd8h3AEb4qmeuFKNYpIBQUR/HmAY3Ns&#10;i81Jt8lqfXsjCF4OM/MNM1u0phJ3alxpWcFwEIMgzqwuOVdwPq37ExDOI2usLJOCJzlYzDs/M0y0&#10;ffCB7kefiwBhl6CCwvs6kdJlBRl0A1sTB+9qG4M+yCaXusFHgJtKjuJ4LA2WHBYKrGlVUHY7/hsF&#10;0dakf7sLr7M0NbdxNIpw4/ZK9brtcgrCU+u/4U97oxVMfofwPhOO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A1v8MAAADcAAAADwAAAAAAAAAAAAAAAACYAgAAZHJzL2Rv&#10;d25yZXYueG1sUEsFBgAAAAAEAAQA9QAAAIgDAAAAAA==&#10;" fillcolor="#ffff59" stroked="f"/>
                    <v:rect id="Rectangle 869" o:spid="_x0000_s1885" style="position:absolute;left:728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WLsYA&#10;AADcAAAADwAAAGRycy9kb3ducmV2LnhtbESPQWvCQBSE74L/YXmCN7MxB03TrCKFihAK1ZaeX7Ov&#10;Sdrs25BdTeqvdwtCj8PMfMPk29G04kK9aywrWEYxCOLS6oYrBe9vz4sUhPPIGlvLpOCXHGw300mO&#10;mbYDH+ly8pUIEHYZKqi97zIpXVmTQRfZjjh4X7Y36IPsK6l7HALctDKJ45U02HBYqLGjp5rKn9PZ&#10;KCi+P8q2eT3vX3TSPaT71ecVi7VS89m4ewThafT/4Xv7oBWk6wT+zoQj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WLsYAAADcAAAADwAAAAAAAAAAAAAAAACYAgAAZHJz&#10;L2Rvd25yZXYueG1sUEsFBgAAAAAEAAQA9QAAAIsDAAAAAA==&#10;" fillcolor="#ffff5b" stroked="f"/>
                    <v:rect id="Rectangle 870" o:spid="_x0000_s1886" style="position:absolute;left:728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cqHsYA&#10;AADcAAAADwAAAGRycy9kb3ducmV2LnhtbESPT2vCQBTE70K/w/IKvZmNijZEVykFocVeND20t2f2&#10;NQnNvo3Zbf58e7cgeBxm5jfMZjeYWnTUusqyglkUgyDOra64UPCZ7acJCOeRNdaWScFIDnbbh8kG&#10;U217PlJ38oUIEHYpKii9b1IpXV6SQRfZhjh4P7Y16INsC6lb7APc1HIexytpsOKwUGJDryXlv6c/&#10;o2CezZbvy+O5HnP+GL8WrskOl2+lnh6HlzUIT4O/h2/tN60geV7A/5lwBOT2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cqHsYAAADcAAAADwAAAAAAAAAAAAAAAACYAgAAZHJz&#10;L2Rvd25yZXYueG1sUEsFBgAAAAAEAAQA9QAAAIsDAAAAAA==&#10;" fillcolor="#ffff5d" stroked="f"/>
                    <v:rect id="Rectangle 871" o:spid="_x0000_s1887" style="position:absolute;left:72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dpY8QA&#10;AADcAAAADwAAAGRycy9kb3ducmV2LnhtbESPQWvCQBSE7wX/w/IEL6VuLKKSuopKS8WbsYceX7Ov&#10;2bTZtyH71PTfd4VCj8PMfMMs171v1IW6WAc2MBlnoIjLYGuuDLydXh4WoKIgW2wCk4EfirBeDe6W&#10;mNtw5SNdCqlUgnDM0YATaXOtY+nIYxyHljh5n6HzKEl2lbYdXhPcN/oxy2baY81pwWFLO0fld3H2&#10;Bp4LCdPt+6vT9v6wj18RM/mYGTMa9psnUEK9/If/2ntrYDGfwu1MOg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naWPEAAAA3AAAAA8AAAAAAAAAAAAAAAAAmAIAAGRycy9k&#10;b3ducmV2LnhtbFBLBQYAAAAABAAEAPUAAACJAwAAAAA=&#10;" fillcolor="#ffff5f" stroked="f"/>
                    <v:rect id="Rectangle 872" o:spid="_x0000_s1888" style="position:absolute;left:729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mQ/cYA&#10;AADcAAAADwAAAGRycy9kb3ducmV2LnhtbESPQWvCQBSE74L/YXmCF6kbhVaNrmIDpR56iQrt8TX7&#10;TILZt2l2jam/visUPA4z8w2z2nSmEi01rrSsYDKOQBBnVpecKzge3p7mIJxH1lhZJgW/5GCz7vdW&#10;GGt75ZTavc9FgLCLUUHhfR1L6bKCDLqxrYmDd7KNQR9kk0vd4DXATSWnUfQiDZYcFgqsKSkoO+8v&#10;RsE2+ZTv35evrE0WNPr4ub0uUpkqNRx02yUIT51/hP/bO61gPnuG+5l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mQ/cYAAADcAAAADwAAAAAAAAAAAAAAAACYAgAAZHJz&#10;L2Rvd25yZXYueG1sUEsFBgAAAAAEAAQA9QAAAIsDAAAAAA==&#10;" fillcolor="#ffff61" stroked="f"/>
                    <v:rect id="Rectangle 873" o:spid="_x0000_s1889" style="position:absolute;left:730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b8cUA&#10;AADcAAAADwAAAGRycy9kb3ducmV2LnhtbESPQWvCQBSE74X+h+UVvNVNI6hNs4oIavFWWyi9PbKv&#10;SUj2bdxdY+yvdwuCx2FmvmHy5WBa0ZPztWUFL+MEBHFhdc2lgq/PzfMchA/IGlvLpOBCHpaLx4cc&#10;M23P/EH9IZQiQthnqKAKocuk9EVFBv3YdsTR+7XOYIjSlVI7PEe4aWWaJFNpsOa4UGFH64qK5nAy&#10;Co5u2L/uytCsfXrpi236/aP/JkqNnobVG4hAQ7iHb+13rWA+m8L/mX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JvxxQAAANwAAAAPAAAAAAAAAAAAAAAAAJgCAABkcnMv&#10;ZG93bnJldi54bWxQSwUGAAAAAAQABAD1AAAAigMAAAAA&#10;" fillcolor="#ffff63" stroked="f"/>
                    <v:rect id="Rectangle 874" o:spid="_x0000_s1890" style="position:absolute;left:730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c9m8cA&#10;AADcAAAADwAAAGRycy9kb3ducmV2LnhtbESPS0/DMBCE70j8B2srcaNOOZA21K1QeQjEoS8uva3i&#10;bRwRr6N4aUJ/PUZC6nE0M99o5svBN+pEXawDG5iMM1DEZbA1VwY+9y+3U1BRkC02gcnAD0VYLq6v&#10;5ljY0POWTjupVIJwLNCAE2kLrWPpyGMch5Y4ecfQeZQku0rbDvsE942+y7J77bHmtOCwpZWj8mv3&#10;7Q2s3jd9PvuQ9Tl7fnq1Byf7zXlmzM1oeHwAJTTIJfzffrMGpnkOf2fSEd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HPZvHAAAA3AAAAA8AAAAAAAAAAAAAAAAAmAIAAGRy&#10;cy9kb3ducmV2LnhtbFBLBQYAAAAABAAEAPUAAACMAwAAAAA=&#10;" fillcolor="#ffff65" stroked="f"/>
                    <v:rect id="Rectangle 875" o:spid="_x0000_s1891" style="position:absolute;left:730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Zl8IA&#10;AADcAAAADwAAAGRycy9kb3ducmV2LnhtbERPz2vCMBS+D/wfwhN2GTNVQaUaRQRlFx11G3h8NG9J&#10;WfNSmmjrf28Owo4f3+/Vpne1uFEbKs8KxqMMBHHpdcVGwffX/n0BIkRkjbVnUnCnAJv14GWFufYd&#10;F3Q7RyNSCIccFdgYm1zKUFpyGEa+IU7cr28dxgRbI3WLXQp3tZxk2Uw6rDg1WGxoZ6n8O1+dgs/i&#10;57iv46V7Kya7qT4ZZ+zsoNTrsN8uQUTq47/46f7QChbztDadS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NmXwgAAANwAAAAPAAAAAAAAAAAAAAAAAJgCAABkcnMvZG93&#10;bnJldi54bWxQSwUGAAAAAAQABAD1AAAAhwMAAAAA&#10;" fillcolor="#ffff67" stroked="f"/>
                    <v:rect id="Rectangle 876" o:spid="_x0000_s1892" style="position:absolute;left:731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MN8YA&#10;AADcAAAADwAAAGRycy9kb3ducmV2LnhtbESPS2vDMBCE74X8B7GBXkoi90HiOFZCKRRCoYc8yXGx&#10;NpYTa2Us1XH/fVUI5DjMzDdMvuxtLTpqfeVYwfM4AUFcOF1xqWC3/RylIHxA1lg7JgW/5GG5GDzk&#10;mGl35TV1m1CKCGGfoQITQpNJ6QtDFv3YNcTRO7nWYoiyLaVu8RrhtpYvSTKRFiuOCwYb+jBUXDY/&#10;VsHbYfvVP82OzXr/vTpzcvavU5Mq9Tjs3+cgAvXhHr61V1pBOp3B/5l4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HMN8YAAADcAAAADwAAAAAAAAAAAAAAAACYAgAAZHJz&#10;L2Rvd25yZXYueG1sUEsFBgAAAAAEAAQA9QAAAIsDAAAAAA==&#10;" fillcolor="#ffff69" stroked="f"/>
                    <v:rect id="Rectangle 877" o:spid="_x0000_s1893" style="position:absolute;left:732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6phcAA&#10;AADcAAAADwAAAGRycy9kb3ducmV2LnhtbERPy4rCMBTdD/gP4QruxlQRKdUoKhQURPCB60tzbYvN&#10;TW1irfP1k4Xg8nDe82VnKtFS40rLCkbDCARxZnXJuYLLOf2NQTiPrLGyTAre5GC56P3MMdH2xUdq&#10;Tz4XIYRdggoK7+tESpcVZNANbU0cuJttDPoAm1zqBl8h3FRyHEVTabDk0FBgTZuCsvvpaRRM1vmO&#10;yvSw+rtfU3pM99Re2qdSg363moHw1Pmv+OPeagVxHOaHM+EI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X6phcAAAADcAAAADwAAAAAAAAAAAAAAAACYAgAAZHJzL2Rvd25y&#10;ZXYueG1sUEsFBgAAAAAEAAQA9QAAAIUDAAAAAA==&#10;" fillcolor="#ffff6b" stroked="f"/>
                    <v:rect id="Rectangle 878" o:spid="_x0000_s1894" style="position:absolute;left:732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K55MUA&#10;AADcAAAADwAAAGRycy9kb3ducmV2LnhtbESPQWsCMRSE7wX/Q3iCt5p1obJsjVIUrYdKqdr7I3nd&#10;XXbzsiRRt/31jVDocZiZb5jFarCduJIPjWMFs2kGglg703Cl4HzaPhYgQkQ22DkmBd8UYLUcPSyw&#10;NO7GH3Q9xkokCIcSFdQx9qWUQddkMUxdT5y8L+ctxiR9JY3HW4LbTuZZNpcWG04LNfa0rkm3x4tV&#10;8KQPb+1ls/Vtpl8/f/L33cbPc6Um4+HlGUSkIf6H/9p7o6AoZnA/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rnkxQAAANwAAAAPAAAAAAAAAAAAAAAAAJgCAABkcnMv&#10;ZG93bnJldi54bWxQSwUGAAAAAAQABAD1AAAAigMAAAAA&#10;" fillcolor="#ffff6d" stroked="f"/>
                    <v:rect id="Rectangle 879" o:spid="_x0000_s1895" style="position:absolute;left:732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uk8UA&#10;AADcAAAADwAAAGRycy9kb3ducmV2LnhtbESPQWvCQBSE7wX/w/KE3pqNkUpIXUULxUBR0Eh7fWSf&#10;SWr2bchuNf77bkHwOMzMN8x8OZhWXKh3jWUFkygGQVxa3XCl4Fh8vKQgnEfW2FomBTdysFyMnuaY&#10;aXvlPV0OvhIBwi5DBbX3XSalK2sy6CLbEQfvZHuDPsi+krrHa4CbViZxPJMGGw4LNXb0XlN5Pvwa&#10;BXKf8vdrgfl6u/3C0+62+ek+p0o9j4fVGwhPg3+E7+1cK0jTBP7P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a6TxQAAANwAAAAPAAAAAAAAAAAAAAAAAJgCAABkcnMv&#10;ZG93bnJldi54bWxQSwUGAAAAAAQABAD1AAAAigMAAAAA&#10;" fillcolor="#ffff6f" stroked="f"/>
                    <v:rect id="Rectangle 880" o:spid="_x0000_s1896" style="position:absolute;left:73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cTAMMA&#10;AADcAAAADwAAAGRycy9kb3ducmV2LnhtbESPQWsCMRSE74L/ITyhN81qS7usRhFB6KFFulvvj80z&#10;Wdy8LJuo23/fCILHYWa+YVabwbXiSn1oPCuYzzIQxLXXDRsFv9V+moMIEVlj65kU/FGAzXo8WmGh&#10;/Y1/6FpGIxKEQ4EKbIxdIWWoLTkMM98RJ+/ke4cxyd5I3eMtwV0rF1n2Lh02nBYsdrSzVJ/Li1Pg&#10;j2XV7A76e7E1H292zuYrdkapl8mwXYKINMRn+NH+1Ary/BXuZ9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cTAMMAAADcAAAADwAAAAAAAAAAAAAAAACYAgAAZHJzL2Rv&#10;d25yZXYueG1sUEsFBgAAAAAEAAQA9QAAAIgDAAAAAA==&#10;" fillcolor="#ffff71" stroked="f"/>
                    <v:rect id="Rectangle 881" o:spid="_x0000_s1897" style="position:absolute;left:733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gQNMUA&#10;AADcAAAADwAAAGRycy9kb3ducmV2LnhtbESPQWvCQBSE7wX/w/KE3urGohKiq6jFkkMpVAWvj+wz&#10;Wc2+DdmNpv313YLQ4zAz3zCLVW9rcaPWG8cKxqMEBHHhtOFSwfGwe0lB+ICssXZMCr7Jw2o5eFpg&#10;pt2dv+i2D6WIEPYZKqhCaDIpfVGRRT9yDXH0zq61GKJsS6lbvEe4reVrksykRcNxocKGthUV131n&#10;FXSnT3kyXb4pPvL3qTZvl+lx+6PU87Bfz0EE6sN/+NHOtYI0ncD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qBA0xQAAANwAAAAPAAAAAAAAAAAAAAAAAJgCAABkcnMv&#10;ZG93bnJldi54bWxQSwUGAAAAAAQABAD1AAAAigMAAAAA&#10;" fillcolor="#ffff73" stroked="f"/>
                    <v:rect id="Rectangle 882" o:spid="_x0000_s1898" style="position:absolute;left:734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V/eMYA&#10;AADcAAAADwAAAGRycy9kb3ducmV2LnhtbESPT2vCQBTE7wW/w/IKXqRuqjWE6CrSEiwFD2rB6yP7&#10;8odm34bsNkY/vVsQehxm5jfMajOYRvTUudqygtdpBII4t7rmUsH3KXtJQDiPrLGxTAqu5GCzHj2t&#10;MNX2wgfqj74UAcIuRQWV920qpcsrMuimtiUOXmE7gz7IrpS6w0uAm0bOoiiWBmsOCxW29F5R/nP8&#10;NQryor9ds4/TWyYn893+y8b+XMRKjZ+H7RKEp8H/hx/tT60gSRbwdyYc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V/eMYAAADcAAAADwAAAAAAAAAAAAAAAACYAgAAZHJz&#10;L2Rvd25yZXYueG1sUEsFBgAAAAAEAAQA9QAAAIsDAAAAAA==&#10;" fillcolor="#ffff75" stroked="f"/>
                    <v:rect id="Rectangle 883" o:spid="_x0000_s1899" style="position:absolute;left:73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QYAsQA&#10;AADcAAAADwAAAGRycy9kb3ducmV2LnhtbESPQYvCMBSE78L+h/AWvMiaqlBKbRTpInjwYhXc46N5&#10;tmWbl9JEW/+9ERb2OMzMN0y2HU0rHtS7xrKCxTwCQVxa3XCl4HLefyUgnEfW2FomBU9ysN18TDJM&#10;tR34RI/CVyJA2KWooPa+S6V0ZU0G3dx2xMG72d6gD7KvpO5xCHDTymUUxdJgw2Ghxo7ymsrf4m4U&#10;XGffQ5Xn5+O+zI96V/zE3biKlZp+jrs1CE+j/w//tQ9aQZLE8D4TjoD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0GALEAAAA3AAAAA8AAAAAAAAAAAAAAAAAmAIAAGRycy9k&#10;b3ducmV2LnhtbFBLBQYAAAAABAAEAPUAAACJAwAAAAA=&#10;" fillcolor="#ff7" stroked="f"/>
                    <v:rect id="Rectangle 884" o:spid="_x0000_s1900" style="position:absolute;left:73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qHccA&#10;AADcAAAADwAAAGRycy9kb3ducmV2LnhtbESPQWvCQBSE7wX/w/IKvRTdtNQaoqu0hRahoKgR8fbI&#10;vibB7Nt0d9X4712h0OMwM98wk1lnGnEi52vLCp4GCQjiwuqaSwX55rOfgvABWWNjmRRcyMNs2rub&#10;YKbtmVd0WodSRAj7DBVUIbSZlL6oyKAf2JY4ej/WGQxRulJqh+cIN418TpJXabDmuFBhSx8VFYf1&#10;0ShYbOnxJf+dvy8xX34Nhzu3N923Ug/33dsYRKAu/If/2nOtIE1HcDsTj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46h3HAAAA3AAAAA8AAAAAAAAAAAAAAAAAmAIAAGRy&#10;cy9kb3ducmV2LnhtbFBLBQYAAAAABAAEAPUAAACMAwAAAAA=&#10;" fillcolor="#ffff79" stroked="f"/>
                    <v:rect id="Rectangle 885" o:spid="_x0000_s1901" style="position:absolute;left:73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w7r8A&#10;AADcAAAADwAAAGRycy9kb3ducmV2LnhtbERPy4rCMBTdC/MP4QruNHUWUjpGEUEYGRh8LVxekjtN&#10;sbkpSdSOX28WgsvDec+XvWvFjUJsPCuYTgoQxNqbhmsFp+NmXIKICdlg65kU/FOE5eJjMMfK+Dvv&#10;6XZItcghHCtUYFPqKimjtuQwTnxHnLk/HxymDEMtTcB7Dnet/CyKmXTYcG6w2NHakr4crk7B5edM&#10;YW1tq71+TPeMv6vtjpQaDfvVF4hEfXqLX+5vo6As89p8Jh8BuXg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F/DuvwAAANwAAAAPAAAAAAAAAAAAAAAAAJgCAABkcnMvZG93bnJl&#10;di54bWxQSwUGAAAAAAQABAD1AAAAhAMAAAAA&#10;" fillcolor="#ffff7b" stroked="f"/>
                    <v:rect id="Rectangle 886" o:spid="_x0000_s1902" style="position:absolute;left:73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M7MYA&#10;AADcAAAADwAAAGRycy9kb3ducmV2LnhtbESPQWvCQBSE7wX/w/KE3pqNCjZN3QQNCEKh0lTa6yP7&#10;TILZtzG71fTfd4WCx2FmvmFW+Wg6caHBtZYVzKIYBHFldcu1gsPn9ikB4Tyyxs4yKfglB3k2eVhh&#10;qu2VP+hS+loECLsUFTTe96mUrmrIoItsTxy8ox0M+iCHWuoBrwFuOjmP46U02HJYaLCnoqHqVP4Y&#10;Bd+HXY9ftHl+f9vPF+vlojiPZaHU43Rcv4LwNPp7+L+90wqS5AVuZ8IR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QM7MYAAADcAAAADwAAAAAAAAAAAAAAAACYAgAAZHJz&#10;L2Rvd25yZXYueG1sUEsFBgAAAAAEAAQA9QAAAIsDAAAAAA==&#10;" fillcolor="#ffff7d" stroked="f"/>
                    <v:rect id="Rectangle 887" o:spid="_x0000_s1903" style="position:absolute;left:73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l/JcEA&#10;AADcAAAADwAAAGRycy9kb3ducmV2LnhtbERPO2vDMBDeC/0P4grZGjkZ8nCjhFAoBDK0TUvnw7pY&#10;xtbJSErs9Nf3hkDHj++92Y2+U1eKqQlsYDYtQBFXwTZcG/j+entegUoZ2WIXmAzcKMFu+/iwwdKG&#10;gT/pesq1khBOJRpwOfel1qly5DFNQ08s3DlEj1lgrLWNOEi47/S8KBbaY8PS4LCnV0dVe7p4KTm2&#10;v84t3LKvunP8seuP9n0YjJk8jfsXUJnG/C++uw/WwGot8+WMHAG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pfyXBAAAA3AAAAA8AAAAAAAAAAAAAAAAAmAIAAGRycy9kb3du&#10;cmV2LnhtbFBLBQYAAAAABAAEAPUAAACGAwAAAAA=&#10;" fillcolor="#ffff7f" stroked="f"/>
                    <v:rect id="Rectangle 888" o:spid="_x0000_s1904" style="position:absolute;left:73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MsYA&#10;AADcAAAADwAAAGRycy9kb3ducmV2LnhtbESP3WrCQBSE74W+w3KE3unG0IrGrFIKhYLUWivq5SF7&#10;8oPZsyG7jfHt3YLg5TAz3zDpqje16Kh1lWUFk3EEgjizuuJCwf73YzQD4TyyxtoyKbiSg9XyaZBi&#10;ou2Ff6jb+UIECLsEFZTeN4mULivJoBvbhjh4uW0N+iDbQuoWLwFuahlH0VQarDgslNjQe0nZefdn&#10;FHRbuX6ND/H6cM3iY37e6O/Ty5dSz8P+bQHCU+8f4Xv7UyuYzSfwfyYc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YMsYAAADcAAAADwAAAAAAAAAAAAAAAACYAgAAZHJz&#10;L2Rvd25yZXYueG1sUEsFBgAAAAAEAAQA9QAAAIsDAAAAAA==&#10;" fillcolor="#ffff81" stroked="f"/>
                    <v:rect id="Rectangle 889" o:spid="_x0000_s1905" style="position:absolute;left:73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WVcUA&#10;AADcAAAADwAAAGRycy9kb3ducmV2LnhtbESPT2vCQBTE74LfYXlCb7oxUk2jaygFwdKL/2ivr9ln&#10;Es2+DdmtSb+9KxR6HGbmN8wq600tbtS6yrKC6SQCQZxbXXGh4HTcjBMQziNrrC2Tgl9ykK2HgxWm&#10;2na8p9vBFyJA2KWooPS+SaV0eUkG3cQ2xME729agD7ItpG6xC3BTyziK5tJgxWGhxIbeSsqvhx+j&#10;gPV7MT12yffnx27rLnv+WvjnmVJPo/51CcJT7//Df+2tVpC8xPA4E4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tZVxQAAANwAAAAPAAAAAAAAAAAAAAAAAJgCAABkcnMv&#10;ZG93bnJldi54bWxQSwUGAAAAAAQABAD1AAAAigMAAAAA&#10;" fillcolor="#ffff83" stroked="f"/>
                    <v:rect id="Rectangle 890" o:spid="_x0000_s1906" style="position:absolute;left:73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sB8cQA&#10;AADcAAAADwAAAGRycy9kb3ducmV2LnhtbESPQYvCMBSE78L+h/AW9qapu6zUahRZUGTxoha9Pppn&#10;W2xeahNt/fdGEDwOM/MNM513phI3alxpWcFwEIEgzqwuOVeQ7pf9GITzyBory6TgTg7ms4/eFBNt&#10;W97SbedzESDsElRQeF8nUrqsIINuYGvi4J1sY9AH2eRSN9gGuKnkdxSNpMGSw0KBNf0VlJ13V6Ng&#10;k17Wh/Q+Wv1etvrYXv3i/xi1Sn19dosJCE+df4df7bVWEI9/4HkmHA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bAfHEAAAA3AAAAA8AAAAAAAAAAAAAAAAAmAIAAGRycy9k&#10;b3ducmV2LnhtbFBLBQYAAAAABAAEAPUAAACJAwAAAAA=&#10;" fillcolor="#ffff85" stroked="f"/>
                    <v:rect id="Rectangle 891" o:spid="_x0000_s1907" style="position:absolute;left:738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4o8UA&#10;AADcAAAADwAAAGRycy9kb3ducmV2LnhtbESPT4vCMBTE7wt+h/AEb2vqH0S7RhFFEBHWqoc9Pppn&#10;293mpTSx1m9vFgSPw8z8hpkvW1OKhmpXWFYw6EcgiFOrC84UXM7bzykI55E1lpZJwYMcLBedjznG&#10;2t45oebkMxEg7GJUkHtfxVK6NCeDrm8r4uBdbW3QB1lnUtd4D3BTymEUTaTBgsNCjhWtc0r/Tjej&#10;IPt2ej26HAfDn1vSFNd0c9jsf5XqddvVFwhPrX+HX+2dVjCdjeH/TD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3DijxQAAANwAAAAPAAAAAAAAAAAAAAAAAJgCAABkcnMv&#10;ZG93bnJldi54bWxQSwUGAAAAAAQABAD1AAAAigMAAAAA&#10;" fillcolor="#ffff87" stroked="f"/>
                    <v:rect id="Rectangle 892" o:spid="_x0000_s1908" style="position:absolute;left:739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xlnMcA&#10;AADcAAAADwAAAGRycy9kb3ducmV2LnhtbESPT2vCQBTE74V+h+UJ3urGlkhM3YgWCh7EaiyF3h7Z&#10;lz82+zZkV43fvlsoeBxm5jfMYjmYVlyod41lBdNJBIK4sLrhSsHn8f0pAeE8ssbWMim4kYNl9viw&#10;wFTbKx/okvtKBAi7FBXU3neplK6oyaCb2I44eKXtDfog+0rqHq8Bblr5HEUzabDhsFBjR281FT/5&#10;2SjYzr7L9W4ax9WLXe1zPiXrr49EqfFoWL2C8DT4e/i/vdEKknkMf2fCEZ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8ZZzHAAAA3AAAAA8AAAAAAAAAAAAAAAAAmAIAAGRy&#10;cy9kb3ducmV2LnhtbFBLBQYAAAAABAAEAPUAAACMAwAAAAA=&#10;" fillcolor="#ffff89" stroked="f"/>
                    <v:rect id="Rectangle 893" o:spid="_x0000_s1909" style="position:absolute;left:739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0bMQA&#10;AADcAAAADwAAAGRycy9kb3ducmV2LnhtbESPQWvCQBSE70L/w/IK3nRjQU1TVymVYK9q6fk1+5qE&#10;Zt+mu09N/fXdgtDjMDPfMKvN4Dp1phBbzwZm0wwUceVty7WBt2M5yUFFQbbYeSYDPxRhs74brbCw&#10;/sJ7Oh+kVgnCsUADjUhfaB2rhhzGqe+Jk/fpg0NJMtTaBrwkuOv0Q5YttMOW00KDPb00VH0dTs5A&#10;uSyrfT6Xq2y/7e79I163YXY0Znw/PD+BEhrkP3xrv1oD+eMC/s6kI6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xtGzEAAAA3AAAAA8AAAAAAAAAAAAAAAAAmAIAAGRycy9k&#10;b3ducmV2LnhtbFBLBQYAAAAABAAEAPUAAACJAwAAAAA=&#10;" fillcolor="#ffff8b" stroked="f"/>
                    <v:rect id="Rectangle 894" o:spid="_x0000_s1910" style="position:absolute;left:740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hmsMA&#10;AADcAAAADwAAAGRycy9kb3ducmV2LnhtbESPQWsCMRSE7wX/Q3hCbzWrhaqrUaQi9ODFbb0/k7e7&#10;wc3LsknX7b9vBMHjMDPfMOvt4BrRUxesZwXTSQaCWHtjuVLw8314W4AIEdlg45kU/FGA7Wb0ssbc&#10;+BufqC9iJRKEQ44K6hjbXMqga3IYJr4lTl7pO4cxya6SpsNbgrtGzrLsQzq0nBZqbOmzJn0tfp0C&#10;257faVZcTqW2+4srj7ov+qNSr+NhtwIRaYjP8KP9ZRQslnO4n0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hmsMAAADcAAAADwAAAAAAAAAAAAAAAACYAgAAZHJzL2Rv&#10;d25yZXYueG1sUEsFBgAAAAAEAAQA9QAAAIgDAAAAAA==&#10;" fillcolor="#ffff8d" stroked="f"/>
                    <v:rect id="Rectangle 895" o:spid="_x0000_s1911" style="position:absolute;left:740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zhnsEA&#10;AADcAAAADwAAAGRycy9kb3ducmV2LnhtbERPTWsCMRC9F/wPYQRvNbGH4m6NIkKh7UXUvXgbNuMm&#10;dDPZJqmu/745FDw+3vdqM/peXCkmF1jDYq5AELfBOO40NKf35yWIlJEN9oFJw50SbNaTpxXWJtz4&#10;QNdj7kQJ4VSjBpvzUEuZWkse0zwMxIW7hOgxFxg7aSLeSrjv5YtSr9Kj49JgcaCdpfb7+Os1XPb2&#10;/ONU/NxW1fmrcXsl86HRejYdt28gMo35If53fxgNy6qsLWfKEZ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s4Z7BAAAA3AAAAA8AAAAAAAAAAAAAAAAAmAIAAGRycy9kb3du&#10;cmV2LnhtbFBLBQYAAAAABAAEAPUAAACGAwAAAAA=&#10;" fillcolor="#ffff8f" stroked="f"/>
                    <v:rect id="Rectangle 896" o:spid="_x0000_s1912" style="position:absolute;left:74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UxWcQA&#10;AADcAAAADwAAAGRycy9kb3ducmV2LnhtbESP0YrCMBRE34X9h3AF3zRVVtGuUVwXRWRf6u4HXJpr&#10;W2xuShNr69cbQfBxmJkzzHLdmlI0VLvCsoLxKAJBnFpdcKbg/283nINwHlljaZkUdORgvfroLTHW&#10;9sYJNSefiQBhF6OC3PsqltKlORl0I1sRB+9sa4M+yDqTusZbgJtSTqJoJg0WHBZyrGibU3o5XY0C&#10;PaVm/+PHv8f9pf3eXD+7e5cUSg367eYLhKfWv8Ov9kErmC8W8Dw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1MVnEAAAA3AAAAA8AAAAAAAAAAAAAAAAAmAIAAGRycy9k&#10;b3ducmV2LnhtbFBLBQYAAAAABAAEAPUAAACJAwAAAAA=&#10;" fillcolor="#ffff91" stroked="f"/>
                    <v:rect id="Rectangle 897" o:spid="_x0000_s1913" style="position:absolute;left:741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9/vMMA&#10;AADcAAAADwAAAGRycy9kb3ducmV2LnhtbERPu27CMBTdK/EP1kViqYoDQ9SmGIRAiC5FIu3S7Sq+&#10;daLG18E2efx9PVTqeHTem91oW9GTD41jBatlBoK4crpho+Dz4/T0DCJEZI2tY1IwUYDddvawwUK7&#10;ga/Ul9GIFMKhQAV1jF0hZahqshiWriNO3LfzFmOC3kjtcUjhtpXrLMulxYZTQ40dHWqqfsq7VXC/&#10;mPL0lb9fPZnyeJlu/Hjcn5VazMf9K4hIY/wX/7nftIKXLM1P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9/vMMAAADcAAAADwAAAAAAAAAAAAAAAACYAgAAZHJzL2Rv&#10;d25yZXYueG1sUEsFBgAAAAAEAAQA9QAAAIgDAAAAAA==&#10;" fillcolor="#ffff93" stroked="f"/>
                    <v:rect id="Rectangle 898" o:spid="_x0000_s1914" style="position:absolute;left:742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RjccA&#10;AADcAAAADwAAAGRycy9kb3ducmV2LnhtbESPQWvCQBSE7wX/w/KEXkrdpAfbxmxEBMESKzTtQW+P&#10;7DMJZt+G7Griv+8KhR6HmfmGSZejacWVetdYVhDPIhDEpdUNVwp+vjfPbyCcR9bYWiYFN3KwzCYP&#10;KSbaDvxF18JXIkDYJaig9r5LpHRlTQbdzHbEwTvZ3qAPsq+k7nEIcNPKlyiaS4MNh4UaO1rXVJ6L&#10;i1HgXvPbeoeXPN7y5/Fpfug+xv1RqcfpuFqA8DT6//Bfe6sVvEcx3M+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n0Y3HAAAA3AAAAA8AAAAAAAAAAAAAAAAAmAIAAGRy&#10;cy9kb3ducmV2LnhtbFBLBQYAAAAABAAEAPUAAACMAwAAAAA=&#10;" fillcolor="#ffff95" stroked="f"/>
                    <v:rect id="Rectangle 899" o:spid="_x0000_s1915" style="position:absolute;left:74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3vMQA&#10;AADcAAAADwAAAGRycy9kb3ducmV2LnhtbESPQWsCMRSE7wX/Q3hCL0UTPRRdjSJCaWlP7opeH5vn&#10;7uLmZU2ibv99UxA8DjPzDbNc97YVN/KhcaxhMlYgiEtnGq407IuP0QxEiMgGW8ek4ZcCrFeDlyVm&#10;xt15R7c8ViJBOGSooY6xy6QMZU0Ww9h1xMk7OW8xJukraTzeE9y2cqrUu7TYcFqosaNtTeU5v1oN&#10;M5ZqMj/sd5ej/3y7/lTF4TsvtH4d9psFiEh9fIYf7S+jYa6m8H8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wt7zEAAAA3AAAAA8AAAAAAAAAAAAAAAAAmAIAAGRycy9k&#10;b3ducmV2LnhtbFBLBQYAAAAABAAEAPUAAACJAwAAAAA=&#10;" fillcolor="#ffff97" stroked="f"/>
                    <v:rect id="Rectangle 900" o:spid="_x0000_s1916" style="position:absolute;left:743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atMUA&#10;AADcAAAADwAAAGRycy9kb3ducmV2LnhtbESPT2sCMRTE7wW/Q3iCt5popbRbo4hSkXqQ2vb+SF53&#10;t928rJvsn357Uyj0OMzMb5jlenCV6KgJpWcNs6kCQWy8LTnX8P72fPsAIkRki5Vn0vBDAdar0c0S&#10;M+t7fqXuHHORIBwy1FDEWGdSBlOQwzD1NXHyPn3jMCbZ5NI22Ce4q+RcqXvpsOS0UGBN24LM97l1&#10;GpR6MfvuqzfH3cfl1M53bbkYWq0n42HzBCLSEP/Df+2D1fCo7uD3TDo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lVq0xQAAANwAAAAPAAAAAAAAAAAAAAAAAJgCAABkcnMv&#10;ZG93bnJldi54bWxQSwUGAAAAAAQABAD1AAAAigMAAAAA&#10;" fillcolor="#ff9" stroked="f"/>
                    <v:rect id="Rectangle 901" o:spid="_x0000_s1917" style="position:absolute;left:743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jyN8QA&#10;AADcAAAADwAAAGRycy9kb3ducmV2LnhtbESPQWsCMRSE7wX/Q3gFL6WbtYhst0YRacGjVbHX1+R1&#10;d+vmZdmkZv33piB4HGbmG2a+HGwrztT7xrGCSZaDINbONFwpOOw/ngsQPiAbbB2Tggt5WC5GD3Ms&#10;jYv8SeddqESCsC9RQR1CV0rpdU0WfeY64uT9uN5iSLKvpOkxJrht5Uuez6TFhtNCjR2ta9Kn3Z9V&#10;0OA2Pr0X9nT8HvRmH131+xW3So0fh9UbiEBDuIdv7Y1R8JpP4f9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Y8jfEAAAA3AAAAA8AAAAAAAAAAAAAAAAAmAIAAGRycy9k&#10;b3ducmV2LnhtbFBLBQYAAAAABAAEAPUAAACJAwAAAAA=&#10;" fillcolor="#ffff9b" stroked="f"/>
                    <v:rect id="Rectangle 902" o:spid="_x0000_s1918" style="position:absolute;left:744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nMUA&#10;AADcAAAADwAAAGRycy9kb3ducmV2LnhtbESPQUsDMRSE70L/Q3gFL2IThUq7Ni21UPBqLYi3183r&#10;7rablyV5trv+eiMIHoeZ+YZZrHrfqgvF1AS28DAxoIjL4BquLOzft/czUEmQHbaBycJACVbL0c0C&#10;Cxeu/EaXnVQqQzgVaKEW6QqtU1mTxzQJHXH2jiF6lCxjpV3Ea4b7Vj8a86Q9NpwXauxoU1N53n15&#10;C/Ewf/mYDWa4++SDnKay+d76xtrbcb9+BiXUy3/4r/3qLMzNFH7P5CO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9M6cxQAAANwAAAAPAAAAAAAAAAAAAAAAAJgCAABkcnMv&#10;ZG93bnJldi54bWxQSwUGAAAAAAQABAD1AAAAigMAAAAA&#10;" fillcolor="#ffff9d" stroked="f"/>
                    <v:rect id="Rectangle 903" o:spid="_x0000_s1919" style="position:absolute;left:744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iIMYA&#10;AADcAAAADwAAAGRycy9kb3ducmV2LnhtbESPT0sDMRTE74LfITyhN5voYbXbpqVaCxUPpX8oents&#10;XjeLm5clSdv12xtB6HGYmd8wk1nvWnGmEBvPGh6GCgRx5U3DtYb9bnn/DCImZIOtZ9LwQxFm09ub&#10;CZbGX3hD522qRYZwLFGDTakrpYyVJYdx6Dvi7B19cJiyDLU0AS8Z7lr5qFQhHTacFyx29Gqp+t6e&#10;nIaF/Xx5X6h10Xy8te6w+3panmTQenDXz8cgEvXpGv5vr4yGkSrg70w+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QiIMYAAADcAAAADwAAAAAAAAAAAAAAAACYAgAAZHJz&#10;L2Rvd25yZXYueG1sUEsFBgAAAAAEAAQA9QAAAIsDAAAAAA==&#10;" fillcolor="#ffff9f" stroked="f"/>
                    <v:rect id="Rectangle 904" o:spid="_x0000_s1920" style="position:absolute;left:745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HWFMYA&#10;AADcAAAADwAAAGRycy9kb3ducmV2LnhtbESPQWsCMRSE74L/IbyCl1KT1qLt1iitWvGqXQq9vW5e&#10;d4Obl2UT1/XfN4WCx2FmvmHmy97VoqM2WM8a7scKBHHhjeVSQ/7xfvcEIkRkg7Vn0nChAMvFcDDH&#10;zPgz76k7xFIkCIcMNVQxNpmUoajIYRj7hjh5P751GJNsS2laPCe4q+WDUlPp0HJaqLChVUXF8XBy&#10;GlS8nWz23ef2207yx3J9sW/510rr0U3/+gIiUh+v4f/2zmh4VjP4O5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HWFMYAAADcAAAADwAAAAAAAAAAAAAAAACYAgAAZHJz&#10;L2Rvd25yZXYueG1sUEsFBgAAAAAEAAQA9QAAAIsDAAAAAA==&#10;" fillcolor="#ffffa1" stroked="f"/>
                    <v:rect id="Rectangle 905" o:spid="_x0000_s1921" style="position:absolute;left:745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kKfcAA&#10;AADcAAAADwAAAGRycy9kb3ducmV2LnhtbERPPW/CMBDdK/EfrEPqVhw6IAiYKARVdGCgATGf4iMJ&#10;xOcoNiH8ezwgdXx636tkMI3oqXO1ZQXTSQSCuLC65lLB6fjzNQfhPLLGxjIpeJKDZD36WGGs7YP/&#10;qM99KUIIuxgVVN63sZSuqMigm9iWOHAX2xn0AXal1B0+Qrhp5HcUzaTBmkNDhS1lFRW3/G4UzA7b&#10;a0abBT/PebHrKdufUzNX6nM8pEsQngb/L367f7WCRRTWhjPh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kKfcAAAADcAAAADwAAAAAAAAAAAAAAAACYAgAAZHJzL2Rvd25y&#10;ZXYueG1sUEsFBgAAAAAEAAQA9QAAAIUDAAAAAA==&#10;" fillcolor="#ffffa3" stroked="f"/>
                    <v:rect id="Rectangle 906" o:spid="_x0000_s1922" style="position:absolute;left:746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K8ZMMA&#10;AADcAAAADwAAAGRycy9kb3ducmV2LnhtbESP0YrCMBRE3wX/IVzBN5vqg7t2jaKiKMgK6n7Apbnb&#10;lm1uShJt/XuzIPg4zMwZZr7sTC3u5HxlWcE4SUEQ51ZXXCj4ue5GnyB8QNZYWyYFD/KwXPR7c8y0&#10;bflM90soRISwz1BBGUKTSenzkgz6xDbE0fu1zmCI0hVSO2wj3NRykqZTabDiuFBiQ5uS8r/LzSj4&#10;GLvVcX3aWP1ttnht91bmx4NSw0G3+gIRqAvv8Kt90Apm6Qz+z8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K8ZMMAAADcAAAADwAAAAAAAAAAAAAAAACYAgAAZHJzL2Rv&#10;d25yZXYueG1sUEsFBgAAAAAEAAQA9QAAAIgDAAAAAA==&#10;" fillcolor="#ffffa5" stroked="f"/>
                    <v:rect id="Rectangle 907" o:spid="_x0000_s1923" style="position:absolute;left:746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hudr4A&#10;AADcAAAADwAAAGRycy9kb3ducmV2LnhtbERPyw7BQBTdS/zD5ErsmLLwKENEQkRi4bGxuzpXWzp3&#10;qjOovzcLieXJeU/ntSnEiyqXW1bQ60YgiBOrc04VnI6rzgiE88gaC8uk4EMO5rNmY4qxtm/e0+vg&#10;UxFC2MWoIPO+jKV0SUYGXdeWxIG72sqgD7BKpa7wHcJNIftRNJAGcw4NGZa0zCi5H55GQXovtkO6&#10;faRbR5djvrrsHnz2SrVb9WICwlPt/+Kfe6MVjHthfjgTjoC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94bna+AAAA3AAAAA8AAAAAAAAAAAAAAAAAmAIAAGRycy9kb3ducmV2&#10;LnhtbFBLBQYAAAAABAAEAPUAAACDAwAAAAA=&#10;" fillcolor="#ffffa7" stroked="f"/>
                    <v:rect id="Rectangle 908" o:spid="_x0000_s1924" style="position:absolute;left:747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0cNcYA&#10;AADcAAAADwAAAGRycy9kb3ducmV2LnhtbESPT2sCMRTE74LfITzBi2h2Ff90a5RSEER60Qp6fN08&#10;N0s3L8sm6raf3hSEHoeZ+Q2zXLe2EjdqfOlYQTpKQBDnTpdcKDh+boYLED4ga6wck4If8rBedTtL&#10;zLS7855uh1CICGGfoQITQp1J6XNDFv3I1cTRu7jGYoiyKaRu8B7htpLjJJlJiyXHBYM1vRvKvw9X&#10;q+ALf+tdWZ2nl9nEfJwGG6uvc6tUv9e+vYII1Ib/8LO91Qpe0hT+zsQj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0cNcYAAADcAAAADwAAAAAAAAAAAAAAAACYAgAAZHJz&#10;L2Rvd25yZXYueG1sUEsFBgAAAAAEAAQA9QAAAIsDAAAAAA==&#10;" fillcolor="#ffffa9" stroked="f"/>
                    <v:rect id="Rectangle 909" o:spid="_x0000_s1925" style="position:absolute;left:747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yfcsEA&#10;AADcAAAADwAAAGRycy9kb3ducmV2LnhtbESPQYvCMBSE7wv+h/AEb2taEdFqFCkICl626v21ebbF&#10;5qU0Ueu/NwuCx2FmvmFWm9404kGdqy0riMcRCOLC6ppLBefT7ncOwnlkjY1lUvAiB5v14GeFibZP&#10;/qNH5ksRIOwSVFB53yZSuqIig25sW+LgXW1n0AfZlVJ3+Axw08hJFM2kwZrDQoUtpRUVt+xuFLSn&#10;/LKVx8PR5UT5xcf1NM1SpUbDfrsE4an33/CnvdcKFvEE/s+EI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n3LBAAAA3AAAAA8AAAAAAAAAAAAAAAAAmAIAAGRycy9kb3du&#10;cmV2LnhtbFBLBQYAAAAABAAEAPUAAACGAwAAAAA=&#10;" fillcolor="#ffffab" stroked="f"/>
                    <v:rect id="Rectangle 910" o:spid="_x0000_s1926" style="position:absolute;left:748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e48MA&#10;AADcAAAADwAAAGRycy9kb3ducmV2LnhtbESPQYvCMBSE78L+h/CEvWnqropWo6iw4EGQdQWvj+bZ&#10;VpuX0ETb/fdGEDwOM/MNM1+2phJ3qn1pWcGgn4AgzqwuOVdw/PvpTUD4gKyxskwK/snDcvHRmWOq&#10;bcO/dD+EXEQI+xQVFCG4VEqfFWTQ960jjt7Z1gZDlHUudY1NhJtKfiXJWBosOS4U6GhTUHY93IyC&#10;06TxtN47k4/Xp9Fu5Yb2eLFKfXbb1QxEoDa8w6/2ViuYDr7h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ie48MAAADcAAAADwAAAAAAAAAAAAAAAACYAgAAZHJzL2Rv&#10;d25yZXYueG1sUEsFBgAAAAAEAAQA9QAAAIgDAAAAAA==&#10;" fillcolor="#ffffad" stroked="f"/>
                    <v:rect id="Rectangle 911" o:spid="_x0000_s1927" style="position:absolute;left:748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mrPMMA&#10;AADcAAAADwAAAGRycy9kb3ducmV2LnhtbESPQWsCMRSE7wX/Q3iCt5rValm3RilCofTmttDrY/O6&#10;iW5eliTVtb++EQSPw8x8w6y3g+vEiUK0nhXMpgUI4sZry62Cr8+3xxJETMgaO8+k4EIRtpvRwxor&#10;7c+8p1OdWpEhHCtUYFLqKyljY8hhnPqeOHs/PjhMWYZW6oDnDHednBfFs3RoOS8Y7GlnqDnWv05B&#10;UdaHmJZ/7beZ293KBv7w8UmpyXh4fQGRaEj38K39rhWsZgu4ns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mrPMMAAADcAAAADwAAAAAAAAAAAAAAAACYAgAAZHJzL2Rv&#10;d25yZXYueG1sUEsFBgAAAAAEAAQA9QAAAIgDAAAAAA==&#10;" fillcolor="#ffffaf" stroked="f"/>
                    <v:rect id="Rectangle 912" o:spid="_x0000_s1928" style="position:absolute;left:749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iLOMUA&#10;AADcAAAADwAAAGRycy9kb3ducmV2LnhtbESPQWvCQBSE74X+h+UVvNWNFUsTs5ESLZRSKUbB6yP7&#10;TKLZtyG7avz33YLQ4zDzzTDpYjCtuFDvGssKJuMIBHFpdcOVgt324/kNhPPIGlvLpOBGDhbZ40OK&#10;ibZX3tCl8JUIJewSVFB73yVSurImg25sO+LgHWxv0AfZV1L3eA3lppUvUfQqDTYcFmrsKK+pPBVn&#10;oyCOt6dzO11JWn6b9b445j/rr1yp0dPwPgfhafD/4Tv9qQM3mcH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uIs4xQAAANwAAAAPAAAAAAAAAAAAAAAAAJgCAABkcnMv&#10;ZG93bnJldi54bWxQSwUGAAAAAAQABAD1AAAAigMAAAAA&#10;" fillcolor="#ffffb1" stroked="f"/>
                    <v:rect id="Rectangle 913" o:spid="_x0000_s1929" style="position:absolute;left:74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LMsQA&#10;AADcAAAADwAAAGRycy9kb3ducmV2LnhtbESPX2vCMBTF3wf7DuEO9jbTyhDbmZZZKPgkzAmyt0tz&#10;13ZrbmoStX77RRD2eDh/fpxVOZlBnMn53rKCdJaAIG6s7rlVsP+sX5YgfEDWOFgmBVfyUBaPDyvM&#10;tb3wB513oRVxhH2OCroQxlxK33Rk0M/sSBy9b+sMhihdK7XDSxw3g5wnyUIa7DkSOhyp6qj53Z1M&#10;5C638yqpv3z2Gn7W4/Hgatc6pZ6fpvc3EIGm8B++tzdaQZYu4HY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ASzLEAAAA3AAAAA8AAAAAAAAAAAAAAAAAmAIAAGRycy9k&#10;b3ducmV2LnhtbFBLBQYAAAAABAAEAPUAAACJAwAAAAA=&#10;" fillcolor="#ffffb3" stroked="f"/>
                    <v:rect id="Rectangle 914" o:spid="_x0000_s1930" style="position:absolute;left:749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WjAMQA&#10;AADcAAAADwAAAGRycy9kb3ducmV2LnhtbESPQWsCMRSE7wX/Q3iCF9HsWmh1NYosCO3BQ60/4Ll5&#10;7gY3L0sSde2vbwpCj8PMfMOsNr1txY18MI4V5NMMBHHltOFawfF7N5mDCBFZY+uYFDwowGY9eFlh&#10;od2dv+h2iLVIEA4FKmhi7AopQ9WQxTB1HXHyzs5bjEn6WmqP9wS3rZxl2Zu0aDgtNNhR2VB1OVyt&#10;gn1+Oo19/3l+/WEclxdnyoc0So2G/XYJIlIf/8PP9odWsMjf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FowDEAAAA3AAAAA8AAAAAAAAAAAAAAAAAmAIAAGRycy9k&#10;b3ducmV2LnhtbFBLBQYAAAAABAAEAPUAAACJAwAAAAA=&#10;" fillcolor="#ffffb5" stroked="f"/>
                    <v:rect id="Rectangle 915" o:spid="_x0000_s1931" style="position:absolute;left:750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Ku5cAA&#10;AADcAAAADwAAAGRycy9kb3ducmV2LnhtbERPPW+DMBDdI/U/WFepWzDpUAWKiSJE1W5tki7dTvYV&#10;UPCZYJfAv6+HSBmf3nexm20vJhp951jBJklBEGtnOm4UfJ/e1lsQPiAb7B2TgoU87MqHVYG5cVc+&#10;0HQMjYgh7HNU0IYw5FJ63ZJFn7iBOHK/brQYIhwbaUa8xnDby+c0fZEWO44NLQ5UtaTPxz+r4PJp&#10;Lln97n4QF/dV1XrSVS2Venqc968gAs3hLr65P4yCbBPXxjPxCMj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Ku5cAAAADcAAAADwAAAAAAAAAAAAAAAACYAgAAZHJzL2Rvd25y&#10;ZXYueG1sUEsFBgAAAAAEAAQA9QAAAIUDAAAAAA==&#10;" fillcolor="#ffffb7" stroked="f"/>
                    <v:rect id="Rectangle 916" o:spid="_x0000_s1932" style="position:absolute;left:751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RKPMMA&#10;AADcAAAADwAAAGRycy9kb3ducmV2LnhtbESPQWvCQBSE7wX/w/IK3upGK2JSVxFBKuRgNUKvj+wz&#10;Cc2+jdnVxH/vCkKPw8x8wyxWvanFjVpXWVYwHkUgiHOrKy4UnLLtxxyE88gaa8uk4E4OVsvB2wIT&#10;bTs+0O3oCxEg7BJUUHrfJFK6vCSDbmQb4uCdbWvQB9kWUrfYBbip5SSKZtJgxWGhxIY2JeV/x6tR&#10;sL/k09nv5Nyn9OnTmrPvH3Ss1PC9X3+B8NT7//CrvdMK4nE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RKPMMAAADcAAAADwAAAAAAAAAAAAAAAACYAgAAZHJzL2Rv&#10;d25yZXYueG1sUEsFBgAAAAAEAAQA9QAAAIgDAAAAAA==&#10;" fillcolor="#ffffb9" stroked="f"/>
                    <v:rect id="Rectangle 917" o:spid="_x0000_s1933" style="position:absolute;left:751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7WMMA&#10;AADcAAAADwAAAGRycy9kb3ducmV2LnhtbERPu07DMBTdkfoP1kXqRp1GqGpDnYpGgpaBoYGh41V8&#10;8xDxdYidR/++HpAYj857f5hNK0bqXWNZwXoVgSAurG64UvD99fa0BeE8ssbWMim4kYNDunjYY6Lt&#10;xBcac1+JEMIuQQW1910ipStqMuhWtiMOXGl7gz7AvpK6xymEm1bGUbSRBhsODTV2lNVU/OSDUZCd&#10;fp/5+LEr39nl62u29YO7fiq1fJxfX0B4mv2/+M991gp2cZgfzoQjIN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E7WMMAAADcAAAADwAAAAAAAAAAAAAAAACYAgAAZHJzL2Rv&#10;d25yZXYueG1sUEsFBgAAAAAEAAQA9QAAAIgDAAAAAA==&#10;" fillcolor="#ffb" stroked="f"/>
                    <v:rect id="Rectangle 918" o:spid="_x0000_s1934" style="position:absolute;left:751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lGhsUA&#10;AADcAAAADwAAAGRycy9kb3ducmV2LnhtbESPT2sCMRTE70K/Q3iF3jSrFLFboxRpxYsU/1B6fG6e&#10;m8XNy5KkGr99Iwgeh5n5DTOdJ9uKM/nQOFYwHBQgiCunG64V7Hdf/QmIEJE1to5JwZUCzGdPvSmW&#10;2l14Q+dtrEWGcChRgYmxK6UMlSGLYeA64uwdnbcYs/S11B4vGW5bOSqKsbTYcF4w2NHCUHXa/lkF&#10;n97su0OTVt98Wvzu1q/LtP5ZKvXynD7eQURK8RG+t1dawdtoCLcz+Qj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UaGxQAAANwAAAAPAAAAAAAAAAAAAAAAAJgCAABkcnMv&#10;ZG93bnJldi54bWxQSwUGAAAAAAQABAD1AAAAigMAAAAA&#10;" fillcolor="#ffffbd" stroked="f"/>
                    <v:rect id="Rectangle 919" o:spid="_x0000_s1935" style="position:absolute;left:752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uN8YA&#10;AADcAAAADwAAAGRycy9kb3ducmV2LnhtbESPQWvCQBSE7wX/w/IKvemmKZQ2ukoRxVaKUOuhx2f2&#10;mYTuvg3Zp6b++m5B6HGYmW+Yyaz3Tp2oi01gA/ejDBRxGWzDlYHd53L4BCoKskUXmAz8UITZdHAz&#10;wcKGM3/QaSuVShCOBRqoRdpC61jW5DGOQkucvEPoPEqSXaVth+cE907nWfaoPTacFmpsaV5T+b09&#10;egN2LbJ7f1stH/aLwyW6L7exR2fM3W3/MgYl1Mt/+Np+tQae8xz+zqQjo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uuN8YAAADcAAAADwAAAAAAAAAAAAAAAACYAgAAZHJz&#10;L2Rvd25yZXYueG1sUEsFBgAAAAAEAAQA9QAAAIsDAAAAAA==&#10;" fillcolor="#ffffbf" stroked="f"/>
                    <v:rect id="Rectangle 920" o:spid="_x0000_s1936" style="position:absolute;left:7529;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45o8QA&#10;AADcAAAADwAAAGRycy9kb3ducmV2LnhtbESPzWrDMBCE74W8g9hAb43UtDSJE8WY0JbcSn7IebE2&#10;tqm1Uiw5cd++KhRyHGbmG2aVD7YVV+pC41jD80SBIC6dabjScDx8PM1BhIhssHVMGn4oQL4ePaww&#10;M+7GO7ruYyUShEOGGuoYfSZlKGuyGCbOEyfv7DqLMcmukqbDW4LbVk6VepMWG04LNXra1FR+73ur&#10;Yfauvore+09WJtiw7U+X15nV+nE8FEsQkYZ4D/+3t0bDYvoC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uOaPEAAAA3AAAAA8AAAAAAAAAAAAAAAAAmAIAAGRycy9k&#10;b3ducmV2LnhtbFBLBQYAAAAABAAEAPUAAACJAwAAAAA=&#10;" fillcolor="#ffffc1" stroked="f"/>
                    <v:rect id="Rectangle 921" o:spid="_x0000_s1937" style="position:absolute;left:753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awMUA&#10;AADcAAAADwAAAGRycy9kb3ducmV2LnhtbESPQWsCMRSE7wX/Q3iCt5pdW4rdGkUEqVKEVnvp7bF5&#10;blY3L2sSdf33plDocZiZb5jJrLONuJAPtWMF+TADQVw6XXOl4Hu3fByDCBFZY+OYFNwowGzae5hg&#10;od2Vv+iyjZVIEA4FKjAxtoWUoTRkMQxdS5y8vfMWY5K+ktrjNcFtI0dZ9iIt1pwWDLa0MFQet2er&#10;YLP4+FnH/PRZ5WQOT7Vvbv49V2rQ7+ZvICJ18T/8115pBa+jZ/g9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trAxQAAANwAAAAPAAAAAAAAAAAAAAAAAJgCAABkcnMv&#10;ZG93bnJldi54bWxQSwUGAAAAAAQABAD1AAAAigMAAAAA&#10;" fillcolor="#ffffc3" stroked="f"/>
                    <v:rect id="Rectangle 922" o:spid="_x0000_s1938" style="position:absolute;left:753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wWMUA&#10;AADcAAAADwAAAGRycy9kb3ducmV2LnhtbESPT2sCMRTE7wW/Q3iF3mq2C5W6NUoVpF48+Oegt8fm&#10;uVncvIRNXNd+eiMIPQ4z8xtmMuttIzpqQ+1YwccwA0FcOl1zpWC/W75/gQgRWWPjmBTcKMBsOniZ&#10;YKHdlTfUbWMlEoRDgQpMjL6QMpSGLIah88TJO7nWYkyyraRu8ZrgtpF5lo2kxZrTgkFPC0PleXux&#10;ClD+rvPusPK+OR338/Oy3v2Zm1Jvr/3PN4hIffwPP9srrWCcf8LjTDo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fBYxQAAANwAAAAPAAAAAAAAAAAAAAAAAJgCAABkcnMv&#10;ZG93bnJldi54bWxQSwUGAAAAAAQABAD1AAAAigMAAAAA&#10;" fillcolor="#ffffc5" stroked="f"/>
                    <v:rect id="Rectangle 923" o:spid="_x0000_s1939" style="position:absolute;left:754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05osMA&#10;AADcAAAADwAAAGRycy9kb3ducmV2LnhtbESPT4vCMBTE7wv7HcJb8LJsU0sRrY2yChWv/gGvj+Zt&#10;W7d5KU3U+u2NIHgcZuY3TL4cTCuu1LvGsoJxFIMgLq1uuFJwPBQ/UxDOI2tsLZOCOzlYLj4/csy0&#10;vfGOrntfiQBhl6GC2vsuk9KVNRl0ke2Ig/dne4M+yL6SusdbgJtWJnE8kQYbDgs1drSuqfzfX4yC&#10;1SE5Fw6/N9PTCcfpzKe6aFOlRl/D7xyEp8G/w6/2ViuYJRN4ng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05osMAAADcAAAADwAAAAAAAAAAAAAAAACYAgAAZHJzL2Rv&#10;d25yZXYueG1sUEsFBgAAAAAEAAQA9QAAAIgDAAAAAA==&#10;" fillcolor="#ffffc7" stroked="f"/>
                    <v:rect id="Rectangle 924" o:spid="_x0000_s1940" style="position:absolute;left:754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wcccA&#10;AADcAAAADwAAAGRycy9kb3ducmV2LnhtbESPW2vCQBSE3wX/w3IKvummSluNruItUKEv3qB9O2SP&#10;STR7NmRXk/77bqHQx2FmvmFmi9aU4kG1KywreB5EIIhTqwvOFJyOSX8MwnlkjaVlUvBNDhbzbmeG&#10;sbYN7+lx8JkIEHYxKsi9r2IpXZqTQTewFXHwLrY26IOsM6lrbALclHIYRa/SYMFhIceK1jmlt8Pd&#10;KEh2k5ft+OMafd6KdjNqzrvErr6U6j21yykIT63/D/+137WCyfAN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ScHHHAAAA3AAAAA8AAAAAAAAAAAAAAAAAmAIAAGRy&#10;cy9kb3ducmV2LnhtbFBLBQYAAAAABAAEAPUAAACMAwAAAAA=&#10;" fillcolor="#ffffc9" stroked="f"/>
                    <v:rect id="Rectangle 925" o:spid="_x0000_s1941" style="position:absolute;left:755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O48MA&#10;AADcAAAADwAAAGRycy9kb3ducmV2LnhtbERPy2oCMRTdF/yHcAU3pWY6oOjUKNJaKNiNj013l+R2&#10;Mji5CZPUmfbrzULo8nDeq83gWnGlLjaeFTxPCxDE2puGawXn0/vTAkRMyAZbz6TglyJs1qOHFVbG&#10;93yg6zHVIodwrFCBTSlUUkZtyWGc+kCcuW/fOUwZdrU0HfY53LWyLIq5dNhwbrAY6NWSvhx/nILZ&#10;/nOhfXijUJ7mf4N+rO3XrldqMh62LyASDelffHd/GAXLMq/NZ/IR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O48MAAADcAAAADwAAAAAAAAAAAAAAAACYAgAAZHJzL2Rv&#10;d25yZXYueG1sUEsFBgAAAAAEAAQA9QAAAIgDAAAAAA==&#10;" fillcolor="#ffffcb" stroked="f"/>
                    <v:rect id="Rectangle 926" o:spid="_x0000_s1942" style="position:absolute;left:755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dyMMA&#10;AADcAAAADwAAAGRycy9kb3ducmV2LnhtbESPQUsDMRSE74L/ITzBm826B7Fr01IUxYMeWvsDHslz&#10;s7h52Sav2/jvjSB4HGbmG2a1KWFUM6U8RDZwu2hAEdvoBu4NHD6eb+5BZUF2OEYmA9+UYbO+vFhh&#10;5+KZdzTvpVcVwrlDA15k6rTO1lPAvIgTcfU+YwooVaZeu4TnCg+jbpvmTgccuC54nOjRk/3an4KB&#10;XWmPtrxMT/4wH98SbeXdnsSY66uyfQAlVOQ//Nd+dQaW7RJ+z9Qjo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NdyMMAAADcAAAADwAAAAAAAAAAAAAAAACYAgAAZHJzL2Rv&#10;d25yZXYueG1sUEsFBgAAAAAEAAQA9QAAAIgDAAAAAA==&#10;" fillcolor="#ffffcd" stroked="f"/>
                    <v:rect id="Rectangle 927" o:spid="_x0000_s1943" style="position:absolute;left:756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5Y0MEA&#10;AADcAAAADwAAAGRycy9kb3ducmV2LnhtbERPPW+DMBDdI/U/WFepWzBpq4QQHFRRUXUNyZDxhC9A&#10;gs8Uu4T++3qo1PHpfWf5bHox0eg6ywpWUQyCuLa640bB6VguExDOI2vsLZOCH3KQ7x8WGaba3vlA&#10;U+UbEULYpaig9X5IpXR1SwZdZAfiwF3saNAHODZSj3gP4aaXz3G8lgY7Dg0tDlS0VN+qb6PgdjpP&#10;r15/meL9mpRWb/qP5lwq9fQ4v+1AeJr9v/jP/akVbF/C/HAmHA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OWNDBAAAA3AAAAA8AAAAAAAAAAAAAAAAAmAIAAGRycy9kb3du&#10;cmV2LnhtbFBLBQYAAAAABAAEAPUAAACGAwAAAAA=&#10;" fillcolor="#ffffcf" stroked="f"/>
                    <v:rect id="Rectangle 928" o:spid="_x0000_s1944" style="position:absolute;left:756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s2cYA&#10;AADcAAAADwAAAGRycy9kb3ducmV2LnhtbESP3UoDMRSE7wu+QziCd91sWxG7bVpEKNSKhf7RXh43&#10;x83q5mRJ0nZ9eyMIXg4z8w0znXe2ERfyoXasYJDlIIhLp2uuFOx3i/4jiBCRNTaOScE3BZjPbnpT&#10;LLS78oYu21iJBOFQoAITY1tIGUpDFkPmWuLkfThvMSbpK6k9XhPcNnKY5w/SYs1pwWBLz4bKr+3Z&#10;KpDHcHj5XPH6tTH0Zvb1yfj3e6XubrunCYhIXfwP/7WXWsF4NIDfM+kI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Ms2cYAAADcAAAADwAAAAAAAAAAAAAAAACYAgAAZHJz&#10;L2Rvd25yZXYueG1sUEsFBgAAAAAEAAQA9QAAAIsDAAAAAA==&#10;" fillcolor="#ffffd1" stroked="f"/>
                    <v:rect id="Rectangle 929" o:spid="_x0000_s1945" style="position:absolute;left:757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95HMQA&#10;AADcAAAADwAAAGRycy9kb3ducmV2LnhtbESPT2sCMRTE74V+h/AK3mpWLf7ZGkUFoeCp2iK9PTbP&#10;3cXkZUmiu357IxQ8DjPzG2a+7KwRV/Khdqxg0M9AEBdO11wq+Dls36cgQkTWaByTghsFWC5eX+aY&#10;a9fyN133sRQJwiFHBVWMTS5lKCqyGPquIU7eyXmLMUlfSu2xTXBr5DDLxtJizWmhwoY2FRXn/cUq&#10;+Nut/ckZOvNg9zGZeTLt+PirVO+tW32CiNTFZ/i//aUVzEZDeJx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veRzEAAAA3AAAAA8AAAAAAAAAAAAAAAAAmAIAAGRycy9k&#10;b3ducmV2LnhtbFBLBQYAAAAABAAEAPUAAACJAwAAAAA=&#10;" fillcolor="#ffffd3" stroked="f"/>
                    <v:rect id="Rectangle 930" o:spid="_x0000_s1946" style="position:absolute;left:757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DtMIA&#10;AADcAAAADwAAAGRycy9kb3ducmV2LnhtbESPy2rDMBBF94H8g5hCdonkGNzGjWKSQGhLV81jP1hT&#10;29QaGUux3b+vCoUuL/dxuNtisq0YqPeNYw3JSoEgLp1puNJwvZyWTyB8QDbYOiYN3+Sh2M1nW8yN&#10;G/mDhnOoRBxhn6OGOoQul9KXNVn0K9cRR+/T9RZDlH0lTY9jHLetXCuVSYsNR0KNHR1rKr/Odxu5&#10;azcc6P1R2Wx8oaOyyVulblovHqb9M4hAU/gP/7VfjYZNmsLvmXgE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9wO0wgAAANwAAAAPAAAAAAAAAAAAAAAAAJgCAABkcnMvZG93&#10;bnJldi54bWxQSwUGAAAAAAQABAD1AAAAhwMAAAAA&#10;" fillcolor="#ffffd5" stroked="f"/>
                    <v:rect id="Rectangle 931" o:spid="_x0000_s1947" style="position:absolute;left:758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bw8UA&#10;AADcAAAADwAAAGRycy9kb3ducmV2LnhtbESPQWvCQBSE74X+h+UJXkQ3taFodBURrIJ4qHrw+Mg+&#10;k8Xs25Bdk/TfdwuFHoeZ+YZZrntbiZYabxwreJskIIhzpw0XCq6X3XgGwgdkjZVjUvBNHtar15cl&#10;Ztp1/EXtORQiQthnqKAMoc6k9HlJFv3E1cTRu7vGYoiyKaRusItwW8lpknxIi4bjQok1bUvKH+en&#10;VWDSw6nd1SPzmV7M7bi57ruQ75UaDvrNAkSgPvyH/9oHrWD+ns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NvDxQAAANwAAAAPAAAAAAAAAAAAAAAAAJgCAABkcnMv&#10;ZG93bnJldi54bWxQSwUGAAAAAAQABAD1AAAAigMAAAAA&#10;" fillcolor="#ffffd7" stroked="f"/>
                    <v:rect id="Rectangle 932" o:spid="_x0000_s1948" style="position:absolute;left:758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dghMQA&#10;AADcAAAADwAAAGRycy9kb3ducmV2LnhtbESPQWsCMRSE74L/ITyhN81qsbRbo6ggCOKhVoTenpvX&#10;3eDmZUniuv57Uyh4HGbmG2a26GwtWvLBOFYwHmUgiAunDZcKjt+b4TuIEJE11o5JwZ0CLOb93gxz&#10;7W78Re0hliJBOOSooIqxyaUMRUUWw8g1xMn7dd5iTNKXUnu8Jbit5STL3qRFw2mhwobWFRWXw9Uq&#10;mNbaGV7tzGqN9zb7Oe/96ayVehl0y08Qkbr4DP+3t1rBx+sU/s6k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HYITEAAAA3AAAAA8AAAAAAAAAAAAAAAAAmAIAAGRycy9k&#10;b3ducmV2LnhtbFBLBQYAAAAABAAEAPUAAACJAwAAAAA=&#10;" fillcolor="#ffffd9" stroked="f"/>
                    <v:rect id="Rectangle 933" o:spid="_x0000_s1949" style="position:absolute;left:75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aWcUA&#10;AADcAAAADwAAAGRycy9kb3ducmV2LnhtbESPT4vCMBTE7wv7HcJb2NuaqiBajbIUFosX8d/B26N5&#10;tsXmpW2yWv30RhA8DjPzG2a26EwlLtS60rKCfi8CQZxZXXKuYL/7+xmDcB5ZY2WZFNzIwWL++THD&#10;WNsrb+iy9bkIEHYxKii8r2MpXVaQQdezNXHwTrY16INsc6lbvAa4qeQgikbSYMlhocCakoKy8/bf&#10;KJCVXjartEmGt/5hfD+ud02S3pX6/up+pyA8df4dfrVTrWAyHMH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uNpZxQAAANwAAAAPAAAAAAAAAAAAAAAAAJgCAABkcnMv&#10;ZG93bnJldi54bWxQSwUGAAAAAAQABAD1AAAAigMAAAAA&#10;" fillcolor="#ffffdb" stroked="f"/>
                    <v:rect id="Rectangle 934" o:spid="_x0000_s1950" style="position:absolute;left:759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9tzMQA&#10;AADcAAAADwAAAGRycy9kb3ducmV2LnhtbESPQUsDMRSE70L/Q3iCN5utC1W3TUsplPbgQVf3/ti8&#10;bhaTlzVJt+u/N4LgcZiZb5j1dnJWjBRi71nBYl6AIG697rlT8PF+uH8CEROyRuuZFHxThO1mdrPG&#10;Svsrv9FYp05kCMcKFZiUhkrK2BpyGOd+IM7e2QeHKcvQSR3wmuHOyoeiWEqHPecFgwPtDbWf9cUp&#10;eP16ORZjWlp7aspF05j9IZS1Une3024FItGU/sN/7ZNW8Fw+wu+Zf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PbczEAAAA3AAAAA8AAAAAAAAAAAAAAAAAmAIAAGRycy9k&#10;b3ducmV2LnhtbFBLBQYAAAAABAAEAPUAAACJAwAAAAA=&#10;" fillcolor="#ffd" stroked="f"/>
                    <v:rect id="Rectangle 935" o:spid="_x0000_s1951" style="position:absolute;left:760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hqoMIA&#10;AADcAAAADwAAAGRycy9kb3ducmV2LnhtbERPTWuDQBC9F/Iflgnk1qxp0LYmGwkFIadCTQo9Du5U&#10;Je6suhs1/z57KPT4eN/7bDatGGlwjWUFm3UEgri0uuFKweWcP7+BcB5ZY2uZFNzJQXZYPO0x1Xbi&#10;LxoLX4kQwi5FBbX3XSqlK2sy6Na2Iw7crx0M+gCHSuoBpxBuWvkSRYk02HBoqLGjj5rKa3EzCoq8&#10;nwp6jT91jN3Pd9xH56S/KLVazscdCE+z/xf/uU9awfs2rA1nwhGQh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qGqgwgAAANwAAAAPAAAAAAAAAAAAAAAAAJgCAABkcnMvZG93&#10;bnJldi54bWxQSwUGAAAAAAQABAD1AAAAhwMAAAAA&#10;" fillcolor="#ffffdf" stroked="f"/>
                    <v:rect id="Rectangle 936" o:spid="_x0000_s1952" style="position:absolute;left:760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BCMMA&#10;AADcAAAADwAAAGRycy9kb3ducmV2LnhtbESPUYvCMBCE34X7D2EP7k1TPRCtRhHhVDgQrIKvS7M2&#10;xWbTa2Kt//4iCD4Os/PNznzZ2Uq01PjSsYLhIAFBnDtdcqHgdPzpT0D4gKyxckwKHuRhufjozTHV&#10;7s4HarNQiAhhn6ICE0KdSulzQxb9wNXE0bu4xmKIsimkbvAe4baSoyQZS4slxwaDNa0N5dfsZuMb&#10;2a7ajK77dnumv99kdXu4iVkr9fXZrWYgAnXhffxK77SC6fcUnmMiAe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jBCMMAAADcAAAADwAAAAAAAAAAAAAAAACYAgAAZHJzL2Rv&#10;d25yZXYueG1sUEsFBgAAAAAEAAQA9QAAAIgDAAAAAA==&#10;" fillcolor="#ffffe1" stroked="f"/>
                    <v:rect id="Rectangle 937" o:spid="_x0000_s1953" style="position:absolute;left:760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xccEA&#10;AADcAAAADwAAAGRycy9kb3ducmV2LnhtbERPz2vCMBS+D/wfwhO8zUQRcZ1RiiB6UVwnuN0ezVtb&#10;bF5KE239781B2PHj+71c97YWd2p95VjDZKxAEOfOVFxoOH9v3xcgfEA2WDsmDQ/ysF4N3paYGNfx&#10;F92zUIgYwj5BDWUITSKlz0uy6MeuIY7cn2sthgjbQpoWuxhuazlVai4tVhwbSmxoU1J+zW5WwyVv&#10;lEp/1CKbHNMT/R7UrkOl9WjYp58gAvXhX/xy742Gj1mcH8/EI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mcXHBAAAA3AAAAA8AAAAAAAAAAAAAAAAAmAIAAGRycy9kb3du&#10;cmV2LnhtbFBLBQYAAAAABAAEAPUAAACGAwAAAAA=&#10;" fillcolor="#ffffe3" stroked="f"/>
                    <v:rect id="Rectangle 938" o:spid="_x0000_s1954" style="position:absolute;left:761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DZ8UA&#10;AADcAAAADwAAAGRycy9kb3ducmV2LnhtbESPQWvCQBSE7wX/w/IEL0U3ESk1uooItQUPpVE8P7LP&#10;JJh9G3a3Sdpf7wqFHoeZ+YZZbwfTiI6cry0rSGcJCOLC6ppLBefT2/QVhA/IGhvLpOCHPGw3o6c1&#10;Ztr2/EVdHkoRIewzVFCF0GZS+qIig35mW+LoXa0zGKJ0pdQO+wg3jZwnyYs0WHNcqLClfUXFLf82&#10;Cg633vef81N3OaZtfnW/2r8/L5WajIfdCkSgIfyH/9ofWsFykcLjTDw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wNnxQAAANwAAAAPAAAAAAAAAAAAAAAAAJgCAABkcnMv&#10;ZG93bnJldi54bWxQSwUGAAAAAAQABAD1AAAAigMAAAAA&#10;" fillcolor="#ffffe5" stroked="f"/>
                    <v:rect id="Rectangle 939" o:spid="_x0000_s1955" style="position:absolute;left:762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COcMA&#10;AADcAAAADwAAAGRycy9kb3ducmV2LnhtbESPT2sCMRTE70K/Q3hCb5rVFrHbzUopKHqsf+j1kbxu&#10;gpuXZZPq+u1NoeBxmJnfMNVq8K24UB9dYAWzaQGCWAfjuFFwPKwnSxAxIRtsA5OCG0VY1U+jCksT&#10;rvxFl31qRIZwLFGBTakrpYzaksc4DR1x9n5C7zFl2TfS9HjNcN/KeVEspEfHecFiR5+W9Hn/6xUc&#10;vk8veqaPceOcpYCn3XJrdko9j4ePdxCJhvQI/7e3RsHb6xz+zuQjI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COcMAAADcAAAADwAAAAAAAAAAAAAAAACYAgAAZHJzL2Rv&#10;d25yZXYueG1sUEsFBgAAAAAEAAQA9QAAAIgDAAAAAA==&#10;" fillcolor="#ffffe7" stroked="f"/>
                    <v:rect id="Rectangle 940" o:spid="_x0000_s1956" style="position:absolute;left:762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sRGcYA&#10;AADcAAAADwAAAGRycy9kb3ducmV2LnhtbESPT2vCQBTE7wW/w/IEb3WjFq1pNhIKguCh9Q/U4yP7&#10;mg1m34bsVmM/fbcgeBxm5jdMtuptIy7U+dqxgsk4AUFcOl1zpeB4WD+/gvABWWPjmBTcyMMqHzxl&#10;mGp35R1d9qESEcI+RQUmhDaV0peGLPqxa4mj9+06iyHKrpK6w2uE20ZOk2QuLdYcFwy29G6oPO9/&#10;rIKvUB5+P5KTWWy3haFP3RSL6Vqp0bAv3kAE6sMjfG9vtILlywz+z8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sRGcYAAADcAAAADwAAAAAAAAAAAAAAAACYAgAAZHJz&#10;L2Rvd25yZXYueG1sUEsFBgAAAAAEAAQA9QAAAIsDAAAAAA==&#10;" fillcolor="#ffffe9" stroked="f"/>
                    <v:rect id="Rectangle 941" o:spid="_x0000_s1957" style="position:absolute;left:762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VSMYA&#10;AADcAAAADwAAAGRycy9kb3ducmV2LnhtbESPQWvCQBSE74L/YXlCb7qpSNHUVdqCRSyIJoX2+Mg+&#10;s8Hs2zS7jfHfdwuCx2FmvmGW697WoqPWV44VPE4SEMSF0xWXCj7zzXgOwgdkjbVjUnAlD+vVcLDE&#10;VLsLH6nLQikihH2KCkwITSqlLwxZ9BPXEEfv5FqLIcq2lLrFS4TbWk6T5ElarDguGGzozVBxzn6t&#10;guz1Y9+5r+T6bX709P2wmefVrlDqYdS/PIMI1Id7+NbeagWL2Qz+z8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ZVSMYAAADcAAAADwAAAAAAAAAAAAAAAACYAgAAZHJz&#10;L2Rvd25yZXYueG1sUEsFBgAAAAAEAAQA9QAAAIsDAAAAAA==&#10;" fillcolor="#ffffeb" stroked="f"/>
                    <v:rect id="Rectangle 942" o:spid="_x0000_s1958" style="position:absolute;left:76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6HMYA&#10;AADcAAAADwAAAGRycy9kb3ducmV2LnhtbESPT2vCQBTE7wW/w/IEb3VjMUWjm1BspT1UwT/g9ZF9&#10;JtHs25DdJum37xYKPQ4z8xtmnQ2mFh21rrKsYDaNQBDnVldcKDifto8LEM4ja6wtk4JvcpClo4c1&#10;Jtr2fKDu6AsRIOwSVFB63yRSurwkg25qG+LgXW1r0AfZFlK32Ae4qeVTFD1LgxWHhRIb2pSU349f&#10;RsG+izfnof/kWW+28ev7Rd/yt51Sk/HwsgLhafD/4b/2h1awnMfweyYcAZ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x6HMYAAADcAAAADwAAAAAAAAAAAAAAAACYAgAAZHJz&#10;L2Rvd25yZXYueG1sUEsFBgAAAAAEAAQA9QAAAIsDAAAAAA==&#10;" fillcolor="#ffffed" stroked="f"/>
                    <v:rect id="Rectangle 943" o:spid="_x0000_s1959" style="position:absolute;left:763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VFt8QA&#10;AADcAAAADwAAAGRycy9kb3ducmV2LnhtbESPQWsCMRSE7wX/Q3iCl6LZioiuRhGhIN66VdDbY/N2&#10;s7h5WZKo679vCoUeh5n5hllve9uKB/nQOFbwMclAEJdON1wrOH1/jhcgQkTW2DomBS8KsN0M3taY&#10;a/fkL3oUsRYJwiFHBSbGLpcylIYshonriJNXOW8xJulrqT0+E9y2cpplc2mx4bRgsKO9ofJW3K2C&#10;2flyn/b763lZZaY8norq3XeVUqNhv1uBiNTH//Bf+6AVLGdz+D2Tjo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bfEAAAA3AAAAA8AAAAAAAAAAAAAAAAAmAIAAGRycy9k&#10;b3ducmV2LnhtbFBLBQYAAAAABAAEAPUAAACJAwAAAAA=&#10;" fillcolor="#ffffef" stroked="f"/>
                    <v:rect id="Rectangle 944" o:spid="_x0000_s1960" style="position:absolute;left:764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nosUA&#10;AADcAAAADwAAAGRycy9kb3ducmV2LnhtbESPwW7CMBBE70j8g7VIvYFDFQFNMQgV0XLhQOADVvE2&#10;jhqvQ2xI6NfjSpU4jmbmjWa57m0tbtT6yrGC6SQBQVw4XXGp4HzajRcgfEDWWDsmBXfysF4NB0vM&#10;tOv4SLc8lCJC2GeowITQZFL6wpBFP3ENcfS+XWsxRNmWUrfYRbit5WuSzKTFiuOCwYY+DBU/+dUq&#10;+AzJ7GAvC/PVb9Lz/VT/dul1q9TLqN+8gwjUh2f4v73XCt7SOfyd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1eeixQAAANwAAAAPAAAAAAAAAAAAAAAAAJgCAABkcnMv&#10;ZG93bnJldi54bWxQSwUGAAAAAAQABAD1AAAAigMAAAAA&#10;" fillcolor="#fffff1" stroked="f"/>
                    <v:rect id="Rectangle 945" o:spid="_x0000_s1961" style="position:absolute;left:76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f8JMQA&#10;AADcAAAADwAAAGRycy9kb3ducmV2LnhtbERPTWvCQBC9C/0PyxR6001sEU1dgwgFwYOoiaW3ITtN&#10;0mZnQ3abpP313YPg8fG+1+loGtFT52rLCuJZBIK4sLrmUkF2eZsuQTiPrLGxTAp+yUG6eZisMdF2&#10;4BP1Z1+KEMIuQQWV920ipSsqMuhmtiUO3KftDPoAu1LqDocQbho5j6KFNFhzaKiwpV1Fxff5xyjY&#10;Xuti79/z569V/nE6XLLcHv9ipZ4ex+0rCE+jv4tv7r1WsHoJa8OZc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3/CTEAAAA3AAAAA8AAAAAAAAAAAAAAAAAmAIAAGRycy9k&#10;b3ducmV2LnhtbFBLBQYAAAAABAAEAPUAAACJAwAAAAA=&#10;" fillcolor="#fffff3" stroked="f"/>
                    <v:rect id="Rectangle 946" o:spid="_x0000_s1962" style="position:absolute;left:76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wyyL8A&#10;AADcAAAADwAAAGRycy9kb3ducmV2LnhtbESPzQrCMBCE74LvEFbwpqkiotUoKgiCJ38OHpdmbavN&#10;pjTRVp/eCILHYWa+YebLxhTiSZXLLSsY9CMQxInVOacKzqdtbwLCeWSNhWVS8CIHy0W7NcdY25oP&#10;9Dz6VAQIuxgVZN6XsZQuycig69uSOHhXWxn0QVap1BXWAW4KOYyisTSYc1jIsKRNRsn9+DAKmNaH&#10;JgA29WXvcjma3Nb34q1Ut9OsZiA8Nf4f/rV3WsF0NIXv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bDLIvwAAANwAAAAPAAAAAAAAAAAAAAAAAJgCAABkcnMvZG93bnJl&#10;di54bWxQSwUGAAAAAAQABAD1AAAAhAMAAAAA&#10;" fillcolor="#fffff5" stroked="f"/>
                    <v:rect id="Rectangle 947" o:spid="_x0000_s1963" style="position:absolute;left:76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sB3sEA&#10;AADcAAAADwAAAGRycy9kb3ducmV2LnhtbERPy4rCMBTdC/MP4Q6403QEtdMxlcEHuBDEx+wvzZ22&#10;trkpTdT2781CcHk478WyM7W4U+tKywq+xhEI4szqknMFl/N2FINwHlljbZkU9ORgmX4MFpho++Aj&#10;3U8+FyGEXYIKCu+bREqXFWTQjW1DHLh/2xr0Aba51C0+Qrip5SSKZtJgyaGhwIZWBWXV6WYUbLq8&#10;yvo/dnNeXcu4v139/rBWavjZ/f6A8NT5t/jl3mkF39MwP5wJR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bAd7BAAAA3AAAAA8AAAAAAAAAAAAAAAAAmAIAAGRycy9kb3du&#10;cmV2LnhtbFBLBQYAAAAABAAEAPUAAACGAwAAAAA=&#10;" fillcolor="#fffff7" stroked="f"/>
                    <v:rect id="Rectangle 948" o:spid="_x0000_s1964" style="position:absolute;left:76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y8YA&#10;AADcAAAADwAAAGRycy9kb3ducmV2LnhtbESPQWvCQBSE7wX/w/IKXkQ3Kmlr6ka0VvHUYio9P7Kv&#10;SUj2bchuNf33riD0OMzMN8xy1ZtGnKlzlWUF00kEgji3uuJCwelrN34B4TyyxsYyKfgjB6t08LDE&#10;RNsLH+mc+UIECLsEFZTet4mULi/JoJvYljh4P7Yz6IPsCqk7vAS4aeQsip6kwYrDQoktvZWU19mv&#10;UVDv5u9xXpj4M/5ontej/ab63vZKDR/79SsIT73/D9/bB61gEU/hdiYcAZl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Py8YAAADcAAAADwAAAAAAAAAAAAAAAACYAgAAZHJz&#10;L2Rvd25yZXYueG1sUEsFBgAAAAAEAAQA9QAAAIsDAAAAAA==&#10;" fillcolor="#fffff9" stroked="f"/>
                    <v:rect id="Rectangle 949" o:spid="_x0000_s1965" style="position:absolute;left:76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5HnsYA&#10;AADcAAAADwAAAGRycy9kb3ducmV2LnhtbESPQWvCQBSE70L/w/IKvenGQEsTXcVWDD0UilEUb4/s&#10;M4nNvg3Zrab/3hUEj8PMfMNM571pxJk6V1tWMB5FIIgLq2suFWw3q+E7COeRNTaWScE/OZjPngZT&#10;TLW98JrOuS9FgLBLUUHlfZtK6YqKDLqRbYmDd7SdQR9kV0rd4SXATSPjKHqTBmsOCxW29FlR8Zv/&#10;GQU/yzj5+M6SPF5mh9X6tN+Z7GiUennuFxMQnnr/CN/bX1pB8hrD7Uw4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5HnsYAAADcAAAADwAAAAAAAAAAAAAAAACYAgAAZHJz&#10;L2Rvd25yZXYueG1sUEsFBgAAAAAEAAQA9QAAAIsDAAAAAA==&#10;" fillcolor="#fffffb" stroked="f"/>
                    <v:rect id="Rectangle 950" o:spid="_x0000_s1966" style="position:absolute;left:76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9r2MUA&#10;AADcAAAADwAAAGRycy9kb3ducmV2LnhtbESPQWsCMRSE74X+h/CE3mqitotdjVIEqx5aWOvF22Pz&#10;ulm6eVk2qa7/3ggFj8PMfMPMl71rxIm6UHvWMBoqEMSlNzVXGg7f6+cpiBCRDTaeScOFAiwXjw9z&#10;zI0/c0GnfaxEgnDIUYONsc2lDKUlh2HoW+Lk/fjOYUyyq6Tp8JzgrpFjpTLpsOa0YLGllaXyd//n&#10;NLQfh4zV1r5sjuWm+Co+p2pngtZPg/59BiJSH+/h//bWaHh7ncDt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2vYxQAAANwAAAAPAAAAAAAAAAAAAAAAAJgCAABkcnMv&#10;ZG93bnJldi54bWxQSwUGAAAAAAQABAD1AAAAigMAAAAA&#10;" fillcolor="#fffffe" stroked="f"/>
                    <v:shape id="Freeform 951" o:spid="_x0000_s1967" style="position:absolute;left:6451;top:272;width:1225;height:314;visibility:visible;mso-wrap-style:square;v-text-anchor:top" coordsize="1225,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4KcQA&#10;AADcAAAADwAAAGRycy9kb3ducmV2LnhtbESPQWvCQBSE70L/w/IK3nTTYkVTVxFBtB6E2np/ZF+T&#10;kOzbsLsm0V/vCkKPw8w3wyxWvalFS86XlhW8jRMQxJnVJecKfn+2oxkIH5A11pZJwZU8rJYvgwWm&#10;2nb8Te0p5CKWsE9RQRFCk0rps4IM+rFtiKP3Z53BEKXLpXbYxXJTy/ckmUqDJceFAhvaFJRVp4tR&#10;MG/bzflIu9vWfVX1YVZ118N0rdTwtV9/ggjUh//wk97ryH1M4H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uCnEAAAA3AAAAA8AAAAAAAAAAAAAAAAAmAIAAGRycy9k&#10;b3ducmV2LnhtbFBLBQYAAAAABAAEAPUAAACJAwAAAAA=&#10;" path="m,157l769,,652,220r573,-63l455,314,572,94,,157xe" filled="f" strokeweight=".25pt">
                      <v:path arrowok="t" o:connecttype="custom" o:connectlocs="0,157;769,0;652,220;1225,157;455,314;572,94;0,157" o:connectangles="0,0,0,0,0,0,0"/>
                    </v:shape>
                    <v:rect id="Rectangle 952" o:spid="_x0000_s1968" style="position:absolute;left:8014;top:3066;width:330;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Gm8YA&#10;AADcAAAADwAAAGRycy9kb3ducmV2LnhtbESPQWsCMRSE70L/Q3gFb5qtuEVXo9SC4EWo2kO9PTfP&#10;3cXNyzaJuvrrm4LgcZiZb5jpvDW1uJDzlWUFb/0EBHFudcWFgu/dsjcC4QOyxtoyKbiRh/nspTPF&#10;TNsrb+iyDYWIEPYZKihDaDIpfV6SQd+3DXH0jtYZDFG6QmqH1wg3tRwkybs0WHFcKLGhz5Ly0/Zs&#10;FCzGo8Xv15DX981hT/ufwykduESp7mv7MQERqA3P8KO90grGaQr/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eGm8YAAADcAAAADwAAAAAAAAAAAAAAAACYAgAAZHJz&#10;L2Rvd25yZXYueG1sUEsFBgAAAAAEAAQA9QAAAIsDAAAAAA==&#10;" fillcolor="black" stroked="f"/>
                    <v:rect id="Rectangle 953" o:spid="_x0000_s1969" style="position:absolute;left:7794;top:2550;width:769;height: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HdU8MA&#10;AADcAAAADwAAAGRycy9kb3ducmV2LnhtbESPQYvCMBSE78L+h/AWvGm6irrWRpEF0YMedBf2+mie&#10;bWnzUpKo9d8bQfA4zMw3TLbqTCOu5HxlWcHXMAFBnFtdcaHg73cz+AbhA7LGxjIpuJOH1fKjl2Gq&#10;7Y2PdD2FQkQI+xQVlCG0qZQ+L8mgH9qWOHpn6wyGKF0htcNbhJtGjpJkKg1WHBdKbOmnpLw+XYyC&#10;w25zqEfnfcFr+d9uZzPeu2qsVP+zWy9ABOrCO/xq77SC+WQKz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HdU8MAAADcAAAADwAAAAAAAAAAAAAAAACYAgAAZHJzL2Rv&#10;d25yZXYueG1sUEsFBgAAAAAEAAQA9QAAAIgDAAAAAA==&#10;" filled="f" strokeweight=".6pt"/>
                    <v:rect id="Rectangle 954" o:spid="_x0000_s1970" style="position:absolute;left:7738;top:3152;width:881;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9d8cA&#10;AADcAAAADwAAAGRycy9kb3ducmV2LnhtbESPQWvCQBSE74X+h+UVequbSm01ZpUqCF4Kaj3o7SX7&#10;TILZt3F31dhf7xYKPQ4z8w2TTTvTiAs5X1tW8NpLQBAXVtdcKth+L16GIHxA1thYJgU38jCdPD5k&#10;mGp75TVdNqEUEcI+RQVVCG0qpS8qMuh7tiWO3sE6gyFKV0rt8BrhppH9JHmXBmuOCxW2NK+oOG7O&#10;RsFsNJydVm/89bPO97Tf5cdB3yVKPT91n2MQgbrwH/5rL7WC0eAD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pvXfHAAAA3AAAAA8AAAAAAAAAAAAAAAAAmAIAAGRy&#10;cy9kb3ducmV2LnhtbFBLBQYAAAAABAAEAPUAAACMAwAAAAA=&#10;" fillcolor="black" stroked="f"/>
                    <v:shape id="Freeform 955" o:spid="_x0000_s1971" style="position:absolute;left:7794;top:2550;width:769;height:534;visibility:visible;mso-wrap-style:square;v-text-anchor:top" coordsize="76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jn8sIA&#10;AADcAAAADwAAAGRycy9kb3ducmV2LnhtbERPz2vCMBS+C/sfwhvspqmDOa2NMgZjg52sHjw+m9em&#10;2Lx0SbTd/npzEHb8+H4X29F24ko+tI4VzGcZCOLK6ZYbBYf9x3QJIkRkjZ1jUvBLAbabh0mBuXYD&#10;7+haxkakEA45KjAx9rmUoTJkMcxcT5y42nmLMUHfSO1xSOG2k89ZtpAWW04NBnt6N1Sdy4tVIF8v&#10;/XBcfvr93wlrp1c/36VBpZ4ex7c1iEhj/Bff3V9aweolrU1n0hG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GOfywgAAANwAAAAPAAAAAAAAAAAAAAAAAJgCAABkcnMvZG93&#10;bnJldi54bWxQSwUGAAAAAAQABAD1AAAAhwMAAAAA&#10;" path="m,534r769,l769,,,,,534xm28,507r713,l741,28,28,28r,479xe" fillcolor="silver" stroked="f">
                      <v:path arrowok="t" o:connecttype="custom" o:connectlocs="0,534;769,534;769,0;0,0;0,534;28,507;741,507;741,28;28,28;28,507" o:connectangles="0,0,0,0,0,0,0,0,0,0"/>
                      <o:lock v:ext="edit" verticies="t"/>
                    </v:shape>
                    <v:shape id="Freeform 956" o:spid="_x0000_s1972" style="position:absolute;left:7822;top:2578;width:713;height:479;visibility:visible;mso-wrap-style:square;v-text-anchor:top" coordsize="713,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ZKasQA&#10;AADcAAAADwAAAGRycy9kb3ducmV2LnhtbESPQWsCMRSE7wX/Q3iCt5pVrOjWKCIIglCoemhvbzev&#10;m8XNy5JE3frrm4LgcZiZb5jFqrONuJIPtWMFo2EGgrh0uuZKwem4fZ2BCBFZY+OYFPxSgNWy97LA&#10;XLsbf9L1ECuRIBxyVGBibHMpQ2nIYhi6ljh5P85bjEn6SmqPtwS3jRxn2VRarDktGGxpY6g8Hy5W&#10;wb04fxv/8XWfHENbF01Z7BG9UoN+t34HEamLz/CjvdMK5m9z+D+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GSmrEAAAA3AAAAA8AAAAAAAAAAAAAAAAAmAIAAGRycy9k&#10;b3ducmV2LnhtbFBLBQYAAAAABAAEAPUAAACJAwAAAAA=&#10;" path="m,479l26,451r661,l687,26,713,r,479l,479xe" stroked="f">
                      <v:path arrowok="t" o:connecttype="custom" o:connectlocs="0,479;26,451;687,451;687,26;713,0;713,479;0,479" o:connectangles="0,0,0,0,0,0,0"/>
                    </v:shape>
                    <v:shape id="Freeform 957" o:spid="_x0000_s1973" style="position:absolute;left:7822;top:2578;width:713;height:479;visibility:visible;mso-wrap-style:square;v-text-anchor:top" coordsize="713,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w0mMAA&#10;AADcAAAADwAAAGRycy9kb3ducmV2LnhtbERPzUrDQBC+C77DMoI3u9FDqWk3QYpFLWKx9gGG7DQJ&#10;zc6E3bGNb+8eBI8f3/+qnsJgzhRTL+zgflaAIW7E99w6OHxt7hZgkiJ7HITJwQ8lqKvrqxWWXi78&#10;See9tiaHcCrRQac6ltampqOAaSYjceaOEgNqhrG1PuIlh4fBPhTF3AbsOTd0ONK6o+a0/w4OtotN&#10;entf71p53lrV+CIfOolztzfT0xKM0qT/4j/3q3fwOM/z85l8BGz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w0mMAAAADcAAAADwAAAAAAAAAAAAAAAACYAgAAZHJzL2Rvd25y&#10;ZXYueG1sUEsFBgAAAAAEAAQA9QAAAIUDAAAAAA==&#10;" path="m26,451l,479,,,713,,687,26,26,26r,425xe" fillcolor="#9a9a9a" stroked="f">
                      <v:path arrowok="t" o:connecttype="custom" o:connectlocs="26,451;0,479;0,0;713,0;687,26;26,26;26,451" o:connectangles="0,0,0,0,0,0,0"/>
                    </v:shape>
                    <v:shape id="Picture 958" o:spid="_x0000_s1974" type="#_x0000_t75" style="position:absolute;left:7846;top:2602;width:665;height: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KQ8XEAAAA3AAAAA8AAABkcnMvZG93bnJldi54bWxEj0FrAjEUhO8F/0N4Qm81uxZEV6OIpdhr&#10;VQRvz81zs7p5WTdRV399UxA8DjPzDTOZtbYSV2p86VhB2ktAEOdOl1wo2Ky/P4YgfEDWWDkmBXfy&#10;MJt23iaYaXfjX7quQiEihH2GCkwIdSalzw1Z9D1XE0fv4BqLIcqmkLrBW4TbSvaTZCAtlhwXDNa0&#10;MJSfVher4HO53ph+OSrOu/32/pXax+M8Pyr13m3nYxCB2vAKP9s/WsFokML/mXgE5PQ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OKQ8XEAAAA3AAAAA8AAAAAAAAAAAAAAAAA&#10;nwIAAGRycy9kb3ducmV2LnhtbFBLBQYAAAAABAAEAPcAAACQAwAAAAA=&#10;">
                      <v:imagedata r:id="rId48" o:title=""/>
                    </v:shape>
                    <v:shape id="Picture 959" o:spid="_x0000_s1975" type="#_x0000_t75" style="position:absolute;left:7846;top:2602;width:665;height: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r+CPGAAAA3AAAAA8AAABkcnMvZG93bnJldi54bWxEj0FrwkAUhO+F/oflFbzVTSPENnUTRBEF&#10;vWiF0ttr9jVJzb4N2dXEf+8KhR6HmfmGmeWDacSFOldbVvAyjkAQF1bXXCo4fqyeX0E4j6yxsUwK&#10;ruQgzx4fZphq2/OeLgdfigBhl6KCyvs2ldIVFRl0Y9sSB+/HdgZ9kF0pdYd9gJtGxlGUSIM1h4UK&#10;W1pUVJwOZ6Ngmvwev9a7yXr/OcVrvOy/9TDZKjV6GubvIDwN/j/8195oBW9JDPcz4QjI7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qv4I8YAAADcAAAADwAAAAAAAAAAAAAA&#10;AACfAgAAZHJzL2Rvd25yZXYueG1sUEsFBgAAAAAEAAQA9wAAAJIDAAAAAA==&#10;">
                      <v:imagedata r:id="rId49" o:title=""/>
                    </v:shape>
                    <v:rect id="Rectangle 960" o:spid="_x0000_s1976" style="position:absolute;left:7780;top:3192;width:797;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KM78MA&#10;AADcAAAADwAAAGRycy9kb3ducmV2LnhtbESPQWvCQBSE70L/w/IKvemmRoJNXUUKbb0VtfT8yL4m&#10;qdm3Yfep8d+7BcHjMDPfMIvV4Dp1ohBbzwaeJxko4srblmsD3/v38RxUFGSLnWcycKEIq+XDaIGl&#10;9Wfe0mkntUoQjiUaaET6UutYNeQwTnxPnLxfHxxKkqHWNuA5wV2np1lWaIctp4UGe3prqDrsjs6A&#10;3hdBDvks/9tKnK7d8ePzq/ox5ulxWL+CEhrkHr61N9bAS5HD/5l0BP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KM78MAAADcAAAADwAAAAAAAAAAAAAAAACYAgAAZHJzL2Rv&#10;d25yZXYueG1sUEsFBgAAAAAEAAQA9QAAAIgDAAAAAA==&#10;" fillcolor="silver" stroked="f"/>
                    <v:shape id="Freeform 961" o:spid="_x0000_s1977" style="position:absolute;left:7752;top:3165;width:853;height:234;visibility:visible;mso-wrap-style:square;v-text-anchor:top" coordsize="853,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heCcUA&#10;AADcAAAADwAAAGRycy9kb3ducmV2LnhtbESP0WrCQBRE34X+w3ILfdNNWkk1dQ2lIrS+SKMfcN29&#10;TUKzd0N2jenfuwXBx2FmzjCrYrStGKj3jWMF6SwBQaydabhScDxspwsQPiAbbB2Tgj/yUKwfJivM&#10;jbvwNw1lqESEsM9RQR1Cl0vpdU0W/cx1xNH7cb3FEGVfSdPjJcJtK5+TJJMWG44LNXb0UZP+Lc9W&#10;wWa/wV32NeiqPexerdfp6fyyVerpcXx/AxFoDPfwrf1pFCyzOfyfiUd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F4JxQAAANwAAAAPAAAAAAAAAAAAAAAAAJgCAABkcnMv&#10;ZG93bnJldi54bWxQSwUGAAAAAAQABAD1AAAAigMAAAAA&#10;" path="m,234l28,208r797,l825,27,853,r,234l,234xe" fillcolor="#9a9a9a" stroked="f">
                      <v:path arrowok="t" o:connecttype="custom" o:connectlocs="0,234;28,208;825,208;825,27;853,0;853,234;0,234" o:connectangles="0,0,0,0,0,0,0"/>
                    </v:shape>
                    <v:shape id="Freeform 962" o:spid="_x0000_s1978" style="position:absolute;left:7752;top:3165;width:853;height:234;visibility:visible;mso-wrap-style:square;v-text-anchor:top" coordsize="853,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Y6sYA&#10;AADcAAAADwAAAGRycy9kb3ducmV2LnhtbESPQWvCQBSE74X+h+UVvJS6aagSU1cxAaF4EKJeentk&#10;n9nQ7NuQ3cb033cLBY/DzHzDrLeT7cRIg28dK3idJyCIa6dbbhRczvuXDIQPyBo7x6TghzxsN48P&#10;a8y1u3FF4yk0IkLY56jAhNDnUvrakEU/dz1x9K5usBiiHBqpB7xFuO1kmiRLabHluGCwp9JQ/XX6&#10;tgqyT3f0PS3MoSrTS/a2Kw7PrlBq9jTt3kEEmsI9/N/+0ApWywX8nY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uY6sYAAADcAAAADwAAAAAAAAAAAAAAAACYAgAAZHJz&#10;L2Rvd25yZXYueG1sUEsFBgAAAAAEAAQA9QAAAIsDAAAAAA==&#10;" path="m,234l28,208,28,27r797,l853,,,,,234xe" stroked="f">
                      <v:path arrowok="t" o:connecttype="custom" o:connectlocs="0,234;28,208;28,27;825,27;853,0;0,0;0,234" o:connectangles="0,0,0,0,0,0,0"/>
                    </v:shape>
                    <v:shape id="Freeform 963" o:spid="_x0000_s1979" style="position:absolute;left:8286;top:3230;width:265;height:52;visibility:visible;mso-wrap-style:square;v-text-anchor:top" coordsize="2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DZrsUA&#10;AADcAAAADwAAAGRycy9kb3ducmV2LnhtbESPQUvDQBSE70L/w/KEXsRu7GGxsZsiwdLizSqot0f2&#10;mYRk36bZ7Sb+e1cQPA4z8w2z3c22F5FG3zrWcLfKQBBXzrRca3h73d/eg/AB2WDvmDR8k4ddsbja&#10;Ym7cxC8UT6EWCcI+Rw1NCEMupa8asuhXbiBO3pcbLYYkx1qaEacEt71cZ5mSFltOCw0OVDZUdaeL&#10;1YBPNKlB9R/xcFPGMr6fP7vNs9bL6/nxAUSgOfyH/9pHo2GjFPyeSUd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0NmuxQAAANwAAAAPAAAAAAAAAAAAAAAAAJgCAABkcnMv&#10;ZG93bnJldi54bWxQSwUGAAAAAAQABAD1AAAAigMAAAAA&#10;" path="m52,40r,12l213,52r,-12l265,40r,-26l213,14,213,,52,r,14l,14,,40r52,xe" fillcolor="black" stroked="f">
                      <v:path arrowok="t" o:connecttype="custom" o:connectlocs="52,40;52,52;213,52;213,40;265,40;265,14;213,14;213,0;52,0;52,14;0,14;0,40;52,40" o:connectangles="0,0,0,0,0,0,0,0,0,0,0,0,0"/>
                    </v:shape>
                    <v:rect id="Rectangle 964" o:spid="_x0000_s1980" style="position:absolute;left:7806;top:3218;width:5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l+78cA&#10;AADcAAAADwAAAGRycy9kb3ducmV2LnhtbESPQWvCQBSE74X+h+UJvRTdtFgbo6uUYsCeRGsJvT2y&#10;zyRt9m3Irhr99a4geBxm5htmOu9MLQ7UusqygpdBBII4t7riQsH2O+3HIJxH1lhbJgUncjCfPT5M&#10;MdH2yGs6bHwhAoRdggpK75tESpeXZNANbEMcvJ1tDfog20LqFo8Bbmr5GkUjabDisFBiQ58l5f+b&#10;vVFQxemPf4uHq/Mi/fozi+z5N+O9Uk+97mMCwlPn7+Fbe6kVjEfvcD0TjoC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fu/HAAAA3AAAAA8AAAAAAAAAAAAAAAAAmAIAAGRy&#10;cy9kb3ducmV2LnhtbFBLBQYAAAAABAAEAPUAAACMAwAAAAA=&#10;" fillcolor="green" stroked="f"/>
                    <v:rect id="Rectangle 965" o:spid="_x0000_s1981" style="position:absolute;left:7806;top:3218;width:27;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lYMMA&#10;AADcAAAADwAAAGRycy9kb3ducmV2LnhtbERPz2vCMBS+D/wfwhN2GZquDFlrU1FBcbdNvXh7Ns+2&#10;2Lx0Sabd/vrlMNjx4/tdLAbTiRs531pW8DxNQBBXVrdcKzgeNpNXED4ga+wsk4Jv8rAoRw8F5tre&#10;+YNu+1CLGMI+RwVNCH0upa8aMuintieO3MU6gyFCV0vt8B7DTSfTJJlJgy3HhgZ7WjdUXfdfRkH/&#10;eWb39pK9b/HntMqe2tQPdarU43hYzkEEGsK/+M+90wqyWVwbz8Qj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ZlYMMAAADcAAAADwAAAAAAAAAAAAAAAACYAgAAZHJzL2Rv&#10;d25yZXYueG1sUEsFBgAAAAAEAAQA9QAAAIgDAAAAAA==&#10;" fillcolor="lime" stroked="f"/>
                    <v:rect id="Rectangle 966" o:spid="_x0000_s1982" style="position:absolute;left:7988;top:3434;width:36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q4MEA&#10;AADcAAAADwAAAGRycy9kb3ducmV2LnhtbESPzYoCMRCE7wu+Q2jB25rRg+isUUQQVLw47gM0k54f&#10;TDpDEp3x7Y2wsMeiqr6i1tvBGvEkH1rHCmbTDARx6XTLtYLf2+F7CSJEZI3GMSl4UYDtZvS1xly7&#10;nq/0LGItEoRDjgqaGLtcylA2ZDFMXUecvMp5izFJX0vtsU9wa+Q8yxbSYstpocGO9g2V9+JhFchb&#10;ceiXhfGZO8+rizkdrxU5pSbjYfcDItIQ/8N/7aNWsFqs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quDBAAAA3AAAAA8AAAAAAAAAAAAAAAAAmAIAAGRycy9kb3du&#10;cmV2LnhtbFBLBQYAAAAABAAEAPUAAACGAwAAAAA=&#10;" filled="f" stroked="f">
                      <v:textbox style="mso-fit-shape-to-text:t" inset="0,0,0,0">
                        <w:txbxContent>
                          <w:p w14:paraId="7ACE217D" w14:textId="77777777" w:rsidR="008C45DB" w:rsidRDefault="008C45DB" w:rsidP="008C45DB">
                            <w:r>
                              <w:rPr>
                                <w:rFonts w:ascii="Calibri" w:hAnsi="Calibri" w:cs="Calibri"/>
                                <w:color w:val="000000"/>
                                <w:sz w:val="10"/>
                                <w:szCs w:val="10"/>
                              </w:rPr>
                              <w:t>End User</w:t>
                            </w:r>
                          </w:p>
                        </w:txbxContent>
                      </v:textbox>
                    </v:rect>
                    <v:shape id="Picture 967" o:spid="_x0000_s1983" type="#_x0000_t75" style="position:absolute;left:7925;top:825;width:413;height:1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ScfW/AAAA3AAAAA8AAABkcnMvZG93bnJldi54bWxET89rwjAUvg/2P4Q38DbTzaGuM0oRBI+z&#10;m+Lx0by1ZclLSWJb/3tzEDx+fL9Xm9Ea0ZMPrWMFb9MMBHHldMu1gt+f3esSRIjIGo1jUnClAJv1&#10;89MKc+0GPlBfxlqkEA45Kmhi7HIpQ9WQxTB1HXHi/py3GBP0tdQehxRujXzPsrm02HJqaLCjbUPV&#10;f3mxCoqPfjQcZ75w5++ShoU5WT4qNXkZiy8Qkcb4EN/de63gc5HmpzPpCMj1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UnH1vwAAANwAAAAPAAAAAAAAAAAAAAAAAJ8CAABk&#10;cnMvZG93bnJldi54bWxQSwUGAAAAAAQABAD3AAAAiwMAAAAA&#10;">
                      <v:imagedata r:id="rId50" o:title=""/>
                    </v:shape>
                    <v:shape id="Freeform 968" o:spid="_x0000_s1984" style="position:absolute;left:7967;top:837;width:331;height:1697;visibility:visible;mso-wrap-style:square;v-text-anchor:top" coordsize="331,1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3C3sUA&#10;AADcAAAADwAAAGRycy9kb3ducmV2LnhtbESPQWvCQBSE7wX/w/IEL6IbPdiaukppK5TempZCb4/s&#10;M4lm34bdZ4z/vlsoeBxm5htmsxtcq3oKsfFsYDHPQBGX3jZcGfj63M8eQEVBtth6JgNXirDbju42&#10;mFt/4Q/qC6lUgnDM0UAt0uVax7Imh3HuO+LkHXxwKEmGStuAlwR3rV5m2Uo7bDgt1NjRc03lqTg7&#10;AzrINOylKN/775/j6uU6Pb0OZ2Mm4+HpEZTQILfwf/vNGljfL+DvTDoC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cLexQAAANwAAAAPAAAAAAAAAAAAAAAAAJgCAABkcnMv&#10;ZG93bnJldi54bWxQSwUGAAAAAAQABAD1AAAAigMAAAAA&#10;" path="m213,1697l,701,225,806,118,,331,996,104,891r109,806l213,1697xe" fillcolor="black" strokeweight="0">
                      <v:path arrowok="t" o:connecttype="custom" o:connectlocs="213,1697;0,701;225,806;118,0;331,996;104,891;213,1697;213,1697" o:connectangles="0,0,0,0,0,0,0,0"/>
                    </v:shape>
                    <v:shape id="Freeform 969" o:spid="_x0000_s1985" style="position:absolute;left:7967;top:837;width:331;height:1697;visibility:visible;mso-wrap-style:square;v-text-anchor:top" coordsize="331,1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a/vsYA&#10;AADcAAAADwAAAGRycy9kb3ducmV2LnhtbESPT2vCQBTE74V+h+UVvBTd6KGtqauIEC34j6rt+ZF9&#10;zQazb0N2jfHbu4VCj8PM/IaZzDpbiZYaXzpWMBwkIIhzp0suFJyOWf8NhA/IGivHpOBGHmbTx4cJ&#10;ptpd+ZPaQyhEhLBPUYEJoU6l9Lkhi37gauLo/bjGYoiyKaRu8BrhtpKjJHmRFkuOCwZrWhjKz4eL&#10;VbDab+rtt10+G8vrbDfP2vOX2SvVe+rm7yACdeE//Nf+0ArGryP4PROP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a/vsYAAADcAAAADwAAAAAAAAAAAAAAAACYAgAAZHJz&#10;L2Rvd25yZXYueG1sUEsFBgAAAAAEAAQA9QAAAIsDAAAAAA==&#10;" path="m213,1697l,701,225,806,118,,331,996,104,891r109,806l213,1697xe" fillcolor="black" stroked="f">
                      <v:path arrowok="t" o:connecttype="custom" o:connectlocs="213,1697;0,701;225,806;118,0;331,996;104,891;213,1697;213,1697" o:connectangles="0,0,0,0,0,0,0,0"/>
                    </v:shape>
                    <v:shape id="Freeform 970" o:spid="_x0000_s1986" style="position:absolute;left:7925;top:827;width:412;height:1718;visibility:visible;mso-wrap-style:square;v-text-anchor:top" coordsize="412,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uZcUA&#10;AADcAAAADwAAAGRycy9kb3ducmV2LnhtbESPT2vCQBTE74V+h+UJvdWNLfgnuooERKF6qFXw+Nh9&#10;JtHs25BdY/rtuwXB4zAzv2Fmi85WoqXGl44VDPoJCGLtTMm5gsPP6n0Mwgdkg5VjUvBLHhbz15cZ&#10;psbd+ZvafchFhLBPUUERQp1K6XVBFn3f1cTRO7vGYoiyyaVp8B7htpIfSTKUFkuOCwXWlBWkr/ub&#10;VeAuW310483wtFu3I73cZvx1y5R663XLKYhAXXiGH+2NUTAZfcL/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i5lxQAAANwAAAAPAAAAAAAAAAAAAAAAAJgCAABkcnMv&#10;ZG93bnJldi54bWxQSwUGAAAAAAQABAD1AAAAigMAAAAA&#10;" path="m412,1700l317,,,17,96,1718r316,-18xe" fillcolor="black" strokeweight="0">
                      <v:path arrowok="t" o:connecttype="custom" o:connectlocs="412,1700;317,0;0,17;96,1718;412,1700" o:connectangles="0,0,0,0,0"/>
                    </v:shape>
                    <v:shape id="Freeform 971" o:spid="_x0000_s1987" style="position:absolute;left:7925;top:827;width:412;height:1718;visibility:visible;mso-wrap-style:square;v-text-anchor:top" coordsize="412,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tJ8YA&#10;AADcAAAADwAAAGRycy9kb3ducmV2LnhtbESPT2sCMRTE7wW/Q3iCF9FsRfyzGqVUCz0IpSro8ZG8&#10;bpZuXrab6G6/fVMo9DjMzG+Y9bZzlbhTE0rPCh7HGQhi7U3JhYLz6WW0ABEissHKMyn4pgDbTe9h&#10;jbnxLb/T/RgLkSAcclRgY6xzKYO25DCMfU2cvA/fOIxJNoU0DbYJ7io5ybKZdFhyWrBY07Ml/Xm8&#10;OQW7YVvo6+FrP9uZi5su7WH45rRSg373tAIRqYv/4b/2q1GwnE/h90w6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tJ8YAAADcAAAADwAAAAAAAAAAAAAAAACYAgAAZHJz&#10;L2Rvd25yZXYueG1sUEsFBgAAAAAEAAQA9QAAAIsDAAAAAA==&#10;" path="m412,1700l317,,,17,96,1718r316,-18xe" fillcolor="black" stroked="f">
                      <v:path arrowok="t" o:connecttype="custom" o:connectlocs="412,1700;317,0;0,17;96,1718;412,1700" o:connectangles="0,0,0,0,0"/>
                    </v:shape>
                    <v:shape id="Picture 972" o:spid="_x0000_s1988" type="#_x0000_t75" style="position:absolute;left:7925;top:825;width:413;height:1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l0m3DAAAA3AAAAA8AAABkcnMvZG93bnJldi54bWxEj0FrwkAUhO8F/8PyhN7qRtuqTV0lFAo9&#10;2lTF4yP7moTuvg272yT9964g9DjMzDfMZjdaI3ryoXWsYD7LQBBXTrdcKzh8vT+sQYSIrNE4JgV/&#10;FGC3ndxtMNdu4E/qy1iLBOGQo4Imxi6XMlQNWQwz1xEn79t5izFJX0vtcUhwa+Qiy5bSYstpocGO&#10;3hqqfspfq6B46kfD8dEX7rwvaViZk+WjUvfTsXgFEWmM/+Fb+0MreFk9w/VMOgJye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SXSbcMAAADcAAAADwAAAAAAAAAAAAAAAACf&#10;AgAAZHJzL2Rvd25yZXYueG1sUEsFBgAAAAAEAAQA9wAAAI8DAAAAAA==&#10;">
                      <v:imagedata r:id="rId50" o:title=""/>
                    </v:shape>
                    <v:shape id="Freeform 973" o:spid="_x0000_s1989" style="position:absolute;left:7967;top:837;width:329;height:1697;visibility:visible;mso-wrap-style:square;v-text-anchor:top" coordsize="329,1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IcMA&#10;AADcAAAADwAAAGRycy9kb3ducmV2LnhtbESP3WrCQBSE7wu+w3KE3tVNivUndZWitJhLNQ9wyJ5m&#10;g9mzIbsm6dt3BcHLYWa+YTa70Taip87XjhWkswQEcel0zZWC4vL9tgLhA7LGxjEp+CMPu+3kZYOZ&#10;dgOfqD+HSkQI+wwVmBDaTEpfGrLoZ64ljt6v6yyGKLtK6g6HCLeNfE+ShbRYc1ww2NLeUHk936wC&#10;x8VH/jPM0yaUh/5apPnKXHKlXqfj1yeIQGN4hh/to1awXi7gfiYe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pIcMAAADcAAAADwAAAAAAAAAAAAAAAACYAgAAZHJzL2Rv&#10;d25yZXYueG1sUEsFBgAAAAAEAAQA9QAAAIgDAAAAAA==&#10;" path="m213,1697l,700,225,806,117,,329,996,104,891r109,806xe" filled="f" strokeweight=".25pt">
                      <v:path arrowok="t" o:connecttype="custom" o:connectlocs="213,1697;0,700;225,806;117,0;329,996;104,891;213,1697" o:connectangles="0,0,0,0,0,0,0"/>
                    </v:shape>
                    <v:shape id="Freeform 974" o:spid="_x0000_s1990" style="position:absolute;left:1864;top:7655;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eC8UA&#10;AADcAAAADwAAAGRycy9kb3ducmV2LnhtbESPy27CMBRE95X4B+sisSsOUPEIGMSjFSxY8PqAq/iS&#10;BOLrKDaQ9utrJCSWo5k5o5nMalOIO1Uut6yg045AECdW55wqOB1/PocgnEfWWFgmBb/kYDZtfEww&#10;1vbBe7offCoChF2MCjLvy1hKl2Rk0LVtSRy8s60M+iCrVOoKHwFuCtmNor40mHNYyLCkZUbJ9XAz&#10;Co7rZb3adcru5evve3HZXtH3NCrVatbzMQhPtX+HX+2NVjAaDOB5JhwB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Ap4LxQAAANwAAAAPAAAAAAAAAAAAAAAAAJgCAABkcnMv&#10;ZG93bnJldi54bWxQSwUGAAAAAAQABAD1AAAAigMAAAAA&#10;" path="m,788l117,676r,-648l,,,788xe" fillcolor="black" stroked="f">
                      <v:path arrowok="t" o:connecttype="custom" o:connectlocs="0,788;117,676;117,28;0,0;0,788" o:connectangles="0,0,0,0,0"/>
                    </v:shape>
                    <v:shape id="Freeform 975" o:spid="_x0000_s1991" style="position:absolute;left:1836;top:7683;width:116;height:788;visibility:visible;mso-wrap-style:square;v-text-anchor:top" coordsize="116,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l3MIA&#10;AADcAAAADwAAAGRycy9kb3ducmV2LnhtbERP3WrCMBS+H/gO4QjezdShU6tRRBAnwwurD3Bsjm2x&#10;OQlNZuue3lwMdvnx/S/XnanFgxpfWVYwGiYgiHOrKy4UXM679xkIH5A11pZJwZM8rFe9tyWm2rZ8&#10;okcWChFD2KeooAzBpVL6vCSDfmgdceRutjEYImwKqRtsY7ip5UeSfEqDFceGEh1tS8rv2Y9RcGq3&#10;+nL9nYyzm/ve5/boJrvrQalBv9ssQATqwr/4z/2lFcyncW0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GXcwgAAANwAAAAPAAAAAAAAAAAAAAAAAJgCAABkcnMvZG93&#10;bnJldi54bWxQSwUGAAAAAAQABAD1AAAAhwMAAAAA&#10;" path="m,788l116,676,116,,,113,,788xe" fillcolor="black" stroked="f">
                      <v:path arrowok="t" o:connecttype="custom" o:connectlocs="0,788;116,676;116,0;0,113;0,788" o:connectangles="0,0,0,0,0"/>
                    </v:shape>
                    <v:rect id="Rectangle 976" o:spid="_x0000_s1992" style="position:absolute;left:1399;top:7796;width:437;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Q/scA&#10;AADcAAAADwAAAGRycy9kb3ducmV2LnhtbESPT2sCMRTE74V+h/AK3mpWaau7GkULgpdC/XPQ23Pz&#10;3F3cvKxJ1G0/fSMUPA4z8xtmPG1NLa7kfGVZQa+bgCDOra64ULDdLF6HIHxA1lhbJgU/5GE6eX4a&#10;Y6btjVd0XYdCRAj7DBWUITSZlD4vyaDv2oY4ekfrDIYoXSG1w1uEm1r2k+RDGqw4LpTY0GdJ+Wl9&#10;MQrm6XB+/n7jr9/VYU/73eH03neJUp2XdjYCEagNj/B/e6kVpIMU7mfiEZ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0P7HAAAA3AAAAA8AAAAAAAAAAAAAAAAAmAIAAGRy&#10;cy9kb3ducmV2LnhtbFBLBQYAAAAABAAEAPUAAACMAwAAAAA=&#10;" fillcolor="black" stroked="f"/>
                    <v:rect id="Rectangle 977" o:spid="_x0000_s1993" style="position:absolute;left:1369;top:7768;width:467;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z0YsAA&#10;AADcAAAADwAAAGRycy9kb3ducmV2LnhtbERPS2sCMRC+F/ofwhR6q1m1iK5GEcHWm/jA87AZd1c3&#10;kyUZdfvvzaHg8eN7zxada9SdQqw9G+j3MlDEhbc1lwaOh/XXGFQUZIuNZzLwRxEW8/e3GebWP3hH&#10;972UKoVwzNFAJdLmWseiIoex51vixJ19cCgJhlLbgI8U7ho9yLKRdlhzaqiwpVVFxXV/cwb0YRTk&#10;OvweXnYSB0t3+/ndFidjPj+65RSUUCcv8b97Yw1Mxml+OpOOgJ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z0YsAAAADcAAAADwAAAAAAAAAAAAAAAACYAgAAZHJzL2Rvd25y&#10;ZXYueG1sUEsFBgAAAAAEAAQA9QAAAIUDAAAAAA==&#10;" fillcolor="silver" stroked="f"/>
                    <v:shape id="Freeform 978" o:spid="_x0000_s1994" style="position:absolute;left:1369;top:7655;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zxcQA&#10;AADcAAAADwAAAGRycy9kb3ducmV2LnhtbESPQWvCQBSE7wX/w/IK3uquBW2MrhKEVg891MT2/Mg+&#10;k9Ds25Ddavz3XUHwOMzMN8xqM9hWnKn3jWMN04kCQVw603Cl4Vi8vyQgfEA22DomDVfysFmPnlaY&#10;GnfhA53zUIkIYZ+ihjqELpXSlzVZ9BPXEUfv5HqLIcq+kqbHS4TbVr4qNZcWG44LNXa0ran8zf+s&#10;ho9djuFNfS9IZdlPIgv/Vcw+tR4/D9kSRKAhPML39t5oWCRTuJ2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DM8XEAAAA3AAAAA8AAAAAAAAAAAAAAAAAmAIAAGRycy9k&#10;b3ducmV2LnhtbFBLBQYAAAAABAAEAPUAAACJAwAAAAA=&#10;" path="m,113r467,l583,,117,,,113xe" fillcolor="silver" stroked="f">
                      <v:path arrowok="t" o:connecttype="custom" o:connectlocs="0,113;467,113;583,0;117,0;0,113" o:connectangles="0,0,0,0,0"/>
                    </v:shape>
                    <v:shape id="Freeform 979" o:spid="_x0000_s1995" style="position:absolute;left:1836;top:7655;width:116;height:788;visibility:visible;mso-wrap-style:square;v-text-anchor:top" coordsize="116,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8qIsQA&#10;AADcAAAADwAAAGRycy9kb3ducmV2LnhtbESPQWvCQBSE74X+h+UVvNVNhYqNrpIKQpH2UKv3Z/aZ&#10;DWbfhuxLTP99t1DocZiZb5jVZvSNGqiLdWADT9MMFHEZbM2VgePX7nEBKgqyxSYwGfimCJv1/d0K&#10;cxtu/EnDQSqVIBxzNOBE2lzrWDryGKehJU7eJXQeJcmu0rbDW4L7Rs+ybK491pwWHLa0dVReD703&#10;MP+w7r2oKyvtWYrn/akfmtfemMnDWCxBCY3yH/5rv1kDL4sZ/J5JR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KiLEAAAA3AAAAA8AAAAAAAAAAAAAAAAAmAIAAGRycy9k&#10;b3ducmV2LnhtbFBLBQYAAAAABAAEAPUAAACJAwAAAAA=&#10;" path="m,788l116,676,116,,,113,,788xe" fillcolor="gray" stroked="f">
                      <v:path arrowok="t" o:connecttype="custom" o:connectlocs="0,788;116,676;116,0;0,113;0,788" o:connectangles="0,0,0,0,0"/>
                    </v:shape>
                    <v:shape id="Freeform 980" o:spid="_x0000_s1996" style="position:absolute;left:1369;top:7768;width:467;height:14;visibility:visible;mso-wrap-style:square;v-text-anchor:top" coordsize="46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qEsUA&#10;AADcAAAADwAAAGRycy9kb3ducmV2LnhtbESPQUvDQBCF74L/YRnBi7SbKJQ27SZIpeJNjNLzkJ1k&#10;o9nZuLtt4r93BaHHx5v3vXm7araDOJMPvWMF+TIDQdw43XOn4OP9sFiDCBFZ4+CYFPxQgKq8vtph&#10;od3Eb3SuYycShEOBCkyMYyFlaAxZDEs3Eievdd5iTNJ3UnucEtwO8j7LVtJiz6nB4Eh7Q81XfbLp&#10;DdMcVnne1k9T+zl83+2f/evpqNTtzfy4BRFpjpfj//SLVrBZP8DfmEQA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CoSxQAAANwAAAAPAAAAAAAAAAAAAAAAAJgCAABkcnMv&#10;ZG93bnJldi54bWxQSwUGAAAAAAQABAD1AAAAigMAAAAA&#10;" path="m,l467,,452,14,,14,,xe" stroked="f">
                      <v:path arrowok="t" o:connecttype="custom" o:connectlocs="0,0;467,0;452,14;0,14;0,0" o:connectangles="0,0,0,0,0"/>
                    </v:shape>
                    <v:shape id="Freeform 981" o:spid="_x0000_s1997" style="position:absolute;left:1369;top:7768;width:14;height:675;visibility:visible;mso-wrap-style:square;v-text-anchor:top" coordsize="1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9108YA&#10;AADcAAAADwAAAGRycy9kb3ducmV2LnhtbESPT2vCQBTE7wW/w/IEb81GUavRVYpSlNqLfxC9PbLP&#10;JDT7NmS3Gvvp3ULB4zAzv2Gm88aU4kq1Kywr6EYxCOLU6oIzBYf9x+sIhPPIGkvLpOBODuaz1ssU&#10;E21vvKXrzmciQNglqCD3vkqkdGlOBl1kK+LgXWxt0AdZZ1LXeAtwU8peHA+lwYLDQo4VLXJKv3c/&#10;RsHpV3/dN8vTm1sNs099Tu3guLRKddrN+wSEp8Y/w//ttVYwHvXh70w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9108YAAADcAAAADwAAAAAAAAAAAAAAAACYAgAAZHJz&#10;L2Rvd25yZXYueG1sUEsFBgAAAAAEAAQA9QAAAIsDAAAAAA==&#10;" path="m,l,675,14,661,14,14,,xe" fillcolor="gray" stroked="f">
                      <v:path arrowok="t" o:connecttype="custom" o:connectlocs="0,0;0,675;14,661;14,14;0,0" o:connectangles="0,0,0,0,0"/>
                    </v:shape>
                    <v:rect id="Rectangle 982" o:spid="_x0000_s1998" style="position:absolute;left:1369;top:7951;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Xm6sMA&#10;AADcAAAADwAAAGRycy9kb3ducmV2LnhtbESPQYvCMBSE74L/ITxhb5oqrtRqFJFVvOzBKp4fzbMt&#10;Ni8lyWrXX79ZEDwOM/MNs1x3phF3cr62rGA8SkAQF1bXXCo4n3bDFIQPyBoby6TglzysV/3eEjNt&#10;H3ykex5KESHsM1RQhdBmUvqiIoN+ZFvi6F2tMxiidKXUDh8Rbho5SZKZNFhzXKiwpW1FxS3/MQoS&#10;PXaH7+1UPovNPr3cvib2afdKfQy6zQJEoC68w6/2QSuYp5/wfy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Xm6sMAAADcAAAADwAAAAAAAAAAAAAAAACYAgAAZHJzL2Rv&#10;d25yZXYueG1sUEsFBgAAAAAEAAQA9QAAAIgDAAAAAA==&#10;" fillcolor="gray" stroked="f"/>
                    <v:rect id="Rectangle 983" o:spid="_x0000_s1999" style="position:absolute;left:1383;top:7965;width:453;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HtsQA&#10;AADcAAAADwAAAGRycy9kb3ducmV2LnhtbESPT4vCMBTE7wt+h/CEva2Ju27RahRZEATdg3/A66N5&#10;tsXmpTZR67c3guBxmJnfMJNZaytxpcaXjjX0ewoEceZMybmG/W7xNQThA7LByjFpuJOH2bTzMcHU&#10;uBtv6LoNuYgQ9ilqKEKoUyl9VpBF33M1cfSOrrEYomxyaRq8Rbit5LdSibRYclwosKa/grLT9mI1&#10;YDIw5//jz3q3uiQ4ylu1+D0orT+77XwMIlAb3uFXe2k0jIYJPM/EI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gx7bEAAAA3AAAAA8AAAAAAAAAAAAAAAAAmAIAAGRycy9k&#10;b3ducmV2LnhtbFBLBQYAAAAABAAEAPUAAACJAwAAAAA=&#10;" stroked="f"/>
                    <v:rect id="Rectangle 984" o:spid="_x0000_s2000" style="position:absolute;left:1369;top:8148;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dBsMA&#10;AADcAAAADwAAAGRycy9kb3ducmV2LnhtbESPQYvCMBSE74L/ITxhb5oqstZqFJFVvOzBKp4fzbMt&#10;Ni8lyWrXX79ZEDwOM/MNs1x3phF3cr62rGA8SkAQF1bXXCo4n3bDFIQPyBoby6TglzysV/3eEjNt&#10;H3ykex5KESHsM1RQhdBmUvqiIoN+ZFvi6F2tMxiidKXUDh8Rbho5SZJPabDmuFBhS9uKilv+YxQk&#10;euwO39upfBabfXq5fU3s0+6V+hh0mwWIQF14h1/tg1YwT2fwfy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vdBsMAAADcAAAADwAAAAAAAAAAAAAAAACYAgAAZHJzL2Rv&#10;d25yZXYueG1sUEsFBgAAAAAEAAQA9QAAAIgDAAAAAA==&#10;" fillcolor="gray" stroked="f"/>
                    <v:rect id="Rectangle 985" o:spid="_x0000_s2001" style="position:absolute;left:1383;top:8162;width:453;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P2X8IA&#10;AADcAAAADwAAAGRycy9kb3ducmV2LnhtbERPz2vCMBS+D/wfwhN2m8mcK7UzLUMQBrqDrbDro3m2&#10;Zc1L10Tt/ntzGOz48f3eFJPtxZVG3znW8LxQIIhrZzpuNJyq3VMKwgdkg71j0vBLHop89rDBzLgb&#10;H+lahkbEEPYZamhDGDIpfd2SRb9wA3Hkzm60GCIcG2lGvMVw28ulUom02HFsaHGgbUv1d3mxGjBZ&#10;mZ/P88uh2l8SXDeT2r1+Ka0f59P7G4hAU/gX/7k/jIZ1GtfGM/EI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s/ZfwgAAANwAAAAPAAAAAAAAAAAAAAAAAJgCAABkcnMvZG93&#10;bnJldi54bWxQSwUGAAAAAAQABAD1AAAAhwMAAAAA&#10;" stroked="f"/>
                    <v:rect id="Rectangle 986" o:spid="_x0000_s2002" style="position:absolute;left:1690;top:8331;width:87;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ICMMA&#10;AADcAAAADwAAAGRycy9kb3ducmV2LnhtbESPy2rDMBBF94H+g5hCdoncEprEiRJModCtXS/a3VSa&#10;2ibWyFiqH/n6qFDI8nIfh3s8T7YVA/W+cazgaZ2AINbONFwpKD/eVjsQPiAbbB2Tgpk8nE8PiyOm&#10;xo2c01CESsQR9ikqqEPoUim9rsmiX7uOOHo/rrcYouwraXoc47ht5XOSvEiLDUdCjR291qQvxa9V&#10;8LUt21w316yaPzc6QubvYpiVWj5O2QFEoCncw//td6Ngv9vD35l4BOTp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FICMMAAADcAAAADwAAAAAAAAAAAAAAAACYAgAAZHJzL2Rv&#10;d25yZXYueG1sUEsFBgAAAAAEAAQA9QAAAIgDAAAAAA==&#10;" fillcolor="red" stroked="f"/>
                    <v:shape id="Freeform 987" o:spid="_x0000_s2003" style="position:absolute;left:1369;top:7655;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1gcQA&#10;AADcAAAADwAAAGRycy9kb3ducmV2LnhtbERPz2vCMBS+D/wfwhN2GWvqBJ21UWSb4MEdpoLb7dG8&#10;NsXmpTSZVv96cxjs+PH9zpe9bcSZOl87VjBKUhDEhdM1VwoO+/XzKwgfkDU2jknBlTwsF4OHHDPt&#10;LvxF512oRAxhn6ECE0KbSekLQxZ94lriyJWusxgi7CqpO7zEcNvIlzSdSIs1xwaDLb0ZKk67X6vg&#10;OHbj9bYst98f7674nJrJ088NlXoc9qs5iEB9+Bf/uTdawWwW58c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9YHEAAAA3AAAAA8AAAAAAAAAAAAAAAAAmAIAAGRycy9k&#10;b3ducmV2LnhtbFBLBQYAAAAABAAEAPUAAACJAwAAAAA=&#10;" path="m583,l569,14r-452,l14,113,,113,117,,583,xe" fillcolor="gray" stroked="f">
                      <v:path arrowok="t" o:connecttype="custom" o:connectlocs="583,0;569,14;117,14;14,113;0,113;117,0;583,0" o:connectangles="0,0,0,0,0,0,0"/>
                    </v:shape>
                    <v:rect id="Rectangle 988" o:spid="_x0000_s2004" style="position:absolute;left:1387;top:8492;width:55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PWwcEA&#10;AADcAAAADwAAAGRycy9kb3ducmV2LnhtbESPzYoCMRCE7wu+Q2jB25rRg+hoFBEEV/bi6AM0k54f&#10;TDpDEp3ZtzcLgseiqr6iNrvBGvEkH1rHCmbTDARx6XTLtYLb9fi9BBEiskbjmBT8UYDddvS1wVy7&#10;ni/0LGItEoRDjgqaGLtcylA2ZDFMXUecvMp5izFJX0vtsU9wa+Q8yxbSYstpocGODg2V9+JhFchr&#10;ceyXhfGZO8+rX/NzulTklJqMh/0aRKQhfsLv9kkrWK1m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D1sHBAAAA3AAAAA8AAAAAAAAAAAAAAAAAmAIAAGRycy9kb3du&#10;cmV2LnhtbFBLBQYAAAAABAAEAPUAAACGAwAAAAA=&#10;" filled="f" stroked="f">
                      <v:textbox style="mso-fit-shape-to-text:t" inset="0,0,0,0">
                        <w:txbxContent>
                          <w:p w14:paraId="50E7ACC6" w14:textId="77777777" w:rsidR="008C45DB" w:rsidRDefault="008C45DB" w:rsidP="008C45DB">
                            <w:r>
                              <w:rPr>
                                <w:rFonts w:ascii="Calibri" w:hAnsi="Calibri" w:cs="Calibri"/>
                                <w:color w:val="000000"/>
                                <w:sz w:val="10"/>
                                <w:szCs w:val="10"/>
                              </w:rPr>
                              <w:t>Dev database</w:t>
                            </w:r>
                          </w:p>
                        </w:txbxContent>
                      </v:textbox>
                    </v:rect>
                    <v:rect id="Rectangle 989" o:spid="_x0000_s2005" style="position:absolute;left:1022;top:8618;width:4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FItsIA&#10;AADcAAAADwAAAGRycy9kb3ducmV2LnhtbESPzYoCMRCE7wu+Q+gFb2tm5yA6GmVZEFT24ugDNJOe&#10;H0w6QxKd8e3NguCxqKqvqPV2tEbcyYfOsYLvWQaCuHK640bB5bz7WoAIEVmjcUwKHhRgu5l8rLHQ&#10;buAT3cvYiAThUKCCNsa+kDJULVkMM9cTJ6923mJM0jdSexwS3BqZZ9lcWuw4LbTY029L1bW8WQXy&#10;XO6GRWl85o55/WcO+1NNTqnp5/izAhFpjO/wq73XCpbLHP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Ui2wgAAANwAAAAPAAAAAAAAAAAAAAAAAJgCAABkcnMvZG93&#10;bnJldi54bWxQSwUGAAAAAAQABAD1AAAAhwMAAAAA&#10;" filled="f" stroked="f">
                      <v:textbox style="mso-fit-shape-to-text:t" inset="0,0,0,0">
                        <w:txbxContent>
                          <w:p w14:paraId="62DC0537" w14:textId="77777777" w:rsidR="008C45DB" w:rsidRDefault="008C45DB" w:rsidP="008C45DB">
                            <w:r>
                              <w:rPr>
                                <w:rFonts w:ascii="Calibri" w:hAnsi="Calibri" w:cs="Calibri"/>
                                <w:color w:val="000000"/>
                                <w:sz w:val="10"/>
                                <w:szCs w:val="10"/>
                              </w:rPr>
                              <w:t>VRIVFSSDBT</w:t>
                            </w:r>
                          </w:p>
                        </w:txbxContent>
                      </v:textbox>
                    </v:rect>
                    <v:rect id="Rectangle 990" o:spid="_x0000_s2006" style="position:absolute;left:1542;top:8618;width:10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3tLcIA&#10;AADcAAAADwAAAGRycy9kb3ducmV2LnhtbESPzYoCMRCE74LvEFrwphkVFp01igiCLl4c9wGaSc8P&#10;Jp0hyTqzb28WhD0WVfUVtd0P1ogn+dA6VrCYZyCIS6dbrhV830+zNYgQkTUax6TglwLsd+PRFnPt&#10;er7Rs4i1SBAOOSpoYuxyKUPZkMUwdx1x8irnLcYkfS21xz7BrZHLLPuQFltOCw12dGyofBQ/VoG8&#10;F6d+XRifua9ldTWX860ip9R0Mhw+QUQa4n/43T5rBZvN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3e0twgAAANwAAAAPAAAAAAAAAAAAAAAAAJgCAABkcnMvZG93&#10;bnJldi54bWxQSwUGAAAAAAQABAD1AAAAhwMAAAAA&#10;" filled="f" stroked="f">
                      <v:textbox style="mso-fit-shape-to-text:t" inset="0,0,0,0">
                        <w:txbxContent>
                          <w:p w14:paraId="2DC0EE4A" w14:textId="77777777" w:rsidR="008C45DB" w:rsidRDefault="008C45DB" w:rsidP="008C45DB">
                            <w:r>
                              <w:rPr>
                                <w:rFonts w:ascii="Calibri" w:hAnsi="Calibri" w:cs="Calibri"/>
                                <w:color w:val="000000"/>
                                <w:sz w:val="10"/>
                                <w:szCs w:val="10"/>
                              </w:rPr>
                              <w:t>02</w:t>
                            </w:r>
                          </w:p>
                        </w:txbxContent>
                      </v:textbox>
                    </v:rect>
                    <v:rect id="Rectangle 991" o:spid="_x0000_s2007" style="position:absolute;left:1648;top:8618;width:3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R1WcIA&#10;AADcAAAADwAAAGRycy9kb3ducmV2LnhtbESPzYoCMRCE74LvEFrwphlFFp01igiCLl4c9wGaSc8P&#10;Jp0hyTqzb28WhD0WVfUVtd0P1ogn+dA6VrCYZyCIS6dbrhV830+zNYgQkTUax6TglwLsd+PRFnPt&#10;er7Rs4i1SBAOOSpoYuxyKUPZkMUwdx1x8irnLcYkfS21xz7BrZHLLPuQFltOCw12dGyofBQ/VoG8&#10;F6d+XRifua9ldTWX860ip9R0Mhw+QUQa4n/43T5rBZvN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HVZwgAAANwAAAAPAAAAAAAAAAAAAAAAAJgCAABkcnMvZG93&#10;bnJldi54bWxQSwUGAAAAAAQABAD1AAAAhwMAAAAA&#10;" filled="f" stroked="f">
                      <v:textbox style="mso-fit-shape-to-text:t" inset="0,0,0,0">
                        <w:txbxContent>
                          <w:p w14:paraId="5D826885" w14:textId="77777777" w:rsidR="008C45DB" w:rsidRDefault="008C45DB" w:rsidP="008C45DB">
                            <w:r>
                              <w:rPr>
                                <w:rFonts w:ascii="Calibri" w:hAnsi="Calibri" w:cs="Calibri"/>
                                <w:color w:val="000000"/>
                                <w:sz w:val="10"/>
                                <w:szCs w:val="10"/>
                              </w:rPr>
                              <w:t>\</w:t>
                            </w:r>
                          </w:p>
                        </w:txbxContent>
                      </v:textbox>
                    </v:rect>
                    <v:rect id="Rectangle 992" o:spid="_x0000_s2008" style="position:absolute;left:1688;top:8618;width:27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jQwsIA&#10;AADcAAAADwAAAGRycy9kb3ducmV2LnhtbESPzYoCMRCE74LvEFrwphkFF501igiCLl4c9wGaSc8P&#10;Jp0hyTqzb28WhD0WVfUVtd0P1ogn+dA6VrCYZyCIS6dbrhV830+zNYgQkTUax6TglwLsd+PRFnPt&#10;er7Rs4i1SBAOOSpoYuxyKUPZkMUwdx1x8irnLcYkfS21xz7BrZHLLPuQFltOCw12dGyofBQ/VoG8&#10;F6d+XRifua9ldTWX860ip9R0Mhw+QUQa4n/43T5rBZvN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NDCwgAAANwAAAAPAAAAAAAAAAAAAAAAAJgCAABkcnMvZG93&#10;bnJldi54bWxQSwUGAAAAAAQABAD1AAAAhwMAAAAA&#10;" filled="f" stroked="f">
                      <v:textbox style="mso-fit-shape-to-text:t" inset="0,0,0,0">
                        <w:txbxContent>
                          <w:p w14:paraId="6EF095C6" w14:textId="77777777" w:rsidR="008C45DB" w:rsidRDefault="008C45DB" w:rsidP="008C45DB">
                            <w:r>
                              <w:rPr>
                                <w:rFonts w:ascii="Calibri" w:hAnsi="Calibri" w:cs="Calibri"/>
                                <w:color w:val="000000"/>
                                <w:sz w:val="10"/>
                                <w:szCs w:val="10"/>
                              </w:rPr>
                              <w:t>SCORD</w:t>
                            </w:r>
                          </w:p>
                        </w:txbxContent>
                      </v:textbox>
                    </v:rect>
                    <v:rect id="Rectangle 993" o:spid="_x0000_s2009" style="position:absolute;left:1983;top:8618;width:10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OtcEA&#10;AADcAAAADwAAAGRycy9kb3ducmV2LnhtbESPzYoCMRCE7wu+Q2jB25rRg+isUUQQVLw47gM0k54f&#10;TDpDEp3x7Y2wsMeiqr6i1tvBGvEkH1rHCmbTDARx6XTLtYLf2+F7CSJEZI3GMSl4UYDtZvS1xly7&#10;nq/0LGItEoRDjgqaGLtcylA2ZDFMXUecvMp5izFJX0vtsU9wa+Q8yxbSYstpocGO9g2V9+JhFchb&#10;ceiXhfGZO8+rizkdrxU5pSbjYfcDItIQ/8N/7aNWsFot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qTrXBAAAA3AAAAA8AAAAAAAAAAAAAAAAAmAIAAGRycy9kb3du&#10;cmV2LnhtbFBLBQYAAAAABAAEAPUAAACGAwAAAAA=&#10;" filled="f" stroked="f">
                      <v:textbox style="mso-fit-shape-to-text:t" inset="0,0,0,0">
                        <w:txbxContent>
                          <w:p w14:paraId="1EAEB682" w14:textId="77777777" w:rsidR="008C45DB" w:rsidRDefault="008C45DB" w:rsidP="008C45DB">
                            <w:r>
                              <w:rPr>
                                <w:rFonts w:ascii="Calibri" w:hAnsi="Calibri" w:cs="Calibri"/>
                                <w:color w:val="000000"/>
                                <w:sz w:val="10"/>
                                <w:szCs w:val="10"/>
                              </w:rPr>
                              <w:t>01</w:t>
                            </w:r>
                          </w:p>
                        </w:txbxContent>
                      </v:textbox>
                    </v:rect>
                    <v:rect id="Rectangle 994" o:spid="_x0000_s2010" style="position:absolute;left:2089;top:8618;width:2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rLsIA&#10;AADcAAAADwAAAGRycy9kb3ducmV2LnhtbESPzYoCMRCE74LvEFrwphk9uDprFBEEXbw47gM0k54f&#10;TDpDknVm394sCHssquorarsfrBFP8qF1rGAxz0AQl063XCv4vp9maxAhIms0jknBLwXY78ajLeba&#10;9XyjZxFrkSAcclTQxNjlUoayIYth7jri5FXOW4xJ+lpqj32CWyOXWbaSFltOCw12dGyofBQ/VoG8&#10;F6d+XRifua9ldTWX860ip9R0Mhw+QUQa4n/43T5rBZvNB/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5usuwgAAANwAAAAPAAAAAAAAAAAAAAAAAJgCAABkcnMvZG93&#10;bnJldi54bWxQSwUGAAAAAAQABAD1AAAAhwMAAAAA&#10;" filled="f" stroked="f">
                      <v:textbox style="mso-fit-shape-to-text:t" inset="0,0,0,0">
                        <w:txbxContent>
                          <w:p w14:paraId="2F9C4A28" w14:textId="77777777" w:rsidR="008C45DB" w:rsidRDefault="008C45DB" w:rsidP="008C45DB">
                            <w:r>
                              <w:rPr>
                                <w:rFonts w:ascii="Calibri" w:hAnsi="Calibri" w:cs="Calibri"/>
                                <w:color w:val="000000"/>
                                <w:sz w:val="10"/>
                                <w:szCs w:val="10"/>
                              </w:rPr>
                              <w:t>,</w:t>
                            </w:r>
                          </w:p>
                        </w:txbxContent>
                      </v:textbox>
                    </v:rect>
                    <v:rect id="Rectangle 995" o:spid="_x0000_s2011" style="position:absolute;left:2116;top:8618;width:20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XMAA&#10;AADcAAAADwAAAGRycy9kb3ducmV2LnhtbERPS2rDMBDdF3IHMYHuGjlelNiNEkogkJRsYvcAgzX+&#10;UGlkJMV2b18tClk+3n9/XKwRE/kwOFaw3WQgiBunB+4UfNfntx2IEJE1Gsek4JcCHA+rlz2W2s18&#10;p6mKnUghHEpU0Mc4llKGpieLYeNG4sS1zluMCfpOao9zCrdG5ln2Li0OnBp6HOnUU/NTPawCWVfn&#10;eVcZn7mvvL2Z6+XeklPqdb18foCItMSn+N990QqKIq1NZ9IRkI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l/XMAAAADcAAAADwAAAAAAAAAAAAAAAACYAgAAZHJzL2Rvd25y&#10;ZXYueG1sUEsFBgAAAAAEAAQA9QAAAIUDAAAAAA==&#10;" filled="f" stroked="f">
                      <v:textbox style="mso-fit-shape-to-text:t" inset="0,0,0,0">
                        <w:txbxContent>
                          <w:p w14:paraId="19D5AB76" w14:textId="77777777" w:rsidR="008C45DB" w:rsidRDefault="008C45DB" w:rsidP="008C45DB">
                            <w:r>
                              <w:rPr>
                                <w:rFonts w:ascii="Calibri" w:hAnsi="Calibri" w:cs="Calibri"/>
                                <w:color w:val="000000"/>
                                <w:sz w:val="10"/>
                                <w:szCs w:val="10"/>
                              </w:rPr>
                              <w:t>1437</w:t>
                            </w:r>
                          </w:p>
                        </w:txbxContent>
                      </v:textbox>
                    </v:rect>
                    <v:shape id="Freeform 996" o:spid="_x0000_s2012" style="position:absolute;left:4346;top:8408;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MQMUA&#10;AADcAAAADwAAAGRycy9kb3ducmV2LnhtbESPT2vCQBTE70K/w/IKXkQ3KoqJriL+QdtbVfD6yL4m&#10;odm3MbvG+O27BaHHYWZ+wyxWrSlFQ7UrLCsYDiIQxKnVBWcKLud9fwbCeWSNpWVS8CQHq+VbZ4GJ&#10;tg/+oubkMxEg7BJUkHtfJVK6NCeDbmAr4uB929qgD7LOpK7xEeCmlKMomkqDBYeFHCva5JT+nO5G&#10;wfaz8rfJx63Z9e6j63Q7Ztl7HpTqvrfrOQhPrf8Pv9pHrSCOY/g7E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Y0xAxQAAANwAAAAPAAAAAAAAAAAAAAAAAJgCAABkcnMv&#10;ZG93bnJldi54bWxQSwUGAAAAAAQABAD1AAAAigMAAAAA&#10;" path="m,790l117,677r,-649l,,,790xe" fillcolor="black" stroked="f">
                      <v:path arrowok="t" o:connecttype="custom" o:connectlocs="0,790;117,677;117,28;0,0;0,790" o:connectangles="0,0,0,0,0"/>
                    </v:shape>
                    <v:shape id="Freeform 997" o:spid="_x0000_s2013" style="position:absolute;left:4318;top:8436;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WDJsYA&#10;AADdAAAADwAAAGRycy9kb3ducmV2LnhtbESPQWvCQBCF70L/wzKFXqTuqigldZWiLa3eagWvQ3aa&#10;hGZnY3aN8d87h4K3Gd6b975ZrHpfq47aWAW2MB4ZUMR5cBUXFg4/H88voGJCdlgHJgtXirBaPgwW&#10;mLlw4W/q9qlQEsIxQwtlSk2mdcxL8hhHoSEW7Te0HpOsbaFdixcJ97WeGDPXHiuWhhIbWpeU/+3P&#10;3sJm16TTbHvq3ofnyXG+mbIeXj+tfXrs315BJerT3fx//eUE3xjhl29kBL2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3WDJsYAAADdAAAADwAAAAAAAAAAAAAAAACYAgAAZHJz&#10;L2Rvd25yZXYueG1sUEsFBgAAAAAEAAQA9QAAAIsDAAAAAA==&#10;" path="m,790l117,677,117,,,113,,790xe" fillcolor="black" stroked="f">
                      <v:path arrowok="t" o:connecttype="custom" o:connectlocs="0,790;117,677;117,0;0,113;0,790" o:connectangles="0,0,0,0,0"/>
                    </v:shape>
                    <v:rect id="Rectangle 998" o:spid="_x0000_s2014" style="position:absolute;left:3881;top:8549;width:43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YcsQA&#10;AADdAAAADwAAAGRycy9kb3ducmV2LnhtbERPTWsCMRC9F/ofwhS81USxYlejVEHwUlDbQ72Nm3F3&#10;cTPZJlFXf70RCr3N433OZNbaWpzJh8qxhl5XgSDOnam40PD9tXwdgQgR2WDtmDRcKcBs+vw0wcy4&#10;C2/ovI2FSCEcMtRQxthkUoa8JIuh6xrixB2ctxgT9IU0Hi8p3Nayr9RQWqw4NZTY0KKk/Lg9WQ3z&#10;99H8dz3gz9tmv6Pdz/741vdK685L+zEGEamN/+I/98qk+Ur14PFNOkF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W2HLEAAAA3QAAAA8AAAAAAAAAAAAAAAAAmAIAAGRycy9k&#10;b3ducmV2LnhtbFBLBQYAAAAABAAEAPUAAACJAwAAAAA=&#10;" fillcolor="black" stroked="f"/>
                    <v:rect id="Rectangle 999" o:spid="_x0000_s2015" style="position:absolute;left:3851;top:8522;width:467;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Fj8EA&#10;AADdAAAADwAAAGRycy9kb3ducmV2LnhtbERPS2sCMRC+F/ofwgi91cRVpGyNIoU+bkUtPQ+bcXd1&#10;M1mSUbf/vhEEb/PxPWexGnynzhRTG9jCZGxAEVfBtVxb+Nm9P7+ASoLssAtMFv4owWr5+LDA0oUL&#10;b+i8lVrlEE4lWmhE+lLrVDXkMY1DT5y5fYgeJcNYaxfxksN9pwtj5tpjy7mhwZ7eGqqO25O3oHfz&#10;KMfpbHrYSCrW/vTx+V39Wvs0GtavoIQGuYtv7i+X5xtTwPWbfIJ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wBY/BAAAA3QAAAA8AAAAAAAAAAAAAAAAAmAIAAGRycy9kb3du&#10;cmV2LnhtbFBLBQYAAAAABAAEAPUAAACGAwAAAAA=&#10;" fillcolor="silver" stroked="f"/>
                    <v:shape id="Freeform 1000" o:spid="_x0000_s2016" style="position:absolute;left:3851;top:8408;width:584;height:114;visibility:visible;mso-wrap-style:square;v-text-anchor:top" coordsize="58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WKYsMA&#10;AADdAAAADwAAAGRycy9kb3ducmV2LnhtbERPS2sCMRC+C/0PYQreNKmvltUoUhG9+oDS27iZfdDN&#10;ZLuJuvrrm4LgbT6+58wWra3EhRpfOtbw1lcgiFNnSs41HA/r3gcIH5ANVo5Jw408LOYvnRkmxl15&#10;R5d9yEUMYZ+ghiKEOpHSpwVZ9H1XE0cuc43FEGGTS9PgNYbbSg6UmkiLJceGAmv6LCj92Z+thtH3&#10;aTsYr9435TD9XX5tbHZfHzKtu6/tcgoiUBue4od7a+J8pYbw/0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WKYsMAAADdAAAADwAAAAAAAAAAAAAAAACYAgAAZHJzL2Rv&#10;d25yZXYueG1sUEsFBgAAAAAEAAQA9QAAAIgDAAAAAA==&#10;" path="m,114r467,l584,,117,,,114xe" fillcolor="silver" stroked="f">
                      <v:path arrowok="t" o:connecttype="custom" o:connectlocs="0,114;467,114;584,0;117,0;0,114" o:connectangles="0,0,0,0,0"/>
                    </v:shape>
                    <v:shape id="Freeform 1001" o:spid="_x0000_s2017" style="position:absolute;left:4318;top:8408;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ow8cEA&#10;AADdAAAADwAAAGRycy9kb3ducmV2LnhtbERPS0sDMRC+C/6HMAVvNqmWUtampQiKN+la0N6GZPaB&#10;m8mSjO36740geJuP7zmb3RQGdaaU+8gWFnMDithF33Nr4fj2dLsGlQXZ4xCZLHxTht32+mqDlY8X&#10;PtC5llaVEM4VWuhExkrr7DoKmOdxJC5cE1NAKTC12ie8lPAw6DtjVjpgz6Whw5EeO3Kf9Vew4E8O&#10;P+5XIu/18nRYNGn93Lw6a29m0/4BlNAk/+I/94sv841Zwu835QS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MPHBAAAA3QAAAA8AAAAAAAAAAAAAAAAAmAIAAGRycy9kb3du&#10;cmV2LnhtbFBLBQYAAAAABAAEAPUAAACGAwAAAAA=&#10;" path="m,790l117,677,117,,,114,,790xe" fillcolor="gray" stroked="f">
                      <v:path arrowok="t" o:connecttype="custom" o:connectlocs="0,790;117,677;117,0;0,114;0,790" o:connectangles="0,0,0,0,0"/>
                    </v:shape>
                    <v:shape id="Freeform 1002" o:spid="_x0000_s2018" style="position:absolute;left:3851;top:8522;width:467;height:13;visibility:visible;mso-wrap-style:square;v-text-anchor:top" coordsize="4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KpicQA&#10;AADdAAAADwAAAGRycy9kb3ducmV2LnhtbERPTWsCMRC9C/6HMEJvmlSoyNYoUhRaaA9asXgbNuNm&#10;dTPZbuLu9t83BaG3ebzPWax6V4mWmlB61vA4USCIc29KLjQcPrfjOYgQkQ1WnknDDwVYLYeDBWbG&#10;d7yjdh8LkUI4ZKjBxlhnUobcksMw8TVx4s6+cRgTbAppGuxSuKvkVKmZdFhyarBY04ul/Lq/OQ3b&#10;t29z+Wo3H0ea7ezt9N4diuNa64dRv34GEamP/+K7+9Wk+Uo9wd836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CqYnEAAAA3QAAAA8AAAAAAAAAAAAAAAAAmAIAAGRycy9k&#10;b3ducmV2LnhtbFBLBQYAAAAABAAEAPUAAACJAwAAAAA=&#10;" path="m,l467,,452,13,,13,,xe" stroked="f">
                      <v:path arrowok="t" o:connecttype="custom" o:connectlocs="0,0;467,0;452,13;0,13;0,0" o:connectangles="0,0,0,0,0"/>
                    </v:shape>
                    <v:shape id="Freeform 1003" o:spid="_x0000_s2019" style="position:absolute;left:3851;top:8522;width:14;height:676;visibility:visible;mso-wrap-style:square;v-text-anchor:top" coordsize="1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ll3sQA&#10;AADdAAAADwAAAGRycy9kb3ducmV2LnhtbESPT4vCMBDF7wt+hzCCtzX1DyLVKCIIeijs2j3scWjG&#10;prSZlCba+u3NgrC3Gd57v3mz3Q+2EQ/qfOVYwWyagCAunK64VPCTnz7XIHxA1tg4JgVP8rDfjT62&#10;mGrX8zc9rqEUEcI+RQUmhDaV0heGLPqpa4mjdnOdxRDXrpS6wz7CbSPnSbKSFiuOFwy2dDRU1Ne7&#10;VbC2i+yrlibPs9Wvy5Z127v6otRkPBw2IAIN4d/8Tp91rB+J8PdNHEH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JZd7EAAAA3QAAAA8AAAAAAAAAAAAAAAAAmAIAAGRycy9k&#10;b3ducmV2LnhtbFBLBQYAAAAABAAEAPUAAACJAwAAAAA=&#10;" path="m,l,676,14,661,14,13,,xe" fillcolor="gray" stroked="f">
                      <v:path arrowok="t" o:connecttype="custom" o:connectlocs="0,0;0,676;14,661;14,13;0,0" o:connectangles="0,0,0,0,0"/>
                    </v:shape>
                    <v:rect id="Rectangle 1004" o:spid="_x0000_s2020" style="position:absolute;left:3851;top:8705;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xnucEA&#10;AADdAAAADwAAAGRycy9kb3ducmV2LnhtbERPS4vCMBC+C/sfwix400QRV7pGEVHx4sEHnodmti02&#10;k5JErf56Iwh7m4/vOdN5a2txIx8qxxoGfQWCOHem4kLD6bjuTUCEiGywdkwaHhRgPvvqTDEz7s57&#10;uh1iIVIIhww1lDE2mZQhL8li6LuGOHF/zluMCfpCGo/3FG5rOVRqLC1WnBpKbGhZUn45XK0GZQZ+&#10;u1uO5DNfbCbny2ronm6jdfe7XfyCiNTGf/HHvTVpvlI/8P4mnSB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cZ7nBAAAA3QAAAA8AAAAAAAAAAAAAAAAAmAIAAGRycy9kb3du&#10;cmV2LnhtbFBLBQYAAAAABAAEAPUAAACGAwAAAAA=&#10;" fillcolor="gray" stroked="f"/>
                    <v:rect id="Rectangle 1005" o:spid="_x0000_s2021" style="position:absolute;left:3865;top:8719;width:453;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4LTcYA&#10;AADdAAAADwAAAGRycy9kb3ducmV2LnhtbESPT2vCQBDF7wW/wzJCb3XX/gk1ukopCELbg1HodciO&#10;STA7m2ZXjd++cxC8zfDevPebxWrwrTpTH5vAFqYTA4q4DK7hysJ+t356BxUTssM2MFm4UoTVcvSw&#10;wNyFC2/pXKRKSQjHHC3UKXW51rGsyWOchI5YtEPoPSZZ+0q7Hi8S7lv9bEymPTYsDTV29FlTeSxO&#10;3gJmr+7v5/Dyvfs6ZTirBrN++zXWPo6HjzmoREO6m2/XGyf4xgi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4LTcYAAADdAAAADwAAAAAAAAAAAAAAAACYAgAAZHJz&#10;L2Rvd25yZXYueG1sUEsFBgAAAAAEAAQA9QAAAIsDAAAAAA==&#10;" stroked="f"/>
                    <v:rect id="Rectangle 1006" o:spid="_x0000_s2022" style="position:absolute;left:3851;top:8902;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9WUMEA&#10;AADdAAAADwAAAGRycy9kb3ducmV2LnhtbERPTYvCMBC9C/sfwgjebKKIuF2jiKzixcPqsuehGdti&#10;MylJ1OqvN4Kwt3m8z5kvO9uIK/lQO9YwyhQI4sKZmksNv8fNcAYiRGSDjWPScKcAy8VHb465cTf+&#10;oeshliKFcMhRQxVjm0sZiooshsy1xIk7OW8xJuhLaTzeUrht5FipqbRYc2qosKV1RcX5cLEalBn5&#10;3X49kY9itZ39nb/H7uG2Wg/63eoLRKQu/ovf7p1J85X6hNc36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PVlDBAAAA3QAAAA8AAAAAAAAAAAAAAAAAmAIAAGRycy9kb3du&#10;cmV2LnhtbFBLBQYAAAAABAAEAPUAAACGAwAAAAA=&#10;" fillcolor="gray" stroked="f"/>
                    <v:rect id="Rectangle 1007" o:spid="_x0000_s2023" style="position:absolute;left:3865;top:8916;width:453;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GRlsYA&#10;AADdAAAADwAAAGRycy9kb3ducmV2LnhtbESPT2vCQBDF74V+h2UKvdVdWxs0uooUhILtwT/gdciO&#10;STA7G7Orpt++cxC8zfDevPeb2aL3jbpSF+vAFoYDA4q4CK7m0sJ+t3obg4oJ2WETmCz8UYTF/Plp&#10;hrkLN97QdZtKJSEcc7RQpdTmWseiIo9xEFpi0Y6h85hk7UrtOrxJuG/0uzGZ9lizNFTY0ldFxWl7&#10;8RYwG7nz7/HjZ7e+ZDgpe7P6PBhrX1/65RRUoj49zPfrbyf4Zij88o2Mo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GRlsYAAADdAAAADwAAAAAAAAAAAAAAAACYAgAAZHJz&#10;L2Rvd25yZXYueG1sUEsFBgAAAAAEAAQA9QAAAIsDAAAAAA==&#10;" stroked="f"/>
                    <v:rect id="Rectangle 1008" o:spid="_x0000_s2024" style="position:absolute;left:4172;top:9085;width:87;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4AsMA&#10;AADdAAAADwAAAGRycy9kb3ducmV2LnhtbESPQYvCMBCF78L+hzAL3jStLCpdo8iCsFerB73NJmNb&#10;bCalydbWX28EwdsM78373qw2va1FR62vHCtIpwkIYu1MxYWC42E3WYLwAdlg7ZgUDORhs/4YrTAz&#10;7sZ76vJQiBjCPkMFZQhNJqXXJVn0U9cQR+3iWoshrm0hTYu3GG5rOUuSubRYcSSU2NBPSfqa/1sF&#10;58Wx3uvqvi2G05eOkOEv7walxp/99htEoD68za/rXxPrJ2kKz2/iCH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4AsMAAADdAAAADwAAAAAAAAAAAAAAAACYAgAAZHJzL2Rv&#10;d25yZXYueG1sUEsFBgAAAAAEAAQA9QAAAIgDAAAAAA==&#10;" fillcolor="red" stroked="f"/>
                    <v:shape id="Freeform 1009" o:spid="_x0000_s2025" style="position:absolute;left:3851;top:8408;width:584;height:114;visibility:visible;mso-wrap-style:square;v-text-anchor:top" coordsize="58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0OpsMA&#10;AADdAAAADwAAAGRycy9kb3ducmV2LnhtbERPzWrCQBC+C32HZQq9mV1zUEldpUjFFi8afYAxO01C&#10;s7Npdmvi27uC4G0+vt9ZrAbbiAt1vnasYZIoEMSFMzWXGk7HzXgOwgdkg41j0nAlD6vly2iBmXE9&#10;H+iSh1LEEPYZaqhCaDMpfVGRRZ+4ljhyP66zGCLsSmk67GO4bWSq1FRarDk2VNjSuqLiN/+3Gmbr&#10;sznPS/+Xf093fd6kn7P9Vmn99jp8vIMINISn+OH+MnG+mqRw/yae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0OpsMAAADdAAAADwAAAAAAAAAAAAAAAACYAgAAZHJzL2Rv&#10;d25yZXYueG1sUEsFBgAAAAAEAAQA9QAAAIgDAAAAAA==&#10;" path="m584,l568,14r-451,l14,114,,114,117,,584,xe" fillcolor="gray" stroked="f">
                      <v:path arrowok="t" o:connecttype="custom" o:connectlocs="584,0;568,14;117,14;14,114;0,114;117,0;584,0" o:connectangles="0,0,0,0,0,0,0"/>
                    </v:shape>
                  </v:group>
                  <v:rect id="Rectangle 1011" o:spid="_x0000_s2026" style="position:absolute;left:22993;top:58712;width:6420;height:7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W0a8EA&#10;AADdAAAADwAAAGRycy9kb3ducmV2LnhtbERP22oCMRB9F/oPYQp902QVimyNiwiClb64+gHDZvZC&#10;k8mSpO7275tCoW9zONfZVbOz4kEhDp41FCsFgrjxZuBOw/12Wm5BxIRs0HomDd8Uodo/LXZYGj/x&#10;lR516kQO4Viihj6lsZQyNj05jCs/Emeu9cFhyjB00gSccrizcq3Uq3Q4cG7ocaRjT81n/eU0yFt9&#10;mra1Dcpf1u2HfT9fW/JavzzPhzcQieb0L/5zn02er4o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FtGvBAAAA3QAAAA8AAAAAAAAAAAAAAAAAmAIAAGRycy9kb3du&#10;cmV2LnhtbFBLBQYAAAAABAAEAPUAAACGAwAAAAA=&#10;" filled="f" stroked="f">
                    <v:textbox style="mso-fit-shape-to-text:t" inset="0,0,0,0">
                      <w:txbxContent>
                        <w:p w14:paraId="351F99EC" w14:textId="77777777" w:rsidR="008C45DB" w:rsidRDefault="008C45DB" w:rsidP="008C45DB">
                          <w:r>
                            <w:rPr>
                              <w:rFonts w:ascii="Calibri" w:hAnsi="Calibri" w:cs="Calibri"/>
                              <w:color w:val="000000"/>
                              <w:sz w:val="10"/>
                              <w:szCs w:val="10"/>
                            </w:rPr>
                            <w:t>Dev and Test Web Server</w:t>
                          </w:r>
                        </w:p>
                      </w:txbxContent>
                    </v:textbox>
                  </v:rect>
                  <v:rect id="Rectangle 1012" o:spid="_x0000_s2027" style="position:absolute;left:23590;top:59613;width:4940;height: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X08MA&#10;AADdAAAADwAAAGRycy9kb3ducmV2LnhtbERPTYvCMBC9C/6HMIKXRVNFFrcaRRYED4JYPbi3oZlt&#10;ujaT0mRt9debhQVv83ifs1x3thI3anzpWMFknIAgzp0uuVBwPm1HcxA+IGusHJOCO3lYr/q9Jaba&#10;tXykWxYKEUPYp6jAhFCnUvrckEU/djVx5L5dYzFE2BRSN9jGcFvJaZK8S4slxwaDNX0ayq/Zr1Ww&#10;PVxK4oc8vn3MW/eTT78ys6+VGg66zQJEoC68xP/unY7zk8kM/r6JJ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ZX08MAAADdAAAADwAAAAAAAAAAAAAAAACYAgAAZHJzL2Rv&#10;d25yZXYueG1sUEsFBgAAAAAEAAQA9QAAAIgDAAAAAA==&#10;" filled="f" stroked="f">
                    <v:textbox style="mso-fit-shape-to-text:t" inset="0,0,0,0">
                      <w:txbxContent>
                        <w:p w14:paraId="1860B439" w14:textId="77777777" w:rsidR="008C45DB" w:rsidRPr="00576A10" w:rsidRDefault="008C45DB" w:rsidP="008C45DB">
                          <w:pPr>
                            <w:rPr>
                              <w:rFonts w:ascii="Calibri" w:hAnsi="Calibri"/>
                              <w:sz w:val="10"/>
                              <w:szCs w:val="10"/>
                            </w:rPr>
                          </w:pPr>
                          <w:r>
                            <w:rPr>
                              <w:rFonts w:ascii="Calibri" w:hAnsi="Calibri"/>
                              <w:sz w:val="10"/>
                              <w:szCs w:val="10"/>
                            </w:rPr>
                            <w:t>F</w:t>
                          </w:r>
                          <w:r w:rsidRPr="00576A10">
                            <w:rPr>
                              <w:rFonts w:ascii="Calibri" w:hAnsi="Calibri"/>
                              <w:sz w:val="10"/>
                              <w:szCs w:val="10"/>
                            </w:rPr>
                            <w:t>3420-</w:t>
                          </w:r>
                          <w:r>
                            <w:rPr>
                              <w:rFonts w:ascii="Calibri" w:hAnsi="Calibri"/>
                              <w:sz w:val="10"/>
                              <w:szCs w:val="10"/>
                            </w:rPr>
                            <w:t>MPMD01</w:t>
                          </w:r>
                        </w:p>
                      </w:txbxContent>
                    </v:textbox>
                  </v:rect>
                  <v:shape id="Picture 1014" o:spid="_x0000_s2028" type="#_x0000_t75" style="position:absolute;left:12801;top:50266;width:11443;height: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eoBbEAAAA3QAAAA8AAABkcnMvZG93bnJldi54bWxET01rwkAQvQv9D8sUeim6MVBbU1cpLYVC&#10;paBVz0N2mgSzs2F3auK/7woFb/N4n7NYDa5VJwqx8WxgOslAEZfeNlwZ2H2/j59ARUG22HomA2eK&#10;sFrejBZYWN/zhk5bqVQK4ViggVqkK7SOZU0O48R3xIn78cGhJBgqbQP2Kdy1Os+ymXbYcGqosaPX&#10;msrj9tcZeGvW5/nms5T82D/k4XA/f9x/iTF3t8PLMyihQa7if/eHTfOz6Qwu36QT9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xeoBbEAAAA3QAAAA8AAAAAAAAAAAAAAAAA&#10;nwIAAGRycy9kb3ducmV2LnhtbFBLBQYAAAAABAAEAPcAAACQAwAAAAA=&#10;">
                    <v:imagedata r:id="rId51" o:title=""/>
                  </v:shape>
                  <v:shape id="Freeform 1015" o:spid="_x0000_s2029" style="position:absolute;left:13233;top:51200;width:10579;height:4794;visibility:visible;mso-wrap-style:square;v-text-anchor:top" coordsize="1666,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qlr8MA&#10;AADdAAAADwAAAGRycy9kb3ducmV2LnhtbERP3WrCMBS+H/gO4QjezVQvpqtGmYJUQZDZPcBZc2zD&#10;mpPQZLV7+0UY7O58fL9nvR1sK3rqgnGsYDbNQBBXThuuFXyUh+cliBCRNbaOScEPBdhuRk9rzLW7&#10;8zv111iLFMIhRwVNjD6XMlQNWQxT54kTd3OdxZhgV0vd4T2F21bOs+xFWjScGhr0tG+o+rp+WwXF&#10;qS3nxvvLvjS9/yyK4fwad0pNxsPbCkSkIf6L/9xHneZnswU8vk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qlr8MAAADdAAAADwAAAAAAAAAAAAAAAACYAgAAZHJzL2Rv&#10;d25yZXYueG1sUEsFBgAAAAAEAAQA9QAAAIgDAAAAAA==&#10;" path="m,l1041,300,843,452r823,303l625,455,823,303,,,,xe" fillcolor="black" strokeweight="0">
                    <v:path arrowok="t" o:connecttype="custom" o:connectlocs="0,0;661035,190500;535305,287020;1057910,479425;396875,288925;522605,192405;0,0;0,0" o:connectangles="0,0,0,0,0,0,0,0"/>
                  </v:shape>
                  <v:shape id="Freeform 1016" o:spid="_x0000_s2030" style="position:absolute;left:13233;top:51200;width:10579;height:4794;visibility:visible;mso-wrap-style:square;v-text-anchor:top" coordsize="1666,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CLMUA&#10;AADdAAAADwAAAGRycy9kb3ducmV2LnhtbESPQWvCQBCF74L/YRmhN7OxQimpq6gg9lSoiuchO03S&#10;7s7G7Jqk/fWdQ6G3Gd6b975ZbUbvVE9dbAIbWGQ5KOIy2IYrA5fzYf4MKiZkiy4wGfimCJv1dLLC&#10;woaB36k/pUpJCMcCDdQptYXWsazJY8xCSyzaR+g8Jlm7StsOBwn3Tj/m+ZP22LA01NjSvqby63T3&#10;Bna9a7fLq7vd+/Mn/VTH47B8Y2MeZuP2BVSiMf2b/65freDnC8GVb2QE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EIsxQAAAN0AAAAPAAAAAAAAAAAAAAAAAJgCAABkcnMv&#10;ZG93bnJldi54bWxQSwUGAAAAAAQABAD1AAAAigMAAAAA&#10;" path="m,l1041,300,843,452r823,303l625,455,823,303,,,,xe" fillcolor="black" stroked="f">
                    <v:path arrowok="t" o:connecttype="custom" o:connectlocs="0,0;661035,190500;535305,287020;1057910,479425;396875,288925;522605,192405;0,0;0,0" o:connectangles="0,0,0,0,0,0,0,0"/>
                  </v:shape>
                  <v:shape id="Freeform 1017" o:spid="_x0000_s2031" style="position:absolute;left:12801;top:50279;width:11430;height:6636;visibility:visible;mso-wrap-style:square;v-text-anchor:top" coordsize="1800,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xV8IA&#10;AADdAAAADwAAAGRycy9kb3ducmV2LnhtbERPTWsCMRC9C/0PYQq9SE0sVnQ1ihQK9thV6HXYjMni&#10;ZrJs4rr6602h0Ns83uest4NvRE9drANrmE4UCOIqmJqthuPh83UBIiZkg01g0nCjCNvN02iNhQlX&#10;/qa+TFbkEI4FanAptYWUsXLkMU5CS5y5U+g8pgw7K02H1xzuG/mm1Fx6rDk3OGzpw1F1Li9eg7rP&#10;nH3/6u3iZ9aYfWkvh919rPXL87BbgUg0pH/xn3tv8nw1XcLvN/kE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y7FXwgAAAN0AAAAPAAAAAAAAAAAAAAAAAJgCAABkcnMvZG93&#10;bnJldi54bWxQSwUGAAAAAAQABAD1AAAAhwMAAAAA&#10;" path="m,290r1669,755l1800,755,131,,,290xe" fillcolor="black" strokeweight="0">
                    <v:path arrowok="t" o:connecttype="custom" o:connectlocs="0,184150;1059815,663575;1143000,479425;83185,0;0,184150" o:connectangles="0,0,0,0,0"/>
                  </v:shape>
                  <v:shape id="Freeform 1018" o:spid="_x0000_s2032" style="position:absolute;left:12801;top:50279;width:11430;height:6636;visibility:visible;mso-wrap-style:square;v-text-anchor:top" coordsize="1800,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A2dMQA&#10;AADdAAAADwAAAGRycy9kb3ducmV2LnhtbESPQUsDMRCF74L/IYzgRWxiDyJr0yKCIHiQ7krB27AZ&#10;N9tuJksSu/HfOwfB2wzvzXvfbHY1TOpMKY+RLdytDCjiPrqRBwsf3cvtA6hckB1OkcnCD2XYbS8v&#10;Nti4uPCezm0ZlIRwbtCCL2VutM69p4B5FWdi0b5iClhkTYN2CRcJD5NeG3OvA44sDR5nevbUn9rv&#10;YKHW/dJ9LtnPb5M5UjrctN07WXt9VZ8eQRWq5d/8d/3qBN+shV++kRH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QNnTEAAAA3QAAAA8AAAAAAAAAAAAAAAAAmAIAAGRycy9k&#10;b3ducmV2LnhtbFBLBQYAAAAABAAEAPUAAACJAwAAAAA=&#10;" path="m,290r1669,755l1800,755,131,,,290xe" fillcolor="black" stroked="f">
                    <v:path arrowok="t" o:connecttype="custom" o:connectlocs="0,184150;1059815,663575;1143000,479425;83185,0;0,184150" o:connectangles="0,0,0,0,0"/>
                  </v:shape>
                  <v:shape id="Picture 1019" o:spid="_x0000_s2033" type="#_x0000_t75" style="position:absolute;left:12801;top:50266;width:11443;height: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b8t/EAAAA3QAAAA8AAABkcnMvZG93bnJldi54bWxET01rwkAQvRf6H5YpeCl1Y6C1pq5SWgTB&#10;Iqhtz0N2mgSzs2F3NPHfd4VCb/N4nzNfDq5VZwqx8WxgMs5AEZfeNlwZ+DysHp5BRUG22HomAxeK&#10;sFzc3syxsL7nHZ33UqkUwrFAA7VIV2gdy5ocxrHviBP344NDSTBU2gbsU7hrdZ5lT9phw6mhxo7e&#10;aiqP+5Mz8N58XGa7TSn5sX/Mw/f9bPq1FWNGd8PrCyihQf7Ff+61TfOzfALXb9IJe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b8t/EAAAA3QAAAA8AAAAAAAAAAAAAAAAA&#10;nwIAAGRycy9kb3ducmV2LnhtbFBLBQYAAAAABAAEAPcAAACQAwAAAAA=&#10;">
                    <v:imagedata r:id="rId51" o:title=""/>
                  </v:shape>
                  <v:shape id="Freeform 1020" o:spid="_x0000_s2034" style="position:absolute;left:13233;top:51200;width:10579;height:4781;visibility:visible;mso-wrap-style:square;v-text-anchor:top" coordsize="1666,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qtsAA&#10;AADdAAAADwAAAGRycy9kb3ducmV2LnhtbERPTWvCQBC9C/6HZYTedGMOIqmriEUIFQSt9DxkxyQ0&#10;Mxt2V03/fVcQepvH+5zVZuBO3cmH1omB+SwDRVI520pt4PK1ny5BhYhisXNCBn4pwGY9Hq2wsO4h&#10;J7qfY61SiIQCDTQx9oXWoWqIMcxcT5K4q/OMMUFfa+vxkcK503mWLTRjK6mhwZ52DVU/5xsbuEr5&#10;6SJziafv/cduWx5aPnpj3ibD9h1UpCH+i1/u0qb5WZ7D85t0g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NqtsAAAADdAAAADwAAAAAAAAAAAAAAAACYAgAAZHJzL2Rvd25y&#10;ZXYueG1sUEsFBgAAAAAEAAQA9QAAAIUDAAAAAA==&#10;" path="m,l1040,298,843,450r823,303l625,455,822,303,,xe" filled="f" strokeweight=".25pt">
                    <v:path arrowok="t" o:connecttype="custom" o:connectlocs="0,0;660400,189230;535305,285750;1057910,478155;396875,288925;521970,192405;0,0" o:connectangles="0,0,0,0,0,0,0"/>
                  </v:shape>
                  <v:shape id="Freeform 1021" o:spid="_x0000_s2035" style="position:absolute;left:11576;top:58254;width:736;height:5017;visibility:visible;mso-wrap-style:square;v-text-anchor:top" coordsize="116,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swfcQA&#10;AADdAAAADwAAAGRycy9kb3ducmV2LnhtbERPS2vCQBC+F/wPywheitnUYJDUVbRF2ouH+riP2TEJ&#10;zc6G7DaJ/fVdQehtPr7nLNeDqUVHrassK3iJYhDEudUVFwpOx910AcJ5ZI21ZVJwIwfr1ehpiZm2&#10;PX9Rd/CFCCHsMlRQet9kUrq8JIMusg1x4K62NegDbAupW+xDuKnlLI5TabDi0FBiQ28l5d+HH6Pg&#10;8pzM83qXzrfv52q/738/rtywUpPxsHkF4Wnw/+KH+1OH+fEsgfs34QS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bMH3EAAAA3QAAAA8AAAAAAAAAAAAAAAAAmAIAAGRycy9k&#10;b3ducmV2LnhtbFBLBQYAAAAABAAEAPUAAACJAwAAAAA=&#10;" path="m,790l116,676r,-647l,,,790xe" fillcolor="black" stroked="f">
                    <v:path arrowok="t" o:connecttype="custom" o:connectlocs="0,501650;73660,429260;73660,18415;0,0;0,501650" o:connectangles="0,0,0,0,0"/>
                  </v:shape>
                  <v:shape id="Freeform 1022" o:spid="_x0000_s2036" style="position:absolute;left:11398;top:58439;width:730;height:5010;visibility:visible;mso-wrap-style:square;v-text-anchor:top" coordsize="115,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xV7sMA&#10;AADdAAAADwAAAGRycy9kb3ducmV2LnhtbERP32vCMBB+H+x/CDfYy9BUK0M6Yyljg4F70en72dya&#10;anMpSdTuvzcDwbf7+H7eohxsJ87kQ+tYwWScgSCunW65UbD9+RzNQYSIrLFzTAr+KEC5fHxYYKHd&#10;hdd03sRGpBAOBSowMfaFlKE2ZDGMXU+cuF/nLcYEfSO1x0sKt52cZtmrtNhyajDY07uh+rg5WQUV&#10;+Y9ZbgbyL/kqP+0Ou7D/nij1/DRUbyAiDfEuvrm/dJqfTWfw/006QS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xV7sMAAADdAAAADwAAAAAAAAAAAAAAAACYAgAAZHJzL2Rv&#10;d25yZXYueG1sUEsFBgAAAAAEAAQA9QAAAIgDAAAAAA==&#10;" path="m,789l115,675,115,,,112,,789xe" fillcolor="black" stroked="f">
                    <v:path arrowok="t" o:connecttype="custom" o:connectlocs="0,501015;73025,428625;73025,0;0,71120;0,501015" o:connectangles="0,0,0,0,0"/>
                  </v:shape>
                  <v:rect id="Rectangle 1023" o:spid="_x0000_s2037" style="position:absolute;left:8616;top:59150;width:2782;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iCEcUA&#10;AADdAAAADwAAAGRycy9kb3ducmV2LnhtbERPS2sCMRC+C/6HMIXeNOlSi65GUaHQS6E+DnobN+Pu&#10;4mayJqlu++ubQqG3+fieM1t0thE38qF2rOFpqEAQF87UXGrY714HYxAhIhtsHJOGLwqwmPd7M8yN&#10;u/OGbttYihTCIUcNVYxtLmUoKrIYhq4lTtzZeYsxQV9K4/Gewm0jM6VepMWaU0OFLa0rKi7bT6th&#10;NRmvrh/P/P69OR3peDhdRplXWj8+dMspiEhd/Bf/ud9Mmq+yEfx+k06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WIIRxQAAAN0AAAAPAAAAAAAAAAAAAAAAAJgCAABkcnMv&#10;ZG93bnJldi54bWxQSwUGAAAAAAQABAD1AAAAigMAAAAA&#10;" fillcolor="black" stroked="f"/>
                  <v:rect id="Rectangle 1024" o:spid="_x0000_s2038" style="position:absolute;left:8426;top:58972;width:2972;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5f7MEA&#10;AADdAAAADwAAAGRycy9kb3ducmV2LnhtbERPS2vCQBC+F/oflhF6qxtjCSW6ihT6uIlaPA/ZMYlm&#10;Z8PuqOm/dwuCt/n4njNfDq5TFwqx9WxgMs5AEVfetlwb+N19vr6DioJssfNMBv4ownLx/DTH0vor&#10;b+iylVqlEI4lGmhE+lLrWDXkMI59T5y4gw8OJcFQaxvwmsJdp/MsK7TDllNDgz19NFSdtmdnQO+K&#10;IKfp2/S4kZiv3Pnre13tjXkZDasZKKFBHuK7+8em+VlewP836QS9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X+zBAAAA3QAAAA8AAAAAAAAAAAAAAAAAmAIAAGRycy9kb3du&#10;cmV2LnhtbFBLBQYAAAAABAAEAPUAAACGAwAAAAA=&#10;" fillcolor="silver" stroked="f"/>
                  <v:shape id="Freeform 1025" o:spid="_x0000_s2039" style="position:absolute;left:8426;top:58254;width:3702;height:718;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jP4cMA&#10;AADdAAAADwAAAGRycy9kb3ducmV2LnhtbERPTWvCQBC9F/wPywje6q5C1aZuQhBaPfTQJm3PQ3ZM&#10;gtnZkN1q/PduoeBtHu9zttloO3GmwbeONSzmCgRx5UzLtYav8vVxA8IHZIOdY9JwJQ9ZOnnYYmLc&#10;hT/pXIRaxBD2CWpoQugTKX3VkEU/dz1x5I5usBgiHGppBrzEcNvJpVIrabHl2NBgT7uGqlPxazW8&#10;7QsMa/X9TCrPfzay9B/l07vWs+mYv4AINIa7+N99MHG+Wq7h75t4gk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jP4cMAAADdAAAADwAAAAAAAAAAAAAAAACYAgAAZHJzL2Rv&#10;d25yZXYueG1sUEsFBgAAAAAEAAQA9QAAAIgDAAAAAA==&#10;" path="m,113r468,l583,,117,,,113xe" fillcolor="silver" stroked="f">
                    <v:path arrowok="t" o:connecttype="custom" o:connectlocs="0,71755;297180,71755;370205,0;74295,0;0,71755" o:connectangles="0,0,0,0,0"/>
                  </v:shape>
                  <v:shape id="Freeform 1026" o:spid="_x0000_s2040" style="position:absolute;left:11398;top:58254;width:730;height:5017;visibility:visible;mso-wrap-style:square;v-text-anchor:top" coordsize="115,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7x/MQA&#10;AADdAAAADwAAAGRycy9kb3ducmV2LnhtbESPwW4CMQxE75X4h8hIvZUEkFpYCAiQqHropcAHmI3Z&#10;rNg4q02A5e/rQ6XebM145nm57kOj7tSlOrKF8ciAIi6jq7mycDru32agUkZ22EQmC09KsF4NXpZY&#10;uPjgH7ofcqUkhFOBFnzObaF1Kj0FTKPYEot2iV3ALGtXadfhQ8JDoyfGvOuANUuDx5Z2nsrr4RYs&#10;nFP7NLrUl+/zFKvj54f382Zr7euw3yxAZerzv/nv+ssJvpkIrnwjI+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e8fzEAAAA3QAAAA8AAAAAAAAAAAAAAAAAmAIAAGRycy9k&#10;b3ducmV2LnhtbFBLBQYAAAAABAAEAPUAAACJAwAAAAA=&#10;" path="m,790l115,676,115,,,113,,790xe" fillcolor="gray" stroked="f">
                    <v:path arrowok="t" o:connecttype="custom" o:connectlocs="0,501650;73025,429260;73025,0;0,71755;0,501650" o:connectangles="0,0,0,0,0"/>
                  </v:shape>
                  <v:shape id="Freeform 1027" o:spid="_x0000_s2041" style="position:absolute;left:8426;top:58972;width:2972;height:89;visibility:visible;mso-wrap-style:square;v-text-anchor:top" coordsize="46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RN+sMA&#10;AADdAAAADwAAAGRycy9kb3ducmV2LnhtbERPTYvCMBC9L/gfwgh7EU31IGs1iojK3ha1CN7GZmyL&#10;zaQk0Xb//WZB8DaP9zmLVWdq8STnK8sKxqMEBHFudcWFguy0G36B8AFZY22ZFPySh9Wy97HAVNuW&#10;D/Q8hkLEEPYpKihDaFIpfV6SQT+yDXHkbtYZDBG6QmqHbQw3tZwkyVQarDg2lNjQpqT8fnwYBd00&#10;v4zbwbau9nc3OB9uP/trJpX67HfrOYhAXXiLX+5vHecnkxn8fxN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RN+sMAAADdAAAADwAAAAAAAAAAAAAAAACYAgAAZHJzL2Rv&#10;d25yZXYueG1sUEsFBgAAAAAEAAQA9QAAAIgDAAAAAA==&#10;" path="m,l468,,452,14,,14,,xe" stroked="f">
                    <v:path arrowok="t" o:connecttype="custom" o:connectlocs="0,0;297180,0;287020,8890;0,8890;0,0" o:connectangles="0,0,0,0,0"/>
                  </v:shape>
                  <v:shape id="Freeform 1028" o:spid="_x0000_s2042" style="position:absolute;left:8426;top:58972;width:89;height:4299;visibility:visible;mso-wrap-style:square;v-text-anchor:top" coordsize="14,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VG8YA&#10;AADdAAAADwAAAGRycy9kb3ducmV2LnhtbESPQWvCQBCF74X+h2UK3uqmCrZEV5GKUuopse15yI5J&#10;cHc2ZFeN/fWdg9DbDO/Ne98sVoN36kJ9bAMbeBlnoIirYFuuDXwdts9voGJCtugCk4EbRVgtHx8W&#10;mNtw5YIuZaqVhHDM0UCTUpdrHauGPMZx6IhFO4beY5K1r7Xt8Srh3ulJls20x5alocGO3huqTuXZ&#10;G2D3+zk5zk4/vig2xffhtnfl7tWY0dOwnoNKNKR/8/36wwp+NhV++UZG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vVG8YAAADdAAAADwAAAAAAAAAAAAAAAACYAgAAZHJz&#10;L2Rvd25yZXYueG1sUEsFBgAAAAAEAAQA9QAAAIsDAAAAAA==&#10;" path="m,l,677,14,663,14,14,,xe" fillcolor="gray" stroked="f">
                    <v:path arrowok="t" o:connecttype="custom" o:connectlocs="0,0;0,429895;8890,421005;8890,8890;0,0" o:connectangles="0,0,0,0,0"/>
                  </v:shape>
                  <v:rect id="Rectangle 1029" o:spid="_x0000_s2043" style="position:absolute;left:8426;top:60134;width:2972;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WQ68EA&#10;AADdAAAADwAAAGRycy9kb3ducmV2LnhtbERPTYvCMBC9C/6HMMLeNKkuIl2jiKh48aAuex6a2bbY&#10;TEoSteuvNwuCt3m8z5kvO9uIG/lQO9aQjRQI4sKZmksN3+ftcAYiRGSDjWPS8EcBlot+b465cXc+&#10;0u0US5FCOOSooYqxzaUMRUUWw8i1xIn7dd5iTNCX0ni8p3DbyLFSU2mx5tRQYUvriorL6Wo1KJP5&#10;/WH9KR/Fajf7uWzG7uF2Wn8MutUXiEhdfItf7r1J89Ukg/9v0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VkOvBAAAA3QAAAA8AAAAAAAAAAAAAAAAAmAIAAGRycy9kb3du&#10;cmV2LnhtbFBLBQYAAAAABAAEAPUAAACGAwAAAAA=&#10;" fillcolor="gray" stroked="f"/>
                  <v:rect id="Rectangle 1030" o:spid="_x0000_s2044" style="position:absolute;left:8515;top:60223;width:2883;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2GsIA&#10;AADdAAAADwAAAGRycy9kb3ducmV2LnhtbERPS4vCMBC+L/gfwgh7WxN1t2g1iiwIwroHH+B1aMa2&#10;2ExqE7X+eyMI3ubje8503tpKXKnxpWMN/Z4CQZw5U3KuYb9bfo1A+IBssHJMGu7kYT7rfEwxNe7G&#10;G7puQy5iCPsUNRQh1KmUPivIou+5mjhyR9dYDBE2uTQN3mK4reRAqURaLDk2FFjTb0HZaXuxGjD5&#10;Nuf/43C9+7skOM5btfw5KK0/u+1iAiJQG97il3tl4nw1HMDzm3i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6vYawgAAAN0AAAAPAAAAAAAAAAAAAAAAAJgCAABkcnMvZG93&#10;bnJldi54bWxQSwUGAAAAAAQABAD1AAAAhwMAAAAA&#10;" stroked="f"/>
                  <v:rect id="Rectangle 1031" o:spid="_x0000_s2045" style="position:absolute;left:8426;top:61385;width:2972;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urB8MA&#10;AADdAAAADwAAAGRycy9kb3ducmV2LnhtbERPTWvCQBC9F/wPyxS81d0kUiS6igQrXnqoLZ6H7DQJ&#10;ZmfD7lajv74rFHqbx/uc1Wa0vbiQD51jDdlMgSCunem40fD1+fayABEissHeMWm4UYDNevK0wtK4&#10;K3/Q5RgbkUI4lKihjXEopQx1SxbDzA3Eift23mJM0DfSeLymcNvLXKlXabHj1NDiQFVL9fn4YzUo&#10;k/nDezWX93q7X5zOu9zd3V7r6fO4XYKINMZ/8Z/7YNJ8VRTw+Ca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urB8MAAADdAAAADwAAAAAAAAAAAAAAAACYAgAAZHJzL2Rv&#10;d25yZXYueG1sUEsFBgAAAAAEAAQA9QAAAIgDAAAAAA==&#10;" fillcolor="gray" stroked="f"/>
                  <v:rect id="Rectangle 1032" o:spid="_x0000_s2046" style="position:absolute;left:8515;top:61474;width:2883;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9cQA&#10;AADdAAAADwAAAGRycy9kb3ducmV2LnhtbERPS2vCQBC+F/wPywje6m6NDTW6hiIEhLYHH9DrkB2T&#10;0Oxsmt1o+u+7hYK3+fies8lH24or9b5xrOFprkAQl840XGk4n4rHFxA+IBtsHZOGH/KQbycPG8yM&#10;u/GBrsdQiRjCPkMNdQhdJqUva7Lo564jjtzF9RZDhH0lTY+3GG5buVAqlRYbjg01drSrqfw6DlYD&#10;pkvz/XFJ3k9vQ4qralTF86fSejYdX9cgAo3hLv53702cr5Il/H0TT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Py/XEAAAA3QAAAA8AAAAAAAAAAAAAAAAAmAIAAGRycy9k&#10;b3ducmV2LnhtbFBLBQYAAAAABAAEAPUAAACJAwAAAAA=&#10;" stroked="f"/>
                  <v:rect id="Rectangle 1033" o:spid="_x0000_s2047" style="position:absolute;left:10464;top:62547;width:553;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iYcUA&#10;AADdAAAADwAAAGRycy9kb3ducmV2LnhtbESPzWrDMBCE74G+g9hAb4mctvnBiWxCodBrnByS20ba&#10;2CbWyliqY/fpq0Kht11mdr7ZXT7YRvTU+dqxgsU8AUGsnam5VHA6fsw2IHxANtg4JgUjecizp8kO&#10;U+MefKC+CKWIIexTVFCF0KZSel2RRT93LXHUbq6zGOLaldJ0+IjhtpEvSbKSFmuOhApbeq9I34sv&#10;q+CyPjUHXX/vy/H8piNkvBb9qNTzdNhvQQQawr/57/rTxPrJ6xJ+v4kjy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aJhxQAAAN0AAAAPAAAAAAAAAAAAAAAAAJgCAABkcnMv&#10;ZG93bnJldi54bWxQSwUGAAAAAAQABAD1AAAAigMAAAAA&#10;" fillcolor="red" stroked="f"/>
                  <v:shape id="Freeform 1034" o:spid="_x0000_s2048" style="position:absolute;left:8426;top:58254;width:3702;height:718;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JtcYA&#10;AADdAAAADwAAAGRycy9kb3ducmV2LnhtbERPS2vCQBC+F/oflin0UnRjA6lEVym2Qg/24APU25Cd&#10;ZEOzsyG71eivd4VCb/PxPWc6720jTtT52rGC0TABQVw4XXOlYLddDsYgfEDW2DgmBRfyMJ89Pkwx&#10;1+7MazptQiViCPscFZgQ2lxKXxiy6IeuJY5c6TqLIcKukrrDcwy3jXxNkkxarDk2GGxpYaj42fxa&#10;BfvUpctVWa4Onx+u+H4z2cvxiko9P/XvExCB+vAv/nN/6Tg/STO4fxN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FJtcYAAADdAAAADwAAAAAAAAAAAAAAAACYAgAAZHJz&#10;L2Rvd25yZXYueG1sUEsFBgAAAAAEAAQA9QAAAIsDAAAAAA==&#10;" path="m583,l569,14r-452,l14,113,,113,117,,583,xe" fillcolor="gray" stroked="f">
                    <v:path arrowok="t" o:connecttype="custom" o:connectlocs="370205,0;361315,8890;74295,8890;8890,71755;0,71755;74295,0;370205,0" o:connectangles="0,0,0,0,0,0,0"/>
                  </v:shape>
                  <v:rect id="Rectangle 1035" o:spid="_x0000_s2049" style="position:absolute;left:8458;top:63582;width:3676;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vuCMAA&#10;AADdAAAADwAAAGRycy9kb3ducmV2LnhtbERP22oCMRB9F/oPYQp900QL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0vuCMAAAADdAAAADwAAAAAAAAAAAAAAAACYAgAAZHJzL2Rvd25y&#10;ZXYueG1sUEsFBgAAAAAEAAQA9QAAAIUDAAAAAA==&#10;" filled="f" stroked="f">
                    <v:textbox style="mso-fit-shape-to-text:t" inset="0,0,0,0">
                      <w:txbxContent>
                        <w:p w14:paraId="50EEBF1B" w14:textId="77777777" w:rsidR="008C45DB" w:rsidRDefault="008C45DB" w:rsidP="008C45DB">
                          <w:r>
                            <w:rPr>
                              <w:rFonts w:ascii="Calibri" w:hAnsi="Calibri" w:cs="Calibri"/>
                              <w:color w:val="000000"/>
                              <w:sz w:val="10"/>
                              <w:szCs w:val="10"/>
                            </w:rPr>
                            <w:t>Test Database</w:t>
                          </w:r>
                        </w:p>
                      </w:txbxContent>
                    </v:textbox>
                  </v:rect>
                  <v:rect id="Rectangle 1036" o:spid="_x0000_s2050" style="position:absolute;left:6235;top:64382;width:3137;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R6esMA&#10;AADdAAAADwAAAGRycy9kb3ducmV2LnhtbESPzWoDMQyE74W8g1Ght8ZuCi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R6esMAAADdAAAADwAAAAAAAAAAAAAAAACYAgAAZHJzL2Rv&#10;d25yZXYueG1sUEsFBgAAAAAEAAQA9QAAAIgDAAAAAA==&#10;" filled="f" stroked="f">
                    <v:textbox style="mso-fit-shape-to-text:t" inset="0,0,0,0">
                      <w:txbxContent>
                        <w:p w14:paraId="722644D3" w14:textId="77777777" w:rsidR="008C45DB" w:rsidRDefault="008C45DB" w:rsidP="008C45DB">
                          <w:r>
                            <w:rPr>
                              <w:rFonts w:ascii="Calibri" w:hAnsi="Calibri" w:cs="Calibri"/>
                              <w:color w:val="000000"/>
                              <w:sz w:val="10"/>
                              <w:szCs w:val="10"/>
                            </w:rPr>
                            <w:t>VRIVFSSDBT</w:t>
                          </w:r>
                        </w:p>
                      </w:txbxContent>
                    </v:textbox>
                  </v:rect>
                  <v:rect id="Rectangle 1037" o:spid="_x0000_s2051" style="position:absolute;left:9537;top:64382;width:648;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jf4cAA&#10;AADdAAAADwAAAGRycy9kb3ducmV2LnhtbERP22oCMRB9F/oPYQq+aVIL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jf4cAAAADdAAAADwAAAAAAAAAAAAAAAACYAgAAZHJzL2Rvd25y&#10;ZXYueG1sUEsFBgAAAAAEAAQA9QAAAIUDAAAAAA==&#10;" filled="f" stroked="f">
                    <v:textbox style="mso-fit-shape-to-text:t" inset="0,0,0,0">
                      <w:txbxContent>
                        <w:p w14:paraId="412B4093" w14:textId="77777777" w:rsidR="008C45DB" w:rsidRDefault="008C45DB" w:rsidP="008C45DB">
                          <w:r>
                            <w:rPr>
                              <w:rFonts w:ascii="Calibri" w:hAnsi="Calibri" w:cs="Calibri"/>
                              <w:color w:val="000000"/>
                              <w:sz w:val="10"/>
                              <w:szCs w:val="10"/>
                            </w:rPr>
                            <w:t>02</w:t>
                          </w:r>
                        </w:p>
                      </w:txbxContent>
                    </v:textbox>
                  </v:rect>
                  <v:rect id="Rectangle 1038" o:spid="_x0000_s2052" style="position:absolute;left:10210;top:64382;width:159;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FAcMA&#10;AADdAAAADwAAAGRycy9kb3ducmV2LnhtbESPzWoDMQyE74W8g1Ght8ZuKCVs4oRSCKSll2zyAGKt&#10;/SG2vNhOdvv21aHQm8SMZj5t93Pw6k4pD5EtvCwNKOImuoE7C5fz4XkNKhdkhz4yWfihDPvd4mGL&#10;lYsTn+hel05JCOcKLfSljJXWuekpYF7GkVi0NqaARdbUaZdwkvDg9cqYNx1wYGnocaSPnpprfQsW&#10;9Lk+TOvaJxO/Vu23/zyeWorWPj3O7xtQhebyb/67PjrBN6/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QFAcMAAADdAAAADwAAAAAAAAAAAAAAAACYAgAAZHJzL2Rv&#10;d25yZXYueG1sUEsFBgAAAAAEAAQA9QAAAIgDAAAAAA==&#10;" filled="f" stroked="f">
                    <v:textbox style="mso-fit-shape-to-text:t" inset="0,0,0,0">
                      <w:txbxContent>
                        <w:p w14:paraId="33590CDD" w14:textId="77777777" w:rsidR="008C45DB" w:rsidRDefault="008C45DB" w:rsidP="008C45DB">
                          <w:r>
                            <w:rPr>
                              <w:rFonts w:ascii="Calibri" w:hAnsi="Calibri" w:cs="Calibri"/>
                              <w:color w:val="000000"/>
                              <w:sz w:val="10"/>
                              <w:szCs w:val="10"/>
                            </w:rPr>
                            <w:t>,</w:t>
                          </w:r>
                        </w:p>
                      </w:txbxContent>
                    </v:textbox>
                  </v:rect>
                  <v:rect id="Rectangle 1039" o:spid="_x0000_s2053" style="position:absolute;left:10375;top:64382;width:1690;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msEA&#10;AADdAAAADwAAAGRycy9kb3ducmV2LnhtbERP22oCMRB9F/oPYQp902RF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ooJrBAAAA3QAAAA8AAAAAAAAAAAAAAAAAmAIAAGRycy9kb3du&#10;cmV2LnhtbFBLBQYAAAAABAAEAPUAAACGAwAAAAA=&#10;" filled="f" stroked="f">
                    <v:textbox style="mso-fit-shape-to-text:t" inset="0,0,0,0">
                      <w:txbxContent>
                        <w:p w14:paraId="7A4F3C5E" w14:textId="77777777" w:rsidR="008C45DB" w:rsidRDefault="008C45DB" w:rsidP="008C45DB">
                          <w:r>
                            <w:rPr>
                              <w:rFonts w:ascii="Calibri" w:hAnsi="Calibri" w:cs="Calibri"/>
                              <w:color w:val="000000"/>
                              <w:sz w:val="10"/>
                              <w:szCs w:val="10"/>
                            </w:rPr>
                            <w:t>SCORT</w:t>
                          </w:r>
                        </w:p>
                      </w:txbxContent>
                    </v:textbox>
                  </v:rect>
                  <v:rect id="Rectangle 1040" o:spid="_x0000_s2054" style="position:absolute;left:12160;top:64382;width:647;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7cAA&#10;AADdAAAADwAAAGRycy9kb3ducmV2LnhtbERP22oCMRB9F/oPYQp906SLiK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o+7cAAAADdAAAADwAAAAAAAAAAAAAAAACYAgAAZHJzL2Rvd25y&#10;ZXYueG1sUEsFBgAAAAAEAAQA9QAAAIUDAAAAAA==&#10;" filled="f" stroked="f">
                    <v:textbox style="mso-fit-shape-to-text:t" inset="0,0,0,0">
                      <w:txbxContent>
                        <w:p w14:paraId="4CCBEA4B" w14:textId="77777777" w:rsidR="008C45DB" w:rsidRDefault="008C45DB" w:rsidP="008C45DB">
                          <w:r>
                            <w:rPr>
                              <w:rFonts w:ascii="Calibri" w:hAnsi="Calibri" w:cs="Calibri"/>
                              <w:color w:val="000000"/>
                              <w:sz w:val="10"/>
                              <w:szCs w:val="10"/>
                            </w:rPr>
                            <w:t>01</w:t>
                          </w:r>
                        </w:p>
                      </w:txbxContent>
                    </v:textbox>
                  </v:rect>
                  <v:rect id="Rectangle 1041" o:spid="_x0000_s2055" style="position:absolute;left:12833;top:64382;width:159;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bdsAA&#10;AADdAAAADwAAAGRycy9kb3ducmV2LnhtbERP22oCMRB9F/oPYQp900Qr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abdsAAAADdAAAADwAAAAAAAAAAAAAAAACYAgAAZHJzL2Rvd25y&#10;ZXYueG1sUEsFBgAAAAAEAAQA9QAAAIUDAAAAAA==&#10;" filled="f" stroked="f">
                    <v:textbox style="mso-fit-shape-to-text:t" inset="0,0,0,0">
                      <w:txbxContent>
                        <w:p w14:paraId="45E81ABC" w14:textId="77777777" w:rsidR="008C45DB" w:rsidRDefault="008C45DB" w:rsidP="008C45DB">
                          <w:r>
                            <w:rPr>
                              <w:rFonts w:ascii="Calibri" w:hAnsi="Calibri" w:cs="Calibri"/>
                              <w:color w:val="000000"/>
                              <w:sz w:val="10"/>
                              <w:szCs w:val="10"/>
                            </w:rPr>
                            <w:t xml:space="preserve">, </w:t>
                          </w:r>
                        </w:p>
                      </w:txbxContent>
                    </v:textbox>
                  </v:rect>
                  <v:rect id="Rectangle 1042" o:spid="_x0000_s2056" style="position:absolute;left:13144;top:64382;width:1289;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8DAsAA&#10;AADdAAAADwAAAGRycy9kb3ducmV2LnhtbERP22oCMRB9F/oPYYS+aaKI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58DAsAAAADdAAAADwAAAAAAAAAAAAAAAACYAgAAZHJzL2Rvd25y&#10;ZXYueG1sUEsFBgAAAAAEAAQA9QAAAIUDAAAAAA==&#10;" filled="f" stroked="f">
                    <v:textbox style="mso-fit-shape-to-text:t" inset="0,0,0,0">
                      <w:txbxContent>
                        <w:p w14:paraId="74566FD1" w14:textId="77777777" w:rsidR="008C45DB" w:rsidRDefault="008C45DB" w:rsidP="008C45DB">
                          <w:r>
                            <w:rPr>
                              <w:rFonts w:ascii="Calibri" w:hAnsi="Calibri" w:cs="Calibri"/>
                              <w:color w:val="000000"/>
                              <w:sz w:val="10"/>
                              <w:szCs w:val="10"/>
                            </w:rPr>
                            <w:t>1438</w:t>
                          </w:r>
                        </w:p>
                      </w:txbxContent>
                    </v:textbox>
                  </v:rect>
                  <v:shape id="Picture 1043" o:spid="_x0000_s2057" type="#_x0000_t75" style="position:absolute;left:12534;top:55054;width:11697;height:6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8FXLFAAAA3QAAAA8AAABkcnMvZG93bnJldi54bWxEj9GKwjAQRd8F/yGMsG+adtW1VKMswqKs&#10;4KL2A4ZmbIvNpDRR69+bBcG3Ge6de+4sVp2pxY1aV1lWEI8iEMS51RUXCrLTzzAB4TyyxtoyKXiQ&#10;g9Wy31tgqu2dD3Q7+kKEEHYpKii9b1IpXV6SQTeyDXHQzrY16MPaFlK3eA/hppafUfQlDVYcCCU2&#10;tC4pvxyvJnD3mZ/92d8k3m2ycfxoksNpnCj1Mei+5yA8df5tfl1vdagfTabw/00YQS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PBVyxQAAAN0AAAAPAAAAAAAAAAAAAAAA&#10;AJ8CAABkcnMvZG93bnJldi54bWxQSwUGAAAAAAQABAD3AAAAkQMAAAAA&#10;">
                    <v:imagedata r:id="rId52" o:title=""/>
                  </v:shape>
                  <v:shape id="Freeform 1044" o:spid="_x0000_s2058" style="position:absolute;left:12966;top:55994;width:10846;height:4864;visibility:visible;mso-wrap-style:square;v-text-anchor:top" coordsize="1708,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NjtsIA&#10;AADdAAAADwAAAGRycy9kb3ducmV2LnhtbERPzYrCMBC+C/sOYRa8yJpaFpFqFBUE0ZPWB5htpk2x&#10;mdQman17s7Cwt/n4fmex6m0jHtT52rGCyTgBQVw4XXOl4JLvvmYgfEDW2DgmBS/ysFp+DBaYaffk&#10;Ez3OoRIxhH2GCkwIbSalLwxZ9GPXEkeudJ3FEGFXSd3hM4bbRqZJMpUWa44NBlvaGiqu57tVUG2P&#10;+e0nLa+XPC0no3JjDgZPSg0/+/UcRKA+/Iv/3Hsd5yffU/j9Jp4gl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Q2O2wgAAAN0AAAAPAAAAAAAAAAAAAAAAAJgCAABkcnMvZG93&#10;bnJldi54bWxQSwUGAAAAAAQABAD1AAAAhwMAAAAA&#10;" path="m,766l933,174,916,424,1708,,775,590,792,342,,766r,xe" fillcolor="black" strokeweight="0">
                    <v:path arrowok="t" o:connecttype="custom" o:connectlocs="0,486410;592455,110490;581660,269240;1084580,0;492125,374650;502920,217170;0,486410;0,486410" o:connectangles="0,0,0,0,0,0,0,0"/>
                  </v:shape>
                  <v:shape id="Freeform 1045" o:spid="_x0000_s2059" style="position:absolute;left:12966;top:55994;width:10846;height:4864;visibility:visible;mso-wrap-style:square;v-text-anchor:top" coordsize="1708,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vIsQA&#10;AADdAAAADwAAAGRycy9kb3ducmV2LnhtbERPzWrCQBC+C32HZQrezKZFNKSuIrYBaS+a+ABDdpqE&#10;ZmdDdmtint4tFLzNx/c7m91oWnGl3jWWFbxEMQji0uqGKwWXIlskIJxH1thaJgU3crDbPs02mGo7&#10;8Jmuua9ECGGXooLa+y6V0pU1GXSR7YgD9217gz7AvpK6xyGEm1a+xvFKGmw4NNTY0aGm8if/NQpW&#10;08fnaZqSQ1acbufKfr0n+7FQav487t9AeBr9Q/zvPuowP16u4e+bcIL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xbyLEAAAA3QAAAA8AAAAAAAAAAAAAAAAAmAIAAGRycy9k&#10;b3ducmV2LnhtbFBLBQYAAAAABAAEAPUAAACJAwAAAAA=&#10;" path="m,766l933,174,916,424,1708,,775,590,792,342,,766r,xe" fillcolor="black" stroked="f">
                    <v:path arrowok="t" o:connecttype="custom" o:connectlocs="0,486410;592455,110490;581660,269240;1084580,0;492125,374650;502920,217170;0,486410;0,486410" o:connectangles="0,0,0,0,0,0,0,0"/>
                  </v:shape>
                  <v:shape id="Freeform 1046" o:spid="_x0000_s2060" style="position:absolute;left:12547;top:55067;width:11684;height:6705;visibility:visible;mso-wrap-style:square;v-text-anchor:top" coordsize="1840,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F9ccA&#10;AADdAAAADwAAAGRycy9kb3ducmV2LnhtbESPT2/CMAzF75P2HSJP4jbSobFNhYAQ0yQOXNb9OVuN&#10;aSoap2sySPn0+DBpN1vv+b2fl+vsO3WiIbaBDTxMC1DEdbAtNwY+P97uX0DFhGyxC0wGRoqwXt3e&#10;LLG04czvdKpSoySEY4kGXEp9qXWsHXmM09ATi3YIg8ck69BoO+BZwn2nZ0XxpD22LA0Oe9o6qo/V&#10;rzcw39Xj1/7yPOb97Huz/Xkdjy5Xxkzu8mYBKlFO/+a/650V/OJRcOUbGUG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WxfXHAAAA3QAAAA8AAAAAAAAAAAAAAAAAmAIAAGRy&#10;cy9kb3ducmV2LnhtbFBLBQYAAAAABAAEAPUAAACMAwAAAAA=&#10;" path="m129,1056l1840,289,1709,,,767r129,289xe" fillcolor="black" strokeweight="0">
                    <v:path arrowok="t" o:connecttype="custom" o:connectlocs="81915,670560;1168400,183515;1085215,0;0,487045;81915,670560" o:connectangles="0,0,0,0,0"/>
                  </v:shape>
                  <v:shape id="Freeform 1047" o:spid="_x0000_s2061" style="position:absolute;left:12547;top:55067;width:11684;height:6705;visibility:visible;mso-wrap-style:square;v-text-anchor:top" coordsize="1840,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R/rcUA&#10;AADdAAAADwAAAGRycy9kb3ducmV2LnhtbESPzWrDMBCE74W8g9hAb7Wc0IbYtRJCoFD3lp821421&#10;tU2slZHU2H37KFDobZeZ+Xa2WI+mE1dyvrWsYJakIIgrq1uuFRwPb09LED4ga+wsk4Jf8rBeTR4K&#10;zLUdeEfXfahFhLDPUUETQp9L6auGDPrE9sRR+7bOYIirq6V2OES46eQ8TRfSYMvxQoM9bRuqLvsf&#10;Eymfu15jHV7O5cmUiwzd9uvDKfU4HTevIAKN4d/8l37XsX76nMH9mziC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VH+txQAAAN0AAAAPAAAAAAAAAAAAAAAAAJgCAABkcnMv&#10;ZG93bnJldi54bWxQSwUGAAAAAAQABAD1AAAAigMAAAAA&#10;" path="m129,1056l1840,289,1709,,,767r129,289xe" fillcolor="black" stroked="f">
                    <v:path arrowok="t" o:connecttype="custom" o:connectlocs="81915,670560;1168400,183515;1085215,0;0,487045;81915,670560" o:connectangles="0,0,0,0,0"/>
                  </v:shape>
                  <v:shape id="Picture 1048" o:spid="_x0000_s2062" type="#_x0000_t75" style="position:absolute;left:12534;top:55054;width:11697;height:6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SIDfEAAAA3QAAAA8AAABkcnMvZG93bnJldi54bWxEj81qwkAQx++FvsMyBW91k4o1RFcRoSgW&#10;KmoeYMhOk9DsbMiuGt/eOQi9zTD/j98sVoNr1ZX60Hg2kI4TUMSltw1XBorz13sGKkRki61nMnCn&#10;AKvl68sCc+tvfKTrKVZKQjjkaKCOscu1DmVNDsPYd8Ry+/W9wyhrX2nb403CXas/kuRTO2xYGmrs&#10;aFNT+Xe6OOn9KeLs4PdZ+r0tJum9y47nSWbM6G1Yz0FFGuK/+OneWcFPpsIv38gIe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6SIDfEAAAA3QAAAA8AAAAAAAAAAAAAAAAA&#10;nwIAAGRycy9kb3ducmV2LnhtbFBLBQYAAAAABAAEAPcAAACQAwAAAAA=&#10;">
                    <v:imagedata r:id="rId52" o:title=""/>
                  </v:shape>
                  <v:shape id="Freeform 1049" o:spid="_x0000_s2063" style="position:absolute;left:12966;top:55981;width:10846;height:4877;visibility:visible;mso-wrap-style:square;v-text-anchor:top" coordsize="170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wH9MIA&#10;AADdAAAADwAAAGRycy9kb3ducmV2LnhtbERPS4vCMBC+C/sfwix4s6nC1qVrlEXYsnjzAV7HZmyr&#10;zaQ0sa3/3giCt/n4nrNYDaYWHbWusqxgGsUgiHOrKy4UHPZ/k28QziNrrC2Tgjs5WC0/RgtMte15&#10;S93OFyKEsEtRQel9k0rp8pIMusg2xIE729agD7AtpG6xD+GmlrM4TqTBikNDiQ2tS8qvu5tRsPfZ&#10;2mWny/x4dt29H5Ik604bpcafw+8PCE+Df4tf7n8d5sdfU3h+E06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Af0wgAAAN0AAAAPAAAAAAAAAAAAAAAAAJgCAABkcnMvZG93&#10;bnJldi54bWxQSwUGAAAAAAQABAD1AAAAhwMAAAAA&#10;" path="m,768l932,176,914,426,1708,,775,592,792,342,,768xe" filled="f" strokeweight=".25pt">
                    <v:path arrowok="t" o:connecttype="custom" o:connectlocs="0,487680;591820,111760;580390,270510;1084580,0;492125,375920;502920,217170;0,487680" o:connectangles="0,0,0,0,0,0,0"/>
                  </v:shape>
                  <v:rect id="Rectangle 1050" o:spid="_x0000_s2064" style="position:absolute;left:40913;top:56978;width:2089;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pGMUA&#10;AADdAAAADwAAAGRycy9kb3ducmV2LnhtbERPS2sCMRC+C/6HMIXeNOlSi65GUaHQS6E+DnobN+Pu&#10;4mayJqlu++ubQqG3+fieM1t0thE38qF2rOFpqEAQF87UXGrY714HYxAhIhtsHJOGLwqwmPd7M8yN&#10;u/OGbttYihTCIUcNVYxtLmUoKrIYhq4lTtzZeYsxQV9K4/Gewm0jM6VepMWaU0OFLa0rKi7bT6th&#10;NRmvrh/P/P69OR3peDhdRplXWj8+dMspiEhd/Bf/ud9Mmq9GGfx+k06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2kYxQAAAN0AAAAPAAAAAAAAAAAAAAAAAJgCAABkcnMv&#10;ZG93bnJldi54bWxQSwUGAAAAAAQABAD1AAAAigMAAAAA&#10;" fillcolor="black" stroked="f"/>
                  <v:rect id="Rectangle 1051" o:spid="_x0000_s2065" style="position:absolute;left:39516;top:53701;width:48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C+MQA&#10;AADdAAAADwAAAGRycy9kb3ducmV2LnhtbERPPWvDMBDdC/0P4grdGrkJaYobOYRAaAZ7qFvoelgX&#10;29g6GUmxnX8fBQrd7vE+b7ubTS9Gcr61rOB1kYAgrqxuuVbw8318eQfhA7LG3jIpuJKHXfb4sMVU&#10;24m/aCxDLWII+xQVNCEMqZS+asigX9iBOHJn6wyGCF0ttcMphpteLpPkTRpsOTY0ONChoaorL0ZB&#10;cToW3fKc17yXv8PnZsO5a1dKPT/N+w8QgebwL/5zn3Scn6xXcP8mni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VwvjEAAAA3QAAAA8AAAAAAAAAAAAAAAAAmAIAAGRycy9k&#10;b3ducmV2LnhtbFBLBQYAAAAABAAEAPUAAACJAwAAAAA=&#10;" filled="f" strokeweight=".6pt"/>
                  <v:rect id="Rectangle 1052" o:spid="_x0000_s2066" style="position:absolute;left:39173;top:57524;width:5581;height:1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U98QA&#10;AADdAAAADwAAAGRycy9kb3ducmV2LnhtbERPTWsCMRC9C/0PYQreNKlosVujVEHwIlTtod7GzXR3&#10;cTPZJlFXf31TELzN433OZNbaWpzJh8qxhpe+AkGcO1NxoeFrt+yNQYSIbLB2TBquFGA2fepMMDPu&#10;whs6b2MhUgiHDDWUMTaZlCEvyWLou4Y4cT/OW4wJ+kIaj5cUbms5UOpVWqw4NZTY0KKk/Lg9WQ3z&#10;t/H893PI69vmsKf99+E4Gnildfe5/XgHEamND/HdvTJpvhoN4f+bd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SVPfEAAAA3QAAAA8AAAAAAAAAAAAAAAAAmAIAAGRycy9k&#10;b3ducmV2LnhtbFBLBQYAAAAABAAEAPUAAACJAwAAAAA=&#10;" fillcolor="black" stroked="f"/>
                  <v:shape id="Freeform 1053" o:spid="_x0000_s2067" style="position:absolute;left:39516;top:53701;width:4883;height:3391;visibility:visible;mso-wrap-style:square;v-text-anchor:top" coordsize="76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Lu8IA&#10;AADdAAAADwAAAGRycy9kb3ducmV2LnhtbERPTWsCMRC9F/wPYQRvNWvBVlejSKEo9NTVg8dxM24W&#10;N5NtEt21v74pFLzN433Oct3bRtzIh9qxgsk4A0FcOl1zpeCw/3iegQgRWWPjmBTcKcB6NXhaYq5d&#10;x190K2IlUgiHHBWYGNtcylAashjGriVO3Nl5izFBX0ntsUvhtpEvWfYqLdacGgy29G6ovBRXq0C+&#10;XdvuONv6/c8Jz07Pvz8Lg0qNhv1mASJSHx/if/dOp/nZdAp/36QT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gu7wgAAAN0AAAAPAAAAAAAAAAAAAAAAAJgCAABkcnMvZG93&#10;bnJldi54bWxQSwUGAAAAAAQABAD1AAAAhwMAAAAA&#10;" path="m,534r769,l769,,,,,534xm28,506r715,l743,26,28,26r,480xe" fillcolor="silver" stroked="f">
                    <v:path arrowok="t" o:connecttype="custom" o:connectlocs="0,339090;488315,339090;488315,0;0,0;0,339090;17780,321310;471805,321310;471805,16510;17780,16510;17780,321310" o:connectangles="0,0,0,0,0,0,0,0,0,0"/>
                    <o:lock v:ext="edit" verticies="t"/>
                  </v:shape>
                  <v:shape id="Freeform 1054" o:spid="_x0000_s2068" style="position:absolute;left:39693;top:53867;width:4541;height:3048;visibility:visible;mso-wrap-style:square;v-text-anchor:top" coordsize="71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RP6cMA&#10;AADdAAAADwAAAGRycy9kb3ducmV2LnhtbERPTWsCMRC9C/6HMEJvmthWsatRiqW0iCLaXnobNuPu&#10;4mayJKm7/feNIHibx/ucxaqztbiQD5VjDeORAkGcO1NxoeH76304AxEissHaMWn4owCrZb+3wMy4&#10;lg90OcZCpBAOGWooY2wyKUNeksUwcg1x4k7OW4wJ+kIaj20Kt7V8VGoqLVacGkpsaF1Sfj7+Wg1E&#10;Hz/b/G3TqZafDnvvd7P184vWD4PudQ4iUhfv4pv706T5ajKF6zfpB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RP6cMAAADdAAAADwAAAAAAAAAAAAAAAACYAgAAZHJzL2Rv&#10;d25yZXYueG1sUEsFBgAAAAAEAAQA9QAAAIgDAAAAAA==&#10;" path="m,480l28,454r659,l687,28,715,r,480l,480xe" stroked="f">
                    <v:path arrowok="t" o:connecttype="custom" o:connectlocs="0,304800;17780,288290;436245,288290;436245,17780;454025,0;454025,304800;0,304800" o:connectangles="0,0,0,0,0,0,0"/>
                  </v:shape>
                  <v:shape id="Freeform 1055" o:spid="_x0000_s2069" style="position:absolute;left:39693;top:53867;width:4541;height:3048;visibility:visible;mso-wrap-style:square;v-text-anchor:top" coordsize="71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UscA&#10;AADdAAAADwAAAGRycy9kb3ducmV2LnhtbESPT2vCQBDF74V+h2UKXopuLFgldRWVih5U8B/kOGSn&#10;SUh2NmRXjd/eFYTeZnjv9+bNeNqaSlypcYVlBf1eBII4tbrgTMHpuOyOQDiPrLGyTAru5GA6eX8b&#10;Y6ztjfd0PfhMhBB2MSrIva9jKV2ak0HXszVx0P5sY9CHtcmkbvAWwk0lv6LoWxosOFzIsaZFTml5&#10;uJhQ47j55VWZpMlncm6Xl/l2J8utUp2PdvYDwlPr/80veq0DFw2G8PwmjC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8FLHAAAA3QAAAA8AAAAAAAAAAAAAAAAAmAIAAGRy&#10;cy9kb3ducmV2LnhtbFBLBQYAAAAABAAEAPUAAACMAwAAAAA=&#10;" path="m28,454l,480,,,715,,687,28,28,28r,426xe" fillcolor="#9a9a9a" stroked="f">
                    <v:path arrowok="t" o:connecttype="custom" o:connectlocs="17780,288290;0,304800;0,0;454025,0;436245,17780;17780,17780;17780,288290" o:connectangles="0,0,0,0,0,0,0"/>
                  </v:shape>
                  <v:shape id="Picture 1056" o:spid="_x0000_s2070" type="#_x0000_t75" style="position:absolute;left:39846;top:54025;width:4223;height:2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FGJnHAAAA3QAAAA8AAABkcnMvZG93bnJldi54bWxEj0FrwkAQhe8F/8MyBW91Y0CR1FVKRStY&#10;hMZevI3ZaRKSnQ3Zrcb++s6h0NsM78173yzXg2vVlfpQezYwnSSgiAtvay4NfJ62TwtQISJbbD2T&#10;gTsFWK9GD0vMrL/xB13zWCoJ4ZChgSrGLtM6FBU5DBPfEYv25XuHUda+1LbHm4S7VqdJMtcOa5aG&#10;Cjt6raho8m9nYN+E+XHH3dv00rj3TZn+pIfzyZjx4/DyDCrSEP/Nf9d7K/jJTHDlGxlBr3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RFGJnHAAAA3QAAAA8AAAAAAAAAAAAA&#10;AAAAnwIAAGRycy9kb3ducmV2LnhtbFBLBQYAAAAABAAEAPcAAACTAwAAAAA=&#10;">
                    <v:imagedata r:id="rId53" o:title=""/>
                  </v:shape>
                  <v:rect id="Rectangle 1057" o:spid="_x0000_s2071" style="position:absolute;left:39427;top:57778;width:5073;height:1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e448IA&#10;AADdAAAADwAAAGRycy9kb3ducmV2LnhtbERPS2sCMRC+C/6HMIXeNFut0m6NIkJbb+KDnofNdHfr&#10;ZrIko27/vREEb/PxPWe26FyjzhRi7dnAyzADRVx4W3Np4LD/HLyBioJssfFMBv4pwmLe780wt/7C&#10;WzrvpFQphGOOBiqRNtc6FhU5jEPfEifu1weHkmAotQ14SeGu0aMsm2qHNaeGCltaVVQcdydnQO+n&#10;QY7j1/HfVuJo6U5f35vix5jnp275AUqok4f47l7bND+bvMPtm3S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J7jjwgAAAN0AAAAPAAAAAAAAAAAAAAAAAJgCAABkcnMvZG93&#10;bnJldi54bWxQSwUGAAAAAAQABAD1AAAAhwMAAAAA&#10;" fillcolor="silver" stroked="f"/>
                  <v:shape id="Freeform 1058" o:spid="_x0000_s2072" style="position:absolute;left:39262;top:57613;width:5403;height:1480;visibility:visible;mso-wrap-style:square;v-text-anchor:top" coordsize="851,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xsIA&#10;AADdAAAADwAAAGRycy9kb3ducmV2LnhtbESPQYvCMBCF74L/IYzgTdP1IFKNsiwrePGgK56HZmyK&#10;zaQ0sc3++52DsLcZ3pv3vtkdsm/VQH1sAhv4WBagiKtgG64N3H6Oiw2omJAttoHJwC9FOOynkx2W&#10;Nox8oeGaaiUhHEs04FLqSq1j5chjXIaOWLRH6D0mWfta2x5HCfetXhXFWntsWBocdvTlqHpeX97A&#10;+XH5tsN4qu8rZ/M52c3wzJUx81n+3IJKlNO/+X19soJfrIVfvpER9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EwzGwgAAAN0AAAAPAAAAAAAAAAAAAAAAAJgCAABkcnMvZG93&#10;bnJldi54bWxQSwUGAAAAAAQABAD1AAAAhwMAAAAA&#10;" path="m,233l26,207r799,l825,26,851,r,233l,233xe" fillcolor="#9a9a9a" stroked="f">
                    <v:path arrowok="t" o:connecttype="custom" o:connectlocs="0,147955;16510,131445;523875,131445;523875,16510;540385,0;540385,147955;0,147955" o:connectangles="0,0,0,0,0,0,0"/>
                  </v:shape>
                  <v:shape id="Freeform 1059" o:spid="_x0000_s2073" style="position:absolute;left:39262;top:57613;width:5403;height:1480;visibility:visible;mso-wrap-style:square;v-text-anchor:top" coordsize="851,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6sLcUA&#10;AADdAAAADwAAAGRycy9kb3ducmV2LnhtbERPS2vCQBC+C/6HZYTedKOUEFI3oYpCoVAa9VBvQ3by&#10;oNnZkN0m6b/vFgq9zcf3nH0+m06MNLjWsoLtJgJBXFrdcq3gdj2vExDOI2vsLJOCb3KQZ8vFHlNt&#10;Jy5ovPhahBB2KSpovO9TKV3ZkEG3sT1x4Co7GPQBDrXUA04h3HRyF0WxNNhyaGiwp2ND5eflyyiQ&#10;H+/l6e21O/f3JNaPh2O1uxeVUg+r+fkJhKfZ/4v/3C86zI/iLfx+E06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XqwtxQAAAN0AAAAPAAAAAAAAAAAAAAAAAJgCAABkcnMv&#10;ZG93bnJldi54bWxQSwUGAAAAAAQABAD1AAAAigMAAAAA&#10;" path="m,233l26,207,26,26r799,l851,,,,,233xe" stroked="f">
                    <v:path arrowok="t" o:connecttype="custom" o:connectlocs="0,147955;16510,131445;16510,16510;523875,16510;540385,0;0,0;0,147955" o:connectangles="0,0,0,0,0,0,0"/>
                  </v:shape>
                  <v:shape id="Freeform 1060" o:spid="_x0000_s2074" style="position:absolute;left:42640;top:58019;width:1683;height:331;visibility:visible;mso-wrap-style:square;v-text-anchor:top" coordsize="2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biJMQA&#10;AADdAAAADwAAAGRycy9kb3ducmV2LnhtbERPS2vCQBC+F/oflin0InVTD0FTV5FgafHmA2xvQ3ZM&#10;gtnZmN1u4r93BaG3+fieM18OphGBOldbVvA+TkAQF1bXXCo47D/fpiCcR9bYWCYFV3KwXDw/zTHT&#10;tucthZ0vRQxhl6GCyvs2k9IVFRl0Y9sSR+5kO4M+wq6UusM+hptGTpIklQZrjg0VtpRXVJx3f0YB&#10;rqlP27T5CV+jPOThePk9zzZKvb4Mqw8Qngb/L364v3Wcn6QT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4iTEAAAA3QAAAA8AAAAAAAAAAAAAAAAAmAIAAGRycy9k&#10;b3ducmV2LnhtbFBLBQYAAAAABAAEAPUAAACJAwAAAAA=&#10;" path="m52,39r,13l212,52r,-13l265,39r,-27l212,12,212,,52,r,12l,12,,39r52,xe" fillcolor="black" stroked="f">
                    <v:path arrowok="t" o:connecttype="custom" o:connectlocs="33020,24765;33020,33020;134620,33020;134620,24765;168275,24765;168275,7620;134620,7620;134620,0;33020,0;33020,7620;0,7620;0,24765;33020,24765" o:connectangles="0,0,0,0,0,0,0,0,0,0,0,0,0"/>
                  </v:shape>
                  <v:rect id="Rectangle 1061" o:spid="_x0000_s2075" style="position:absolute;left:39592;top:57943;width:343;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GtMUA&#10;AADdAAAADwAAAGRycy9kb3ducmV2LnhtbERPS2vCQBC+F/wPywheim5qVUJ0FSkG2lPxhXgbsmMS&#10;zc6G7Kppf323IHibj+85s0VrKnGjxpWWFbwNIhDEmdUl5wp227Qfg3AeWWNlmRT8kIPFvPMyw0Tb&#10;O6/ptvG5CCHsElRQeF8nUrqsIINuYGviwJ1sY9AH2ORSN3gP4aaSwyiaSIMlh4YCa/ooKLtsrkZB&#10;Gad7P45H37+r9OtsVofX44GvSvW67XIKwlPrn+KH+1OH+dHkHf6/C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0a0xQAAAN0AAAAPAAAAAAAAAAAAAAAAAJgCAABkcnMv&#10;ZG93bnJldi54bWxQSwUGAAAAAAQABAD1AAAAigMAAAAA&#10;" fillcolor="green" stroked="f"/>
                  <v:rect id="Rectangle 1062" o:spid="_x0000_s2076" style="position:absolute;left:39592;top:57943;width:165;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W8MQA&#10;AADdAAAADwAAAGRycy9kb3ducmV2LnhtbERPTWvCQBC9F/wPywheSt0YRDS6Bi1Y6q3VXnqbZsck&#10;mJ1Nd7cx9de7QqG3ebzPWeW9aURHzteWFUzGCQjiwuqaSwUfx93THIQPyBoby6Tglzzk68HDCjNt&#10;L/xO3SGUIoawz1BBFUKbSemLigz6sW2JI3eyzmCI0JVSO7zEcNPINElm0mDNsaHClp4rKs6HH6Og&#10;/f5it58u3l7w+rldPNap78tUqdGw3yxBBOrDv/jP/arj/GQ2hfs38QS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OlvDEAAAA3QAAAA8AAAAAAAAAAAAAAAAAmAIAAGRycy9k&#10;b3ducmV2LnhtbFBLBQYAAAAABAAEAPUAAACJAwAAAAA=&#10;" fillcolor="lime" stroked="f"/>
                  <v:rect id="Rectangle 1063" o:spid="_x0000_s2077" style="position:absolute;left:39846;top:59321;width:3975;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6+cAA&#10;AADdAAAADwAAAGRycy9kb3ducmV2LnhtbERP22oCMRB9F/oPYYS+aaJQ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b6+cAAAADdAAAADwAAAAAAAAAAAAAAAACYAgAAZHJzL2Rvd25y&#10;ZXYueG1sUEsFBgAAAAAEAAQA9QAAAIUDAAAAAA==&#10;" filled="f" stroked="f">
                    <v:textbox style="mso-fit-shape-to-text:t" inset="0,0,0,0">
                      <w:txbxContent>
                        <w:p w14:paraId="330C96BE" w14:textId="77777777" w:rsidR="008C45DB" w:rsidRDefault="008C45DB" w:rsidP="008C45DB">
                          <w:r>
                            <w:rPr>
                              <w:rFonts w:ascii="Calibri" w:hAnsi="Calibri" w:cs="Calibri"/>
                              <w:color w:val="000000"/>
                              <w:sz w:val="10"/>
                              <w:szCs w:val="10"/>
                            </w:rPr>
                            <w:t>Developers and</w:t>
                          </w:r>
                        </w:p>
                      </w:txbxContent>
                    </v:textbox>
                  </v:rect>
                  <v:rect id="Rectangle 1064" o:spid="_x0000_s2078" style="position:absolute;left:40976;top:60115;width:1842;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kjsAA&#10;AADdAAAADwAAAGRycy9kb3ducmV2LnhtbERPzWoCMRC+C32HMAVvmtTDIqtRRBC0eHHtAwyb2R9M&#10;JkuSuuvbN4VCb/Px/c52PzkrnhRi71nDx1KBIK696bnV8HU/LdYgYkI2aD2ThhdF2O/eZlssjR/5&#10;Rs8qtSKHcCxRQ5fSUEoZ644cxqUfiDPX+OAwZRhaaQKOOdxZuVKqkA57zg0dDnTsqH5U306DvFen&#10;cV3ZoPznqrnay/nWkNd6/j4dNiASTelf/Oc+mzxfFQX8fpN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kjsAAAADdAAAADwAAAAAAAAAAAAAAAACYAgAAZHJzL2Rvd25y&#10;ZXYueG1sUEsFBgAAAAAEAAQA9QAAAIUDAAAAAA==&#10;" filled="f" stroked="f">
                    <v:textbox style="mso-fit-shape-to-text:t" inset="0,0,0,0">
                      <w:txbxContent>
                        <w:p w14:paraId="04FFCD92" w14:textId="77777777" w:rsidR="008C45DB" w:rsidRDefault="008C45DB" w:rsidP="008C45DB">
                          <w:r>
                            <w:rPr>
                              <w:rFonts w:ascii="Calibri" w:hAnsi="Calibri" w:cs="Calibri"/>
                              <w:color w:val="000000"/>
                              <w:sz w:val="10"/>
                              <w:szCs w:val="10"/>
                            </w:rPr>
                            <w:t>Testers</w:t>
                          </w:r>
                        </w:p>
                      </w:txbxContent>
                    </v:textbox>
                  </v:rect>
                  <v:shape id="Picture 1065" o:spid="_x0000_s2079" type="#_x0000_t75" style="position:absolute;left:28936;top:54978;width:10287;height:2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c3RzEAAAA3QAAAA8AAABkcnMvZG93bnJldi54bWxET01rwkAQvRf6H5YpeJG6MYfERleplUBO&#10;haqIxyE7TUKzsyG7mvjv3YLgbR7vc1ab0bTiSr1rLCuYzyIQxKXVDVcKjof8fQHCeWSNrWVScCMH&#10;m/XrywozbQf+oeveVyKEsMtQQe19l0npypoMupntiAP3a3uDPsC+krrHIYSbVsZRlEiDDYeGGjv6&#10;qqn821+MgiL9OLUYn7+T3XQ3NclxW8zzrVKTt/FzCcLT6J/ih7vQYX6UpPD/TThBr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c3RzEAAAA3QAAAA8AAAAAAAAAAAAAAAAA&#10;nwIAAGRycy9kb3ducmV2LnhtbFBLBQYAAAAABAAEAPcAAACQAwAAAAA=&#10;">
                    <v:imagedata r:id="rId54" o:title=""/>
                  </v:shape>
                  <v:shape id="Freeform 1066" o:spid="_x0000_s2080" style="position:absolute;left:28994;top:55232;width:10179;height:1911;visibility:visible;mso-wrap-style:square;v-text-anchor:top" coordsize="1603,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YBMcA&#10;AADdAAAADwAAAGRycy9kb3ducmV2LnhtbESPQUsDMRCF74L/IYzgzSbtoZS1adGFyooFsVWkt2Ez&#10;3SzdTJZNbNd/3zkI3mZ4b977ZrkeQ6fONKQ2soXpxIAirqNrubHwud88LECljOywi0wWfinBenV7&#10;s8TCxQt/0HmXGyUhnAq04HPuC61T7SlgmsSeWLRjHAJmWYdGuwEvEh46PTNmrgO2LA0eeyo91afd&#10;T7Awc5vxuTx8vXdvL+Z7+1rVviq31t7fjU+PoDKN+d/8d105wTdzwZVvZAS9u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imATHAAAA3QAAAA8AAAAAAAAAAAAAAAAAmAIAAGRy&#10;cy9kb3ducmV2LnhtbFBLBQYAAAAABAAEAPUAAACMAwAAAAA=&#10;" path="m,120l964,,839,216r764,-33l638,301,764,87,,120r,xe" fillcolor="black" strokeweight="0">
                    <v:path arrowok="t" o:connecttype="custom" o:connectlocs="0,76200;612140,0;532765,137160;1017905,116205;405130,191135;485140,55245;0,76200;0,76200" o:connectangles="0,0,0,0,0,0,0,0"/>
                  </v:shape>
                  <v:shape id="Freeform 1067" o:spid="_x0000_s2081" style="position:absolute;left:28994;top:55232;width:10179;height:1911;visibility:visible;mso-wrap-style:square;v-text-anchor:top" coordsize="1603,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AsUA&#10;AADdAAAADwAAAGRycy9kb3ducmV2LnhtbESP0WrCQBBF3wv+wzKCb3VjkFCjq2iktFAoGP2AITtm&#10;g9nZmN2a9O+7hULfZrh37rmz2Y22FQ/qfeNYwWKegCCunG64VnA5vz6/gPABWWPrmBR8k4fddvK0&#10;wVy7gU/0KEMtYgj7HBWYELpcSl8ZsujnriOO2tX1FkNc+1rqHocYbluZJkkmLTYcCQY7KgxVt/LL&#10;Rm443t+K0i4P7bEYso9PZ9LUKTWbjvs1iEBj+Df/Xb/rWD/JVvD7TRxB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WGQCxQAAAN0AAAAPAAAAAAAAAAAAAAAAAJgCAABkcnMv&#10;ZG93bnJldi54bWxQSwUGAAAAAAQABAD1AAAAigMAAAAA&#10;" path="m,120l964,,839,216r764,-33l638,301,764,87,,120r,xe" fillcolor="black" stroked="f">
                    <v:path arrowok="t" o:connecttype="custom" o:connectlocs="0,76200;612140,0;532765,137160;1017905,116205;405130,191135;485140,55245;0,76200;0,76200" o:connectangles="0,0,0,0,0,0,0,0"/>
                  </v:shape>
                  <v:shape id="Freeform 1068" o:spid="_x0000_s2082" style="position:absolute;left:28936;top:54978;width:10281;height:2426;visibility:visible;mso-wrap-style:square;v-text-anchor:top" coordsize="1619,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5IsQA&#10;AADdAAAADwAAAGRycy9kb3ducmV2LnhtbESPzYrCQBCE74LvMLSwN52sB5WsoywL/sDiIdEHaDJt&#10;Esz0hJlR49tvHxa8dVPVVV+vt4Pr1INCbD0b+JxloIgrb1uuDVzOu+kKVEzIFjvPZOBFEbab8WiN&#10;ufVPLuhRplpJCMccDTQp9bnWsWrIYZz5nli0qw8Ok6yh1jbgU8Jdp+dZttAOW5aGBnv6aai6lXdn&#10;4KC7VfHLy72eX4JvC/e6nm6lMR+T4fsLVKIhvc3/10cr+NlS+OUbGUF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qeSLEAAAA3QAAAA8AAAAAAAAAAAAAAAAAmAIAAGRycy9k&#10;b3ducmV2LnhtbFBLBQYAAAAABAAEAPUAAACJAwAAAAA=&#10;" path="m,317r1606,65l1619,64,12,,,317xe" fillcolor="black" strokeweight="0">
                    <v:path arrowok="t" o:connecttype="custom" o:connectlocs="0,201295;1019810,242570;1028065,40640;7620,0;0,201295" o:connectangles="0,0,0,0,0"/>
                  </v:shape>
                  <v:shape id="Freeform 1069" o:spid="_x0000_s2083" style="position:absolute;left:28936;top:54978;width:10281;height:2426;visibility:visible;mso-wrap-style:square;v-text-anchor:top" coordsize="1619,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VP58MA&#10;AADdAAAADwAAAGRycy9kb3ducmV2LnhtbERPTYvCMBC9C/sfwix401TRXalGEVG0R11BvA3NbFu2&#10;mZQm1tZfb4QFb/N4n7NYtaYUDdWusKxgNIxAEKdWF5wpOP/sBjMQziNrLC2Tgo4crJYfvQXG2t75&#10;SM3JZyKEsItRQe59FUvp0pwMuqGtiAP3a2uDPsA6k7rGewg3pRxH0Zc0WHBoyLGiTU7p3+lmFOhJ&#10;1ybNdvpIjtfZZDztLocu2SvV/2zXcxCeWv8W/7sPOsyPvkfw+iac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VP58MAAADdAAAADwAAAAAAAAAAAAAAAACYAgAAZHJzL2Rv&#10;d25yZXYueG1sUEsFBgAAAAAEAAQA9QAAAIgDAAAAAA==&#10;" path="m,317r1606,65l1619,64,12,,,317xe" fillcolor="black" stroked="f">
                    <v:path arrowok="t" o:connecttype="custom" o:connectlocs="0,201295;1019810,242570;1028065,40640;7620,0;0,201295" o:connectangles="0,0,0,0,0"/>
                  </v:shape>
                  <v:shape id="Picture 1070" o:spid="_x0000_s2084" type="#_x0000_t75" style="position:absolute;left:28936;top:54978;width:10287;height:2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y6FnEAAAA3QAAAA8AAABkcnMvZG93bnJldi54bWxET01rg0AQvQf6H5Yp9BLqGg+mtdmEpiHg&#10;KRAjpcfBnarUnRV3q/bfdwOB3ObxPmezm00nRhpca1nBKopBEFdWt1wrKC/H5xcQziNr7CyTgj9y&#10;sNs+LDaYaTvxmcbC1yKEsMtQQeN9n0npqoYMusj2xIH7toNBH+BQSz3gFMJNJ5M4TqXBlkNDgz19&#10;NFT9FL9GQb5+/eww+Tqlh+VhadJyn6+Oe6WeHuf3NxCeZn8X39y5DvPjdQLXb8IJc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3y6FnEAAAA3QAAAA8AAAAAAAAAAAAAAAAA&#10;nwIAAGRycy9kb3ducmV2LnhtbFBLBQYAAAAABAAEAPcAAACQAwAAAAA=&#10;">
                    <v:imagedata r:id="rId54" o:title=""/>
                  </v:shape>
                  <v:shape id="Freeform 1071" o:spid="_x0000_s2085" style="position:absolute;left:28994;top:55232;width:10179;height:1911;visibility:visible;mso-wrap-style:square;v-text-anchor:top" coordsize="1603,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Whw8MA&#10;AADdAAAADwAAAGRycy9kb3ducmV2LnhtbERPTWvCQBC9F/wPywi91d1YsCW6CSJIC+mlVsXjkB2T&#10;kOxsyK4m/ffdQqG3ebzP2eST7cSdBt841pAsFAji0pmGKw3Hr/3TKwgfkA12jknDN3nIs9nDBlPj&#10;Rv6k+yFUIoawT1FDHUKfSunLmiz6heuJI3d1g8UQ4VBJM+AYw20nl0qtpMWGY0ONPe1qKtvDzWq4&#10;mJPy/fFGrX077+3HuVgmq0Lrx/m0XYMINIV/8Z/73cT56uUZfr+JJ8j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Whw8MAAADdAAAADwAAAAAAAAAAAAAAAACYAgAAZHJzL2Rv&#10;d25yZXYueG1sUEsFBgAAAAAEAAQA9QAAAIgDAAAAAA==&#10;" path="m,118l964,,837,214r766,-31l638,301,764,87,,118xe" filled="f" strokeweight=".25pt">
                    <v:path arrowok="t" o:connecttype="custom" o:connectlocs="0,74930;612140,0;531495,135890;1017905,116205;405130,191135;485140,55245;0,74930" o:connectangles="0,0,0,0,0,0,0"/>
                  </v:shape>
                  <v:shape id="Picture 1072" o:spid="_x0000_s2086" type="#_x0000_t75" style="position:absolute;left:10623;top:9493;width:11944;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7jlXBAAAA3QAAAA8AAABkcnMvZG93bnJldi54bWxET82KwjAQvi/4DmEEb2tadbtSTUUFcW9r&#10;XR9gaMa22ExKE7W+vVkQvM3H9zvLVW8acaPO1ZYVxOMIBHFhdc2lgtPf7nMOwnlkjY1lUvAgB6ts&#10;8LHEVNs753Q7+lKEEHYpKqi8b1MpXVGRQTe2LXHgzrYz6APsSqk7vIdw08hJFCXSYM2hocKWthUV&#10;l+PVKKA8Lg6zw36duPxX7jYJ++kXKzUa9usFCE+9f4tf7h8d5kffM/j/Jpwgs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37jlXBAAAA3QAAAA8AAAAAAAAAAAAAAAAAnwIA&#10;AGRycy9kb3ducmV2LnhtbFBLBQYAAAAABAAEAPcAAACNAwAAAAA=&#10;">
                    <v:imagedata r:id="rId55" o:title=""/>
                  </v:shape>
                  <v:shape id="Freeform 1073" o:spid="_x0000_s2087" style="position:absolute;left:11239;top:10312;width:10712;height:7969;visibility:visible;mso-wrap-style:square;v-text-anchor:top" coordsize="1687,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CcEsIA&#10;AADdAAAADwAAAGRycy9kb3ducmV2LnhtbERPTYvCMBC9C/6HMMJeRBMX1pVqFFFkvaldDx6HZmyL&#10;zaQ0WW3//UYQvM3jfc5i1dpK3KnxpWMNk7ECQZw5U3Ku4fy7G81A+IBssHJMGjrysFr2ewtMjHvw&#10;ie5pyEUMYZ+ghiKEOpHSZwVZ9GNXE0fu6hqLIcIml6bBRwy3lfxUaiotlhwbCqxpU1B2S/+sBrvu&#10;9ofWDdPZZbJVHZtdevyptP4YtOs5iEBteItf7r2J89X3Fzy/iS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oJwSwgAAAN0AAAAPAAAAAAAAAAAAAAAAAJgCAABkcnMvZG93&#10;bnJldi54bWxQSwUGAAAAAAQABAD1AAAAhwMAAAAA&#10;" path="m,1255l876,408r36,247l1687,,811,847,775,601,,1255r,xe" fillcolor="black" strokeweight="0">
                    <v:path arrowok="t" o:connecttype="custom" o:connectlocs="0,796925;556260,259080;579120,415925;1071245,0;514985,537845;492125,381635;0,796925;0,796925" o:connectangles="0,0,0,0,0,0,0,0"/>
                  </v:shape>
                  <v:shape id="Freeform 1074" o:spid="_x0000_s2088" style="position:absolute;left:11239;top:10312;width:10712;height:7969;visibility:visible;mso-wrap-style:square;v-text-anchor:top" coordsize="1687,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mOMMA&#10;AADdAAAADwAAAGRycy9kb3ducmV2LnhtbERPS2sCMRC+F/wPYYReimbXg5bVKCJYpHtprRdvw2a6&#10;WbqZhE26j3/fFAq9zcf3nN1htK3oqQuNYwX5MgNBXDndcK3g9nFePIMIEVlj65gUTBTgsJ897LDQ&#10;buB36q+xFimEQ4EKTIy+kDJUhiyGpfPEift0ncWYYFdL3eGQwm0rV1m2lhYbTg0GPZ0MVV/Xb6vg&#10;xZvN8Jbj3ZcmHMvXSdsnE5V6nI/HLYhIY/wX/7kvOs3PNmv4/Sad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dmOMMAAADdAAAADwAAAAAAAAAAAAAAAACYAgAAZHJzL2Rv&#10;d25yZXYueG1sUEsFBgAAAAAEAAQA9QAAAIgDAAAAAA==&#10;" path="m,1255l876,408r36,247l1687,,811,847,775,601,,1255r,xe" fillcolor="black" stroked="f">
                    <v:path arrowok="t" o:connecttype="custom" o:connectlocs="0,796925;556260,259080;579120,415925;1071245,0;514985,537845;492125,381635;0,796925;0,796925" o:connectangles="0,0,0,0,0,0,0,0"/>
                  </v:shape>
                  <v:shape id="Freeform 1075" o:spid="_x0000_s2089" style="position:absolute;left:10623;top:9493;width:11925;height:9601;visibility:visible;mso-wrap-style:square;v-text-anchor:top" coordsize="1878,1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trsMA&#10;AADdAAAADwAAAGRycy9kb3ducmV2LnhtbERPO2vDMBDeA/kP4gJdQiOnQx2cKCEPQjt0idtmPqyr&#10;ZGqdjKXa7r+vCoFs9/E9b7MbXSN66kLtWcFykYEgrryu2Sj4eD8/rkCEiKyx8UwKfinAbjudbLDQ&#10;fuAL9WU0IoVwKFCBjbEtpAyVJYdh4VvixH35zmFMsDNSdzikcNfIpyx7lg5rTg0WWzpaqr7LH6fg&#10;7Xy1nj9tf2j0Kj/O5+blNBilHmbjfg0i0hjv4pv7Vaf5WZ7D/zfp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ftrsMAAADdAAAADwAAAAAAAAAAAAAAAACYAgAAZHJzL2Rv&#10;d25yZXYueG1sUEsFBgAAAAAEAAQA9QAAAIgDAAAAAA==&#10;" path="m190,1512l1878,254,1690,,,1257r190,255xe" fillcolor="black" strokeweight="0">
                    <v:path arrowok="t" o:connecttype="custom" o:connectlocs="120650,960120;1192530,161290;1073150,0;0,798195;120650,960120" o:connectangles="0,0,0,0,0"/>
                  </v:shape>
                  <v:shape id="Freeform 1076" o:spid="_x0000_s2090" style="position:absolute;left:10623;top:9493;width:11925;height:9601;visibility:visible;mso-wrap-style:square;v-text-anchor:top" coordsize="1878,1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oEMEA&#10;AADdAAAADwAAAGRycy9kb3ducmV2LnhtbERPTWvCQBC9F/wPywi91Y09tDW6igQUr9W24G3Ijkkw&#10;OxuyUxP/vXMoFOYwj/cxb1abMbTmRn1qIjuYzzIwxGX0DVcOvk67lw8wSZA9tpHJwZ0SbNaTpxXm&#10;Pg78SbejVEZDOOXooBbpcmtTWVPANIsdsXKX2AcUhX1lfY+DhofWvmbZmw3YsF6osaOipvJ6/A0O&#10;CsHhu/gpdE6cxrN4vy8Xzj1Px+0SjNAo/+I/98Fr/exd6+o3uo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waBDBAAAA3QAAAA8AAAAAAAAAAAAAAAAAmAIAAGRycy9kb3du&#10;cmV2LnhtbFBLBQYAAAAABAAEAPUAAACGAwAAAAA=&#10;" path="m190,1512l1878,254,1690,,,1257r190,255xe" fillcolor="black" stroked="f">
                    <v:path arrowok="t" o:connecttype="custom" o:connectlocs="120650,960120;1192530,161290;1073150,0;0,798195;120650,960120" o:connectangles="0,0,0,0,0"/>
                  </v:shape>
                  <v:shape id="Picture 1077" o:spid="_x0000_s2091" type="#_x0000_t75" style="position:absolute;left:10623;top:9493;width:11944;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6IcvCAAAA3QAAAA8AAABkcnMvZG93bnJldi54bWxET81qwkAQvgt9h2UKvelGq6lN3QRbkHoz&#10;sT7AkJ0modnZsLtqfPtuoeBtPr7f2RSj6cWFnO8sK5jPEhDEtdUdNwpOX7vpGoQPyBp7y6TgRh6K&#10;/GGywUzbK1d0OYZGxBD2GSpoQxgyKX3dkkE/swNx5L6tMxgidI3UDq8x3PRykSSpNNhxbGhxoI+W&#10;6p/j2Sigal6Xy/Jzm/rqIHfvKYfnFSv19Dhu30AEGsNd/O/e6zg/eXmFv2/iC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iHLwgAAAN0AAAAPAAAAAAAAAAAAAAAAAJ8C&#10;AABkcnMvZG93bnJldi54bWxQSwUGAAAAAAQABAD3AAAAjgMAAAAA&#10;">
                    <v:imagedata r:id="rId55" o:title=""/>
                  </v:shape>
                  <v:shape id="Freeform 1078" o:spid="_x0000_s2092" style="position:absolute;left:11226;top:10312;width:10713;height:7969;visibility:visible;mso-wrap-style:square;v-text-anchor:top" coordsize="1687,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HeM8YA&#10;AADdAAAADwAAAGRycy9kb3ducmV2LnhtbESPT0/DMAzF70j7DpEncWMJCMHULZsQ0hBwY3/g6jWm&#10;aWmcrglb9+3xAWk3W+/5vZ/nyyG06kh9qiNbuJ0YUMRldDVXFrab1c0UVMrIDtvIZOFMCZaL0dUc&#10;CxdP/EHHda6UhHAq0ILPuSu0TqWngGkSO2LRvmMfMMvaV9r1eJLw0Oo7Yx50wJqlwWNHz57Kn/Vv&#10;sPAZ68Ob370fXjar/fnx674xDTbWXo+HpxmoTEO+mP+vX53gm6nwyzcygl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HeM8YAAADdAAAADwAAAAAAAAAAAAAAAACYAgAAZHJz&#10;L2Rvd25yZXYueG1sUEsFBgAAAAAEAAQA9QAAAIsDAAAAAA==&#10;" path="m,1255l876,408r37,246l1687,,811,847,775,600,,1255xe" filled="f" strokeweight=".15pt">
                    <v:path arrowok="t" o:connecttype="custom" o:connectlocs="0,796925;556260,259080;579755,415290;1071245,0;514985,537845;492125,381000;0,796925" o:connectangles="0,0,0,0,0,0,0"/>
                  </v:shape>
                  <v:shape id="Freeform 1079" o:spid="_x0000_s2093" style="position:absolute;left:27000;top:18884;width:743;height:5004;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DPoMIA&#10;AADdAAAADwAAAGRycy9kb3ducmV2LnhtbERP24rCMBB9X/Afwgi+rWlVFqlG8Yo+7IO3Dxiasa02&#10;k9JErX69WVjwbQ7nOuNpY0pxp9oVlhXE3QgEcWp1wZmC03H9PQThPLLG0jIpeJKD6aT1NcZE2wfv&#10;6X7wmQgh7BJUkHtfJVK6NCeDrmsr4sCdbW3QB1hnUtf4COGmlL0o+pEGCw4NOVa0yCm9Hm5GwXGz&#10;aJa7uOpdBq/V/PJ7Rd/XqFSn3cxGIDw1/iP+d291mB8NY/j7JpwgJ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IM+gwgAAAN0AAAAPAAAAAAAAAAAAAAAAAJgCAABkcnMvZG93&#10;bnJldi54bWxQSwUGAAAAAAQABAD1AAAAhwMAAAAA&#10;" path="m,788l117,675r,-647l,,,788xe" fillcolor="black" stroked="f">
                    <v:path arrowok="t" o:connecttype="custom" o:connectlocs="0,500380;74295,428625;74295,17780;0,0;0,500380" o:connectangles="0,0,0,0,0"/>
                  </v:shape>
                  <v:shape id="Freeform 1080" o:spid="_x0000_s2094" style="position:absolute;left:26822;top:19062;width:730;height:5004;visibility:visible;mso-wrap-style:square;v-text-anchor:top" coordsize="115,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PIMQA&#10;AADdAAAADwAAAGRycy9kb3ducmV2LnhtbERPTWvCQBC9F/oflin0UnTXHESiq4RCoZTSkrR4HrNj&#10;EszOhuyaxP76riB4m8f7nM1usq0YqPeNYw2LuQJBXDrTcKXh9+dttgLhA7LB1jFpuJCH3fbxYYOp&#10;cSPnNBShEjGEfYoa6hC6VEpf1mTRz11HHLmj6y2GCPtKmh7HGG5bmSi1lBYbjg01dvRaU3kqzlbD&#10;/jyMf8VXvlDF50uSXT6yw3eeaf38NGVrEIGmcBff3O8mzlerBK7fxBPk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VzyDEAAAA3QAAAA8AAAAAAAAAAAAAAAAAmAIAAGRycy9k&#10;b3ducmV2LnhtbFBLBQYAAAAABAAEAPUAAACJAwAAAAA=&#10;" path="m,788l115,674,115,,,111,,788xe" fillcolor="black" stroked="f">
                    <v:path arrowok="t" o:connecttype="custom" o:connectlocs="0,500380;73025,427990;73025,0;0,70485;0,500380" o:connectangles="0,0,0,0,0"/>
                  </v:shape>
                  <v:rect id="Rectangle 1081" o:spid="_x0000_s2095" style="position:absolute;left:24041;top:19767;width:2781;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vgxMUA&#10;AADdAAAADwAAAGRycy9kb3ducmV2LnhtbERPS2sCMRC+F/wPYYTealIfZbs1igqFXoRqe6i3cTPd&#10;XdxM1iTV1V/fFITe5uN7znTe2UacyIfasYbHgQJBXDhTc6nh8+P1IQMRIrLBxjFpuFCA+ax3N8Xc&#10;uDNv6LSNpUghHHLUUMXY5lKGoiKLYeBa4sR9O28xJuhLaTyeU7ht5FCpJ2mx5tRQYUuriorD9sdq&#10;WD5ny+P7mNfXzX5Hu6/9YTL0Suv7frd4ARGpi//im/vNpPkqG8HfN+kE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m+DExQAAAN0AAAAPAAAAAAAAAAAAAAAAAJgCAABkcnMv&#10;ZG93bnJldi54bWxQSwUGAAAAAAQABAD1AAAAigMAAAAA&#10;" fillcolor="black" stroked="f"/>
                  <v:rect id="Rectangle 1082" o:spid="_x0000_s2096" style="position:absolute;left:23856;top:19589;width:2966;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7OsEA&#10;AADdAAAADwAAAGRycy9kb3ducmV2LnhtbERPS2sCMRC+F/wPYYTeatYHIlujSKGtN/GB52Ez3V3d&#10;TJZk1O2/N4LgbT6+58yXnWvUlUKsPRsYDjJQxIW3NZcGDvvvjxmoKMgWG89k4J8iLBe9tznm1t94&#10;S9edlCqFcMzRQCXS5lrHoiKHceBb4sT9+eBQEgyltgFvKdw1epRlU+2w5tRQYUtfFRXn3cUZ0Ptp&#10;kPN4Mj5tJY5W7vLzuymOxrz3u9UnKKFOXuKne23T/Gw2gcc36QS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GOzrBAAAA3QAAAA8AAAAAAAAAAAAAAAAAmAIAAGRycy9kb3du&#10;cmV2LnhtbFBLBQYAAAAABAAEAPUAAACGAwAAAAA=&#10;" fillcolor="silver" stroked="f"/>
                  <v:shape id="Freeform 1083" o:spid="_x0000_s2097" style="position:absolute;left:23856;top:18884;width:3696;height:705;visibility:visible;mso-wrap-style:square;v-text-anchor:top" coordsize="58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CeZMMA&#10;AADdAAAADwAAAGRycy9kb3ducmV2LnhtbERPTWsCMRC9F/wPYQq9SM22YJWtURZFqAcPrh48DpvZ&#10;zdLNZElSXf99Iwje5vE+Z7EabCcu5EPrWMHHJANBXDndcqPgdNy+z0GEiKyxc0wKbhRgtRy9LDDX&#10;7soHupSxESmEQ44KTIx9LmWoDFkME9cTJ6523mJM0DdSe7ymcNvJzyz7khZbTg0Ge1obqn7LP6vA&#10;Rlvsx/XuUG52fNsX9Wxszl6pt9eh+AYRaYhP8cP9o9P8bD6F+zfpB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CeZMMAAADdAAAADwAAAAAAAAAAAAAAAACYAgAAZHJzL2Rv&#10;d25yZXYueG1sUEsFBgAAAAAEAAQA9QAAAIgDAAAAAA==&#10;" path="m,111r467,l582,,117,,,111xe" fillcolor="silver" stroked="f">
                    <v:path arrowok="t" o:connecttype="custom" o:connectlocs="0,70485;296545,70485;369570,0;74295,0;0,70485" o:connectangles="0,0,0,0,0"/>
                  </v:shape>
                  <v:shape id="Freeform 1084" o:spid="_x0000_s2098" style="position:absolute;left:26822;top:18884;width:730;height:5004;visibility:visible;mso-wrap-style:square;v-text-anchor:top" coordsize="115,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w2A8MA&#10;AADdAAAADwAAAGRycy9kb3ducmV2LnhtbERPyWrDMBC9F/oPYgq91bJDCa4bxZRCIJcQsvU8WFPb&#10;rTQyluw4+fqqEMhtHm+dRTlZI0bqfetYQZakIIgrp1uuFRwPq5cchA/IGo1jUnAhD+Xy8WGBhXZn&#10;3tG4D7WIIewLVNCE0BVS+qohiz5xHXHkvl1vMUTY11L3eI7h1shZms6lxZZjQ4MdfTZU/e4Hq8AN&#10;h8F88dvOZPLn9ZJfx82Jt0o9P00f7yACTeEuvrnXOs5P8zn8fxN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w2A8MAAADdAAAADwAAAAAAAAAAAAAAAACYAgAAZHJzL2Rv&#10;d25yZXYueG1sUEsFBgAAAAAEAAQA9QAAAIgDAAAAAA==&#10;" path="m,788l115,675,115,,,111,,788xe" fillcolor="gray" stroked="f">
                    <v:path arrowok="t" o:connecttype="custom" o:connectlocs="0,500380;73025,428625;73025,0;0,70485;0,500380" o:connectangles="0,0,0,0,0"/>
                  </v:shape>
                  <v:shape id="Freeform 1085" o:spid="_x0000_s2099" style="position:absolute;left:23856;top:19589;width:2966;height:89;visibility:visible;mso-wrap-style:square;v-text-anchor:top" coordsize="46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LAcYA&#10;AADdAAAADwAAAGRycy9kb3ducmV2LnhtbESPQW/CMAyF75P2HyJP2mWCtDswVAgIMTHthugmzlbj&#10;NoXG6ZJAu3+/ICHtZuu97/l5uR5tJ67kQ+tYQT7NQBBXTrfcKPj+2k3mIEJE1tg5JgW/FGC9enxY&#10;YqHdwAe6lrERKYRDgQpMjH0hZagMWQxT1xMnrXbeYkyrb6T2OKRw28nXLJtJiy2nCwZ72hqqzuXF&#10;phqm2s3yvC7fh/rU/bxsP/z+clTq+WncLEBEGuO/+U5/6sRl8ze4fZNG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LAcYAAADdAAAADwAAAAAAAAAAAAAAAACYAgAAZHJz&#10;L2Rvd25yZXYueG1sUEsFBgAAAAAEAAQA9QAAAIsDAAAAAA==&#10;" path="m,l467,,451,14,,14,,xe" stroked="f">
                    <v:path arrowok="t" o:connecttype="custom" o:connectlocs="0,0;296545,0;286385,8890;0,8890;0,0" o:connectangles="0,0,0,0,0"/>
                  </v:shape>
                  <v:shape id="Freeform 1086" o:spid="_x0000_s2100" style="position:absolute;left:23856;top:19589;width:89;height:4299;visibility:visible;mso-wrap-style:square;v-text-anchor:top" coordsize="14,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Q+sUA&#10;AADdAAAADwAAAGRycy9kb3ducmV2LnhtbESPQW/CMAyF75P4D5GRuI0UDgwVAkKgTRM7tWycrca0&#10;FYlTNRmU/fr5MGk3W+/5vc/r7eCdulEf28AGZtMMFHEVbMu1gc/T6/MSVEzIFl1gMvCgCNvN6GmN&#10;uQ13LuhWplpJCMccDTQpdbnWsWrIY5yGjli0S+g9Jln7Wtse7xLunZ5n2UJ7bFkaGuxo31B1Lb+9&#10;AXY/x/llcT37ojgUX6fHhyvfXoyZjIfdClSiIf2b/67freBnS8GV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4hD6xQAAAN0AAAAPAAAAAAAAAAAAAAAAAJgCAABkcnMv&#10;ZG93bnJldi54bWxQSwUGAAAAAAQABAD1AAAAigMAAAAA&#10;" path="m,l,677,14,663,14,14,,xe" fillcolor="gray" stroked="f">
                    <v:path arrowok="t" o:connecttype="custom" o:connectlocs="0,0;0,429895;8890,421005;8890,8890;0,0" o:connectangles="0,0,0,0,0"/>
                  </v:shape>
                  <v:rect id="Rectangle 1087" o:spid="_x0000_s2101" style="position:absolute;left:23856;top:20751;width:296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xVCsEA&#10;AADdAAAADwAAAGRycy9kb3ducmV2LnhtbERPTYvCMBC9C/sfwgjeNFFEul2jiKzixYO67HloxrbY&#10;TEoSteuv3wiCt3m8z5kvO9uIG/lQO9YwHikQxIUzNZcafk6bYQYiRGSDjWPS8EcBlouP3hxz4+58&#10;oNsxliKFcMhRQxVjm0sZiooshpFriRN3dt5iTNCX0ni8p3DbyIlSM2mx5tRQYUvriorL8Wo1KDP2&#10;u/16Kh/Fapv9Xr4n7uG2Wg/63eoLRKQuvsUv986k+Sr7hOc36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cVQrBAAAA3QAAAA8AAAAAAAAAAAAAAAAAmAIAAGRycy9kb3du&#10;cmV2LnhtbFBLBQYAAAAABAAEAPUAAACGAwAAAAA=&#10;" fillcolor="gray" stroked="f"/>
                  <v:rect id="Rectangle 1088" o:spid="_x0000_s2102" style="position:absolute;left:23945;top:20840;width:2877;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SzMYA&#10;AADdAAAADwAAAGRycy9kb3ducmV2LnhtbESPT2vCQBDF74V+h2UKvdVdWxs0ukopCAXtwT/gdciO&#10;STA7m2ZXTb+9cxC8zfDevPeb2aL3jbpQF+vAFoYDA4q4CK7m0sJ+t3wbg4oJ2WETmCz8U4TF/Plp&#10;hrkLV97QZZtKJSEcc7RQpdTmWseiIo9xEFpi0Y6h85hk7UrtOrxKuG/0uzGZ9lizNFTY0ndFxWl7&#10;9hYwG7m/3+PHerc6Zzgpe7P8PBhrX1/6rymoRH16mO/XP07wzUT45RsZQc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SzMYAAADdAAAADwAAAAAAAAAAAAAAAACYAgAAZHJz&#10;L2Rvd25yZXYueG1sUEsFBgAAAAAEAAQA9QAAAIsDAAAAAA==&#10;" stroked="f"/>
                  <v:rect id="Rectangle 1089" o:spid="_x0000_s2103" style="position:absolute;left:23856;top:22002;width:296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PP0cEA&#10;AADdAAAADwAAAGRycy9kb3ducmV2LnhtbERPTYvCMBC9C/sfwgjeNKmIaNcoIqt48bAqex6asS02&#10;k5JE7frrN4Kwt3m8z1msOtuIO/lQO9aQjRQI4sKZmksN59N2OAMRIrLBxjFp+KUAq+VHb4G5cQ/+&#10;pvsxliKFcMhRQxVjm0sZiooshpFriRN3cd5iTNCX0nh8pHDbyLFSU2mx5tRQYUubiorr8WY1KJP5&#10;/WEzkc9ivZv9XL/G7ul2Wg/63foTRKQu/ovf7r1J89U8g9c36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zz9HBAAAA3QAAAA8AAAAAAAAAAAAAAAAAmAIAAGRycy9kb3du&#10;cmV2LnhtbFBLBQYAAAAABAAEAPUAAACGAwAAAAA=&#10;" fillcolor="gray" stroked="f"/>
                  <v:rect id="Rectangle 1090" o:spid="_x0000_s2104" style="position:absolute;left:23945;top:22091;width:2877;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pIMMA&#10;AADdAAAADwAAAGRycy9kb3ducmV2LnhtbERPTWvCQBC9C/0PyxR6091aDTW6CaUQKKiHaqHXITsm&#10;wexsml1j+u/dQsHbPN7nbPLRtmKg3jeONTzPFAji0pmGKw1fx2L6CsIHZIOtY9LwSx7y7GGywdS4&#10;K3/ScAiViCHsU9RQh9ClUvqyJot+5jriyJ1cbzFE2FfS9HiN4baVc6USabHh2FBjR+81lefDxWrA&#10;ZGF+9qeX3XF7SXBVjapYfiutnx7HtzWIQGO4i//dHybOV6s5/H0TT5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ypIMMAAADdAAAADwAAAAAAAAAAAAAAAACYAgAAZHJzL2Rv&#10;d25yZXYueG1sUEsFBgAAAAAEAAQA9QAAAIgDAAAAAA==&#10;" stroked="f"/>
                  <v:rect id="Rectangle 1091" o:spid="_x0000_s2105" style="position:absolute;left:25895;top:23171;width:55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AtMUA&#10;AADdAAAADwAAAGRycy9kb3ducmV2LnhtbESPzWrDMBCE74G+g9hAb4mctuTHiWxCodBrnByS20ba&#10;2CbWyliqY/fpq0Kht11mdr7ZXT7YRvTU+dqxgsU8AUGsnam5VHA6fszWIHxANtg4JgUjecizp8kO&#10;U+MefKC+CKWIIexTVFCF0KZSel2RRT93LXHUbq6zGOLaldJ0+IjhtpEvSbKUFmuOhApbeq9I34sv&#10;q+CyOjUHXX/vy/H8piNkvBb9qNTzdNhvQQQawr/57/rTxPrJ5hV+v4kjy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sC0xQAAAN0AAAAPAAAAAAAAAAAAAAAAAJgCAABkcnMv&#10;ZG93bnJldi54bWxQSwUGAAAAAAQABAD1AAAAigMAAAAA&#10;" fillcolor="red" stroked="f"/>
                  <v:shape id="Freeform 1092" o:spid="_x0000_s2106" style="position:absolute;left:23856;top:18884;width:3696;height:705;visibility:visible;mso-wrap-style:square;v-text-anchor:top" coordsize="58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3tMQA&#10;AADdAAAADwAAAGRycy9kb3ducmV2LnhtbERPTWvCQBC9F/oflil4Ed2oRWx0I0UM2FPRFnodsmMS&#10;kp1Nd1cT/71bKHibx/uczXYwrbiS87VlBbNpAoK4sLrmUsH3Vz5ZgfABWWNrmRTcyMM2e37aYKpt&#10;z0e6nkIpYgj7FBVUIXSplL6oyKCf2o44cmfrDIYIXSm1wz6Gm1bOk2QpDdYcGyrsaFdR0ZwuRgE1&#10;45/fWbsY958ft+Nun+eXweVKjV6G9zWIQEN4iP/dBx3nJ2+v8PdNPEF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B97TEAAAA3QAAAA8AAAAAAAAAAAAAAAAAmAIAAGRycy9k&#10;b3ducmV2LnhtbFBLBQYAAAAABAAEAPUAAACJAwAAAAA=&#10;" path="m582,l568,14r-451,l14,111,,111,117,,582,xe" fillcolor="gray" stroked="f">
                    <v:path arrowok="t" o:connecttype="custom" o:connectlocs="369570,0;360680,8890;74295,8890;8890,70485;0,70485;74295,0;369570,0" o:connectangles="0,0,0,0,0,0,0"/>
                  </v:shape>
                  <v:rect id="Rectangle 1093" o:spid="_x0000_s2107" style="position:absolute;left:25336;top:24199;width:870;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K3sAA&#10;AADdAAAADwAAAGRycy9kb3ducmV2LnhtbERP22oCMRB9F/oPYQq+aVKh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OK3sAAAADdAAAADwAAAAAAAAAAAAAAAACYAgAAZHJzL2Rvd25y&#10;ZXYueG1sUEsFBgAAAAAEAAQA9QAAAIUDAAAAAA==&#10;" filled="f" stroked="f">
                    <v:textbox style="mso-fit-shape-to-text:t" inset="0,0,0,0">
                      <w:txbxContent>
                        <w:p w14:paraId="647E05A5" w14:textId="77777777" w:rsidR="008C45DB" w:rsidRDefault="008C45DB" w:rsidP="008C45DB">
                          <w:r>
                            <w:rPr>
                              <w:rFonts w:ascii="Calibri" w:hAnsi="Calibri" w:cs="Calibri"/>
                              <w:color w:val="000000"/>
                              <w:sz w:val="10"/>
                              <w:szCs w:val="10"/>
                            </w:rPr>
                            <w:t>IQS</w:t>
                          </w:r>
                        </w:p>
                      </w:txbxContent>
                    </v:textbox>
                  </v:rect>
                  <v:shape id="Freeform 1094" o:spid="_x0000_s2108" style="position:absolute;left:9448;top:23666;width:743;height:5004;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DBCcMA&#10;AADdAAAADwAAAGRycy9kb3ducmV2LnhtbERPyW7CMBC9V+IfrEHi1jgsQhAwiKWIHjiwfcAoHpJA&#10;PI5iFwJfjytV6m2e3jrTeWNKcafaFZYVdKMYBHFqdcGZgvNp8zkC4TyyxtIyKXiSg/ms9THFRNsH&#10;H+h+9JkIIewSVJB7XyVSujQngy6yFXHgLrY26AOsM6lrfIRwU8peHA+lwYJDQ44VrXJKb8cfo+C0&#10;XTXrfbfqXQevr+V1d0Pf16hUp90sJiA8Nf5f/Of+1mF+PB7C7zfhB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DBCcMAAADdAAAADwAAAAAAAAAAAAAAAACYAgAAZHJzL2Rv&#10;d25yZXYueG1sUEsFBgAAAAAEAAQA9QAAAIgDAAAAAA==&#10;" path="m,788l117,677r,-649l,,,788xe" fillcolor="black" stroked="f">
                    <v:path arrowok="t" o:connecttype="custom" o:connectlocs="0,500380;74295,429895;74295,17780;0,0;0,500380" o:connectangles="0,0,0,0,0"/>
                  </v:shape>
                  <v:shape id="Freeform 1095" o:spid="_x0000_s2109" style="position:absolute;left:9258;top:23844;width:743;height:5004;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xkksQA&#10;AADdAAAADwAAAGRycy9kb3ducmV2LnhtbERPzU7CQBC+m/AOmyHhJtuiEagsBAtEDhwUfIBJd2hL&#10;u7NNdymVp3dNTLzNl+93Fqve1KKj1pWWFcTjCARxZnXJuYKv0+5xBsJ5ZI21ZVLwTQ5Wy8HDAhNt&#10;b/xJ3dHnIoSwS1BB4X2TSOmyggy6sW2IA3e2rUEfYJtL3eIthJtaTqLoRRosOTQU2FBaUFYdr0bB&#10;6T3tNx9xM7k837dvl0OF/kmjUqNhv34F4an3/+I/916H+dF8Cr/fhB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cZJLEAAAA3QAAAA8AAAAAAAAAAAAAAAAAmAIAAGRycy9k&#10;b3ducmV2LnhtbFBLBQYAAAAABAAEAPUAAACJAwAAAAA=&#10;" path="m,788l117,677,117,,,113,,788xe" fillcolor="black" stroked="f">
                    <v:path arrowok="t" o:connecttype="custom" o:connectlocs="0,500380;74295,429895;74295,0;0,71755;0,500380" o:connectangles="0,0,0,0,0"/>
                  </v:shape>
                  <v:rect id="Rectangle 1096" o:spid="_x0000_s2110" style="position:absolute;left:6477;top:24561;width:2781;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aMcA&#10;AADdAAAADwAAAGRycy9kb3ducmV2LnhtbESPQU8CMRCF7yb8h2ZIvEkLUQMrhYCJiRcTQQ9yG7bD&#10;7obtdGkrrP5652DCbSbvzXvfzJe9b9WZYmoCWxiPDCjiMriGKwufHy93U1ApIztsA5OFH0qwXAxu&#10;5li4cOENnbe5UhLCqUALdc5doXUqa/KYRqEjFu0Qoscsa6y0i3iRcN/qiTGP2mPD0lBjR881lcft&#10;t7ewnk3Xp/d7fvvd7He0+9ofHybRWHs77FdPoDL1+Wr+v351gm9mgivfyAh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m5GjHAAAA3QAAAA8AAAAAAAAAAAAAAAAAmAIAAGRy&#10;cy9kb3ducmV2LnhtbFBLBQYAAAAABAAEAPUAAACMAwAAAAA=&#10;" fillcolor="black" stroked="f"/>
                  <v:rect id="Rectangle 1097" o:spid="_x0000_s2111" style="position:absolute;left:6299;top:24384;width:2959;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4CecEA&#10;AADdAAAADwAAAGRycy9kb3ducmV2LnhtbERPTWsCMRC9F/wPYQRvNasWqatRRGjtrajF87AZd1c3&#10;kyUZdf33plDobR7vcxarzjXqRiHWng2Mhhko4sLbmksDP4eP13dQUZAtNp7JwIMirJa9lwXm1t95&#10;R7e9lCqFcMzRQCXS5lrHoiKHcehb4sSdfHAoCYZS24D3FO4aPc6yqXZYc2qosKVNRcVlf3UG9GEa&#10;5DJ5m5x3Esdrd/3cfhdHYwb9bj0HJdTJv/jP/WXT/Gw2g99v0gl6+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eAnnBAAAA3QAAAA8AAAAAAAAAAAAAAAAAmAIAAGRycy9kb3du&#10;cmV2LnhtbFBLBQYAAAAABAAEAPUAAACGAwAAAAA=&#10;" fillcolor="silver" stroked="f"/>
                  <v:shape id="Freeform 1098" o:spid="_x0000_s2112" style="position:absolute;left:6299;top:23666;width:3702;height:718;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EaMUA&#10;AADdAAAADwAAAGRycy9kb3ducmV2LnhtbESPQW/CMAyF75P2HyIj7TYSJo2xQkDVpG0cdhjt4Gw1&#10;pq1onKrJoPv38wGJm633/N7n1Wb0nTrTENvAFmZTA4q4Cq7l2sJP+f64ABUTssMuMFn4owib9f3d&#10;CjMXLryjc5FqJSEcM7TQpNRnWseqIY9xGnpi0Y5h8JhkHWrtBrxIuO/0kzFz7bFlaWiwp7eGqlPx&#10;6y18fBaYXsz+lUyeHxa6jN/l85e1D5MxX4JKNKab+Xq9dYI/M8Iv38gI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QRoxQAAAN0AAAAPAAAAAAAAAAAAAAAAAJgCAABkcnMv&#10;ZG93bnJldi54bWxQSwUGAAAAAAQABAD1AAAAigMAAAAA&#10;" path="m,113r466,l583,,117,,,113xe" fillcolor="silver" stroked="f">
                    <v:path arrowok="t" o:connecttype="custom" o:connectlocs="0,71755;295910,71755;370205,0;74295,0;0,71755" o:connectangles="0,0,0,0,0"/>
                  </v:shape>
                  <v:shape id="Freeform 1099" o:spid="_x0000_s2113" style="position:absolute;left:9258;top:23666;width:743;height:5004;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c3isQA&#10;AADdAAAADwAAAGRycy9kb3ducmV2LnhtbESP0YrCMBBF3wX/IYzgm6YVXJauaRFBFMEHtR8wNLNt&#10;tZnUJtbq128WFvZthnvPnTurbDCN6KlztWUF8TwCQVxYXXOpIL9sZ58gnEfW2FgmBS9ykKXj0QoT&#10;bZ98ov7sSxFC2CWooPK+TaR0RUUG3dy2xEH7tp1BH9aulLrDZwg3jVxE0Yc0WHO4UGFLm4qK2/lh&#10;Qo1+R/XxxMv8ePD0dovrbn+/KDWdDOsvEJ4G/2/+o/c6cHEUw+83Y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nN4rEAAAA3QAAAA8AAAAAAAAAAAAAAAAAmAIAAGRycy9k&#10;b3ducmV2LnhtbFBLBQYAAAAABAAEAPUAAACJAwAAAAA=&#10;" path="m,788l117,677,117,,,113,,788xe" fillcolor="gray" stroked="f">
                    <v:path arrowok="t" o:connecttype="custom" o:connectlocs="0,500380;74295,429895;74295,0;0,71755;0,500380" o:connectangles="0,0,0,0,0"/>
                  </v:shape>
                  <v:shape id="Freeform 1100" o:spid="_x0000_s2114" style="position:absolute;left:6299;top:24384;width:2959;height:88;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TSrscA&#10;AADdAAAADwAAAGRycy9kb3ducmV2LnhtbESPQWsCMRCF7wX/QxjBi9SsHqxdjWILYkU8qIXibdyM&#10;u4ubyZKkuvvvTUHobYb33jdvZovGVOJGzpeWFQwHCQjizOqScwXfx9XrBIQPyBory6SgJQ+Leedl&#10;hqm2d97T7RByESHsU1RQhFCnUvqsIIN+YGviqF2sMxji6nKpHd4j3FRylCRjabDkeKHAmj4Lyq6H&#10;XxMpm1N4P765bbtbt+7jfFnb/vJHqV63WU5BBGrCv/mZ/tKx/jAZwd83cQQ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k0q7HAAAA3QAAAA8AAAAAAAAAAAAAAAAAmAIAAGRy&#10;cy9kb3ducmV2LnhtbFBLBQYAAAAABAAEAPUAAACMAwAAAAA=&#10;" path="m,l466,,452,14,,14,,xe" stroked="f">
                    <v:path arrowok="t" o:connecttype="custom" o:connectlocs="0,0;295910,0;287020,8890;0,8890;0,0" o:connectangles="0,0,0,0,0"/>
                  </v:shape>
                  <v:shape id="Freeform 1101" o:spid="_x0000_s2115" style="position:absolute;left:6299;top:24384;width:89;height:4286;visibility:visible;mso-wrap-style:square;v-text-anchor:top" coordsize="1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5F8MA&#10;AADdAAAADwAAAGRycy9kb3ducmV2LnhtbERPS4vCMBC+C/6HMMLe1lTFB9UoosguupdVEb0NzdgW&#10;m0lpslr99UZY8DYf33Mms9oU4kqVyy0r6LQjEMSJ1TmnCva71ecIhPPIGgvLpOBODmbTZmOCsbY3&#10;/qXr1qcihLCLUUHmfRlL6ZKMDLq2LYkDd7aVQR9glUpd4S2Em0J2o2ggDeYcGjIsaZFRctn+GQXH&#10;h/65b5bHofsapGt9Smz/sLRKfbTq+RiEp9q/xf/ubx3md6IevL4JJ8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95F8MAAADdAAAADwAAAAAAAAAAAAAAAACYAgAAZHJzL2Rv&#10;d25yZXYueG1sUEsFBgAAAAAEAAQA9QAAAIgDAAAAAA==&#10;" path="m,l,675,14,661,14,14,,xe" fillcolor="gray" stroked="f">
                    <v:path arrowok="t" o:connecttype="custom" o:connectlocs="0,0;0,428625;8890,419735;8890,8890;0,0" o:connectangles="0,0,0,0,0"/>
                  </v:shape>
                  <v:rect id="Rectangle 1102" o:spid="_x0000_s2116" style="position:absolute;left:6299;top:25552;width:2959;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2U8EA&#10;AADdAAAADwAAAGRycy9kb3ducmV2LnhtbERPTYvCMBC9C/6HMAveNKmISNcoIipe9qArex6a2bbY&#10;TEoSbfXXbwRhb/N4n7Nc97YRd/KhdqwhmygQxIUzNZcaLt/78QJEiMgGG8ek4UEB1qvhYIm5cR2f&#10;6H6OpUghHHLUUMXY5lKGoiKLYeJa4sT9Om8xJuhLaTx2Kdw2cqrUXFqsOTVU2NK2ouJ6vlkNymT+&#10;+LWdyWexOSx+rrupe7qD1qOPfvMJIlIf/8Vv99Gk+ZmaweubdIJ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v9lPBAAAA3QAAAA8AAAAAAAAAAAAAAAAAmAIAAGRycy9kb3du&#10;cmV2LnhtbFBLBQYAAAAABAAEAPUAAACGAwAAAAA=&#10;" fillcolor="gray" stroked="f"/>
                  <v:rect id="Rectangle 1103" o:spid="_x0000_s2117" style="position:absolute;left:6388;top:25641;width:2870;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6rTsIA&#10;AADdAAAADwAAAGRycy9kb3ducmV2LnhtbERPS4vCMBC+L/gfwgh7WxNfRatRRBAW1j34AK9DM7bF&#10;ZlKbqN1/b4QFb/PxPWe+bG0l7tT40rGGfk+BIM6cKTnXcDxsviYgfEA2WDkmDX/kYbnofMwxNe7B&#10;O7rvQy5iCPsUNRQh1KmUPivIou+5mjhyZ9dYDBE2uTQNPmK4reRAqURaLDk2FFjTuqDssr9ZDZiM&#10;zPX3PNwefm4JTvNWbcYnpfVnt13NQARqw1v87/42cX5fjeH1TTx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qtOwgAAAN0AAAAPAAAAAAAAAAAAAAAAAJgCAABkcnMvZG93&#10;bnJldi54bWxQSwUGAAAAAAQABAD1AAAAhwMAAAAA&#10;" stroked="f"/>
                  <v:rect id="Rectangle 1104" o:spid="_x0000_s2118" style="position:absolute;left:6299;top:26803;width:2959;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Nv8AA&#10;AADdAAAADwAAAGRycy9kb3ducmV2LnhtbERPTYvCMBC9C/6HMMLeNKmISDWKiCtePOiK56EZ22Iz&#10;KUlWq79+Iwh7m8f7nMWqs424kw+1Yw3ZSIEgLpypudRw/vkezkCEiGywcUwanhRgtez3Fpgb9+Aj&#10;3U+xFCmEQ44aqhjbXMpQVGQxjFxLnLir8xZjgr6UxuMjhdtGjpWaSos1p4YKW9pUVNxOv1aDMpnf&#10;HzYT+SrWu9nlth27l9tp/TXo1nMQkbr4L/649ybNz9QU3t+kE+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HNv8AAAADdAAAADwAAAAAAAAAAAAAAAACYAgAAZHJzL2Rvd25y&#10;ZXYueG1sUEsFBgAAAAAEAAQA9QAAAIUDAAAAAA==&#10;" fillcolor="gray" stroked="f"/>
                  <v:rect id="Rectangle 1105" o:spid="_x0000_s2119" style="position:absolute;left:6388;top:26892;width:2870;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CQosQA&#10;AADdAAAADwAAAGRycy9kb3ducmV2LnhtbERPTWvCQBC9C/6HZYTe6m5sGzV1I6UgFFoPxkKvQ3ZM&#10;QrOzMbtq/PduoeBtHu9zVuvBtuJMvW8ca0imCgRx6UzDlYbv/eZxAcIHZIOtY9JwJQ/rfDxaYWbc&#10;hXd0LkIlYgj7DDXUIXSZlL6syaKfuo44cgfXWwwR9pU0PV5iuG3lTKlUWmw4NtTY0XtN5W9xshow&#10;fTbH7eHpa/95SnFZDWrz8qO0fpgMb68gAg3hLv53f5g4P1Fz+Psmn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QkKLEAAAA3QAAAA8AAAAAAAAAAAAAAAAAmAIAAGRycy9k&#10;b3ducmV2LnhtbFBLBQYAAAAABAAEAPUAAACJAwAAAAA=&#10;" stroked="f"/>
                  <v:rect id="Rectangle 1106" o:spid="_x0000_s2120" style="position:absolute;left:8337;top:27965;width:553;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I38MA&#10;AADdAAAADwAAAGRycy9kb3ducmV2LnhtbESPTWvDMAyG74P+B6PCbqvTMbaS1gmlMNi1WQ/rTbXV&#10;JDSWQ+ylyX79dBjsJqH349GunHynRhpiG9jAepWBIrbBtVwbOH2+P21AxYTssAtMBmaKUBaLhx3m&#10;Ltz5SGOVaiUhHHM00KTU51pH25DHuAo9sdyuYfCYZB1q7Qa8S7jv9HOWvWqPLUtDgz0dGrK36tsb&#10;OL+duqNtf/b1/PVipWS+VONszONy2m9BJZrSv/jP/eEEf50JrnwjI+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3I38MAAADdAAAADwAAAAAAAAAAAAAAAACYAgAAZHJzL2Rv&#10;d25yZXYueG1sUEsFBgAAAAAEAAQA9QAAAIgDAAAAAA==&#10;" fillcolor="red" stroked="f"/>
                  <v:shape id="Freeform 1107" o:spid="_x0000_s2121" style="position:absolute;left:6299;top:23666;width:3702;height:718;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58UA&#10;AADdAAAADwAAAGRycy9kb3ducmV2LnhtbERPTWsCMRC9C/6HMEIvpWZVULsapdQKHvSgFqq3YTO7&#10;WdxMlk2qW399Uyh4m8f7nPmytZW4UuNLxwoG/QQEceZ0yYWCz+P6ZQrCB2SNlWNS8EMelotuZ46p&#10;djfe0/UQChFD2KeowIRQp1L6zJBF33c1ceRy11gMETaF1A3eYrit5DBJxtJiybHBYE3vhrLL4dsq&#10;+Bq50Xqb59vTx8plu4kZP5/vqNRTr32bgQjUhof4373Rcf4geYW/b+IJ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oxjnxQAAAN0AAAAPAAAAAAAAAAAAAAAAAJgCAABkcnMv&#10;ZG93bnJldi54bWxQSwUGAAAAAAQABAD1AAAAigMAAAAA&#10;" path="m583,l569,14r-452,l14,113,,113,117,,583,xe" fillcolor="gray" stroked="f">
                    <v:path arrowok="t" o:connecttype="custom" o:connectlocs="370205,0;361315,8890;74295,8890;8890,71755;0,71755;74295,0;370205,0" o:connectangles="0,0,0,0,0,0,0"/>
                  </v:shape>
                  <v:rect id="Rectangle 1108" o:spid="_x0000_s2122" style="position:absolute;left:6686;top:28987;width:2921;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lgcMA&#10;AADdAAAADwAAAGRycy9kb3ducmV2LnhtbESPzWoDMQyE74W8g1Eht8a7OZSwiRNKIZCGXrLpA4i1&#10;9ofa8mI72e3bR4dAbxIzmvm0O8zeqTvFNAQ2UK4KUMRNsAN3Bn6ux7cNqJSRLbrAZOCPEhz2i5cd&#10;VjZMfKF7nTslIZwqNNDnPFZap6Ynj2kVRmLR2hA9Zlljp23EScK90+uieNceB5aGHkf67Kn5rW/e&#10;gL7Wx2lTu1iE87r9dl+nS0vBmOXr/LEFlWnO/+bn9ckKflkKv3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YlgcMAAADdAAAADwAAAAAAAAAAAAAAAACYAgAAZHJzL2Rv&#10;d25yZXYueG1sUEsFBgAAAAAEAAQA9QAAAIgDAAAAAA==&#10;" filled="f" stroked="f">
                    <v:textbox style="mso-fit-shape-to-text:t" inset="0,0,0,0">
                      <w:txbxContent>
                        <w:p w14:paraId="51AB8034" w14:textId="77777777" w:rsidR="008C45DB" w:rsidRDefault="008C45DB" w:rsidP="008C45DB">
                          <w:proofErr w:type="spellStart"/>
                          <w:r>
                            <w:rPr>
                              <w:rFonts w:ascii="Calibri" w:hAnsi="Calibri" w:cs="Calibri"/>
                              <w:color w:val="000000"/>
                              <w:sz w:val="10"/>
                              <w:szCs w:val="10"/>
                            </w:rPr>
                            <w:t>LimeSurvey</w:t>
                          </w:r>
                          <w:proofErr w:type="spellEnd"/>
                        </w:p>
                      </w:txbxContent>
                    </v:textbox>
                  </v:rect>
                  <v:shape id="Picture 1109" o:spid="_x0000_s2123" type="#_x0000_t75" style="position:absolute;left:10452;top:20523;width:13138;height:66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oQ83EAAAA3QAAAA8AAABkcnMvZG93bnJldi54bWxET9FqwkAQfBf8h2OFvuklfSgl9RQRA9IK&#10;0rTQ121umxzm9mLumkS/vlcQnKddZmdmZ7kebSN66rxxrCBdJCCIS6cNVwo+P/L5MwgfkDU2jknB&#10;hTysV9PJEjPtBn6nvgiViCbsM1RQh9BmUvqyJot+4VriyP24zmKIa1dJ3eEQzW0jH5PkSVo0HBNq&#10;bGlbU3kqfq2CYsvVDr/y4yn9vhbnN/NqDgkq9TAbNy8gAo3hfnxT73V8PwL+28QR5O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oQ83EAAAA3QAAAA8AAAAAAAAAAAAAAAAA&#10;nwIAAGRycy9kb3ducmV2LnhtbFBLBQYAAAAABAAEAPcAAACQAwAAAAA=&#10;">
                    <v:imagedata r:id="rId56" o:title=""/>
                  </v:shape>
                  <v:shape id="Freeform 1110" o:spid="_x0000_s2124" style="position:absolute;left:10839;top:21475;width:12376;height:4794;visibility:visible;mso-wrap-style:square;v-text-anchor:top" coordsize="1949,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7fMIA&#10;AADdAAAADwAAAGRycy9kb3ducmV2LnhtbERP32vCMBB+F/Y/hBvsRTRtYTo6o4ggDJ+cFfZ6NGdT&#10;llxqE7X+92Yw8O0+vp+3WA3Oiiv1ofWsIJ9mIIhrr1tuFByr7eQDRIjIGq1nUnCnAKvly2iBpfY3&#10;/qbrITYihXAoUYGJsSulDLUhh2HqO+LEnXzvMCbYN1L3eEvhzsoiy2bSYcupwWBHG0P17+HiFNj5&#10;zujKjuV5v56fi+1P/Z6FoNTb67D+BBFpiE/xv/tLp/l5XsDfN+k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Xt8wgAAAN0AAAAPAAAAAAAAAAAAAAAAAJgCAABkcnMvZG93&#10;bnJldi54bWxQSwUGAAAAAAQABAD1AAAAhwMAAAAA&#10;" path="m,755l1064,174r-31,248l1949,,885,581,914,333,,755r,xe" fillcolor="black" strokeweight="0">
                    <v:path arrowok="t" o:connecttype="custom" o:connectlocs="0,479425;675640,110490;655955,267970;1237615,0;561975,368935;580390,211455;0,479425;0,479425" o:connectangles="0,0,0,0,0,0,0,0"/>
                  </v:shape>
                  <v:shape id="Freeform 1111" o:spid="_x0000_s2125" style="position:absolute;left:10839;top:21475;width:12376;height:4794;visibility:visible;mso-wrap-style:square;v-text-anchor:top" coordsize="1949,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g/fcEA&#10;AADdAAAADwAAAGRycy9kb3ducmV2LnhtbERPTWvCQBC9F/wPywi91U1aqBpdpS1UBE8mpechOybB&#10;7GzITk38911B8DaP9znr7ehadaE+NJ4NpLMEFHHpbcOVgZ/i+2UBKgiyxdYzGbhSgO1m8rTGzPqB&#10;j3TJpVIxhEOGBmqRLtM6lDU5DDPfEUfu5HuHEmFfadvjEMNdq1+T5F07bDg21NjRV03lOf9zBgbR&#10;gqf5udjPl59HzIvdAYtfY56n48cKlNAoD/Hdvbdxfpq+we2beIL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4P33BAAAA3QAAAA8AAAAAAAAAAAAAAAAAmAIAAGRycy9kb3du&#10;cmV2LnhtbFBLBQYAAAAABAAEAPUAAACGAwAAAAA=&#10;" path="m,755l1064,174r-31,248l1949,,885,581,914,333,,755r,xe" fillcolor="black" stroked="f">
                    <v:path arrowok="t" o:connecttype="custom" o:connectlocs="0,479425;675640,110490;655955,267970;1237615,0;561975,368935;580390,211455;0,479425;0,479425" o:connectangles="0,0,0,0,0,0,0,0"/>
                  </v:shape>
                  <v:shape id="Freeform 1112" o:spid="_x0000_s2126" style="position:absolute;left:10464;top:20535;width:13113;height:6674;visibility:visible;mso-wrap-style:square;v-text-anchor:top" coordsize="2065,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0usYA&#10;AADdAAAADwAAAGRycy9kb3ducmV2LnhtbERPTUvDQBC9C/6HZQq9FLtJkZLGbotYWr1IsVWwtzE7&#10;TYLZmZBd0/jvXUHwNo/3Ocv14BrVU+drYQPpNAFFXIituTTwetzeZKB8QLbYCJOBb/KwXl1fLTG3&#10;cuEX6g+hVDGEfY4GqhDaXGtfVOTQT6UljtxZOochwq7UtsNLDHeNniXJXDusOTZU2NJDRcXn4csZ&#10;mE1O74ssm+xPb48fc+kb2W2exZjxaLi/AxVoCP/iP/eTjfPT9BZ+v4kn6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0usYAAADdAAAADwAAAAAAAAAAAAAAAACYAgAAZHJz&#10;L2Rvd25yZXYueG1sUEsFBgAAAAAEAAQA9QAAAIsDAAAAAA==&#10;" path="m113,1051l2065,294,1950,,,755r113,296xe" fillcolor="black" strokeweight="0">
                    <v:path arrowok="t" o:connecttype="custom" o:connectlocs="71755,667385;1311275,186690;1238250,0;0,479425;71755,667385" o:connectangles="0,0,0,0,0"/>
                  </v:shape>
                  <v:shape id="Freeform 1113" o:spid="_x0000_s2127" style="position:absolute;left:10464;top:20535;width:13113;height:6674;visibility:visible;mso-wrap-style:square;v-text-anchor:top" coordsize="2065,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iqv8IA&#10;AADdAAAADwAAAGRycy9kb3ducmV2LnhtbERPS0sDMRC+C/6HMII3m+yyFlmbFim0eOxLvA6bcbO4&#10;maxJ2t36640geJuP7zmL1eR6caEQO88aipkCQdx403Gr4XTcPDyBiAnZYO+ZNFwpwmp5e7PA2viR&#10;93Q5pFbkEI41arApDbWUsbHkMM78QJy5Dx8cpgxDK03AMYe7XpZKzaXDjnODxYHWlprPw9lp2Fdv&#10;6n2sdl9BUqFs9V2OzbbU+v5uenkGkWhK/+I/96vJ84viEX6/ySf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Kq/wgAAAN0AAAAPAAAAAAAAAAAAAAAAAJgCAABkcnMvZG93&#10;bnJldi54bWxQSwUGAAAAAAQABAD1AAAAhwMAAAAA&#10;" path="m113,1051l2065,294,1950,,,755r113,296xe" fillcolor="black" stroked="f">
                    <v:path arrowok="t" o:connecttype="custom" o:connectlocs="71755,667385;1311275,186690;1238250,0;0,479425;71755,667385" o:connectangles="0,0,0,0,0"/>
                  </v:shape>
                  <v:shape id="Picture 1114" o:spid="_x0000_s2128" type="#_x0000_t75" style="position:absolute;left:10452;top:20523;width:13138;height:66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B27nDAAAA3QAAAA8AAABkcnMvZG93bnJldi54bWxET01rwkAQvQv9D8sI3nSTHqRE1yCiULRQ&#10;GoVep9kxWZKdTbOrpv313YLgbR7vc5b5YFtxpd4bxwrSWQKCuHTacKXgdNxNX0D4gKyxdUwKfshD&#10;vnoaLTHT7sYfdC1CJWII+wwV1CF0mZS+rMmin7mOOHJn11sMEfaV1D3eYrht5XOSzKVFw7Ghxo42&#10;NZVNcbEKig1XW/zcvTfp12/xfTB785agUpPxsF6ACDSEh/juftVxfprO4f+beIJ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HbucMAAADdAAAADwAAAAAAAAAAAAAAAACf&#10;AgAAZHJzL2Rvd25yZXYueG1sUEsFBgAAAAAEAAQA9wAAAI8DAAAAAA==&#10;">
                    <v:imagedata r:id="rId56" o:title=""/>
                  </v:shape>
                  <v:shape id="Freeform 1115" o:spid="_x0000_s2129" style="position:absolute;left:10833;top:21475;width:12369;height:4782;visibility:visible;mso-wrap-style:square;v-text-anchor:top" coordsize="1948,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5Ue8YA&#10;AADdAAAADwAAAGRycy9kb3ducmV2LnhtbERPzWrCQBC+F/oOyxR6kbqJUpU0GxGtIl6kqQ8wzU6T&#10;1OxsyK4a+/RuQehtPr7fSee9acSZOldbVhAPIxDEhdU1lwoOn+uXGQjnkTU2lknBlRzMs8eHFBNt&#10;L/xB59yXIoSwS1BB5X2bSOmKigy6oW2JA/dtO4M+wK6UusNLCDeNHEXRRBqsOTRU2NKyouKYn4yC&#10;PN6dVoPfTbl//2knr4NmOtqPv5R6fuoXbyA89f5ffHdvdZgfx1P4+yac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5Ue8YAAADdAAAADwAAAAAAAAAAAAAAAACYAgAAZHJz&#10;L2Rvd25yZXYueG1sUEsFBgAAAAAEAAQA9QAAAIsDAAAAAA==&#10;" path="m,753l1064,174r-30,248l1948,,884,581,915,333,,753xe" filled="f" strokeweight=".15pt">
                    <v:path arrowok="t" o:connecttype="custom" o:connectlocs="0,478155;675640,110490;656590,267970;1236980,0;561340,368935;581025,211455;0,478155" o:connectangles="0,0,0,0,0,0,0"/>
                  </v:shape>
                  <v:shape id="Picture 1116" o:spid="_x0000_s2130" type="#_x0000_t75" style="position:absolute;left:23545;top:12680;width:3258;height:6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Eyc/EAAAA3QAAAA8AAABkcnMvZG93bnJldi54bWxEj81uwkAMhO+V+g4rV+qlgk164CewIESF&#10;1CMEuFtZkwSy3ii7hPTt6wMSN1sznvm8XA+uUT11ofZsIB0noIgLb2suDZyOu9EMVIjIFhvPZOCP&#10;AqxX729LzKx/8IH6PJZKQjhkaKCKsc20DkVFDsPYt8SiXXznMMraldp2+JBw1+jvJJlohzVLQ4Ut&#10;bSsqbvndGbj3t/l0wrOrtftDc82L3c8Xn435/Bg2C1CRhvgyP69/reCnqeDKNzKCX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Eyc/EAAAA3QAAAA8AAAAAAAAAAAAAAAAA&#10;nwIAAGRycy9kb3ducmV2LnhtbFBLBQYAAAAABAAEAPcAAACQAwAAAAA=&#10;">
                    <v:imagedata r:id="rId57" o:title=""/>
                  </v:shape>
                  <v:shape id="Freeform 1117" o:spid="_x0000_s2131" style="position:absolute;left:23990;top:12903;width:2368;height:5981;visibility:visible;mso-wrap-style:square;v-text-anchor:top" coordsize="373,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pPsUA&#10;AADdAAAADwAAAGRycy9kb3ducmV2LnhtbERPTWvCQBC9F/wPywi91U1CsW2ajaggWi+21ou3MTsm&#10;wexsyK6a+uvdQqG3ebzPySa9acSFOldbVhCPIhDEhdU1lwp234unVxDOI2tsLJOCH3IwyQcPGaba&#10;XvmLLltfihDCLkUFlfdtKqUrKjLoRrYlDtzRdgZ9gF0pdYfXEG4amUTRWBqsOTRU2NK8ouK0PRsF&#10;zy/JRzLdLPd2/Xk7zHZEt/H+rNTjsJ++g/DU+3/xn3ulw/w4foPfb8IJ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5Gk+xQAAAN0AAAAPAAAAAAAAAAAAAAAAAJgCAABkcnMv&#10;ZG93bnJldi54bWxQSwUGAAAAAAQABAD1AAAAigMAAAAA&#10;" path="m87,l373,593,132,523,286,942,,350r239,70l87,r,xe" fillcolor="black" strokeweight="0">
                    <v:path arrowok="t" o:connecttype="custom" o:connectlocs="55245,0;236855,376555;83820,332105;181610,598170;0,222250;151765,266700;55245,0;55245,0" o:connectangles="0,0,0,0,0,0,0,0"/>
                  </v:shape>
                  <v:shape id="Freeform 1118" o:spid="_x0000_s2132" style="position:absolute;left:23990;top:12903;width:2368;height:5981;visibility:visible;mso-wrap-style:square;v-text-anchor:top" coordsize="373,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2k2sQA&#10;AADdAAAADwAAAGRycy9kb3ducmV2LnhtbESPQW/CMAyF75P4D5GRdhtpe0BbR0AVEghx2ATsB1iN&#10;10ZrnCoJUP79fJi0m633/N7n1Wbyg7pRTC6wgXJRgCJug3XcGfi67F5eQaWMbHEITAYelGCznj2t&#10;sLbhzie6nXOnJIRTjQb6nMda69T25DEtwkgs2neIHrOssdM24l3C/aCrolhqj46loceRtj21P+er&#10;N8DodqU7ls3b/qi3p6q5fvr4YczzfGreQWWa8r/57/pgBb+shF++kR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dpNrEAAAA3QAAAA8AAAAAAAAAAAAAAAAAmAIAAGRycy9k&#10;b3ducmV2LnhtbFBLBQYAAAAABAAEAPUAAACJAwAAAAA=&#10;" path="m87,l373,593,132,523,286,942,,350r239,70l87,r,xe" fillcolor="black" stroked="f">
                    <v:path arrowok="t" o:connecttype="custom" o:connectlocs="55245,0;236855,376555;83820,332105;181610,598170;0,222250;151765,266700;55245,0;55245,0" o:connectangles="0,0,0,0,0,0,0,0"/>
                  </v:shape>
                  <v:shape id="Freeform 1119" o:spid="_x0000_s2133" style="position:absolute;left:23545;top:12680;width:3245;height:6427;visibility:visible;mso-wrap-style:square;v-text-anchor:top" coordsize="511,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A8l8MA&#10;AADdAAAADwAAAGRycy9kb3ducmV2LnhtbERPS2sCMRC+F/wPYQq91WQ9FFmNsghFaUHxcehxuhl3&#10;FzeTJUnX7b83guBtPr7nzJeDbUVPPjSONWRjBYK4dKbhSsPp+Pk+BREissHWMWn4pwDLxehljrlx&#10;V95Tf4iVSCEcctRQx9jlUoayJoth7DrixJ2dtxgT9JU0Hq8p3LZyotSHtNhwaqixo1VN5eXwZzX8&#10;/PZZsYrrrTqr8qs47r7D+uK1fnsdihmISEN8ih/ujUnzs0kG92/SC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A8l8MAAADdAAAADwAAAAAAAAAAAAAAAACYAgAAZHJzL2Rv&#10;d25yZXYueG1sUEsFBgAAAAAEAAQA9QAAAIgDAAAAAA==&#10;" path="m,66r200,946l511,945,310,,,66xe" fillcolor="black" strokeweight="0">
                    <v:path arrowok="t" o:connecttype="custom" o:connectlocs="0,41910;127000,642620;324485,600075;196850,0;0,41910" o:connectangles="0,0,0,0,0"/>
                  </v:shape>
                  <v:shape id="Freeform 1120" o:spid="_x0000_s2134" style="position:absolute;left:23545;top:12680;width:3245;height:6427;visibility:visible;mso-wrap-style:square;v-text-anchor:top" coordsize="511,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EKsMQA&#10;AADdAAAADwAAAGRycy9kb3ducmV2LnhtbERPPW/CMBDdK/EfrKvEVhwyIJRiUKioysBAaTN0O+wj&#10;iYjPkW1C+u/rSpW63dP7vNVmtJ0YyIfWsYL5LANBrJ1puVbw+fH6tAQRIrLBzjEp+KYAm/XkYYWF&#10;cXd+p+EUa5FCOBSooImxL6QMuiGLYeZ64sRdnLcYE/S1NB7vKdx2Ms+yhbTYcmposKeXhvT1dLMK&#10;qsN+0OPXeXvTVVvKw1vJfndUavo4ls8gIo3xX/zn3ps0f57n8PtNOk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RCrDEAAAA3QAAAA8AAAAAAAAAAAAAAAAAmAIAAGRycy9k&#10;b3ducmV2LnhtbFBLBQYAAAAABAAEAPUAAACJAwAAAAA=&#10;" path="m,66r200,946l511,945,310,,,66xe" fillcolor="black" stroked="f">
                    <v:path arrowok="t" o:connecttype="custom" o:connectlocs="0,41910;127000,642620;324485,600075;196850,0;0,41910" o:connectangles="0,0,0,0,0"/>
                  </v:shape>
                  <v:shape id="Picture 1121" o:spid="_x0000_s2135" type="#_x0000_t75" style="position:absolute;left:23545;top:12680;width:3258;height:6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MkQPDAAAA3QAAAA8AAABkcnMvZG93bnJldi54bWxET0trwkAQvgv+h2WEXqRujGBt6kbEEvBY&#10;0/Y+ZKdJTHY2ZDeP/vtuodDbfHzPOZ5m04qReldbVrDdRCCIC6trLhV8vGePBxDOI2tsLZOCb3Jw&#10;SpeLIybaTnyjMfelCCHsElRQed8lUrqiIoNuYzviwH3Z3qAPsC+l7nEK4aaVcRTtpcGaQ0OFHV0q&#10;Kpp8MAqGsXl+2vPhrvXbrb3nRfa65k+lHlbz+QWEp9n/i//cVx3mb+Md/H4TTpDp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cyRA8MAAADdAAAADwAAAAAAAAAAAAAAAACf&#10;AgAAZHJzL2Rvd25yZXYueG1sUEsFBgAAAAAEAAQA9wAAAI8DAAAAAA==&#10;">
                    <v:imagedata r:id="rId57" o:title=""/>
                  </v:shape>
                  <v:shape id="Freeform 1122" o:spid="_x0000_s2136" style="position:absolute;left:23990;top:12903;width:2356;height:5981;visibility:visible;mso-wrap-style:square;v-text-anchor:top" coordsize="371,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PwcEA&#10;AADdAAAADwAAAGRycy9kb3ducmV2LnhtbERPS4vCMBC+C/sfwizsTVOLiHSNIrv4OPrqYW9DM7al&#10;zaQkUeu/3wiCt/n4njNf9qYVN3K+tqxgPEpAEBdW11wqOJ/WwxkIH5A1tpZJwYM8LBcfgzlm2t75&#10;QLdjKEUMYZ+hgiqELpPSFxUZ9CPbEUfuYp3BEKErpXZ4j+GmlWmSTKXBmmNDhR39VFQ0x6tREPZ+&#10;u3HN7vE7/cs3fdq0tnG5Ul+f/eobRKA+vMUv907H+eN0As9v4gl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8z8HBAAAA3QAAAA8AAAAAAAAAAAAAAAAAmAIAAGRycy9kb3du&#10;cmV2LnhtbFBLBQYAAAAABAAEAPUAAACGAwAAAAA=&#10;" path="m85,l371,591,132,521,286,942,,349r239,69l85,xe" filled="f" strokeweight=".15pt">
                    <v:path arrowok="t" o:connecttype="custom" o:connectlocs="53975,0;235585,375285;83820,330835;181610,598170;0,221615;151765,265430;53975,0" o:connectangles="0,0,0,0,0,0,0"/>
                  </v:shape>
                  <v:rect id="Rectangle 1126" o:spid="_x0000_s2137" style="position:absolute;left:34950;top:6273;width:7823;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FLIMIA&#10;AADdAAAADwAAAGRycy9kb3ducmV2LnhtbERP22oCMRB9L/gPYYS+1exKWepqFC2IUvDBywcMm3Gz&#10;uplsk6jr3zeFQt/mcK4zW/S2FXfyoXGsIB9lIIgrpxuuFZyO67cPECEia2wdk4InBVjMBy8zLLV7&#10;8J7uh1iLFMKhRAUmxq6UMlSGLIaR64gTd3beYkzQ11J7fKRw28pxlhXSYsOpwWBHn4aq6+FmFdBq&#10;s59clsHspM9DvvsqJu+bb6Veh/1yCiJSH//Ff+6tTvPzcQG/36QT5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UsgwgAAAN0AAAAPAAAAAAAAAAAAAAAAAJgCAABkcnMvZG93&#10;bnJldi54bWxQSwUGAAAAAAQABAD1AAAAhwMAAAAA&#10;" filled="f" stroked="f">
                    <v:textbox inset="0,0,0,0">
                      <w:txbxContent>
                        <w:p w14:paraId="3B622EFF" w14:textId="77777777" w:rsidR="008C45DB" w:rsidRDefault="008C45DB" w:rsidP="008C45DB">
                          <w:pPr>
                            <w:pStyle w:val="NormalWeb"/>
                            <w:spacing w:after="200" w:line="276" w:lineRule="auto"/>
                            <w:rPr>
                              <w:rFonts w:ascii="Calibri" w:eastAsia="Calibri" w:hAnsi="Calibri" w:cs="Calibri"/>
                              <w:color w:val="000000"/>
                              <w:sz w:val="10"/>
                              <w:szCs w:val="10"/>
                            </w:rPr>
                          </w:pPr>
                          <w:r w:rsidRPr="00576A10">
                            <w:rPr>
                              <w:rFonts w:ascii="Calibri" w:eastAsia="Calibri" w:hAnsi="Calibri" w:cs="Calibri"/>
                              <w:color w:val="000000"/>
                              <w:sz w:val="10"/>
                              <w:szCs w:val="10"/>
                            </w:rPr>
                            <w:t>VDENSSDBP07\SCORP01</w:t>
                          </w:r>
                          <w:proofErr w:type="gramStart"/>
                          <w:r w:rsidRPr="00576A10">
                            <w:rPr>
                              <w:rFonts w:ascii="Calibri" w:eastAsia="Calibri" w:hAnsi="Calibri" w:cs="Calibri"/>
                              <w:color w:val="000000"/>
                              <w:sz w:val="10"/>
                              <w:szCs w:val="10"/>
                            </w:rPr>
                            <w:t>,1436</w:t>
                          </w:r>
                          <w:proofErr w:type="gramEnd"/>
                        </w:p>
                        <w:p w14:paraId="40B1B9E3" w14:textId="77777777" w:rsidR="008C45DB" w:rsidRDefault="008C45DB" w:rsidP="008C45DB">
                          <w:pPr>
                            <w:pStyle w:val="NormalWeb"/>
                            <w:spacing w:after="200" w:line="276" w:lineRule="auto"/>
                            <w:rPr>
                              <w:rFonts w:ascii="Calibri" w:eastAsia="Calibri" w:hAnsi="Calibri" w:cs="Calibri"/>
                              <w:color w:val="000000"/>
                              <w:sz w:val="10"/>
                              <w:szCs w:val="10"/>
                            </w:rPr>
                          </w:pPr>
                        </w:p>
                        <w:p w14:paraId="7D351DB7" w14:textId="77777777" w:rsidR="008C45DB" w:rsidRDefault="008C45DB" w:rsidP="008C45DB">
                          <w:pPr>
                            <w:pStyle w:val="NormalWeb"/>
                            <w:spacing w:after="200" w:line="276" w:lineRule="auto"/>
                            <w:rPr>
                              <w:rFonts w:ascii="Calibri" w:eastAsia="Calibri" w:hAnsi="Calibri" w:cs="Calibri"/>
                              <w:color w:val="000000"/>
                              <w:sz w:val="10"/>
                              <w:szCs w:val="10"/>
                            </w:rPr>
                          </w:pPr>
                        </w:p>
                        <w:p w14:paraId="79C1F707" w14:textId="77777777" w:rsidR="008C45DB" w:rsidRDefault="008C45DB"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 </w:t>
                          </w:r>
                        </w:p>
                        <w:p w14:paraId="212EC9FF" w14:textId="77777777" w:rsidR="008C45DB" w:rsidRDefault="008C45DB" w:rsidP="008C45DB">
                          <w:pPr>
                            <w:pStyle w:val="NormalWeb"/>
                            <w:spacing w:after="200" w:line="276" w:lineRule="auto"/>
                            <w:rPr>
                              <w:rFonts w:ascii="Calibri" w:eastAsia="Calibri" w:hAnsi="Calibri" w:cs="Calibri"/>
                              <w:color w:val="000000"/>
                              <w:sz w:val="10"/>
                              <w:szCs w:val="10"/>
                            </w:rPr>
                          </w:pPr>
                        </w:p>
                        <w:p w14:paraId="1B07F842" w14:textId="77777777" w:rsidR="008C45DB" w:rsidRDefault="008C45DB" w:rsidP="008C45DB">
                          <w:pPr>
                            <w:pStyle w:val="NormalWeb"/>
                            <w:spacing w:after="200" w:line="276" w:lineRule="auto"/>
                            <w:rPr>
                              <w:rFonts w:ascii="Calibri" w:eastAsia="Calibri" w:hAnsi="Calibri" w:cs="Calibri"/>
                              <w:color w:val="000000"/>
                              <w:sz w:val="10"/>
                              <w:szCs w:val="10"/>
                            </w:rPr>
                          </w:pPr>
                        </w:p>
                        <w:p w14:paraId="1BCBAD6F" w14:textId="77777777" w:rsidR="008C45DB" w:rsidRDefault="008C45DB" w:rsidP="008C45DB">
                          <w:pPr>
                            <w:pStyle w:val="NormalWeb"/>
                            <w:spacing w:after="200" w:line="276" w:lineRule="auto"/>
                            <w:rPr>
                              <w:rFonts w:ascii="Calibri" w:eastAsia="Calibri" w:hAnsi="Calibri" w:cs="Calibri"/>
                              <w:color w:val="000000"/>
                              <w:sz w:val="10"/>
                              <w:szCs w:val="10"/>
                            </w:rPr>
                          </w:pPr>
                        </w:p>
                        <w:p w14:paraId="6FC92A4D" w14:textId="77777777" w:rsidR="008C45DB" w:rsidRDefault="008C45DB" w:rsidP="008C45DB">
                          <w:pPr>
                            <w:pStyle w:val="NormalWeb"/>
                            <w:spacing w:after="200" w:line="276" w:lineRule="auto"/>
                            <w:rPr>
                              <w:rFonts w:ascii="Calibri" w:eastAsia="Calibri" w:hAnsi="Calibri" w:cs="Calibri"/>
                              <w:color w:val="000000"/>
                              <w:sz w:val="10"/>
                              <w:szCs w:val="10"/>
                            </w:rPr>
                          </w:pPr>
                        </w:p>
                        <w:p w14:paraId="1368C7E8" w14:textId="77777777" w:rsidR="008C45DB" w:rsidRDefault="008C45DB" w:rsidP="008C45DB">
                          <w:pPr>
                            <w:pStyle w:val="NormalWeb"/>
                            <w:spacing w:after="200" w:line="276" w:lineRule="auto"/>
                            <w:rPr>
                              <w:rFonts w:ascii="Calibri" w:eastAsia="Calibri" w:hAnsi="Calibri" w:cs="Calibri"/>
                              <w:color w:val="000000"/>
                              <w:sz w:val="10"/>
                              <w:szCs w:val="10"/>
                            </w:rPr>
                          </w:pPr>
                        </w:p>
                        <w:p w14:paraId="35C9D38B" w14:textId="77777777" w:rsidR="008C45DB" w:rsidRDefault="008C45DB" w:rsidP="008C45DB">
                          <w:pPr>
                            <w:pStyle w:val="NormalWeb"/>
                            <w:spacing w:after="200" w:line="276" w:lineRule="auto"/>
                            <w:rPr>
                              <w:rFonts w:ascii="Calibri" w:eastAsia="Calibri" w:hAnsi="Calibri" w:cs="Calibri"/>
                              <w:color w:val="000000"/>
                              <w:sz w:val="10"/>
                              <w:szCs w:val="10"/>
                            </w:rPr>
                          </w:pPr>
                        </w:p>
                        <w:p w14:paraId="1AC5412F" w14:textId="77777777" w:rsidR="008C45DB" w:rsidRDefault="008C45DB" w:rsidP="008C45DB">
                          <w:pPr>
                            <w:pStyle w:val="NormalWeb"/>
                            <w:spacing w:after="200" w:line="276" w:lineRule="auto"/>
                            <w:rPr>
                              <w:rFonts w:ascii="Calibri" w:eastAsia="Calibri" w:hAnsi="Calibri" w:cs="Calibri"/>
                              <w:color w:val="000000"/>
                              <w:sz w:val="10"/>
                              <w:szCs w:val="10"/>
                            </w:rPr>
                          </w:pPr>
                        </w:p>
                        <w:p w14:paraId="1C6258B5" w14:textId="77777777" w:rsidR="008C45DB" w:rsidRDefault="008C45DB" w:rsidP="008C45DB">
                          <w:pPr>
                            <w:pStyle w:val="NormalWeb"/>
                            <w:spacing w:after="200" w:line="276" w:lineRule="auto"/>
                            <w:rPr>
                              <w:rFonts w:ascii="Calibri" w:eastAsia="Calibri" w:hAnsi="Calibri" w:cs="Calibri"/>
                              <w:color w:val="000000"/>
                              <w:sz w:val="10"/>
                              <w:szCs w:val="10"/>
                            </w:rPr>
                          </w:pPr>
                        </w:p>
                        <w:p w14:paraId="03F1C6D0" w14:textId="77777777" w:rsidR="008C45DB" w:rsidRDefault="008C45DB" w:rsidP="008C45DB">
                          <w:pPr>
                            <w:pStyle w:val="NormalWeb"/>
                            <w:spacing w:after="200" w:line="276" w:lineRule="auto"/>
                          </w:pPr>
                          <w:r>
                            <w:rPr>
                              <w:rFonts w:ascii="Calibri" w:eastAsia="Calibri" w:hAnsi="Calibri" w:cs="Calibri"/>
                              <w:color w:val="000000"/>
                              <w:sz w:val="10"/>
                              <w:szCs w:val="10"/>
                            </w:rPr>
                            <w:t>F3420-MPMD01</w:t>
                          </w:r>
                        </w:p>
                      </w:txbxContent>
                    </v:textbox>
                  </v:rect>
                  <v:rect id="Rectangle 1127" o:spid="_x0000_s2138" style="position:absolute;left:35471;top:5473;width:4222;height:11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3uu8MA&#10;AADdAAAADwAAAGRycy9kb3ducmV2LnhtbERP3WrCMBS+H/gO4Qi7m2ll+FNNiw6GY+CFbg9waI5N&#10;t+akJpl2b78MBO/Ox/d71tVgO3EhH1rHCvJJBoK4drrlRsHnx+vTAkSIyBo7x6TglwJU5ehhjYV2&#10;Vz7Q5RgbkUI4FKjAxNgXUobakMUwcT1x4k7OW4wJ+kZqj9cUbjs5zbKZtNhyajDY04uh+vv4YxXQ&#10;dndYfm2C2Uufh3z/Pls+785KPY6HzQpEpCHexTf3m07z8+kc/r9JJ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3uu8MAAADdAAAADwAAAAAAAAAAAAAAAACYAgAAZHJzL2Rv&#10;d25yZXYueG1sUEsFBgAAAAAEAAQA9QAAAIgDAAAAAA==&#10;" filled="f" stroked="f">
                    <v:textbox inset="0,0,0,0">
                      <w:txbxContent>
                        <w:p w14:paraId="6D64CFBC" w14:textId="77777777" w:rsidR="008C45DB" w:rsidRDefault="008C45DB"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Database  </w:t>
                          </w:r>
                        </w:p>
                        <w:p w14:paraId="4F8245A6" w14:textId="77777777" w:rsidR="008C45DB" w:rsidRDefault="008C45DB" w:rsidP="008C45DB">
                          <w:pPr>
                            <w:pStyle w:val="NormalWeb"/>
                            <w:spacing w:after="200" w:line="276" w:lineRule="auto"/>
                            <w:rPr>
                              <w:rFonts w:ascii="Calibri" w:eastAsia="Calibri" w:hAnsi="Calibri" w:cs="Calibri"/>
                              <w:color w:val="000000"/>
                              <w:sz w:val="10"/>
                              <w:szCs w:val="10"/>
                            </w:rPr>
                          </w:pPr>
                        </w:p>
                        <w:p w14:paraId="53B6CFF0" w14:textId="77777777" w:rsidR="008C45DB" w:rsidRDefault="008C45DB" w:rsidP="008C45DB">
                          <w:pPr>
                            <w:pStyle w:val="NormalWeb"/>
                            <w:spacing w:after="200" w:line="276" w:lineRule="auto"/>
                            <w:rPr>
                              <w:rFonts w:ascii="Calibri" w:eastAsia="Calibri" w:hAnsi="Calibri" w:cs="Calibri"/>
                              <w:color w:val="000000"/>
                              <w:sz w:val="10"/>
                              <w:szCs w:val="10"/>
                            </w:rPr>
                          </w:pPr>
                        </w:p>
                        <w:p w14:paraId="275413D7" w14:textId="77777777" w:rsidR="008C45DB" w:rsidRDefault="008C45DB" w:rsidP="008C45DB">
                          <w:pPr>
                            <w:pStyle w:val="NormalWeb"/>
                            <w:spacing w:after="200" w:line="276" w:lineRule="auto"/>
                            <w:rPr>
                              <w:rFonts w:ascii="Calibri" w:eastAsia="Calibri" w:hAnsi="Calibri" w:cs="Calibri"/>
                              <w:color w:val="000000"/>
                              <w:sz w:val="10"/>
                              <w:szCs w:val="10"/>
                            </w:rPr>
                          </w:pPr>
                        </w:p>
                        <w:p w14:paraId="5F89D6ED" w14:textId="77777777" w:rsidR="008C45DB" w:rsidRDefault="008C45DB"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 </w:t>
                          </w:r>
                        </w:p>
                        <w:p w14:paraId="4607284D" w14:textId="77777777" w:rsidR="008C45DB" w:rsidRDefault="008C45DB" w:rsidP="008C45DB">
                          <w:pPr>
                            <w:pStyle w:val="NormalWeb"/>
                            <w:spacing w:after="200" w:line="276" w:lineRule="auto"/>
                            <w:rPr>
                              <w:rFonts w:ascii="Calibri" w:eastAsia="Calibri" w:hAnsi="Calibri" w:cs="Calibri"/>
                              <w:color w:val="000000"/>
                              <w:sz w:val="10"/>
                              <w:szCs w:val="10"/>
                            </w:rPr>
                          </w:pPr>
                        </w:p>
                        <w:p w14:paraId="1BA1E286" w14:textId="77777777" w:rsidR="008C45DB" w:rsidRDefault="008C45DB" w:rsidP="008C45DB">
                          <w:pPr>
                            <w:pStyle w:val="NormalWeb"/>
                            <w:spacing w:after="200" w:line="276" w:lineRule="auto"/>
                            <w:rPr>
                              <w:rFonts w:ascii="Calibri" w:eastAsia="Calibri" w:hAnsi="Calibri" w:cs="Calibri"/>
                              <w:color w:val="000000"/>
                              <w:sz w:val="10"/>
                              <w:szCs w:val="10"/>
                            </w:rPr>
                          </w:pPr>
                        </w:p>
                        <w:p w14:paraId="2C7BEC46" w14:textId="77777777" w:rsidR="008C45DB" w:rsidRDefault="008C45DB" w:rsidP="008C45DB">
                          <w:pPr>
                            <w:pStyle w:val="NormalWeb"/>
                            <w:spacing w:after="200" w:line="276" w:lineRule="auto"/>
                            <w:rPr>
                              <w:rFonts w:ascii="Calibri" w:eastAsia="Calibri" w:hAnsi="Calibri" w:cs="Calibri"/>
                              <w:color w:val="000000"/>
                              <w:sz w:val="10"/>
                              <w:szCs w:val="10"/>
                            </w:rPr>
                          </w:pPr>
                        </w:p>
                        <w:p w14:paraId="2923F8BF" w14:textId="77777777" w:rsidR="008C45DB" w:rsidRDefault="008C45DB" w:rsidP="008C45DB">
                          <w:pPr>
                            <w:pStyle w:val="NormalWeb"/>
                            <w:spacing w:after="200" w:line="276" w:lineRule="auto"/>
                            <w:rPr>
                              <w:rFonts w:ascii="Calibri" w:eastAsia="Calibri" w:hAnsi="Calibri" w:cs="Calibri"/>
                              <w:color w:val="000000"/>
                              <w:sz w:val="10"/>
                              <w:szCs w:val="10"/>
                            </w:rPr>
                          </w:pPr>
                        </w:p>
                        <w:p w14:paraId="640A7D85" w14:textId="77777777" w:rsidR="008C45DB" w:rsidRDefault="008C45DB" w:rsidP="008C45DB">
                          <w:pPr>
                            <w:pStyle w:val="NormalWeb"/>
                            <w:spacing w:after="200" w:line="276" w:lineRule="auto"/>
                            <w:rPr>
                              <w:rFonts w:ascii="Calibri" w:eastAsia="Calibri" w:hAnsi="Calibri" w:cs="Calibri"/>
                              <w:color w:val="000000"/>
                              <w:sz w:val="10"/>
                              <w:szCs w:val="10"/>
                            </w:rPr>
                          </w:pPr>
                        </w:p>
                        <w:p w14:paraId="017E31C2" w14:textId="77777777" w:rsidR="008C45DB" w:rsidRDefault="008C45DB" w:rsidP="008C45DB">
                          <w:pPr>
                            <w:pStyle w:val="NormalWeb"/>
                            <w:spacing w:after="200" w:line="276" w:lineRule="auto"/>
                            <w:rPr>
                              <w:rFonts w:ascii="Calibri" w:eastAsia="Calibri" w:hAnsi="Calibri" w:cs="Calibri"/>
                              <w:color w:val="000000"/>
                              <w:sz w:val="10"/>
                              <w:szCs w:val="10"/>
                            </w:rPr>
                          </w:pPr>
                        </w:p>
                        <w:p w14:paraId="61479C2B" w14:textId="77777777" w:rsidR="008C45DB" w:rsidRDefault="008C45DB" w:rsidP="008C45DB">
                          <w:pPr>
                            <w:pStyle w:val="NormalWeb"/>
                            <w:spacing w:after="200" w:line="276" w:lineRule="auto"/>
                            <w:rPr>
                              <w:rFonts w:ascii="Calibri" w:eastAsia="Calibri" w:hAnsi="Calibri" w:cs="Calibri"/>
                              <w:color w:val="000000"/>
                              <w:sz w:val="10"/>
                              <w:szCs w:val="10"/>
                            </w:rPr>
                          </w:pPr>
                        </w:p>
                        <w:p w14:paraId="133EFC69" w14:textId="77777777" w:rsidR="008C45DB" w:rsidRDefault="008C45DB" w:rsidP="008C45DB">
                          <w:pPr>
                            <w:pStyle w:val="NormalWeb"/>
                            <w:spacing w:after="200" w:line="276" w:lineRule="auto"/>
                            <w:rPr>
                              <w:rFonts w:ascii="Calibri" w:eastAsia="Calibri" w:hAnsi="Calibri" w:cs="Calibri"/>
                              <w:color w:val="000000"/>
                              <w:sz w:val="10"/>
                              <w:szCs w:val="10"/>
                            </w:rPr>
                          </w:pPr>
                        </w:p>
                        <w:p w14:paraId="7265FE77" w14:textId="77777777" w:rsidR="008C45DB" w:rsidRDefault="008C45DB" w:rsidP="008C45DB">
                          <w:pPr>
                            <w:pStyle w:val="NormalWeb"/>
                            <w:spacing w:after="200" w:line="276" w:lineRule="auto"/>
                          </w:pPr>
                          <w:r>
                            <w:rPr>
                              <w:rFonts w:ascii="Calibri" w:eastAsia="Calibri" w:hAnsi="Calibri" w:cs="Calibri"/>
                              <w:color w:val="000000"/>
                              <w:sz w:val="10"/>
                              <w:szCs w:val="10"/>
                            </w:rPr>
                            <w:t>F3420-MPMD01</w:t>
                          </w:r>
                        </w:p>
                      </w:txbxContent>
                    </v:textbox>
                  </v:rect>
                </v:group>
              </w:pict>
            </mc:Fallback>
          </mc:AlternateContent>
        </w:r>
      </w:ins>
    </w:p>
    <w:p w14:paraId="4DE00F85" w14:textId="77777777" w:rsidR="008C45DB" w:rsidRPr="008C45DB" w:rsidRDefault="008C45DB" w:rsidP="008C45DB">
      <w:pPr>
        <w:spacing w:after="200" w:line="276" w:lineRule="auto"/>
        <w:rPr>
          <w:ins w:id="50" w:author="Augustin, Jourdain M" w:date="2015-03-03T13:12:00Z"/>
          <w:rFonts w:ascii="Calibri" w:eastAsia="Calibri" w:hAnsi="Calibri"/>
          <w:i w:val="0"/>
          <w:sz w:val="22"/>
          <w:szCs w:val="22"/>
        </w:rPr>
      </w:pPr>
    </w:p>
    <w:p w14:paraId="27C03790" w14:textId="77777777" w:rsidR="008C45DB" w:rsidRPr="008C45DB" w:rsidRDefault="008C45DB" w:rsidP="008C45DB">
      <w:pPr>
        <w:spacing w:after="200" w:line="276" w:lineRule="auto"/>
        <w:rPr>
          <w:ins w:id="51" w:author="Augustin, Jourdain M" w:date="2015-03-03T13:12:00Z"/>
          <w:rFonts w:ascii="Calibri" w:eastAsia="Calibri" w:hAnsi="Calibri"/>
          <w:i w:val="0"/>
          <w:sz w:val="22"/>
          <w:szCs w:val="22"/>
        </w:rPr>
      </w:pPr>
    </w:p>
    <w:p w14:paraId="1420456A" w14:textId="77777777" w:rsidR="008C45DB" w:rsidRPr="008C45DB" w:rsidRDefault="008C45DB" w:rsidP="008C45DB">
      <w:pPr>
        <w:spacing w:after="200" w:line="276" w:lineRule="auto"/>
        <w:rPr>
          <w:ins w:id="52" w:author="Augustin, Jourdain M" w:date="2015-03-03T13:12:00Z"/>
          <w:rFonts w:ascii="Calibri" w:eastAsia="Calibri" w:hAnsi="Calibri"/>
          <w:i w:val="0"/>
          <w:sz w:val="22"/>
          <w:szCs w:val="22"/>
        </w:rPr>
      </w:pPr>
    </w:p>
    <w:p w14:paraId="3513AC87" w14:textId="77777777" w:rsidR="008C45DB" w:rsidRPr="008C45DB" w:rsidRDefault="008C45DB" w:rsidP="008C45DB">
      <w:pPr>
        <w:spacing w:after="200" w:line="276" w:lineRule="auto"/>
        <w:rPr>
          <w:ins w:id="53" w:author="Augustin, Jourdain M" w:date="2015-03-03T13:12:00Z"/>
          <w:rFonts w:ascii="Calibri" w:eastAsia="Calibri" w:hAnsi="Calibri"/>
          <w:i w:val="0"/>
          <w:sz w:val="22"/>
          <w:szCs w:val="22"/>
        </w:rPr>
      </w:pPr>
    </w:p>
    <w:p w14:paraId="4ECE99A6" w14:textId="77777777" w:rsidR="008C45DB" w:rsidRPr="008C45DB" w:rsidRDefault="008C45DB" w:rsidP="008C45DB">
      <w:pPr>
        <w:spacing w:after="200" w:line="276" w:lineRule="auto"/>
        <w:rPr>
          <w:ins w:id="54" w:author="Augustin, Jourdain M" w:date="2015-03-03T13:12:00Z"/>
          <w:rFonts w:ascii="Calibri" w:eastAsia="Calibri" w:hAnsi="Calibri"/>
          <w:i w:val="0"/>
          <w:sz w:val="22"/>
          <w:szCs w:val="22"/>
        </w:rPr>
      </w:pPr>
    </w:p>
    <w:p w14:paraId="66E950A4" w14:textId="1F6812A5" w:rsidR="008C45DB" w:rsidRPr="008C45DB" w:rsidRDefault="008C45DB" w:rsidP="008C45DB">
      <w:pPr>
        <w:spacing w:after="200" w:line="276" w:lineRule="auto"/>
        <w:rPr>
          <w:ins w:id="55" w:author="Augustin, Jourdain M" w:date="2015-03-03T13:12:00Z"/>
          <w:rFonts w:ascii="Calibri" w:eastAsia="Calibri" w:hAnsi="Calibri"/>
          <w:i w:val="0"/>
          <w:sz w:val="22"/>
          <w:szCs w:val="22"/>
        </w:rPr>
      </w:pPr>
    </w:p>
    <w:p w14:paraId="34E1A379" w14:textId="77777777" w:rsidR="008C45DB" w:rsidRDefault="008C45DB" w:rsidP="001F1AEB">
      <w:pPr>
        <w:rPr>
          <w:ins w:id="56" w:author="Augustin, Jourdain M" w:date="2015-03-03T13:12:00Z"/>
        </w:rPr>
      </w:pPr>
    </w:p>
    <w:p w14:paraId="4F4918F2" w14:textId="77777777" w:rsidR="008C45DB" w:rsidRDefault="008C45DB" w:rsidP="001F1AEB">
      <w:pPr>
        <w:rPr>
          <w:ins w:id="57" w:author="Augustin, Jourdain M" w:date="2015-03-03T13:12:00Z"/>
        </w:rPr>
      </w:pPr>
    </w:p>
    <w:p w14:paraId="424EDA66" w14:textId="77777777" w:rsidR="008C45DB" w:rsidRDefault="008C45DB" w:rsidP="001F1AEB">
      <w:pPr>
        <w:rPr>
          <w:ins w:id="58" w:author="Augustin, Jourdain M" w:date="2015-03-03T13:12:00Z"/>
        </w:rPr>
      </w:pPr>
    </w:p>
    <w:p w14:paraId="661D56C4" w14:textId="77777777" w:rsidR="008C45DB" w:rsidRDefault="008C45DB" w:rsidP="001F1AEB">
      <w:pPr>
        <w:rPr>
          <w:ins w:id="59" w:author="Augustin, Jourdain M" w:date="2015-03-03T13:12:00Z"/>
        </w:rPr>
      </w:pPr>
    </w:p>
    <w:p w14:paraId="0E9683A2" w14:textId="77777777" w:rsidR="008C45DB" w:rsidRDefault="008C45DB" w:rsidP="001F1AEB">
      <w:pPr>
        <w:rPr>
          <w:ins w:id="60" w:author="Augustin, Jourdain M" w:date="2015-03-03T13:12:00Z"/>
        </w:rPr>
      </w:pPr>
    </w:p>
    <w:p w14:paraId="3F449CF1" w14:textId="77777777" w:rsidR="008C45DB" w:rsidRDefault="008C45DB" w:rsidP="001F1AEB">
      <w:pPr>
        <w:rPr>
          <w:ins w:id="61" w:author="Augustin, Jourdain M" w:date="2015-03-03T13:12:00Z"/>
        </w:rPr>
      </w:pPr>
    </w:p>
    <w:p w14:paraId="4645A124" w14:textId="77777777" w:rsidR="008C45DB" w:rsidRDefault="008C45DB" w:rsidP="001F1AEB">
      <w:pPr>
        <w:rPr>
          <w:ins w:id="62" w:author="Augustin, Jourdain M" w:date="2015-03-03T13:12:00Z"/>
        </w:rPr>
      </w:pPr>
    </w:p>
    <w:p w14:paraId="7843C8E0" w14:textId="77777777" w:rsidR="008C45DB" w:rsidRDefault="008C45DB" w:rsidP="001F1AEB">
      <w:pPr>
        <w:rPr>
          <w:ins w:id="63" w:author="Augustin, Jourdain M" w:date="2015-03-03T13:12:00Z"/>
        </w:rPr>
      </w:pPr>
    </w:p>
    <w:p w14:paraId="5B7E41AB" w14:textId="77777777" w:rsidR="008C45DB" w:rsidRDefault="008C45DB" w:rsidP="001F1AEB">
      <w:pPr>
        <w:rPr>
          <w:ins w:id="64" w:author="Augustin, Jourdain M" w:date="2015-03-03T13:12:00Z"/>
        </w:rPr>
      </w:pPr>
    </w:p>
    <w:p w14:paraId="15AA268C" w14:textId="77777777" w:rsidR="008C45DB" w:rsidRDefault="008C45DB" w:rsidP="001F1AEB">
      <w:pPr>
        <w:rPr>
          <w:ins w:id="65" w:author="Augustin, Jourdain M" w:date="2015-03-03T13:12:00Z"/>
        </w:rPr>
      </w:pPr>
    </w:p>
    <w:p w14:paraId="3B959224" w14:textId="77777777" w:rsidR="008C45DB" w:rsidRDefault="008C45DB" w:rsidP="001F1AEB">
      <w:pPr>
        <w:rPr>
          <w:ins w:id="66" w:author="Augustin, Jourdain M" w:date="2015-03-03T13:12:00Z"/>
        </w:rPr>
      </w:pPr>
    </w:p>
    <w:p w14:paraId="74143B47" w14:textId="77777777" w:rsidR="008C45DB" w:rsidRDefault="008C45DB" w:rsidP="001F1AEB"/>
    <w:p w14:paraId="5DD5AF8C" w14:textId="77777777" w:rsidR="001F1AEB" w:rsidRDefault="001F1AEB" w:rsidP="001F1AEB"/>
    <w:p w14:paraId="5DD5AF8D" w14:textId="77777777" w:rsidR="003B7FF6" w:rsidRPr="003B7FF6" w:rsidRDefault="003B7FF6" w:rsidP="003B7FF6"/>
    <w:p w14:paraId="5DD5AF8E" w14:textId="77777777" w:rsidR="00044661" w:rsidRPr="00503AEE" w:rsidRDefault="001431B9" w:rsidP="009867A9">
      <w:r>
        <w:br w:type="page"/>
      </w:r>
    </w:p>
    <w:p w14:paraId="5DD5AF8F" w14:textId="77777777" w:rsidR="005A2D98" w:rsidRDefault="009D2C84" w:rsidP="009867A9">
      <w:pPr>
        <w:pStyle w:val="Heading2"/>
      </w:pPr>
      <w:bookmarkStart w:id="67" w:name="_Toc130102870"/>
      <w:r>
        <w:lastRenderedPageBreak/>
        <w:tab/>
      </w:r>
      <w:r w:rsidR="000F5E1F">
        <w:tab/>
      </w:r>
      <w:bookmarkStart w:id="68" w:name="_Toc236809407"/>
      <w:bookmarkStart w:id="69" w:name="_Toc387413165"/>
      <w:bookmarkEnd w:id="67"/>
      <w:r w:rsidR="005A2D98">
        <w:t>Hardware Description / Requirements</w:t>
      </w:r>
      <w:bookmarkEnd w:id="68"/>
      <w:bookmarkEnd w:id="69"/>
    </w:p>
    <w:p w14:paraId="5DD5AF90" w14:textId="77777777" w:rsidR="00503AEE" w:rsidRDefault="00503AEE" w:rsidP="009867A9">
      <w:r>
        <w:t xml:space="preserve">The </w:t>
      </w:r>
      <w:r w:rsidR="00F2414A">
        <w:t>designed</w:t>
      </w:r>
      <w:r>
        <w:t xml:space="preserve"> solution is comprised of the servers </w:t>
      </w:r>
      <w:r w:rsidR="00F2414A">
        <w:t xml:space="preserve">and network equipment </w:t>
      </w:r>
      <w:r>
        <w:t>listed below.</w:t>
      </w:r>
      <w:r w:rsidR="00BC2DFF">
        <w:t xml:space="preserve">  </w:t>
      </w:r>
    </w:p>
    <w:p w14:paraId="5DD5AF91" w14:textId="77777777" w:rsidR="002364EB" w:rsidRDefault="002364EB" w:rsidP="009867A9"/>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25"/>
        <w:gridCol w:w="1145"/>
        <w:gridCol w:w="37"/>
        <w:gridCol w:w="1329"/>
        <w:gridCol w:w="3820"/>
      </w:tblGrid>
      <w:tr w:rsidR="002B57DC" w14:paraId="5DD5AF93" w14:textId="77777777" w:rsidTr="00707FD8">
        <w:trPr>
          <w:cantSplit/>
          <w:jc w:val="center"/>
        </w:trPr>
        <w:tc>
          <w:tcPr>
            <w:tcW w:w="5000" w:type="pct"/>
            <w:gridSpan w:val="5"/>
            <w:tcBorders>
              <w:top w:val="single" w:sz="12" w:space="0" w:color="auto"/>
              <w:bottom w:val="single" w:sz="6" w:space="0" w:color="auto"/>
            </w:tcBorders>
            <w:shd w:val="clear" w:color="auto" w:fill="CCCCCC"/>
          </w:tcPr>
          <w:p w14:paraId="5DD5AF92" w14:textId="77777777" w:rsidR="002B57DC" w:rsidRDefault="00B6041D" w:rsidP="009867A9">
            <w:pPr>
              <w:pStyle w:val="TableTitle"/>
            </w:pPr>
            <w:r>
              <w:t>Existing Servers and service infrastructure that interoperate</w:t>
            </w:r>
            <w:r w:rsidR="002B57DC">
              <w:t xml:space="preserve"> with the new system </w:t>
            </w:r>
          </w:p>
        </w:tc>
      </w:tr>
      <w:tr w:rsidR="002B57DC" w:rsidRPr="00A20048" w14:paraId="5DD5AF98" w14:textId="77777777" w:rsidTr="002742AF">
        <w:trPr>
          <w:cantSplit/>
          <w:jc w:val="center"/>
        </w:trPr>
        <w:tc>
          <w:tcPr>
            <w:tcW w:w="1512" w:type="pct"/>
            <w:tcBorders>
              <w:top w:val="single" w:sz="12" w:space="0" w:color="auto"/>
              <w:bottom w:val="single" w:sz="6" w:space="0" w:color="auto"/>
            </w:tcBorders>
            <w:shd w:val="clear" w:color="auto" w:fill="CCCCCC"/>
          </w:tcPr>
          <w:p w14:paraId="5DD5AF94" w14:textId="77777777" w:rsidR="002B57DC" w:rsidRPr="00A20048" w:rsidRDefault="002B57DC" w:rsidP="00CD6A7A">
            <w:pPr>
              <w:pStyle w:val="TableText"/>
            </w:pPr>
            <w:r>
              <w:t>Host Name</w:t>
            </w:r>
          </w:p>
        </w:tc>
        <w:tc>
          <w:tcPr>
            <w:tcW w:w="896" w:type="pct"/>
            <w:tcBorders>
              <w:top w:val="single" w:sz="12" w:space="0" w:color="auto"/>
              <w:bottom w:val="single" w:sz="6" w:space="0" w:color="auto"/>
            </w:tcBorders>
            <w:shd w:val="clear" w:color="auto" w:fill="CCCCCC"/>
          </w:tcPr>
          <w:p w14:paraId="5DD5AF95" w14:textId="77777777" w:rsidR="00774CB6" w:rsidRPr="009867A9" w:rsidRDefault="00774CB6" w:rsidP="00CD6A7A">
            <w:pPr>
              <w:pStyle w:val="TableText"/>
            </w:pPr>
            <w:r w:rsidRPr="009867A9">
              <w:t>Primary and Secondary External DNS Name</w:t>
            </w:r>
          </w:p>
        </w:tc>
        <w:tc>
          <w:tcPr>
            <w:tcW w:w="807" w:type="pct"/>
            <w:gridSpan w:val="2"/>
            <w:tcBorders>
              <w:top w:val="single" w:sz="12" w:space="0" w:color="auto"/>
              <w:bottom w:val="single" w:sz="6" w:space="0" w:color="auto"/>
            </w:tcBorders>
            <w:shd w:val="clear" w:color="auto" w:fill="CCCCCC"/>
          </w:tcPr>
          <w:p w14:paraId="5DD5AF96" w14:textId="77777777" w:rsidR="002B57DC" w:rsidRPr="00A20048" w:rsidRDefault="00B6041D" w:rsidP="00CD6A7A">
            <w:pPr>
              <w:pStyle w:val="TableText"/>
            </w:pPr>
            <w:r>
              <w:t>Service Infrastructure</w:t>
            </w:r>
            <w:r w:rsidR="002B57DC">
              <w:t xml:space="preserve"> Name</w:t>
            </w:r>
          </w:p>
        </w:tc>
        <w:tc>
          <w:tcPr>
            <w:tcW w:w="1785" w:type="pct"/>
            <w:tcBorders>
              <w:top w:val="single" w:sz="12" w:space="0" w:color="auto"/>
              <w:bottom w:val="single" w:sz="6" w:space="0" w:color="auto"/>
            </w:tcBorders>
            <w:shd w:val="clear" w:color="auto" w:fill="CCCCCC"/>
          </w:tcPr>
          <w:p w14:paraId="5DD5AF97" w14:textId="77777777" w:rsidR="002B57DC" w:rsidRPr="009867A9" w:rsidRDefault="00774CB6" w:rsidP="00CD6A7A">
            <w:pPr>
              <w:pStyle w:val="TableText"/>
            </w:pPr>
            <w:r w:rsidRPr="009867A9">
              <w:t>DNS</w:t>
            </w:r>
          </w:p>
        </w:tc>
      </w:tr>
      <w:tr w:rsidR="007608B0" w14:paraId="5DD5AF9D" w14:textId="77777777" w:rsidTr="002742AF">
        <w:trPr>
          <w:cantSplit/>
          <w:jc w:val="center"/>
        </w:trPr>
        <w:tc>
          <w:tcPr>
            <w:tcW w:w="1512" w:type="pct"/>
            <w:tcBorders>
              <w:top w:val="single" w:sz="6" w:space="0" w:color="auto"/>
              <w:bottom w:val="single" w:sz="6" w:space="0" w:color="auto"/>
            </w:tcBorders>
            <w:shd w:val="clear" w:color="auto" w:fill="BFBFBF"/>
          </w:tcPr>
          <w:p w14:paraId="5DD5AF99" w14:textId="6697BFDB" w:rsidR="007608B0" w:rsidRDefault="002742AF" w:rsidP="002A44CD">
            <w:pPr>
              <w:pStyle w:val="TableText"/>
            </w:pPr>
            <w:r>
              <w:t>VDENSSDBP07</w:t>
            </w:r>
          </w:p>
        </w:tc>
        <w:tc>
          <w:tcPr>
            <w:tcW w:w="914" w:type="pct"/>
            <w:gridSpan w:val="2"/>
            <w:tcBorders>
              <w:top w:val="single" w:sz="6" w:space="0" w:color="auto"/>
              <w:bottom w:val="single" w:sz="6" w:space="0" w:color="auto"/>
            </w:tcBorders>
            <w:shd w:val="clear" w:color="auto" w:fill="BFBFBF"/>
          </w:tcPr>
          <w:p w14:paraId="5DD5AF9A" w14:textId="77777777" w:rsidR="007608B0" w:rsidRDefault="007608B0" w:rsidP="002A44CD">
            <w:pPr>
              <w:pStyle w:val="TableText"/>
            </w:pPr>
          </w:p>
        </w:tc>
        <w:tc>
          <w:tcPr>
            <w:tcW w:w="789" w:type="pct"/>
            <w:tcBorders>
              <w:top w:val="single" w:sz="6" w:space="0" w:color="auto"/>
              <w:bottom w:val="single" w:sz="6" w:space="0" w:color="auto"/>
            </w:tcBorders>
            <w:shd w:val="clear" w:color="auto" w:fill="BFBFBF"/>
          </w:tcPr>
          <w:p w14:paraId="5DD5AF9B" w14:textId="77777777" w:rsidR="007608B0" w:rsidRDefault="007608B0" w:rsidP="002A44CD">
            <w:pPr>
              <w:pStyle w:val="TableText"/>
            </w:pPr>
          </w:p>
        </w:tc>
        <w:tc>
          <w:tcPr>
            <w:tcW w:w="1785" w:type="pct"/>
            <w:tcBorders>
              <w:top w:val="single" w:sz="6" w:space="0" w:color="auto"/>
              <w:bottom w:val="single" w:sz="6" w:space="0" w:color="auto"/>
            </w:tcBorders>
            <w:shd w:val="clear" w:color="auto" w:fill="BFBFBF"/>
          </w:tcPr>
          <w:p w14:paraId="5DD5AF9C" w14:textId="3928856C" w:rsidR="007608B0" w:rsidRDefault="002742AF" w:rsidP="002A44CD">
            <w:pPr>
              <w:pStyle w:val="TableText"/>
            </w:pPr>
            <w:r>
              <w:t>VDENSSDBP07.Vangent.Local</w:t>
            </w:r>
          </w:p>
        </w:tc>
      </w:tr>
      <w:tr w:rsidR="007608B0" w14:paraId="5DD5AFA0" w14:textId="77777777" w:rsidTr="002742AF">
        <w:trPr>
          <w:cantSplit/>
          <w:jc w:val="center"/>
        </w:trPr>
        <w:tc>
          <w:tcPr>
            <w:tcW w:w="1512" w:type="pct"/>
            <w:tcBorders>
              <w:top w:val="single" w:sz="6" w:space="0" w:color="auto"/>
            </w:tcBorders>
          </w:tcPr>
          <w:p w14:paraId="5DD5AF9E" w14:textId="77777777" w:rsidR="007608B0" w:rsidRDefault="007608B0" w:rsidP="002A44CD">
            <w:pPr>
              <w:pStyle w:val="TableText"/>
            </w:pPr>
            <w:r>
              <w:t>Description of interoperation</w:t>
            </w:r>
          </w:p>
        </w:tc>
        <w:tc>
          <w:tcPr>
            <w:tcW w:w="3488" w:type="pct"/>
            <w:gridSpan w:val="4"/>
            <w:tcBorders>
              <w:top w:val="single" w:sz="6" w:space="0" w:color="auto"/>
            </w:tcBorders>
          </w:tcPr>
          <w:p w14:paraId="5DD5AF9F" w14:textId="6CEB8998" w:rsidR="007608B0" w:rsidRDefault="002742AF" w:rsidP="002A44CD">
            <w:pPr>
              <w:pStyle w:val="TableText"/>
            </w:pPr>
            <w:r>
              <w:t>Database server  10.24.196.84</w:t>
            </w:r>
          </w:p>
        </w:tc>
      </w:tr>
      <w:tr w:rsidR="00C144E1" w14:paraId="5DD5AFA5" w14:textId="77777777" w:rsidTr="002742AF">
        <w:trPr>
          <w:cantSplit/>
          <w:jc w:val="center"/>
        </w:trPr>
        <w:tc>
          <w:tcPr>
            <w:tcW w:w="1512" w:type="pct"/>
            <w:tcBorders>
              <w:top w:val="single" w:sz="6" w:space="0" w:color="auto"/>
              <w:bottom w:val="single" w:sz="6" w:space="0" w:color="auto"/>
            </w:tcBorders>
            <w:shd w:val="clear" w:color="auto" w:fill="BFBFBF"/>
          </w:tcPr>
          <w:p w14:paraId="5DD5AFA1" w14:textId="5DEA0C38" w:rsidR="00C144E1" w:rsidRDefault="00B14107" w:rsidP="002A44CD">
            <w:pPr>
              <w:pStyle w:val="TableText"/>
            </w:pPr>
            <w:ins w:id="70" w:author="Augustin, Jourdain M" w:date="2015-03-03T13:24:00Z">
              <w:r w:rsidRPr="001A3662">
                <w:t>F3420-MWBP11</w:t>
              </w:r>
            </w:ins>
            <w:del w:id="71" w:author="Augustin, Jourdain M" w:date="2015-03-03T13:24:00Z">
              <w:r w:rsidR="002742AF" w:rsidDel="00B14107">
                <w:delText>VADEN</w:delText>
              </w:r>
              <w:r w:rsidR="001814E7" w:rsidDel="00B14107">
                <w:delText>M</w:delText>
              </w:r>
              <w:r w:rsidR="002742AF" w:rsidDel="00B14107">
                <w:delText>WBP11</w:delText>
              </w:r>
            </w:del>
          </w:p>
        </w:tc>
        <w:tc>
          <w:tcPr>
            <w:tcW w:w="914" w:type="pct"/>
            <w:gridSpan w:val="2"/>
            <w:tcBorders>
              <w:top w:val="single" w:sz="6" w:space="0" w:color="auto"/>
              <w:bottom w:val="single" w:sz="6" w:space="0" w:color="auto"/>
            </w:tcBorders>
            <w:shd w:val="clear" w:color="auto" w:fill="BFBFBF"/>
          </w:tcPr>
          <w:p w14:paraId="5DD5AFA2" w14:textId="77777777" w:rsidR="00C144E1" w:rsidRDefault="00C144E1" w:rsidP="002A44CD">
            <w:pPr>
              <w:pStyle w:val="TableText"/>
            </w:pPr>
          </w:p>
        </w:tc>
        <w:tc>
          <w:tcPr>
            <w:tcW w:w="789" w:type="pct"/>
            <w:tcBorders>
              <w:top w:val="single" w:sz="6" w:space="0" w:color="auto"/>
              <w:bottom w:val="single" w:sz="6" w:space="0" w:color="auto"/>
            </w:tcBorders>
            <w:shd w:val="clear" w:color="auto" w:fill="BFBFBF"/>
          </w:tcPr>
          <w:p w14:paraId="5DD5AFA3" w14:textId="77777777" w:rsidR="00C144E1" w:rsidRDefault="00C144E1" w:rsidP="002A44CD">
            <w:pPr>
              <w:pStyle w:val="TableText"/>
            </w:pPr>
          </w:p>
        </w:tc>
        <w:tc>
          <w:tcPr>
            <w:tcW w:w="1785" w:type="pct"/>
            <w:tcBorders>
              <w:top w:val="single" w:sz="6" w:space="0" w:color="auto"/>
              <w:bottom w:val="single" w:sz="6" w:space="0" w:color="auto"/>
            </w:tcBorders>
            <w:shd w:val="clear" w:color="auto" w:fill="BFBFBF"/>
          </w:tcPr>
          <w:p w14:paraId="5DD5AFA4" w14:textId="0D736D55" w:rsidR="00C144E1" w:rsidRDefault="001A3662" w:rsidP="002A44CD">
            <w:pPr>
              <w:pStyle w:val="TableText"/>
            </w:pPr>
            <w:ins w:id="72" w:author="Augustin, Jourdain M" w:date="2015-03-03T13:16:00Z">
              <w:r w:rsidRPr="001A3662">
                <w:t>F3420-MWBP11</w:t>
              </w:r>
            </w:ins>
            <w:del w:id="73" w:author="Augustin, Jourdain M" w:date="2015-03-03T13:16:00Z">
              <w:r w:rsidR="002742AF" w:rsidDel="001A3662">
                <w:delText>VADENMWBP11</w:delText>
              </w:r>
            </w:del>
            <w:r w:rsidR="002742AF">
              <w:t>.Vangent.Local</w:t>
            </w:r>
          </w:p>
        </w:tc>
      </w:tr>
      <w:tr w:rsidR="00C144E1" w14:paraId="5DD5AFA8" w14:textId="77777777" w:rsidTr="002742AF">
        <w:trPr>
          <w:cantSplit/>
          <w:jc w:val="center"/>
        </w:trPr>
        <w:tc>
          <w:tcPr>
            <w:tcW w:w="1512" w:type="pct"/>
            <w:tcBorders>
              <w:top w:val="single" w:sz="6" w:space="0" w:color="auto"/>
            </w:tcBorders>
          </w:tcPr>
          <w:p w14:paraId="5DD5AFA6" w14:textId="77777777" w:rsidR="00C144E1" w:rsidRDefault="00C144E1" w:rsidP="002A44CD">
            <w:pPr>
              <w:pStyle w:val="TableText"/>
            </w:pPr>
            <w:r>
              <w:t>Description of interoperation</w:t>
            </w:r>
          </w:p>
        </w:tc>
        <w:tc>
          <w:tcPr>
            <w:tcW w:w="3488" w:type="pct"/>
            <w:gridSpan w:val="4"/>
            <w:tcBorders>
              <w:top w:val="single" w:sz="6" w:space="0" w:color="auto"/>
            </w:tcBorders>
          </w:tcPr>
          <w:p w14:paraId="5DD5AFA7" w14:textId="280C92C6" w:rsidR="00C144E1" w:rsidRDefault="002742AF" w:rsidP="001A3662">
            <w:pPr>
              <w:pStyle w:val="TableText"/>
            </w:pPr>
            <w:r>
              <w:t>Web Server 10.24.</w:t>
            </w:r>
            <w:del w:id="74" w:author="Augustin, Jourdain M" w:date="2015-03-03T13:17:00Z">
              <w:r w:rsidDel="001A3662">
                <w:delText>10</w:delText>
              </w:r>
            </w:del>
            <w:ins w:id="75" w:author="Augustin, Jourdain M" w:date="2015-03-03T13:17:00Z">
              <w:r w:rsidR="001A3662">
                <w:t>198</w:t>
              </w:r>
            </w:ins>
            <w:r>
              <w:t>.2</w:t>
            </w:r>
            <w:ins w:id="76" w:author="Augustin, Jourdain M" w:date="2015-03-03T13:17:00Z">
              <w:r w:rsidR="001A3662">
                <w:t>33</w:t>
              </w:r>
            </w:ins>
            <w:del w:id="77" w:author="Augustin, Jourdain M" w:date="2015-03-03T13:17:00Z">
              <w:r w:rsidDel="001A3662">
                <w:delText>7</w:delText>
              </w:r>
            </w:del>
          </w:p>
        </w:tc>
      </w:tr>
    </w:tbl>
    <w:p w14:paraId="5DD5AFBA" w14:textId="77777777" w:rsidR="00A20048" w:rsidRDefault="00A20048" w:rsidP="009867A9">
      <w:bookmarkStart w:id="78" w:name="_Toc130102871"/>
    </w:p>
    <w:p w14:paraId="5DD5AFBB" w14:textId="77777777" w:rsidR="002B57DC" w:rsidRPr="00A20048" w:rsidRDefault="002B57DC" w:rsidP="009867A9"/>
    <w:p w14:paraId="5DD5AFBC" w14:textId="77777777" w:rsidR="00503AEE" w:rsidRDefault="009D2C84" w:rsidP="009867A9">
      <w:pPr>
        <w:pStyle w:val="Heading2"/>
      </w:pPr>
      <w:r>
        <w:tab/>
      </w:r>
      <w:r w:rsidR="000F5E1F">
        <w:tab/>
      </w:r>
      <w:bookmarkStart w:id="79" w:name="_Toc236809408"/>
      <w:bookmarkStart w:id="80" w:name="_Toc387413166"/>
      <w:r w:rsidR="00BC2DFF">
        <w:t xml:space="preserve">Software </w:t>
      </w:r>
      <w:r w:rsidR="00FE51ED">
        <w:t>Description / Requirements</w:t>
      </w:r>
      <w:bookmarkEnd w:id="78"/>
      <w:bookmarkEnd w:id="79"/>
      <w:bookmarkEnd w:id="80"/>
    </w:p>
    <w:p w14:paraId="5DD5AFBD" w14:textId="574DA5C3" w:rsidR="00503AEE" w:rsidRDefault="00476031" w:rsidP="009867A9">
      <w:r>
        <w:t>All s</w:t>
      </w:r>
      <w:r w:rsidR="00503AEE" w:rsidRPr="003447B8">
        <w:t>ervers</w:t>
      </w:r>
      <w:r w:rsidR="002B57DC">
        <w:t xml:space="preserve"> and network </w:t>
      </w:r>
      <w:r w:rsidR="00187917">
        <w:t>devices</w:t>
      </w:r>
      <w:r w:rsidR="00003317">
        <w:t xml:space="preserve"> are</w:t>
      </w:r>
      <w:r w:rsidR="00187917" w:rsidRPr="003447B8">
        <w:t xml:space="preserve"> </w:t>
      </w:r>
      <w:r w:rsidR="00503AEE">
        <w:t>configured</w:t>
      </w:r>
      <w:r>
        <w:t xml:space="preserve"> </w:t>
      </w:r>
      <w:r w:rsidR="00187917">
        <w:t xml:space="preserve">to comply </w:t>
      </w:r>
      <w:r w:rsidR="00503AEE" w:rsidRPr="003447B8">
        <w:t>with</w:t>
      </w:r>
      <w:r>
        <w:t xml:space="preserve"> </w:t>
      </w:r>
      <w:r w:rsidR="00272BC4">
        <w:t>GDIT</w:t>
      </w:r>
      <w:r w:rsidR="00503AEE" w:rsidRPr="003447B8">
        <w:t xml:space="preserve"> </w:t>
      </w:r>
      <w:r>
        <w:t>standard</w:t>
      </w:r>
      <w:r w:rsidR="00187917">
        <w:t>s</w:t>
      </w:r>
      <w:r w:rsidR="00F40105">
        <w:t>; including</w:t>
      </w:r>
      <w:r w:rsidR="002B57DC">
        <w:t xml:space="preserve"> </w:t>
      </w:r>
      <w:r w:rsidR="00DC1F38">
        <w:t xml:space="preserve">STIG, </w:t>
      </w:r>
      <w:r w:rsidR="002B57DC">
        <w:t xml:space="preserve">Operating </w:t>
      </w:r>
      <w:r>
        <w:t>S</w:t>
      </w:r>
      <w:r w:rsidR="002B57DC">
        <w:t>ystems</w:t>
      </w:r>
      <w:r>
        <w:t>, backup, manageme</w:t>
      </w:r>
      <w:r w:rsidR="0071336B">
        <w:t xml:space="preserve">nt </w:t>
      </w:r>
      <w:r w:rsidR="00DC1F38">
        <w:t>tools</w:t>
      </w:r>
      <w:r>
        <w:t xml:space="preserve">, etc. Please refer to </w:t>
      </w:r>
      <w:r w:rsidR="00272BC4">
        <w:t>GDIT</w:t>
      </w:r>
      <w:r w:rsidR="00F40105">
        <w:t xml:space="preserve"> </w:t>
      </w:r>
      <w:r>
        <w:t xml:space="preserve">configuration guides and </w:t>
      </w:r>
      <w:r w:rsidR="00187917">
        <w:t xml:space="preserve">the </w:t>
      </w:r>
      <w:r>
        <w:t>approved software list for more detail</w:t>
      </w:r>
      <w:r w:rsidR="00187917">
        <w:t>ed</w:t>
      </w:r>
      <w:r>
        <w:t xml:space="preserve"> information</w:t>
      </w:r>
      <w:r w:rsidR="00BC2DFF">
        <w:t>.</w:t>
      </w:r>
    </w:p>
    <w:p w14:paraId="5DD5AFBE" w14:textId="77777777" w:rsidR="00503AEE" w:rsidRDefault="00503AEE" w:rsidP="009867A9"/>
    <w:p w14:paraId="5DD5AFBF" w14:textId="77777777" w:rsidR="00187917" w:rsidRDefault="00187917" w:rsidP="009867A9"/>
    <w:tbl>
      <w:tblPr>
        <w:tblW w:w="8575" w:type="dxa"/>
        <w:jc w:val="center"/>
        <w:tblInd w:w="-1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620"/>
        <w:gridCol w:w="796"/>
        <w:gridCol w:w="3999"/>
      </w:tblGrid>
      <w:tr w:rsidR="00503AEE" w14:paraId="5DD5AFC1" w14:textId="77777777" w:rsidTr="00774CB6">
        <w:trPr>
          <w:cantSplit/>
          <w:jc w:val="center"/>
        </w:trPr>
        <w:tc>
          <w:tcPr>
            <w:tcW w:w="8575" w:type="dxa"/>
            <w:gridSpan w:val="4"/>
            <w:tcBorders>
              <w:top w:val="single" w:sz="12" w:space="0" w:color="auto"/>
              <w:bottom w:val="single" w:sz="6" w:space="0" w:color="auto"/>
            </w:tcBorders>
            <w:shd w:val="clear" w:color="auto" w:fill="CCCCCC"/>
          </w:tcPr>
          <w:p w14:paraId="5DD5AFC0" w14:textId="77777777" w:rsidR="00503AEE" w:rsidRDefault="001E2F47" w:rsidP="009867A9">
            <w:pPr>
              <w:pStyle w:val="TableTitle"/>
              <w:rPr>
                <w:snapToGrid w:val="0"/>
                <w:color w:val="000000"/>
              </w:rPr>
            </w:pPr>
            <w:r>
              <w:t>New</w:t>
            </w:r>
            <w:r w:rsidR="00503AEE">
              <w:t xml:space="preserve"> Software</w:t>
            </w:r>
            <w:r w:rsidR="00476031">
              <w:t xml:space="preserve"> Requirement</w:t>
            </w:r>
          </w:p>
        </w:tc>
      </w:tr>
      <w:tr w:rsidR="00322D93" w14:paraId="5DD5AFC6" w14:textId="77777777" w:rsidTr="00774CB6">
        <w:trPr>
          <w:cantSplit/>
          <w:jc w:val="center"/>
        </w:trPr>
        <w:tc>
          <w:tcPr>
            <w:tcW w:w="2160" w:type="dxa"/>
            <w:tcBorders>
              <w:top w:val="single" w:sz="12" w:space="0" w:color="auto"/>
              <w:bottom w:val="single" w:sz="6" w:space="0" w:color="auto"/>
            </w:tcBorders>
            <w:shd w:val="clear" w:color="auto" w:fill="CCCCCC"/>
          </w:tcPr>
          <w:p w14:paraId="5DD5AFC2" w14:textId="77777777" w:rsidR="00322D93" w:rsidRDefault="00322D93" w:rsidP="00CD6A7A">
            <w:pPr>
              <w:pStyle w:val="TableText"/>
            </w:pPr>
            <w:r>
              <w:t>Software / Component Name and Version</w:t>
            </w:r>
          </w:p>
        </w:tc>
        <w:tc>
          <w:tcPr>
            <w:tcW w:w="1620" w:type="dxa"/>
            <w:tcBorders>
              <w:top w:val="single" w:sz="12" w:space="0" w:color="auto"/>
              <w:bottom w:val="single" w:sz="6" w:space="0" w:color="auto"/>
            </w:tcBorders>
            <w:shd w:val="clear" w:color="auto" w:fill="CCCCCC"/>
          </w:tcPr>
          <w:p w14:paraId="5DD5AFC3" w14:textId="77777777" w:rsidR="00322D93" w:rsidRDefault="00322D93" w:rsidP="00CD6A7A">
            <w:pPr>
              <w:pStyle w:val="TableText"/>
            </w:pPr>
            <w:r>
              <w:rPr>
                <w:snapToGrid w:val="0"/>
              </w:rPr>
              <w:t>Total # of License, otherwise write freeware</w:t>
            </w:r>
          </w:p>
        </w:tc>
        <w:tc>
          <w:tcPr>
            <w:tcW w:w="796" w:type="dxa"/>
            <w:tcBorders>
              <w:top w:val="single" w:sz="12" w:space="0" w:color="auto"/>
              <w:bottom w:val="single" w:sz="6" w:space="0" w:color="auto"/>
            </w:tcBorders>
            <w:shd w:val="clear" w:color="auto" w:fill="CCCCCC"/>
          </w:tcPr>
          <w:p w14:paraId="5DD5AFC4" w14:textId="77777777" w:rsidR="00322D93" w:rsidRDefault="00322D93" w:rsidP="00CD6A7A">
            <w:pPr>
              <w:pStyle w:val="TableText"/>
            </w:pPr>
            <w:r>
              <w:t>IA Status</w:t>
            </w:r>
          </w:p>
        </w:tc>
        <w:tc>
          <w:tcPr>
            <w:tcW w:w="3999" w:type="dxa"/>
            <w:tcBorders>
              <w:top w:val="single" w:sz="12" w:space="0" w:color="auto"/>
              <w:bottom w:val="single" w:sz="6" w:space="0" w:color="auto"/>
            </w:tcBorders>
            <w:shd w:val="clear" w:color="auto" w:fill="CCCCCC"/>
          </w:tcPr>
          <w:p w14:paraId="5DD5AFC5" w14:textId="77777777" w:rsidR="00322D93" w:rsidRDefault="00322D93" w:rsidP="00CD6A7A">
            <w:pPr>
              <w:pStyle w:val="TableText"/>
            </w:pPr>
            <w:r>
              <w:t>Description</w:t>
            </w:r>
          </w:p>
        </w:tc>
      </w:tr>
      <w:tr w:rsidR="00774CB6" w14:paraId="5DD5AFCB" w14:textId="77777777" w:rsidTr="009867A9">
        <w:trPr>
          <w:cantSplit/>
          <w:jc w:val="center"/>
        </w:trPr>
        <w:tc>
          <w:tcPr>
            <w:tcW w:w="2160" w:type="dxa"/>
            <w:tcBorders>
              <w:top w:val="single" w:sz="6" w:space="0" w:color="auto"/>
            </w:tcBorders>
          </w:tcPr>
          <w:p w14:paraId="5DD5AFC7" w14:textId="5DCCDC9B" w:rsidR="00774CB6" w:rsidRDefault="00EB761A" w:rsidP="00CD6A7A">
            <w:pPr>
              <w:pStyle w:val="TableText"/>
            </w:pPr>
            <w:r>
              <w:t>eCoaching Log</w:t>
            </w:r>
          </w:p>
        </w:tc>
        <w:tc>
          <w:tcPr>
            <w:tcW w:w="1620" w:type="dxa"/>
            <w:tcBorders>
              <w:top w:val="single" w:sz="6" w:space="0" w:color="auto"/>
            </w:tcBorders>
          </w:tcPr>
          <w:p w14:paraId="5DD5AFC8" w14:textId="17380C83" w:rsidR="00774CB6" w:rsidRDefault="00EB761A" w:rsidP="00CD6A7A">
            <w:pPr>
              <w:pStyle w:val="TableText"/>
              <w:rPr>
                <w:snapToGrid w:val="0"/>
              </w:rPr>
            </w:pPr>
            <w:r>
              <w:rPr>
                <w:snapToGrid w:val="0"/>
              </w:rPr>
              <w:t>0</w:t>
            </w:r>
          </w:p>
        </w:tc>
        <w:tc>
          <w:tcPr>
            <w:tcW w:w="796" w:type="dxa"/>
            <w:tcBorders>
              <w:top w:val="single" w:sz="6" w:space="0" w:color="auto"/>
            </w:tcBorders>
          </w:tcPr>
          <w:p w14:paraId="5DD5AFC9" w14:textId="5C44CE23" w:rsidR="00774CB6" w:rsidRDefault="00EB761A" w:rsidP="00CD6A7A">
            <w:pPr>
              <w:pStyle w:val="TableText"/>
              <w:rPr>
                <w:snapToGrid w:val="0"/>
              </w:rPr>
            </w:pPr>
            <w:r>
              <w:rPr>
                <w:snapToGrid w:val="0"/>
              </w:rPr>
              <w:t>0</w:t>
            </w:r>
          </w:p>
        </w:tc>
        <w:tc>
          <w:tcPr>
            <w:tcW w:w="3999" w:type="dxa"/>
            <w:tcBorders>
              <w:top w:val="single" w:sz="6" w:space="0" w:color="auto"/>
            </w:tcBorders>
          </w:tcPr>
          <w:p w14:paraId="5DD5AFCA" w14:textId="56A4F8AB" w:rsidR="00774CB6" w:rsidRDefault="00EB761A" w:rsidP="00CD6A7A">
            <w:pPr>
              <w:pStyle w:val="TableText"/>
              <w:rPr>
                <w:snapToGrid w:val="0"/>
              </w:rPr>
            </w:pPr>
            <w:r>
              <w:rPr>
                <w:snapToGrid w:val="0"/>
              </w:rPr>
              <w:t>Currently in production (maintenance)</w:t>
            </w:r>
          </w:p>
        </w:tc>
      </w:tr>
      <w:tr w:rsidR="00774CB6" w14:paraId="5DD5AFD0" w14:textId="77777777" w:rsidTr="009867A9">
        <w:trPr>
          <w:cantSplit/>
          <w:jc w:val="center"/>
        </w:trPr>
        <w:tc>
          <w:tcPr>
            <w:tcW w:w="2160" w:type="dxa"/>
            <w:tcBorders>
              <w:top w:val="single" w:sz="6" w:space="0" w:color="auto"/>
            </w:tcBorders>
          </w:tcPr>
          <w:p w14:paraId="5DD5AFCC" w14:textId="77777777" w:rsidR="00774CB6" w:rsidRDefault="00774CB6" w:rsidP="00CD6A7A">
            <w:pPr>
              <w:pStyle w:val="TableText"/>
            </w:pPr>
          </w:p>
        </w:tc>
        <w:tc>
          <w:tcPr>
            <w:tcW w:w="1620" w:type="dxa"/>
            <w:tcBorders>
              <w:top w:val="single" w:sz="6" w:space="0" w:color="auto"/>
            </w:tcBorders>
          </w:tcPr>
          <w:p w14:paraId="5DD5AFCD" w14:textId="77777777" w:rsidR="00774CB6" w:rsidRDefault="00774CB6" w:rsidP="00CD6A7A">
            <w:pPr>
              <w:pStyle w:val="TableText"/>
              <w:rPr>
                <w:snapToGrid w:val="0"/>
              </w:rPr>
            </w:pPr>
          </w:p>
        </w:tc>
        <w:tc>
          <w:tcPr>
            <w:tcW w:w="796" w:type="dxa"/>
            <w:tcBorders>
              <w:top w:val="single" w:sz="6" w:space="0" w:color="auto"/>
            </w:tcBorders>
          </w:tcPr>
          <w:p w14:paraId="5DD5AFCE" w14:textId="77777777" w:rsidR="00774CB6" w:rsidRDefault="00774CB6" w:rsidP="00CD6A7A">
            <w:pPr>
              <w:pStyle w:val="TableText"/>
              <w:rPr>
                <w:snapToGrid w:val="0"/>
              </w:rPr>
            </w:pPr>
          </w:p>
        </w:tc>
        <w:tc>
          <w:tcPr>
            <w:tcW w:w="3999" w:type="dxa"/>
            <w:tcBorders>
              <w:top w:val="single" w:sz="6" w:space="0" w:color="auto"/>
            </w:tcBorders>
          </w:tcPr>
          <w:p w14:paraId="5DD5AFCF" w14:textId="77777777" w:rsidR="00774CB6" w:rsidRDefault="00774CB6" w:rsidP="00CD6A7A">
            <w:pPr>
              <w:pStyle w:val="TableText"/>
              <w:rPr>
                <w:snapToGrid w:val="0"/>
              </w:rPr>
            </w:pPr>
          </w:p>
        </w:tc>
      </w:tr>
    </w:tbl>
    <w:p w14:paraId="5DD5AFD1" w14:textId="77777777" w:rsidR="00322D93" w:rsidRDefault="00322D93" w:rsidP="009867A9">
      <w:bookmarkStart w:id="81" w:name="_Toc130102873"/>
      <w:bookmarkStart w:id="82" w:name="_Toc130102872"/>
    </w:p>
    <w:p w14:paraId="5DD5AFD2" w14:textId="77777777" w:rsidR="009867A9" w:rsidRDefault="009867A9" w:rsidP="009867A9"/>
    <w:p w14:paraId="5DD5AFD3" w14:textId="77777777" w:rsidR="00BC2DFF" w:rsidRDefault="00BC2DFF" w:rsidP="009867A9">
      <w:r>
        <w:t xml:space="preserve">This section needs to contain a discussion of all of the software components (above the standard build) required to make the solution work.  </w:t>
      </w:r>
    </w:p>
    <w:p w14:paraId="5DD5AFD4" w14:textId="77777777" w:rsidR="002B57DC" w:rsidRPr="002B57DC" w:rsidRDefault="002B57DC" w:rsidP="009867A9"/>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80"/>
        <w:gridCol w:w="1800"/>
        <w:gridCol w:w="3960"/>
      </w:tblGrid>
      <w:tr w:rsidR="002B57DC" w14:paraId="5DD5AFD6" w14:textId="77777777" w:rsidTr="00707FD8">
        <w:trPr>
          <w:cantSplit/>
          <w:jc w:val="center"/>
        </w:trPr>
        <w:tc>
          <w:tcPr>
            <w:tcW w:w="8640" w:type="dxa"/>
            <w:gridSpan w:val="3"/>
            <w:tcBorders>
              <w:top w:val="single" w:sz="12" w:space="0" w:color="auto"/>
              <w:bottom w:val="single" w:sz="6" w:space="0" w:color="auto"/>
            </w:tcBorders>
            <w:shd w:val="clear" w:color="auto" w:fill="CCCCCC"/>
          </w:tcPr>
          <w:p w14:paraId="5DD5AFD5" w14:textId="77777777" w:rsidR="002B57DC" w:rsidRDefault="002B57DC" w:rsidP="009867A9">
            <w:pPr>
              <w:pStyle w:val="TableTitle"/>
              <w:rPr>
                <w:snapToGrid w:val="0"/>
                <w:color w:val="000000"/>
              </w:rPr>
            </w:pPr>
            <w:r>
              <w:t xml:space="preserve">Exiting Software that </w:t>
            </w:r>
            <w:r w:rsidR="0071336B">
              <w:t>I</w:t>
            </w:r>
            <w:r>
              <w:t xml:space="preserve">nteroperates with the </w:t>
            </w:r>
            <w:r w:rsidR="0071336B">
              <w:t>N</w:t>
            </w:r>
            <w:r>
              <w:t xml:space="preserve">ew </w:t>
            </w:r>
            <w:r w:rsidR="0071336B">
              <w:t>S</w:t>
            </w:r>
            <w:r>
              <w:t>ystem</w:t>
            </w:r>
          </w:p>
        </w:tc>
      </w:tr>
      <w:tr w:rsidR="009867A9" w14:paraId="5DD5AFDA" w14:textId="77777777" w:rsidTr="00C87C97">
        <w:trPr>
          <w:cantSplit/>
          <w:jc w:val="center"/>
        </w:trPr>
        <w:tc>
          <w:tcPr>
            <w:tcW w:w="2880" w:type="dxa"/>
            <w:tcBorders>
              <w:top w:val="single" w:sz="12" w:space="0" w:color="auto"/>
              <w:bottom w:val="single" w:sz="6" w:space="0" w:color="auto"/>
            </w:tcBorders>
            <w:shd w:val="clear" w:color="auto" w:fill="CCCCCC"/>
          </w:tcPr>
          <w:p w14:paraId="5DD5AFD7" w14:textId="77777777" w:rsidR="009867A9" w:rsidRDefault="009867A9" w:rsidP="00CD6A7A">
            <w:pPr>
              <w:pStyle w:val="TableText"/>
            </w:pPr>
            <w:r>
              <w:lastRenderedPageBreak/>
              <w:t>Application / Component Name and Version</w:t>
            </w:r>
          </w:p>
        </w:tc>
        <w:tc>
          <w:tcPr>
            <w:tcW w:w="1800" w:type="dxa"/>
            <w:tcBorders>
              <w:top w:val="single" w:sz="12" w:space="0" w:color="auto"/>
              <w:bottom w:val="single" w:sz="6" w:space="0" w:color="auto"/>
            </w:tcBorders>
            <w:shd w:val="clear" w:color="auto" w:fill="CCCCCC"/>
          </w:tcPr>
          <w:p w14:paraId="5DD5AFD8" w14:textId="77777777" w:rsidR="009867A9" w:rsidRDefault="009867A9" w:rsidP="00CD6A7A">
            <w:pPr>
              <w:pStyle w:val="TableText"/>
            </w:pPr>
            <w:r>
              <w:rPr>
                <w:snapToGrid w:val="0"/>
              </w:rPr>
              <w:t># of additional required license</w:t>
            </w:r>
          </w:p>
        </w:tc>
        <w:tc>
          <w:tcPr>
            <w:tcW w:w="3960" w:type="dxa"/>
            <w:tcBorders>
              <w:top w:val="single" w:sz="12" w:space="0" w:color="auto"/>
              <w:bottom w:val="single" w:sz="6" w:space="0" w:color="auto"/>
            </w:tcBorders>
            <w:shd w:val="clear" w:color="auto" w:fill="CCCCCC"/>
          </w:tcPr>
          <w:p w14:paraId="5DD5AFD9" w14:textId="77777777" w:rsidR="009867A9" w:rsidRDefault="009867A9" w:rsidP="00CD6A7A">
            <w:pPr>
              <w:pStyle w:val="TableText"/>
            </w:pPr>
            <w:r>
              <w:rPr>
                <w:snapToGrid w:val="0"/>
              </w:rPr>
              <w:t>Description of interoperation</w:t>
            </w:r>
          </w:p>
        </w:tc>
      </w:tr>
      <w:tr w:rsidR="00C87C97" w14:paraId="5DD5AFDE" w14:textId="77777777" w:rsidTr="00907F0A">
        <w:trPr>
          <w:cantSplit/>
          <w:jc w:val="center"/>
        </w:trPr>
        <w:tc>
          <w:tcPr>
            <w:tcW w:w="2880" w:type="dxa"/>
            <w:tcBorders>
              <w:top w:val="single" w:sz="6" w:space="0" w:color="auto"/>
            </w:tcBorders>
          </w:tcPr>
          <w:p w14:paraId="5DD5AFDB" w14:textId="77777777" w:rsidR="00C87C97" w:rsidRDefault="00B50E60" w:rsidP="00CD6A7A">
            <w:pPr>
              <w:pStyle w:val="TableText"/>
            </w:pPr>
            <w:r>
              <w:t>SQL Server 2008</w:t>
            </w:r>
          </w:p>
        </w:tc>
        <w:tc>
          <w:tcPr>
            <w:tcW w:w="1800" w:type="dxa"/>
            <w:tcBorders>
              <w:top w:val="single" w:sz="6" w:space="0" w:color="auto"/>
            </w:tcBorders>
          </w:tcPr>
          <w:p w14:paraId="5DD5AFDC" w14:textId="77777777" w:rsidR="00C87C97" w:rsidRDefault="00B50E60" w:rsidP="00CD6A7A">
            <w:pPr>
              <w:pStyle w:val="TableText"/>
              <w:rPr>
                <w:snapToGrid w:val="0"/>
              </w:rPr>
            </w:pPr>
            <w:r>
              <w:rPr>
                <w:snapToGrid w:val="0"/>
              </w:rPr>
              <w:t>None</w:t>
            </w:r>
          </w:p>
        </w:tc>
        <w:tc>
          <w:tcPr>
            <w:tcW w:w="3960" w:type="dxa"/>
            <w:tcBorders>
              <w:top w:val="single" w:sz="6" w:space="0" w:color="auto"/>
            </w:tcBorders>
          </w:tcPr>
          <w:p w14:paraId="5DD5AFDD" w14:textId="77777777" w:rsidR="00C87C97" w:rsidRDefault="00B50E60" w:rsidP="00CD6A7A">
            <w:pPr>
              <w:pStyle w:val="TableText"/>
              <w:rPr>
                <w:snapToGrid w:val="0"/>
              </w:rPr>
            </w:pPr>
            <w:r>
              <w:rPr>
                <w:snapToGrid w:val="0"/>
              </w:rPr>
              <w:t>Database Software</w:t>
            </w:r>
          </w:p>
        </w:tc>
      </w:tr>
      <w:tr w:rsidR="005B6A8F" w14:paraId="5DD5AFE2" w14:textId="77777777" w:rsidTr="00907F0A">
        <w:trPr>
          <w:cantSplit/>
          <w:jc w:val="center"/>
        </w:trPr>
        <w:tc>
          <w:tcPr>
            <w:tcW w:w="2880" w:type="dxa"/>
            <w:tcBorders>
              <w:top w:val="single" w:sz="6" w:space="0" w:color="auto"/>
            </w:tcBorders>
          </w:tcPr>
          <w:p w14:paraId="5DD5AFDF" w14:textId="3EFE8ACF" w:rsidR="005B6A8F" w:rsidRDefault="00B50E60" w:rsidP="007965D3">
            <w:pPr>
              <w:pStyle w:val="TableText"/>
            </w:pPr>
            <w:r>
              <w:t>IIS V</w:t>
            </w:r>
            <w:del w:id="83" w:author="Augustin, Jourdain M" w:date="2015-03-04T10:12:00Z">
              <w:r w:rsidDel="007965D3">
                <w:delText>7</w:delText>
              </w:r>
            </w:del>
            <w:ins w:id="84" w:author="Augustin, Jourdain M" w:date="2015-03-04T10:12:00Z">
              <w:r w:rsidR="007965D3">
                <w:t>8</w:t>
              </w:r>
            </w:ins>
          </w:p>
        </w:tc>
        <w:tc>
          <w:tcPr>
            <w:tcW w:w="1800" w:type="dxa"/>
            <w:tcBorders>
              <w:top w:val="single" w:sz="6" w:space="0" w:color="auto"/>
            </w:tcBorders>
          </w:tcPr>
          <w:p w14:paraId="5DD5AFE0" w14:textId="77777777" w:rsidR="005B6A8F" w:rsidRDefault="00B50E60" w:rsidP="00CD6A7A">
            <w:pPr>
              <w:pStyle w:val="TableText"/>
              <w:rPr>
                <w:snapToGrid w:val="0"/>
              </w:rPr>
            </w:pPr>
            <w:r>
              <w:rPr>
                <w:snapToGrid w:val="0"/>
              </w:rPr>
              <w:t>None</w:t>
            </w:r>
          </w:p>
        </w:tc>
        <w:tc>
          <w:tcPr>
            <w:tcW w:w="3960" w:type="dxa"/>
            <w:tcBorders>
              <w:top w:val="single" w:sz="6" w:space="0" w:color="auto"/>
            </w:tcBorders>
          </w:tcPr>
          <w:p w14:paraId="5DD5AFE1" w14:textId="77777777" w:rsidR="005B6A8F" w:rsidRDefault="00B50E60" w:rsidP="00CD6A7A">
            <w:pPr>
              <w:pStyle w:val="TableText"/>
              <w:rPr>
                <w:snapToGrid w:val="0"/>
              </w:rPr>
            </w:pPr>
            <w:r>
              <w:rPr>
                <w:snapToGrid w:val="0"/>
              </w:rPr>
              <w:t>Web server</w:t>
            </w:r>
          </w:p>
        </w:tc>
      </w:tr>
      <w:tr w:rsidR="005B6A8F" w14:paraId="5DD5AFE6" w14:textId="77777777" w:rsidTr="00EB3E3F">
        <w:trPr>
          <w:cantSplit/>
          <w:jc w:val="center"/>
        </w:trPr>
        <w:tc>
          <w:tcPr>
            <w:tcW w:w="2880" w:type="dxa"/>
            <w:tcBorders>
              <w:top w:val="single" w:sz="6" w:space="0" w:color="auto"/>
              <w:bottom w:val="single" w:sz="6" w:space="0" w:color="auto"/>
            </w:tcBorders>
          </w:tcPr>
          <w:p w14:paraId="5DD5AFE3" w14:textId="77777777" w:rsidR="005B6A8F" w:rsidRDefault="005B6A8F" w:rsidP="00CD6A7A">
            <w:pPr>
              <w:pStyle w:val="TableText"/>
            </w:pPr>
          </w:p>
        </w:tc>
        <w:tc>
          <w:tcPr>
            <w:tcW w:w="1800" w:type="dxa"/>
            <w:tcBorders>
              <w:top w:val="single" w:sz="6" w:space="0" w:color="auto"/>
              <w:bottom w:val="single" w:sz="6" w:space="0" w:color="auto"/>
            </w:tcBorders>
          </w:tcPr>
          <w:p w14:paraId="5DD5AFE4" w14:textId="77777777" w:rsidR="005B6A8F" w:rsidRDefault="005B6A8F" w:rsidP="00CD6A7A">
            <w:pPr>
              <w:pStyle w:val="TableText"/>
              <w:rPr>
                <w:snapToGrid w:val="0"/>
              </w:rPr>
            </w:pPr>
          </w:p>
        </w:tc>
        <w:tc>
          <w:tcPr>
            <w:tcW w:w="3960" w:type="dxa"/>
            <w:tcBorders>
              <w:top w:val="single" w:sz="6" w:space="0" w:color="auto"/>
              <w:bottom w:val="single" w:sz="6" w:space="0" w:color="auto"/>
            </w:tcBorders>
          </w:tcPr>
          <w:p w14:paraId="5DD5AFE5" w14:textId="77777777" w:rsidR="00EB3E3F" w:rsidRDefault="00EB3E3F" w:rsidP="00CD6A7A">
            <w:pPr>
              <w:pStyle w:val="TableText"/>
              <w:rPr>
                <w:snapToGrid w:val="0"/>
              </w:rPr>
            </w:pPr>
          </w:p>
        </w:tc>
      </w:tr>
      <w:tr w:rsidR="00EB3E3F" w14:paraId="5DD5AFEA" w14:textId="77777777" w:rsidTr="00EB3E3F">
        <w:trPr>
          <w:cantSplit/>
          <w:jc w:val="center"/>
        </w:trPr>
        <w:tc>
          <w:tcPr>
            <w:tcW w:w="2880" w:type="dxa"/>
            <w:tcBorders>
              <w:top w:val="single" w:sz="6" w:space="0" w:color="auto"/>
              <w:bottom w:val="single" w:sz="6" w:space="0" w:color="auto"/>
            </w:tcBorders>
          </w:tcPr>
          <w:p w14:paraId="5DD5AFE7" w14:textId="77777777" w:rsidR="00EB3E3F" w:rsidRDefault="00EB3E3F" w:rsidP="00CD6A7A">
            <w:pPr>
              <w:pStyle w:val="TableText"/>
            </w:pPr>
          </w:p>
        </w:tc>
        <w:tc>
          <w:tcPr>
            <w:tcW w:w="1800" w:type="dxa"/>
            <w:tcBorders>
              <w:top w:val="single" w:sz="6" w:space="0" w:color="auto"/>
              <w:bottom w:val="single" w:sz="6" w:space="0" w:color="auto"/>
            </w:tcBorders>
          </w:tcPr>
          <w:p w14:paraId="5DD5AFE8" w14:textId="77777777" w:rsidR="00EB3E3F" w:rsidRDefault="00EB3E3F" w:rsidP="00CD6A7A">
            <w:pPr>
              <w:pStyle w:val="TableText"/>
              <w:rPr>
                <w:snapToGrid w:val="0"/>
              </w:rPr>
            </w:pPr>
          </w:p>
        </w:tc>
        <w:tc>
          <w:tcPr>
            <w:tcW w:w="3960" w:type="dxa"/>
            <w:tcBorders>
              <w:top w:val="single" w:sz="6" w:space="0" w:color="auto"/>
              <w:bottom w:val="single" w:sz="6" w:space="0" w:color="auto"/>
            </w:tcBorders>
          </w:tcPr>
          <w:p w14:paraId="5DD5AFE9" w14:textId="77777777" w:rsidR="00EB3E3F" w:rsidRDefault="00EB3E3F" w:rsidP="00CD6A7A">
            <w:pPr>
              <w:pStyle w:val="TableText"/>
              <w:rPr>
                <w:snapToGrid w:val="0"/>
              </w:rPr>
            </w:pPr>
          </w:p>
        </w:tc>
      </w:tr>
      <w:tr w:rsidR="00EB3E3F" w14:paraId="5DD5AFEE" w14:textId="77777777" w:rsidTr="00907F0A">
        <w:trPr>
          <w:cantSplit/>
          <w:jc w:val="center"/>
        </w:trPr>
        <w:tc>
          <w:tcPr>
            <w:tcW w:w="2880" w:type="dxa"/>
            <w:tcBorders>
              <w:top w:val="single" w:sz="6" w:space="0" w:color="auto"/>
            </w:tcBorders>
          </w:tcPr>
          <w:p w14:paraId="5DD5AFEB" w14:textId="77777777" w:rsidR="00EB3E3F" w:rsidRDefault="00EB3E3F" w:rsidP="006D5EBB">
            <w:pPr>
              <w:pStyle w:val="TableText"/>
            </w:pPr>
          </w:p>
        </w:tc>
        <w:tc>
          <w:tcPr>
            <w:tcW w:w="1800" w:type="dxa"/>
            <w:tcBorders>
              <w:top w:val="single" w:sz="6" w:space="0" w:color="auto"/>
            </w:tcBorders>
          </w:tcPr>
          <w:p w14:paraId="5DD5AFEC" w14:textId="77777777" w:rsidR="00EB3E3F" w:rsidRDefault="00EB3E3F" w:rsidP="00CD6A7A">
            <w:pPr>
              <w:pStyle w:val="TableText"/>
              <w:rPr>
                <w:snapToGrid w:val="0"/>
              </w:rPr>
            </w:pPr>
          </w:p>
        </w:tc>
        <w:tc>
          <w:tcPr>
            <w:tcW w:w="3960" w:type="dxa"/>
            <w:tcBorders>
              <w:top w:val="single" w:sz="6" w:space="0" w:color="auto"/>
            </w:tcBorders>
          </w:tcPr>
          <w:p w14:paraId="5DD5AFED" w14:textId="77777777" w:rsidR="00EB3E3F" w:rsidRDefault="00EB3E3F" w:rsidP="00CD6A7A">
            <w:pPr>
              <w:pStyle w:val="TableText"/>
              <w:rPr>
                <w:snapToGrid w:val="0"/>
              </w:rPr>
            </w:pPr>
          </w:p>
        </w:tc>
      </w:tr>
    </w:tbl>
    <w:p w14:paraId="5DD5AFEF" w14:textId="77777777" w:rsidR="002B57DC" w:rsidRPr="002B57DC" w:rsidRDefault="002B57DC" w:rsidP="009867A9"/>
    <w:p w14:paraId="5DD5AFF0" w14:textId="77777777" w:rsidR="00002BFE" w:rsidRPr="00002BFE" w:rsidRDefault="00002BFE" w:rsidP="009867A9"/>
    <w:p w14:paraId="5DD5AFF1" w14:textId="77777777" w:rsidR="00002BFE" w:rsidRDefault="00002BFE" w:rsidP="009867A9">
      <w:pPr>
        <w:pStyle w:val="Heading2"/>
      </w:pPr>
      <w:r>
        <w:t xml:space="preserve"> </w:t>
      </w:r>
      <w:r>
        <w:tab/>
      </w:r>
      <w:r>
        <w:tab/>
      </w:r>
      <w:bookmarkStart w:id="85" w:name="_Toc236809409"/>
      <w:bookmarkStart w:id="86" w:name="_Toc387413167"/>
      <w:r>
        <w:t>Internal / External Interfaces</w:t>
      </w:r>
      <w:bookmarkEnd w:id="81"/>
      <w:bookmarkEnd w:id="85"/>
      <w:bookmarkEnd w:id="86"/>
    </w:p>
    <w:p w14:paraId="5DD5AFF2" w14:textId="3BC528E0" w:rsidR="0005663C" w:rsidRPr="00F53109" w:rsidRDefault="001A43F6" w:rsidP="009867A9">
      <w:pPr>
        <w:rPr>
          <w:i w:val="0"/>
        </w:rPr>
      </w:pPr>
      <w:r w:rsidRPr="00F53109">
        <w:rPr>
          <w:i w:val="0"/>
        </w:rPr>
        <w:t xml:space="preserve">Communication between external entities and the </w:t>
      </w:r>
      <w:r w:rsidR="00217B9E" w:rsidRPr="00F53109">
        <w:rPr>
          <w:i w:val="0"/>
        </w:rPr>
        <w:t xml:space="preserve">CCO </w:t>
      </w:r>
      <w:r w:rsidR="00F53109" w:rsidRPr="00F53109">
        <w:rPr>
          <w:i w:val="0"/>
        </w:rPr>
        <w:t>eCoaching Log</w:t>
      </w:r>
      <w:r w:rsidRPr="00F53109">
        <w:rPr>
          <w:i w:val="0"/>
        </w:rPr>
        <w:t xml:space="preserve"> is accomplished through</w:t>
      </w:r>
      <w:r w:rsidR="00844729" w:rsidRPr="00F53109">
        <w:rPr>
          <w:i w:val="0"/>
        </w:rPr>
        <w:t xml:space="preserve"> TCP</w:t>
      </w:r>
      <w:r w:rsidR="00FF01F3" w:rsidRPr="00F53109">
        <w:rPr>
          <w:i w:val="0"/>
        </w:rPr>
        <w:t>.</w:t>
      </w:r>
    </w:p>
    <w:p w14:paraId="5DD5AFF3" w14:textId="77777777" w:rsidR="00844729" w:rsidRDefault="00844729" w:rsidP="009867A9"/>
    <w:p w14:paraId="5DD5AFF4" w14:textId="77777777" w:rsidR="001A43F6" w:rsidRDefault="001A43F6" w:rsidP="009867A9"/>
    <w:p w14:paraId="5DD5AFF9" w14:textId="77777777" w:rsidR="007D127C" w:rsidRDefault="000F5E1F" w:rsidP="009867A9">
      <w:pPr>
        <w:pStyle w:val="Heading3"/>
      </w:pPr>
      <w:r>
        <w:tab/>
      </w:r>
      <w:bookmarkStart w:id="87" w:name="_Toc236809410"/>
      <w:bookmarkStart w:id="88" w:name="_Toc387413168"/>
      <w:r w:rsidR="00F2414A">
        <w:t xml:space="preserve">Ports, </w:t>
      </w:r>
      <w:r w:rsidR="00FE51ED">
        <w:t>Protocol</w:t>
      </w:r>
      <w:bookmarkEnd w:id="82"/>
      <w:r w:rsidR="007D127C">
        <w:t>s</w:t>
      </w:r>
      <w:bookmarkEnd w:id="87"/>
      <w:bookmarkEnd w:id="88"/>
    </w:p>
    <w:p w14:paraId="5DD5AFFA" w14:textId="77777777" w:rsidR="00D15FEE" w:rsidRPr="00F53109" w:rsidRDefault="00D15FEE" w:rsidP="009867A9">
      <w:pPr>
        <w:rPr>
          <w:i w:val="0"/>
        </w:rPr>
      </w:pPr>
      <w:r w:rsidRPr="00F53109">
        <w:rPr>
          <w:i w:val="0"/>
        </w:rPr>
        <w:t xml:space="preserve">For purpose of evaluating potential vulnerabilities </w:t>
      </w:r>
      <w:r w:rsidR="00187917" w:rsidRPr="00F53109">
        <w:rPr>
          <w:i w:val="0"/>
        </w:rPr>
        <w:t xml:space="preserve">presented by </w:t>
      </w:r>
      <w:r w:rsidRPr="00F53109">
        <w:rPr>
          <w:i w:val="0"/>
        </w:rPr>
        <w:t xml:space="preserve">allowing particular data traffic across network boundaries, the </w:t>
      </w:r>
      <w:r w:rsidR="0027016C" w:rsidRPr="00F53109">
        <w:rPr>
          <w:i w:val="0"/>
        </w:rPr>
        <w:t>‘</w:t>
      </w:r>
      <w:r w:rsidRPr="00F53109">
        <w:rPr>
          <w:i w:val="0"/>
        </w:rPr>
        <w:t>Ports, Protocols, and Services</w:t>
      </w:r>
      <w:r w:rsidR="0027016C" w:rsidRPr="00F53109">
        <w:rPr>
          <w:i w:val="0"/>
        </w:rPr>
        <w:t>’</w:t>
      </w:r>
      <w:r w:rsidRPr="00F53109">
        <w:rPr>
          <w:i w:val="0"/>
        </w:rPr>
        <w:t xml:space="preserve"> management process identifie</w:t>
      </w:r>
      <w:r w:rsidR="0027016C" w:rsidRPr="00F53109">
        <w:rPr>
          <w:i w:val="0"/>
        </w:rPr>
        <w:t>s</w:t>
      </w:r>
      <w:r w:rsidRPr="00F53109">
        <w:rPr>
          <w:i w:val="0"/>
        </w:rPr>
        <w:t xml:space="preserve"> five specific types of network boundaries:</w:t>
      </w:r>
    </w:p>
    <w:p w14:paraId="5DD5AFFB" w14:textId="0FFD7326" w:rsidR="00D15FEE" w:rsidRPr="00F53109" w:rsidRDefault="00D15FEE" w:rsidP="00F40105">
      <w:pPr>
        <w:numPr>
          <w:ilvl w:val="0"/>
          <w:numId w:val="15"/>
        </w:numPr>
        <w:rPr>
          <w:i w:val="0"/>
        </w:rPr>
      </w:pPr>
      <w:r w:rsidRPr="00F53109">
        <w:rPr>
          <w:i w:val="0"/>
        </w:rPr>
        <w:t xml:space="preserve">External: Any network or network environment outside of the physical and policy control of the </w:t>
      </w:r>
      <w:r w:rsidR="00BA1533">
        <w:rPr>
          <w:i w:val="0"/>
        </w:rPr>
        <w:t xml:space="preserve">GDIT </w:t>
      </w:r>
      <w:r w:rsidRPr="00F53109">
        <w:rPr>
          <w:i w:val="0"/>
        </w:rPr>
        <w:t xml:space="preserve">or of any </w:t>
      </w:r>
      <w:r w:rsidR="00BA1533">
        <w:rPr>
          <w:i w:val="0"/>
        </w:rPr>
        <w:t>GDIT</w:t>
      </w:r>
      <w:r w:rsidRPr="00F53109">
        <w:rPr>
          <w:i w:val="0"/>
        </w:rPr>
        <w:t xml:space="preserve"> entity.</w:t>
      </w:r>
    </w:p>
    <w:p w14:paraId="5DD5AFFC" w14:textId="44D3C471" w:rsidR="00D15FEE" w:rsidRPr="00F53109" w:rsidRDefault="00BA1533" w:rsidP="00F40105">
      <w:pPr>
        <w:numPr>
          <w:ilvl w:val="0"/>
          <w:numId w:val="15"/>
        </w:numPr>
        <w:rPr>
          <w:i w:val="0"/>
        </w:rPr>
      </w:pPr>
      <w:r>
        <w:rPr>
          <w:i w:val="0"/>
        </w:rPr>
        <w:t>GDIT</w:t>
      </w:r>
      <w:r w:rsidR="00F40105" w:rsidRPr="00F53109">
        <w:rPr>
          <w:i w:val="0"/>
        </w:rPr>
        <w:t xml:space="preserve"> Network</w:t>
      </w:r>
      <w:r w:rsidR="00D15FEE" w:rsidRPr="00F53109">
        <w:rPr>
          <w:i w:val="0"/>
        </w:rPr>
        <w:t xml:space="preserve">: the major network structures managed by a </w:t>
      </w:r>
      <w:r>
        <w:rPr>
          <w:i w:val="0"/>
        </w:rPr>
        <w:t>GDIT</w:t>
      </w:r>
      <w:r w:rsidR="00D15FEE" w:rsidRPr="00F53109">
        <w:rPr>
          <w:i w:val="0"/>
        </w:rPr>
        <w:t xml:space="preserve"> entity, providing connectivity and service to multiple </w:t>
      </w:r>
      <w:r>
        <w:rPr>
          <w:i w:val="0"/>
        </w:rPr>
        <w:t>GDIT</w:t>
      </w:r>
      <w:r w:rsidR="00D15FEE" w:rsidRPr="00F53109">
        <w:rPr>
          <w:i w:val="0"/>
        </w:rPr>
        <w:t xml:space="preserve"> locations.</w:t>
      </w:r>
    </w:p>
    <w:p w14:paraId="5DD5AFFD" w14:textId="337DAA11" w:rsidR="00D15FEE" w:rsidRPr="00F53109" w:rsidRDefault="00BA1533" w:rsidP="00F40105">
      <w:pPr>
        <w:numPr>
          <w:ilvl w:val="0"/>
          <w:numId w:val="15"/>
        </w:numPr>
        <w:rPr>
          <w:i w:val="0"/>
        </w:rPr>
      </w:pPr>
      <w:r>
        <w:rPr>
          <w:i w:val="0"/>
        </w:rPr>
        <w:t>GDIT</w:t>
      </w:r>
      <w:r w:rsidR="00D15FEE" w:rsidRPr="00F53109">
        <w:rPr>
          <w:i w:val="0"/>
        </w:rPr>
        <w:t xml:space="preserve"> Demilitarized Zone (DMZ): a screened placed at the connection point of a </w:t>
      </w:r>
      <w:r>
        <w:rPr>
          <w:i w:val="0"/>
        </w:rPr>
        <w:t>GDIT</w:t>
      </w:r>
      <w:r w:rsidR="00D15FEE" w:rsidRPr="00F53109">
        <w:rPr>
          <w:i w:val="0"/>
        </w:rPr>
        <w:t xml:space="preserve"> network to an external non-</w:t>
      </w:r>
      <w:r w:rsidR="00E7732E" w:rsidRPr="00F53109">
        <w:rPr>
          <w:i w:val="0"/>
        </w:rPr>
        <w:t>Vangent</w:t>
      </w:r>
      <w:r w:rsidR="00D15FEE" w:rsidRPr="00F53109">
        <w:rPr>
          <w:i w:val="0"/>
        </w:rPr>
        <w:t xml:space="preserve"> network.</w:t>
      </w:r>
    </w:p>
    <w:p w14:paraId="5DD5AFFE" w14:textId="3FA2BD6E" w:rsidR="00D15FEE" w:rsidRPr="00F53109" w:rsidRDefault="00D15FEE" w:rsidP="00F40105">
      <w:pPr>
        <w:numPr>
          <w:ilvl w:val="0"/>
          <w:numId w:val="15"/>
        </w:numPr>
        <w:rPr>
          <w:i w:val="0"/>
        </w:rPr>
      </w:pPr>
      <w:r w:rsidRPr="00F53109">
        <w:rPr>
          <w:i w:val="0"/>
        </w:rPr>
        <w:t xml:space="preserve">Enclave DMZ: a screened subnet hosting internal </w:t>
      </w:r>
      <w:r w:rsidR="00BA1533">
        <w:rPr>
          <w:i w:val="0"/>
        </w:rPr>
        <w:t>GDIT</w:t>
      </w:r>
      <w:r w:rsidRPr="00F53109">
        <w:rPr>
          <w:i w:val="0"/>
        </w:rPr>
        <w:t xml:space="preserve"> services (Web, email, </w:t>
      </w:r>
      <w:proofErr w:type="spellStart"/>
      <w:r w:rsidRPr="00F53109">
        <w:rPr>
          <w:i w:val="0"/>
        </w:rPr>
        <w:t>etc</w:t>
      </w:r>
      <w:proofErr w:type="spellEnd"/>
      <w:r w:rsidRPr="00F53109">
        <w:rPr>
          <w:i w:val="0"/>
        </w:rPr>
        <w:t>)</w:t>
      </w:r>
    </w:p>
    <w:p w14:paraId="5DD5AFFF" w14:textId="541A10C0" w:rsidR="00D15FEE" w:rsidRPr="00F53109" w:rsidRDefault="00BA1533" w:rsidP="00F40105">
      <w:pPr>
        <w:numPr>
          <w:ilvl w:val="0"/>
          <w:numId w:val="15"/>
        </w:numPr>
        <w:rPr>
          <w:i w:val="0"/>
        </w:rPr>
      </w:pPr>
      <w:r>
        <w:rPr>
          <w:i w:val="0"/>
        </w:rPr>
        <w:t>GDIT</w:t>
      </w:r>
      <w:r w:rsidR="00D15FEE" w:rsidRPr="00F53109">
        <w:rPr>
          <w:i w:val="0"/>
        </w:rPr>
        <w:t xml:space="preserve"> Enclave: a collection of computing environments connected by one or more internal networks under the control of a single authority and security policy, including personnel and physical security, with primary connection to a </w:t>
      </w:r>
      <w:r>
        <w:rPr>
          <w:i w:val="0"/>
        </w:rPr>
        <w:t>GDIT</w:t>
      </w:r>
      <w:r w:rsidR="00D15FEE" w:rsidRPr="00F53109">
        <w:rPr>
          <w:i w:val="0"/>
        </w:rPr>
        <w:t xml:space="preserve"> network.</w:t>
      </w:r>
    </w:p>
    <w:p w14:paraId="5DD5B000" w14:textId="77777777" w:rsidR="00D15FEE" w:rsidRPr="00F53109" w:rsidRDefault="00D15FEE" w:rsidP="009867A9">
      <w:pPr>
        <w:rPr>
          <w:i w:val="0"/>
        </w:rPr>
      </w:pPr>
    </w:p>
    <w:p w14:paraId="5DD5B001" w14:textId="6C2B302E" w:rsidR="007D127C" w:rsidRPr="00F53109" w:rsidRDefault="00EB761A" w:rsidP="009867A9">
      <w:pPr>
        <w:rPr>
          <w:i w:val="0"/>
        </w:rPr>
      </w:pPr>
      <w:r>
        <w:rPr>
          <w:i w:val="0"/>
          <w:sz w:val="22"/>
          <w:szCs w:val="22"/>
        </w:rPr>
        <w:t>CCO e</w:t>
      </w:r>
      <w:r w:rsidR="00C95DF9" w:rsidRPr="00F53109">
        <w:rPr>
          <w:i w:val="0"/>
          <w:sz w:val="22"/>
          <w:szCs w:val="22"/>
        </w:rPr>
        <w:t>Coaching log</w:t>
      </w:r>
      <w:r w:rsidR="00217B9E" w:rsidRPr="00F53109">
        <w:rPr>
          <w:i w:val="0"/>
          <w:sz w:val="22"/>
          <w:szCs w:val="22"/>
        </w:rPr>
        <w:t xml:space="preserve"> </w:t>
      </w:r>
      <w:r w:rsidR="00913745" w:rsidRPr="00F53109">
        <w:rPr>
          <w:i w:val="0"/>
        </w:rPr>
        <w:t>will be us</w:t>
      </w:r>
      <w:r w:rsidR="0027016C" w:rsidRPr="00F53109">
        <w:rPr>
          <w:i w:val="0"/>
        </w:rPr>
        <w:t>e</w:t>
      </w:r>
      <w:r w:rsidR="00913745" w:rsidRPr="00F53109">
        <w:rPr>
          <w:i w:val="0"/>
        </w:rPr>
        <w:t xml:space="preserve"> the following </w:t>
      </w:r>
      <w:r w:rsidR="00881B3B" w:rsidRPr="00F53109">
        <w:rPr>
          <w:i w:val="0"/>
        </w:rPr>
        <w:t>P</w:t>
      </w:r>
      <w:r w:rsidR="00913745" w:rsidRPr="00F53109">
        <w:rPr>
          <w:i w:val="0"/>
        </w:rPr>
        <w:t>orts</w:t>
      </w:r>
      <w:r w:rsidR="00881B3B" w:rsidRPr="00F53109">
        <w:rPr>
          <w:i w:val="0"/>
        </w:rPr>
        <w:t>, Protocols and Services (PPS)</w:t>
      </w:r>
      <w:r w:rsidR="00913745" w:rsidRPr="00F53109">
        <w:rPr>
          <w:i w:val="0"/>
        </w:rPr>
        <w:t>:</w:t>
      </w:r>
    </w:p>
    <w:p w14:paraId="5DD5B002" w14:textId="77777777" w:rsidR="006E0027" w:rsidRPr="00F53109" w:rsidRDefault="006E0027" w:rsidP="009867A9">
      <w:pPr>
        <w:rPr>
          <w:i w:val="0"/>
        </w:rPr>
      </w:pPr>
    </w:p>
    <w:p w14:paraId="5DD5B003" w14:textId="77777777" w:rsidR="00913745" w:rsidRPr="00F53109" w:rsidRDefault="00BC2DFF" w:rsidP="009867A9">
      <w:pPr>
        <w:rPr>
          <w:i w:val="0"/>
        </w:rPr>
      </w:pPr>
      <w:r w:rsidRPr="00F53109">
        <w:rPr>
          <w:i w:val="0"/>
        </w:rPr>
        <w:t xml:space="preserve">This table documents the expected traffic the solution generates and the boundaries it traverses.  </w:t>
      </w:r>
    </w:p>
    <w:p w14:paraId="5DD5B004" w14:textId="77777777" w:rsidR="00C87C97" w:rsidRPr="00F53109" w:rsidRDefault="00C87C97" w:rsidP="009867A9">
      <w:pPr>
        <w:rPr>
          <w:i w:val="0"/>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8"/>
        <w:gridCol w:w="1260"/>
        <w:gridCol w:w="1620"/>
        <w:gridCol w:w="1620"/>
        <w:gridCol w:w="3060"/>
      </w:tblGrid>
      <w:tr w:rsidR="00707FD8" w:rsidRPr="00F53109" w14:paraId="5DD5B00A" w14:textId="77777777" w:rsidTr="00AD4124">
        <w:trPr>
          <w:cantSplit/>
          <w:trHeight w:val="1134"/>
          <w:tblHeader/>
        </w:trPr>
        <w:tc>
          <w:tcPr>
            <w:tcW w:w="1908" w:type="dxa"/>
            <w:shd w:val="clear" w:color="auto" w:fill="C0C0C0"/>
          </w:tcPr>
          <w:p w14:paraId="5DD5B005" w14:textId="77777777" w:rsidR="00707FD8" w:rsidRPr="00F53109" w:rsidRDefault="00707FD8" w:rsidP="00397605">
            <w:pPr>
              <w:spacing w:before="120" w:after="120"/>
              <w:rPr>
                <w:i w:val="0"/>
              </w:rPr>
            </w:pPr>
            <w:r w:rsidRPr="00F53109">
              <w:rPr>
                <w:i w:val="0"/>
              </w:rPr>
              <w:lastRenderedPageBreak/>
              <w:t>Origination</w:t>
            </w:r>
            <w:r w:rsidR="00F2414A" w:rsidRPr="00F53109">
              <w:rPr>
                <w:i w:val="0"/>
              </w:rPr>
              <w:t xml:space="preserve"> boundary &amp; IP</w:t>
            </w:r>
            <w:r w:rsidRPr="00F53109">
              <w:rPr>
                <w:i w:val="0"/>
              </w:rPr>
              <w:t xml:space="preserve"> </w:t>
            </w:r>
          </w:p>
        </w:tc>
        <w:tc>
          <w:tcPr>
            <w:tcW w:w="1260" w:type="dxa"/>
            <w:shd w:val="clear" w:color="auto" w:fill="C0C0C0"/>
          </w:tcPr>
          <w:p w14:paraId="5DD5B006" w14:textId="77777777" w:rsidR="00707FD8" w:rsidRPr="00F53109" w:rsidRDefault="00707FD8" w:rsidP="00397605">
            <w:pPr>
              <w:spacing w:before="120" w:after="120"/>
              <w:rPr>
                <w:i w:val="0"/>
              </w:rPr>
            </w:pPr>
            <w:r w:rsidRPr="00F53109">
              <w:rPr>
                <w:i w:val="0"/>
              </w:rPr>
              <w:t xml:space="preserve">Source Port &amp; Protocols </w:t>
            </w:r>
          </w:p>
        </w:tc>
        <w:tc>
          <w:tcPr>
            <w:tcW w:w="1620" w:type="dxa"/>
            <w:shd w:val="clear" w:color="auto" w:fill="C0C0C0"/>
          </w:tcPr>
          <w:p w14:paraId="5DD5B007" w14:textId="77777777" w:rsidR="00707FD8" w:rsidRPr="00F53109" w:rsidRDefault="00707FD8" w:rsidP="00397605">
            <w:pPr>
              <w:spacing w:before="120" w:after="120"/>
              <w:rPr>
                <w:i w:val="0"/>
              </w:rPr>
            </w:pPr>
            <w:r w:rsidRPr="00F53109">
              <w:rPr>
                <w:i w:val="0"/>
              </w:rPr>
              <w:t>Destination</w:t>
            </w:r>
            <w:r w:rsidR="00F2414A" w:rsidRPr="00F53109">
              <w:rPr>
                <w:i w:val="0"/>
              </w:rPr>
              <w:t xml:space="preserve"> boundary &amp; IP</w:t>
            </w:r>
          </w:p>
        </w:tc>
        <w:tc>
          <w:tcPr>
            <w:tcW w:w="1620" w:type="dxa"/>
            <w:shd w:val="clear" w:color="auto" w:fill="C0C0C0"/>
          </w:tcPr>
          <w:p w14:paraId="5DD5B008" w14:textId="77777777" w:rsidR="00707FD8" w:rsidRPr="00F53109" w:rsidRDefault="00707FD8" w:rsidP="00397605">
            <w:pPr>
              <w:spacing w:before="120" w:after="120"/>
              <w:rPr>
                <w:i w:val="0"/>
              </w:rPr>
            </w:pPr>
            <w:r w:rsidRPr="00F53109">
              <w:rPr>
                <w:i w:val="0"/>
              </w:rPr>
              <w:t>Destination Port &amp; Protocols</w:t>
            </w:r>
          </w:p>
        </w:tc>
        <w:tc>
          <w:tcPr>
            <w:tcW w:w="3060" w:type="dxa"/>
            <w:shd w:val="clear" w:color="auto" w:fill="C0C0C0"/>
          </w:tcPr>
          <w:p w14:paraId="5DD5B009" w14:textId="77777777" w:rsidR="00707FD8" w:rsidRPr="00F53109" w:rsidRDefault="00707FD8" w:rsidP="00397605">
            <w:pPr>
              <w:spacing w:before="120" w:after="120"/>
              <w:rPr>
                <w:i w:val="0"/>
              </w:rPr>
            </w:pPr>
            <w:r w:rsidRPr="00F53109">
              <w:rPr>
                <w:i w:val="0"/>
              </w:rPr>
              <w:t>Service Description</w:t>
            </w:r>
          </w:p>
        </w:tc>
      </w:tr>
      <w:tr w:rsidR="00707FD8" w:rsidRPr="00F53109" w14:paraId="5DD5B014" w14:textId="77777777" w:rsidTr="00AD4124">
        <w:tc>
          <w:tcPr>
            <w:tcW w:w="1908" w:type="dxa"/>
          </w:tcPr>
          <w:p w14:paraId="5DD5B00B" w14:textId="60CBDB5E" w:rsidR="00B50E60" w:rsidRPr="00F53109" w:rsidRDefault="00BA1533" w:rsidP="00397605">
            <w:pPr>
              <w:spacing w:before="120" w:after="120"/>
              <w:rPr>
                <w:i w:val="0"/>
              </w:rPr>
            </w:pPr>
            <w:r>
              <w:rPr>
                <w:i w:val="0"/>
              </w:rPr>
              <w:t>GDIT</w:t>
            </w:r>
            <w:r w:rsidR="00B50E60" w:rsidRPr="00F53109">
              <w:rPr>
                <w:i w:val="0"/>
              </w:rPr>
              <w:t xml:space="preserve"> Enclav</w:t>
            </w:r>
            <w:r w:rsidR="000F6F51" w:rsidRPr="00F53109">
              <w:rPr>
                <w:i w:val="0"/>
              </w:rPr>
              <w:t>e</w:t>
            </w:r>
          </w:p>
          <w:p w14:paraId="5DD5B00C" w14:textId="77777777" w:rsidR="00295565" w:rsidRPr="00F53109" w:rsidRDefault="00B50E60" w:rsidP="00397605">
            <w:pPr>
              <w:spacing w:before="120" w:after="120"/>
              <w:rPr>
                <w:i w:val="0"/>
              </w:rPr>
            </w:pPr>
            <w:r w:rsidRPr="00F53109">
              <w:rPr>
                <w:i w:val="0"/>
              </w:rPr>
              <w:t>User PCs</w:t>
            </w:r>
          </w:p>
        </w:tc>
        <w:tc>
          <w:tcPr>
            <w:tcW w:w="1260" w:type="dxa"/>
          </w:tcPr>
          <w:p w14:paraId="5DD5B00D" w14:textId="77777777" w:rsidR="00707FD8" w:rsidRPr="00F53109" w:rsidRDefault="00B50E60" w:rsidP="00397605">
            <w:pPr>
              <w:spacing w:before="120" w:after="120"/>
              <w:rPr>
                <w:i w:val="0"/>
              </w:rPr>
            </w:pPr>
            <w:r w:rsidRPr="00F53109">
              <w:rPr>
                <w:i w:val="0"/>
              </w:rPr>
              <w:t>443</w:t>
            </w:r>
          </w:p>
          <w:p w14:paraId="5DD5B00E" w14:textId="77777777" w:rsidR="00B50E60" w:rsidRPr="00F53109" w:rsidRDefault="00B50E60" w:rsidP="00397605">
            <w:pPr>
              <w:spacing w:before="120" w:after="120"/>
              <w:rPr>
                <w:i w:val="0"/>
              </w:rPr>
            </w:pPr>
            <w:r w:rsidRPr="00F53109">
              <w:rPr>
                <w:i w:val="0"/>
              </w:rPr>
              <w:t>HTTPS</w:t>
            </w:r>
          </w:p>
        </w:tc>
        <w:tc>
          <w:tcPr>
            <w:tcW w:w="1620" w:type="dxa"/>
          </w:tcPr>
          <w:p w14:paraId="5DD5B00F" w14:textId="39B6DC77" w:rsidR="00456BA1" w:rsidRPr="00F53109" w:rsidRDefault="00BA1533" w:rsidP="00397605">
            <w:pPr>
              <w:spacing w:before="120" w:after="120"/>
              <w:rPr>
                <w:i w:val="0"/>
              </w:rPr>
            </w:pPr>
            <w:r>
              <w:rPr>
                <w:i w:val="0"/>
              </w:rPr>
              <w:t>GDIT</w:t>
            </w:r>
            <w:r w:rsidR="000F6F51" w:rsidRPr="00F53109">
              <w:rPr>
                <w:i w:val="0"/>
              </w:rPr>
              <w:t xml:space="preserve"> Enclave</w:t>
            </w:r>
          </w:p>
          <w:p w14:paraId="5DD5B010" w14:textId="77777777" w:rsidR="000F6F51" w:rsidRPr="00F53109" w:rsidRDefault="000F6F51" w:rsidP="00397605">
            <w:pPr>
              <w:spacing w:before="120" w:after="120"/>
              <w:rPr>
                <w:i w:val="0"/>
              </w:rPr>
            </w:pPr>
            <w:r w:rsidRPr="00F53109">
              <w:rPr>
                <w:i w:val="0"/>
              </w:rPr>
              <w:t>10.24.10.27</w:t>
            </w:r>
          </w:p>
        </w:tc>
        <w:tc>
          <w:tcPr>
            <w:tcW w:w="1620" w:type="dxa"/>
          </w:tcPr>
          <w:p w14:paraId="5DD5B011" w14:textId="77777777" w:rsidR="00707FD8" w:rsidRPr="00F53109" w:rsidRDefault="000F6F51" w:rsidP="00397605">
            <w:pPr>
              <w:spacing w:before="120" w:after="120"/>
              <w:rPr>
                <w:i w:val="0"/>
              </w:rPr>
            </w:pPr>
            <w:r w:rsidRPr="00F53109">
              <w:rPr>
                <w:i w:val="0"/>
              </w:rPr>
              <w:t>443</w:t>
            </w:r>
          </w:p>
          <w:p w14:paraId="5DD5B012" w14:textId="77777777" w:rsidR="000F6F51" w:rsidRPr="00F53109" w:rsidRDefault="000F6F51" w:rsidP="00397605">
            <w:pPr>
              <w:spacing w:before="120" w:after="120"/>
              <w:rPr>
                <w:i w:val="0"/>
              </w:rPr>
            </w:pPr>
            <w:r w:rsidRPr="00F53109">
              <w:rPr>
                <w:i w:val="0"/>
              </w:rPr>
              <w:t>HTTPS</w:t>
            </w:r>
          </w:p>
        </w:tc>
        <w:tc>
          <w:tcPr>
            <w:tcW w:w="3060" w:type="dxa"/>
          </w:tcPr>
          <w:p w14:paraId="5DD5B013" w14:textId="77777777" w:rsidR="006739BD" w:rsidRPr="00F53109" w:rsidRDefault="000F6F51" w:rsidP="004C17FC">
            <w:pPr>
              <w:spacing w:before="120" w:after="120"/>
              <w:rPr>
                <w:i w:val="0"/>
              </w:rPr>
            </w:pPr>
            <w:r w:rsidRPr="00F53109">
              <w:rPr>
                <w:i w:val="0"/>
              </w:rPr>
              <w:t>Browser traffic</w:t>
            </w:r>
          </w:p>
        </w:tc>
      </w:tr>
      <w:tr w:rsidR="000F6F51" w:rsidRPr="00F53109" w14:paraId="5DD5B01C" w14:textId="77777777" w:rsidTr="00AD4124">
        <w:tc>
          <w:tcPr>
            <w:tcW w:w="1908" w:type="dxa"/>
          </w:tcPr>
          <w:p w14:paraId="5DD5B015" w14:textId="786A307E" w:rsidR="000F6F51" w:rsidRPr="00F53109" w:rsidRDefault="00BA1533" w:rsidP="00397605">
            <w:pPr>
              <w:spacing w:before="120" w:after="120"/>
              <w:rPr>
                <w:i w:val="0"/>
              </w:rPr>
            </w:pPr>
            <w:r>
              <w:rPr>
                <w:i w:val="0"/>
              </w:rPr>
              <w:t>GDIT</w:t>
            </w:r>
            <w:r w:rsidR="000F6F51" w:rsidRPr="00F53109">
              <w:rPr>
                <w:i w:val="0"/>
              </w:rPr>
              <w:t xml:space="preserve"> Enclave</w:t>
            </w:r>
          </w:p>
          <w:p w14:paraId="5DD5B016" w14:textId="77777777" w:rsidR="000F6F51" w:rsidRPr="00F53109" w:rsidRDefault="000F6F51" w:rsidP="00397605">
            <w:pPr>
              <w:spacing w:before="120" w:after="120"/>
              <w:rPr>
                <w:i w:val="0"/>
              </w:rPr>
            </w:pPr>
            <w:r w:rsidRPr="00F53109">
              <w:rPr>
                <w:i w:val="0"/>
              </w:rPr>
              <w:t>10.24.10.27</w:t>
            </w:r>
          </w:p>
        </w:tc>
        <w:tc>
          <w:tcPr>
            <w:tcW w:w="1260" w:type="dxa"/>
          </w:tcPr>
          <w:p w14:paraId="5DD5B017" w14:textId="77777777" w:rsidR="000F6F51" w:rsidRPr="00F53109" w:rsidRDefault="000F6F51" w:rsidP="00397605">
            <w:pPr>
              <w:spacing w:before="120" w:after="120"/>
              <w:rPr>
                <w:i w:val="0"/>
              </w:rPr>
            </w:pPr>
            <w:r w:rsidRPr="00F53109">
              <w:rPr>
                <w:i w:val="0"/>
              </w:rPr>
              <w:t>1443</w:t>
            </w:r>
          </w:p>
        </w:tc>
        <w:tc>
          <w:tcPr>
            <w:tcW w:w="1620" w:type="dxa"/>
          </w:tcPr>
          <w:p w14:paraId="5DD5B018" w14:textId="7072E75B" w:rsidR="000F6F51" w:rsidRPr="00F53109" w:rsidRDefault="00BA1533" w:rsidP="00397605">
            <w:pPr>
              <w:spacing w:before="120" w:after="120"/>
              <w:rPr>
                <w:i w:val="0"/>
              </w:rPr>
            </w:pPr>
            <w:r>
              <w:rPr>
                <w:i w:val="0"/>
              </w:rPr>
              <w:t>GDIT</w:t>
            </w:r>
            <w:r w:rsidR="000F6F51" w:rsidRPr="00F53109">
              <w:rPr>
                <w:i w:val="0"/>
              </w:rPr>
              <w:t xml:space="preserve"> Enclave</w:t>
            </w:r>
          </w:p>
          <w:p w14:paraId="5DD5B019" w14:textId="77777777" w:rsidR="000F6F51" w:rsidRPr="00F53109" w:rsidRDefault="000F6F51" w:rsidP="00397605">
            <w:pPr>
              <w:spacing w:before="120" w:after="120"/>
              <w:rPr>
                <w:i w:val="0"/>
              </w:rPr>
            </w:pPr>
            <w:r w:rsidRPr="00F53109">
              <w:rPr>
                <w:i w:val="0"/>
              </w:rPr>
              <w:t>1024.196.84</w:t>
            </w:r>
          </w:p>
        </w:tc>
        <w:tc>
          <w:tcPr>
            <w:tcW w:w="1620" w:type="dxa"/>
          </w:tcPr>
          <w:p w14:paraId="5DD5B01A" w14:textId="77777777" w:rsidR="000F6F51" w:rsidRPr="00F53109" w:rsidRDefault="000F6F51" w:rsidP="00397605">
            <w:pPr>
              <w:spacing w:before="120" w:after="120"/>
              <w:rPr>
                <w:i w:val="0"/>
              </w:rPr>
            </w:pPr>
            <w:r w:rsidRPr="00F53109">
              <w:rPr>
                <w:i w:val="0"/>
              </w:rPr>
              <w:t>1443</w:t>
            </w:r>
          </w:p>
        </w:tc>
        <w:tc>
          <w:tcPr>
            <w:tcW w:w="3060" w:type="dxa"/>
          </w:tcPr>
          <w:p w14:paraId="5DD5B01B" w14:textId="77777777" w:rsidR="000F6F51" w:rsidRPr="00F53109" w:rsidRDefault="000F6F51" w:rsidP="004C17FC">
            <w:pPr>
              <w:spacing w:before="120" w:after="120"/>
              <w:rPr>
                <w:i w:val="0"/>
              </w:rPr>
            </w:pPr>
            <w:r w:rsidRPr="00F53109">
              <w:rPr>
                <w:i w:val="0"/>
              </w:rPr>
              <w:t>Database traffic</w:t>
            </w:r>
          </w:p>
        </w:tc>
      </w:tr>
    </w:tbl>
    <w:p w14:paraId="5DD5B01D" w14:textId="77777777" w:rsidR="00C81061" w:rsidRDefault="00C81061" w:rsidP="009867A9"/>
    <w:p w14:paraId="5DD5B01E" w14:textId="77777777" w:rsidR="00C40674" w:rsidRDefault="00C40674" w:rsidP="009867A9">
      <w:pPr>
        <w:pStyle w:val="Heading2"/>
      </w:pPr>
      <w:r>
        <w:tab/>
      </w:r>
      <w:r>
        <w:tab/>
      </w:r>
      <w:bookmarkStart w:id="89" w:name="_Toc236809411"/>
      <w:bookmarkStart w:id="90" w:name="_Toc387413169"/>
      <w:r>
        <w:t xml:space="preserve">Configuration </w:t>
      </w:r>
      <w:r w:rsidR="00774C1F">
        <w:t>S</w:t>
      </w:r>
      <w:r>
        <w:t>etting</w:t>
      </w:r>
      <w:r w:rsidR="0019620B">
        <w:t>s</w:t>
      </w:r>
      <w:r>
        <w:t xml:space="preserve"> </w:t>
      </w:r>
      <w:r w:rsidR="00333B6A">
        <w:t>in Detail for the Application/System</w:t>
      </w:r>
      <w:bookmarkEnd w:id="89"/>
      <w:bookmarkEnd w:id="90"/>
    </w:p>
    <w:p w14:paraId="5DD5B01F" w14:textId="77777777" w:rsidR="0019620B" w:rsidRPr="0078405D" w:rsidRDefault="000606DC" w:rsidP="009867A9">
      <w:pPr>
        <w:rPr>
          <w:i w:val="0"/>
        </w:rPr>
      </w:pPr>
      <w:r w:rsidRPr="0078405D">
        <w:rPr>
          <w:i w:val="0"/>
        </w:rPr>
        <w:t>T</w:t>
      </w:r>
      <w:r w:rsidR="0019620B" w:rsidRPr="0078405D">
        <w:rPr>
          <w:i w:val="0"/>
        </w:rPr>
        <w:t>he vendor’s installation guide</w:t>
      </w:r>
      <w:r w:rsidRPr="0078405D">
        <w:rPr>
          <w:i w:val="0"/>
        </w:rPr>
        <w:t>s</w:t>
      </w:r>
      <w:r w:rsidR="0019620B" w:rsidRPr="0078405D">
        <w:rPr>
          <w:i w:val="0"/>
        </w:rPr>
        <w:t xml:space="preserve"> </w:t>
      </w:r>
      <w:r w:rsidRPr="0078405D">
        <w:rPr>
          <w:i w:val="0"/>
        </w:rPr>
        <w:t xml:space="preserve">are located </w:t>
      </w:r>
      <w:r w:rsidR="0027016C" w:rsidRPr="0078405D">
        <w:rPr>
          <w:i w:val="0"/>
        </w:rPr>
        <w:t>in</w:t>
      </w:r>
      <w:r w:rsidR="0019620B" w:rsidRPr="0078405D">
        <w:rPr>
          <w:i w:val="0"/>
        </w:rPr>
        <w:t xml:space="preserve"> </w:t>
      </w:r>
      <w:r w:rsidR="00EC69DB" w:rsidRPr="0078405D">
        <w:rPr>
          <w:i w:val="0"/>
        </w:rPr>
        <w:t>“A</w:t>
      </w:r>
      <w:r w:rsidR="0019620B" w:rsidRPr="0078405D">
        <w:rPr>
          <w:i w:val="0"/>
        </w:rPr>
        <w:t>ppendix A</w:t>
      </w:r>
      <w:r w:rsidR="00EC69DB" w:rsidRPr="0078405D">
        <w:rPr>
          <w:i w:val="0"/>
        </w:rPr>
        <w:t>”</w:t>
      </w:r>
      <w:r w:rsidR="0019620B" w:rsidRPr="0078405D">
        <w:rPr>
          <w:i w:val="0"/>
        </w:rPr>
        <w:t xml:space="preserve"> at the end of this </w:t>
      </w:r>
      <w:r w:rsidR="0027016C" w:rsidRPr="0078405D">
        <w:rPr>
          <w:i w:val="0"/>
        </w:rPr>
        <w:t xml:space="preserve">document. </w:t>
      </w:r>
    </w:p>
    <w:p w14:paraId="5DD5B020" w14:textId="77777777" w:rsidR="00155B92" w:rsidRPr="0078405D" w:rsidRDefault="00155B92" w:rsidP="009867A9">
      <w:pPr>
        <w:rPr>
          <w:i w:val="0"/>
        </w:rPr>
      </w:pPr>
    </w:p>
    <w:p w14:paraId="5DD5B021" w14:textId="77777777" w:rsidR="00774C1F" w:rsidRPr="0078405D" w:rsidRDefault="00F84BD9" w:rsidP="001431B9">
      <w:pPr>
        <w:numPr>
          <w:ilvl w:val="0"/>
          <w:numId w:val="28"/>
        </w:numPr>
        <w:rPr>
          <w:i w:val="0"/>
        </w:rPr>
      </w:pPr>
      <w:r w:rsidRPr="0078405D">
        <w:rPr>
          <w:i w:val="0"/>
        </w:rPr>
        <w:t>Windows 200</w:t>
      </w:r>
      <w:r w:rsidR="00217B9E" w:rsidRPr="0078405D">
        <w:rPr>
          <w:i w:val="0"/>
        </w:rPr>
        <w:t>8</w:t>
      </w:r>
      <w:r w:rsidRPr="0078405D">
        <w:rPr>
          <w:i w:val="0"/>
        </w:rPr>
        <w:t xml:space="preserve"> </w:t>
      </w:r>
    </w:p>
    <w:p w14:paraId="5DD5B022" w14:textId="77777777" w:rsidR="000606DC" w:rsidRPr="0078405D" w:rsidRDefault="00E040F2" w:rsidP="001431B9">
      <w:pPr>
        <w:numPr>
          <w:ilvl w:val="0"/>
          <w:numId w:val="28"/>
        </w:numPr>
        <w:rPr>
          <w:i w:val="0"/>
        </w:rPr>
      </w:pPr>
      <w:r w:rsidRPr="0078405D">
        <w:rPr>
          <w:i w:val="0"/>
        </w:rPr>
        <w:t xml:space="preserve">Microsoft </w:t>
      </w:r>
      <w:r w:rsidR="000606DC" w:rsidRPr="0078405D">
        <w:rPr>
          <w:i w:val="0"/>
        </w:rPr>
        <w:t xml:space="preserve">SQL Server 2005 </w:t>
      </w:r>
    </w:p>
    <w:p w14:paraId="5DD5B023" w14:textId="77777777" w:rsidR="00F218BC" w:rsidRDefault="00C40674" w:rsidP="009867A9">
      <w:pPr>
        <w:pStyle w:val="Heading2"/>
      </w:pPr>
      <w:r>
        <w:tab/>
      </w:r>
      <w:r>
        <w:tab/>
      </w:r>
      <w:bookmarkStart w:id="91" w:name="_Toc236809412"/>
      <w:bookmarkStart w:id="92" w:name="_Toc387413170"/>
      <w:r w:rsidR="00F218BC" w:rsidRPr="00692754">
        <w:t>Backup Requirement</w:t>
      </w:r>
      <w:bookmarkEnd w:id="91"/>
      <w:bookmarkEnd w:id="92"/>
    </w:p>
    <w:p w14:paraId="5DD5B024" w14:textId="77777777" w:rsidR="00774C1F" w:rsidRDefault="00F218BC" w:rsidP="009867A9">
      <w:r>
        <w:t>Backup</w:t>
      </w:r>
      <w:r w:rsidR="0027016C">
        <w:t>s</w:t>
      </w:r>
      <w:r>
        <w:t xml:space="preserve"> </w:t>
      </w:r>
      <w:r w:rsidR="0027016C">
        <w:t>are</w:t>
      </w:r>
      <w:r>
        <w:t xml:space="preserve"> a critical </w:t>
      </w:r>
      <w:r w:rsidR="0027016C">
        <w:t xml:space="preserve">component </w:t>
      </w:r>
      <w:r>
        <w:t xml:space="preserve">of </w:t>
      </w:r>
      <w:r w:rsidR="0027016C">
        <w:t xml:space="preserve">application/system </w:t>
      </w:r>
      <w:r>
        <w:t xml:space="preserve">design </w:t>
      </w:r>
      <w:r w:rsidR="0027016C">
        <w:t xml:space="preserve">and are crucial to any disaster recovery and capacity planning. </w:t>
      </w:r>
    </w:p>
    <w:p w14:paraId="3DA6948A" w14:textId="77777777" w:rsidR="006127DF" w:rsidRDefault="006127DF" w:rsidP="009867A9"/>
    <w:p w14:paraId="33996599" w14:textId="0B6E7343" w:rsidR="006127DF" w:rsidRPr="006127DF" w:rsidRDefault="006127DF" w:rsidP="006127DF">
      <w:r w:rsidRPr="006127DF">
        <w:t xml:space="preserve">SQL backups are run as jobs.  Basically and nightly full is performed along with hourly </w:t>
      </w:r>
      <w:proofErr w:type="spellStart"/>
      <w:r w:rsidRPr="006127DF">
        <w:t>transactions.The</w:t>
      </w:r>
      <w:proofErr w:type="spellEnd"/>
      <w:r w:rsidRPr="006127DF">
        <w:t xml:space="preserve"> destination of these backups are to a mapped storage device.</w:t>
      </w:r>
    </w:p>
    <w:p w14:paraId="1EDB719B" w14:textId="721A94BF" w:rsidR="006127DF" w:rsidRPr="006127DF" w:rsidRDefault="006127DF" w:rsidP="006127DF">
      <w:r w:rsidRPr="006127DF">
        <w:t xml:space="preserve">SQL backups are kept on </w:t>
      </w:r>
      <w:proofErr w:type="gramStart"/>
      <w:r w:rsidRPr="006127DF">
        <w:t>disk  for</w:t>
      </w:r>
      <w:proofErr w:type="gramEnd"/>
      <w:r w:rsidRPr="006127DF">
        <w:t xml:space="preserve"> 2 weeks.  In addition, there is another 7 days of retention at the disk layer.</w:t>
      </w:r>
    </w:p>
    <w:p w14:paraId="3A9D345F" w14:textId="77777777" w:rsidR="006127DF" w:rsidRPr="006127DF" w:rsidRDefault="006127DF" w:rsidP="009867A9"/>
    <w:p w14:paraId="5DD5B025" w14:textId="77777777" w:rsidR="0027016C" w:rsidRDefault="0027016C" w:rsidP="009867A9"/>
    <w:tbl>
      <w:tblPr>
        <w:tblW w:w="8640" w:type="dxa"/>
        <w:jc w:val="center"/>
        <w:tblCellMar>
          <w:left w:w="0" w:type="dxa"/>
          <w:right w:w="0" w:type="dxa"/>
        </w:tblCellMar>
        <w:tblLook w:val="04A0" w:firstRow="1" w:lastRow="0" w:firstColumn="1" w:lastColumn="0" w:noHBand="0" w:noVBand="1"/>
      </w:tblPr>
      <w:tblGrid>
        <w:gridCol w:w="2880"/>
        <w:gridCol w:w="5760"/>
      </w:tblGrid>
      <w:tr w:rsidR="00A46FC3" w14:paraId="520E6E12" w14:textId="77777777" w:rsidTr="00A46FC3">
        <w:trPr>
          <w:cantSplit/>
          <w:jc w:val="center"/>
        </w:trPr>
        <w:tc>
          <w:tcPr>
            <w:tcW w:w="8640" w:type="dxa"/>
            <w:gridSpan w:val="2"/>
            <w:tcBorders>
              <w:top w:val="single" w:sz="12" w:space="0" w:color="auto"/>
              <w:left w:val="single" w:sz="12" w:space="0" w:color="auto"/>
              <w:bottom w:val="single" w:sz="8" w:space="0" w:color="auto"/>
              <w:right w:val="single" w:sz="12" w:space="0" w:color="auto"/>
            </w:tcBorders>
            <w:shd w:val="clear" w:color="auto" w:fill="CCCCCC"/>
            <w:tcMar>
              <w:top w:w="0" w:type="dxa"/>
              <w:left w:w="108" w:type="dxa"/>
              <w:bottom w:w="0" w:type="dxa"/>
              <w:right w:w="108" w:type="dxa"/>
            </w:tcMar>
            <w:hideMark/>
          </w:tcPr>
          <w:p w14:paraId="5F080757" w14:textId="77777777" w:rsidR="00A46FC3" w:rsidRDefault="00A46FC3">
            <w:pPr>
              <w:pStyle w:val="TableTitle"/>
              <w:rPr>
                <w:snapToGrid w:val="0"/>
                <w:color w:val="000000"/>
              </w:rPr>
            </w:pPr>
            <w:r>
              <w:t>Backup Job</w:t>
            </w:r>
          </w:p>
        </w:tc>
      </w:tr>
      <w:tr w:rsidR="00A46FC3" w14:paraId="0636E2D1"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0EA17DBC" w14:textId="77777777" w:rsidR="00A46FC3" w:rsidRDefault="00A46FC3">
            <w:pPr>
              <w:pStyle w:val="TableText"/>
            </w:pPr>
            <w:r>
              <w:t>Backup Device</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64615CED" w14:textId="77777777" w:rsidR="00A46FC3" w:rsidRDefault="00A46FC3">
            <w:pPr>
              <w:pStyle w:val="TableText"/>
              <w:rPr>
                <w:snapToGrid w:val="0"/>
              </w:rPr>
            </w:pPr>
            <w:r>
              <w:rPr>
                <w:snapToGrid w:val="0"/>
              </w:rPr>
              <w:t>CIF share</w:t>
            </w:r>
          </w:p>
        </w:tc>
      </w:tr>
      <w:tr w:rsidR="00A46FC3" w14:paraId="3ACAB09C"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02A822ED" w14:textId="77777777" w:rsidR="00A46FC3" w:rsidRDefault="00A46FC3">
            <w:pPr>
              <w:pStyle w:val="TableText"/>
            </w:pPr>
            <w:r>
              <w:t>Backup Job Name</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07509E04" w14:textId="77777777" w:rsidR="00A46FC3" w:rsidRDefault="00A46FC3">
            <w:pPr>
              <w:pStyle w:val="TableText"/>
              <w:rPr>
                <w:snapToGrid w:val="0"/>
              </w:rPr>
            </w:pPr>
            <w:r>
              <w:rPr>
                <w:snapToGrid w:val="0"/>
              </w:rPr>
              <w:t>Daily Full Backups.Subplan_1</w:t>
            </w:r>
            <w:r>
              <w:rPr>
                <w:snapToGrid w:val="0"/>
              </w:rPr>
              <w:br/>
              <w:t>Hourly Transaction Log Backups.Subplan_1</w:t>
            </w:r>
          </w:p>
        </w:tc>
      </w:tr>
      <w:tr w:rsidR="00A46FC3" w14:paraId="44800F35"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0CE62124" w14:textId="77777777" w:rsidR="00A46FC3" w:rsidRDefault="00A46FC3">
            <w:pPr>
              <w:pStyle w:val="TableText"/>
            </w:pPr>
            <w:r>
              <w:t>Backup Estimated Duration</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7392096A" w14:textId="77777777" w:rsidR="00A46FC3" w:rsidRDefault="00A46FC3">
            <w:pPr>
              <w:pStyle w:val="TableText"/>
              <w:rPr>
                <w:snapToGrid w:val="0"/>
              </w:rPr>
            </w:pPr>
            <w:r>
              <w:rPr>
                <w:snapToGrid w:val="0"/>
              </w:rPr>
              <w:t>Full</w:t>
            </w:r>
            <w:r>
              <w:rPr>
                <w:color w:val="FF0000"/>
              </w:rPr>
              <w:t>: 24 minutes</w:t>
            </w:r>
          </w:p>
        </w:tc>
      </w:tr>
      <w:tr w:rsidR="00A46FC3" w14:paraId="583BBFD9"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7FD44D13" w14:textId="77777777" w:rsidR="00A46FC3" w:rsidRDefault="00A46FC3">
            <w:pPr>
              <w:pStyle w:val="TableText"/>
            </w:pPr>
            <w:r>
              <w:t>Backup Job Schedule</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0E9DD687" w14:textId="77777777" w:rsidR="00A46FC3" w:rsidRDefault="00A46FC3">
            <w:pPr>
              <w:pStyle w:val="TableText"/>
              <w:rPr>
                <w:snapToGrid w:val="0"/>
              </w:rPr>
            </w:pPr>
            <w:r>
              <w:rPr>
                <w:snapToGrid w:val="0"/>
              </w:rPr>
              <w:t>Daily: Full @ 12:00am</w:t>
            </w:r>
            <w:r>
              <w:rPr>
                <w:snapToGrid w:val="0"/>
              </w:rPr>
              <w:br/>
              <w:t>Hourly: Transaction Logs</w:t>
            </w:r>
          </w:p>
        </w:tc>
      </w:tr>
      <w:tr w:rsidR="00A46FC3" w14:paraId="6EA75682" w14:textId="77777777" w:rsidTr="00A46FC3">
        <w:trPr>
          <w:cantSplit/>
          <w:jc w:val="center"/>
        </w:trPr>
        <w:tc>
          <w:tcPr>
            <w:tcW w:w="2880" w:type="dxa"/>
            <w:tcBorders>
              <w:top w:val="nil"/>
              <w:left w:val="single" w:sz="12" w:space="0" w:color="auto"/>
              <w:bottom w:val="single" w:sz="8" w:space="0" w:color="auto"/>
              <w:right w:val="single" w:sz="8" w:space="0" w:color="auto"/>
            </w:tcBorders>
            <w:tcMar>
              <w:top w:w="0" w:type="dxa"/>
              <w:left w:w="108" w:type="dxa"/>
              <w:bottom w:w="0" w:type="dxa"/>
              <w:right w:w="108" w:type="dxa"/>
            </w:tcMar>
            <w:hideMark/>
          </w:tcPr>
          <w:p w14:paraId="073BDAA0" w14:textId="77777777" w:rsidR="00A46FC3" w:rsidRDefault="00A46FC3">
            <w:pPr>
              <w:pStyle w:val="TableText"/>
            </w:pPr>
            <w:r>
              <w:t xml:space="preserve">Data to be backup – </w:t>
            </w:r>
          </w:p>
        </w:tc>
        <w:tc>
          <w:tcPr>
            <w:tcW w:w="5760" w:type="dxa"/>
            <w:tcBorders>
              <w:top w:val="nil"/>
              <w:left w:val="nil"/>
              <w:bottom w:val="single" w:sz="8" w:space="0" w:color="auto"/>
              <w:right w:val="single" w:sz="12" w:space="0" w:color="auto"/>
            </w:tcBorders>
            <w:tcMar>
              <w:top w:w="0" w:type="dxa"/>
              <w:left w:w="108" w:type="dxa"/>
              <w:bottom w:w="0" w:type="dxa"/>
              <w:right w:w="108" w:type="dxa"/>
            </w:tcMar>
            <w:hideMark/>
          </w:tcPr>
          <w:p w14:paraId="1E3EEA18" w14:textId="77777777" w:rsidR="00A46FC3" w:rsidRDefault="00A46FC3">
            <w:pPr>
              <w:pStyle w:val="TableText"/>
              <w:rPr>
                <w:snapToGrid w:val="0"/>
              </w:rPr>
            </w:pPr>
            <w:r>
              <w:rPr>
                <w:snapToGrid w:val="0"/>
              </w:rPr>
              <w:t>Database files</w:t>
            </w:r>
          </w:p>
        </w:tc>
      </w:tr>
      <w:tr w:rsidR="00A46FC3" w14:paraId="6DD878F4" w14:textId="77777777" w:rsidTr="00A46FC3">
        <w:trPr>
          <w:cantSplit/>
          <w:jc w:val="center"/>
        </w:trPr>
        <w:tc>
          <w:tcPr>
            <w:tcW w:w="2880" w:type="dxa"/>
            <w:tcBorders>
              <w:top w:val="nil"/>
              <w:left w:val="single" w:sz="12" w:space="0" w:color="auto"/>
              <w:bottom w:val="single" w:sz="12" w:space="0" w:color="auto"/>
              <w:right w:val="single" w:sz="8" w:space="0" w:color="auto"/>
            </w:tcBorders>
            <w:tcMar>
              <w:top w:w="0" w:type="dxa"/>
              <w:left w:w="108" w:type="dxa"/>
              <w:bottom w:w="0" w:type="dxa"/>
              <w:right w:w="108" w:type="dxa"/>
            </w:tcMar>
          </w:tcPr>
          <w:p w14:paraId="24AEB77C" w14:textId="77777777" w:rsidR="00A46FC3" w:rsidRDefault="00A46FC3">
            <w:pPr>
              <w:pStyle w:val="TableText"/>
            </w:pPr>
          </w:p>
        </w:tc>
        <w:tc>
          <w:tcPr>
            <w:tcW w:w="5760" w:type="dxa"/>
            <w:tcBorders>
              <w:top w:val="nil"/>
              <w:left w:val="nil"/>
              <w:bottom w:val="single" w:sz="12" w:space="0" w:color="auto"/>
              <w:right w:val="single" w:sz="12" w:space="0" w:color="auto"/>
            </w:tcBorders>
            <w:tcMar>
              <w:top w:w="0" w:type="dxa"/>
              <w:left w:w="108" w:type="dxa"/>
              <w:bottom w:w="0" w:type="dxa"/>
              <w:right w:w="108" w:type="dxa"/>
            </w:tcMar>
          </w:tcPr>
          <w:p w14:paraId="5DC1C612" w14:textId="77777777" w:rsidR="00A46FC3" w:rsidRDefault="00A46FC3">
            <w:pPr>
              <w:pStyle w:val="TableText"/>
            </w:pPr>
          </w:p>
        </w:tc>
      </w:tr>
    </w:tbl>
    <w:p w14:paraId="0262B4F4" w14:textId="77777777" w:rsidR="00A46FC3" w:rsidRDefault="00A46FC3" w:rsidP="009867A9"/>
    <w:p w14:paraId="5DD5B03B" w14:textId="77777777" w:rsidR="00C40674" w:rsidRDefault="00F218BC" w:rsidP="009867A9">
      <w:pPr>
        <w:pStyle w:val="Heading2"/>
      </w:pPr>
      <w:r>
        <w:tab/>
      </w:r>
      <w:r>
        <w:tab/>
      </w:r>
      <w:bookmarkStart w:id="93" w:name="_Toc236809413"/>
      <w:bookmarkStart w:id="94" w:name="_Toc387413171"/>
      <w:r w:rsidR="001F6E33">
        <w:t>Disaster Recovery Plan</w:t>
      </w:r>
      <w:bookmarkEnd w:id="93"/>
      <w:bookmarkEnd w:id="94"/>
    </w:p>
    <w:p w14:paraId="5DD5B03C" w14:textId="601D0DA2" w:rsidR="00EC69DB" w:rsidRPr="00F47CC7" w:rsidRDefault="00F47CC7" w:rsidP="009867A9">
      <w:r>
        <w:t xml:space="preserve">The </w:t>
      </w:r>
      <w:r w:rsidR="00217B9E">
        <w:rPr>
          <w:sz w:val="22"/>
          <w:szCs w:val="22"/>
        </w:rPr>
        <w:t xml:space="preserve">CCO </w:t>
      </w:r>
      <w:r w:rsidR="00B873C7">
        <w:rPr>
          <w:sz w:val="22"/>
          <w:szCs w:val="22"/>
        </w:rPr>
        <w:t>e</w:t>
      </w:r>
      <w:r w:rsidR="00C95DF9">
        <w:rPr>
          <w:sz w:val="22"/>
          <w:szCs w:val="22"/>
        </w:rPr>
        <w:t>Coaching log</w:t>
      </w:r>
      <w:r>
        <w:t xml:space="preserve"> follows the Disaster Recovery Plan for </w:t>
      </w:r>
      <w:r w:rsidR="00BA1533">
        <w:t>GDIT</w:t>
      </w:r>
      <w:r>
        <w:t>.</w:t>
      </w:r>
    </w:p>
    <w:p w14:paraId="5DD5B03D" w14:textId="77777777" w:rsidR="00F339D4" w:rsidRDefault="00F339D4" w:rsidP="009867A9">
      <w:pPr>
        <w:pStyle w:val="Heading2"/>
      </w:pPr>
      <w:r>
        <w:tab/>
      </w:r>
      <w:r>
        <w:tab/>
      </w:r>
      <w:bookmarkStart w:id="95" w:name="_Toc236809414"/>
      <w:bookmarkStart w:id="96" w:name="_Toc387413172"/>
      <w:r>
        <w:t>High Availability Plan</w:t>
      </w:r>
      <w:r w:rsidR="0020762D">
        <w:t xml:space="preserve"> (HAP)</w:t>
      </w:r>
      <w:bookmarkEnd w:id="95"/>
      <w:bookmarkEnd w:id="96"/>
    </w:p>
    <w:p w14:paraId="5DD5B03E" w14:textId="3725E3BB" w:rsidR="0020762D" w:rsidRPr="00D6356F" w:rsidRDefault="00F61887" w:rsidP="009867A9">
      <w:r>
        <w:t xml:space="preserve">The </w:t>
      </w:r>
      <w:r w:rsidR="00217B9E">
        <w:rPr>
          <w:sz w:val="22"/>
          <w:szCs w:val="22"/>
        </w:rPr>
        <w:t xml:space="preserve">CCO </w:t>
      </w:r>
      <w:r w:rsidR="00B873C7">
        <w:rPr>
          <w:sz w:val="22"/>
          <w:szCs w:val="22"/>
        </w:rPr>
        <w:t>e</w:t>
      </w:r>
      <w:r w:rsidR="00C95DF9">
        <w:rPr>
          <w:sz w:val="22"/>
          <w:szCs w:val="22"/>
        </w:rPr>
        <w:t>Coaching log</w:t>
      </w:r>
      <w:r>
        <w:t xml:space="preserve"> is </w:t>
      </w:r>
      <w:r w:rsidR="00217B9E">
        <w:t xml:space="preserve">not </w:t>
      </w:r>
      <w:r>
        <w:t>a critical system and</w:t>
      </w:r>
      <w:r w:rsidR="00F40B6D">
        <w:t xml:space="preserve"> but</w:t>
      </w:r>
      <w:r>
        <w:t xml:space="preserve"> </w:t>
      </w:r>
      <w:r w:rsidRPr="00D6356F">
        <w:t>does not require high availability.</w:t>
      </w:r>
    </w:p>
    <w:p w14:paraId="5DD5B03F" w14:textId="77777777" w:rsidR="00F339D4" w:rsidRDefault="00F339D4" w:rsidP="009867A9">
      <w:pPr>
        <w:pStyle w:val="Heading2"/>
      </w:pPr>
      <w:r>
        <w:tab/>
      </w:r>
      <w:r>
        <w:tab/>
      </w:r>
      <w:bookmarkStart w:id="97" w:name="_Toc236809415"/>
      <w:bookmarkStart w:id="98" w:name="_Toc387413173"/>
      <w:r>
        <w:t>Continuity of Operations Plan (COOP)</w:t>
      </w:r>
      <w:bookmarkEnd w:id="97"/>
      <w:bookmarkEnd w:id="98"/>
    </w:p>
    <w:p w14:paraId="5DD5B040" w14:textId="1A333CCB" w:rsidR="002D25F9" w:rsidRDefault="0020762D" w:rsidP="009867A9">
      <w:r>
        <w:t xml:space="preserve"> </w:t>
      </w:r>
      <w:r w:rsidR="00BA1533">
        <w:t>GDIT</w:t>
      </w:r>
      <w:r>
        <w:t xml:space="preserve"> </w:t>
      </w:r>
      <w:r w:rsidR="00E63977">
        <w:t xml:space="preserve">has adopted a limited Continuity of Operations Plan for the </w:t>
      </w:r>
      <w:r w:rsidR="002D25F9">
        <w:t>all of the</w:t>
      </w:r>
      <w:r w:rsidR="00E63977">
        <w:t xml:space="preserve"> site</w:t>
      </w:r>
      <w:r w:rsidR="002D25F9">
        <w:t xml:space="preserve">s that are used by the </w:t>
      </w:r>
      <w:r w:rsidR="00217B9E">
        <w:t>CCO</w:t>
      </w:r>
      <w:r w:rsidR="00E63977">
        <w:t>.</w:t>
      </w:r>
      <w:r w:rsidR="007B5B66">
        <w:t xml:space="preserve"> </w:t>
      </w:r>
      <w:r w:rsidR="00F61887">
        <w:t xml:space="preserve">The </w:t>
      </w:r>
      <w:r w:rsidR="00217B9E">
        <w:t>CCO</w:t>
      </w:r>
      <w:r w:rsidR="00F61887">
        <w:t xml:space="preserve"> COOP can be found at</w:t>
      </w:r>
      <w:r w:rsidR="002D25F9">
        <w:t>:</w:t>
      </w:r>
    </w:p>
    <w:p w14:paraId="5DD5B041" w14:textId="77777777" w:rsidR="002D25F9" w:rsidRDefault="002D25F9" w:rsidP="009867A9"/>
    <w:p w14:paraId="5DD5B042" w14:textId="77777777" w:rsidR="00F61887" w:rsidRDefault="00BC02CF" w:rsidP="009867A9">
      <w:hyperlink r:id="rId58" w:history="1">
        <w:r w:rsidR="00F61887" w:rsidRPr="00F61887">
          <w:rPr>
            <w:rStyle w:val="Hyperlink"/>
          </w:rPr>
          <w:t>http://cwe.vangent.local/sites/teams/CMS/Security/default.aspx?RootFolder=%2fsites%2fteams%2fCMS%2fSecurity%2fShared%20Documents%2fBusiness%20Continuity%2fBusiness%20Continuity%20Plan&amp;FolderCTID=&amp;View=%7b3112043B%2d9D49%2d4FD8%2d8FA0%2d6860991B2FD3%7d</w:t>
        </w:r>
      </w:hyperlink>
    </w:p>
    <w:p w14:paraId="5DD5B043" w14:textId="77777777" w:rsidR="00C704B4" w:rsidRDefault="00E63977" w:rsidP="009867A9">
      <w:r>
        <w:t xml:space="preserve"> </w:t>
      </w:r>
    </w:p>
    <w:p w14:paraId="5DD5B044" w14:textId="77777777" w:rsidR="00D41976" w:rsidRDefault="00D41976" w:rsidP="009867A9">
      <w:r>
        <w:br w:type="page"/>
      </w:r>
    </w:p>
    <w:p w14:paraId="5DD5B045" w14:textId="77777777" w:rsidR="00C40674" w:rsidRDefault="00C40674" w:rsidP="009867A9">
      <w:pPr>
        <w:pStyle w:val="Heading1"/>
      </w:pPr>
      <w:r>
        <w:lastRenderedPageBreak/>
        <w:tab/>
      </w:r>
      <w:r>
        <w:tab/>
      </w:r>
      <w:bookmarkStart w:id="99" w:name="_Toc236809416"/>
      <w:bookmarkStart w:id="100" w:name="_Toc387413174"/>
      <w:r>
        <w:t>Security Design</w:t>
      </w:r>
      <w:bookmarkEnd w:id="99"/>
      <w:bookmarkEnd w:id="100"/>
    </w:p>
    <w:p w14:paraId="5DD5B046" w14:textId="084E8697" w:rsidR="00C40674" w:rsidRDefault="00217B9E" w:rsidP="009867A9">
      <w:r>
        <w:rPr>
          <w:sz w:val="22"/>
          <w:szCs w:val="22"/>
        </w:rPr>
        <w:t xml:space="preserve">CCO </w:t>
      </w:r>
      <w:r w:rsidR="00B873C7">
        <w:rPr>
          <w:sz w:val="22"/>
          <w:szCs w:val="22"/>
        </w:rPr>
        <w:t>e</w:t>
      </w:r>
      <w:r w:rsidR="00C95DF9">
        <w:rPr>
          <w:sz w:val="22"/>
          <w:szCs w:val="22"/>
        </w:rPr>
        <w:t>Coaching log</w:t>
      </w:r>
      <w:r>
        <w:rPr>
          <w:sz w:val="22"/>
          <w:szCs w:val="22"/>
        </w:rPr>
        <w:t xml:space="preserve"> </w:t>
      </w:r>
      <w:r w:rsidR="00C40674">
        <w:t xml:space="preserve">utilizes a highly sophisticated AIS operated by skilled professionals dedicated to ensuring the successful administration of the </w:t>
      </w:r>
      <w:r w:rsidR="00BA1533">
        <w:t>GDIT</w:t>
      </w:r>
      <w:r w:rsidR="00C40674">
        <w:t xml:space="preserve"> network, while also guaranteeing the data security required under its contract with </w:t>
      </w:r>
      <w:r w:rsidR="00E7732E">
        <w:t>its customers</w:t>
      </w:r>
      <w:r w:rsidR="00C40674">
        <w:t>. The (</w:t>
      </w:r>
      <w:r w:rsidR="00BA1533">
        <w:t>GDIT</w:t>
      </w:r>
      <w:r w:rsidR="00C40674">
        <w:t xml:space="preserve">), Network Operations Directorate (NOD) is committed to providing sufficient security safeguards to prevent unauthorized entry into the data processing facilities, unauthorized access to data and data files, unauthorized software modifications, or divulgence of confidential processing procedures, techniques or related information. This level of TCB is accomplished through managed physical security and professionally maintained networks.  Furthermore, these security safeguards will ensure the </w:t>
      </w:r>
      <w:r w:rsidR="00BA1533">
        <w:t>GDI</w:t>
      </w:r>
      <w:r w:rsidR="00B22FD5">
        <w:t>T systems</w:t>
      </w:r>
      <w:r w:rsidR="00C40674">
        <w:t xml:space="preserve"> environment are a trusted environment up to the Information Security (INFOSEC) boundary.</w:t>
      </w:r>
    </w:p>
    <w:p w14:paraId="5DD5B047" w14:textId="77777777" w:rsidR="00C40674" w:rsidRDefault="00C40674" w:rsidP="009867A9"/>
    <w:p w14:paraId="5DD5B048" w14:textId="77777777" w:rsidR="00C40674" w:rsidRDefault="00C40674" w:rsidP="009867A9">
      <w:pPr>
        <w:pStyle w:val="Heading2"/>
      </w:pPr>
      <w:bookmarkStart w:id="101" w:name="_Toc130102894"/>
      <w:r>
        <w:tab/>
      </w:r>
      <w:r>
        <w:tab/>
      </w:r>
      <w:bookmarkStart w:id="102" w:name="_Toc236809417"/>
      <w:bookmarkStart w:id="103" w:name="_Toc387413175"/>
      <w:r>
        <w:t>Security Architecture</w:t>
      </w:r>
      <w:bookmarkEnd w:id="101"/>
      <w:bookmarkEnd w:id="102"/>
      <w:bookmarkEnd w:id="103"/>
    </w:p>
    <w:p w14:paraId="5DD5B049" w14:textId="77777777" w:rsidR="00C40674" w:rsidRDefault="00C40674" w:rsidP="009867A9">
      <w:pPr>
        <w:pStyle w:val="Heading3"/>
      </w:pPr>
      <w:bookmarkStart w:id="104" w:name="_Toc130102896"/>
      <w:r>
        <w:tab/>
      </w:r>
      <w:bookmarkStart w:id="105" w:name="_Toc236809418"/>
      <w:bookmarkStart w:id="106" w:name="_Toc387413176"/>
      <w:r>
        <w:t>Discretionary Access Control</w:t>
      </w:r>
      <w:bookmarkEnd w:id="104"/>
      <w:bookmarkEnd w:id="105"/>
      <w:bookmarkEnd w:id="106"/>
    </w:p>
    <w:p w14:paraId="5DD5B04A" w14:textId="77777777" w:rsidR="00681AC5" w:rsidRDefault="00C40674" w:rsidP="009867A9">
      <w:pPr>
        <w:rPr>
          <w:color w:val="FF0000"/>
        </w:rPr>
      </w:pPr>
      <w:bookmarkStart w:id="107" w:name="_Toc130102897"/>
      <w:r w:rsidRPr="00A347F4">
        <w:t>Discretionary Access Control (DAC) defines and controls access between users and objects (files and directories). DAC allows users to specify and control sharing of those objects and provides control to limit propagation of access rights. DAC also ensures objects are protected against unauthorized access. Only users with administrator privileges shall authorize users the privilege to access objects.</w:t>
      </w:r>
    </w:p>
    <w:p w14:paraId="5DD5B04B" w14:textId="77777777" w:rsidR="00681AC5" w:rsidRDefault="00681AC5" w:rsidP="009867A9">
      <w:pPr>
        <w:rPr>
          <w:color w:val="FF0000"/>
        </w:rPr>
      </w:pPr>
    </w:p>
    <w:p w14:paraId="5DD5B04C" w14:textId="3CB59994" w:rsidR="00860E61" w:rsidRDefault="00B53309" w:rsidP="009867A9">
      <w:r>
        <w:t xml:space="preserve">The engineers assigned to the </w:t>
      </w:r>
      <w:r w:rsidR="00217B9E">
        <w:rPr>
          <w:sz w:val="22"/>
          <w:szCs w:val="22"/>
        </w:rPr>
        <w:t xml:space="preserve">CCO </w:t>
      </w:r>
      <w:r w:rsidR="00B873C7">
        <w:rPr>
          <w:sz w:val="22"/>
          <w:szCs w:val="22"/>
        </w:rPr>
        <w:t>e</w:t>
      </w:r>
      <w:r w:rsidR="00C95DF9">
        <w:rPr>
          <w:sz w:val="22"/>
          <w:szCs w:val="22"/>
        </w:rPr>
        <w:t>Coaching log</w:t>
      </w:r>
      <w:r w:rsidR="00217B9E">
        <w:rPr>
          <w:sz w:val="22"/>
          <w:szCs w:val="22"/>
        </w:rPr>
        <w:t xml:space="preserve"> </w:t>
      </w:r>
      <w:r>
        <w:t xml:space="preserve">project have administrative rights available to them. As administrators these users are or can take ownership of objects in the system. These users are allowed to modify the rights associated with an object. The project uses service accounts that are local to the servers </w:t>
      </w:r>
      <w:r w:rsidR="008E755F">
        <w:t>and</w:t>
      </w:r>
      <w:r>
        <w:t xml:space="preserve"> have specific rights associated with the objects in the system. These </w:t>
      </w:r>
      <w:r w:rsidR="008E755F">
        <w:t>accounts have</w:t>
      </w:r>
      <w:r>
        <w:t xml:space="preserve"> read and execute rights to applications and associated configuration files.</w:t>
      </w:r>
      <w:r w:rsidR="008E755F">
        <w:t xml:space="preserve"> </w:t>
      </w:r>
      <w:r>
        <w:t xml:space="preserve"> These accounts will not be able to access system objects unless they are needed for the execution of the program.</w:t>
      </w:r>
      <w:r w:rsidR="008E755F">
        <w:t xml:space="preserve"> These accounts have the ability to write to folders where the output from the program is directed and to folders where log files are written.</w:t>
      </w:r>
    </w:p>
    <w:p w14:paraId="5DD5B04D" w14:textId="77777777" w:rsidR="00376BEC" w:rsidRDefault="00376BEC" w:rsidP="00376BEC"/>
    <w:p w14:paraId="5DD5B04E" w14:textId="77777777" w:rsidR="004C1075" w:rsidRDefault="004C1075" w:rsidP="00376BEC"/>
    <w:p w14:paraId="5DD5B04F" w14:textId="77777777" w:rsidR="00C40674" w:rsidRDefault="00C40674" w:rsidP="009867A9">
      <w:pPr>
        <w:pStyle w:val="Heading3"/>
      </w:pPr>
      <w:r>
        <w:tab/>
      </w:r>
      <w:bookmarkStart w:id="108" w:name="_Toc236809419"/>
      <w:bookmarkStart w:id="109" w:name="_Toc387413177"/>
      <w:r>
        <w:t>Auditing</w:t>
      </w:r>
      <w:bookmarkEnd w:id="107"/>
      <w:bookmarkEnd w:id="108"/>
      <w:bookmarkEnd w:id="109"/>
    </w:p>
    <w:p w14:paraId="5DD5B050" w14:textId="77777777" w:rsidR="00C40674" w:rsidRDefault="00C40674" w:rsidP="009867A9">
      <w:pPr>
        <w:rPr>
          <w:noProof/>
          <w:color w:val="000000"/>
        </w:rPr>
      </w:pPr>
      <w:bookmarkStart w:id="110" w:name="_Toc130102898"/>
      <w:r>
        <w:t xml:space="preserve">Auditing provides the capability to record successful and unsuccessful events associated with individual users and the date and time the event occurs. Access to audit data is restricted to authorized personnel and is protected against unauthorized access and destruction. </w:t>
      </w:r>
      <w:r>
        <w:rPr>
          <w:noProof/>
          <w:color w:val="000000"/>
        </w:rPr>
        <w:t xml:space="preserve">The Windows 2003 operating system provides minimum audit capabilities for AIS system access on the server platform.  </w:t>
      </w:r>
      <w:r w:rsidRPr="00DA7312">
        <w:rPr>
          <w:noProof/>
          <w:color w:val="000000"/>
        </w:rPr>
        <w:t xml:space="preserve">Audit events for the Windows 2003 servers are enabled at the system level.  These events are logged in the security log and can be </w:t>
      </w:r>
      <w:r w:rsidRPr="00DA7312">
        <w:rPr>
          <w:noProof/>
          <w:color w:val="000000"/>
        </w:rPr>
        <w:lastRenderedPageBreak/>
        <w:t>viewed on-line through the Event Viewer tool.  Windows 2003 currently logs the following system-level events:</w:t>
      </w:r>
    </w:p>
    <w:p w14:paraId="5DD5B051" w14:textId="77777777" w:rsidR="00C40674" w:rsidRPr="00DA7312" w:rsidRDefault="00C40674" w:rsidP="009867A9">
      <w:pPr>
        <w:rPr>
          <w:noProof/>
        </w:rPr>
      </w:pPr>
    </w:p>
    <w:p w14:paraId="5DD5B052" w14:textId="77777777" w:rsidR="00C40674" w:rsidRPr="00DA7312" w:rsidRDefault="00C40674" w:rsidP="009867A9">
      <w:pPr>
        <w:rPr>
          <w:noProof/>
        </w:rPr>
      </w:pPr>
      <w:r w:rsidRPr="00DA7312">
        <w:rPr>
          <w:noProof/>
        </w:rPr>
        <w:t>•</w:t>
      </w:r>
      <w:r w:rsidRPr="00DA7312">
        <w:rPr>
          <w:noProof/>
        </w:rPr>
        <w:tab/>
        <w:t>Successful and unsuccessful logons and logoffs</w:t>
      </w:r>
    </w:p>
    <w:p w14:paraId="5DD5B053" w14:textId="77777777" w:rsidR="00C40674" w:rsidRPr="00DA7312" w:rsidRDefault="00C40674" w:rsidP="009867A9">
      <w:pPr>
        <w:rPr>
          <w:noProof/>
        </w:rPr>
      </w:pPr>
      <w:r w:rsidRPr="00DA7312">
        <w:rPr>
          <w:noProof/>
        </w:rPr>
        <w:t>•</w:t>
      </w:r>
      <w:r w:rsidRPr="00DA7312">
        <w:rPr>
          <w:noProof/>
        </w:rPr>
        <w:tab/>
        <w:t>Successful and unsuccessful file and object access attempts</w:t>
      </w:r>
    </w:p>
    <w:p w14:paraId="5DD5B054" w14:textId="77777777" w:rsidR="00C40674" w:rsidRPr="00DA7312" w:rsidRDefault="00C40674" w:rsidP="009867A9">
      <w:pPr>
        <w:rPr>
          <w:noProof/>
        </w:rPr>
      </w:pPr>
      <w:r w:rsidRPr="00DA7312">
        <w:rPr>
          <w:noProof/>
        </w:rPr>
        <w:t>•</w:t>
      </w:r>
      <w:r w:rsidRPr="00DA7312">
        <w:rPr>
          <w:noProof/>
        </w:rPr>
        <w:tab/>
        <w:t>Successful and unsuccessful use of user rights</w:t>
      </w:r>
    </w:p>
    <w:p w14:paraId="5DD5B055" w14:textId="77777777" w:rsidR="00C40674" w:rsidRPr="00DA7312" w:rsidRDefault="00C40674" w:rsidP="009867A9">
      <w:pPr>
        <w:rPr>
          <w:noProof/>
        </w:rPr>
      </w:pPr>
      <w:r w:rsidRPr="00DA7312">
        <w:rPr>
          <w:noProof/>
        </w:rPr>
        <w:t>•</w:t>
      </w:r>
      <w:r w:rsidRPr="00DA7312">
        <w:rPr>
          <w:noProof/>
        </w:rPr>
        <w:tab/>
        <w:t>Successful and unsuccessful user and group management activity</w:t>
      </w:r>
    </w:p>
    <w:p w14:paraId="5DD5B056" w14:textId="77777777" w:rsidR="00C40674" w:rsidRPr="00DA7312" w:rsidRDefault="00C40674" w:rsidP="009867A9">
      <w:pPr>
        <w:rPr>
          <w:noProof/>
        </w:rPr>
      </w:pPr>
      <w:r w:rsidRPr="00DA7312">
        <w:rPr>
          <w:noProof/>
        </w:rPr>
        <w:t>•</w:t>
      </w:r>
      <w:r w:rsidRPr="00DA7312">
        <w:rPr>
          <w:noProof/>
        </w:rPr>
        <w:tab/>
        <w:t>Successful and unsuccessful security policy changes</w:t>
      </w:r>
    </w:p>
    <w:p w14:paraId="5DD5B057" w14:textId="77777777" w:rsidR="00C40674" w:rsidRPr="00DA7312" w:rsidRDefault="00C40674" w:rsidP="009867A9">
      <w:pPr>
        <w:rPr>
          <w:noProof/>
        </w:rPr>
      </w:pPr>
      <w:r w:rsidRPr="00DA7312">
        <w:rPr>
          <w:noProof/>
        </w:rPr>
        <w:t>•</w:t>
      </w:r>
      <w:r w:rsidRPr="00DA7312">
        <w:rPr>
          <w:noProof/>
        </w:rPr>
        <w:tab/>
        <w:t>Successful and unsuccessful restart, shutdown, and system activity</w:t>
      </w:r>
    </w:p>
    <w:p w14:paraId="5DD5B058" w14:textId="77777777" w:rsidR="00C40674" w:rsidRDefault="00C40674" w:rsidP="009867A9">
      <w:pPr>
        <w:rPr>
          <w:noProof/>
        </w:rPr>
      </w:pPr>
      <w:r w:rsidRPr="00DA7312">
        <w:rPr>
          <w:noProof/>
        </w:rPr>
        <w:t>•</w:t>
      </w:r>
      <w:r w:rsidRPr="00DA7312">
        <w:rPr>
          <w:noProof/>
        </w:rPr>
        <w:tab/>
        <w:t>Successful and unsuccessful process tracking</w:t>
      </w:r>
    </w:p>
    <w:p w14:paraId="5DD5B059" w14:textId="77777777" w:rsidR="00C40674" w:rsidRDefault="00C40674" w:rsidP="009867A9">
      <w:pPr>
        <w:rPr>
          <w:noProof/>
        </w:rPr>
      </w:pPr>
    </w:p>
    <w:p w14:paraId="5DD5B05A" w14:textId="2C69DAA8" w:rsidR="00C40674" w:rsidRDefault="00C40674" w:rsidP="009867A9">
      <w:pPr>
        <w:rPr>
          <w:noProof/>
        </w:rPr>
      </w:pPr>
      <w:r w:rsidRPr="00DA7312">
        <w:rPr>
          <w:noProof/>
        </w:rPr>
        <w:t xml:space="preserve">Audit logs </w:t>
      </w:r>
      <w:r>
        <w:rPr>
          <w:noProof/>
        </w:rPr>
        <w:t xml:space="preserve">are configured </w:t>
      </w:r>
      <w:r w:rsidR="00C532A9">
        <w:rPr>
          <w:noProof/>
        </w:rPr>
        <w:t xml:space="preserve">to </w:t>
      </w:r>
      <w:r w:rsidR="00B873C7">
        <w:rPr>
          <w:noProof/>
        </w:rPr>
        <w:t>not overwrite.</w:t>
      </w:r>
      <w:r w:rsidRPr="00DA7312">
        <w:rPr>
          <w:noProof/>
        </w:rPr>
        <w:t xml:space="preserve"> </w:t>
      </w:r>
      <w:r w:rsidR="00BA1533">
        <w:rPr>
          <w:noProof/>
        </w:rPr>
        <w:t>GDIT</w:t>
      </w:r>
      <w:r w:rsidRPr="00DA7312">
        <w:rPr>
          <w:noProof/>
        </w:rPr>
        <w:t xml:space="preserve"> Windows systems </w:t>
      </w:r>
      <w:r w:rsidR="006E378C">
        <w:rPr>
          <w:noProof/>
        </w:rPr>
        <w:t xml:space="preserve">and the network </w:t>
      </w:r>
      <w:r w:rsidRPr="00DA7312">
        <w:rPr>
          <w:noProof/>
        </w:rPr>
        <w:t>use a dedicated archiving server</w:t>
      </w:r>
      <w:r w:rsidR="006E378C">
        <w:rPr>
          <w:noProof/>
        </w:rPr>
        <w:t xml:space="preserve"> per site </w:t>
      </w:r>
      <w:r w:rsidR="00B873C7">
        <w:rPr>
          <w:noProof/>
        </w:rPr>
        <w:t>to archive the logs.</w:t>
      </w:r>
      <w:r w:rsidRPr="00DA7312">
        <w:rPr>
          <w:noProof/>
        </w:rPr>
        <w:t xml:space="preserve"> During the archiving process the system freezes all accounts to prevent any unauthorized actions.  At the beginning of every month the archived audit logs are collected and stored for a minimum of one year.</w:t>
      </w:r>
    </w:p>
    <w:p w14:paraId="5DD5B05B" w14:textId="77777777" w:rsidR="0074670E" w:rsidRPr="00DA7312" w:rsidRDefault="0074670E" w:rsidP="009867A9">
      <w:pPr>
        <w:rPr>
          <w:noProof/>
        </w:rPr>
      </w:pPr>
    </w:p>
    <w:p w14:paraId="5DD5B05C" w14:textId="5752433E" w:rsidR="00C40674" w:rsidRDefault="0074670E" w:rsidP="009867A9">
      <w:r>
        <w:t xml:space="preserve">The following events are audited in the SQL Server database for the </w:t>
      </w:r>
      <w:r w:rsidR="00217B9E">
        <w:rPr>
          <w:sz w:val="22"/>
          <w:szCs w:val="22"/>
        </w:rPr>
        <w:t xml:space="preserve">CCO </w:t>
      </w:r>
      <w:r w:rsidR="009700F5">
        <w:rPr>
          <w:sz w:val="22"/>
          <w:szCs w:val="22"/>
        </w:rPr>
        <w:t>e</w:t>
      </w:r>
      <w:r w:rsidR="00C95DF9">
        <w:rPr>
          <w:sz w:val="22"/>
          <w:szCs w:val="22"/>
        </w:rPr>
        <w:t>Coaching log</w:t>
      </w:r>
      <w:r>
        <w:t>.</w:t>
      </w:r>
    </w:p>
    <w:p w14:paraId="5DD5B05D" w14:textId="77777777" w:rsidR="0074670E" w:rsidRDefault="0074670E" w:rsidP="0074670E">
      <w:pPr>
        <w:numPr>
          <w:ilvl w:val="0"/>
          <w:numId w:val="25"/>
        </w:numPr>
      </w:pPr>
      <w:r>
        <w:t>Failed Audit logons</w:t>
      </w:r>
    </w:p>
    <w:p w14:paraId="5DD5B05E" w14:textId="77777777" w:rsidR="0074670E" w:rsidRDefault="0074670E" w:rsidP="0074670E">
      <w:pPr>
        <w:numPr>
          <w:ilvl w:val="0"/>
          <w:numId w:val="25"/>
        </w:numPr>
      </w:pPr>
      <w:r>
        <w:t>C2 auditing</w:t>
      </w:r>
    </w:p>
    <w:p w14:paraId="5DD5B05F" w14:textId="77777777" w:rsidR="0074670E" w:rsidRDefault="0074670E" w:rsidP="0074670E">
      <w:pPr>
        <w:numPr>
          <w:ilvl w:val="0"/>
          <w:numId w:val="25"/>
        </w:numPr>
      </w:pPr>
      <w:r>
        <w:t>database within SQL Server preventing detailed privilege use for database users and on objects in database</w:t>
      </w:r>
    </w:p>
    <w:p w14:paraId="5DD5B060" w14:textId="77777777" w:rsidR="009A5D26" w:rsidRDefault="009A5D26" w:rsidP="0074670E"/>
    <w:p w14:paraId="5DD5B061" w14:textId="77777777" w:rsidR="002C5BB1" w:rsidRDefault="002C5BB1" w:rsidP="0074670E"/>
    <w:p w14:paraId="5DD5B062" w14:textId="77777777" w:rsidR="00C40674" w:rsidRDefault="00C40674" w:rsidP="009867A9">
      <w:pPr>
        <w:pStyle w:val="Heading3"/>
      </w:pPr>
      <w:r>
        <w:tab/>
      </w:r>
      <w:bookmarkStart w:id="111" w:name="_Toc236809420"/>
      <w:bookmarkStart w:id="112" w:name="_Toc387413178"/>
      <w:r>
        <w:t>System Integrity</w:t>
      </w:r>
      <w:bookmarkEnd w:id="110"/>
      <w:bookmarkEnd w:id="111"/>
      <w:bookmarkEnd w:id="112"/>
    </w:p>
    <w:p w14:paraId="5DD5B063" w14:textId="77A03A40" w:rsidR="00705AEC" w:rsidRDefault="00C40674" w:rsidP="009867A9">
      <w:pPr>
        <w:rPr>
          <w:noProof/>
        </w:rPr>
      </w:pPr>
      <w:bookmarkStart w:id="113" w:name="_Toc130102899"/>
      <w:r>
        <w:t xml:space="preserve">System integrity ensures that the security controls are properly configured and operating as designed by </w:t>
      </w:r>
      <w:r w:rsidRPr="00705AEC">
        <w:t xml:space="preserve">performing periodic system checks. Within </w:t>
      </w:r>
      <w:r w:rsidR="003E4440">
        <w:t xml:space="preserve">the </w:t>
      </w:r>
      <w:r w:rsidR="00217B9E">
        <w:rPr>
          <w:sz w:val="22"/>
          <w:szCs w:val="22"/>
        </w:rPr>
        <w:t xml:space="preserve">CCO </w:t>
      </w:r>
      <w:r w:rsidR="00DD050E">
        <w:rPr>
          <w:sz w:val="22"/>
          <w:szCs w:val="22"/>
        </w:rPr>
        <w:t>e</w:t>
      </w:r>
      <w:r w:rsidR="00C95DF9">
        <w:rPr>
          <w:sz w:val="22"/>
          <w:szCs w:val="22"/>
        </w:rPr>
        <w:t>Coaching log</w:t>
      </w:r>
      <w:r>
        <w:t xml:space="preserve"> </w:t>
      </w:r>
      <w:r>
        <w:rPr>
          <w:noProof/>
          <w:color w:val="000000"/>
        </w:rPr>
        <w:t>the Windows 2003 operating system satisfies the minimum requirement of data integrity by enforcing</w:t>
      </w:r>
      <w:r w:rsidRPr="00A347F4">
        <w:rPr>
          <w:noProof/>
        </w:rPr>
        <w:t xml:space="preserve"> proper role based access to the resources and read/write/delete/modify access to data</w:t>
      </w:r>
      <w:r w:rsidR="00DE3057">
        <w:rPr>
          <w:noProof/>
        </w:rPr>
        <w:t>.</w:t>
      </w:r>
    </w:p>
    <w:p w14:paraId="5DD5B064" w14:textId="77777777" w:rsidR="00705AEC" w:rsidRDefault="00705AEC" w:rsidP="009867A9">
      <w:pPr>
        <w:rPr>
          <w:noProof/>
        </w:rPr>
      </w:pPr>
    </w:p>
    <w:p w14:paraId="5DD5B065" w14:textId="77777777" w:rsidR="00C40674" w:rsidRDefault="00C40674" w:rsidP="009867A9">
      <w:pPr>
        <w:pStyle w:val="Heading3"/>
      </w:pPr>
      <w:r>
        <w:tab/>
      </w:r>
      <w:bookmarkStart w:id="114" w:name="_Toc236809421"/>
      <w:bookmarkStart w:id="115" w:name="_Toc387413179"/>
      <w:r>
        <w:t>Accountability</w:t>
      </w:r>
      <w:bookmarkEnd w:id="113"/>
      <w:bookmarkEnd w:id="114"/>
      <w:bookmarkEnd w:id="115"/>
    </w:p>
    <w:p w14:paraId="5DD5B066" w14:textId="4818D2DF" w:rsidR="00C40674" w:rsidRDefault="00C40674" w:rsidP="009867A9">
      <w:pPr>
        <w:rPr>
          <w:noProof/>
          <w:color w:val="000000"/>
        </w:rPr>
      </w:pPr>
      <w:bookmarkStart w:id="116" w:name="_Toc130102900"/>
      <w:r>
        <w:t xml:space="preserve">Accountability ensures that security safeguards can associate system events with a specific authorized user and provide sufficient detail to reconstruct the event should a security violation or malfunction occur.  Again, </w:t>
      </w:r>
      <w:r w:rsidR="00BA1533">
        <w:t>GDI</w:t>
      </w:r>
      <w:r w:rsidR="00E7732E">
        <w:t>T</w:t>
      </w:r>
      <w:r w:rsidR="00F40105">
        <w:t xml:space="preserve"> </w:t>
      </w:r>
      <w:r w:rsidRPr="00DA7312">
        <w:rPr>
          <w:noProof/>
          <w:color w:val="000000"/>
        </w:rPr>
        <w:t xml:space="preserve">Windows </w:t>
      </w:r>
      <w:r>
        <w:rPr>
          <w:noProof/>
          <w:color w:val="000000"/>
        </w:rPr>
        <w:t>servers</w:t>
      </w:r>
      <w:r w:rsidRPr="00DA7312">
        <w:rPr>
          <w:noProof/>
          <w:color w:val="000000"/>
        </w:rPr>
        <w:t xml:space="preserve"> </w:t>
      </w:r>
      <w:r w:rsidR="006E378C">
        <w:rPr>
          <w:noProof/>
          <w:color w:val="000000"/>
        </w:rPr>
        <w:t xml:space="preserve">and network devices </w:t>
      </w:r>
      <w:r w:rsidRPr="00DA7312">
        <w:rPr>
          <w:noProof/>
          <w:color w:val="000000"/>
        </w:rPr>
        <w:t>currently log the following system-level events:</w:t>
      </w:r>
    </w:p>
    <w:p w14:paraId="5DD5B067" w14:textId="77777777" w:rsidR="00C40674" w:rsidRPr="00DA7312" w:rsidRDefault="00C40674" w:rsidP="009867A9">
      <w:pPr>
        <w:rPr>
          <w:noProof/>
        </w:rPr>
      </w:pPr>
    </w:p>
    <w:p w14:paraId="5DD5B068" w14:textId="77777777" w:rsidR="00C40674" w:rsidRPr="00DA7312" w:rsidRDefault="00C40674" w:rsidP="009867A9">
      <w:pPr>
        <w:rPr>
          <w:noProof/>
        </w:rPr>
      </w:pPr>
      <w:r w:rsidRPr="00DA7312">
        <w:rPr>
          <w:noProof/>
        </w:rPr>
        <w:t>•</w:t>
      </w:r>
      <w:r w:rsidRPr="00DA7312">
        <w:rPr>
          <w:noProof/>
        </w:rPr>
        <w:tab/>
        <w:t>Successful and unsuccessful logons and logoffs</w:t>
      </w:r>
    </w:p>
    <w:p w14:paraId="5DD5B069" w14:textId="77777777" w:rsidR="00C40674" w:rsidRPr="00DA7312" w:rsidRDefault="00C40674" w:rsidP="009867A9">
      <w:pPr>
        <w:rPr>
          <w:noProof/>
        </w:rPr>
      </w:pPr>
      <w:r w:rsidRPr="00DA7312">
        <w:rPr>
          <w:noProof/>
        </w:rPr>
        <w:t>•</w:t>
      </w:r>
      <w:r w:rsidRPr="00DA7312">
        <w:rPr>
          <w:noProof/>
        </w:rPr>
        <w:tab/>
        <w:t>Successful and unsuccessful file and object access attempts</w:t>
      </w:r>
    </w:p>
    <w:p w14:paraId="5DD5B06A" w14:textId="77777777" w:rsidR="00C40674" w:rsidRPr="00DA7312" w:rsidRDefault="00C40674" w:rsidP="009867A9">
      <w:pPr>
        <w:rPr>
          <w:noProof/>
        </w:rPr>
      </w:pPr>
      <w:r w:rsidRPr="00DA7312">
        <w:rPr>
          <w:noProof/>
        </w:rPr>
        <w:t>•</w:t>
      </w:r>
      <w:r w:rsidRPr="00DA7312">
        <w:rPr>
          <w:noProof/>
        </w:rPr>
        <w:tab/>
        <w:t>Successful and unsuccessful use of user rights</w:t>
      </w:r>
    </w:p>
    <w:p w14:paraId="5DD5B06B" w14:textId="77777777" w:rsidR="00C40674" w:rsidRPr="00DA7312" w:rsidRDefault="00C40674" w:rsidP="009867A9">
      <w:pPr>
        <w:rPr>
          <w:noProof/>
        </w:rPr>
      </w:pPr>
      <w:r w:rsidRPr="00DA7312">
        <w:rPr>
          <w:noProof/>
        </w:rPr>
        <w:t>•</w:t>
      </w:r>
      <w:r w:rsidRPr="00DA7312">
        <w:rPr>
          <w:noProof/>
        </w:rPr>
        <w:tab/>
        <w:t>Successful and unsuccessful user and group management activity</w:t>
      </w:r>
    </w:p>
    <w:p w14:paraId="5DD5B06C" w14:textId="77777777" w:rsidR="00C40674" w:rsidRPr="00DA7312" w:rsidRDefault="00C40674" w:rsidP="009867A9">
      <w:pPr>
        <w:rPr>
          <w:noProof/>
        </w:rPr>
      </w:pPr>
      <w:r w:rsidRPr="00DA7312">
        <w:rPr>
          <w:noProof/>
        </w:rPr>
        <w:t>•</w:t>
      </w:r>
      <w:r w:rsidRPr="00DA7312">
        <w:rPr>
          <w:noProof/>
        </w:rPr>
        <w:tab/>
        <w:t>Successful and unsuccessful security policy changes</w:t>
      </w:r>
    </w:p>
    <w:p w14:paraId="5DD5B06D" w14:textId="77777777" w:rsidR="00C40674" w:rsidRPr="00DA7312" w:rsidRDefault="00C40674" w:rsidP="009867A9">
      <w:pPr>
        <w:rPr>
          <w:noProof/>
        </w:rPr>
      </w:pPr>
      <w:r w:rsidRPr="00DA7312">
        <w:rPr>
          <w:noProof/>
        </w:rPr>
        <w:lastRenderedPageBreak/>
        <w:t>•</w:t>
      </w:r>
      <w:r w:rsidRPr="00DA7312">
        <w:rPr>
          <w:noProof/>
        </w:rPr>
        <w:tab/>
        <w:t>Successful and unsuccessful restart, shutdown, and system activity</w:t>
      </w:r>
    </w:p>
    <w:p w14:paraId="5DD5B06E" w14:textId="77777777" w:rsidR="00C40674" w:rsidRDefault="00C40674" w:rsidP="009867A9">
      <w:pPr>
        <w:rPr>
          <w:noProof/>
        </w:rPr>
      </w:pPr>
      <w:r w:rsidRPr="00DA7312">
        <w:rPr>
          <w:noProof/>
        </w:rPr>
        <w:t>•</w:t>
      </w:r>
      <w:r w:rsidRPr="00DA7312">
        <w:rPr>
          <w:noProof/>
        </w:rPr>
        <w:tab/>
        <w:t>Successful and unsuccessful process tracking</w:t>
      </w:r>
    </w:p>
    <w:p w14:paraId="5DD5B06F" w14:textId="77777777" w:rsidR="00C40674" w:rsidRDefault="00C40674" w:rsidP="009867A9">
      <w:pPr>
        <w:rPr>
          <w:noProof/>
        </w:rPr>
      </w:pPr>
    </w:p>
    <w:p w14:paraId="5DD5B070" w14:textId="77777777" w:rsidR="00C40674" w:rsidRDefault="00C40674" w:rsidP="009867A9">
      <w:pPr>
        <w:pStyle w:val="Heading3"/>
      </w:pPr>
      <w:r>
        <w:tab/>
      </w:r>
      <w:bookmarkStart w:id="117" w:name="_Toc236809422"/>
      <w:bookmarkStart w:id="118" w:name="_Toc387413180"/>
      <w:r>
        <w:t>Identification/Authentication</w:t>
      </w:r>
      <w:bookmarkEnd w:id="116"/>
      <w:bookmarkEnd w:id="117"/>
      <w:bookmarkEnd w:id="118"/>
    </w:p>
    <w:p w14:paraId="5DD5B071" w14:textId="77777777" w:rsidR="00C40674" w:rsidRDefault="00C40674" w:rsidP="009867A9">
      <w:pPr>
        <w:rPr>
          <w:color w:val="FF0000"/>
        </w:rPr>
      </w:pPr>
      <w:bookmarkStart w:id="119" w:name="_Toc130102901"/>
      <w:r>
        <w:t xml:space="preserve">Identification and Authentication (I&amp;A) requires all users to properly identify themselves with a unique identifier before performing any other actions. Authentication data must be protected from unauthorized access. Unique identifiers shall be used to enforce individual accountability to an associated audit event. </w:t>
      </w:r>
      <w:r w:rsidR="00C67D59">
        <w:t>AIS employ</w:t>
      </w:r>
      <w:r>
        <w:t xml:space="preserve"> a combination of user and device authentication. User authentication ensures that individuals attempting system access are authorized users, while device authentication ensures that the user is authenticating from an authorized AIS client workstation.  </w:t>
      </w:r>
    </w:p>
    <w:p w14:paraId="5DD5B072" w14:textId="77777777" w:rsidR="00861DF4" w:rsidRDefault="00861DF4" w:rsidP="009867A9">
      <w:pPr>
        <w:rPr>
          <w:color w:val="FF0000"/>
        </w:rPr>
      </w:pPr>
    </w:p>
    <w:p w14:paraId="5DD5B073" w14:textId="77777777" w:rsidR="00861DF4" w:rsidRPr="00705AEC" w:rsidRDefault="003E4440" w:rsidP="009867A9">
      <w:r>
        <w:t>The solution</w:t>
      </w:r>
      <w:r w:rsidR="00861DF4" w:rsidRPr="00705AEC">
        <w:t xml:space="preserve"> utilize</w:t>
      </w:r>
      <w:r>
        <w:t>s</w:t>
      </w:r>
      <w:r w:rsidR="00861DF4" w:rsidRPr="00705AEC">
        <w:t xml:space="preserve"> Windows Authentic</w:t>
      </w:r>
      <w:r>
        <w:t>ation to operate and access</w:t>
      </w:r>
      <w:r w:rsidR="00861DF4" w:rsidRPr="00705AEC">
        <w:t>.</w:t>
      </w:r>
      <w:r w:rsidR="00D95413" w:rsidRPr="00705AEC">
        <w:t xml:space="preserve"> </w:t>
      </w:r>
    </w:p>
    <w:p w14:paraId="5DD5B074" w14:textId="77777777" w:rsidR="00C40674" w:rsidRDefault="00C40674" w:rsidP="009867A9"/>
    <w:p w14:paraId="5DD5B075" w14:textId="77777777" w:rsidR="00C40674" w:rsidRDefault="00C40674" w:rsidP="009867A9">
      <w:pPr>
        <w:pStyle w:val="Heading3"/>
      </w:pPr>
      <w:r>
        <w:tab/>
      </w:r>
      <w:bookmarkStart w:id="120" w:name="_Toc236809423"/>
      <w:bookmarkStart w:id="121" w:name="_Toc387413181"/>
      <w:r>
        <w:t>Access Control</w:t>
      </w:r>
      <w:bookmarkEnd w:id="119"/>
      <w:bookmarkEnd w:id="120"/>
      <w:bookmarkEnd w:id="121"/>
    </w:p>
    <w:p w14:paraId="5DD5B076" w14:textId="1D7BFE03" w:rsidR="00593F81" w:rsidRDefault="00C40674" w:rsidP="009867A9">
      <w:bookmarkStart w:id="122" w:name="_Toc130102902"/>
      <w:r>
        <w:t>Access control ensures that each authorized user is positively identified prior to gaining</w:t>
      </w:r>
      <w:r w:rsidR="000C29DD">
        <w:t xml:space="preserve"> access to the</w:t>
      </w:r>
      <w:r>
        <w:t xml:space="preserve"> </w:t>
      </w:r>
      <w:r w:rsidR="00217B9E">
        <w:rPr>
          <w:sz w:val="22"/>
          <w:szCs w:val="22"/>
        </w:rPr>
        <w:t xml:space="preserve">CCO </w:t>
      </w:r>
      <w:r w:rsidR="00DD050E">
        <w:rPr>
          <w:sz w:val="22"/>
          <w:szCs w:val="22"/>
        </w:rPr>
        <w:t>e</w:t>
      </w:r>
      <w:r w:rsidR="00C95DF9">
        <w:rPr>
          <w:sz w:val="22"/>
          <w:szCs w:val="22"/>
        </w:rPr>
        <w:t>Coaching log</w:t>
      </w:r>
      <w:r w:rsidRPr="00705AEC">
        <w:t xml:space="preserve">. Similar to I&amp;A, </w:t>
      </w:r>
      <w:r w:rsidR="003E4440">
        <w:t xml:space="preserve">the </w:t>
      </w:r>
      <w:r w:rsidR="00217B9E">
        <w:rPr>
          <w:sz w:val="22"/>
          <w:szCs w:val="22"/>
        </w:rPr>
        <w:t xml:space="preserve">CCO </w:t>
      </w:r>
      <w:r w:rsidR="00DD050E">
        <w:rPr>
          <w:sz w:val="22"/>
          <w:szCs w:val="22"/>
        </w:rPr>
        <w:t>e</w:t>
      </w:r>
      <w:r w:rsidR="00C95DF9">
        <w:rPr>
          <w:sz w:val="22"/>
          <w:szCs w:val="22"/>
        </w:rPr>
        <w:t>Coaching log</w:t>
      </w:r>
      <w:r w:rsidRPr="00705AEC">
        <w:t xml:space="preserve"> </w:t>
      </w:r>
      <w:r>
        <w:t xml:space="preserve">enforces access control </w:t>
      </w:r>
      <w:r w:rsidRPr="00705AEC">
        <w:t xml:space="preserve">through </w:t>
      </w:r>
      <w:r w:rsidR="00860E61">
        <w:t>W</w:t>
      </w:r>
      <w:r w:rsidRPr="00705AEC">
        <w:t>indows integrated security</w:t>
      </w:r>
      <w:r w:rsidR="00705AEC">
        <w:t>.</w:t>
      </w:r>
      <w:r>
        <w:t xml:space="preserve"> </w:t>
      </w:r>
      <w:r w:rsidR="000C29DD">
        <w:t>Windows authentication is the only authentication that is required to access the system.</w:t>
      </w:r>
    </w:p>
    <w:p w14:paraId="5DD5B077" w14:textId="77777777" w:rsidR="000C29DD" w:rsidRDefault="000C29DD" w:rsidP="009867A9"/>
    <w:p w14:paraId="5DD5B078" w14:textId="77777777" w:rsidR="004C23CA" w:rsidRPr="004C23CA" w:rsidRDefault="004C23CA" w:rsidP="004C23CA">
      <w:r w:rsidRPr="004C23CA">
        <w:t>There are two basic components of the access control model:</w:t>
      </w:r>
    </w:p>
    <w:p w14:paraId="5DD5B079" w14:textId="77777777" w:rsidR="004C23CA" w:rsidRPr="004C23CA" w:rsidRDefault="004C23CA" w:rsidP="004C23CA">
      <w:pPr>
        <w:pStyle w:val="Bullet"/>
      </w:pPr>
      <w:r>
        <w:t xml:space="preserve">Access tokens, </w:t>
      </w:r>
      <w:r w:rsidRPr="004C23CA">
        <w:t xml:space="preserve"> which contain information about a logged-on user </w:t>
      </w:r>
    </w:p>
    <w:p w14:paraId="5DD5B07A" w14:textId="77777777" w:rsidR="004C23CA" w:rsidRPr="004C23CA" w:rsidRDefault="004C23CA" w:rsidP="004C23CA">
      <w:pPr>
        <w:pStyle w:val="Bullet"/>
      </w:pPr>
      <w:r>
        <w:t>Security descriptors,</w:t>
      </w:r>
      <w:r w:rsidRPr="004C23CA">
        <w:t xml:space="preserve"> which contain the security information that protects a</w:t>
      </w:r>
      <w:r>
        <w:t xml:space="preserve"> securable object.</w:t>
      </w:r>
      <w:r w:rsidRPr="004C23CA">
        <w:t xml:space="preserve"> </w:t>
      </w:r>
    </w:p>
    <w:p w14:paraId="5DD5B07B" w14:textId="77777777" w:rsidR="003E4440" w:rsidRDefault="003E4440" w:rsidP="00494B79"/>
    <w:p w14:paraId="5DD5B07C" w14:textId="77777777" w:rsidR="00494B79" w:rsidRDefault="004C23CA" w:rsidP="00494B79">
      <w:pPr>
        <w:rPr>
          <w:color w:val="000000"/>
        </w:rPr>
      </w:pPr>
      <w:r w:rsidRPr="004C23CA">
        <w:t>When a user logs on, the system</w:t>
      </w:r>
      <w:r>
        <w:t xml:space="preserve"> authenticates</w:t>
      </w:r>
      <w:r w:rsidRPr="004C23CA">
        <w:t xml:space="preserve"> the user's account name and password.</w:t>
      </w:r>
      <w:r>
        <w:t xml:space="preserve"> </w:t>
      </w:r>
      <w:r w:rsidR="00494B79" w:rsidRPr="00494B79">
        <w:rPr>
          <w:color w:val="000000"/>
        </w:rPr>
        <w:t>If the logon is successful, the system creates an access token. Every</w:t>
      </w:r>
      <w:r w:rsidR="00494B79">
        <w:rPr>
          <w:color w:val="000000"/>
        </w:rPr>
        <w:t xml:space="preserve"> process e</w:t>
      </w:r>
      <w:r w:rsidR="00494B79" w:rsidRPr="00494B79">
        <w:rPr>
          <w:color w:val="000000"/>
        </w:rPr>
        <w:t>xecuted on behalf of this user will have a copy of this access token. The access token contains</w:t>
      </w:r>
      <w:r w:rsidR="00494B79">
        <w:rPr>
          <w:color w:val="000000"/>
        </w:rPr>
        <w:t xml:space="preserve"> security identifiers </w:t>
      </w:r>
      <w:r w:rsidR="00494B79" w:rsidRPr="00494B79">
        <w:rPr>
          <w:color w:val="000000"/>
        </w:rPr>
        <w:t>that identify the user's account and any group accounts to which the user belongs. The token also contains a list of the</w:t>
      </w:r>
      <w:r w:rsidR="00494B79">
        <w:rPr>
          <w:color w:val="000000"/>
        </w:rPr>
        <w:t xml:space="preserve"> privileges held</w:t>
      </w:r>
      <w:r w:rsidR="00494B79" w:rsidRPr="00494B79">
        <w:rPr>
          <w:color w:val="000000"/>
        </w:rPr>
        <w:t xml:space="preserve"> by the user or the user's groups. The system uses this token to identify the associated user when a process tries to access a securable object or perform a system administration task that requires privileges.</w:t>
      </w:r>
    </w:p>
    <w:p w14:paraId="5DD5B07D" w14:textId="77777777" w:rsidR="00494B79" w:rsidRPr="00494B79" w:rsidRDefault="00494B79" w:rsidP="00494B79"/>
    <w:p w14:paraId="5DD5B07E" w14:textId="77777777" w:rsidR="00494B79" w:rsidRPr="00494B79" w:rsidRDefault="00494B79" w:rsidP="00494B79">
      <w:r w:rsidRPr="00494B79">
        <w:t>When a securable object is created, the system assigns it a security descriptor that contains security information specified by its creator, or default security information if none is specified. Applications can use functions to retrieve and set the security information for an existing object.</w:t>
      </w:r>
    </w:p>
    <w:p w14:paraId="5DD5B07F" w14:textId="77777777" w:rsidR="003E4440" w:rsidRDefault="003E4440" w:rsidP="00494B79"/>
    <w:p w14:paraId="5DD5B080" w14:textId="77777777" w:rsidR="00494B79" w:rsidRPr="00494B79" w:rsidRDefault="00494B79" w:rsidP="00494B79">
      <w:r w:rsidRPr="00494B79">
        <w:t>A security descriptor identifies the object's owner and can also contain the following</w:t>
      </w:r>
      <w:r>
        <w:t xml:space="preserve"> access control lists:</w:t>
      </w:r>
    </w:p>
    <w:p w14:paraId="5DD5B081" w14:textId="77777777" w:rsidR="00494B79" w:rsidRPr="00494B79" w:rsidRDefault="00494B79" w:rsidP="00494B79">
      <w:pPr>
        <w:pStyle w:val="Bullet"/>
      </w:pPr>
      <w:r w:rsidRPr="00494B79">
        <w:lastRenderedPageBreak/>
        <w:t>A</w:t>
      </w:r>
      <w:r>
        <w:t xml:space="preserve"> discretionary access control list</w:t>
      </w:r>
      <w:r w:rsidRPr="00494B79">
        <w:t xml:space="preserve"> (DACL) that identifies the users and groups allowed or denied access to the object </w:t>
      </w:r>
    </w:p>
    <w:p w14:paraId="5DD5B082" w14:textId="77777777" w:rsidR="00494B79" w:rsidRPr="00494B79" w:rsidRDefault="00494B79" w:rsidP="00494B79">
      <w:pPr>
        <w:pStyle w:val="Bullet"/>
      </w:pPr>
      <w:r w:rsidRPr="00494B79">
        <w:t>A</w:t>
      </w:r>
      <w:r>
        <w:t xml:space="preserve"> system access control list </w:t>
      </w:r>
      <w:r w:rsidRPr="00494B79">
        <w:t>(SACL) that controls how the system</w:t>
      </w:r>
      <w:r>
        <w:t xml:space="preserve"> audits</w:t>
      </w:r>
      <w:r w:rsidRPr="00494B79">
        <w:t xml:space="preserve"> attempts to access the object </w:t>
      </w:r>
    </w:p>
    <w:p w14:paraId="5DD5B083" w14:textId="77777777" w:rsidR="00240386" w:rsidRDefault="00240386" w:rsidP="00494B79"/>
    <w:p w14:paraId="5DD5B084" w14:textId="77777777" w:rsidR="00494B79" w:rsidRPr="00494B79" w:rsidRDefault="00494B79" w:rsidP="00494B79">
      <w:r w:rsidRPr="00494B79">
        <w:t>An ACL contains a list of</w:t>
      </w:r>
      <w:r>
        <w:t xml:space="preserve"> access control entries</w:t>
      </w:r>
      <w:r w:rsidRPr="00494B79">
        <w:t xml:space="preserve"> (ACEs). Each ACE specifies a set of</w:t>
      </w:r>
      <w:r>
        <w:t xml:space="preserve"> access rights</w:t>
      </w:r>
      <w:r w:rsidRPr="00494B79">
        <w:t xml:space="preserve"> and contains a SID that identifies a</w:t>
      </w:r>
      <w:r>
        <w:t xml:space="preserve"> trustee</w:t>
      </w:r>
      <w:r w:rsidRPr="00494B79">
        <w:t xml:space="preserve"> for whom the rights are allowed, denied, or audited. A trustee can be a user account, group account, or</w:t>
      </w:r>
      <w:r>
        <w:t xml:space="preserve"> logon session</w:t>
      </w:r>
      <w:proofErr w:type="gramStart"/>
      <w:r>
        <w:t>.</w:t>
      </w:r>
      <w:r w:rsidRPr="00494B79">
        <w:t>.</w:t>
      </w:r>
      <w:proofErr w:type="gramEnd"/>
    </w:p>
    <w:p w14:paraId="5DD5B085" w14:textId="77777777" w:rsidR="00494B79" w:rsidRPr="00494B79" w:rsidRDefault="00494B79" w:rsidP="00494B79">
      <w:r w:rsidRPr="00494B79">
        <w:t>Use functions to manipulate the contents of security descriptors, SIDs, and ACLs rather than accessing them directly. This helps ensure that these structures remain syntactically accurate and prevents future enhancements to the security system from breaking existing code.</w:t>
      </w:r>
    </w:p>
    <w:p w14:paraId="5DD5B086" w14:textId="77777777" w:rsidR="00494B79" w:rsidRPr="00494B79" w:rsidRDefault="00494B79" w:rsidP="00494B79"/>
    <w:p w14:paraId="5DD5B087" w14:textId="77777777" w:rsidR="00C40674" w:rsidRDefault="00116842" w:rsidP="009867A9">
      <w:r>
        <w:t xml:space="preserve">Upon authenticating to the system, the user is able to access the functionality that resides on the server and to access the software that is associated with the system. Access to objects is controlled through the user’s access rights. The DAC and ACL limit what the user has access to on the system and the tasks the user can perform. </w:t>
      </w:r>
    </w:p>
    <w:p w14:paraId="5DD5B088" w14:textId="77777777" w:rsidR="00FD08B1" w:rsidRPr="00B2333A" w:rsidRDefault="00FD08B1" w:rsidP="009867A9"/>
    <w:p w14:paraId="5DD5B089" w14:textId="77777777" w:rsidR="00C40674" w:rsidRDefault="00C40674" w:rsidP="009867A9">
      <w:pPr>
        <w:pStyle w:val="Heading3"/>
      </w:pPr>
      <w:r>
        <w:tab/>
      </w:r>
      <w:bookmarkStart w:id="123" w:name="_Toc236809424"/>
      <w:bookmarkStart w:id="124" w:name="_Toc387413182"/>
      <w:r>
        <w:t>Sensitivity Marking</w:t>
      </w:r>
      <w:bookmarkEnd w:id="122"/>
      <w:bookmarkEnd w:id="123"/>
      <w:bookmarkEnd w:id="124"/>
    </w:p>
    <w:p w14:paraId="5DD5B08A" w14:textId="1E17E24D" w:rsidR="00E57046" w:rsidRPr="00705AEC" w:rsidRDefault="00C40674" w:rsidP="00E57046">
      <w:bookmarkStart w:id="125" w:name="_Toc130102903"/>
      <w:r w:rsidRPr="00374238">
        <w:t>All data requires sensitivity mar</w:t>
      </w:r>
      <w:r w:rsidRPr="00705AEC">
        <w:t xml:space="preserve">king to prevent unauthorized disclosure. Within </w:t>
      </w:r>
      <w:r w:rsidR="00217B9E">
        <w:rPr>
          <w:sz w:val="22"/>
          <w:szCs w:val="22"/>
        </w:rPr>
        <w:t xml:space="preserve">CCO </w:t>
      </w:r>
      <w:r w:rsidR="00DD050E">
        <w:rPr>
          <w:sz w:val="22"/>
          <w:szCs w:val="22"/>
        </w:rPr>
        <w:t>e</w:t>
      </w:r>
      <w:r w:rsidR="00C95DF9">
        <w:rPr>
          <w:sz w:val="22"/>
          <w:szCs w:val="22"/>
        </w:rPr>
        <w:t>Coaching log</w:t>
      </w:r>
      <w:r w:rsidRPr="00374238">
        <w:t xml:space="preserve">, users must affix Privacy Act and For Official Use Only markings on all output products. </w:t>
      </w:r>
    </w:p>
    <w:p w14:paraId="5DD5B08D" w14:textId="77777777" w:rsidR="00990FA8" w:rsidRDefault="00990FA8" w:rsidP="00990FA8"/>
    <w:p w14:paraId="5DD5B08E" w14:textId="77777777" w:rsidR="00990FA8" w:rsidRDefault="00990FA8" w:rsidP="00990FA8">
      <w:r>
        <w:t xml:space="preserve">Internal users of the </w:t>
      </w:r>
      <w:r w:rsidR="00D6356F">
        <w:t>system</w:t>
      </w:r>
      <w:r>
        <w:t xml:space="preserve"> presented with the standard banner when they log into their workstations.</w:t>
      </w:r>
    </w:p>
    <w:p w14:paraId="5DD5B08F" w14:textId="77777777" w:rsidR="00990FA8" w:rsidRDefault="00990FA8" w:rsidP="00990FA8"/>
    <w:p w14:paraId="5DD5B094" w14:textId="4E99C6DA" w:rsidR="003A6A62" w:rsidRDefault="008455E1" w:rsidP="008455E1">
      <w:r>
        <w:t>IMPORTANT SECURITY NOTICE TO USERS – PLEASE READ BEFORE ACCESSS THE NETWORK, THE GDIT computer system and network (including Internet access) is</w:t>
      </w:r>
      <w:r w:rsidR="008D0F55">
        <w:t xml:space="preserve"> p</w:t>
      </w:r>
      <w:r>
        <w:t>rovided by GDIT</w:t>
      </w:r>
      <w:r w:rsidR="008D0F55">
        <w:t xml:space="preserve"> for business use. All information data contained in this computer system, whether business or personal, including electronic messages, is and remains the property of GDIT (except to the extent owned by a third party).</w:t>
      </w:r>
    </w:p>
    <w:p w14:paraId="630B9681" w14:textId="77777777" w:rsidR="008D0F55" w:rsidRDefault="008D0F55" w:rsidP="008455E1"/>
    <w:p w14:paraId="308DBC36" w14:textId="4C84FF97" w:rsidR="008D0F55" w:rsidRDefault="008D0F55" w:rsidP="008455E1">
      <w:r>
        <w:t xml:space="preserve">THERE IS NOT RIGHT OR REASONABLE EXPECTATION OF PRIVACY IN USING GDIT COMPUTER SYSTEMS. All information and data on or transmitted by the system/network may be monitored, recorded or audited by GDIT and disclosure. Misuse or unauthorized use of the system/network is a violation of company policy and may result in disciplinary action including termination, as well as civil or criminal investigation of prosecution. Users must comply with all aspects of applicable GDIT Information Security, Ethics and Legal Policies governing Electronic Communications, and use of Company Resources, including LEG-POL-G-6. USE OF THE GDIT COMPUTER SYSTEM AND NETWORK CONSTITUTES RECEIPT, </w:t>
      </w:r>
      <w:r>
        <w:lastRenderedPageBreak/>
        <w:t>ACKNOWLEDGMENT AND CONSENT TO THIS NOTICE AND THE POLICIES SET FORTH HEREIN.</w:t>
      </w:r>
    </w:p>
    <w:p w14:paraId="5DD5B09E" w14:textId="77777777" w:rsidR="003A6A62" w:rsidRDefault="003A6A62" w:rsidP="009867A9"/>
    <w:p w14:paraId="5DD5B09F" w14:textId="77777777" w:rsidR="00C40674" w:rsidRDefault="00C40674" w:rsidP="003A6A62">
      <w:pPr>
        <w:pStyle w:val="Heading3"/>
      </w:pPr>
      <w:r>
        <w:tab/>
      </w:r>
      <w:bookmarkStart w:id="126" w:name="_Toc236809425"/>
      <w:bookmarkStart w:id="127" w:name="_Toc387413183"/>
      <w:r>
        <w:t>Data Continuity</w:t>
      </w:r>
      <w:bookmarkEnd w:id="125"/>
      <w:bookmarkEnd w:id="126"/>
      <w:bookmarkEnd w:id="127"/>
    </w:p>
    <w:p w14:paraId="5DD5B0A0" w14:textId="77777777" w:rsidR="00C40674" w:rsidRDefault="00C40674" w:rsidP="009867A9">
      <w:bookmarkStart w:id="128" w:name="_Toc130102904"/>
      <w:r w:rsidRPr="00374238">
        <w:t>Data continuity ensures that each file or data collection has an identifiable source throughout its life cycle</w:t>
      </w:r>
    </w:p>
    <w:p w14:paraId="5DD5B0A1" w14:textId="77777777" w:rsidR="00654F72" w:rsidRDefault="00654F72" w:rsidP="009867A9"/>
    <w:p w14:paraId="5DD5B0A2" w14:textId="749707D6" w:rsidR="00F9663B" w:rsidRDefault="00F9663B" w:rsidP="009867A9">
      <w:r>
        <w:t>Data files are received from the Data Feed server and are loaded into the database.  The files with have a date and time stamp as part of the file name.  All files will come from the</w:t>
      </w:r>
      <w:r w:rsidR="008D0F55">
        <w:t xml:space="preserve"> </w:t>
      </w:r>
      <w:r>
        <w:t>same server.</w:t>
      </w:r>
    </w:p>
    <w:p w14:paraId="5DD5B0A3" w14:textId="77777777" w:rsidR="00C40674" w:rsidRDefault="00C40674" w:rsidP="009867A9">
      <w:pPr>
        <w:pStyle w:val="Heading3"/>
      </w:pPr>
      <w:r>
        <w:tab/>
      </w:r>
      <w:bookmarkStart w:id="129" w:name="_Toc236809426"/>
      <w:bookmarkStart w:id="130" w:name="_Toc387413184"/>
      <w:r>
        <w:t>Data Integrity</w:t>
      </w:r>
      <w:bookmarkEnd w:id="128"/>
      <w:bookmarkEnd w:id="129"/>
      <w:bookmarkEnd w:id="130"/>
    </w:p>
    <w:p w14:paraId="5DD5B0A4" w14:textId="77777777" w:rsidR="00C40674" w:rsidRDefault="00C40674" w:rsidP="009867A9">
      <w:r>
        <w:t xml:space="preserve">Data integrity ensures that safeguards can detect and minimize inadvertent modification or destruction of data, and prevent malicious destruction or modification of data. </w:t>
      </w:r>
    </w:p>
    <w:p w14:paraId="5DD5B0A5" w14:textId="77777777" w:rsidR="003524A7" w:rsidRDefault="003524A7" w:rsidP="009867A9"/>
    <w:p w14:paraId="5DD5B0A6" w14:textId="77777777" w:rsidR="003524A7" w:rsidRDefault="00654F72" w:rsidP="009867A9">
      <w:r>
        <w:t xml:space="preserve">Access to the data is limited to engineers assigned to the project. </w:t>
      </w:r>
      <w:r w:rsidR="004F608C">
        <w:t>The engineers have received training on HIPAA and data security. They understand the requirements for proper data usage.</w:t>
      </w:r>
      <w:r w:rsidR="003524A7">
        <w:t xml:space="preserve"> ACLs associated with the file system and the </w:t>
      </w:r>
      <w:r w:rsidR="00324F0A">
        <w:t>database prevents</w:t>
      </w:r>
      <w:r w:rsidR="003524A7">
        <w:t xml:space="preserve"> unauthorized access to the data within the system.</w:t>
      </w:r>
    </w:p>
    <w:p w14:paraId="5DD5B0A7" w14:textId="77777777" w:rsidR="00DC219B" w:rsidRDefault="00DC219B" w:rsidP="009867A9"/>
    <w:p w14:paraId="5DD5B0A8" w14:textId="77777777" w:rsidR="00654F72" w:rsidRDefault="00654F72" w:rsidP="009867A9"/>
    <w:p w14:paraId="5DD5B0A9" w14:textId="77777777" w:rsidR="00C40674" w:rsidRDefault="00C40674" w:rsidP="009867A9">
      <w:pPr>
        <w:pStyle w:val="Heading3"/>
      </w:pPr>
      <w:bookmarkStart w:id="131" w:name="_Toc130102905"/>
      <w:bookmarkStart w:id="132" w:name="_Toc236809427"/>
      <w:bookmarkStart w:id="133" w:name="_Toc387413185"/>
      <w:r>
        <w:t>Object Reuse</w:t>
      </w:r>
      <w:bookmarkEnd w:id="131"/>
      <w:bookmarkEnd w:id="132"/>
      <w:bookmarkEnd w:id="133"/>
    </w:p>
    <w:p w14:paraId="5DD5B0AA" w14:textId="776AF1F0" w:rsidR="0076586A" w:rsidRDefault="00C40674" w:rsidP="009867A9">
      <w:r w:rsidRPr="00374238">
        <w:t>Object reuse ensures that all data resident in an authorized user’s personal storage space be purged (rendered unrecoverable) prior to allocation of that storage space to another user.</w:t>
      </w:r>
      <w:r>
        <w:t xml:space="preserve">  All </w:t>
      </w:r>
      <w:r w:rsidR="008D0F55">
        <w:t>GDIT</w:t>
      </w:r>
      <w:r w:rsidR="00F40105">
        <w:t xml:space="preserve"> </w:t>
      </w:r>
      <w:r>
        <w:t xml:space="preserve">windows systems are configured with a windows security policy that deletes all files on the Window’s Recycle bin (Part of the Windows 2003 checklist).  </w:t>
      </w:r>
    </w:p>
    <w:p w14:paraId="5DD5B0AB" w14:textId="77777777" w:rsidR="0076586A" w:rsidRDefault="0076586A" w:rsidP="009867A9"/>
    <w:p w14:paraId="5DD5B0AC" w14:textId="77777777" w:rsidR="008F61D4" w:rsidRPr="00374238" w:rsidRDefault="008F61D4" w:rsidP="009867A9"/>
    <w:p w14:paraId="5DD5B0AD" w14:textId="77777777" w:rsidR="00C40674" w:rsidRDefault="00C40674" w:rsidP="009867A9">
      <w:pPr>
        <w:pStyle w:val="Heading3"/>
      </w:pPr>
      <w:bookmarkStart w:id="134" w:name="_Toc236809428"/>
      <w:bookmarkStart w:id="135" w:name="_Toc387413186"/>
      <w:r>
        <w:t>Least Privilege</w:t>
      </w:r>
      <w:bookmarkEnd w:id="134"/>
      <w:bookmarkEnd w:id="135"/>
    </w:p>
    <w:p w14:paraId="5DD5B0AE" w14:textId="77777777" w:rsidR="00EB5FE3" w:rsidRDefault="00C40674" w:rsidP="009867A9">
      <w:r w:rsidRPr="00374238">
        <w:t>Least privilege requires that a user have access to all information to which the user is entitled, but to no more.</w:t>
      </w:r>
      <w:r w:rsidR="00822CD5">
        <w:t xml:space="preserve"> The applications that comprise the system are limited to the data they need to perform their tasks. </w:t>
      </w:r>
    </w:p>
    <w:p w14:paraId="5DD5B0AF" w14:textId="77777777" w:rsidR="00EB5FE3" w:rsidRDefault="00EB5FE3" w:rsidP="009867A9"/>
    <w:p w14:paraId="5DD5B0B0" w14:textId="421DE18C" w:rsidR="00C40674" w:rsidRDefault="00822CD5" w:rsidP="009867A9">
      <w:r>
        <w:t xml:space="preserve">The </w:t>
      </w:r>
      <w:r w:rsidR="00EB5FE3">
        <w:t>applications in</w:t>
      </w:r>
      <w:r>
        <w:t xml:space="preserve"> the </w:t>
      </w:r>
      <w:r w:rsidR="00217B9E">
        <w:rPr>
          <w:sz w:val="22"/>
          <w:szCs w:val="22"/>
        </w:rPr>
        <w:t xml:space="preserve">CCO </w:t>
      </w:r>
      <w:r w:rsidR="00DD050E">
        <w:rPr>
          <w:sz w:val="22"/>
          <w:szCs w:val="22"/>
        </w:rPr>
        <w:t>e</w:t>
      </w:r>
      <w:r w:rsidR="00C95DF9">
        <w:rPr>
          <w:sz w:val="22"/>
          <w:szCs w:val="22"/>
        </w:rPr>
        <w:t>Coaching log</w:t>
      </w:r>
      <w:r w:rsidR="00217B9E">
        <w:rPr>
          <w:sz w:val="22"/>
          <w:szCs w:val="22"/>
        </w:rPr>
        <w:t xml:space="preserve"> </w:t>
      </w:r>
      <w:r>
        <w:t xml:space="preserve">are limited to the </w:t>
      </w:r>
      <w:r w:rsidR="007E257B">
        <w:t>files</w:t>
      </w:r>
      <w:r>
        <w:t xml:space="preserve"> they need to access and the type of access that is required.</w:t>
      </w:r>
      <w:r w:rsidR="00EB5FE3">
        <w:t xml:space="preserve"> They utilize the user accounts in the database. Programs that do the daily processing require access to read, write, update and delete data within the database. The reporting programs only need read access.</w:t>
      </w:r>
    </w:p>
    <w:p w14:paraId="5DD5B0B1" w14:textId="77777777" w:rsidR="00EB5FE3" w:rsidRDefault="00EB5FE3" w:rsidP="009867A9"/>
    <w:p w14:paraId="5DD5B0B2" w14:textId="77777777" w:rsidR="00D41976" w:rsidRDefault="00106194" w:rsidP="00D41976">
      <w:r>
        <w:t xml:space="preserve">Administrative rights are </w:t>
      </w:r>
      <w:r w:rsidR="00F9663B">
        <w:t>not</w:t>
      </w:r>
      <w:r>
        <w:t xml:space="preserve"> granted to</w:t>
      </w:r>
      <w:r w:rsidR="00F9663B">
        <w:t xml:space="preserve"> engineering team for the production servers.  All accounts used by the engineering team will have limited access to the servers.</w:t>
      </w:r>
    </w:p>
    <w:p w14:paraId="5DD5B0B3" w14:textId="77777777" w:rsidR="00D41976" w:rsidRDefault="00F82164" w:rsidP="00D41976">
      <w:r>
        <w:lastRenderedPageBreak/>
        <w:br w:type="page"/>
      </w:r>
    </w:p>
    <w:p w14:paraId="5DD5B0B4" w14:textId="77777777" w:rsidR="00C81061" w:rsidRDefault="00C81061" w:rsidP="009867A9">
      <w:pPr>
        <w:pStyle w:val="Heading1"/>
      </w:pPr>
      <w:bookmarkStart w:id="136" w:name="_Toc236809429"/>
      <w:bookmarkStart w:id="137" w:name="_Toc387413187"/>
      <w:r>
        <w:lastRenderedPageBreak/>
        <w:t xml:space="preserve">Service </w:t>
      </w:r>
      <w:r w:rsidR="00FE51ED">
        <w:t>Management F</w:t>
      </w:r>
      <w:r>
        <w:t>ramework</w:t>
      </w:r>
      <w:bookmarkEnd w:id="136"/>
      <w:bookmarkEnd w:id="137"/>
    </w:p>
    <w:p w14:paraId="5DD5B0B5" w14:textId="7863F2CB" w:rsidR="00896531" w:rsidRDefault="008638AF" w:rsidP="009867A9">
      <w:r>
        <w:t xml:space="preserve">The </w:t>
      </w:r>
      <w:r w:rsidR="00C81061">
        <w:t>Service Management Framework</w:t>
      </w:r>
      <w:r w:rsidR="00C81061" w:rsidRPr="00C81061">
        <w:t xml:space="preserve"> (SMF) </w:t>
      </w:r>
      <w:r>
        <w:t>defines</w:t>
      </w:r>
      <w:r w:rsidR="00C81061" w:rsidRPr="00C81061">
        <w:t xml:space="preserve"> operational </w:t>
      </w:r>
      <w:r>
        <w:t>life cycle design</w:t>
      </w:r>
      <w:r w:rsidR="00C81061" w:rsidRPr="00C81061">
        <w:t xml:space="preserve"> for </w:t>
      </w:r>
      <w:r>
        <w:t>system</w:t>
      </w:r>
      <w:r w:rsidR="00C33BA5">
        <w:t>s</w:t>
      </w:r>
      <w:r>
        <w:t>, services, application</w:t>
      </w:r>
      <w:r w:rsidR="00C33BA5">
        <w:t>s</w:t>
      </w:r>
      <w:r>
        <w:t xml:space="preserve">, and </w:t>
      </w:r>
      <w:r w:rsidR="00C81061" w:rsidRPr="00C81061">
        <w:t xml:space="preserve">technologies employed </w:t>
      </w:r>
      <w:r>
        <w:t xml:space="preserve">by this EDD.  Often termed </w:t>
      </w:r>
      <w:r w:rsidRPr="007C667B">
        <w:t xml:space="preserve">“operations management” this Framework </w:t>
      </w:r>
      <w:r w:rsidR="004B011A">
        <w:t xml:space="preserve">sets forth the </w:t>
      </w:r>
      <w:r w:rsidRPr="007C667B">
        <w:t xml:space="preserve">use and supervision of information technology resources to accomplish its stated mission.  </w:t>
      </w:r>
      <w:r w:rsidR="004B011A">
        <w:t>O</w:t>
      </w:r>
      <w:r w:rsidRPr="007C667B">
        <w:t>perations management processes are grouped together in groups called S</w:t>
      </w:r>
      <w:r w:rsidR="004B011A">
        <w:t>ervice Management Functions (</w:t>
      </w:r>
      <w:proofErr w:type="spellStart"/>
      <w:r w:rsidR="004B011A">
        <w:t>SMf</w:t>
      </w:r>
      <w:r w:rsidR="00C33BA5">
        <w:t>s</w:t>
      </w:r>
      <w:proofErr w:type="spellEnd"/>
      <w:r w:rsidRPr="007C667B">
        <w:t>).</w:t>
      </w:r>
      <w:r w:rsidR="004B011A">
        <w:t xml:space="preserve">  The </w:t>
      </w:r>
      <w:proofErr w:type="spellStart"/>
      <w:r w:rsidR="004B011A">
        <w:t>SMf</w:t>
      </w:r>
      <w:r w:rsidR="00C33BA5">
        <w:t>s</w:t>
      </w:r>
      <w:proofErr w:type="spellEnd"/>
      <w:r w:rsidR="004B011A">
        <w:t xml:space="preserve"> used within the </w:t>
      </w:r>
      <w:r w:rsidR="00BA1533">
        <w:t>GDI</w:t>
      </w:r>
      <w:r w:rsidR="00E7732E">
        <w:t xml:space="preserve">T </w:t>
      </w:r>
      <w:r w:rsidR="004B011A">
        <w:t xml:space="preserve">Network </w:t>
      </w:r>
      <w:r w:rsidRPr="007C667B">
        <w:t>are:</w:t>
      </w:r>
    </w:p>
    <w:p w14:paraId="5DD5B0B6" w14:textId="77777777" w:rsidR="00F82164" w:rsidRDefault="00F82164" w:rsidP="009867A9"/>
    <w:p w14:paraId="5DD5B0B7" w14:textId="77777777" w:rsidR="008638AF" w:rsidRPr="007C667B" w:rsidRDefault="008638AF" w:rsidP="009867A9">
      <w:r w:rsidRPr="007C667B">
        <w:t>Configuration Management</w:t>
      </w:r>
    </w:p>
    <w:p w14:paraId="5DD5B0B8" w14:textId="77777777" w:rsidR="008638AF" w:rsidRPr="007C667B" w:rsidRDefault="008638AF" w:rsidP="009867A9">
      <w:r w:rsidRPr="007C667B">
        <w:t>Change Management</w:t>
      </w:r>
    </w:p>
    <w:p w14:paraId="5DD5B0B9" w14:textId="77777777" w:rsidR="008638AF" w:rsidRPr="007C667B" w:rsidRDefault="008638AF" w:rsidP="009867A9">
      <w:r w:rsidRPr="007C667B">
        <w:t xml:space="preserve">Release </w:t>
      </w:r>
      <w:r w:rsidR="00580706">
        <w:t>Management</w:t>
      </w:r>
    </w:p>
    <w:p w14:paraId="5DD5B0BA" w14:textId="77777777" w:rsidR="008638AF" w:rsidRPr="007C667B" w:rsidRDefault="008638AF" w:rsidP="009867A9">
      <w:r w:rsidRPr="007C667B">
        <w:t>Technology Administration</w:t>
      </w:r>
    </w:p>
    <w:p w14:paraId="5DD5B0BB" w14:textId="77777777" w:rsidR="008638AF" w:rsidRPr="007C667B" w:rsidRDefault="008638AF" w:rsidP="009867A9">
      <w:r w:rsidRPr="007C667B">
        <w:t>Monitor &amp; Control</w:t>
      </w:r>
    </w:p>
    <w:p w14:paraId="5DD5B0BC" w14:textId="77777777" w:rsidR="00580706" w:rsidRPr="007C667B" w:rsidRDefault="00580706" w:rsidP="00580706">
      <w:r w:rsidRPr="007C667B">
        <w:t>Job Scheduling</w:t>
      </w:r>
    </w:p>
    <w:p w14:paraId="5DD5B0BD" w14:textId="77777777" w:rsidR="008638AF" w:rsidRPr="007C667B" w:rsidRDefault="008638AF" w:rsidP="009867A9">
      <w:r w:rsidRPr="007C667B">
        <w:t>Storage Management</w:t>
      </w:r>
    </w:p>
    <w:p w14:paraId="5DD5B0BE" w14:textId="77777777" w:rsidR="00580706" w:rsidRDefault="00580706" w:rsidP="009867A9">
      <w:r>
        <w:t xml:space="preserve">Operations Review </w:t>
      </w:r>
    </w:p>
    <w:p w14:paraId="5DD5B0BF" w14:textId="77777777" w:rsidR="00580706" w:rsidRDefault="00580706" w:rsidP="009867A9">
      <w:r>
        <w:t>Support Quadrant</w:t>
      </w:r>
    </w:p>
    <w:p w14:paraId="5DD5B0C0" w14:textId="77777777" w:rsidR="00580706" w:rsidRDefault="00580706" w:rsidP="00580706">
      <w:r w:rsidRPr="007C667B">
        <w:t>Fault Management</w:t>
      </w:r>
      <w:r>
        <w:t xml:space="preserve"> </w:t>
      </w:r>
    </w:p>
    <w:p w14:paraId="5DD5B0C1" w14:textId="4641C7F6" w:rsidR="008638AF" w:rsidRPr="007C667B" w:rsidRDefault="00BA1533" w:rsidP="009867A9">
      <w:r>
        <w:t>GDIT</w:t>
      </w:r>
      <w:r w:rsidR="00604CFB">
        <w:t xml:space="preserve"> Business Support</w:t>
      </w:r>
    </w:p>
    <w:p w14:paraId="5DD5B0C2" w14:textId="77777777" w:rsidR="008638AF" w:rsidRPr="007C667B" w:rsidRDefault="008638AF" w:rsidP="009867A9">
      <w:r w:rsidRPr="007C667B">
        <w:t>Escalation</w:t>
      </w:r>
    </w:p>
    <w:p w14:paraId="5DD5B0C3" w14:textId="77777777" w:rsidR="00DC3A2E" w:rsidRDefault="008638AF" w:rsidP="009867A9">
      <w:r w:rsidRPr="007C667B">
        <w:t>Service Delivery</w:t>
      </w:r>
      <w:r w:rsidR="004B011A" w:rsidRPr="004B011A">
        <w:t xml:space="preserve"> </w:t>
      </w:r>
    </w:p>
    <w:p w14:paraId="5DD5B0C4" w14:textId="77777777" w:rsidR="00580706" w:rsidRPr="007C667B" w:rsidRDefault="00580706" w:rsidP="00580706">
      <w:r w:rsidRPr="007C667B">
        <w:t>Capacity Management</w:t>
      </w:r>
    </w:p>
    <w:p w14:paraId="5DD5B0C5" w14:textId="77777777" w:rsidR="004B011A" w:rsidRPr="004B011A" w:rsidRDefault="004B011A" w:rsidP="009867A9">
      <w:r w:rsidRPr="004B011A">
        <w:t>Security Management</w:t>
      </w:r>
    </w:p>
    <w:p w14:paraId="5DD5B0C6" w14:textId="77777777" w:rsidR="008638AF" w:rsidRPr="007C667B" w:rsidRDefault="008638AF" w:rsidP="009867A9">
      <w:r w:rsidRPr="007C667B">
        <w:t>Asset Management</w:t>
      </w:r>
    </w:p>
    <w:p w14:paraId="5DD5B0C7" w14:textId="77777777" w:rsidR="008638AF" w:rsidRPr="007C667B" w:rsidRDefault="008638AF" w:rsidP="009867A9">
      <w:r w:rsidRPr="007C667B">
        <w:t>Availability</w:t>
      </w:r>
    </w:p>
    <w:p w14:paraId="5DD5B0C8" w14:textId="77777777" w:rsidR="008638AF" w:rsidRPr="007C667B" w:rsidRDefault="008638AF" w:rsidP="009867A9">
      <w:pPr>
        <w:pStyle w:val="BodyText"/>
      </w:pPr>
      <w:r w:rsidRPr="007C667B">
        <w:t xml:space="preserve">The </w:t>
      </w:r>
      <w:proofErr w:type="spellStart"/>
      <w:r w:rsidRPr="007C667B">
        <w:t>SM</w:t>
      </w:r>
      <w:r w:rsidR="00C33BA5">
        <w:t>f</w:t>
      </w:r>
      <w:r w:rsidRPr="007C667B">
        <w:t>s</w:t>
      </w:r>
      <w:proofErr w:type="spellEnd"/>
      <w:r w:rsidRPr="007C667B">
        <w:t xml:space="preserve"> are performed by people and tools and therefore are independent of organizational structure/grouping.  Some functions such as </w:t>
      </w:r>
      <w:r w:rsidR="00C33BA5">
        <w:t>F</w:t>
      </w:r>
      <w:r w:rsidRPr="007C667B">
        <w:t xml:space="preserve">ault </w:t>
      </w:r>
      <w:r w:rsidR="00C33BA5">
        <w:t>M</w:t>
      </w:r>
      <w:r w:rsidRPr="007C667B">
        <w:t xml:space="preserve">anagement are performed throughout the organization while other such as Job </w:t>
      </w:r>
      <w:r w:rsidR="00C33BA5">
        <w:t>S</w:t>
      </w:r>
      <w:r w:rsidRPr="007C667B">
        <w:t xml:space="preserve">cheduling </w:t>
      </w:r>
      <w:proofErr w:type="gramStart"/>
      <w:r w:rsidRPr="007C667B">
        <w:t>are</w:t>
      </w:r>
      <w:proofErr w:type="gramEnd"/>
      <w:r w:rsidRPr="007C667B">
        <w:t xml:space="preserve"> performed within a specialized team.  What is important is the decomposition of the function and the assignment to the appropriate human resources that have the tools and skills to perform the required tasks.</w:t>
      </w:r>
    </w:p>
    <w:p w14:paraId="5DD5B0C9" w14:textId="77777777" w:rsidR="00277625" w:rsidRDefault="00277625" w:rsidP="009867A9">
      <w:pPr>
        <w:pStyle w:val="BodyText"/>
      </w:pPr>
      <w:r w:rsidRPr="007C667B">
        <w:t xml:space="preserve">Appling these key principles and market facing approach, the </w:t>
      </w:r>
      <w:r>
        <w:t>SM</w:t>
      </w:r>
      <w:r w:rsidRPr="007C667B">
        <w:t xml:space="preserve">F </w:t>
      </w:r>
      <w:r>
        <w:t xml:space="preserve">is </w:t>
      </w:r>
      <w:r w:rsidRPr="007C667B">
        <w:t>constructed of four highly integrated quadrants of operational activity.  They are:</w:t>
      </w:r>
    </w:p>
    <w:p w14:paraId="5DD5B0CA" w14:textId="77777777" w:rsidR="00277625" w:rsidRDefault="005F53C3" w:rsidP="009867A9">
      <w:pPr>
        <w:pStyle w:val="BodyText"/>
      </w:pPr>
      <w:r>
        <w:rPr>
          <w:noProof/>
        </w:rPr>
        <w:lastRenderedPageBreak/>
        <w:drawing>
          <wp:anchor distT="0" distB="0" distL="114300" distR="114300" simplePos="0" relativeHeight="251657728" behindDoc="0" locked="0" layoutInCell="1" allowOverlap="1" wp14:anchorId="5DD5B36A" wp14:editId="5DD5B36B">
            <wp:simplePos x="0" y="0"/>
            <wp:positionH relativeFrom="column">
              <wp:posOffset>1514475</wp:posOffset>
            </wp:positionH>
            <wp:positionV relativeFrom="paragraph">
              <wp:posOffset>112395</wp:posOffset>
            </wp:positionV>
            <wp:extent cx="1828800" cy="1828800"/>
            <wp:effectExtent l="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14:sizeRelH relativeFrom="page">
              <wp14:pctWidth>0</wp14:pctWidth>
            </wp14:sizeRelH>
            <wp14:sizeRelV relativeFrom="page">
              <wp14:pctHeight>0</wp14:pctHeight>
            </wp14:sizeRelV>
          </wp:anchor>
        </w:drawing>
      </w:r>
    </w:p>
    <w:p w14:paraId="5DD5B0CB" w14:textId="77777777" w:rsidR="00277625" w:rsidRDefault="005B7358" w:rsidP="009867A9">
      <w:pPr>
        <w:pStyle w:val="BodyText"/>
      </w:pPr>
      <w:r>
        <w:t>Service Management Framework Quadrant Overview</w:t>
      </w:r>
    </w:p>
    <w:p w14:paraId="5DD5B0CC" w14:textId="77777777" w:rsidR="00277625" w:rsidRDefault="00277625" w:rsidP="009867A9">
      <w:pPr>
        <w:pStyle w:val="BodyText"/>
      </w:pPr>
      <w:r w:rsidRPr="007C667B">
        <w:t xml:space="preserve">Each of the quadrants has a unique mission that is accomplished via the implementation and execution of underlying </w:t>
      </w:r>
      <w:r w:rsidR="00C33BA5">
        <w:t>S</w:t>
      </w:r>
      <w:r w:rsidRPr="007C667B">
        <w:t>er</w:t>
      </w:r>
      <w:r>
        <w:t xml:space="preserve">vice </w:t>
      </w:r>
      <w:r w:rsidR="00C33BA5">
        <w:t>M</w:t>
      </w:r>
      <w:r>
        <w:t xml:space="preserve">anagement </w:t>
      </w:r>
      <w:r w:rsidR="00C33BA5">
        <w:t>F</w:t>
      </w:r>
      <w:r>
        <w:t>unctions</w:t>
      </w:r>
      <w:r w:rsidRPr="007C667B">
        <w:t xml:space="preserve">.  For example, in the </w:t>
      </w:r>
      <w:r w:rsidR="00C33BA5">
        <w:t>C</w:t>
      </w:r>
      <w:r w:rsidRPr="007C667B">
        <w:t xml:space="preserve">hange </w:t>
      </w:r>
      <w:r w:rsidR="00C33BA5">
        <w:t>Q</w:t>
      </w:r>
      <w:r w:rsidRPr="007C667B">
        <w:t>ua</w:t>
      </w:r>
      <w:r>
        <w:t xml:space="preserve">drant, the underlying </w:t>
      </w:r>
      <w:proofErr w:type="spellStart"/>
      <w:r>
        <w:t>SMf</w:t>
      </w:r>
      <w:r w:rsidRPr="007C667B">
        <w:t>s</w:t>
      </w:r>
      <w:proofErr w:type="spellEnd"/>
      <w:r w:rsidRPr="007C667B">
        <w:t xml:space="preserve"> are Change </w:t>
      </w:r>
      <w:r w:rsidR="00C33BA5">
        <w:t>M</w:t>
      </w:r>
      <w:r w:rsidRPr="007C667B">
        <w:t xml:space="preserve">anagement, Configuration </w:t>
      </w:r>
      <w:r w:rsidR="00C33BA5">
        <w:t>M</w:t>
      </w:r>
      <w:r w:rsidRPr="007C667B">
        <w:t xml:space="preserve">anagement, and Release </w:t>
      </w:r>
      <w:r w:rsidR="00C33BA5">
        <w:t>M</w:t>
      </w:r>
      <w:r w:rsidRPr="007C667B">
        <w:t xml:space="preserve">anagement.  Together, these functions support the </w:t>
      </w:r>
      <w:r w:rsidR="00C33BA5">
        <w:t>C</w:t>
      </w:r>
      <w:r w:rsidRPr="007C667B">
        <w:t xml:space="preserve">hange </w:t>
      </w:r>
      <w:r w:rsidR="00C33BA5">
        <w:t>Q</w:t>
      </w:r>
      <w:r w:rsidRPr="007C667B">
        <w:t>uadrant’s mission, which is to effectively identify, approve, control, and release changes to the IT environment.</w:t>
      </w:r>
    </w:p>
    <w:p w14:paraId="5DD5B0CD" w14:textId="77777777" w:rsidR="00595896" w:rsidRDefault="000F5E1F" w:rsidP="00676062">
      <w:pPr>
        <w:pStyle w:val="Heading2"/>
      </w:pPr>
      <w:bookmarkStart w:id="138" w:name="_Toc130102875"/>
      <w:r>
        <w:tab/>
      </w:r>
      <w:bookmarkStart w:id="139" w:name="_Toc236809430"/>
      <w:bookmarkStart w:id="140" w:name="_Toc387413188"/>
      <w:bookmarkEnd w:id="138"/>
      <w:r w:rsidR="004E3864">
        <w:t>Configuration Management</w:t>
      </w:r>
      <w:bookmarkEnd w:id="139"/>
      <w:bookmarkEnd w:id="140"/>
      <w:r w:rsidR="004E3864">
        <w:t xml:space="preserve"> </w:t>
      </w:r>
    </w:p>
    <w:p w14:paraId="5DD5B0CE" w14:textId="77777777" w:rsidR="004E3864" w:rsidRDefault="004E3864" w:rsidP="009867A9">
      <w:pPr>
        <w:pStyle w:val="BodyText"/>
      </w:pPr>
      <w:r w:rsidRPr="007C667B">
        <w:t xml:space="preserve">Configuration Management </w:t>
      </w:r>
      <w:r w:rsidR="00CA6577">
        <w:t xml:space="preserve">is </w:t>
      </w:r>
      <w:r>
        <w:t>the</w:t>
      </w:r>
      <w:r w:rsidRPr="007C667B">
        <w:t xml:space="preserve"> </w:t>
      </w:r>
      <w:r w:rsidR="00CA6577">
        <w:t>S</w:t>
      </w:r>
      <w:r w:rsidRPr="007C667B">
        <w:t xml:space="preserve">ervice </w:t>
      </w:r>
      <w:r w:rsidR="00CA6577">
        <w:t>M</w:t>
      </w:r>
      <w:r w:rsidRPr="007C667B">
        <w:t xml:space="preserve">anagement </w:t>
      </w:r>
      <w:r w:rsidR="00CA6577">
        <w:t>F</w:t>
      </w:r>
      <w:r w:rsidRPr="007C667B">
        <w:t>unction that is responsible for identifying, recording, controlling, and tracking all versions of hardware, software, documentation, processes, and procedures</w:t>
      </w:r>
      <w:r>
        <w:t xml:space="preserve"> </w:t>
      </w:r>
      <w:r w:rsidR="00CA6577">
        <w:t xml:space="preserve">that apply to </w:t>
      </w:r>
      <w:r w:rsidRPr="007C667B">
        <w:t xml:space="preserve">the managed environment.  </w:t>
      </w:r>
      <w:r w:rsidR="00CA6577">
        <w:t>It also</w:t>
      </w:r>
      <w:r w:rsidRPr="007C667B">
        <w:t xml:space="preserve"> controls the physical and logical </w:t>
      </w:r>
      <w:bookmarkStart w:id="141" w:name="1020564"/>
      <w:r w:rsidRPr="007C667B">
        <w:t>characteristics of the environment’s resources</w:t>
      </w:r>
      <w:r w:rsidR="00CA6577">
        <w:t xml:space="preserve"> and </w:t>
      </w:r>
      <w:r w:rsidRPr="007C667B">
        <w:t>the relationships between those resources</w:t>
      </w:r>
      <w:bookmarkEnd w:id="141"/>
      <w:r w:rsidRPr="007C667B">
        <w:t>.</w:t>
      </w:r>
    </w:p>
    <w:p w14:paraId="5DD5B0CF" w14:textId="3A45F7C1" w:rsidR="00823459" w:rsidRDefault="00514505" w:rsidP="009867A9">
      <w:r>
        <w:t>The CI items are documented in the baseline documentation locating in version manager in</w:t>
      </w:r>
      <w:r w:rsidR="00DF6F02">
        <w:rPr>
          <w:color w:val="FF0000"/>
        </w:rPr>
        <w:t xml:space="preserve"> </w:t>
      </w:r>
      <w:r w:rsidR="00DF6F02" w:rsidRPr="00DF6F02">
        <w:t xml:space="preserve">Version Manager at </w:t>
      </w:r>
      <w:r w:rsidR="00217B9E">
        <w:t xml:space="preserve">CCO </w:t>
      </w:r>
      <w:r w:rsidR="00C95DF9">
        <w:t>Coaching log</w:t>
      </w:r>
      <w:r w:rsidR="00F9663B">
        <w:t>s</w:t>
      </w:r>
      <w:r w:rsidR="00DC219B">
        <w:t xml:space="preserve">. </w:t>
      </w:r>
      <w:r w:rsidR="00DF6F02">
        <w:t xml:space="preserve">Version Manager also hosts </w:t>
      </w:r>
      <w:r>
        <w:t>the requirements documents, high level and detail design documents, the code, unit test plans, cases and reports, integration test plans, cases and reports, system test plans, cases and reports.</w:t>
      </w:r>
    </w:p>
    <w:p w14:paraId="5DD5B0D0" w14:textId="77777777" w:rsidR="00514505" w:rsidRPr="007B660A" w:rsidRDefault="00514505" w:rsidP="009867A9"/>
    <w:p w14:paraId="5DD5B0D1" w14:textId="32F6E336" w:rsidR="00823459" w:rsidRDefault="003F236A" w:rsidP="009867A9">
      <w:pPr>
        <w:rPr>
          <w:color w:val="FF0000"/>
        </w:rPr>
      </w:pPr>
      <w:r>
        <w:t xml:space="preserve">The table below describes the responsible organizations for defining Configuration Management for the </w:t>
      </w:r>
      <w:r w:rsidR="00DD050E">
        <w:t>CCO e</w:t>
      </w:r>
      <w:r w:rsidR="00C95DF9">
        <w:t>Coaching log</w:t>
      </w:r>
      <w:r w:rsidR="00F662FD" w:rsidRPr="00F662FD">
        <w:t>.</w:t>
      </w:r>
    </w:p>
    <w:p w14:paraId="5DD5B0D2" w14:textId="77777777" w:rsidR="00F662FD" w:rsidRDefault="00F662FD"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595896" w14:paraId="5DD5B0D6" w14:textId="77777777" w:rsidTr="00397605">
        <w:tc>
          <w:tcPr>
            <w:tcW w:w="1908" w:type="dxa"/>
            <w:shd w:val="clear" w:color="auto" w:fill="C0C0C0"/>
          </w:tcPr>
          <w:p w14:paraId="5DD5B0D3" w14:textId="77777777" w:rsidR="00595896" w:rsidRDefault="00595896" w:rsidP="00397605">
            <w:pPr>
              <w:spacing w:before="120" w:after="120"/>
            </w:pPr>
            <w:r>
              <w:t>User / Group</w:t>
            </w:r>
          </w:p>
        </w:tc>
        <w:tc>
          <w:tcPr>
            <w:tcW w:w="1980" w:type="dxa"/>
            <w:shd w:val="clear" w:color="auto" w:fill="C0C0C0"/>
          </w:tcPr>
          <w:p w14:paraId="5DD5B0D4" w14:textId="77777777" w:rsidR="00595896" w:rsidRDefault="00595896" w:rsidP="00397605">
            <w:pPr>
              <w:spacing w:before="120" w:after="120"/>
            </w:pPr>
            <w:r>
              <w:t>Role</w:t>
            </w:r>
          </w:p>
        </w:tc>
        <w:tc>
          <w:tcPr>
            <w:tcW w:w="4968" w:type="dxa"/>
            <w:shd w:val="clear" w:color="auto" w:fill="C0C0C0"/>
          </w:tcPr>
          <w:p w14:paraId="5DD5B0D5" w14:textId="77777777" w:rsidR="00595896" w:rsidRDefault="00595896" w:rsidP="00397605">
            <w:pPr>
              <w:spacing w:before="120" w:after="120"/>
            </w:pPr>
            <w:r>
              <w:t>Responsibility</w:t>
            </w:r>
          </w:p>
        </w:tc>
      </w:tr>
      <w:tr w:rsidR="003F236A" w14:paraId="5DD5B0DA" w14:textId="77777777" w:rsidTr="00397605">
        <w:tc>
          <w:tcPr>
            <w:tcW w:w="1908" w:type="dxa"/>
          </w:tcPr>
          <w:p w14:paraId="5DD5B0D7" w14:textId="77777777" w:rsidR="003F236A" w:rsidRDefault="00676062" w:rsidP="00676062">
            <w:pPr>
              <w:spacing w:before="120" w:after="120"/>
            </w:pPr>
            <w:r>
              <w:t xml:space="preserve">Change Control </w:t>
            </w:r>
            <w:r>
              <w:lastRenderedPageBreak/>
              <w:t xml:space="preserve">Board </w:t>
            </w:r>
          </w:p>
        </w:tc>
        <w:tc>
          <w:tcPr>
            <w:tcW w:w="1980" w:type="dxa"/>
          </w:tcPr>
          <w:p w14:paraId="5DD5B0D8" w14:textId="77777777" w:rsidR="003F236A" w:rsidRDefault="003F236A" w:rsidP="00397605">
            <w:pPr>
              <w:spacing w:before="120" w:after="120"/>
            </w:pPr>
            <w:r>
              <w:lastRenderedPageBreak/>
              <w:t xml:space="preserve">Technical Release </w:t>
            </w:r>
            <w:r>
              <w:lastRenderedPageBreak/>
              <w:t>Approval</w:t>
            </w:r>
          </w:p>
        </w:tc>
        <w:tc>
          <w:tcPr>
            <w:tcW w:w="4968" w:type="dxa"/>
          </w:tcPr>
          <w:p w14:paraId="5DD5B0D9" w14:textId="77777777" w:rsidR="003F236A" w:rsidRDefault="003F236A" w:rsidP="00397605">
            <w:pPr>
              <w:spacing w:before="120" w:after="120"/>
            </w:pPr>
            <w:r>
              <w:lastRenderedPageBreak/>
              <w:t xml:space="preserve">Review and Approval proposed Configuration </w:t>
            </w:r>
            <w:r>
              <w:lastRenderedPageBreak/>
              <w:t>Items (CI)</w:t>
            </w:r>
          </w:p>
        </w:tc>
      </w:tr>
      <w:tr w:rsidR="003F236A" w14:paraId="5DD5B0DF" w14:textId="77777777" w:rsidTr="00397605">
        <w:tc>
          <w:tcPr>
            <w:tcW w:w="1908" w:type="dxa"/>
          </w:tcPr>
          <w:p w14:paraId="5DD5B0DB" w14:textId="77777777" w:rsidR="003F236A" w:rsidRDefault="003F236A" w:rsidP="00397605">
            <w:pPr>
              <w:spacing w:before="120" w:after="120"/>
            </w:pPr>
            <w:r>
              <w:lastRenderedPageBreak/>
              <w:t>Operations</w:t>
            </w:r>
          </w:p>
        </w:tc>
        <w:tc>
          <w:tcPr>
            <w:tcW w:w="1980" w:type="dxa"/>
          </w:tcPr>
          <w:p w14:paraId="5DD5B0DC" w14:textId="77777777" w:rsidR="003F236A" w:rsidRDefault="003F236A" w:rsidP="00397605">
            <w:pPr>
              <w:spacing w:before="120" w:after="120"/>
            </w:pPr>
            <w:r>
              <w:t>Technical</w:t>
            </w:r>
          </w:p>
          <w:p w14:paraId="5DD5B0DD" w14:textId="77777777" w:rsidR="003F236A" w:rsidRDefault="003F236A" w:rsidP="00397605">
            <w:pPr>
              <w:spacing w:before="120" w:after="120"/>
            </w:pPr>
            <w:r>
              <w:t>Administrator</w:t>
            </w:r>
          </w:p>
        </w:tc>
        <w:tc>
          <w:tcPr>
            <w:tcW w:w="4968" w:type="dxa"/>
          </w:tcPr>
          <w:p w14:paraId="5DD5B0DE" w14:textId="77777777" w:rsidR="003F236A" w:rsidRDefault="003F236A" w:rsidP="00397605">
            <w:pPr>
              <w:spacing w:before="120" w:after="120"/>
            </w:pPr>
            <w:r>
              <w:t>Update CIs as required.</w:t>
            </w:r>
          </w:p>
        </w:tc>
      </w:tr>
      <w:tr w:rsidR="003F236A" w14:paraId="5DD5B0E3" w14:textId="77777777" w:rsidTr="00397605">
        <w:tc>
          <w:tcPr>
            <w:tcW w:w="1908" w:type="dxa"/>
          </w:tcPr>
          <w:p w14:paraId="5DD5B0E0" w14:textId="77777777" w:rsidR="003F236A" w:rsidRDefault="003F236A" w:rsidP="00397605">
            <w:pPr>
              <w:spacing w:before="120" w:after="120"/>
            </w:pPr>
            <w:r>
              <w:t>Security Administration</w:t>
            </w:r>
          </w:p>
        </w:tc>
        <w:tc>
          <w:tcPr>
            <w:tcW w:w="1980" w:type="dxa"/>
          </w:tcPr>
          <w:p w14:paraId="5DD5B0E1" w14:textId="77777777" w:rsidR="003F236A" w:rsidRDefault="003F236A" w:rsidP="00397605">
            <w:pPr>
              <w:spacing w:before="120" w:after="120"/>
            </w:pPr>
            <w:r>
              <w:t>SSAA Document Administration</w:t>
            </w:r>
          </w:p>
        </w:tc>
        <w:tc>
          <w:tcPr>
            <w:tcW w:w="4968" w:type="dxa"/>
          </w:tcPr>
          <w:p w14:paraId="5DD5B0E2" w14:textId="77777777" w:rsidR="003F236A" w:rsidRDefault="003F236A" w:rsidP="00397605">
            <w:pPr>
              <w:spacing w:before="120" w:after="120"/>
            </w:pPr>
            <w:r>
              <w:t xml:space="preserve">Update the SSAA </w:t>
            </w:r>
            <w:smartTag w:uri="urn:schemas-microsoft-com:office:smarttags" w:element="place">
              <w:r>
                <w:t>Main</w:t>
              </w:r>
            </w:smartTag>
            <w:r>
              <w:t xml:space="preserve"> and SDD.</w:t>
            </w:r>
          </w:p>
        </w:tc>
      </w:tr>
      <w:tr w:rsidR="003F236A" w14:paraId="5DD5B0E7" w14:textId="77777777" w:rsidTr="00397605">
        <w:tc>
          <w:tcPr>
            <w:tcW w:w="1908" w:type="dxa"/>
          </w:tcPr>
          <w:p w14:paraId="5DD5B0E4" w14:textId="77777777" w:rsidR="003F236A" w:rsidRDefault="003F236A" w:rsidP="00397605">
            <w:pPr>
              <w:spacing w:before="120" w:after="120"/>
            </w:pPr>
            <w:r>
              <w:t>Configuration Manager</w:t>
            </w:r>
          </w:p>
        </w:tc>
        <w:tc>
          <w:tcPr>
            <w:tcW w:w="1980" w:type="dxa"/>
          </w:tcPr>
          <w:p w14:paraId="5DD5B0E5" w14:textId="77777777" w:rsidR="003F236A" w:rsidRDefault="003F236A" w:rsidP="00397605">
            <w:pPr>
              <w:spacing w:before="120" w:after="120"/>
            </w:pPr>
            <w:r>
              <w:t>Configuration Audit</w:t>
            </w:r>
          </w:p>
        </w:tc>
        <w:tc>
          <w:tcPr>
            <w:tcW w:w="4968" w:type="dxa"/>
          </w:tcPr>
          <w:p w14:paraId="5DD5B0E6" w14:textId="77777777" w:rsidR="003F236A" w:rsidRDefault="003F236A" w:rsidP="00397605">
            <w:pPr>
              <w:spacing w:before="120" w:after="120"/>
            </w:pPr>
            <w:r>
              <w:t>Ensure Configuration Management process is operated as expected.</w:t>
            </w:r>
          </w:p>
        </w:tc>
      </w:tr>
      <w:tr w:rsidR="003F236A" w14:paraId="5DD5B0EB" w14:textId="77777777" w:rsidTr="00397605">
        <w:tc>
          <w:tcPr>
            <w:tcW w:w="1908" w:type="dxa"/>
          </w:tcPr>
          <w:p w14:paraId="5DD5B0E8" w14:textId="77777777" w:rsidR="003F236A" w:rsidRDefault="003F236A" w:rsidP="00397605">
            <w:pPr>
              <w:spacing w:before="120" w:after="120"/>
            </w:pPr>
            <w:r>
              <w:t>Engineering</w:t>
            </w:r>
          </w:p>
        </w:tc>
        <w:tc>
          <w:tcPr>
            <w:tcW w:w="1980" w:type="dxa"/>
          </w:tcPr>
          <w:p w14:paraId="5DD5B0E9" w14:textId="77777777" w:rsidR="003F236A" w:rsidRDefault="003F236A" w:rsidP="00397605">
            <w:pPr>
              <w:spacing w:before="120" w:after="120"/>
            </w:pPr>
            <w:r>
              <w:t>Infrastructure Engineering</w:t>
            </w:r>
          </w:p>
        </w:tc>
        <w:tc>
          <w:tcPr>
            <w:tcW w:w="4968" w:type="dxa"/>
          </w:tcPr>
          <w:p w14:paraId="5DD5B0EA" w14:textId="77777777" w:rsidR="003F236A" w:rsidRDefault="003F236A" w:rsidP="00397605">
            <w:pPr>
              <w:spacing w:before="120" w:after="120"/>
            </w:pPr>
            <w:r>
              <w:t>Define, Update, and Modify CI’s as required.</w:t>
            </w:r>
          </w:p>
        </w:tc>
      </w:tr>
    </w:tbl>
    <w:p w14:paraId="5DD5B0EC" w14:textId="77777777" w:rsidR="00FE51ED" w:rsidRDefault="00FE51ED" w:rsidP="009867A9"/>
    <w:p w14:paraId="5DD5B0ED" w14:textId="77777777" w:rsidR="00595896" w:rsidRDefault="000F5E1F" w:rsidP="00140771">
      <w:pPr>
        <w:pStyle w:val="Heading2"/>
      </w:pPr>
      <w:bookmarkStart w:id="142" w:name="_Toc130102876"/>
      <w:r>
        <w:tab/>
      </w:r>
      <w:bookmarkStart w:id="143" w:name="_Toc236809431"/>
      <w:bookmarkStart w:id="144" w:name="_Toc387413189"/>
      <w:bookmarkEnd w:id="142"/>
      <w:r w:rsidR="004E3864">
        <w:t>Change Management</w:t>
      </w:r>
      <w:bookmarkEnd w:id="143"/>
      <w:bookmarkEnd w:id="144"/>
    </w:p>
    <w:p w14:paraId="5DD5B0EE" w14:textId="77777777" w:rsidR="005B7358" w:rsidRDefault="005B7358" w:rsidP="009867A9">
      <w:pPr>
        <w:pStyle w:val="BodyText"/>
      </w:pPr>
      <w:r>
        <w:t xml:space="preserve">The </w:t>
      </w:r>
      <w:r w:rsidR="00CA6577">
        <w:t>C</w:t>
      </w:r>
      <w:r>
        <w:t xml:space="preserve">hange </w:t>
      </w:r>
      <w:r w:rsidR="00CA6577">
        <w:t>M</w:t>
      </w:r>
      <w:r>
        <w:t>anagement function</w:t>
      </w:r>
      <w:r w:rsidRPr="007C667B">
        <w:t xml:space="preserve"> is responsible for managing change </w:t>
      </w:r>
      <w:r>
        <w:t>to the defined</w:t>
      </w:r>
      <w:r w:rsidRPr="007C667B">
        <w:t xml:space="preserve"> environment.  A key goal of the </w:t>
      </w:r>
      <w:r w:rsidR="00CA6577">
        <w:t>C</w:t>
      </w:r>
      <w:r w:rsidRPr="007C667B">
        <w:t xml:space="preserve">hange </w:t>
      </w:r>
      <w:r w:rsidR="00CA6577">
        <w:t>M</w:t>
      </w:r>
      <w:r w:rsidRPr="007C667B">
        <w:t xml:space="preserve">anagement process is to ensure that all parties affected by a given change are aware of and understand the impact of the impending change.  Since most systems are heavily interrelated, any changes made in one part of a system may have profound impacts on another.  </w:t>
      </w:r>
      <w:r>
        <w:t xml:space="preserve">Change </w:t>
      </w:r>
      <w:r w:rsidR="00CA6577">
        <w:t>M</w:t>
      </w:r>
      <w:r>
        <w:t>anagement identifies</w:t>
      </w:r>
      <w:r w:rsidRPr="007C667B">
        <w:t xml:space="preserve"> all affected systems and processes before the change is deployed in order to mitigate or eliminate any adverse effects</w:t>
      </w:r>
      <w:r>
        <w:t>.</w:t>
      </w:r>
    </w:p>
    <w:p w14:paraId="5DD5B0EF" w14:textId="452C37D7" w:rsidR="00C25109" w:rsidRDefault="0027139E" w:rsidP="009867A9">
      <w:r>
        <w:t xml:space="preserve">A </w:t>
      </w:r>
      <w:r w:rsidR="00DF6F02">
        <w:t>System Change Request (SCR)</w:t>
      </w:r>
      <w:r>
        <w:t xml:space="preserve"> shall be completed for all change requests. The </w:t>
      </w:r>
      <w:r w:rsidR="00DF6F02">
        <w:t>SCR</w:t>
      </w:r>
      <w:r>
        <w:t xml:space="preserve"> should identify the CI(s) that are affected. </w:t>
      </w:r>
      <w:r w:rsidR="005B7358">
        <w:t xml:space="preserve">Changes to the </w:t>
      </w:r>
      <w:r w:rsidR="00217B9E">
        <w:t xml:space="preserve">CCO </w:t>
      </w:r>
      <w:r w:rsidR="00DD050E">
        <w:t>e</w:t>
      </w:r>
      <w:r w:rsidR="00C95DF9">
        <w:t>Coaching log</w:t>
      </w:r>
      <w:r w:rsidR="00217B9E">
        <w:t xml:space="preserve"> </w:t>
      </w:r>
      <w:r w:rsidR="005B7358">
        <w:t xml:space="preserve">will be handled through the established </w:t>
      </w:r>
      <w:r w:rsidR="00BA1533">
        <w:t>GDI</w:t>
      </w:r>
      <w:r w:rsidR="00E7732E">
        <w:t>T</w:t>
      </w:r>
      <w:r w:rsidR="00F40105">
        <w:t xml:space="preserve"> </w:t>
      </w:r>
      <w:r w:rsidR="005B7358">
        <w:t xml:space="preserve">change control process, managed by the </w:t>
      </w:r>
      <w:r w:rsidR="00B22FD5">
        <w:t xml:space="preserve">Change </w:t>
      </w:r>
      <w:r w:rsidR="00D95413">
        <w:t>Control</w:t>
      </w:r>
      <w:r w:rsidR="005B7358">
        <w:t xml:space="preserve"> Board (</w:t>
      </w:r>
      <w:r w:rsidR="00B22FD5">
        <w:t>C</w:t>
      </w:r>
      <w:r w:rsidR="00D95413">
        <w:t>C</w:t>
      </w:r>
      <w:r w:rsidR="005B7358">
        <w:t>B).</w:t>
      </w:r>
      <w:r w:rsidR="00D95413">
        <w:t xml:space="preserve"> All </w:t>
      </w:r>
      <w:r w:rsidR="00217B9E">
        <w:t>CCO</w:t>
      </w:r>
      <w:r w:rsidR="00D95413">
        <w:t xml:space="preserve"> projects are governed by a project wide </w:t>
      </w:r>
      <w:r w:rsidR="00C25109">
        <w:t xml:space="preserve">charter that can be found at </w:t>
      </w:r>
      <w:hyperlink r:id="rId60" w:history="1">
        <w:r w:rsidR="00C25109">
          <w:rPr>
            <w:rStyle w:val="Hyperlink"/>
          </w:rPr>
          <w:t>vadenmclp01/CMS/CMM%20Documents/SCM/SCCB%20Charter/CMS_Project_SCCBCht.doc</w:t>
        </w:r>
      </w:hyperlink>
      <w:r w:rsidR="00C25109">
        <w:t xml:space="preserve">. </w:t>
      </w:r>
      <w:r w:rsidR="00C25109" w:rsidRPr="00601DBD">
        <w:t xml:space="preserve">The Software Configuration Management activities for this project are based on the </w:t>
      </w:r>
      <w:r w:rsidR="00BA1533">
        <w:t>GDIT</w:t>
      </w:r>
      <w:r w:rsidR="00C25109" w:rsidRPr="00601DBD">
        <w:t xml:space="preserve"> SCM Plan.  The </w:t>
      </w:r>
      <w:r w:rsidR="00BA1533">
        <w:t>project SCM plan</w:t>
      </w:r>
      <w:r w:rsidR="00C25109" w:rsidRPr="00601DBD">
        <w:t xml:space="preserve"> takes precedence should any discrepancies occur between the </w:t>
      </w:r>
      <w:r w:rsidR="00BA1533">
        <w:t>project SCM plan</w:t>
      </w:r>
      <w:r w:rsidR="00C25109" w:rsidRPr="00601DBD">
        <w:t xml:space="preserve"> and the </w:t>
      </w:r>
      <w:r w:rsidR="00BA1533">
        <w:t>GDIT</w:t>
      </w:r>
      <w:r w:rsidR="00C25109" w:rsidRPr="00601DBD">
        <w:t xml:space="preserve"> SCM Plan.</w:t>
      </w:r>
      <w:r w:rsidR="00C25109">
        <w:t xml:space="preserve"> </w:t>
      </w:r>
      <w:r w:rsidR="009F5051">
        <w:t xml:space="preserve"> </w:t>
      </w:r>
    </w:p>
    <w:p w14:paraId="5DD5B0F0" w14:textId="77777777" w:rsidR="005B7358" w:rsidRDefault="005B7358" w:rsidP="009867A9">
      <w:r>
        <w:t xml:space="preserve"> </w:t>
      </w:r>
    </w:p>
    <w:p w14:paraId="5DD5B0F1" w14:textId="3C6DB6A3" w:rsidR="005B7358" w:rsidRDefault="005B7358" w:rsidP="009867A9">
      <w:r>
        <w:t xml:space="preserve">The table below describes the responsible organizations for participating in Change Control for the </w:t>
      </w:r>
      <w:r w:rsidR="00217B9E">
        <w:rPr>
          <w:sz w:val="22"/>
          <w:szCs w:val="22"/>
        </w:rPr>
        <w:t xml:space="preserve">CCO </w:t>
      </w:r>
      <w:r w:rsidR="00DD050E">
        <w:rPr>
          <w:sz w:val="22"/>
          <w:szCs w:val="22"/>
        </w:rPr>
        <w:t>e</w:t>
      </w:r>
      <w:r w:rsidR="00C95DF9">
        <w:rPr>
          <w:sz w:val="22"/>
          <w:szCs w:val="22"/>
        </w:rPr>
        <w:t>Coaching log</w:t>
      </w:r>
      <w:r w:rsidRPr="00375D02">
        <w:t>.</w:t>
      </w:r>
    </w:p>
    <w:p w14:paraId="5DD5B0F2" w14:textId="77777777" w:rsidR="00595896" w:rsidRDefault="00595896"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595896" w14:paraId="5DD5B0F6" w14:textId="77777777" w:rsidTr="00F11D7C">
        <w:trPr>
          <w:tblHeader/>
        </w:trPr>
        <w:tc>
          <w:tcPr>
            <w:tcW w:w="1908" w:type="dxa"/>
            <w:shd w:val="clear" w:color="auto" w:fill="C0C0C0"/>
          </w:tcPr>
          <w:p w14:paraId="5DD5B0F3" w14:textId="77777777" w:rsidR="00595896" w:rsidRDefault="00595896" w:rsidP="00397605">
            <w:pPr>
              <w:spacing w:before="120" w:after="120"/>
            </w:pPr>
            <w:r>
              <w:t>User / Group</w:t>
            </w:r>
          </w:p>
        </w:tc>
        <w:tc>
          <w:tcPr>
            <w:tcW w:w="1980" w:type="dxa"/>
            <w:shd w:val="clear" w:color="auto" w:fill="C0C0C0"/>
          </w:tcPr>
          <w:p w14:paraId="5DD5B0F4" w14:textId="77777777" w:rsidR="00595896" w:rsidRDefault="00595896" w:rsidP="00397605">
            <w:pPr>
              <w:spacing w:before="120" w:after="120"/>
            </w:pPr>
            <w:r>
              <w:t>Role</w:t>
            </w:r>
          </w:p>
        </w:tc>
        <w:tc>
          <w:tcPr>
            <w:tcW w:w="4968" w:type="dxa"/>
            <w:shd w:val="clear" w:color="auto" w:fill="C0C0C0"/>
          </w:tcPr>
          <w:p w14:paraId="5DD5B0F5" w14:textId="77777777" w:rsidR="00595896" w:rsidRDefault="00595896" w:rsidP="00397605">
            <w:pPr>
              <w:spacing w:before="120" w:after="120"/>
            </w:pPr>
            <w:r>
              <w:t>Responsibility</w:t>
            </w:r>
          </w:p>
        </w:tc>
      </w:tr>
      <w:tr w:rsidR="00AE1076" w14:paraId="5DD5B0FA" w14:textId="77777777" w:rsidTr="00397605">
        <w:tc>
          <w:tcPr>
            <w:tcW w:w="1908" w:type="dxa"/>
          </w:tcPr>
          <w:p w14:paraId="5DD5B0F7" w14:textId="77777777" w:rsidR="00AE1076" w:rsidRDefault="00FD08B1" w:rsidP="00397605">
            <w:pPr>
              <w:spacing w:before="120" w:after="120"/>
            </w:pPr>
            <w:r>
              <w:t xml:space="preserve">Chief Information </w:t>
            </w:r>
            <w:r>
              <w:lastRenderedPageBreak/>
              <w:t>Security Officer</w:t>
            </w:r>
          </w:p>
        </w:tc>
        <w:tc>
          <w:tcPr>
            <w:tcW w:w="1980" w:type="dxa"/>
          </w:tcPr>
          <w:p w14:paraId="5DD5B0F8" w14:textId="77777777" w:rsidR="00AE1076" w:rsidRDefault="00FD08B1" w:rsidP="00397605">
            <w:pPr>
              <w:spacing w:before="120" w:after="120"/>
            </w:pPr>
            <w:r>
              <w:lastRenderedPageBreak/>
              <w:t>Submitter</w:t>
            </w:r>
          </w:p>
        </w:tc>
        <w:tc>
          <w:tcPr>
            <w:tcW w:w="4968" w:type="dxa"/>
          </w:tcPr>
          <w:p w14:paraId="5DD5B0F9" w14:textId="77777777" w:rsidR="00522062" w:rsidRDefault="00FD08B1" w:rsidP="00397605">
            <w:pPr>
              <w:spacing w:before="120" w:after="120"/>
            </w:pPr>
            <w:r>
              <w:t>Submit changes for approval</w:t>
            </w:r>
          </w:p>
        </w:tc>
      </w:tr>
      <w:tr w:rsidR="00FD08B1" w14:paraId="5DD5B0FE" w14:textId="77777777" w:rsidTr="00397605">
        <w:tc>
          <w:tcPr>
            <w:tcW w:w="1908" w:type="dxa"/>
          </w:tcPr>
          <w:p w14:paraId="5DD5B0FB" w14:textId="77777777" w:rsidR="00FD08B1" w:rsidRDefault="00DF6F02" w:rsidP="00565847">
            <w:pPr>
              <w:spacing w:before="120" w:after="120"/>
            </w:pPr>
            <w:r>
              <w:lastRenderedPageBreak/>
              <w:t>Program</w:t>
            </w:r>
            <w:r w:rsidR="00565847">
              <w:t xml:space="preserve"> M</w:t>
            </w:r>
            <w:r>
              <w:t>anagers</w:t>
            </w:r>
          </w:p>
        </w:tc>
        <w:tc>
          <w:tcPr>
            <w:tcW w:w="1980" w:type="dxa"/>
          </w:tcPr>
          <w:p w14:paraId="5DD5B0FC" w14:textId="77777777" w:rsidR="00FD08B1" w:rsidRDefault="00FD08B1" w:rsidP="002B2FCE">
            <w:pPr>
              <w:spacing w:before="120" w:after="120"/>
            </w:pPr>
            <w:r>
              <w:t>Submitter</w:t>
            </w:r>
          </w:p>
        </w:tc>
        <w:tc>
          <w:tcPr>
            <w:tcW w:w="4968" w:type="dxa"/>
          </w:tcPr>
          <w:p w14:paraId="5DD5B0FD" w14:textId="77777777" w:rsidR="00FD08B1" w:rsidRDefault="00FD08B1" w:rsidP="002B2FCE">
            <w:pPr>
              <w:spacing w:before="120" w:after="120"/>
            </w:pPr>
            <w:r>
              <w:t>Submit changes for approval</w:t>
            </w:r>
          </w:p>
        </w:tc>
      </w:tr>
      <w:tr w:rsidR="00565847" w14:paraId="5DD5B104" w14:textId="77777777" w:rsidTr="00397605">
        <w:tc>
          <w:tcPr>
            <w:tcW w:w="1908" w:type="dxa"/>
          </w:tcPr>
          <w:p w14:paraId="5DD5B0FF" w14:textId="77777777" w:rsidR="00565847" w:rsidRDefault="00217B9E" w:rsidP="00397605">
            <w:pPr>
              <w:spacing w:before="120" w:after="120"/>
            </w:pPr>
            <w:r>
              <w:t>CCO</w:t>
            </w:r>
            <w:r w:rsidR="00565847">
              <w:t xml:space="preserve"> Security Operations</w:t>
            </w:r>
          </w:p>
        </w:tc>
        <w:tc>
          <w:tcPr>
            <w:tcW w:w="1980" w:type="dxa"/>
          </w:tcPr>
          <w:p w14:paraId="5DD5B100" w14:textId="77777777" w:rsidR="00565847" w:rsidRDefault="00565847" w:rsidP="002B2FCE">
            <w:pPr>
              <w:spacing w:before="120" w:after="120"/>
            </w:pPr>
            <w:r>
              <w:t>Submit / Impact assessments/ recommend approval</w:t>
            </w:r>
          </w:p>
        </w:tc>
        <w:tc>
          <w:tcPr>
            <w:tcW w:w="4968" w:type="dxa"/>
          </w:tcPr>
          <w:p w14:paraId="5DD5B101" w14:textId="77777777" w:rsidR="00565847" w:rsidRDefault="00565847" w:rsidP="002B2FCE">
            <w:pPr>
              <w:spacing w:before="120" w:after="120"/>
            </w:pPr>
            <w:r>
              <w:t>Review security impacts for SCRs</w:t>
            </w:r>
          </w:p>
          <w:p w14:paraId="5DD5B102" w14:textId="77777777" w:rsidR="00565847" w:rsidRDefault="00565847" w:rsidP="002B2FCE">
            <w:pPr>
              <w:spacing w:before="120" w:after="120"/>
            </w:pPr>
            <w:r>
              <w:t>Validate changes have been made</w:t>
            </w:r>
          </w:p>
          <w:p w14:paraId="5DD5B103" w14:textId="77777777" w:rsidR="00565847" w:rsidRDefault="00565847" w:rsidP="002B2FCE">
            <w:pPr>
              <w:spacing w:before="120" w:after="120"/>
            </w:pPr>
          </w:p>
        </w:tc>
      </w:tr>
      <w:tr w:rsidR="00FD08B1" w14:paraId="5DD5B109" w14:textId="77777777" w:rsidTr="00397605">
        <w:tc>
          <w:tcPr>
            <w:tcW w:w="1908" w:type="dxa"/>
          </w:tcPr>
          <w:p w14:paraId="5DD5B105" w14:textId="77777777" w:rsidR="00FD08B1" w:rsidRDefault="00FD08B1" w:rsidP="002B2FCE">
            <w:pPr>
              <w:spacing w:before="120" w:after="120"/>
            </w:pPr>
            <w:r>
              <w:t>Software project manager(s)</w:t>
            </w:r>
          </w:p>
        </w:tc>
        <w:tc>
          <w:tcPr>
            <w:tcW w:w="1980" w:type="dxa"/>
          </w:tcPr>
          <w:p w14:paraId="5DD5B106" w14:textId="77777777" w:rsidR="00FD08B1" w:rsidRDefault="00FD08B1" w:rsidP="002B2FCE">
            <w:pPr>
              <w:spacing w:before="120" w:after="120"/>
            </w:pPr>
            <w:r>
              <w:t>Submit / assign / approve</w:t>
            </w:r>
          </w:p>
        </w:tc>
        <w:tc>
          <w:tcPr>
            <w:tcW w:w="4968" w:type="dxa"/>
          </w:tcPr>
          <w:p w14:paraId="5DD5B107" w14:textId="77777777" w:rsidR="00FD08B1" w:rsidRDefault="00FD08B1" w:rsidP="002B2FCE">
            <w:pPr>
              <w:spacing w:before="120" w:after="120"/>
            </w:pPr>
            <w:r>
              <w:t>Manager of the engineering staff. Can submit changes, assign items for impact assessments and for work, assign priority. Provides status on outstanding issues.</w:t>
            </w:r>
          </w:p>
          <w:p w14:paraId="5DD5B108" w14:textId="77777777" w:rsidR="00FD08B1" w:rsidRDefault="00FD08B1" w:rsidP="002B2FCE">
            <w:pPr>
              <w:spacing w:before="120" w:after="120"/>
            </w:pPr>
            <w:r>
              <w:t>Validate a release is ready for production rollout.</w:t>
            </w:r>
          </w:p>
        </w:tc>
      </w:tr>
      <w:tr w:rsidR="00FD08B1" w14:paraId="5DD5B10E" w14:textId="77777777" w:rsidTr="00397605">
        <w:tc>
          <w:tcPr>
            <w:tcW w:w="1908" w:type="dxa"/>
          </w:tcPr>
          <w:p w14:paraId="5DD5B10A" w14:textId="77777777" w:rsidR="00FD08B1" w:rsidRDefault="00FD08B1" w:rsidP="00397605">
            <w:pPr>
              <w:spacing w:before="120" w:after="120"/>
            </w:pPr>
            <w:r>
              <w:t>Requirements and Test Engineers</w:t>
            </w:r>
          </w:p>
        </w:tc>
        <w:tc>
          <w:tcPr>
            <w:tcW w:w="1980" w:type="dxa"/>
          </w:tcPr>
          <w:p w14:paraId="5DD5B10B" w14:textId="77777777" w:rsidR="00FD08B1" w:rsidRDefault="00FD08B1" w:rsidP="00397605">
            <w:pPr>
              <w:spacing w:before="120" w:after="120"/>
            </w:pPr>
            <w:r>
              <w:t>Submit / recommend approval</w:t>
            </w:r>
          </w:p>
        </w:tc>
        <w:tc>
          <w:tcPr>
            <w:tcW w:w="4968" w:type="dxa"/>
          </w:tcPr>
          <w:p w14:paraId="5DD5B10C" w14:textId="77777777" w:rsidR="00FD08B1" w:rsidRDefault="00FD08B1" w:rsidP="00397605">
            <w:pPr>
              <w:spacing w:before="120" w:after="120"/>
            </w:pPr>
            <w:r>
              <w:t>Compares the change request / issue with the requirements documentation. Completes impact assessments, reports on all test results and provides status on outstanding issues.</w:t>
            </w:r>
          </w:p>
          <w:p w14:paraId="5DD5B10D" w14:textId="77777777" w:rsidR="00FD08B1" w:rsidRDefault="00FD08B1" w:rsidP="00397605">
            <w:pPr>
              <w:spacing w:before="120" w:after="120"/>
            </w:pPr>
            <w:r>
              <w:t>Validate a release is ready for production rollout.</w:t>
            </w:r>
          </w:p>
        </w:tc>
      </w:tr>
      <w:tr w:rsidR="00FD08B1" w14:paraId="5DD5B113" w14:textId="77777777" w:rsidTr="00397605">
        <w:tc>
          <w:tcPr>
            <w:tcW w:w="1908" w:type="dxa"/>
          </w:tcPr>
          <w:p w14:paraId="5DD5B10F" w14:textId="77777777" w:rsidR="00FD08B1" w:rsidRDefault="00FD08B1" w:rsidP="00397605">
            <w:pPr>
              <w:spacing w:before="120" w:after="120"/>
            </w:pPr>
            <w:r>
              <w:t>Development Lead</w:t>
            </w:r>
          </w:p>
        </w:tc>
        <w:tc>
          <w:tcPr>
            <w:tcW w:w="1980" w:type="dxa"/>
          </w:tcPr>
          <w:p w14:paraId="5DD5B110" w14:textId="77777777" w:rsidR="00FD08B1" w:rsidRDefault="00FD08B1" w:rsidP="00397605">
            <w:pPr>
              <w:spacing w:before="120" w:after="120"/>
            </w:pPr>
            <w:r>
              <w:t>Submit / resolve</w:t>
            </w:r>
          </w:p>
        </w:tc>
        <w:tc>
          <w:tcPr>
            <w:tcW w:w="4968" w:type="dxa"/>
          </w:tcPr>
          <w:p w14:paraId="5DD5B111" w14:textId="77777777" w:rsidR="00FD08B1" w:rsidRDefault="00FD08B1" w:rsidP="00397605">
            <w:pPr>
              <w:spacing w:before="120" w:after="120"/>
            </w:pPr>
            <w:r>
              <w:t>Represents the development team in the meetings. Provides status on outstanding issues and makes recommendations.</w:t>
            </w:r>
          </w:p>
          <w:p w14:paraId="5DD5B112" w14:textId="77777777" w:rsidR="00FD08B1" w:rsidRDefault="00FD08B1" w:rsidP="00397605">
            <w:pPr>
              <w:spacing w:before="120" w:after="120"/>
            </w:pPr>
            <w:r>
              <w:t>Validate a release is ready for production rollout.</w:t>
            </w:r>
          </w:p>
        </w:tc>
      </w:tr>
      <w:tr w:rsidR="00FD08B1" w14:paraId="5DD5B118" w14:textId="77777777" w:rsidTr="00397605">
        <w:tc>
          <w:tcPr>
            <w:tcW w:w="1908" w:type="dxa"/>
          </w:tcPr>
          <w:p w14:paraId="5DD5B114" w14:textId="77777777" w:rsidR="00FD08B1" w:rsidRDefault="00FD08B1" w:rsidP="00397605">
            <w:pPr>
              <w:spacing w:before="120" w:after="120"/>
            </w:pPr>
            <w:r>
              <w:t>SCM Lead</w:t>
            </w:r>
          </w:p>
        </w:tc>
        <w:tc>
          <w:tcPr>
            <w:tcW w:w="1980" w:type="dxa"/>
          </w:tcPr>
          <w:p w14:paraId="5DD5B115" w14:textId="77777777" w:rsidR="00FD08B1" w:rsidRDefault="00FD08B1" w:rsidP="00397605">
            <w:pPr>
              <w:spacing w:before="120" w:after="120"/>
            </w:pPr>
            <w:r>
              <w:t>Manage process</w:t>
            </w:r>
          </w:p>
        </w:tc>
        <w:tc>
          <w:tcPr>
            <w:tcW w:w="4968" w:type="dxa"/>
          </w:tcPr>
          <w:p w14:paraId="5DD5B116" w14:textId="77777777" w:rsidR="00FD08B1" w:rsidRDefault="00FD08B1" w:rsidP="00397605">
            <w:pPr>
              <w:spacing w:before="120" w:after="120"/>
            </w:pPr>
            <w:r>
              <w:t>Leads meetings and produces meeting minutes.</w:t>
            </w:r>
          </w:p>
          <w:p w14:paraId="5DD5B117" w14:textId="77777777" w:rsidR="00FD08B1" w:rsidRDefault="00FD08B1" w:rsidP="00397605">
            <w:pPr>
              <w:spacing w:before="120" w:after="120"/>
            </w:pPr>
            <w:r>
              <w:t>Ensure all responsible parties concur a change is ready for release.</w:t>
            </w:r>
          </w:p>
        </w:tc>
      </w:tr>
    </w:tbl>
    <w:p w14:paraId="5DD5B119" w14:textId="77777777" w:rsidR="00522062" w:rsidRDefault="00983BD1" w:rsidP="00983BD1">
      <w:pPr>
        <w:pStyle w:val="Heading3"/>
      </w:pPr>
      <w:bookmarkStart w:id="145" w:name="_Toc387413190"/>
      <w:bookmarkStart w:id="146" w:name="_Toc130102877"/>
      <w:r>
        <w:t>Monthly Patch Process</w:t>
      </w:r>
      <w:bookmarkEnd w:id="145"/>
    </w:p>
    <w:p w14:paraId="5DD5B11A" w14:textId="77777777" w:rsidR="00983BD1" w:rsidRDefault="005B1B17" w:rsidP="00983BD1">
      <w:r>
        <w:t xml:space="preserve">The </w:t>
      </w:r>
      <w:r w:rsidR="00217B9E">
        <w:t>CCO</w:t>
      </w:r>
      <w:r>
        <w:t xml:space="preserve"> Monthly Patching process can be found at </w:t>
      </w:r>
      <w:hyperlink r:id="rId61" w:history="1">
        <w:r w:rsidRPr="00AC4776">
          <w:rPr>
            <w:rStyle w:val="Hyperlink"/>
          </w:rPr>
          <w:t>http://cwe.vangent.local/sites/teams/CMS/spms/default.aspx?RootFolder=%2fsites%2fteams%2fCMS%2fspms%2fDocuments%2fServer%20Support&amp;FolderCTID=&amp;View=%7bC57ED41E%2d2CD6%2d4744%2dBAC7%2d0B7EE60FE9B0%7d</w:t>
        </w:r>
      </w:hyperlink>
    </w:p>
    <w:p w14:paraId="5DD5B11B" w14:textId="77777777" w:rsidR="005B1B17" w:rsidRPr="00983BD1" w:rsidRDefault="005B1B17" w:rsidP="00983BD1"/>
    <w:p w14:paraId="5DD5B11C" w14:textId="77777777" w:rsidR="00FE51ED" w:rsidRDefault="000F5E1F" w:rsidP="008466A3">
      <w:pPr>
        <w:pStyle w:val="Heading2"/>
      </w:pPr>
      <w:r>
        <w:lastRenderedPageBreak/>
        <w:tab/>
      </w:r>
      <w:r w:rsidR="008466A3">
        <w:tab/>
      </w:r>
      <w:bookmarkStart w:id="147" w:name="_Toc236809432"/>
      <w:bookmarkStart w:id="148" w:name="_Toc387413191"/>
      <w:r w:rsidR="00FE51ED">
        <w:t>Release Management</w:t>
      </w:r>
      <w:bookmarkEnd w:id="146"/>
      <w:bookmarkEnd w:id="147"/>
      <w:bookmarkEnd w:id="148"/>
    </w:p>
    <w:p w14:paraId="5DD5B11D" w14:textId="77777777" w:rsidR="00AE1076" w:rsidRDefault="00AE1076" w:rsidP="009867A9">
      <w:bookmarkStart w:id="149" w:name="_Toc130102878"/>
      <w:r>
        <w:t>The focus of Release M</w:t>
      </w:r>
      <w:r w:rsidRPr="007C667B">
        <w:t>anagement is to facilitate the introduction of software</w:t>
      </w:r>
      <w:r>
        <w:t>,</w:t>
      </w:r>
      <w:r w:rsidRPr="007C667B">
        <w:t xml:space="preserve"> hardware</w:t>
      </w:r>
      <w:r>
        <w:t>, and configuration change</w:t>
      </w:r>
      <w:r w:rsidRPr="007C667B">
        <w:t xml:space="preserve"> releases into </w:t>
      </w:r>
      <w:r>
        <w:t xml:space="preserve">the production </w:t>
      </w:r>
      <w:r w:rsidRPr="007C667B">
        <w:t>environment.  Its objective is to ensure environmental</w:t>
      </w:r>
      <w:r>
        <w:t xml:space="preserve">, operational, </w:t>
      </w:r>
      <w:r w:rsidRPr="007C667B">
        <w:t xml:space="preserve">and security </w:t>
      </w:r>
      <w:r>
        <w:t xml:space="preserve">integrity </w:t>
      </w:r>
      <w:r w:rsidRPr="007C667B">
        <w:t xml:space="preserve">through </w:t>
      </w:r>
      <w:r>
        <w:t>controlled service deployment.  Release M</w:t>
      </w:r>
      <w:r w:rsidRPr="007C667B">
        <w:t>anagement is the coordination point between the release development/project team and the operations groups responsible for deploying and managing the release in production</w:t>
      </w:r>
      <w:r>
        <w:t>.</w:t>
      </w:r>
    </w:p>
    <w:p w14:paraId="5DD5B11E" w14:textId="77777777" w:rsidR="00C25109" w:rsidRDefault="00C25109" w:rsidP="009867A9"/>
    <w:p w14:paraId="5DD5B11F" w14:textId="3D6327B6" w:rsidR="00AE1076" w:rsidRDefault="00AE1076" w:rsidP="009867A9">
      <w:r>
        <w:t>Release Management coordinates the recommended changes from the product vendor and application and infrastructure administrators and prepares them for deployment within the production environment.  Within the</w:t>
      </w:r>
      <w:r w:rsidRPr="006E0027">
        <w:t xml:space="preserve"> </w:t>
      </w:r>
      <w:r w:rsidR="00217B9E">
        <w:rPr>
          <w:sz w:val="22"/>
          <w:szCs w:val="22"/>
        </w:rPr>
        <w:t xml:space="preserve">CCO </w:t>
      </w:r>
      <w:r w:rsidR="00DD050E">
        <w:rPr>
          <w:sz w:val="22"/>
          <w:szCs w:val="22"/>
        </w:rPr>
        <w:t>e</w:t>
      </w:r>
      <w:r w:rsidR="00C95DF9">
        <w:rPr>
          <w:sz w:val="22"/>
          <w:szCs w:val="22"/>
        </w:rPr>
        <w:t>Coaching log</w:t>
      </w:r>
      <w:r w:rsidR="00217B9E">
        <w:rPr>
          <w:sz w:val="22"/>
          <w:szCs w:val="22"/>
        </w:rPr>
        <w:t xml:space="preserve"> </w:t>
      </w:r>
      <w:r w:rsidR="004965B7">
        <w:t>environment,</w:t>
      </w:r>
      <w:r w:rsidRPr="006E0027">
        <w:t xml:space="preserve"> recommended changes originate from </w:t>
      </w:r>
      <w:r w:rsidR="004965B7">
        <w:t>four</w:t>
      </w:r>
      <w:r>
        <w:t xml:space="preserve"> teams; the product vendor</w:t>
      </w:r>
      <w:r w:rsidR="00D752EE">
        <w:t>s</w:t>
      </w:r>
      <w:r>
        <w:t>, Application Administrators</w:t>
      </w:r>
      <w:r w:rsidR="00CA6577">
        <w:t>,</w:t>
      </w:r>
      <w:r w:rsidR="00EF69EE">
        <w:t xml:space="preserve"> Operations and Engineering.</w:t>
      </w:r>
    </w:p>
    <w:p w14:paraId="5DD5B120" w14:textId="77777777" w:rsidR="00C25109" w:rsidRDefault="00C25109" w:rsidP="009867A9"/>
    <w:p w14:paraId="5DD5B121" w14:textId="2594122E" w:rsidR="00AE1076" w:rsidRDefault="00766A22" w:rsidP="009867A9">
      <w:r>
        <w:t>All changes to the system are controlled through the change management process</w:t>
      </w:r>
      <w:r w:rsidR="00077DEA">
        <w:t xml:space="preserve"> controlled by the CCB.</w:t>
      </w:r>
      <w:r>
        <w:t xml:space="preserve">  Operating System changes are made on a monthly basis</w:t>
      </w:r>
      <w:r w:rsidR="00077DEA">
        <w:t xml:space="preserve"> by </w:t>
      </w:r>
      <w:r w:rsidR="00BA1533">
        <w:t>GDIT</w:t>
      </w:r>
      <w:r w:rsidR="00077DEA">
        <w:t xml:space="preserve"> Business. </w:t>
      </w:r>
      <w:r w:rsidR="00CA5465">
        <w:t>S</w:t>
      </w:r>
      <w:r w:rsidR="004965B7">
        <w:t xml:space="preserve">ystem changes are made </w:t>
      </w:r>
      <w:r w:rsidR="00565847" w:rsidRPr="00565847">
        <w:t>on an as needed basis</w:t>
      </w:r>
      <w:r w:rsidR="004965B7">
        <w:t>.</w:t>
      </w:r>
    </w:p>
    <w:p w14:paraId="5DD5B122" w14:textId="77777777" w:rsidR="00F72C0F" w:rsidRPr="00234BA1" w:rsidRDefault="00F72C0F" w:rsidP="009867A9"/>
    <w:p w14:paraId="5DD5B123" w14:textId="77777777" w:rsidR="00AE1076" w:rsidRDefault="00AE1076" w:rsidP="009867A9">
      <w:r w:rsidRPr="00234BA1">
        <w:t xml:space="preserve">The </w:t>
      </w:r>
      <w:r w:rsidR="00217B9E">
        <w:t>CCO</w:t>
      </w:r>
      <w:r w:rsidR="00CD027F" w:rsidRPr="00CD027F">
        <w:t xml:space="preserve"> </w:t>
      </w:r>
      <w:r w:rsidR="00CD027F">
        <w:t>Change Control Board (</w:t>
      </w:r>
      <w:r w:rsidR="00766A22">
        <w:t>CCB</w:t>
      </w:r>
      <w:r w:rsidR="00CD027F">
        <w:t>)</w:t>
      </w:r>
      <w:r w:rsidRPr="00234BA1">
        <w:t xml:space="preserve"> review and recommend changes to the application software environment.  This includes the review of product vendor maintenance and upgrade releases as well as specific application configuration parameters that are managed by the Configuration Management functions.  </w:t>
      </w:r>
      <w:r w:rsidR="00766A22">
        <w:t>The CCB</w:t>
      </w:r>
      <w:r w:rsidRPr="00234BA1">
        <w:t xml:space="preserve"> work</w:t>
      </w:r>
      <w:r w:rsidR="00766A22">
        <w:t>s</w:t>
      </w:r>
      <w:r w:rsidRPr="00234BA1">
        <w:t xml:space="preserve"> with the </w:t>
      </w:r>
      <w:r w:rsidR="00885753">
        <w:t>E</w:t>
      </w:r>
      <w:r w:rsidRPr="00234BA1">
        <w:t>ngineering team to test and plan the release rollout.</w:t>
      </w:r>
    </w:p>
    <w:p w14:paraId="5DD5B124" w14:textId="77777777" w:rsidR="00766A22" w:rsidRPr="00234BA1" w:rsidRDefault="00766A22" w:rsidP="009867A9"/>
    <w:p w14:paraId="5DD5B125" w14:textId="77777777" w:rsidR="00766A22" w:rsidRDefault="00AE1076" w:rsidP="009867A9">
      <w:r w:rsidRPr="00234BA1">
        <w:t xml:space="preserve">Engineers review and recommend changes to the application operating environment. This includes the review and recommending changes to the hardware and infrastructure required to support the application.  </w:t>
      </w:r>
      <w:r w:rsidR="00885753">
        <w:t xml:space="preserve">Engineers </w:t>
      </w:r>
      <w:r w:rsidRPr="00234BA1">
        <w:t>work with the Application Administrators team to test and plan the release rollout.</w:t>
      </w:r>
    </w:p>
    <w:p w14:paraId="5DD5B126" w14:textId="77777777" w:rsidR="00C81061" w:rsidRPr="00234BA1" w:rsidRDefault="00C81061" w:rsidP="009867A9"/>
    <w:p w14:paraId="5DD5B127" w14:textId="77777777" w:rsidR="00234BA1" w:rsidRDefault="00234BA1" w:rsidP="009867A9">
      <w:r>
        <w:t xml:space="preserve">Release Management is primarily performed in the </w:t>
      </w:r>
      <w:r w:rsidR="00676062">
        <w:t>CCB</w:t>
      </w:r>
      <w:r>
        <w:t xml:space="preserve">.  The </w:t>
      </w:r>
      <w:r w:rsidR="00676062">
        <w:t>CCB</w:t>
      </w:r>
      <w:r>
        <w:t xml:space="preserve"> is a subordinate change control board to the </w:t>
      </w:r>
      <w:r w:rsidR="00766A22">
        <w:t>Program Change Control Board.</w:t>
      </w:r>
      <w:r w:rsidR="00522062">
        <w:t xml:space="preserve"> See table in the preceding section for list of roles and responsibilities.</w:t>
      </w:r>
    </w:p>
    <w:p w14:paraId="5DD5B128" w14:textId="77777777" w:rsidR="00E15EC4" w:rsidRPr="00C52994" w:rsidRDefault="009D2C84" w:rsidP="009867A9">
      <w:r>
        <w:tab/>
      </w:r>
      <w:r w:rsidR="000F5E1F">
        <w:tab/>
      </w:r>
      <w:bookmarkStart w:id="150" w:name="_Toc130102879"/>
      <w:bookmarkEnd w:id="149"/>
    </w:p>
    <w:p w14:paraId="5DD5B129" w14:textId="77777777" w:rsidR="00E86520" w:rsidRDefault="000F5E1F" w:rsidP="00676062">
      <w:pPr>
        <w:pStyle w:val="Heading2"/>
      </w:pPr>
      <w:r>
        <w:tab/>
      </w:r>
      <w:bookmarkStart w:id="151" w:name="_Toc236809433"/>
      <w:bookmarkStart w:id="152" w:name="_Toc387413192"/>
      <w:r w:rsidR="009D2C84">
        <w:t>Technical Administration</w:t>
      </w:r>
      <w:bookmarkEnd w:id="150"/>
      <w:bookmarkEnd w:id="151"/>
      <w:bookmarkEnd w:id="152"/>
      <w:r w:rsidR="00E86520">
        <w:t xml:space="preserve"> </w:t>
      </w:r>
    </w:p>
    <w:p w14:paraId="5DD5B12A" w14:textId="5A9731AB" w:rsidR="00C52994" w:rsidRDefault="00E15EC4" w:rsidP="009867A9">
      <w:r w:rsidRPr="007C667B">
        <w:t xml:space="preserve">Technical </w:t>
      </w:r>
      <w:r w:rsidR="00AF66A2">
        <w:t>A</w:t>
      </w:r>
      <w:r w:rsidRPr="007C667B">
        <w:t>dministration is responsible f</w:t>
      </w:r>
      <w:r w:rsidRPr="006E0027">
        <w:t xml:space="preserve">or keeping the </w:t>
      </w:r>
      <w:r w:rsidR="00217B9E">
        <w:t xml:space="preserve">CCO </w:t>
      </w:r>
      <w:r w:rsidR="00DD050E">
        <w:t>e</w:t>
      </w:r>
      <w:r w:rsidR="00C95DF9">
        <w:t>Coaching log</w:t>
      </w:r>
      <w:r w:rsidR="00217B9E">
        <w:t xml:space="preserve"> </w:t>
      </w:r>
      <w:r w:rsidRPr="006E0027">
        <w:t xml:space="preserve">services running to design parameters.  It performs the day-to-day administrative functions that ensure integrity, availability, accessibility, and confidentiality of </w:t>
      </w:r>
      <w:r w:rsidR="00217B9E">
        <w:t xml:space="preserve">CCO </w:t>
      </w:r>
      <w:r w:rsidR="00DD050E">
        <w:t>e</w:t>
      </w:r>
      <w:r w:rsidR="00C95DF9">
        <w:t>Coaching log</w:t>
      </w:r>
      <w:r w:rsidR="00217B9E">
        <w:t xml:space="preserve"> </w:t>
      </w:r>
      <w:r w:rsidRPr="006E0027">
        <w:t xml:space="preserve">devices/services.  Technical </w:t>
      </w:r>
      <w:r w:rsidR="00AF66A2" w:rsidRPr="006E0027">
        <w:t>A</w:t>
      </w:r>
      <w:r w:rsidRPr="006E0027">
        <w:t xml:space="preserve">dministration is the direct interaction with the managed </w:t>
      </w:r>
      <w:r w:rsidR="00217B9E">
        <w:t xml:space="preserve">CCO </w:t>
      </w:r>
      <w:r w:rsidR="00DD050E">
        <w:t>e</w:t>
      </w:r>
      <w:r w:rsidR="00C95DF9">
        <w:t>Coaching log</w:t>
      </w:r>
      <w:r w:rsidR="00217B9E">
        <w:t xml:space="preserve"> </w:t>
      </w:r>
      <w:r w:rsidRPr="006E0027">
        <w:t>components by the technical human resources.</w:t>
      </w:r>
    </w:p>
    <w:p w14:paraId="5DD5B12B" w14:textId="77777777" w:rsidR="00B44000" w:rsidRDefault="00B44000" w:rsidP="009867A9"/>
    <w:p w14:paraId="5DD5B12C" w14:textId="22AFB124" w:rsidR="00E15EC4" w:rsidRPr="006E0027" w:rsidRDefault="00E15EC4" w:rsidP="009867A9">
      <w:r w:rsidRPr="006E0027">
        <w:t xml:space="preserve">The table below describes the responsible organizations for participating in Technical Administration for the </w:t>
      </w:r>
      <w:r w:rsidR="00217B9E">
        <w:t xml:space="preserve">CCO </w:t>
      </w:r>
      <w:r w:rsidR="00DD050E">
        <w:t>e</w:t>
      </w:r>
      <w:r w:rsidR="00C95DF9">
        <w:t>Coaching log</w:t>
      </w:r>
      <w:r w:rsidR="00217B9E">
        <w:t xml:space="preserve"> </w:t>
      </w:r>
      <w:r w:rsidR="004965B7">
        <w:t>environment</w:t>
      </w:r>
      <w:r w:rsidRPr="006E0027">
        <w:t>.</w:t>
      </w:r>
    </w:p>
    <w:p w14:paraId="5DD5B12D" w14:textId="77777777" w:rsidR="00E15EC4" w:rsidRPr="006E0027" w:rsidRDefault="00E15EC4"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rsidRPr="006E0027" w14:paraId="5DD5B131" w14:textId="77777777" w:rsidTr="00397605">
        <w:tc>
          <w:tcPr>
            <w:tcW w:w="1908" w:type="dxa"/>
            <w:shd w:val="clear" w:color="auto" w:fill="C0C0C0"/>
          </w:tcPr>
          <w:p w14:paraId="5DD5B12E" w14:textId="77777777" w:rsidR="00C52994" w:rsidRPr="006E0027" w:rsidRDefault="00C52994" w:rsidP="00397605">
            <w:pPr>
              <w:spacing w:before="120" w:after="120"/>
            </w:pPr>
            <w:r w:rsidRPr="006E0027">
              <w:t>User / Group</w:t>
            </w:r>
          </w:p>
        </w:tc>
        <w:tc>
          <w:tcPr>
            <w:tcW w:w="1980" w:type="dxa"/>
            <w:shd w:val="clear" w:color="auto" w:fill="C0C0C0"/>
          </w:tcPr>
          <w:p w14:paraId="5DD5B12F" w14:textId="77777777" w:rsidR="00C52994" w:rsidRPr="006E0027" w:rsidRDefault="00C52994" w:rsidP="00397605">
            <w:pPr>
              <w:spacing w:before="120" w:after="120"/>
            </w:pPr>
            <w:r w:rsidRPr="006E0027">
              <w:t>Role</w:t>
            </w:r>
          </w:p>
        </w:tc>
        <w:tc>
          <w:tcPr>
            <w:tcW w:w="4968" w:type="dxa"/>
            <w:shd w:val="clear" w:color="auto" w:fill="C0C0C0"/>
          </w:tcPr>
          <w:p w14:paraId="5DD5B130" w14:textId="77777777" w:rsidR="00C52994" w:rsidRPr="006E0027" w:rsidRDefault="00C52994" w:rsidP="00397605">
            <w:pPr>
              <w:spacing w:before="120" w:after="120"/>
            </w:pPr>
            <w:r w:rsidRPr="006E0027">
              <w:t>Responsibility</w:t>
            </w:r>
          </w:p>
        </w:tc>
      </w:tr>
      <w:tr w:rsidR="00E15EC4" w:rsidRPr="006E0027" w14:paraId="5DD5B135" w14:textId="77777777" w:rsidTr="00397605">
        <w:tc>
          <w:tcPr>
            <w:tcW w:w="1908" w:type="dxa"/>
          </w:tcPr>
          <w:p w14:paraId="5DD5B132" w14:textId="1AA4993B" w:rsidR="00E15EC4" w:rsidRPr="006E0027" w:rsidRDefault="00BA1533" w:rsidP="00397605">
            <w:pPr>
              <w:spacing w:before="120" w:after="120"/>
            </w:pPr>
            <w:r>
              <w:t>GDIT</w:t>
            </w:r>
            <w:r w:rsidR="00F9663B">
              <w:t xml:space="preserve"> IT</w:t>
            </w:r>
          </w:p>
        </w:tc>
        <w:tc>
          <w:tcPr>
            <w:tcW w:w="1980" w:type="dxa"/>
          </w:tcPr>
          <w:p w14:paraId="5DD5B133" w14:textId="77777777" w:rsidR="00E15EC4" w:rsidRPr="006E0027" w:rsidRDefault="00E15EC4" w:rsidP="00397605">
            <w:pPr>
              <w:spacing w:before="120" w:after="120"/>
            </w:pPr>
            <w:r w:rsidRPr="006E0027">
              <w:t>Technical Administration</w:t>
            </w:r>
          </w:p>
        </w:tc>
        <w:tc>
          <w:tcPr>
            <w:tcW w:w="4968" w:type="dxa"/>
          </w:tcPr>
          <w:p w14:paraId="5DD5B134" w14:textId="25B4F2C7" w:rsidR="00E15EC4" w:rsidRPr="006E0027" w:rsidRDefault="00E15EC4" w:rsidP="00DD050E">
            <w:pPr>
              <w:spacing w:before="120" w:after="120"/>
            </w:pPr>
            <w:r w:rsidRPr="006E0027">
              <w:t xml:space="preserve">Day-to-day administrative functions that ensure integrity, availability, accessibility, and confidentiality of </w:t>
            </w:r>
            <w:r w:rsidR="00217B9E">
              <w:t xml:space="preserve">CCO </w:t>
            </w:r>
            <w:r w:rsidR="00DD050E">
              <w:t>e</w:t>
            </w:r>
            <w:r w:rsidR="00C95DF9">
              <w:t>Coaching log</w:t>
            </w:r>
            <w:r w:rsidR="004965B7">
              <w:t xml:space="preserve"> environment</w:t>
            </w:r>
            <w:r w:rsidRPr="006E0027">
              <w:t>.</w:t>
            </w:r>
          </w:p>
        </w:tc>
      </w:tr>
      <w:tr w:rsidR="00E15EC4" w14:paraId="5DD5B139" w14:textId="77777777" w:rsidTr="00397605">
        <w:tc>
          <w:tcPr>
            <w:tcW w:w="1908" w:type="dxa"/>
          </w:tcPr>
          <w:p w14:paraId="5DD5B136" w14:textId="77777777" w:rsidR="00E15EC4" w:rsidRDefault="004B439D" w:rsidP="00397605">
            <w:pPr>
              <w:spacing w:before="120" w:after="120"/>
            </w:pPr>
            <w:r>
              <w:t>Security</w:t>
            </w:r>
          </w:p>
        </w:tc>
        <w:tc>
          <w:tcPr>
            <w:tcW w:w="1980" w:type="dxa"/>
          </w:tcPr>
          <w:p w14:paraId="5DD5B137" w14:textId="77777777" w:rsidR="00E15EC4" w:rsidRDefault="004B439D" w:rsidP="00397605">
            <w:pPr>
              <w:spacing w:before="120" w:after="120"/>
            </w:pPr>
            <w:r>
              <w:t>Security Audits</w:t>
            </w:r>
          </w:p>
        </w:tc>
        <w:tc>
          <w:tcPr>
            <w:tcW w:w="4968" w:type="dxa"/>
          </w:tcPr>
          <w:p w14:paraId="5DD5B138" w14:textId="77777777" w:rsidR="00E15EC4" w:rsidRDefault="004B439D" w:rsidP="00397605">
            <w:pPr>
              <w:spacing w:before="120" w:after="120"/>
            </w:pPr>
            <w:r>
              <w:t>The security team will run scans on the server to ensure compliance with CMS ARS.</w:t>
            </w:r>
          </w:p>
        </w:tc>
      </w:tr>
    </w:tbl>
    <w:p w14:paraId="5DD5B13A" w14:textId="77777777" w:rsidR="0041685E" w:rsidRDefault="0041685E" w:rsidP="00C87C97">
      <w:pPr>
        <w:pStyle w:val="Heading3"/>
        <w:numPr>
          <w:ilvl w:val="0"/>
          <w:numId w:val="0"/>
        </w:numPr>
      </w:pPr>
      <w:bookmarkStart w:id="153" w:name="_Toc130102880"/>
    </w:p>
    <w:p w14:paraId="5DD5B13B" w14:textId="77777777" w:rsidR="00E86520" w:rsidRDefault="000F5E1F" w:rsidP="009867A9">
      <w:pPr>
        <w:pStyle w:val="Heading3"/>
      </w:pPr>
      <w:r>
        <w:tab/>
      </w:r>
      <w:bookmarkStart w:id="154" w:name="_Toc236809434"/>
      <w:bookmarkStart w:id="155" w:name="_Toc387413193"/>
      <w:r w:rsidR="009D2C84">
        <w:t>Monitor &amp; Control</w:t>
      </w:r>
      <w:bookmarkEnd w:id="153"/>
      <w:bookmarkEnd w:id="154"/>
      <w:bookmarkEnd w:id="155"/>
    </w:p>
    <w:p w14:paraId="5DD5B13C" w14:textId="2E74CABC" w:rsidR="00362092" w:rsidRDefault="00E15EC4" w:rsidP="009867A9">
      <w:r w:rsidRPr="006E0027">
        <w:t xml:space="preserve">Monitor and Control is the real time surveillance of the </w:t>
      </w:r>
      <w:r w:rsidR="00217B9E">
        <w:t xml:space="preserve">CCO </w:t>
      </w:r>
      <w:r w:rsidR="00DD050E">
        <w:t>e</w:t>
      </w:r>
      <w:r w:rsidR="00C95DF9">
        <w:t>Coaching log</w:t>
      </w:r>
      <w:r w:rsidR="00217B9E">
        <w:t xml:space="preserve"> </w:t>
      </w:r>
      <w:r w:rsidRPr="006E0027">
        <w:t>resources status informa</w:t>
      </w:r>
      <w:r w:rsidR="00362092" w:rsidRPr="006E0027">
        <w:t>tion and based on that data, takes</w:t>
      </w:r>
      <w:r w:rsidRPr="006E0027">
        <w:t xml:space="preserve"> preem</w:t>
      </w:r>
      <w:r w:rsidR="00362092" w:rsidRPr="006E0027">
        <w:t>ptive and reactive actions</w:t>
      </w:r>
      <w:r w:rsidRPr="006E0027">
        <w:t xml:space="preserve"> to ensure continued delivery of the </w:t>
      </w:r>
      <w:r w:rsidR="00217B9E">
        <w:t xml:space="preserve">CCO </w:t>
      </w:r>
      <w:r w:rsidR="00DD050E">
        <w:t>e</w:t>
      </w:r>
      <w:r w:rsidR="00C95DF9">
        <w:t>Coaching log</w:t>
      </w:r>
      <w:r w:rsidR="00217B9E">
        <w:t xml:space="preserve"> </w:t>
      </w:r>
      <w:r w:rsidRPr="006E0027">
        <w:t>SLA and design compliance.  The monitor process collect</w:t>
      </w:r>
      <w:r w:rsidR="00362092" w:rsidRPr="006E0027">
        <w:t>s</w:t>
      </w:r>
      <w:r w:rsidRPr="006E0027">
        <w:t xml:space="preserve"> and review</w:t>
      </w:r>
      <w:r w:rsidR="00362092" w:rsidRPr="006E0027">
        <w:t>s</w:t>
      </w:r>
      <w:r w:rsidRPr="006E0027">
        <w:t xml:space="preserve"> the status information </w:t>
      </w:r>
      <w:r w:rsidR="00362092" w:rsidRPr="006E0027">
        <w:t xml:space="preserve">to determine if the </w:t>
      </w:r>
      <w:r w:rsidR="00217B9E">
        <w:t xml:space="preserve">CCO </w:t>
      </w:r>
      <w:r w:rsidR="00DD050E">
        <w:t>e</w:t>
      </w:r>
      <w:r w:rsidR="00C95DF9">
        <w:t>Coaching log</w:t>
      </w:r>
      <w:r w:rsidR="00217B9E">
        <w:t xml:space="preserve"> </w:t>
      </w:r>
      <w:r w:rsidR="00362092" w:rsidRPr="006E0027">
        <w:t>is operating as expected.  When a monitor</w:t>
      </w:r>
      <w:r w:rsidR="0047291D">
        <w:t>ed</w:t>
      </w:r>
      <w:r w:rsidR="00362092" w:rsidRPr="006E0027">
        <w:t xml:space="preserve"> process reports a condition that needs attention the Control process ensures the appropriate administrative duties are undertaken to return the </w:t>
      </w:r>
      <w:r w:rsidR="00217B9E">
        <w:t xml:space="preserve">CCO </w:t>
      </w:r>
      <w:r w:rsidR="00DD050E">
        <w:t>e</w:t>
      </w:r>
      <w:r w:rsidR="00C95DF9">
        <w:t>Coaching log</w:t>
      </w:r>
      <w:r w:rsidR="00217B9E">
        <w:t xml:space="preserve"> </w:t>
      </w:r>
      <w:r w:rsidR="00362092">
        <w:t>infrastructure to its original design parameter or an operational state.</w:t>
      </w:r>
    </w:p>
    <w:p w14:paraId="5DD5B13D" w14:textId="77777777" w:rsidR="00077DEA" w:rsidRDefault="00077DEA" w:rsidP="009867A9"/>
    <w:p w14:paraId="5DD5B13E" w14:textId="77777777" w:rsidR="0047291D" w:rsidRDefault="0047291D" w:rsidP="009867A9">
      <w:r>
        <w:t>Critical to the operation of the system is the Microsoft SQL</w:t>
      </w:r>
      <w:r w:rsidR="00F9663B">
        <w:t xml:space="preserve"> Server 2008</w:t>
      </w:r>
      <w:r>
        <w:t xml:space="preserve"> database</w:t>
      </w:r>
      <w:r w:rsidR="00D6356F">
        <w:t>.</w:t>
      </w:r>
      <w:r w:rsidR="00C532A9">
        <w:t xml:space="preserve"> </w:t>
      </w:r>
      <w:r>
        <w:t>The services ass</w:t>
      </w:r>
      <w:r w:rsidR="00DE0D36">
        <w:t>ociated with these applications must be running.</w:t>
      </w:r>
    </w:p>
    <w:p w14:paraId="5DD5B13F" w14:textId="77777777" w:rsidR="00BB0A9C" w:rsidRDefault="00BB0A9C" w:rsidP="009867A9"/>
    <w:p w14:paraId="5DD5B140" w14:textId="77777777" w:rsidR="00A50E6D" w:rsidRDefault="00A50E6D" w:rsidP="00A50E6D"/>
    <w:p w14:paraId="5DD5B141" w14:textId="77777777" w:rsidR="00A50E6D" w:rsidRDefault="00A50E6D" w:rsidP="00A50E6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A50E6D" w14:paraId="5DD5B145" w14:textId="77777777" w:rsidTr="003E0D69">
        <w:trPr>
          <w:tblHeader/>
        </w:trPr>
        <w:tc>
          <w:tcPr>
            <w:tcW w:w="2952" w:type="dxa"/>
            <w:shd w:val="clear" w:color="auto" w:fill="C0C0C0"/>
          </w:tcPr>
          <w:p w14:paraId="5DD5B142" w14:textId="77777777" w:rsidR="00A50E6D" w:rsidRDefault="00A50E6D" w:rsidP="003E0D69">
            <w:pPr>
              <w:spacing w:before="120" w:after="120"/>
            </w:pPr>
            <w:r>
              <w:t>Application</w:t>
            </w:r>
          </w:p>
        </w:tc>
        <w:tc>
          <w:tcPr>
            <w:tcW w:w="2952" w:type="dxa"/>
            <w:shd w:val="clear" w:color="auto" w:fill="C0C0C0"/>
          </w:tcPr>
          <w:p w14:paraId="5DD5B143" w14:textId="77777777" w:rsidR="00A50E6D" w:rsidRDefault="00A50E6D" w:rsidP="003E0D69">
            <w:pPr>
              <w:spacing w:before="120" w:after="120"/>
            </w:pPr>
            <w:r>
              <w:t>Service</w:t>
            </w:r>
          </w:p>
        </w:tc>
        <w:tc>
          <w:tcPr>
            <w:tcW w:w="2952" w:type="dxa"/>
            <w:shd w:val="clear" w:color="auto" w:fill="C0C0C0"/>
          </w:tcPr>
          <w:p w14:paraId="5DD5B144" w14:textId="77777777" w:rsidR="00A50E6D" w:rsidRDefault="00A50E6D" w:rsidP="003E0D69">
            <w:pPr>
              <w:spacing w:before="120" w:after="120"/>
            </w:pPr>
            <w:r>
              <w:t>Startup Type</w:t>
            </w:r>
          </w:p>
        </w:tc>
      </w:tr>
      <w:tr w:rsidR="003C5383" w14:paraId="5DD5B149" w14:textId="77777777" w:rsidTr="003E0D69">
        <w:tc>
          <w:tcPr>
            <w:tcW w:w="2952" w:type="dxa"/>
          </w:tcPr>
          <w:p w14:paraId="5DD5B146" w14:textId="77777777" w:rsidR="003C5383" w:rsidRDefault="003C5383" w:rsidP="003E0D69">
            <w:pPr>
              <w:spacing w:before="120" w:after="120"/>
            </w:pPr>
            <w:r>
              <w:t>Microsoft SQL Server</w:t>
            </w:r>
          </w:p>
        </w:tc>
        <w:tc>
          <w:tcPr>
            <w:tcW w:w="2952" w:type="dxa"/>
          </w:tcPr>
          <w:p w14:paraId="5DD5B147" w14:textId="77777777" w:rsidR="003C5383" w:rsidRDefault="003C5383" w:rsidP="003E0D69">
            <w:pPr>
              <w:spacing w:before="120" w:after="120"/>
            </w:pPr>
            <w:proofErr w:type="spellStart"/>
            <w:r>
              <w:t>MSSQLServer</w:t>
            </w:r>
            <w:proofErr w:type="spellEnd"/>
          </w:p>
        </w:tc>
        <w:tc>
          <w:tcPr>
            <w:tcW w:w="2952" w:type="dxa"/>
          </w:tcPr>
          <w:p w14:paraId="5DD5B148" w14:textId="77777777" w:rsidR="003C5383" w:rsidRDefault="003C5383" w:rsidP="003E0D69">
            <w:pPr>
              <w:spacing w:before="120" w:after="120"/>
            </w:pPr>
            <w:r>
              <w:t>Automatic</w:t>
            </w:r>
          </w:p>
        </w:tc>
      </w:tr>
      <w:tr w:rsidR="003C5383" w14:paraId="5DD5B14D" w14:textId="77777777" w:rsidTr="003E0D69">
        <w:tc>
          <w:tcPr>
            <w:tcW w:w="2952" w:type="dxa"/>
          </w:tcPr>
          <w:p w14:paraId="5DD5B14A" w14:textId="77777777" w:rsidR="003C5383" w:rsidRDefault="003C5383" w:rsidP="003E0D69">
            <w:pPr>
              <w:spacing w:before="120" w:after="120"/>
            </w:pPr>
          </w:p>
        </w:tc>
        <w:tc>
          <w:tcPr>
            <w:tcW w:w="2952" w:type="dxa"/>
          </w:tcPr>
          <w:p w14:paraId="5DD5B14B" w14:textId="77777777" w:rsidR="003C5383" w:rsidRDefault="003C5383" w:rsidP="003E0D69">
            <w:pPr>
              <w:spacing w:before="120" w:after="120"/>
            </w:pPr>
            <w:proofErr w:type="spellStart"/>
            <w:r>
              <w:t>MSSQLServerADHelper</w:t>
            </w:r>
            <w:proofErr w:type="spellEnd"/>
          </w:p>
        </w:tc>
        <w:tc>
          <w:tcPr>
            <w:tcW w:w="2952" w:type="dxa"/>
          </w:tcPr>
          <w:p w14:paraId="5DD5B14C" w14:textId="77777777" w:rsidR="003C5383" w:rsidRDefault="003C5383" w:rsidP="003E0D69">
            <w:pPr>
              <w:spacing w:before="120" w:after="120"/>
            </w:pPr>
            <w:r>
              <w:t>Manual</w:t>
            </w:r>
          </w:p>
        </w:tc>
      </w:tr>
      <w:tr w:rsidR="003C5383" w14:paraId="5DD5B151" w14:textId="77777777" w:rsidTr="003E0D69">
        <w:tc>
          <w:tcPr>
            <w:tcW w:w="2952" w:type="dxa"/>
          </w:tcPr>
          <w:p w14:paraId="5DD5B14E" w14:textId="77777777" w:rsidR="003C5383" w:rsidRDefault="003C5383" w:rsidP="003E0D69">
            <w:pPr>
              <w:spacing w:before="120" w:after="120"/>
            </w:pPr>
          </w:p>
        </w:tc>
        <w:tc>
          <w:tcPr>
            <w:tcW w:w="2952" w:type="dxa"/>
          </w:tcPr>
          <w:p w14:paraId="5DD5B14F" w14:textId="77777777" w:rsidR="003C5383" w:rsidRDefault="003C5383" w:rsidP="003E0D69">
            <w:pPr>
              <w:spacing w:before="120" w:after="120"/>
            </w:pPr>
            <w:r>
              <w:t>SQLSERVERAGENT</w:t>
            </w:r>
          </w:p>
        </w:tc>
        <w:tc>
          <w:tcPr>
            <w:tcW w:w="2952" w:type="dxa"/>
          </w:tcPr>
          <w:p w14:paraId="5DD5B150" w14:textId="77777777" w:rsidR="003C5383" w:rsidRDefault="003C5383" w:rsidP="003E0D69">
            <w:pPr>
              <w:spacing w:before="120" w:after="120"/>
            </w:pPr>
            <w:r>
              <w:t>Automatic</w:t>
            </w:r>
          </w:p>
        </w:tc>
      </w:tr>
    </w:tbl>
    <w:p w14:paraId="5DD5B152" w14:textId="77777777" w:rsidR="00A50E6D" w:rsidRDefault="00A50E6D" w:rsidP="00A50E6D"/>
    <w:p w14:paraId="5DD5B153" w14:textId="77777777" w:rsidR="00A50E6D" w:rsidRDefault="00A50E6D" w:rsidP="009867A9"/>
    <w:p w14:paraId="5DD5B154" w14:textId="77777777" w:rsidR="00A50E6D" w:rsidRDefault="00A50E6D" w:rsidP="009867A9"/>
    <w:p w14:paraId="5DD5B155" w14:textId="77777777" w:rsidR="00C532A9" w:rsidRDefault="00C532A9" w:rsidP="009867A9"/>
    <w:p w14:paraId="5DD5B156" w14:textId="77777777" w:rsidR="00362092" w:rsidRPr="00F72C0F" w:rsidRDefault="007D6F03" w:rsidP="009867A9">
      <w:pPr>
        <w:rPr>
          <w:color w:val="FF0000"/>
        </w:rPr>
      </w:pPr>
      <w:r>
        <w:t>If these services are not running, a ticket should be opened</w:t>
      </w:r>
      <w:r w:rsidR="00B05B81">
        <w:t xml:space="preserve"> and the </w:t>
      </w:r>
      <w:r w:rsidR="00217B9E">
        <w:t>CCO</w:t>
      </w:r>
      <w:r w:rsidR="00B05B81">
        <w:t xml:space="preserve"> Command Center notified</w:t>
      </w:r>
      <w:r>
        <w:t xml:space="preserve">. The development lead should be contacted for corrective measures. Engineering will notify the </w:t>
      </w:r>
      <w:r w:rsidR="00217B9E">
        <w:t>CCO</w:t>
      </w:r>
      <w:r w:rsidR="00B05B81">
        <w:t xml:space="preserve"> Command Center</w:t>
      </w:r>
      <w:r>
        <w:t xml:space="preserve"> when the issue is resolved. </w:t>
      </w:r>
    </w:p>
    <w:p w14:paraId="5DD5B157" w14:textId="77777777" w:rsidR="00077DEA" w:rsidRPr="005D2D90" w:rsidRDefault="00077DEA" w:rsidP="009867A9"/>
    <w:p w14:paraId="5DD5B158" w14:textId="78B1D862" w:rsidR="005D2D90" w:rsidRDefault="005D2D90" w:rsidP="009867A9">
      <w:r>
        <w:t xml:space="preserve">The table below </w:t>
      </w:r>
      <w:r w:rsidRPr="00F72C0F">
        <w:t xml:space="preserve">describes the responsible organizations for participating in Monitor and Control for the </w:t>
      </w:r>
      <w:r w:rsidR="00217B9E">
        <w:t xml:space="preserve">CCO </w:t>
      </w:r>
      <w:r w:rsidR="00DD050E">
        <w:t>e</w:t>
      </w:r>
      <w:r w:rsidR="00C95DF9">
        <w:t>Coaching log</w:t>
      </w:r>
      <w:r w:rsidRPr="00F72C0F">
        <w:t>.</w:t>
      </w:r>
    </w:p>
    <w:p w14:paraId="5DD5B159" w14:textId="77777777" w:rsidR="004B439D" w:rsidRDefault="004B439D" w:rsidP="009867A9">
      <w:pPr>
        <w:rPr>
          <w:color w:val="FF0000"/>
        </w:rPr>
      </w:pPr>
    </w:p>
    <w:p w14:paraId="5DD5B15A" w14:textId="77777777" w:rsidR="004B439D" w:rsidRPr="00F72C0F" w:rsidRDefault="004B439D"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15E" w14:textId="77777777" w:rsidTr="00397605">
        <w:tc>
          <w:tcPr>
            <w:tcW w:w="1908" w:type="dxa"/>
            <w:shd w:val="clear" w:color="auto" w:fill="C0C0C0"/>
          </w:tcPr>
          <w:p w14:paraId="5DD5B15B" w14:textId="77777777" w:rsidR="00C52994" w:rsidRDefault="00C52994" w:rsidP="00397605">
            <w:pPr>
              <w:spacing w:before="120" w:after="120"/>
            </w:pPr>
            <w:r>
              <w:t>User / Group</w:t>
            </w:r>
          </w:p>
        </w:tc>
        <w:tc>
          <w:tcPr>
            <w:tcW w:w="1980" w:type="dxa"/>
            <w:shd w:val="clear" w:color="auto" w:fill="C0C0C0"/>
          </w:tcPr>
          <w:p w14:paraId="5DD5B15C" w14:textId="77777777" w:rsidR="00C52994" w:rsidRDefault="00C52994" w:rsidP="00397605">
            <w:pPr>
              <w:spacing w:before="120" w:after="120"/>
            </w:pPr>
            <w:r>
              <w:t>Role</w:t>
            </w:r>
          </w:p>
        </w:tc>
        <w:tc>
          <w:tcPr>
            <w:tcW w:w="4968" w:type="dxa"/>
            <w:shd w:val="clear" w:color="auto" w:fill="C0C0C0"/>
          </w:tcPr>
          <w:p w14:paraId="5DD5B15D" w14:textId="77777777" w:rsidR="00C52994" w:rsidRDefault="00C52994" w:rsidP="00397605">
            <w:pPr>
              <w:spacing w:before="120" w:after="120"/>
            </w:pPr>
            <w:r>
              <w:t>Responsibility</w:t>
            </w:r>
          </w:p>
        </w:tc>
      </w:tr>
      <w:tr w:rsidR="005D2D90" w14:paraId="5DD5B163" w14:textId="77777777" w:rsidTr="00397605">
        <w:tc>
          <w:tcPr>
            <w:tcW w:w="1908" w:type="dxa"/>
          </w:tcPr>
          <w:p w14:paraId="5DD5B15F" w14:textId="77777777" w:rsidR="005D2D90" w:rsidRDefault="005D2D90"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p>
        </w:tc>
        <w:tc>
          <w:tcPr>
            <w:tcW w:w="1980" w:type="dxa"/>
          </w:tcPr>
          <w:p w14:paraId="5DD5B160" w14:textId="77777777" w:rsidR="005D2D90" w:rsidRDefault="005D2D90" w:rsidP="00397605">
            <w:pPr>
              <w:spacing w:before="120" w:after="120"/>
            </w:pPr>
            <w:r>
              <w:t>Monitor &amp; Control</w:t>
            </w:r>
          </w:p>
        </w:tc>
        <w:tc>
          <w:tcPr>
            <w:tcW w:w="4968" w:type="dxa"/>
          </w:tcPr>
          <w:p w14:paraId="5DD5B161" w14:textId="483D9C5C" w:rsidR="005D2D90" w:rsidRPr="00F72C0F" w:rsidRDefault="005D2D90" w:rsidP="00397605">
            <w:pPr>
              <w:spacing w:before="120" w:after="120"/>
            </w:pPr>
            <w:r>
              <w:t>R</w:t>
            </w:r>
            <w:r w:rsidRPr="007C667B">
              <w:t xml:space="preserve">eal time surveillance of </w:t>
            </w:r>
            <w:r w:rsidRPr="00F72C0F">
              <w:t xml:space="preserve">the </w:t>
            </w:r>
            <w:r w:rsidR="00217B9E">
              <w:t xml:space="preserve">CCO </w:t>
            </w:r>
            <w:r w:rsidR="00DD050E">
              <w:t>e</w:t>
            </w:r>
            <w:r w:rsidR="00C95DF9">
              <w:t>Coaching log</w:t>
            </w:r>
            <w:r w:rsidR="00217B9E">
              <w:t xml:space="preserve"> </w:t>
            </w:r>
            <w:r w:rsidRPr="00F72C0F">
              <w:t>infrastructure components operational status and based on that data, performs preemptive and/or reactive actions to ensure continued delivery of the overall design.</w:t>
            </w:r>
          </w:p>
          <w:p w14:paraId="5DD5B162" w14:textId="7F707B4B" w:rsidR="005D2D90" w:rsidRDefault="005D2D90" w:rsidP="00DD050E">
            <w:pPr>
              <w:spacing w:before="120" w:after="120"/>
            </w:pPr>
            <w:r w:rsidRPr="00F72C0F">
              <w:t xml:space="preserve">Ensure monitoring systems are configured to support </w:t>
            </w:r>
            <w:r w:rsidR="00217B9E">
              <w:t xml:space="preserve">CCO </w:t>
            </w:r>
            <w:r w:rsidR="00DD050E">
              <w:t>e</w:t>
            </w:r>
            <w:r w:rsidR="00C95DF9">
              <w:t>Coaching log</w:t>
            </w:r>
            <w:r w:rsidR="00217B9E">
              <w:t xml:space="preserve"> </w:t>
            </w:r>
            <w:r w:rsidRPr="00F72C0F">
              <w:t>status information propagation</w:t>
            </w:r>
            <w:r>
              <w:t xml:space="preserve"> to maintain </w:t>
            </w:r>
            <w:r w:rsidRPr="007C667B">
              <w:t xml:space="preserve">continued </w:t>
            </w:r>
            <w:r>
              <w:t xml:space="preserve">service </w:t>
            </w:r>
            <w:r w:rsidRPr="007C667B">
              <w:t xml:space="preserve">delivery </w:t>
            </w:r>
            <w:r>
              <w:t xml:space="preserve">and </w:t>
            </w:r>
            <w:r w:rsidRPr="007C667B">
              <w:t xml:space="preserve">the </w:t>
            </w:r>
            <w:r>
              <w:t>overall design integrity.</w:t>
            </w:r>
          </w:p>
        </w:tc>
      </w:tr>
      <w:tr w:rsidR="005D2D90" w14:paraId="5DD5B167" w14:textId="77777777" w:rsidTr="00397605">
        <w:tc>
          <w:tcPr>
            <w:tcW w:w="1908" w:type="dxa"/>
          </w:tcPr>
          <w:p w14:paraId="5DD5B164" w14:textId="77777777" w:rsidR="005D2D90" w:rsidRDefault="005D2D90" w:rsidP="00397605">
            <w:pPr>
              <w:spacing w:before="120" w:after="120"/>
            </w:pPr>
            <w:r>
              <w:t>Engineering</w:t>
            </w:r>
          </w:p>
        </w:tc>
        <w:tc>
          <w:tcPr>
            <w:tcW w:w="1980" w:type="dxa"/>
          </w:tcPr>
          <w:p w14:paraId="5DD5B165" w14:textId="77777777" w:rsidR="005D2D90" w:rsidRDefault="005D2D90" w:rsidP="00397605">
            <w:pPr>
              <w:spacing w:before="120" w:after="120"/>
            </w:pPr>
            <w:r>
              <w:t>Service Maintenance Policy and Procedures</w:t>
            </w:r>
          </w:p>
        </w:tc>
        <w:tc>
          <w:tcPr>
            <w:tcW w:w="4968" w:type="dxa"/>
          </w:tcPr>
          <w:p w14:paraId="5DD5B166" w14:textId="77777777" w:rsidR="005D2D90" w:rsidRDefault="005D2D90" w:rsidP="00397605">
            <w:pPr>
              <w:spacing w:before="120" w:after="120"/>
            </w:pPr>
            <w:r>
              <w:t>Define critical operating parameters and tolerances and appropriate actions when volitions occur.</w:t>
            </w:r>
          </w:p>
        </w:tc>
      </w:tr>
      <w:tr w:rsidR="005D2D90" w14:paraId="5DD5B16B" w14:textId="77777777" w:rsidTr="00397605">
        <w:tc>
          <w:tcPr>
            <w:tcW w:w="1908" w:type="dxa"/>
          </w:tcPr>
          <w:p w14:paraId="5DD5B168" w14:textId="77777777" w:rsidR="005D2D90" w:rsidRDefault="005D2D90" w:rsidP="00397605">
            <w:pPr>
              <w:spacing w:before="120" w:after="120"/>
            </w:pPr>
            <w:r>
              <w:t>Security Administration</w:t>
            </w:r>
          </w:p>
        </w:tc>
        <w:tc>
          <w:tcPr>
            <w:tcW w:w="1980" w:type="dxa"/>
          </w:tcPr>
          <w:p w14:paraId="5DD5B169" w14:textId="77777777" w:rsidR="005D2D90" w:rsidRDefault="005D2D90" w:rsidP="00397605">
            <w:pPr>
              <w:spacing w:before="120" w:after="120"/>
            </w:pPr>
            <w:r>
              <w:t>Service Maintenance Policy and Procedures</w:t>
            </w:r>
          </w:p>
        </w:tc>
        <w:tc>
          <w:tcPr>
            <w:tcW w:w="4968" w:type="dxa"/>
          </w:tcPr>
          <w:p w14:paraId="5DD5B16A" w14:textId="77777777" w:rsidR="005D2D90" w:rsidRDefault="005D2D90" w:rsidP="00397605">
            <w:pPr>
              <w:spacing w:before="120" w:after="120"/>
            </w:pPr>
            <w:r>
              <w:t>Define critical security parameters and tolerances and appropriate actions when volitions occur.</w:t>
            </w:r>
          </w:p>
        </w:tc>
      </w:tr>
    </w:tbl>
    <w:p w14:paraId="5DD5B16C" w14:textId="77777777" w:rsidR="0041685E" w:rsidRDefault="0041685E" w:rsidP="00C87C97">
      <w:pPr>
        <w:pStyle w:val="Heading3"/>
        <w:numPr>
          <w:ilvl w:val="0"/>
          <w:numId w:val="0"/>
        </w:numPr>
      </w:pPr>
      <w:bookmarkStart w:id="156" w:name="_Toc130102881"/>
    </w:p>
    <w:p w14:paraId="5DD5B16D" w14:textId="77777777" w:rsidR="00E86520" w:rsidRPr="008A48E7" w:rsidRDefault="000F5E1F" w:rsidP="009867A9">
      <w:pPr>
        <w:pStyle w:val="Heading3"/>
      </w:pPr>
      <w:r>
        <w:tab/>
      </w:r>
      <w:bookmarkStart w:id="157" w:name="_Toc236809435"/>
      <w:bookmarkStart w:id="158" w:name="_Toc387413194"/>
      <w:r w:rsidR="009D2C84" w:rsidRPr="008A48E7">
        <w:t>Job Schedul</w:t>
      </w:r>
      <w:r w:rsidR="00320D49" w:rsidRPr="008A48E7">
        <w:t>e</w:t>
      </w:r>
      <w:bookmarkEnd w:id="156"/>
      <w:bookmarkEnd w:id="157"/>
      <w:bookmarkEnd w:id="158"/>
    </w:p>
    <w:p w14:paraId="5DD5B16E" w14:textId="63D85C92" w:rsidR="005D2D90" w:rsidRDefault="005D2D90" w:rsidP="009867A9">
      <w:pPr>
        <w:pStyle w:val="BodyText"/>
      </w:pPr>
      <w:r>
        <w:t xml:space="preserve">Job </w:t>
      </w:r>
      <w:r w:rsidR="00AF66A2">
        <w:t>S</w:t>
      </w:r>
      <w:r>
        <w:t xml:space="preserve">cheduling is the </w:t>
      </w:r>
      <w:r w:rsidRPr="007C667B">
        <w:t xml:space="preserve">organization </w:t>
      </w:r>
      <w:r>
        <w:t xml:space="preserve">and management </w:t>
      </w:r>
      <w:r w:rsidRPr="007C667B">
        <w:t xml:space="preserve">of </w:t>
      </w:r>
      <w:r>
        <w:t xml:space="preserve">scheduled </w:t>
      </w:r>
      <w:r w:rsidRPr="007C667B">
        <w:t xml:space="preserve">jobs into the most efficient sequence, maximizing system throughput and utilization to meet </w:t>
      </w:r>
      <w:r>
        <w:t>service requirements.</w:t>
      </w:r>
      <w:r w:rsidR="00F81660" w:rsidRPr="00F81660">
        <w:t xml:space="preserve"> </w:t>
      </w:r>
      <w:r w:rsidR="00F81660">
        <w:t xml:space="preserve">Within </w:t>
      </w:r>
      <w:r w:rsidR="00F81660" w:rsidRPr="00F72C0F">
        <w:t xml:space="preserve">the </w:t>
      </w:r>
      <w:r w:rsidR="00B873C7">
        <w:t>CCO e</w:t>
      </w:r>
      <w:r w:rsidR="00C95DF9">
        <w:t>Coaching log</w:t>
      </w:r>
      <w:r w:rsidR="00217B9E">
        <w:t xml:space="preserve"> </w:t>
      </w:r>
      <w:r w:rsidR="00F81660">
        <w:t xml:space="preserve">infrastructure scheduled jobs are required as </w:t>
      </w:r>
      <w:r w:rsidR="001B5503">
        <w:t>described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
        <w:gridCol w:w="2123"/>
        <w:gridCol w:w="5040"/>
        <w:gridCol w:w="1297"/>
      </w:tblGrid>
      <w:tr w:rsidR="00516E37" w14:paraId="5DD5B173" w14:textId="77777777" w:rsidTr="002E490A">
        <w:trPr>
          <w:tblHeader/>
        </w:trPr>
        <w:tc>
          <w:tcPr>
            <w:tcW w:w="341" w:type="dxa"/>
            <w:shd w:val="clear" w:color="auto" w:fill="C0C0C0"/>
          </w:tcPr>
          <w:p w14:paraId="5DD5B16F" w14:textId="77777777" w:rsidR="00DF7755" w:rsidRDefault="00DF7755" w:rsidP="002148ED">
            <w:pPr>
              <w:pStyle w:val="BodyText"/>
            </w:pPr>
          </w:p>
        </w:tc>
        <w:tc>
          <w:tcPr>
            <w:tcW w:w="2123" w:type="dxa"/>
            <w:shd w:val="clear" w:color="auto" w:fill="C0C0C0"/>
          </w:tcPr>
          <w:p w14:paraId="5DD5B170" w14:textId="77777777" w:rsidR="00DF7755" w:rsidRDefault="00DF7755" w:rsidP="002148ED">
            <w:pPr>
              <w:pStyle w:val="BodyText"/>
            </w:pPr>
            <w:r>
              <w:t>Job Name</w:t>
            </w:r>
          </w:p>
        </w:tc>
        <w:tc>
          <w:tcPr>
            <w:tcW w:w="5094" w:type="dxa"/>
            <w:shd w:val="clear" w:color="auto" w:fill="C0C0C0"/>
          </w:tcPr>
          <w:p w14:paraId="5DD5B171" w14:textId="77777777" w:rsidR="00DF7755" w:rsidRDefault="00DF7755" w:rsidP="002148ED">
            <w:pPr>
              <w:pStyle w:val="BodyText"/>
            </w:pPr>
            <w:r>
              <w:t>Description</w:t>
            </w:r>
          </w:p>
        </w:tc>
        <w:tc>
          <w:tcPr>
            <w:tcW w:w="1298" w:type="dxa"/>
            <w:shd w:val="clear" w:color="auto" w:fill="C0C0C0"/>
          </w:tcPr>
          <w:p w14:paraId="5DD5B172" w14:textId="77777777" w:rsidR="00DF7755" w:rsidRDefault="00DF7755" w:rsidP="002148ED">
            <w:pPr>
              <w:pStyle w:val="BodyText"/>
            </w:pPr>
            <w:r>
              <w:t>Frequency</w:t>
            </w:r>
          </w:p>
        </w:tc>
      </w:tr>
      <w:tr w:rsidR="002E490A" w14:paraId="5DD5B178" w14:textId="77777777" w:rsidTr="002E490A">
        <w:tc>
          <w:tcPr>
            <w:tcW w:w="341" w:type="dxa"/>
          </w:tcPr>
          <w:p w14:paraId="5DD5B174" w14:textId="480B6B9F" w:rsidR="002E490A" w:rsidRPr="00507303" w:rsidRDefault="002E490A" w:rsidP="002148ED">
            <w:pPr>
              <w:pStyle w:val="BodyText"/>
              <w:rPr>
                <w:i w:val="0"/>
              </w:rPr>
            </w:pPr>
            <w:r w:rsidRPr="00507303">
              <w:rPr>
                <w:i w:val="0"/>
              </w:rPr>
              <w:t>1.</w:t>
            </w:r>
          </w:p>
        </w:tc>
        <w:tc>
          <w:tcPr>
            <w:tcW w:w="2123" w:type="dxa"/>
          </w:tcPr>
          <w:p w14:paraId="5DD5B175" w14:textId="7CD95F63" w:rsidR="002E490A" w:rsidRPr="00507303" w:rsidRDefault="002E490A" w:rsidP="002148ED">
            <w:pPr>
              <w:pStyle w:val="BodyText"/>
              <w:rPr>
                <w:i w:val="0"/>
              </w:rPr>
            </w:pPr>
            <w:proofErr w:type="spellStart"/>
            <w:r w:rsidRPr="00507303">
              <w:rPr>
                <w:i w:val="0"/>
                <w:iCs/>
              </w:rPr>
              <w:t>NewDailyCoaching</w:t>
            </w:r>
            <w:proofErr w:type="spellEnd"/>
          </w:p>
        </w:tc>
        <w:tc>
          <w:tcPr>
            <w:tcW w:w="5094" w:type="dxa"/>
          </w:tcPr>
          <w:p w14:paraId="3A2D411E" w14:textId="77777777" w:rsidR="002E490A" w:rsidRPr="00507303" w:rsidRDefault="002E490A">
            <w:pPr>
              <w:pStyle w:val="BodyText"/>
              <w:rPr>
                <w:rFonts w:eastAsiaTheme="minorHAnsi"/>
                <w:i w:val="0"/>
                <w:szCs w:val="24"/>
              </w:rPr>
            </w:pPr>
            <w:r w:rsidRPr="00507303">
              <w:rPr>
                <w:i w:val="0"/>
                <w:iCs/>
              </w:rPr>
              <w:t>This job has 3 steps.</w:t>
            </w:r>
          </w:p>
          <w:p w14:paraId="7527E1CE" w14:textId="77777777" w:rsidR="002E490A" w:rsidRPr="00507303" w:rsidRDefault="002E490A">
            <w:pPr>
              <w:pStyle w:val="BodyText"/>
              <w:rPr>
                <w:i w:val="0"/>
                <w:iCs/>
                <w:sz w:val="22"/>
                <w:szCs w:val="22"/>
              </w:rPr>
            </w:pPr>
            <w:r w:rsidRPr="00507303">
              <w:rPr>
                <w:i w:val="0"/>
                <w:iCs/>
                <w:sz w:val="22"/>
                <w:szCs w:val="22"/>
              </w:rPr>
              <w:t>Step 1- Loads the IQS feed into ECL</w:t>
            </w:r>
          </w:p>
          <w:p w14:paraId="160E87BC" w14:textId="77777777" w:rsidR="002E490A" w:rsidRPr="00507303" w:rsidRDefault="002E490A">
            <w:pPr>
              <w:pStyle w:val="BodyText"/>
              <w:rPr>
                <w:i w:val="0"/>
                <w:iCs/>
                <w:sz w:val="22"/>
                <w:szCs w:val="22"/>
              </w:rPr>
            </w:pPr>
            <w:r w:rsidRPr="00507303">
              <w:rPr>
                <w:i w:val="0"/>
                <w:iCs/>
                <w:sz w:val="22"/>
                <w:szCs w:val="22"/>
              </w:rPr>
              <w:t>Step2 – Loads any Outliers files into eCL</w:t>
            </w:r>
          </w:p>
          <w:p w14:paraId="5DD5B176" w14:textId="467A005A" w:rsidR="002E490A" w:rsidRPr="00507303" w:rsidRDefault="002E490A" w:rsidP="002148ED">
            <w:pPr>
              <w:pStyle w:val="BodyText"/>
              <w:rPr>
                <w:i w:val="0"/>
              </w:rPr>
            </w:pPr>
            <w:r w:rsidRPr="00507303">
              <w:rPr>
                <w:i w:val="0"/>
                <w:iCs/>
                <w:sz w:val="22"/>
                <w:szCs w:val="22"/>
              </w:rPr>
              <w:lastRenderedPageBreak/>
              <w:t>Step3 – Sends out Notifications for the IQS and OMR records loaded in steps 1 and 2.</w:t>
            </w:r>
          </w:p>
        </w:tc>
        <w:tc>
          <w:tcPr>
            <w:tcW w:w="1298" w:type="dxa"/>
          </w:tcPr>
          <w:p w14:paraId="5DD5B177" w14:textId="516C5A5B" w:rsidR="002E490A" w:rsidRPr="00507303" w:rsidRDefault="002E490A" w:rsidP="002148ED">
            <w:pPr>
              <w:pStyle w:val="BodyText"/>
              <w:rPr>
                <w:i w:val="0"/>
              </w:rPr>
            </w:pPr>
            <w:r w:rsidRPr="00507303">
              <w:rPr>
                <w:i w:val="0"/>
                <w:iCs/>
              </w:rPr>
              <w:lastRenderedPageBreak/>
              <w:t>Daily 6:30 AM EST</w:t>
            </w:r>
          </w:p>
        </w:tc>
      </w:tr>
      <w:tr w:rsidR="002E490A" w14:paraId="5DD5B17D" w14:textId="77777777" w:rsidTr="002E490A">
        <w:tc>
          <w:tcPr>
            <w:tcW w:w="341" w:type="dxa"/>
          </w:tcPr>
          <w:p w14:paraId="5DD5B179" w14:textId="792CA147" w:rsidR="002E490A" w:rsidRPr="00507303" w:rsidRDefault="002E490A" w:rsidP="002148ED">
            <w:pPr>
              <w:pStyle w:val="BodyText"/>
              <w:rPr>
                <w:i w:val="0"/>
              </w:rPr>
            </w:pPr>
            <w:r w:rsidRPr="00507303">
              <w:rPr>
                <w:i w:val="0"/>
              </w:rPr>
              <w:lastRenderedPageBreak/>
              <w:t>2.</w:t>
            </w:r>
          </w:p>
        </w:tc>
        <w:tc>
          <w:tcPr>
            <w:tcW w:w="2123" w:type="dxa"/>
          </w:tcPr>
          <w:p w14:paraId="5DD5B17A" w14:textId="0890E25C" w:rsidR="002E490A" w:rsidRPr="00507303" w:rsidRDefault="002E490A" w:rsidP="002148ED">
            <w:pPr>
              <w:pStyle w:val="BodyText"/>
              <w:rPr>
                <w:i w:val="0"/>
              </w:rPr>
            </w:pPr>
            <w:proofErr w:type="spellStart"/>
            <w:r w:rsidRPr="00507303">
              <w:rPr>
                <w:i w:val="0"/>
                <w:iCs/>
              </w:rPr>
              <w:t>NewDailyHRLoad</w:t>
            </w:r>
            <w:proofErr w:type="spellEnd"/>
          </w:p>
        </w:tc>
        <w:tc>
          <w:tcPr>
            <w:tcW w:w="5094" w:type="dxa"/>
          </w:tcPr>
          <w:p w14:paraId="5DD5B17B" w14:textId="39488657" w:rsidR="002E490A" w:rsidRPr="00507303" w:rsidRDefault="002E490A" w:rsidP="002148ED">
            <w:pPr>
              <w:pStyle w:val="BodyText"/>
              <w:rPr>
                <w:i w:val="0"/>
              </w:rPr>
            </w:pPr>
            <w:r w:rsidRPr="00507303">
              <w:rPr>
                <w:i w:val="0"/>
                <w:iCs/>
              </w:rPr>
              <w:t>loads the Employee file from PeopleSoft into eCL</w:t>
            </w:r>
          </w:p>
        </w:tc>
        <w:tc>
          <w:tcPr>
            <w:tcW w:w="1298" w:type="dxa"/>
          </w:tcPr>
          <w:p w14:paraId="5DD5B17C" w14:textId="2E5683CF" w:rsidR="002E490A" w:rsidRPr="00507303" w:rsidRDefault="002E490A" w:rsidP="002148ED">
            <w:pPr>
              <w:pStyle w:val="BodyText"/>
              <w:rPr>
                <w:i w:val="0"/>
              </w:rPr>
            </w:pPr>
            <w:r w:rsidRPr="00507303">
              <w:rPr>
                <w:i w:val="0"/>
                <w:iCs/>
              </w:rPr>
              <w:t>Daily 8:00 PM EST</w:t>
            </w:r>
          </w:p>
        </w:tc>
      </w:tr>
      <w:tr w:rsidR="00516E37" w14:paraId="5DD5B182" w14:textId="77777777" w:rsidTr="002E490A">
        <w:tc>
          <w:tcPr>
            <w:tcW w:w="341" w:type="dxa"/>
          </w:tcPr>
          <w:p w14:paraId="5DD5B17E" w14:textId="77777777" w:rsidR="00516E37" w:rsidRDefault="00516E37" w:rsidP="002148ED">
            <w:pPr>
              <w:pStyle w:val="BodyText"/>
            </w:pPr>
          </w:p>
        </w:tc>
        <w:tc>
          <w:tcPr>
            <w:tcW w:w="2123" w:type="dxa"/>
          </w:tcPr>
          <w:p w14:paraId="5DD5B17F" w14:textId="77777777" w:rsidR="00516E37" w:rsidRDefault="00516E37" w:rsidP="002148ED">
            <w:pPr>
              <w:pStyle w:val="BodyText"/>
            </w:pPr>
          </w:p>
        </w:tc>
        <w:tc>
          <w:tcPr>
            <w:tcW w:w="5094" w:type="dxa"/>
          </w:tcPr>
          <w:p w14:paraId="5DD5B180" w14:textId="77777777" w:rsidR="00516E37" w:rsidRDefault="00516E37" w:rsidP="00516E37">
            <w:pPr>
              <w:pStyle w:val="BodyText"/>
            </w:pPr>
          </w:p>
        </w:tc>
        <w:tc>
          <w:tcPr>
            <w:tcW w:w="1298" w:type="dxa"/>
          </w:tcPr>
          <w:p w14:paraId="5DD5B181" w14:textId="77777777" w:rsidR="00516E37" w:rsidRDefault="00516E37" w:rsidP="00B33897">
            <w:pPr>
              <w:pStyle w:val="BodyText"/>
            </w:pPr>
          </w:p>
        </w:tc>
      </w:tr>
      <w:tr w:rsidR="00516E37" w14:paraId="5DD5B187" w14:textId="77777777" w:rsidTr="002E490A">
        <w:tc>
          <w:tcPr>
            <w:tcW w:w="341" w:type="dxa"/>
          </w:tcPr>
          <w:p w14:paraId="5DD5B183" w14:textId="77777777" w:rsidR="00516E37" w:rsidRDefault="00516E37" w:rsidP="002148ED">
            <w:pPr>
              <w:pStyle w:val="BodyText"/>
            </w:pPr>
          </w:p>
        </w:tc>
        <w:tc>
          <w:tcPr>
            <w:tcW w:w="2123" w:type="dxa"/>
          </w:tcPr>
          <w:p w14:paraId="5DD5B184" w14:textId="77777777" w:rsidR="00516E37" w:rsidRDefault="00516E37" w:rsidP="002148ED">
            <w:pPr>
              <w:pStyle w:val="BodyText"/>
            </w:pPr>
          </w:p>
        </w:tc>
        <w:tc>
          <w:tcPr>
            <w:tcW w:w="5094" w:type="dxa"/>
          </w:tcPr>
          <w:p w14:paraId="5DD5B185" w14:textId="77777777" w:rsidR="00516E37" w:rsidRDefault="00516E37" w:rsidP="002148ED">
            <w:pPr>
              <w:pStyle w:val="BodyText"/>
            </w:pPr>
          </w:p>
        </w:tc>
        <w:tc>
          <w:tcPr>
            <w:tcW w:w="1298" w:type="dxa"/>
          </w:tcPr>
          <w:p w14:paraId="5DD5B186" w14:textId="77777777" w:rsidR="00516E37" w:rsidRDefault="00516E37" w:rsidP="002148ED">
            <w:pPr>
              <w:pStyle w:val="BodyText"/>
            </w:pPr>
          </w:p>
        </w:tc>
      </w:tr>
      <w:tr w:rsidR="00516E37" w14:paraId="5DD5B18C" w14:textId="77777777" w:rsidTr="002E490A">
        <w:tc>
          <w:tcPr>
            <w:tcW w:w="341" w:type="dxa"/>
          </w:tcPr>
          <w:p w14:paraId="5DD5B188" w14:textId="77777777" w:rsidR="00516E37" w:rsidRDefault="00516E37" w:rsidP="002148ED">
            <w:pPr>
              <w:pStyle w:val="BodyText"/>
            </w:pPr>
          </w:p>
        </w:tc>
        <w:tc>
          <w:tcPr>
            <w:tcW w:w="2123" w:type="dxa"/>
          </w:tcPr>
          <w:p w14:paraId="5DD5B189" w14:textId="77777777" w:rsidR="00516E37" w:rsidRDefault="00516E37" w:rsidP="002148ED">
            <w:pPr>
              <w:pStyle w:val="BodyText"/>
            </w:pPr>
          </w:p>
        </w:tc>
        <w:tc>
          <w:tcPr>
            <w:tcW w:w="5094" w:type="dxa"/>
          </w:tcPr>
          <w:p w14:paraId="5DD5B18A" w14:textId="77777777" w:rsidR="00516E37" w:rsidRDefault="00516E37" w:rsidP="002148ED">
            <w:pPr>
              <w:pStyle w:val="BodyText"/>
            </w:pPr>
          </w:p>
        </w:tc>
        <w:tc>
          <w:tcPr>
            <w:tcW w:w="1298" w:type="dxa"/>
          </w:tcPr>
          <w:p w14:paraId="5DD5B18B" w14:textId="77777777" w:rsidR="00516E37" w:rsidRDefault="00516E37" w:rsidP="002148ED">
            <w:pPr>
              <w:pStyle w:val="BodyText"/>
            </w:pPr>
          </w:p>
        </w:tc>
      </w:tr>
      <w:tr w:rsidR="00516E37" w14:paraId="5DD5B191" w14:textId="77777777" w:rsidTr="002E490A">
        <w:tc>
          <w:tcPr>
            <w:tcW w:w="341" w:type="dxa"/>
          </w:tcPr>
          <w:p w14:paraId="5DD5B18D" w14:textId="77777777" w:rsidR="00516E37" w:rsidRDefault="00516E37" w:rsidP="002148ED">
            <w:pPr>
              <w:pStyle w:val="BodyText"/>
            </w:pPr>
          </w:p>
        </w:tc>
        <w:tc>
          <w:tcPr>
            <w:tcW w:w="2123" w:type="dxa"/>
          </w:tcPr>
          <w:p w14:paraId="5DD5B18E" w14:textId="77777777" w:rsidR="00516E37" w:rsidRDefault="00516E37" w:rsidP="002148ED">
            <w:pPr>
              <w:pStyle w:val="BodyText"/>
            </w:pPr>
          </w:p>
        </w:tc>
        <w:tc>
          <w:tcPr>
            <w:tcW w:w="5094" w:type="dxa"/>
          </w:tcPr>
          <w:p w14:paraId="5DD5B18F" w14:textId="77777777" w:rsidR="00516E37" w:rsidRDefault="00516E37" w:rsidP="002148ED">
            <w:pPr>
              <w:pStyle w:val="BodyText"/>
            </w:pPr>
          </w:p>
        </w:tc>
        <w:tc>
          <w:tcPr>
            <w:tcW w:w="1298" w:type="dxa"/>
          </w:tcPr>
          <w:p w14:paraId="5DD5B190" w14:textId="77777777" w:rsidR="00516E37" w:rsidRDefault="00516E37" w:rsidP="002148ED">
            <w:pPr>
              <w:pStyle w:val="BodyText"/>
            </w:pPr>
          </w:p>
        </w:tc>
      </w:tr>
      <w:tr w:rsidR="00516E37" w14:paraId="5DD5B196" w14:textId="77777777" w:rsidTr="002E490A">
        <w:tc>
          <w:tcPr>
            <w:tcW w:w="341" w:type="dxa"/>
          </w:tcPr>
          <w:p w14:paraId="5DD5B192" w14:textId="77777777" w:rsidR="00516E37" w:rsidRDefault="00516E37" w:rsidP="002148ED">
            <w:pPr>
              <w:pStyle w:val="BodyText"/>
            </w:pPr>
          </w:p>
        </w:tc>
        <w:tc>
          <w:tcPr>
            <w:tcW w:w="2123" w:type="dxa"/>
          </w:tcPr>
          <w:p w14:paraId="5DD5B193" w14:textId="77777777" w:rsidR="00516E37" w:rsidRDefault="00516E37" w:rsidP="002148ED">
            <w:pPr>
              <w:pStyle w:val="BodyText"/>
            </w:pPr>
          </w:p>
        </w:tc>
        <w:tc>
          <w:tcPr>
            <w:tcW w:w="5094" w:type="dxa"/>
          </w:tcPr>
          <w:p w14:paraId="5DD5B194" w14:textId="77777777" w:rsidR="00516E37" w:rsidRDefault="00516E37" w:rsidP="002148ED">
            <w:pPr>
              <w:pStyle w:val="BodyText"/>
            </w:pPr>
          </w:p>
        </w:tc>
        <w:tc>
          <w:tcPr>
            <w:tcW w:w="1298" w:type="dxa"/>
          </w:tcPr>
          <w:p w14:paraId="5DD5B195" w14:textId="77777777" w:rsidR="00516E37" w:rsidRDefault="00516E37" w:rsidP="002148ED">
            <w:pPr>
              <w:pStyle w:val="BodyText"/>
            </w:pPr>
          </w:p>
        </w:tc>
      </w:tr>
      <w:tr w:rsidR="00516E37" w14:paraId="5DD5B19B" w14:textId="77777777" w:rsidTr="002E490A">
        <w:tc>
          <w:tcPr>
            <w:tcW w:w="341" w:type="dxa"/>
          </w:tcPr>
          <w:p w14:paraId="5DD5B197" w14:textId="77777777" w:rsidR="00516E37" w:rsidRDefault="00516E37" w:rsidP="002148ED">
            <w:pPr>
              <w:pStyle w:val="BodyText"/>
            </w:pPr>
          </w:p>
        </w:tc>
        <w:tc>
          <w:tcPr>
            <w:tcW w:w="2123" w:type="dxa"/>
          </w:tcPr>
          <w:p w14:paraId="5DD5B198" w14:textId="77777777" w:rsidR="00516E37" w:rsidRDefault="00516E37" w:rsidP="002148ED">
            <w:pPr>
              <w:pStyle w:val="BodyText"/>
            </w:pPr>
          </w:p>
        </w:tc>
        <w:tc>
          <w:tcPr>
            <w:tcW w:w="5094" w:type="dxa"/>
          </w:tcPr>
          <w:p w14:paraId="5DD5B199" w14:textId="77777777" w:rsidR="00516E37" w:rsidRDefault="00516E37" w:rsidP="002148ED">
            <w:pPr>
              <w:pStyle w:val="BodyText"/>
            </w:pPr>
          </w:p>
        </w:tc>
        <w:tc>
          <w:tcPr>
            <w:tcW w:w="1298" w:type="dxa"/>
          </w:tcPr>
          <w:p w14:paraId="5DD5B19A" w14:textId="77777777" w:rsidR="00516E37" w:rsidRDefault="00516E37" w:rsidP="002148ED">
            <w:pPr>
              <w:pStyle w:val="BodyText"/>
            </w:pPr>
          </w:p>
        </w:tc>
      </w:tr>
      <w:tr w:rsidR="00516E37" w14:paraId="5DD5B1A0" w14:textId="77777777" w:rsidTr="002E490A">
        <w:tc>
          <w:tcPr>
            <w:tcW w:w="341" w:type="dxa"/>
          </w:tcPr>
          <w:p w14:paraId="5DD5B19C" w14:textId="77777777" w:rsidR="00516E37" w:rsidRDefault="00516E37" w:rsidP="002148ED">
            <w:pPr>
              <w:pStyle w:val="BodyText"/>
            </w:pPr>
          </w:p>
        </w:tc>
        <w:tc>
          <w:tcPr>
            <w:tcW w:w="2123" w:type="dxa"/>
          </w:tcPr>
          <w:p w14:paraId="5DD5B19D" w14:textId="77777777" w:rsidR="00516E37" w:rsidRDefault="00516E37" w:rsidP="002148ED">
            <w:pPr>
              <w:pStyle w:val="BodyText"/>
            </w:pPr>
          </w:p>
        </w:tc>
        <w:tc>
          <w:tcPr>
            <w:tcW w:w="5094" w:type="dxa"/>
          </w:tcPr>
          <w:p w14:paraId="5DD5B19E" w14:textId="77777777" w:rsidR="00516E37" w:rsidRDefault="00516E37" w:rsidP="002148ED">
            <w:pPr>
              <w:pStyle w:val="BodyText"/>
            </w:pPr>
          </w:p>
        </w:tc>
        <w:tc>
          <w:tcPr>
            <w:tcW w:w="1298" w:type="dxa"/>
          </w:tcPr>
          <w:p w14:paraId="5DD5B19F" w14:textId="77777777" w:rsidR="00516E37" w:rsidRDefault="00516E37" w:rsidP="002148ED">
            <w:pPr>
              <w:pStyle w:val="BodyText"/>
            </w:pPr>
          </w:p>
        </w:tc>
      </w:tr>
      <w:tr w:rsidR="00516E37" w14:paraId="5DD5B1A5" w14:textId="77777777" w:rsidTr="002E490A">
        <w:tc>
          <w:tcPr>
            <w:tcW w:w="341" w:type="dxa"/>
          </w:tcPr>
          <w:p w14:paraId="5DD5B1A1" w14:textId="77777777" w:rsidR="00516E37" w:rsidRDefault="00516E37" w:rsidP="002148ED">
            <w:pPr>
              <w:pStyle w:val="BodyText"/>
            </w:pPr>
          </w:p>
        </w:tc>
        <w:tc>
          <w:tcPr>
            <w:tcW w:w="2123" w:type="dxa"/>
          </w:tcPr>
          <w:p w14:paraId="5DD5B1A2" w14:textId="77777777" w:rsidR="00516E37" w:rsidRDefault="00516E37" w:rsidP="002148ED">
            <w:pPr>
              <w:pStyle w:val="BodyText"/>
            </w:pPr>
          </w:p>
        </w:tc>
        <w:tc>
          <w:tcPr>
            <w:tcW w:w="5094" w:type="dxa"/>
          </w:tcPr>
          <w:p w14:paraId="5DD5B1A3" w14:textId="77777777" w:rsidR="00516E37" w:rsidRDefault="00516E37" w:rsidP="002148ED">
            <w:pPr>
              <w:pStyle w:val="BodyText"/>
            </w:pPr>
          </w:p>
        </w:tc>
        <w:tc>
          <w:tcPr>
            <w:tcW w:w="1298" w:type="dxa"/>
          </w:tcPr>
          <w:p w14:paraId="5DD5B1A4" w14:textId="77777777" w:rsidR="00516E37" w:rsidRDefault="00516E37" w:rsidP="002148ED">
            <w:pPr>
              <w:pStyle w:val="BodyText"/>
            </w:pPr>
          </w:p>
        </w:tc>
      </w:tr>
      <w:tr w:rsidR="00516E37" w14:paraId="5DD5B1AA" w14:textId="77777777" w:rsidTr="002E490A">
        <w:tc>
          <w:tcPr>
            <w:tcW w:w="341" w:type="dxa"/>
          </w:tcPr>
          <w:p w14:paraId="5DD5B1A6" w14:textId="77777777" w:rsidR="00516E37" w:rsidRDefault="00516E37" w:rsidP="002148ED">
            <w:pPr>
              <w:pStyle w:val="BodyText"/>
            </w:pPr>
          </w:p>
        </w:tc>
        <w:tc>
          <w:tcPr>
            <w:tcW w:w="2123" w:type="dxa"/>
          </w:tcPr>
          <w:p w14:paraId="5DD5B1A7" w14:textId="77777777" w:rsidR="00516E37" w:rsidRDefault="00516E37" w:rsidP="002148ED">
            <w:pPr>
              <w:pStyle w:val="BodyText"/>
            </w:pPr>
          </w:p>
        </w:tc>
        <w:tc>
          <w:tcPr>
            <w:tcW w:w="5094" w:type="dxa"/>
          </w:tcPr>
          <w:p w14:paraId="5DD5B1A8" w14:textId="77777777" w:rsidR="00516E37" w:rsidRPr="00073FCE" w:rsidRDefault="00516E37" w:rsidP="00073FCE">
            <w:pPr>
              <w:pStyle w:val="BodyText"/>
            </w:pPr>
          </w:p>
        </w:tc>
        <w:tc>
          <w:tcPr>
            <w:tcW w:w="1298" w:type="dxa"/>
          </w:tcPr>
          <w:p w14:paraId="5DD5B1A9" w14:textId="77777777" w:rsidR="00516E37" w:rsidRDefault="00516E37" w:rsidP="002148ED">
            <w:pPr>
              <w:pStyle w:val="BodyText"/>
            </w:pPr>
          </w:p>
        </w:tc>
      </w:tr>
      <w:tr w:rsidR="00516E37" w14:paraId="5DD5B1AF" w14:textId="77777777" w:rsidTr="002E490A">
        <w:tc>
          <w:tcPr>
            <w:tcW w:w="341" w:type="dxa"/>
          </w:tcPr>
          <w:p w14:paraId="5DD5B1AB" w14:textId="77777777" w:rsidR="00516E37" w:rsidRDefault="00516E37" w:rsidP="002148ED">
            <w:pPr>
              <w:pStyle w:val="BodyText"/>
            </w:pPr>
          </w:p>
        </w:tc>
        <w:tc>
          <w:tcPr>
            <w:tcW w:w="2123" w:type="dxa"/>
          </w:tcPr>
          <w:p w14:paraId="5DD5B1AC" w14:textId="77777777" w:rsidR="00516E37" w:rsidRDefault="00516E37" w:rsidP="002148ED">
            <w:pPr>
              <w:pStyle w:val="BodyText"/>
            </w:pPr>
          </w:p>
        </w:tc>
        <w:tc>
          <w:tcPr>
            <w:tcW w:w="5094" w:type="dxa"/>
          </w:tcPr>
          <w:p w14:paraId="5DD5B1AD" w14:textId="77777777" w:rsidR="00516E37" w:rsidRPr="00073FCE" w:rsidRDefault="00516E37" w:rsidP="00073FCE">
            <w:pPr>
              <w:pStyle w:val="BodyText"/>
            </w:pPr>
          </w:p>
        </w:tc>
        <w:tc>
          <w:tcPr>
            <w:tcW w:w="1298" w:type="dxa"/>
          </w:tcPr>
          <w:p w14:paraId="5DD5B1AE" w14:textId="77777777" w:rsidR="00516E37" w:rsidRDefault="00516E37" w:rsidP="002148ED">
            <w:pPr>
              <w:pStyle w:val="BodyText"/>
            </w:pPr>
          </w:p>
        </w:tc>
      </w:tr>
      <w:tr w:rsidR="00516E37" w14:paraId="5DD5B1B4" w14:textId="77777777" w:rsidTr="002E490A">
        <w:tc>
          <w:tcPr>
            <w:tcW w:w="341" w:type="dxa"/>
          </w:tcPr>
          <w:p w14:paraId="5DD5B1B0" w14:textId="77777777" w:rsidR="00516E37" w:rsidRDefault="00516E37" w:rsidP="002148ED">
            <w:pPr>
              <w:pStyle w:val="BodyText"/>
            </w:pPr>
          </w:p>
        </w:tc>
        <w:tc>
          <w:tcPr>
            <w:tcW w:w="2123" w:type="dxa"/>
          </w:tcPr>
          <w:p w14:paraId="5DD5B1B1" w14:textId="77777777" w:rsidR="00516E37" w:rsidRDefault="00516E37" w:rsidP="002148ED">
            <w:pPr>
              <w:pStyle w:val="BodyText"/>
            </w:pPr>
          </w:p>
        </w:tc>
        <w:tc>
          <w:tcPr>
            <w:tcW w:w="5094" w:type="dxa"/>
          </w:tcPr>
          <w:p w14:paraId="5DD5B1B2" w14:textId="77777777" w:rsidR="00516E37" w:rsidRPr="00073FCE" w:rsidRDefault="00516E37" w:rsidP="00073FCE">
            <w:pPr>
              <w:pStyle w:val="BodyText"/>
            </w:pPr>
          </w:p>
        </w:tc>
        <w:tc>
          <w:tcPr>
            <w:tcW w:w="1298" w:type="dxa"/>
          </w:tcPr>
          <w:p w14:paraId="5DD5B1B3" w14:textId="77777777" w:rsidR="00516E37" w:rsidRDefault="00516E37" w:rsidP="002148ED">
            <w:pPr>
              <w:pStyle w:val="BodyText"/>
            </w:pPr>
          </w:p>
        </w:tc>
      </w:tr>
      <w:tr w:rsidR="00516E37" w14:paraId="5DD5B1B9" w14:textId="77777777" w:rsidTr="002E490A">
        <w:tc>
          <w:tcPr>
            <w:tcW w:w="341" w:type="dxa"/>
          </w:tcPr>
          <w:p w14:paraId="5DD5B1B5" w14:textId="77777777" w:rsidR="00516E37" w:rsidRDefault="00516E37" w:rsidP="002148ED">
            <w:pPr>
              <w:pStyle w:val="BodyText"/>
            </w:pPr>
          </w:p>
        </w:tc>
        <w:tc>
          <w:tcPr>
            <w:tcW w:w="2123" w:type="dxa"/>
          </w:tcPr>
          <w:p w14:paraId="5DD5B1B6" w14:textId="77777777" w:rsidR="00516E37" w:rsidRDefault="00516E37" w:rsidP="002148ED">
            <w:pPr>
              <w:pStyle w:val="BodyText"/>
            </w:pPr>
          </w:p>
        </w:tc>
        <w:tc>
          <w:tcPr>
            <w:tcW w:w="5094" w:type="dxa"/>
          </w:tcPr>
          <w:p w14:paraId="5DD5B1B7" w14:textId="77777777" w:rsidR="00516E37" w:rsidRPr="00073FCE" w:rsidRDefault="00516E37" w:rsidP="00073FCE">
            <w:pPr>
              <w:pStyle w:val="BodyText"/>
            </w:pPr>
          </w:p>
        </w:tc>
        <w:tc>
          <w:tcPr>
            <w:tcW w:w="1298" w:type="dxa"/>
          </w:tcPr>
          <w:p w14:paraId="5DD5B1B8" w14:textId="77777777" w:rsidR="00516E37" w:rsidRDefault="00516E37" w:rsidP="002148ED">
            <w:pPr>
              <w:pStyle w:val="BodyText"/>
            </w:pPr>
          </w:p>
        </w:tc>
      </w:tr>
      <w:tr w:rsidR="00516E37" w14:paraId="5DD5B1BE" w14:textId="77777777" w:rsidTr="002E490A">
        <w:tc>
          <w:tcPr>
            <w:tcW w:w="341" w:type="dxa"/>
          </w:tcPr>
          <w:p w14:paraId="5DD5B1BA" w14:textId="77777777" w:rsidR="00516E37" w:rsidRDefault="00516E37" w:rsidP="002148ED">
            <w:pPr>
              <w:pStyle w:val="BodyText"/>
            </w:pPr>
          </w:p>
        </w:tc>
        <w:tc>
          <w:tcPr>
            <w:tcW w:w="2123" w:type="dxa"/>
          </w:tcPr>
          <w:p w14:paraId="5DD5B1BB" w14:textId="77777777" w:rsidR="00516E37" w:rsidRDefault="00516E37" w:rsidP="002148ED">
            <w:pPr>
              <w:pStyle w:val="BodyText"/>
            </w:pPr>
          </w:p>
        </w:tc>
        <w:tc>
          <w:tcPr>
            <w:tcW w:w="5094" w:type="dxa"/>
          </w:tcPr>
          <w:p w14:paraId="5DD5B1BC" w14:textId="77777777" w:rsidR="00516E37" w:rsidRPr="00073FCE" w:rsidRDefault="00516E37" w:rsidP="00073FCE">
            <w:pPr>
              <w:pStyle w:val="BodyText"/>
            </w:pPr>
          </w:p>
        </w:tc>
        <w:tc>
          <w:tcPr>
            <w:tcW w:w="1298" w:type="dxa"/>
          </w:tcPr>
          <w:p w14:paraId="5DD5B1BD" w14:textId="77777777" w:rsidR="00516E37" w:rsidRDefault="00516E37" w:rsidP="002148ED">
            <w:pPr>
              <w:pStyle w:val="BodyText"/>
            </w:pPr>
          </w:p>
        </w:tc>
      </w:tr>
      <w:tr w:rsidR="00516E37" w14:paraId="5DD5B1C3" w14:textId="77777777" w:rsidTr="002E490A">
        <w:tc>
          <w:tcPr>
            <w:tcW w:w="341" w:type="dxa"/>
          </w:tcPr>
          <w:p w14:paraId="5DD5B1BF" w14:textId="77777777" w:rsidR="00516E37" w:rsidRDefault="00516E37" w:rsidP="002148ED">
            <w:pPr>
              <w:pStyle w:val="BodyText"/>
            </w:pPr>
          </w:p>
        </w:tc>
        <w:tc>
          <w:tcPr>
            <w:tcW w:w="2123" w:type="dxa"/>
          </w:tcPr>
          <w:p w14:paraId="5DD5B1C0" w14:textId="77777777" w:rsidR="00516E37" w:rsidRDefault="00516E37" w:rsidP="002148ED">
            <w:pPr>
              <w:pStyle w:val="BodyText"/>
            </w:pPr>
          </w:p>
        </w:tc>
        <w:tc>
          <w:tcPr>
            <w:tcW w:w="5094" w:type="dxa"/>
          </w:tcPr>
          <w:p w14:paraId="5DD5B1C1" w14:textId="77777777" w:rsidR="00516E37" w:rsidRPr="00073FCE" w:rsidRDefault="00516E37" w:rsidP="00073FCE">
            <w:pPr>
              <w:pStyle w:val="BodyText"/>
            </w:pPr>
          </w:p>
        </w:tc>
        <w:tc>
          <w:tcPr>
            <w:tcW w:w="1298" w:type="dxa"/>
          </w:tcPr>
          <w:p w14:paraId="5DD5B1C2" w14:textId="77777777" w:rsidR="00516E37" w:rsidRDefault="00516E37" w:rsidP="002148ED">
            <w:pPr>
              <w:pStyle w:val="BodyText"/>
            </w:pPr>
          </w:p>
        </w:tc>
      </w:tr>
      <w:tr w:rsidR="00516E37" w14:paraId="5DD5B1C8" w14:textId="77777777" w:rsidTr="002E490A">
        <w:tc>
          <w:tcPr>
            <w:tcW w:w="341" w:type="dxa"/>
          </w:tcPr>
          <w:p w14:paraId="5DD5B1C4" w14:textId="77777777" w:rsidR="00516E37" w:rsidRDefault="00516E37" w:rsidP="002148ED">
            <w:pPr>
              <w:pStyle w:val="BodyText"/>
            </w:pPr>
          </w:p>
        </w:tc>
        <w:tc>
          <w:tcPr>
            <w:tcW w:w="2123" w:type="dxa"/>
          </w:tcPr>
          <w:p w14:paraId="5DD5B1C5" w14:textId="77777777" w:rsidR="00516E37" w:rsidRDefault="00516E37" w:rsidP="002148ED">
            <w:pPr>
              <w:pStyle w:val="BodyText"/>
            </w:pPr>
          </w:p>
        </w:tc>
        <w:tc>
          <w:tcPr>
            <w:tcW w:w="5094" w:type="dxa"/>
          </w:tcPr>
          <w:p w14:paraId="5DD5B1C6" w14:textId="77777777" w:rsidR="00516E37" w:rsidRPr="00073FCE" w:rsidRDefault="00516E37" w:rsidP="00073FCE">
            <w:pPr>
              <w:pStyle w:val="BodyText"/>
            </w:pPr>
          </w:p>
        </w:tc>
        <w:tc>
          <w:tcPr>
            <w:tcW w:w="1298" w:type="dxa"/>
          </w:tcPr>
          <w:p w14:paraId="5DD5B1C7" w14:textId="77777777" w:rsidR="00516E37" w:rsidRDefault="00516E37" w:rsidP="002148ED">
            <w:pPr>
              <w:pStyle w:val="BodyText"/>
            </w:pPr>
          </w:p>
        </w:tc>
      </w:tr>
      <w:tr w:rsidR="00516E37" w14:paraId="5DD5B1CD" w14:textId="77777777" w:rsidTr="002E490A">
        <w:tc>
          <w:tcPr>
            <w:tcW w:w="341" w:type="dxa"/>
          </w:tcPr>
          <w:p w14:paraId="5DD5B1C9" w14:textId="77777777" w:rsidR="00516E37" w:rsidRDefault="00516E37" w:rsidP="002148ED">
            <w:pPr>
              <w:pStyle w:val="BodyText"/>
            </w:pPr>
          </w:p>
        </w:tc>
        <w:tc>
          <w:tcPr>
            <w:tcW w:w="2123" w:type="dxa"/>
          </w:tcPr>
          <w:p w14:paraId="5DD5B1CA" w14:textId="77777777" w:rsidR="00516E37" w:rsidRDefault="00516E37" w:rsidP="002148ED">
            <w:pPr>
              <w:pStyle w:val="BodyText"/>
            </w:pPr>
          </w:p>
        </w:tc>
        <w:tc>
          <w:tcPr>
            <w:tcW w:w="5094" w:type="dxa"/>
          </w:tcPr>
          <w:p w14:paraId="5DD5B1CB" w14:textId="77777777" w:rsidR="00516E37" w:rsidRPr="00073FCE" w:rsidRDefault="00516E37" w:rsidP="00073FCE">
            <w:pPr>
              <w:pStyle w:val="BodyText"/>
            </w:pPr>
          </w:p>
        </w:tc>
        <w:tc>
          <w:tcPr>
            <w:tcW w:w="1298" w:type="dxa"/>
          </w:tcPr>
          <w:p w14:paraId="5DD5B1CC" w14:textId="77777777" w:rsidR="00516E37" w:rsidRDefault="00516E37" w:rsidP="002148ED">
            <w:pPr>
              <w:pStyle w:val="BodyText"/>
            </w:pPr>
          </w:p>
        </w:tc>
      </w:tr>
    </w:tbl>
    <w:p w14:paraId="5DD5B1CE" w14:textId="77777777" w:rsidR="005D2D90" w:rsidRDefault="005D2D90" w:rsidP="009867A9">
      <w:pPr>
        <w:pStyle w:val="BodyText"/>
      </w:pPr>
      <w:r>
        <w:t>The last is the collection are archiving of system audit logs.</w:t>
      </w:r>
    </w:p>
    <w:p w14:paraId="5DD5B1CF" w14:textId="3BD87004" w:rsidR="00795D77" w:rsidRDefault="00795D77" w:rsidP="009867A9">
      <w:r>
        <w:t xml:space="preserve">The table below describes the responsible organizations for participating in Job Scheduling for </w:t>
      </w:r>
      <w:r w:rsidRPr="00F72C0F">
        <w:t xml:space="preserve">the </w:t>
      </w:r>
      <w:r w:rsidR="00217B9E">
        <w:t xml:space="preserve">CCO </w:t>
      </w:r>
      <w:r w:rsidR="00366C38">
        <w:t>e</w:t>
      </w:r>
      <w:r w:rsidR="00C95DF9">
        <w:t>Coaching log</w:t>
      </w:r>
      <w:r w:rsidRPr="00F72C0F">
        <w:t>.</w:t>
      </w:r>
    </w:p>
    <w:p w14:paraId="5DD5B1D0" w14:textId="77777777" w:rsidR="00C52994" w:rsidRDefault="00C52994"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1D4" w14:textId="77777777" w:rsidTr="00397605">
        <w:tc>
          <w:tcPr>
            <w:tcW w:w="1908" w:type="dxa"/>
            <w:shd w:val="clear" w:color="auto" w:fill="C0C0C0"/>
          </w:tcPr>
          <w:p w14:paraId="5DD5B1D1" w14:textId="77777777" w:rsidR="00C52994" w:rsidRDefault="00C52994" w:rsidP="00397605">
            <w:pPr>
              <w:spacing w:before="120" w:after="120"/>
            </w:pPr>
            <w:r>
              <w:t>User / Group</w:t>
            </w:r>
          </w:p>
        </w:tc>
        <w:tc>
          <w:tcPr>
            <w:tcW w:w="1980" w:type="dxa"/>
            <w:shd w:val="clear" w:color="auto" w:fill="C0C0C0"/>
          </w:tcPr>
          <w:p w14:paraId="5DD5B1D2" w14:textId="77777777" w:rsidR="00C52994" w:rsidRDefault="00C52994" w:rsidP="00397605">
            <w:pPr>
              <w:spacing w:before="120" w:after="120"/>
            </w:pPr>
            <w:r>
              <w:t>Role</w:t>
            </w:r>
          </w:p>
        </w:tc>
        <w:tc>
          <w:tcPr>
            <w:tcW w:w="4968" w:type="dxa"/>
            <w:shd w:val="clear" w:color="auto" w:fill="C0C0C0"/>
          </w:tcPr>
          <w:p w14:paraId="5DD5B1D3" w14:textId="77777777" w:rsidR="00C52994" w:rsidRDefault="00C52994" w:rsidP="00397605">
            <w:pPr>
              <w:spacing w:before="120" w:after="120"/>
            </w:pPr>
            <w:r>
              <w:t>Responsibility</w:t>
            </w:r>
          </w:p>
        </w:tc>
      </w:tr>
      <w:tr w:rsidR="00795D77" w14:paraId="5DD5B1D8" w14:textId="77777777" w:rsidTr="00397605">
        <w:tc>
          <w:tcPr>
            <w:tcW w:w="1908" w:type="dxa"/>
          </w:tcPr>
          <w:p w14:paraId="5DD5B1D5" w14:textId="77777777" w:rsidR="00795D77" w:rsidRDefault="00795D77" w:rsidP="00397605">
            <w:pPr>
              <w:spacing w:before="120" w:after="120"/>
            </w:pPr>
            <w:r>
              <w:t>Operations</w:t>
            </w:r>
          </w:p>
        </w:tc>
        <w:tc>
          <w:tcPr>
            <w:tcW w:w="1980" w:type="dxa"/>
          </w:tcPr>
          <w:p w14:paraId="5DD5B1D6" w14:textId="77777777" w:rsidR="00795D77" w:rsidRDefault="00795D77" w:rsidP="00397605">
            <w:pPr>
              <w:spacing w:before="120" w:after="120"/>
            </w:pPr>
            <w:r>
              <w:t>Job Schedule Management</w:t>
            </w:r>
          </w:p>
        </w:tc>
        <w:tc>
          <w:tcPr>
            <w:tcW w:w="4968" w:type="dxa"/>
          </w:tcPr>
          <w:p w14:paraId="5DD5B1D7" w14:textId="77777777" w:rsidR="00795D77" w:rsidRDefault="00795D77" w:rsidP="00397605">
            <w:pPr>
              <w:spacing w:before="120" w:after="120"/>
            </w:pPr>
            <w:r>
              <w:t>Ensure scheduled job operate as designed.  Resolve any problems that be identified.</w:t>
            </w:r>
          </w:p>
        </w:tc>
      </w:tr>
      <w:tr w:rsidR="00795D77" w14:paraId="5DD5B1DC" w14:textId="77777777" w:rsidTr="00397605">
        <w:tc>
          <w:tcPr>
            <w:tcW w:w="1908" w:type="dxa"/>
          </w:tcPr>
          <w:p w14:paraId="5DD5B1D9" w14:textId="77777777" w:rsidR="00795D77" w:rsidRDefault="00795D77" w:rsidP="00397605">
            <w:pPr>
              <w:spacing w:before="120" w:after="120"/>
            </w:pPr>
            <w:r>
              <w:t>Engineering</w:t>
            </w:r>
          </w:p>
        </w:tc>
        <w:tc>
          <w:tcPr>
            <w:tcW w:w="1980" w:type="dxa"/>
          </w:tcPr>
          <w:p w14:paraId="5DD5B1DA" w14:textId="77777777" w:rsidR="00795D77" w:rsidRDefault="00795D77" w:rsidP="00397605">
            <w:pPr>
              <w:spacing w:before="120" w:after="120"/>
            </w:pPr>
            <w:r>
              <w:t>Job Schedule Requirement Definition</w:t>
            </w:r>
          </w:p>
        </w:tc>
        <w:tc>
          <w:tcPr>
            <w:tcW w:w="4968" w:type="dxa"/>
          </w:tcPr>
          <w:p w14:paraId="5DD5B1DB" w14:textId="77777777" w:rsidR="00795D77" w:rsidRDefault="00795D77" w:rsidP="00397605">
            <w:pPr>
              <w:spacing w:before="120" w:after="120"/>
            </w:pPr>
            <w:r>
              <w:t>Define job schedules.</w:t>
            </w:r>
          </w:p>
        </w:tc>
      </w:tr>
    </w:tbl>
    <w:p w14:paraId="5DD5B1DD" w14:textId="77777777" w:rsidR="0041685E" w:rsidRDefault="0041685E" w:rsidP="00C87C97">
      <w:pPr>
        <w:pStyle w:val="Heading3"/>
        <w:numPr>
          <w:ilvl w:val="0"/>
          <w:numId w:val="0"/>
        </w:numPr>
      </w:pPr>
      <w:bookmarkStart w:id="159" w:name="_Toc130102882"/>
    </w:p>
    <w:p w14:paraId="5DD5B1DE" w14:textId="77777777" w:rsidR="00E86520" w:rsidRDefault="000F5E1F" w:rsidP="009867A9">
      <w:pPr>
        <w:pStyle w:val="Heading3"/>
      </w:pPr>
      <w:r>
        <w:tab/>
      </w:r>
      <w:bookmarkStart w:id="160" w:name="_Toc236809436"/>
      <w:bookmarkStart w:id="161" w:name="_Toc387413195"/>
      <w:r w:rsidR="009D2C84" w:rsidRPr="00C43B5C">
        <w:t>Storage Management</w:t>
      </w:r>
      <w:bookmarkEnd w:id="159"/>
      <w:bookmarkEnd w:id="160"/>
      <w:bookmarkEnd w:id="161"/>
      <w:r w:rsidR="00E86520">
        <w:t xml:space="preserve"> </w:t>
      </w:r>
    </w:p>
    <w:p w14:paraId="5DD5B1DF" w14:textId="77777777" w:rsidR="00795D77" w:rsidRDefault="00795D77" w:rsidP="009867A9">
      <w:pPr>
        <w:pStyle w:val="BodyText"/>
      </w:pPr>
      <w:r w:rsidRPr="007C667B">
        <w:t xml:space="preserve">Storage </w:t>
      </w:r>
      <w:r w:rsidR="00AF66A2">
        <w:t>M</w:t>
      </w:r>
      <w:r w:rsidRPr="007C667B">
        <w:t xml:space="preserve">anagement is </w:t>
      </w:r>
      <w:r>
        <w:t xml:space="preserve">the </w:t>
      </w:r>
      <w:r w:rsidRPr="007C667B">
        <w:t>resource management aspects of data storage</w:t>
      </w:r>
      <w:r>
        <w:t xml:space="preserve"> including </w:t>
      </w:r>
      <w:r w:rsidRPr="007C667B">
        <w:t>data backup, restore and recovery operations</w:t>
      </w:r>
      <w:r>
        <w:t xml:space="preserve"> as well as minimum free space</w:t>
      </w:r>
      <w:r w:rsidRPr="007C667B">
        <w:t xml:space="preserve">.  It is responsible </w:t>
      </w:r>
      <w:r w:rsidRPr="007C667B">
        <w:lastRenderedPageBreak/>
        <w:t xml:space="preserve">for data restoration and </w:t>
      </w:r>
      <w:r>
        <w:t>data</w:t>
      </w:r>
      <w:r w:rsidRPr="007C667B">
        <w:t xml:space="preserve"> archiving.  The </w:t>
      </w:r>
      <w:r w:rsidR="00AF66A2">
        <w:t>S</w:t>
      </w:r>
      <w:r w:rsidRPr="007C667B">
        <w:t xml:space="preserve">torage </w:t>
      </w:r>
      <w:r w:rsidR="00AF66A2">
        <w:t>M</w:t>
      </w:r>
      <w:r w:rsidRPr="007C667B">
        <w:t xml:space="preserve">anagement </w:t>
      </w:r>
      <w:r w:rsidR="00AF66A2">
        <w:t>F</w:t>
      </w:r>
      <w:r>
        <w:t>unction</w:t>
      </w:r>
      <w:r w:rsidRPr="007C667B">
        <w:t xml:space="preserve"> must </w:t>
      </w:r>
      <w:r>
        <w:t xml:space="preserve">also </w:t>
      </w:r>
      <w:r w:rsidRPr="007C667B">
        <w:t>ensure the physical security of backups and archives</w:t>
      </w:r>
      <w:r>
        <w:t>.</w:t>
      </w:r>
    </w:p>
    <w:p w14:paraId="5DD5B1E0" w14:textId="4299295A" w:rsidR="00C52994" w:rsidRDefault="00795D77" w:rsidP="009867A9">
      <w:r w:rsidRPr="00507303">
        <w:t>The minimum bac</w:t>
      </w:r>
      <w:r w:rsidR="002B66B2" w:rsidRPr="00507303">
        <w:t>kup requirement</w:t>
      </w:r>
      <w:r w:rsidRPr="00507303">
        <w:t xml:space="preserve"> for the </w:t>
      </w:r>
      <w:r w:rsidR="00217B9E" w:rsidRPr="00507303">
        <w:t xml:space="preserve">CCO </w:t>
      </w:r>
      <w:r w:rsidR="00366C38">
        <w:t>e</w:t>
      </w:r>
      <w:r w:rsidR="00C95DF9" w:rsidRPr="00507303">
        <w:t>Coaching log</w:t>
      </w:r>
      <w:r w:rsidRPr="00507303">
        <w:t xml:space="preserve"> infrastructure is to ensure a last known good copy of the</w:t>
      </w:r>
      <w:r w:rsidR="00B873C7" w:rsidRPr="00507303">
        <w:t xml:space="preserve"> 2 servers</w:t>
      </w:r>
      <w:r w:rsidRPr="00507303">
        <w:t xml:space="preserve"> is avai</w:t>
      </w:r>
      <w:r w:rsidR="00A06E70" w:rsidRPr="00507303">
        <w:t>lable for system recovery within 24 hours.</w:t>
      </w:r>
      <w:r w:rsidRPr="00507303">
        <w:t xml:space="preserve">  </w:t>
      </w:r>
    </w:p>
    <w:p w14:paraId="0A1A7F63" w14:textId="77777777" w:rsidR="00A46FC3" w:rsidRPr="00F72C0F" w:rsidRDefault="00A46FC3" w:rsidP="009867A9"/>
    <w:p w14:paraId="5DD5B1E1" w14:textId="77777777" w:rsidR="00077DEA" w:rsidRPr="002B66B2" w:rsidRDefault="00077DEA" w:rsidP="009867A9"/>
    <w:p w14:paraId="5DD5B1E2" w14:textId="668075CD" w:rsidR="002B66B2" w:rsidRDefault="002B66B2" w:rsidP="009867A9">
      <w:pPr>
        <w:rPr>
          <w:color w:val="FF0000"/>
        </w:rPr>
      </w:pPr>
      <w:r>
        <w:t xml:space="preserve">The table below describes the responsible organizations for participating in Storage Management for the </w:t>
      </w:r>
      <w:r w:rsidR="00366C38">
        <w:t>CCO e</w:t>
      </w:r>
      <w:r w:rsidR="00C95DF9">
        <w:t>Coaching log</w:t>
      </w:r>
      <w:r w:rsidRPr="00F72C0F">
        <w:t>.</w:t>
      </w:r>
    </w:p>
    <w:p w14:paraId="5DD5B1E3" w14:textId="77777777" w:rsidR="002B66B2" w:rsidRDefault="002B66B2"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1E7" w14:textId="77777777" w:rsidTr="00397605">
        <w:tc>
          <w:tcPr>
            <w:tcW w:w="1908" w:type="dxa"/>
            <w:shd w:val="clear" w:color="auto" w:fill="C0C0C0"/>
          </w:tcPr>
          <w:p w14:paraId="5DD5B1E4" w14:textId="77777777" w:rsidR="00C52994" w:rsidRDefault="00C52994" w:rsidP="00397605">
            <w:pPr>
              <w:spacing w:before="120" w:after="120"/>
            </w:pPr>
            <w:r>
              <w:t>User / Group</w:t>
            </w:r>
          </w:p>
        </w:tc>
        <w:tc>
          <w:tcPr>
            <w:tcW w:w="1980" w:type="dxa"/>
            <w:shd w:val="clear" w:color="auto" w:fill="C0C0C0"/>
          </w:tcPr>
          <w:p w14:paraId="5DD5B1E5" w14:textId="77777777" w:rsidR="00C52994" w:rsidRDefault="00C52994" w:rsidP="00397605">
            <w:pPr>
              <w:spacing w:before="120" w:after="120"/>
            </w:pPr>
            <w:r>
              <w:t>Role</w:t>
            </w:r>
          </w:p>
        </w:tc>
        <w:tc>
          <w:tcPr>
            <w:tcW w:w="4968" w:type="dxa"/>
            <w:shd w:val="clear" w:color="auto" w:fill="C0C0C0"/>
          </w:tcPr>
          <w:p w14:paraId="5DD5B1E6" w14:textId="77777777" w:rsidR="00C52994" w:rsidRDefault="00C52994" w:rsidP="00397605">
            <w:pPr>
              <w:spacing w:before="120" w:after="120"/>
            </w:pPr>
            <w:r>
              <w:t>Responsibility</w:t>
            </w:r>
          </w:p>
        </w:tc>
      </w:tr>
      <w:tr w:rsidR="002B66B2" w14:paraId="5DD5B1EC" w14:textId="77777777" w:rsidTr="00397605">
        <w:tc>
          <w:tcPr>
            <w:tcW w:w="1908" w:type="dxa"/>
          </w:tcPr>
          <w:p w14:paraId="5DD5B1E8" w14:textId="77777777" w:rsidR="002B66B2" w:rsidRDefault="002B66B2" w:rsidP="00397605">
            <w:pPr>
              <w:spacing w:before="120" w:after="120"/>
            </w:pPr>
            <w:r>
              <w:t>Operations</w:t>
            </w:r>
          </w:p>
        </w:tc>
        <w:tc>
          <w:tcPr>
            <w:tcW w:w="1980" w:type="dxa"/>
          </w:tcPr>
          <w:p w14:paraId="5DD5B1E9" w14:textId="77777777" w:rsidR="002B66B2" w:rsidRDefault="002B66B2" w:rsidP="00397605">
            <w:pPr>
              <w:spacing w:before="120" w:after="120"/>
            </w:pPr>
            <w:r>
              <w:t>Back-up, Restore, and Recovery Operations</w:t>
            </w:r>
          </w:p>
        </w:tc>
        <w:tc>
          <w:tcPr>
            <w:tcW w:w="4968" w:type="dxa"/>
          </w:tcPr>
          <w:p w14:paraId="5DD5B1EA" w14:textId="77777777" w:rsidR="002B66B2" w:rsidRDefault="002B66B2" w:rsidP="00397605">
            <w:pPr>
              <w:spacing w:before="120" w:after="120"/>
            </w:pPr>
            <w:r>
              <w:t>Ensure back-up schedules operated as required.  Regularly test recovery to ensure back-up integrity.  Recover system host system capability as required.  Maintain physical control of back-up copies and archives.</w:t>
            </w:r>
          </w:p>
          <w:p w14:paraId="5DD5B1EB" w14:textId="77777777" w:rsidR="002B66B2" w:rsidRDefault="002B66B2" w:rsidP="00397605">
            <w:pPr>
              <w:spacing w:before="120" w:after="120"/>
            </w:pPr>
            <w:r>
              <w:t>Report operational anomalies and recovery testing results as required.</w:t>
            </w:r>
          </w:p>
        </w:tc>
      </w:tr>
      <w:tr w:rsidR="002B66B2" w14:paraId="5DD5B1F0" w14:textId="77777777" w:rsidTr="00397605">
        <w:tc>
          <w:tcPr>
            <w:tcW w:w="1908" w:type="dxa"/>
          </w:tcPr>
          <w:p w14:paraId="5DD5B1ED" w14:textId="77777777" w:rsidR="002B66B2" w:rsidRDefault="002B66B2" w:rsidP="00397605">
            <w:pPr>
              <w:spacing w:before="120" w:after="120"/>
            </w:pPr>
            <w:r>
              <w:t>Engineering</w:t>
            </w:r>
          </w:p>
        </w:tc>
        <w:tc>
          <w:tcPr>
            <w:tcW w:w="1980" w:type="dxa"/>
          </w:tcPr>
          <w:p w14:paraId="5DD5B1EE" w14:textId="77777777" w:rsidR="002B66B2" w:rsidRDefault="002B66B2" w:rsidP="00397605">
            <w:pPr>
              <w:spacing w:before="120" w:after="120"/>
            </w:pPr>
            <w:r>
              <w:t>Storage Management Requirements.</w:t>
            </w:r>
          </w:p>
        </w:tc>
        <w:tc>
          <w:tcPr>
            <w:tcW w:w="4968" w:type="dxa"/>
          </w:tcPr>
          <w:p w14:paraId="5DD5B1EF" w14:textId="77777777" w:rsidR="002B66B2" w:rsidRDefault="002B66B2" w:rsidP="00397605">
            <w:pPr>
              <w:spacing w:before="120" w:after="120"/>
            </w:pPr>
            <w:r>
              <w:t>Define Storage Management Requirements and operating tolerance.</w:t>
            </w:r>
          </w:p>
        </w:tc>
      </w:tr>
      <w:tr w:rsidR="002B66B2" w14:paraId="5DD5B1F7" w14:textId="77777777" w:rsidTr="00397605">
        <w:tc>
          <w:tcPr>
            <w:tcW w:w="1908" w:type="dxa"/>
          </w:tcPr>
          <w:p w14:paraId="5DD5B1F1" w14:textId="77777777" w:rsidR="002B66B2" w:rsidRDefault="002B66B2" w:rsidP="00397605">
            <w:pPr>
              <w:spacing w:before="120" w:after="120"/>
            </w:pPr>
            <w:r>
              <w:t>Security Administration</w:t>
            </w:r>
          </w:p>
        </w:tc>
        <w:tc>
          <w:tcPr>
            <w:tcW w:w="1980" w:type="dxa"/>
          </w:tcPr>
          <w:p w14:paraId="5DD5B1F2" w14:textId="77777777" w:rsidR="002B66B2" w:rsidRDefault="002B66B2" w:rsidP="00397605">
            <w:pPr>
              <w:spacing w:before="120" w:after="120"/>
            </w:pPr>
            <w:r>
              <w:t>Continuity of Operations Plan (COOP).</w:t>
            </w:r>
          </w:p>
          <w:p w14:paraId="5DD5B1F3" w14:textId="41AF7C60" w:rsidR="002B66B2" w:rsidRDefault="002B66B2" w:rsidP="00BA1533">
            <w:pPr>
              <w:spacing w:before="120" w:after="120"/>
            </w:pPr>
            <w:r>
              <w:t xml:space="preserve">Ensuring </w:t>
            </w:r>
            <w:r w:rsidR="00BA1533">
              <w:t>GDIT</w:t>
            </w:r>
            <w:r>
              <w:t xml:space="preserve"> audit log storage requirements are adhered to.</w:t>
            </w:r>
          </w:p>
        </w:tc>
        <w:tc>
          <w:tcPr>
            <w:tcW w:w="4968" w:type="dxa"/>
          </w:tcPr>
          <w:p w14:paraId="5DD5B1F4" w14:textId="77777777" w:rsidR="002B66B2" w:rsidRDefault="002B66B2" w:rsidP="00397605">
            <w:pPr>
              <w:spacing w:before="120" w:after="120"/>
            </w:pPr>
            <w:r>
              <w:t>Define COOP requirements.  Track COOP testing.</w:t>
            </w:r>
          </w:p>
          <w:p w14:paraId="5DD5B1F5" w14:textId="77777777" w:rsidR="002B66B2" w:rsidRDefault="002B66B2" w:rsidP="00397605">
            <w:pPr>
              <w:spacing w:before="120" w:after="120"/>
            </w:pPr>
          </w:p>
          <w:p w14:paraId="5DD5B1F6" w14:textId="164BA745" w:rsidR="002B66B2" w:rsidRDefault="002B66B2" w:rsidP="00BA1533">
            <w:pPr>
              <w:spacing w:before="120" w:after="120"/>
            </w:pPr>
            <w:r>
              <w:t xml:space="preserve">Ensure audit logs are collected and retained as directed by </w:t>
            </w:r>
            <w:r w:rsidR="00BA1533">
              <w:t>GDIT</w:t>
            </w:r>
            <w:r>
              <w:t xml:space="preserve"> and </w:t>
            </w:r>
            <w:r w:rsidR="00E7732E">
              <w:t>G</w:t>
            </w:r>
            <w:r w:rsidR="00BA1533">
              <w:t>DI</w:t>
            </w:r>
            <w:r w:rsidR="00E7732E">
              <w:t>T</w:t>
            </w:r>
            <w:r w:rsidR="00DB17E5">
              <w:t xml:space="preserve"> </w:t>
            </w:r>
            <w:r>
              <w:t>network policy.</w:t>
            </w:r>
          </w:p>
        </w:tc>
      </w:tr>
    </w:tbl>
    <w:p w14:paraId="5DD5B1F8" w14:textId="77777777" w:rsidR="0041685E" w:rsidRDefault="000F5E1F" w:rsidP="00C87C97">
      <w:pPr>
        <w:pStyle w:val="Heading3"/>
        <w:numPr>
          <w:ilvl w:val="0"/>
          <w:numId w:val="0"/>
        </w:numPr>
      </w:pPr>
      <w:bookmarkStart w:id="162" w:name="_Toc130102883"/>
      <w:r>
        <w:tab/>
      </w:r>
      <w:bookmarkStart w:id="163" w:name="_Toc130102884"/>
      <w:bookmarkEnd w:id="162"/>
    </w:p>
    <w:p w14:paraId="5DD5B1F9" w14:textId="77777777" w:rsidR="00E86520" w:rsidRDefault="000F5E1F" w:rsidP="009867A9">
      <w:pPr>
        <w:pStyle w:val="Heading3"/>
      </w:pPr>
      <w:r>
        <w:tab/>
      </w:r>
      <w:bookmarkStart w:id="164" w:name="_Toc236809437"/>
      <w:bookmarkStart w:id="165" w:name="_Toc387413196"/>
      <w:r w:rsidR="009D2C84">
        <w:t>Operations Review</w:t>
      </w:r>
      <w:bookmarkEnd w:id="163"/>
      <w:bookmarkEnd w:id="164"/>
      <w:bookmarkEnd w:id="165"/>
      <w:r w:rsidR="00E86520">
        <w:t xml:space="preserve"> </w:t>
      </w:r>
    </w:p>
    <w:p w14:paraId="5DD5B1FA" w14:textId="77777777" w:rsidR="00E040AF" w:rsidRDefault="00C5778A" w:rsidP="009867A9">
      <w:pPr>
        <w:pStyle w:val="BodyText"/>
      </w:pPr>
      <w:r>
        <w:t>O</w:t>
      </w:r>
      <w:r w:rsidR="00E040AF" w:rsidRPr="007C667B">
        <w:t xml:space="preserve">perations </w:t>
      </w:r>
      <w:r>
        <w:t>R</w:t>
      </w:r>
      <w:r w:rsidR="00E040AF" w:rsidRPr="007C667B">
        <w:t xml:space="preserve">eview is the management review within the </w:t>
      </w:r>
      <w:r>
        <w:t>O</w:t>
      </w:r>
      <w:r w:rsidR="00E040AF" w:rsidRPr="007C667B">
        <w:t>perat</w:t>
      </w:r>
      <w:r>
        <w:t>ions</w:t>
      </w:r>
      <w:r w:rsidR="00E040AF" w:rsidRPr="007C667B">
        <w:t xml:space="preserve"> </w:t>
      </w:r>
      <w:r>
        <w:t>Q</w:t>
      </w:r>
      <w:r w:rsidR="00E040AF" w:rsidRPr="007C667B">
        <w:t xml:space="preserve">uadrant.  The primary goal of </w:t>
      </w:r>
      <w:r>
        <w:t>O</w:t>
      </w:r>
      <w:r w:rsidR="00E040AF" w:rsidRPr="007C667B">
        <w:t xml:space="preserve">perations </w:t>
      </w:r>
      <w:r>
        <w:t>R</w:t>
      </w:r>
      <w:r w:rsidR="00E040AF" w:rsidRPr="007C667B">
        <w:t xml:space="preserve">eview is to assess the effectiveness of internal operating processes and procedures and make improvements as appropriate.  This </w:t>
      </w:r>
      <w:r w:rsidR="00E040AF">
        <w:t xml:space="preserve">periodic </w:t>
      </w:r>
      <w:r w:rsidR="00E040AF" w:rsidRPr="007C667B">
        <w:t xml:space="preserve">evaluation is focused on internal processes and procedures utilized to meet service level requirements and in turn how those activities can be improved.  The information </w:t>
      </w:r>
      <w:r w:rsidR="00E040AF" w:rsidRPr="007C667B">
        <w:lastRenderedPageBreak/>
        <w:t xml:space="preserve">ascertained in this review may be used in the </w:t>
      </w:r>
      <w:smartTag w:uri="urn:schemas-microsoft-com:office:smarttags" w:element="place">
        <w:r w:rsidR="00E040AF" w:rsidRPr="007C667B">
          <w:t>SLA</w:t>
        </w:r>
      </w:smartTag>
      <w:r w:rsidR="00E040AF" w:rsidRPr="007C667B">
        <w:t xml:space="preserve"> review discussed in </w:t>
      </w:r>
      <w:r w:rsidR="00E040AF">
        <w:t>Maintain Quadrant.</w:t>
      </w:r>
    </w:p>
    <w:p w14:paraId="5DD5B1FB" w14:textId="557BD01A" w:rsidR="00846022" w:rsidRPr="007C667B" w:rsidRDefault="00846022" w:rsidP="009867A9">
      <w:pPr>
        <w:pStyle w:val="BodyText"/>
      </w:pPr>
      <w:r>
        <w:t xml:space="preserve">The </w:t>
      </w:r>
      <w:r w:rsidR="00217B9E">
        <w:t xml:space="preserve">CCO </w:t>
      </w:r>
      <w:r w:rsidR="003C41AE">
        <w:t>e</w:t>
      </w:r>
      <w:r w:rsidR="005B75D3">
        <w:t>Coaching L</w:t>
      </w:r>
      <w:r w:rsidR="00C95DF9">
        <w:t>og</w:t>
      </w:r>
      <w:r>
        <w:t xml:space="preserve"> engineering staff will meet with program management and the operations staff on a </w:t>
      </w:r>
      <w:r w:rsidR="00565847">
        <w:t>regular</w:t>
      </w:r>
      <w:r>
        <w:t xml:space="preserve"> basis to identify areas for possible improvement. Items identified for improvement will follow the change management process for the project.</w:t>
      </w:r>
    </w:p>
    <w:p w14:paraId="5DD5B1FC" w14:textId="77777777" w:rsidR="00C52994" w:rsidRDefault="00E040AF" w:rsidP="009867A9">
      <w:r w:rsidRPr="00E040AF">
        <w:t>In this section define the period of reviews and who will perform them</w:t>
      </w:r>
      <w:r>
        <w:t>.</w:t>
      </w:r>
    </w:p>
    <w:p w14:paraId="5DD5B1FD" w14:textId="77777777" w:rsidR="00E040AF" w:rsidRDefault="00E040AF"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01" w14:textId="77777777" w:rsidTr="00397605">
        <w:tc>
          <w:tcPr>
            <w:tcW w:w="1908" w:type="dxa"/>
            <w:shd w:val="clear" w:color="auto" w:fill="C0C0C0"/>
          </w:tcPr>
          <w:p w14:paraId="5DD5B1FE" w14:textId="77777777" w:rsidR="00C52994" w:rsidRDefault="00C52994" w:rsidP="00397605">
            <w:pPr>
              <w:spacing w:before="120" w:after="120"/>
            </w:pPr>
            <w:r>
              <w:t>User / Group</w:t>
            </w:r>
          </w:p>
        </w:tc>
        <w:tc>
          <w:tcPr>
            <w:tcW w:w="1980" w:type="dxa"/>
            <w:shd w:val="clear" w:color="auto" w:fill="C0C0C0"/>
          </w:tcPr>
          <w:p w14:paraId="5DD5B1FF" w14:textId="77777777" w:rsidR="00C52994" w:rsidRDefault="00C52994" w:rsidP="00397605">
            <w:pPr>
              <w:spacing w:before="120" w:after="120"/>
            </w:pPr>
            <w:r>
              <w:t>Role</w:t>
            </w:r>
          </w:p>
        </w:tc>
        <w:tc>
          <w:tcPr>
            <w:tcW w:w="4968" w:type="dxa"/>
            <w:shd w:val="clear" w:color="auto" w:fill="C0C0C0"/>
          </w:tcPr>
          <w:p w14:paraId="5DD5B200" w14:textId="77777777" w:rsidR="00C52994" w:rsidRDefault="00C52994" w:rsidP="00397605">
            <w:pPr>
              <w:spacing w:before="120" w:after="120"/>
            </w:pPr>
            <w:r>
              <w:t>Responsibility</w:t>
            </w:r>
          </w:p>
        </w:tc>
      </w:tr>
      <w:tr w:rsidR="00C52994" w14:paraId="5DD5B205" w14:textId="77777777" w:rsidTr="00397605">
        <w:tc>
          <w:tcPr>
            <w:tcW w:w="1908" w:type="dxa"/>
          </w:tcPr>
          <w:p w14:paraId="5DD5B202" w14:textId="77777777" w:rsidR="00C52994" w:rsidRDefault="00846022" w:rsidP="00397605">
            <w:pPr>
              <w:spacing w:before="120" w:after="120"/>
            </w:pPr>
            <w:r>
              <w:t>Program management</w:t>
            </w:r>
          </w:p>
        </w:tc>
        <w:tc>
          <w:tcPr>
            <w:tcW w:w="1980" w:type="dxa"/>
          </w:tcPr>
          <w:p w14:paraId="5DD5B203" w14:textId="77777777" w:rsidR="00C52994" w:rsidRDefault="00846022" w:rsidP="00397605">
            <w:pPr>
              <w:spacing w:before="120" w:after="120"/>
            </w:pPr>
            <w:r>
              <w:t>Project oversight</w:t>
            </w:r>
          </w:p>
        </w:tc>
        <w:tc>
          <w:tcPr>
            <w:tcW w:w="4968" w:type="dxa"/>
          </w:tcPr>
          <w:p w14:paraId="5DD5B204" w14:textId="77777777" w:rsidR="00C52994" w:rsidRDefault="00846022" w:rsidP="00397605">
            <w:pPr>
              <w:spacing w:before="120" w:after="120"/>
            </w:pPr>
            <w:r>
              <w:t>Overall responsibility for the program</w:t>
            </w:r>
          </w:p>
        </w:tc>
      </w:tr>
      <w:tr w:rsidR="00C52994" w14:paraId="5DD5B209" w14:textId="77777777" w:rsidTr="00397605">
        <w:tc>
          <w:tcPr>
            <w:tcW w:w="1908" w:type="dxa"/>
          </w:tcPr>
          <w:p w14:paraId="5DD5B206" w14:textId="77777777" w:rsidR="00C52994" w:rsidRDefault="00846022" w:rsidP="00397605">
            <w:pPr>
              <w:spacing w:before="120" w:after="120"/>
            </w:pPr>
            <w:r>
              <w:t>Operations</w:t>
            </w:r>
          </w:p>
        </w:tc>
        <w:tc>
          <w:tcPr>
            <w:tcW w:w="1980" w:type="dxa"/>
          </w:tcPr>
          <w:p w14:paraId="5DD5B207" w14:textId="77777777" w:rsidR="00C52994" w:rsidRDefault="00565847" w:rsidP="00397605">
            <w:pPr>
              <w:spacing w:before="120" w:after="120"/>
            </w:pPr>
            <w:r>
              <w:t>Contact center operations</w:t>
            </w:r>
          </w:p>
        </w:tc>
        <w:tc>
          <w:tcPr>
            <w:tcW w:w="4968" w:type="dxa"/>
          </w:tcPr>
          <w:p w14:paraId="5DD5B208" w14:textId="77777777" w:rsidR="00846022" w:rsidRDefault="00846022" w:rsidP="00397605">
            <w:pPr>
              <w:spacing w:before="120" w:after="120"/>
            </w:pPr>
            <w:r>
              <w:t>Identify areas for improvement.</w:t>
            </w:r>
          </w:p>
        </w:tc>
      </w:tr>
      <w:tr w:rsidR="00846022" w14:paraId="5DD5B20E" w14:textId="77777777" w:rsidTr="00397605">
        <w:tc>
          <w:tcPr>
            <w:tcW w:w="1908" w:type="dxa"/>
          </w:tcPr>
          <w:p w14:paraId="5DD5B20A" w14:textId="77777777" w:rsidR="00846022" w:rsidRDefault="00846022" w:rsidP="00397605">
            <w:pPr>
              <w:spacing w:before="120" w:after="120"/>
            </w:pPr>
            <w:r>
              <w:t>Engineering</w:t>
            </w:r>
          </w:p>
        </w:tc>
        <w:tc>
          <w:tcPr>
            <w:tcW w:w="1980" w:type="dxa"/>
          </w:tcPr>
          <w:p w14:paraId="5DD5B20B" w14:textId="77777777" w:rsidR="00846022" w:rsidRDefault="00846022" w:rsidP="00397605">
            <w:pPr>
              <w:spacing w:before="120" w:after="120"/>
            </w:pPr>
            <w:r>
              <w:t xml:space="preserve">Makes changes to the software. </w:t>
            </w:r>
          </w:p>
        </w:tc>
        <w:tc>
          <w:tcPr>
            <w:tcW w:w="4968" w:type="dxa"/>
          </w:tcPr>
          <w:p w14:paraId="5DD5B20C" w14:textId="77777777" w:rsidR="00846022" w:rsidRDefault="00846022" w:rsidP="00397605">
            <w:pPr>
              <w:spacing w:before="120" w:after="120"/>
            </w:pPr>
            <w:r>
              <w:t>Explain how the software currently works and why it works that way</w:t>
            </w:r>
          </w:p>
          <w:p w14:paraId="5DD5B20D" w14:textId="77777777" w:rsidR="00846022" w:rsidRDefault="00846022" w:rsidP="00397605">
            <w:pPr>
              <w:spacing w:before="120" w:after="120"/>
            </w:pPr>
            <w:r>
              <w:t>Determines if suggested improvements can be made and provides input as to the level of effort involved in the change.</w:t>
            </w:r>
          </w:p>
        </w:tc>
      </w:tr>
    </w:tbl>
    <w:p w14:paraId="5DD5B20F" w14:textId="77777777" w:rsidR="00374238" w:rsidRDefault="00374238" w:rsidP="00C87C97">
      <w:pPr>
        <w:pStyle w:val="Heading2"/>
        <w:numPr>
          <w:ilvl w:val="0"/>
          <w:numId w:val="0"/>
        </w:numPr>
      </w:pPr>
      <w:bookmarkStart w:id="166" w:name="_Toc130102885"/>
    </w:p>
    <w:p w14:paraId="5DD5B210" w14:textId="77777777" w:rsidR="00E86520" w:rsidRDefault="009D2C84" w:rsidP="009867A9">
      <w:pPr>
        <w:pStyle w:val="Heading2"/>
      </w:pPr>
      <w:r>
        <w:tab/>
      </w:r>
      <w:r w:rsidR="000F5E1F">
        <w:tab/>
      </w:r>
      <w:bookmarkStart w:id="167" w:name="_Toc236809438"/>
      <w:bookmarkStart w:id="168" w:name="_Toc387413197"/>
      <w:r>
        <w:t xml:space="preserve">Support </w:t>
      </w:r>
      <w:bookmarkEnd w:id="166"/>
      <w:r w:rsidR="00E040AF">
        <w:t>Quadrant</w:t>
      </w:r>
      <w:bookmarkEnd w:id="167"/>
      <w:bookmarkEnd w:id="168"/>
      <w:r w:rsidR="00E86520">
        <w:t xml:space="preserve"> </w:t>
      </w:r>
    </w:p>
    <w:p w14:paraId="5DD5B211" w14:textId="1067F81F" w:rsidR="007E6F06" w:rsidRDefault="00956A05" w:rsidP="009867A9">
      <w:pPr>
        <w:pStyle w:val="BodyText"/>
      </w:pPr>
      <w:r w:rsidRPr="007C667B">
        <w:t xml:space="preserve">The </w:t>
      </w:r>
      <w:r w:rsidR="00C5778A">
        <w:t>S</w:t>
      </w:r>
      <w:r w:rsidRPr="007C667B">
        <w:t xml:space="preserve">upport </w:t>
      </w:r>
      <w:r w:rsidR="00C5778A">
        <w:t>Q</w:t>
      </w:r>
      <w:r w:rsidR="007E6F06">
        <w:t>uadrant</w:t>
      </w:r>
      <w:r w:rsidRPr="007C667B">
        <w:t xml:space="preserve"> includes the processes, procedures, tools, and staff required to identify, assign, diagnose, track, and resolve incidents, problems, and requests within the </w:t>
      </w:r>
      <w:r w:rsidR="00217B9E">
        <w:t xml:space="preserve">CCO </w:t>
      </w:r>
      <w:r w:rsidR="00366C38">
        <w:t>e</w:t>
      </w:r>
      <w:r w:rsidR="00C95DF9">
        <w:t>Coaching log</w:t>
      </w:r>
      <w:r w:rsidRPr="003F316C">
        <w:t>.</w:t>
      </w:r>
      <w:r w:rsidR="007E6F06">
        <w:t xml:space="preserve">  </w:t>
      </w:r>
      <w:r w:rsidR="007E6F06" w:rsidRPr="007C667B">
        <w:t xml:space="preserve">Three service management functions are primary in supporting this </w:t>
      </w:r>
      <w:r w:rsidR="007E6F06">
        <w:t>SMF</w:t>
      </w:r>
      <w:r w:rsidR="007E6F06" w:rsidRPr="007C667B">
        <w:t xml:space="preserve"> quadrant.  These are:</w:t>
      </w:r>
    </w:p>
    <w:p w14:paraId="5DD5B212" w14:textId="52F26410" w:rsidR="007E6F06" w:rsidRPr="007C667B" w:rsidRDefault="00BA1533" w:rsidP="009867A9">
      <w:pPr>
        <w:pStyle w:val="Bullet"/>
      </w:pPr>
      <w:r>
        <w:t>GDIT</w:t>
      </w:r>
      <w:r w:rsidR="00604CFB">
        <w:t xml:space="preserve"> Business Support</w:t>
      </w:r>
    </w:p>
    <w:p w14:paraId="5DD5B213" w14:textId="77777777" w:rsidR="007E6F06" w:rsidRDefault="007E6F06" w:rsidP="009867A9">
      <w:pPr>
        <w:pStyle w:val="Bullet"/>
      </w:pPr>
      <w:r w:rsidRPr="007C667B">
        <w:t>Problem management</w:t>
      </w:r>
    </w:p>
    <w:p w14:paraId="5DD5B214" w14:textId="77777777" w:rsidR="007E6F06" w:rsidRPr="007C667B" w:rsidRDefault="007E6F06" w:rsidP="009867A9">
      <w:pPr>
        <w:pStyle w:val="Bullet"/>
      </w:pPr>
      <w:r w:rsidRPr="007C667B">
        <w:t>Escalation</w:t>
      </w:r>
    </w:p>
    <w:p w14:paraId="5DD5B215" w14:textId="77777777" w:rsidR="00C52994" w:rsidRDefault="005F53C3" w:rsidP="00F40105">
      <w:pPr>
        <w:pStyle w:val="BodyText"/>
        <w:jc w:val="center"/>
      </w:pPr>
      <w:r>
        <w:rPr>
          <w:noProof/>
        </w:rPr>
        <w:lastRenderedPageBreak/>
        <w:drawing>
          <wp:inline distT="0" distB="0" distL="0" distR="0" wp14:anchorId="5DD5B36C" wp14:editId="5DD5B36D">
            <wp:extent cx="364807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48075" cy="2238375"/>
                    </a:xfrm>
                    <a:prstGeom prst="rect">
                      <a:avLst/>
                    </a:prstGeom>
                    <a:noFill/>
                    <a:ln>
                      <a:noFill/>
                    </a:ln>
                  </pic:spPr>
                </pic:pic>
              </a:graphicData>
            </a:graphic>
          </wp:inline>
        </w:drawing>
      </w:r>
    </w:p>
    <w:p w14:paraId="5DD5B216" w14:textId="77777777" w:rsidR="00374238" w:rsidRDefault="007E6F06" w:rsidP="00F40105">
      <w:pPr>
        <w:jc w:val="center"/>
      </w:pPr>
      <w:bookmarkStart w:id="169" w:name="_Toc130102886"/>
      <w:r>
        <w:t>Support Quadrant Service Management Functions Relationships</w:t>
      </w:r>
    </w:p>
    <w:p w14:paraId="5DD5B217" w14:textId="77777777" w:rsidR="00E86520" w:rsidRDefault="000F5E1F" w:rsidP="00140771">
      <w:pPr>
        <w:pStyle w:val="Heading2"/>
      </w:pPr>
      <w:r>
        <w:tab/>
      </w:r>
      <w:bookmarkStart w:id="170" w:name="_Toc236809439"/>
      <w:bookmarkStart w:id="171" w:name="_Toc387413198"/>
      <w:r w:rsidR="009D2C84">
        <w:t>Fault Management</w:t>
      </w:r>
      <w:bookmarkEnd w:id="169"/>
      <w:bookmarkEnd w:id="170"/>
      <w:bookmarkEnd w:id="171"/>
      <w:r w:rsidR="00E86520">
        <w:t xml:space="preserve"> </w:t>
      </w:r>
    </w:p>
    <w:p w14:paraId="5DD5B218" w14:textId="58EE1C7C" w:rsidR="007E6F06" w:rsidRPr="003F316C" w:rsidRDefault="007E6F06" w:rsidP="009867A9">
      <w:pPr>
        <w:pStyle w:val="BodyText"/>
      </w:pPr>
      <w:r>
        <w:t>Fault Management is</w:t>
      </w:r>
      <w:r w:rsidRPr="007C667B">
        <w:t xml:space="preserve"> the identification of a problem, isolating its source and returning</w:t>
      </w:r>
      <w:r w:rsidR="00C5778A">
        <w:t xml:space="preserve"> </w:t>
      </w:r>
      <w:r>
        <w:t xml:space="preserve">service to </w:t>
      </w:r>
      <w:r w:rsidRPr="007C667B">
        <w:t xml:space="preserve">normal operations.  Fault management allows </w:t>
      </w:r>
      <w:r>
        <w:t>operations</w:t>
      </w:r>
      <w:r w:rsidRPr="007C667B">
        <w:t xml:space="preserve"> to identify, react, and respond to the loss or incorrect operation </w:t>
      </w:r>
      <w:r w:rsidRPr="003F316C">
        <w:t xml:space="preserve">of </w:t>
      </w:r>
      <w:r w:rsidR="00217B9E">
        <w:t xml:space="preserve">CCO </w:t>
      </w:r>
      <w:r w:rsidR="005B75D3">
        <w:t>e</w:t>
      </w:r>
      <w:r w:rsidR="00C95DF9">
        <w:t xml:space="preserve">Coaching </w:t>
      </w:r>
      <w:r w:rsidR="005B75D3">
        <w:t>L</w:t>
      </w:r>
      <w:r w:rsidR="00C95DF9">
        <w:t>og</w:t>
      </w:r>
      <w:r w:rsidR="00217B9E">
        <w:t xml:space="preserve"> </w:t>
      </w:r>
      <w:r w:rsidRPr="003F316C">
        <w:t>components during the production aspect of its life cycle.</w:t>
      </w:r>
    </w:p>
    <w:p w14:paraId="5DD5B219" w14:textId="658FA3EC" w:rsidR="007E6F06" w:rsidRDefault="007E6F06" w:rsidP="009867A9">
      <w:r w:rsidRPr="003F316C">
        <w:t xml:space="preserve">All Fault Management for the </w:t>
      </w:r>
      <w:r w:rsidR="005B75D3">
        <w:t>CCO e</w:t>
      </w:r>
      <w:r w:rsidR="00C95DF9">
        <w:t xml:space="preserve">Coaching </w:t>
      </w:r>
      <w:r w:rsidR="005B75D3">
        <w:t>L</w:t>
      </w:r>
      <w:r w:rsidR="00C95DF9">
        <w:t>og</w:t>
      </w:r>
      <w:r w:rsidR="00217B9E">
        <w:t xml:space="preserve"> </w:t>
      </w:r>
      <w:r>
        <w:t xml:space="preserve">infrastructure will be tracked in the Remedy Action request System (ARS) and managed by the </w:t>
      </w:r>
      <w:r w:rsidR="00BA1533">
        <w:t>GDIT</w:t>
      </w:r>
      <w:r w:rsidR="00604CFB" w:rsidRPr="003F316C">
        <w:t xml:space="preserve"> Business Support</w:t>
      </w:r>
      <w:r w:rsidRPr="003F316C">
        <w:t>.</w:t>
      </w:r>
      <w:r w:rsidR="00CA5465">
        <w:t>(VBS)</w:t>
      </w:r>
    </w:p>
    <w:p w14:paraId="5DD5B21A" w14:textId="77777777" w:rsidR="003F316C" w:rsidRDefault="003F316C" w:rsidP="009867A9"/>
    <w:p w14:paraId="5DD5B21B" w14:textId="0B2B00DA" w:rsidR="00C52994" w:rsidRDefault="007E6F06" w:rsidP="009867A9">
      <w:r w:rsidRPr="007E6F06">
        <w:t>Three levels of Fault Management occur within the</w:t>
      </w:r>
      <w:r w:rsidRPr="003F316C">
        <w:t xml:space="preserve"> </w:t>
      </w:r>
      <w:r w:rsidR="00217B9E">
        <w:t xml:space="preserve">CCO </w:t>
      </w:r>
      <w:r w:rsidR="005B75D3">
        <w:t>e</w:t>
      </w:r>
      <w:r w:rsidR="00C95DF9">
        <w:t>Coaching log</w:t>
      </w:r>
      <w:r w:rsidR="00077DEA" w:rsidRPr="003F316C">
        <w:t xml:space="preserve"> </w:t>
      </w:r>
      <w:r w:rsidRPr="003F316C">
        <w:t>environment.  The first level of fault manag</w:t>
      </w:r>
      <w:r w:rsidRPr="007E6F06">
        <w:t xml:space="preserve">ement is problems identified by network subscribers.  These issues are processed by the </w:t>
      </w:r>
      <w:r w:rsidR="00604CFB">
        <w:t>VB</w:t>
      </w:r>
      <w:r w:rsidR="00CA5465">
        <w:t>S</w:t>
      </w:r>
      <w:r w:rsidRPr="007E6F06">
        <w:t xml:space="preserve"> are tracked by subscriber name in ARS.  The next level is issues identified by the </w:t>
      </w:r>
      <w:smartTag w:uri="urn:schemas-microsoft-com:office:smarttags" w:element="place">
        <w:smartTag w:uri="urn:schemas-microsoft-com:office:smarttags" w:element="PlaceName">
          <w:r w:rsidRPr="007E6F06">
            <w:t>Network</w:t>
          </w:r>
        </w:smartTag>
        <w:r w:rsidRPr="007E6F06">
          <w:t xml:space="preserve"> </w:t>
        </w:r>
        <w:smartTag w:uri="urn:schemas-microsoft-com:office:smarttags" w:element="PlaceName">
          <w:r w:rsidRPr="007E6F06">
            <w:t>Operations</w:t>
          </w:r>
        </w:smartTag>
        <w:r w:rsidRPr="007E6F06">
          <w:t xml:space="preserve"> </w:t>
        </w:r>
        <w:smartTag w:uri="urn:schemas-microsoft-com:office:smarttags" w:element="PlaceType">
          <w:r w:rsidRPr="007E6F06">
            <w:t>Center</w:t>
          </w:r>
        </w:smartTag>
      </w:smartTag>
      <w:r w:rsidRPr="007E6F06">
        <w:t xml:space="preserve"> (NOC).  These problems are the result of an automated system alert of technician discovery while performing their routine duties.  These issues are processed by the NOC and tracked by device name in ARS.  Issues that originate from subscribers that are escalated to the NOC for resolution will associate the subscriber record with the device record – using the device record to record the resolution status.  The last </w:t>
      </w:r>
      <w:r w:rsidR="003F316C" w:rsidRPr="007E6F06">
        <w:t>area of fault management is</w:t>
      </w:r>
      <w:r w:rsidRPr="007E6F06">
        <w:t xml:space="preserve"> issues that are escalated to external entities to the </w:t>
      </w:r>
      <w:r w:rsidR="00BA1533">
        <w:t>GDIT</w:t>
      </w:r>
      <w:r w:rsidR="00896531">
        <w:t xml:space="preserve"> </w:t>
      </w:r>
      <w:r w:rsidRPr="007E6F06">
        <w:t>network.  These are problems that are identified internally yet require external resolution.  Examples of this are includes problems with the</w:t>
      </w:r>
      <w:r w:rsidR="003F316C">
        <w:t xml:space="preserve"> application software and</w:t>
      </w:r>
      <w:r w:rsidRPr="007E6F06">
        <w:t xml:space="preserve"> vendor provided software.</w:t>
      </w:r>
    </w:p>
    <w:p w14:paraId="5DD5B21C" w14:textId="77777777" w:rsidR="003F316C" w:rsidRPr="007E6F06" w:rsidRDefault="003F316C" w:rsidP="009867A9"/>
    <w:p w14:paraId="5DD5B21D" w14:textId="48312B70" w:rsidR="007E6F06" w:rsidRDefault="007E6F06" w:rsidP="009867A9">
      <w:pPr>
        <w:rPr>
          <w:color w:val="FF0000"/>
        </w:rPr>
      </w:pPr>
      <w:r>
        <w:t xml:space="preserve">The table below describes the responsible organizations for participating in Fault Management for the </w:t>
      </w:r>
      <w:r w:rsidR="005B75D3">
        <w:t>CCO</w:t>
      </w:r>
      <w:r w:rsidR="00217B9E">
        <w:t xml:space="preserve"> </w:t>
      </w:r>
      <w:r w:rsidR="005B75D3">
        <w:t>e</w:t>
      </w:r>
      <w:r w:rsidR="00C95DF9">
        <w:t xml:space="preserve">Coaching </w:t>
      </w:r>
      <w:r w:rsidR="005B75D3">
        <w:t>L</w:t>
      </w:r>
      <w:r w:rsidR="00C95DF9">
        <w:t>og</w:t>
      </w:r>
      <w:r w:rsidR="00B14EED">
        <w:t xml:space="preserve"> environment</w:t>
      </w:r>
      <w:r w:rsidRPr="00F72C0F">
        <w:t>.</w:t>
      </w:r>
    </w:p>
    <w:p w14:paraId="5DD5B21E" w14:textId="77777777" w:rsidR="007E6F06" w:rsidRDefault="007E6F06" w:rsidP="009867A9"/>
    <w:p w14:paraId="5DD5B21F" w14:textId="77777777" w:rsidR="007E6F06" w:rsidRDefault="007E6F06"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23" w14:textId="77777777" w:rsidTr="003F316C">
        <w:trPr>
          <w:tblHeader/>
        </w:trPr>
        <w:tc>
          <w:tcPr>
            <w:tcW w:w="1908" w:type="dxa"/>
            <w:shd w:val="clear" w:color="auto" w:fill="C0C0C0"/>
          </w:tcPr>
          <w:p w14:paraId="5DD5B220" w14:textId="77777777" w:rsidR="00C52994" w:rsidRDefault="00C52994" w:rsidP="00397605">
            <w:pPr>
              <w:spacing w:before="120" w:after="120"/>
            </w:pPr>
            <w:r>
              <w:lastRenderedPageBreak/>
              <w:t>User / Group</w:t>
            </w:r>
          </w:p>
        </w:tc>
        <w:tc>
          <w:tcPr>
            <w:tcW w:w="1980" w:type="dxa"/>
            <w:shd w:val="clear" w:color="auto" w:fill="C0C0C0"/>
          </w:tcPr>
          <w:p w14:paraId="5DD5B221" w14:textId="77777777" w:rsidR="00C52994" w:rsidRDefault="00C52994" w:rsidP="00397605">
            <w:pPr>
              <w:spacing w:before="120" w:after="120"/>
            </w:pPr>
            <w:r>
              <w:t>Role</w:t>
            </w:r>
          </w:p>
        </w:tc>
        <w:tc>
          <w:tcPr>
            <w:tcW w:w="4968" w:type="dxa"/>
            <w:shd w:val="clear" w:color="auto" w:fill="C0C0C0"/>
          </w:tcPr>
          <w:p w14:paraId="5DD5B222" w14:textId="77777777" w:rsidR="00C52994" w:rsidRDefault="00C52994" w:rsidP="00397605">
            <w:pPr>
              <w:spacing w:before="120" w:after="120"/>
            </w:pPr>
            <w:r>
              <w:t>Responsibility</w:t>
            </w:r>
          </w:p>
        </w:tc>
      </w:tr>
      <w:tr w:rsidR="007E6F06" w14:paraId="5DD5B229" w14:textId="77777777" w:rsidTr="00397605">
        <w:tc>
          <w:tcPr>
            <w:tcW w:w="1908" w:type="dxa"/>
          </w:tcPr>
          <w:p w14:paraId="5DD5B224" w14:textId="3B55B2C7" w:rsidR="007E6F06" w:rsidRDefault="00BA1533" w:rsidP="00CA5465">
            <w:pPr>
              <w:spacing w:before="120" w:after="120"/>
            </w:pPr>
            <w:r>
              <w:t xml:space="preserve">GDIT </w:t>
            </w:r>
            <w:r w:rsidR="00604CFB">
              <w:t>Business Support</w:t>
            </w:r>
            <w:r w:rsidR="007E6F06">
              <w:t xml:space="preserve"> (</w:t>
            </w:r>
            <w:r w:rsidR="00604CFB">
              <w:t>VB</w:t>
            </w:r>
            <w:r w:rsidR="00CA5465">
              <w:t>S</w:t>
            </w:r>
            <w:r w:rsidR="007E6F06">
              <w:t>)</w:t>
            </w:r>
          </w:p>
        </w:tc>
        <w:tc>
          <w:tcPr>
            <w:tcW w:w="1980" w:type="dxa"/>
          </w:tcPr>
          <w:p w14:paraId="5DD5B225" w14:textId="77777777" w:rsidR="007E6F06" w:rsidRDefault="007E6F06" w:rsidP="00397605">
            <w:pPr>
              <w:spacing w:before="120" w:after="120"/>
            </w:pPr>
            <w:r>
              <w:t>Receiving Subscriber Problem Reports</w:t>
            </w:r>
          </w:p>
          <w:p w14:paraId="5DD5B226" w14:textId="77777777" w:rsidR="007E6F06" w:rsidRDefault="007E6F06" w:rsidP="00397605">
            <w:pPr>
              <w:spacing w:before="120" w:after="120"/>
            </w:pPr>
            <w:r>
              <w:t>Fault Management Coordination</w:t>
            </w:r>
          </w:p>
        </w:tc>
        <w:tc>
          <w:tcPr>
            <w:tcW w:w="4968" w:type="dxa"/>
          </w:tcPr>
          <w:p w14:paraId="5DD5B227" w14:textId="317BDA99" w:rsidR="007E6F06" w:rsidRDefault="007E6F06" w:rsidP="00397605">
            <w:pPr>
              <w:spacing w:before="120" w:after="120"/>
            </w:pPr>
            <w:r>
              <w:t xml:space="preserve">Receiving subscriber reports of </w:t>
            </w:r>
            <w:r w:rsidR="00217B9E">
              <w:t xml:space="preserve">CCO </w:t>
            </w:r>
            <w:r w:rsidR="00366C38">
              <w:t>e</w:t>
            </w:r>
            <w:r w:rsidR="00C95DF9">
              <w:t>Coaching log</w:t>
            </w:r>
            <w:r>
              <w:t xml:space="preserve"> operational abnormalities are recording their resolution in ARS.</w:t>
            </w:r>
          </w:p>
          <w:p w14:paraId="5DD5B228" w14:textId="77777777" w:rsidR="007E6F06" w:rsidRDefault="007E6F06" w:rsidP="00397605">
            <w:pPr>
              <w:spacing w:before="120" w:after="120"/>
            </w:pPr>
            <w:r>
              <w:t>Coordinating fault management activities until resolution is achieved.  Escalating as required.</w:t>
            </w:r>
          </w:p>
        </w:tc>
      </w:tr>
      <w:tr w:rsidR="007E6F06" w14:paraId="5DD5B230" w14:textId="77777777" w:rsidTr="00397605">
        <w:tc>
          <w:tcPr>
            <w:tcW w:w="1908" w:type="dxa"/>
          </w:tcPr>
          <w:p w14:paraId="5DD5B22A" w14:textId="77777777" w:rsidR="007E6F06" w:rsidRDefault="007E6F06"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w:t>
                </w:r>
              </w:smartTag>
              <w:r>
                <w:t xml:space="preserve"> </w:t>
              </w:r>
              <w:smartTag w:uri="urn:schemas-microsoft-com:office:smarttags" w:element="PlaceType">
                <w:r>
                  <w:t>Center</w:t>
                </w:r>
              </w:smartTag>
            </w:smartTag>
            <w:r>
              <w:t xml:space="preserve"> (NOC)</w:t>
            </w:r>
          </w:p>
        </w:tc>
        <w:tc>
          <w:tcPr>
            <w:tcW w:w="1980" w:type="dxa"/>
          </w:tcPr>
          <w:p w14:paraId="5DD5B22B" w14:textId="77777777" w:rsidR="007E6F06" w:rsidRDefault="007E6F06" w:rsidP="00397605">
            <w:pPr>
              <w:spacing w:before="120" w:after="120"/>
            </w:pPr>
            <w:r>
              <w:t>Reporting system or discovered system abnormalities.</w:t>
            </w:r>
          </w:p>
          <w:p w14:paraId="5DD5B22C" w14:textId="77777777" w:rsidR="007E6F06" w:rsidRDefault="007E6F06" w:rsidP="00397605">
            <w:pPr>
              <w:spacing w:before="120" w:after="120"/>
            </w:pPr>
            <w:r>
              <w:t>Advanced Problem Resolution.</w:t>
            </w:r>
          </w:p>
        </w:tc>
        <w:tc>
          <w:tcPr>
            <w:tcW w:w="4968" w:type="dxa"/>
          </w:tcPr>
          <w:p w14:paraId="5DD5B22D" w14:textId="77777777" w:rsidR="007E6F06" w:rsidRDefault="007E6F06" w:rsidP="00397605">
            <w:pPr>
              <w:spacing w:before="120" w:after="120"/>
            </w:pPr>
            <w:r>
              <w:t>Recording system or internally discovered abnormalities and recording their resolution in ARS.</w:t>
            </w:r>
          </w:p>
          <w:p w14:paraId="5DD5B22E" w14:textId="77777777" w:rsidR="007E6F06" w:rsidRDefault="007E6F06" w:rsidP="00397605">
            <w:pPr>
              <w:spacing w:before="120" w:after="120"/>
            </w:pPr>
          </w:p>
          <w:p w14:paraId="5DD5B22F" w14:textId="77777777" w:rsidR="007E6F06" w:rsidRDefault="007E6F06" w:rsidP="00397605">
            <w:pPr>
              <w:spacing w:before="120" w:after="120"/>
            </w:pPr>
            <w:r>
              <w:t>Recording fault resolution activities in the ARS system.</w:t>
            </w:r>
          </w:p>
        </w:tc>
      </w:tr>
      <w:tr w:rsidR="007E6F06" w14:paraId="5DD5B235" w14:textId="77777777" w:rsidTr="00397605">
        <w:tc>
          <w:tcPr>
            <w:tcW w:w="1908" w:type="dxa"/>
          </w:tcPr>
          <w:p w14:paraId="5DD5B231" w14:textId="77777777" w:rsidR="007E6F06" w:rsidRDefault="007E6F06" w:rsidP="00397605">
            <w:pPr>
              <w:spacing w:before="120" w:after="120"/>
            </w:pPr>
            <w:r>
              <w:t>Engineering</w:t>
            </w:r>
          </w:p>
        </w:tc>
        <w:tc>
          <w:tcPr>
            <w:tcW w:w="1980" w:type="dxa"/>
          </w:tcPr>
          <w:p w14:paraId="5DD5B232" w14:textId="77777777" w:rsidR="007E6F06" w:rsidRDefault="007E6F06" w:rsidP="00397605">
            <w:pPr>
              <w:spacing w:before="120" w:after="120"/>
            </w:pPr>
            <w:r>
              <w:t>System Design changes.</w:t>
            </w:r>
          </w:p>
          <w:p w14:paraId="5DD5B233" w14:textId="77777777" w:rsidR="003F316C" w:rsidRDefault="003F316C" w:rsidP="00397605">
            <w:pPr>
              <w:spacing w:before="120" w:after="120"/>
            </w:pPr>
            <w:r>
              <w:t>Resolving operational issues</w:t>
            </w:r>
          </w:p>
        </w:tc>
        <w:tc>
          <w:tcPr>
            <w:tcW w:w="4968" w:type="dxa"/>
          </w:tcPr>
          <w:p w14:paraId="5DD5B234" w14:textId="349D4F84" w:rsidR="007E6F06" w:rsidRPr="003F316C" w:rsidRDefault="007E6F06" w:rsidP="00366C38">
            <w:pPr>
              <w:spacing w:before="120" w:after="120"/>
            </w:pPr>
            <w:r w:rsidRPr="003F316C">
              <w:t xml:space="preserve">Develop and process system changes that may be required to </w:t>
            </w:r>
            <w:r w:rsidR="0082470B" w:rsidRPr="003F316C">
              <w:t>adjust</w:t>
            </w:r>
            <w:r w:rsidRPr="003F316C">
              <w:t xml:space="preserve"> </w:t>
            </w:r>
            <w:r w:rsidR="00217B9E">
              <w:t xml:space="preserve">CCO </w:t>
            </w:r>
            <w:r w:rsidR="00366C38">
              <w:t>e</w:t>
            </w:r>
            <w:r w:rsidR="00C95DF9">
              <w:t>Coaching log</w:t>
            </w:r>
            <w:r w:rsidR="0082470B" w:rsidRPr="003F316C">
              <w:t>’s</w:t>
            </w:r>
            <w:r w:rsidRPr="003F316C">
              <w:t xml:space="preserve"> design requirements.</w:t>
            </w:r>
          </w:p>
        </w:tc>
      </w:tr>
      <w:tr w:rsidR="007E6F06" w14:paraId="5DD5B239" w14:textId="77777777" w:rsidTr="00397605">
        <w:tc>
          <w:tcPr>
            <w:tcW w:w="1908" w:type="dxa"/>
          </w:tcPr>
          <w:p w14:paraId="5DD5B236" w14:textId="77777777" w:rsidR="007E6F06" w:rsidRDefault="007E6F06" w:rsidP="00397605">
            <w:pPr>
              <w:spacing w:before="120" w:after="120"/>
            </w:pPr>
            <w:r>
              <w:t>Product Vendor</w:t>
            </w:r>
          </w:p>
        </w:tc>
        <w:tc>
          <w:tcPr>
            <w:tcW w:w="1980" w:type="dxa"/>
          </w:tcPr>
          <w:p w14:paraId="5DD5B237" w14:textId="77777777" w:rsidR="007E6F06" w:rsidRDefault="007E6F06" w:rsidP="00397605">
            <w:pPr>
              <w:spacing w:before="120" w:after="120"/>
            </w:pPr>
            <w:r>
              <w:t>System Design changes.</w:t>
            </w:r>
          </w:p>
        </w:tc>
        <w:tc>
          <w:tcPr>
            <w:tcW w:w="4968" w:type="dxa"/>
          </w:tcPr>
          <w:p w14:paraId="5DD5B238" w14:textId="2D7D7290" w:rsidR="007E6F06" w:rsidRPr="003F316C" w:rsidRDefault="007E6F06" w:rsidP="00366C38">
            <w:pPr>
              <w:spacing w:before="120" w:after="120"/>
            </w:pPr>
            <w:r w:rsidRPr="003F316C">
              <w:t xml:space="preserve">Develop and process system changes that may be required to </w:t>
            </w:r>
            <w:r w:rsidR="0082470B" w:rsidRPr="003F316C">
              <w:t xml:space="preserve">adjust </w:t>
            </w:r>
            <w:r w:rsidR="00217B9E">
              <w:t xml:space="preserve">CCO </w:t>
            </w:r>
            <w:r w:rsidR="00366C38">
              <w:t>e</w:t>
            </w:r>
            <w:r w:rsidR="00C95DF9">
              <w:t>Coaching log</w:t>
            </w:r>
            <w:r w:rsidR="0082470B" w:rsidRPr="003F316C">
              <w:t>’s design requirements.</w:t>
            </w:r>
          </w:p>
        </w:tc>
      </w:tr>
    </w:tbl>
    <w:p w14:paraId="5DD5B23A" w14:textId="77777777" w:rsidR="00937E0A" w:rsidRDefault="00937E0A" w:rsidP="00C87C97">
      <w:pPr>
        <w:pStyle w:val="Heading3"/>
        <w:numPr>
          <w:ilvl w:val="0"/>
          <w:numId w:val="0"/>
        </w:numPr>
      </w:pPr>
      <w:bookmarkStart w:id="172" w:name="_Toc130102887"/>
    </w:p>
    <w:p w14:paraId="5DD5B23B" w14:textId="752106CD" w:rsidR="00E86520" w:rsidRDefault="000F5E1F" w:rsidP="00140771">
      <w:pPr>
        <w:pStyle w:val="Heading2"/>
      </w:pPr>
      <w:r>
        <w:tab/>
      </w:r>
      <w:bookmarkStart w:id="173" w:name="_Toc236809440"/>
      <w:bookmarkStart w:id="174" w:name="_Toc387413199"/>
      <w:r w:rsidR="00BA1533">
        <w:t>GDIT</w:t>
      </w:r>
      <w:r w:rsidR="00604CFB">
        <w:t xml:space="preserve"> Business Support</w:t>
      </w:r>
      <w:bookmarkEnd w:id="172"/>
      <w:bookmarkEnd w:id="173"/>
      <w:bookmarkEnd w:id="174"/>
      <w:r w:rsidR="00E86520">
        <w:t xml:space="preserve"> </w:t>
      </w:r>
    </w:p>
    <w:p w14:paraId="5DD5B23C" w14:textId="2C6B38BA" w:rsidR="0082470B" w:rsidRDefault="0082470B" w:rsidP="009867A9">
      <w:pPr>
        <w:pStyle w:val="BodyText"/>
      </w:pPr>
      <w:r w:rsidRPr="007C667B">
        <w:t xml:space="preserve">The </w:t>
      </w:r>
      <w:r w:rsidR="00BA1533">
        <w:t>GDIT</w:t>
      </w:r>
      <w:r w:rsidR="00604CFB">
        <w:t xml:space="preserve"> Business Support </w:t>
      </w:r>
      <w:r w:rsidRPr="007C667B">
        <w:t xml:space="preserve">is the primary contact for the </w:t>
      </w:r>
      <w:r>
        <w:t>subscriber</w:t>
      </w:r>
      <w:r w:rsidRPr="007C667B">
        <w:t xml:space="preserve"> community</w:t>
      </w:r>
      <w:r>
        <w:t xml:space="preserve">.  </w:t>
      </w:r>
      <w:r w:rsidRPr="007C667B">
        <w:t>It coordinates all activities and customer communications about requests, problems, and inquiries related to production systems.</w:t>
      </w:r>
    </w:p>
    <w:p w14:paraId="5DD5B23D" w14:textId="240D9EAB" w:rsidR="0082470B" w:rsidRDefault="0082470B" w:rsidP="009867A9">
      <w:pPr>
        <w:pStyle w:val="BodyText"/>
      </w:pPr>
      <w:r>
        <w:t xml:space="preserve">Within the </w:t>
      </w:r>
      <w:r w:rsidR="005B75D3">
        <w:t>CCO e</w:t>
      </w:r>
      <w:r w:rsidR="00C95DF9">
        <w:t>Coaching log</w:t>
      </w:r>
      <w:r>
        <w:t xml:space="preserve"> infrastructure </w:t>
      </w:r>
      <w:r w:rsidR="00690A14">
        <w:t>GDIT Business Support</w:t>
      </w:r>
      <w:r>
        <w:t xml:space="preserve"> </w:t>
      </w:r>
      <w:r w:rsidRPr="007C667B">
        <w:t>is the single point of contact between service providers and customers/users on a day-to-day basis</w:t>
      </w:r>
      <w:r>
        <w:t xml:space="preserve">.  The </w:t>
      </w:r>
      <w:r w:rsidR="00690A14">
        <w:t>GDIT Business Support</w:t>
      </w:r>
      <w:r>
        <w:t xml:space="preserve"> is also responsible for </w:t>
      </w:r>
      <w:r w:rsidRPr="007C667B">
        <w:t xml:space="preserve">managing and controlling faults and disruptions </w:t>
      </w:r>
      <w:r>
        <w:t>with</w:t>
      </w:r>
      <w:r w:rsidRPr="007C667B">
        <w:t xml:space="preserve"> the </w:t>
      </w:r>
      <w:r>
        <w:t xml:space="preserve">system.  </w:t>
      </w:r>
      <w:r w:rsidRPr="007C667B">
        <w:t>The primary goal is to restore normal service operation as quickly as possible and minimize the adverse impact on business operations, thus ensuring the maintenance of the best possible quality and availability of levels of service.  Normal service operation is defined as service operation within the limits of the design parameters.</w:t>
      </w:r>
    </w:p>
    <w:p w14:paraId="5DD5B23E" w14:textId="77777777" w:rsidR="00C52994" w:rsidRDefault="00C52994"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42" w14:textId="77777777" w:rsidTr="00397605">
        <w:tc>
          <w:tcPr>
            <w:tcW w:w="1908" w:type="dxa"/>
            <w:shd w:val="clear" w:color="auto" w:fill="C0C0C0"/>
          </w:tcPr>
          <w:p w14:paraId="5DD5B23F" w14:textId="77777777" w:rsidR="00C52994" w:rsidRDefault="00C52994" w:rsidP="00397605">
            <w:pPr>
              <w:spacing w:before="120" w:after="120"/>
            </w:pPr>
            <w:r>
              <w:t>User / Group</w:t>
            </w:r>
          </w:p>
        </w:tc>
        <w:tc>
          <w:tcPr>
            <w:tcW w:w="1980" w:type="dxa"/>
            <w:shd w:val="clear" w:color="auto" w:fill="C0C0C0"/>
          </w:tcPr>
          <w:p w14:paraId="5DD5B240" w14:textId="77777777" w:rsidR="00C52994" w:rsidRDefault="00C52994" w:rsidP="00397605">
            <w:pPr>
              <w:spacing w:before="120" w:after="120"/>
            </w:pPr>
            <w:r>
              <w:t>Role</w:t>
            </w:r>
          </w:p>
        </w:tc>
        <w:tc>
          <w:tcPr>
            <w:tcW w:w="4968" w:type="dxa"/>
            <w:shd w:val="clear" w:color="auto" w:fill="C0C0C0"/>
          </w:tcPr>
          <w:p w14:paraId="5DD5B241" w14:textId="77777777" w:rsidR="00C52994" w:rsidRDefault="00C52994" w:rsidP="00397605">
            <w:pPr>
              <w:spacing w:before="120" w:after="120"/>
            </w:pPr>
            <w:r>
              <w:t>Responsibility</w:t>
            </w:r>
          </w:p>
        </w:tc>
      </w:tr>
      <w:tr w:rsidR="0082470B" w14:paraId="5DD5B248" w14:textId="77777777" w:rsidTr="00397605">
        <w:tc>
          <w:tcPr>
            <w:tcW w:w="1908" w:type="dxa"/>
          </w:tcPr>
          <w:p w14:paraId="5DD5B243" w14:textId="20B7FE65" w:rsidR="0082470B" w:rsidRDefault="00690A14" w:rsidP="00690A14">
            <w:pPr>
              <w:spacing w:before="120" w:after="120"/>
            </w:pPr>
            <w:r>
              <w:t>GDIT</w:t>
            </w:r>
            <w:r w:rsidR="00604CFB">
              <w:t xml:space="preserve"> Business Support</w:t>
            </w:r>
            <w:r w:rsidR="0082470B">
              <w:t xml:space="preserve"> </w:t>
            </w:r>
          </w:p>
        </w:tc>
        <w:tc>
          <w:tcPr>
            <w:tcW w:w="1980" w:type="dxa"/>
          </w:tcPr>
          <w:p w14:paraId="5DD5B244" w14:textId="77777777" w:rsidR="0082470B" w:rsidRDefault="0082470B" w:rsidP="00397605">
            <w:pPr>
              <w:spacing w:before="120" w:after="120"/>
            </w:pPr>
            <w:r>
              <w:t>Receiving Subscriber Problem Reports</w:t>
            </w:r>
          </w:p>
          <w:p w14:paraId="5DD5B245" w14:textId="77777777" w:rsidR="0082470B" w:rsidRDefault="0082470B" w:rsidP="00397605">
            <w:pPr>
              <w:spacing w:before="120" w:after="120"/>
            </w:pPr>
            <w:r>
              <w:t>Fault Management Coordination</w:t>
            </w:r>
          </w:p>
        </w:tc>
        <w:tc>
          <w:tcPr>
            <w:tcW w:w="4968" w:type="dxa"/>
          </w:tcPr>
          <w:p w14:paraId="5DD5B246" w14:textId="3B82D89C" w:rsidR="0082470B" w:rsidRDefault="0082470B" w:rsidP="00397605">
            <w:pPr>
              <w:spacing w:before="120" w:after="120"/>
            </w:pPr>
            <w:r>
              <w:t xml:space="preserve">Receiving subscriber reports of </w:t>
            </w:r>
            <w:r w:rsidR="00217B9E">
              <w:t xml:space="preserve">CCO </w:t>
            </w:r>
            <w:r w:rsidR="009700F5">
              <w:t>e</w:t>
            </w:r>
            <w:r w:rsidR="00C95DF9">
              <w:t>Coaching log</w:t>
            </w:r>
            <w:r w:rsidR="00217B9E">
              <w:t xml:space="preserve"> </w:t>
            </w:r>
            <w:r>
              <w:t>operational abnormalities are recording their resolution in ARS.</w:t>
            </w:r>
          </w:p>
          <w:p w14:paraId="5DD5B247" w14:textId="77777777" w:rsidR="0082470B" w:rsidRDefault="0082470B" w:rsidP="00397605">
            <w:pPr>
              <w:spacing w:before="120" w:after="120"/>
            </w:pPr>
            <w:r>
              <w:t>Coordinating fault management activities until resolution is achieved.  Escalating as required.</w:t>
            </w:r>
          </w:p>
        </w:tc>
      </w:tr>
    </w:tbl>
    <w:p w14:paraId="5DD5B249" w14:textId="77777777" w:rsidR="00937E0A" w:rsidRDefault="00937E0A" w:rsidP="00C87C97">
      <w:pPr>
        <w:pStyle w:val="Heading3"/>
        <w:numPr>
          <w:ilvl w:val="0"/>
          <w:numId w:val="0"/>
        </w:numPr>
      </w:pPr>
      <w:bookmarkStart w:id="175" w:name="_Toc130102888"/>
    </w:p>
    <w:p w14:paraId="5DD5B24A" w14:textId="77777777" w:rsidR="00E86520" w:rsidRDefault="000F5E1F" w:rsidP="009867A9">
      <w:pPr>
        <w:pStyle w:val="Heading3"/>
      </w:pPr>
      <w:r>
        <w:tab/>
      </w:r>
      <w:bookmarkStart w:id="176" w:name="_Toc236809441"/>
      <w:bookmarkStart w:id="177" w:name="_Toc387413200"/>
      <w:r w:rsidR="009D2C84">
        <w:t>Escalation</w:t>
      </w:r>
      <w:bookmarkEnd w:id="175"/>
      <w:bookmarkEnd w:id="176"/>
      <w:bookmarkEnd w:id="177"/>
      <w:r w:rsidR="00E86520">
        <w:t xml:space="preserve"> </w:t>
      </w:r>
    </w:p>
    <w:p w14:paraId="5DD5B24B" w14:textId="77777777" w:rsidR="0082470B" w:rsidRPr="007C667B" w:rsidRDefault="0082470B" w:rsidP="009867A9">
      <w:pPr>
        <w:pStyle w:val="BodyText"/>
      </w:pPr>
      <w:r w:rsidRPr="007C667B">
        <w:t xml:space="preserve">Escalation is responsible for the timely resolution of requests, issues, and problems within the environment.  It goal is to ensure the appropriate resources are applied to the appropriate issue as required by the service level agreement.  Escalation reviews the </w:t>
      </w:r>
      <w:smartTag w:uri="urn:schemas-microsoft-com:office:smarttags" w:element="place">
        <w:r w:rsidRPr="007C667B">
          <w:t>SLA</w:t>
        </w:r>
      </w:smartTag>
      <w:r w:rsidRPr="007C667B">
        <w:t xml:space="preserve"> timeframes and sets triggers to ensure proactive actions can be taken before a violation occurs.  Escalation establishes priority levels, based on business impact for use within fault management as well as who should be notified when.</w:t>
      </w:r>
    </w:p>
    <w:p w14:paraId="5DD5B24C" w14:textId="26390769" w:rsidR="00000FEE" w:rsidRPr="002958EC" w:rsidRDefault="0082470B" w:rsidP="00000FEE">
      <w:pPr>
        <w:rPr>
          <w:rFonts w:cs="Courier New"/>
          <w:color w:val="000000"/>
          <w:sz w:val="20"/>
          <w:szCs w:val="20"/>
          <w:lang w:eastAsia="ko-KR"/>
        </w:rPr>
      </w:pPr>
      <w:r>
        <w:t xml:space="preserve">Within </w:t>
      </w:r>
      <w:r w:rsidRPr="00963EF6">
        <w:t xml:space="preserve">the </w:t>
      </w:r>
      <w:r w:rsidR="00217B9E">
        <w:t xml:space="preserve">CCO </w:t>
      </w:r>
      <w:r w:rsidR="005B75D3">
        <w:t>e</w:t>
      </w:r>
      <w:r w:rsidR="00C95DF9">
        <w:t>Coaching log</w:t>
      </w:r>
      <w:r w:rsidR="00217B9E">
        <w:t xml:space="preserve"> </w:t>
      </w:r>
      <w:r>
        <w:t xml:space="preserve">infrastructure the </w:t>
      </w:r>
      <w:r w:rsidR="00690A14">
        <w:t>GDIT</w:t>
      </w:r>
      <w:r w:rsidR="00604CFB">
        <w:t xml:space="preserve"> Business Support</w:t>
      </w:r>
      <w:r>
        <w:t xml:space="preserve"> is responsible for escalation both internally and externally and recording the actions in ARS.</w:t>
      </w:r>
      <w:r w:rsidR="00EC0A78">
        <w:t xml:space="preserve">  </w:t>
      </w:r>
      <w:r w:rsidR="00000FEE" w:rsidRPr="00771A63">
        <w:t>The system is considered by the program to be a P</w:t>
      </w:r>
      <w:r w:rsidR="00771A63">
        <w:t>1-C</w:t>
      </w:r>
      <w:r w:rsidR="00000FEE" w:rsidRPr="00771A63">
        <w:t>ritical system.</w:t>
      </w:r>
      <w:r w:rsidR="00000FEE">
        <w:t xml:space="preserve"> </w:t>
      </w:r>
      <w:r w:rsidR="00AA75E5">
        <w:t xml:space="preserve">Outage notifications should funnel through the </w:t>
      </w:r>
      <w:r w:rsidR="00217B9E">
        <w:t>CCO</w:t>
      </w:r>
      <w:r w:rsidR="00AA75E5">
        <w:t xml:space="preserve"> Command Center and follow the process described in the </w:t>
      </w:r>
      <w:hyperlink r:id="rId63" w:history="1">
        <w:r w:rsidR="00AA75E5" w:rsidRPr="00AA75E5">
          <w:rPr>
            <w:rStyle w:val="Hyperlink"/>
          </w:rPr>
          <w:t>Business Continuity Guide</w:t>
        </w:r>
      </w:hyperlink>
      <w:r w:rsidR="00AA75E5">
        <w:t>.</w:t>
      </w:r>
    </w:p>
    <w:p w14:paraId="5DD5B24D" w14:textId="77777777" w:rsidR="0082470B" w:rsidRDefault="0082470B" w:rsidP="009867A9"/>
    <w:p w14:paraId="5DD5B24E" w14:textId="546C4E00" w:rsidR="0082470B" w:rsidRDefault="0082470B" w:rsidP="009867A9">
      <w:r>
        <w:t xml:space="preserve">The table below describes the responsible organizations for participating in </w:t>
      </w:r>
      <w:r w:rsidR="005B1DC0">
        <w:t>Escalation</w:t>
      </w:r>
      <w:r>
        <w:t xml:space="preserve"> for the </w:t>
      </w:r>
      <w:r w:rsidR="00217B9E">
        <w:t xml:space="preserve">CCO </w:t>
      </w:r>
      <w:r w:rsidR="009700F5">
        <w:t>e</w:t>
      </w:r>
      <w:r w:rsidR="00C95DF9">
        <w:t>Coaching log</w:t>
      </w:r>
      <w:r w:rsidRPr="004B63C5">
        <w:t>.</w:t>
      </w:r>
    </w:p>
    <w:p w14:paraId="5DD5B24F" w14:textId="77777777" w:rsidR="00AA75E5" w:rsidRDefault="00AA75E5"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53" w14:textId="77777777" w:rsidTr="00397605">
        <w:tc>
          <w:tcPr>
            <w:tcW w:w="1908" w:type="dxa"/>
            <w:shd w:val="clear" w:color="auto" w:fill="C0C0C0"/>
          </w:tcPr>
          <w:p w14:paraId="5DD5B250" w14:textId="77777777" w:rsidR="00C52994" w:rsidRDefault="00C52994" w:rsidP="00397605">
            <w:pPr>
              <w:spacing w:before="120" w:after="120"/>
            </w:pPr>
            <w:r>
              <w:t>User / Group</w:t>
            </w:r>
          </w:p>
        </w:tc>
        <w:tc>
          <w:tcPr>
            <w:tcW w:w="1980" w:type="dxa"/>
            <w:shd w:val="clear" w:color="auto" w:fill="C0C0C0"/>
          </w:tcPr>
          <w:p w14:paraId="5DD5B251" w14:textId="77777777" w:rsidR="00C52994" w:rsidRDefault="00C52994" w:rsidP="00397605">
            <w:pPr>
              <w:spacing w:before="120" w:after="120"/>
            </w:pPr>
            <w:r>
              <w:t>Role</w:t>
            </w:r>
          </w:p>
        </w:tc>
        <w:tc>
          <w:tcPr>
            <w:tcW w:w="4968" w:type="dxa"/>
            <w:shd w:val="clear" w:color="auto" w:fill="C0C0C0"/>
          </w:tcPr>
          <w:p w14:paraId="5DD5B252" w14:textId="77777777" w:rsidR="00C52994" w:rsidRDefault="00C52994" w:rsidP="00397605">
            <w:pPr>
              <w:spacing w:before="120" w:after="120"/>
            </w:pPr>
            <w:r>
              <w:t>Responsibility</w:t>
            </w:r>
          </w:p>
        </w:tc>
      </w:tr>
      <w:tr w:rsidR="0082470B" w14:paraId="5DD5B257" w14:textId="77777777" w:rsidTr="00397605">
        <w:tc>
          <w:tcPr>
            <w:tcW w:w="1908" w:type="dxa"/>
          </w:tcPr>
          <w:p w14:paraId="5DD5B254" w14:textId="34BD6E81" w:rsidR="0082470B" w:rsidRDefault="00690A14" w:rsidP="00CA5465">
            <w:pPr>
              <w:spacing w:before="120" w:after="120"/>
            </w:pPr>
            <w:r>
              <w:t>GDIT Business Support</w:t>
            </w:r>
          </w:p>
        </w:tc>
        <w:tc>
          <w:tcPr>
            <w:tcW w:w="1980" w:type="dxa"/>
          </w:tcPr>
          <w:p w14:paraId="5DD5B255" w14:textId="77777777" w:rsidR="0082470B" w:rsidRDefault="0082470B" w:rsidP="00397605">
            <w:pPr>
              <w:spacing w:before="120" w:after="120"/>
            </w:pPr>
            <w:r>
              <w:t>Fault Management Escalation</w:t>
            </w:r>
          </w:p>
        </w:tc>
        <w:tc>
          <w:tcPr>
            <w:tcW w:w="4968" w:type="dxa"/>
          </w:tcPr>
          <w:p w14:paraId="5DD5B256" w14:textId="77777777" w:rsidR="0082470B" w:rsidRDefault="0082470B" w:rsidP="00397605">
            <w:pPr>
              <w:spacing w:before="120" w:after="120"/>
            </w:pPr>
            <w:r>
              <w:t>Coordinating fault management activities until resolution is achieved.  Escalating as appropriate.</w:t>
            </w:r>
          </w:p>
        </w:tc>
      </w:tr>
      <w:tr w:rsidR="0082470B" w14:paraId="5DD5B25B" w14:textId="77777777" w:rsidTr="00397605">
        <w:tc>
          <w:tcPr>
            <w:tcW w:w="1908" w:type="dxa"/>
          </w:tcPr>
          <w:p w14:paraId="5DD5B258" w14:textId="77777777" w:rsidR="0082470B" w:rsidRDefault="00217B9E" w:rsidP="00397605">
            <w:pPr>
              <w:spacing w:before="120" w:after="120"/>
            </w:pPr>
            <w:r>
              <w:t>CCO</w:t>
            </w:r>
            <w:r w:rsidR="00AA75E5">
              <w:t xml:space="preserve"> </w:t>
            </w:r>
            <w:smartTag w:uri="urn:schemas-microsoft-com:office:smarttags" w:element="PlaceName">
              <w:r w:rsidR="00AA75E5">
                <w:t>Command</w:t>
              </w:r>
            </w:smartTag>
            <w:r w:rsidR="00AA75E5">
              <w:t xml:space="preserve"> </w:t>
            </w:r>
            <w:smartTag w:uri="urn:schemas-microsoft-com:office:smarttags" w:element="PlaceType">
              <w:r w:rsidR="00AA75E5">
                <w:t>Center</w:t>
              </w:r>
            </w:smartTag>
          </w:p>
        </w:tc>
        <w:tc>
          <w:tcPr>
            <w:tcW w:w="1980" w:type="dxa"/>
          </w:tcPr>
          <w:p w14:paraId="5DD5B259" w14:textId="77777777" w:rsidR="0082470B" w:rsidRDefault="002366EF" w:rsidP="00397605">
            <w:pPr>
              <w:spacing w:before="120" w:after="120"/>
            </w:pPr>
            <w:r>
              <w:t>Outage management</w:t>
            </w:r>
          </w:p>
        </w:tc>
        <w:tc>
          <w:tcPr>
            <w:tcW w:w="4968" w:type="dxa"/>
          </w:tcPr>
          <w:p w14:paraId="5DD5B25A" w14:textId="77777777" w:rsidR="0082470B" w:rsidRDefault="002366EF" w:rsidP="00397605">
            <w:pPr>
              <w:spacing w:before="120" w:after="120"/>
            </w:pPr>
            <w:r>
              <w:t>Issues outage notifications.</w:t>
            </w:r>
          </w:p>
        </w:tc>
      </w:tr>
      <w:tr w:rsidR="009D4FCC" w14:paraId="5DD5B25F" w14:textId="77777777" w:rsidTr="00397605">
        <w:tc>
          <w:tcPr>
            <w:tcW w:w="1908" w:type="dxa"/>
          </w:tcPr>
          <w:p w14:paraId="5DD5B25C" w14:textId="77777777" w:rsidR="009D4FCC" w:rsidRDefault="009D4FCC" w:rsidP="00397605">
            <w:pPr>
              <w:spacing w:before="120" w:after="120"/>
            </w:pPr>
            <w:r>
              <w:t>Engineering</w:t>
            </w:r>
          </w:p>
        </w:tc>
        <w:tc>
          <w:tcPr>
            <w:tcW w:w="1980" w:type="dxa"/>
          </w:tcPr>
          <w:p w14:paraId="5DD5B25D" w14:textId="77777777" w:rsidR="009D4FCC" w:rsidRDefault="009D4FCC" w:rsidP="00397605">
            <w:pPr>
              <w:spacing w:before="120" w:after="120"/>
            </w:pPr>
            <w:r>
              <w:t>Resolution</w:t>
            </w:r>
          </w:p>
        </w:tc>
        <w:tc>
          <w:tcPr>
            <w:tcW w:w="4968" w:type="dxa"/>
          </w:tcPr>
          <w:p w14:paraId="5DD5B25E" w14:textId="77777777" w:rsidR="009D4FCC" w:rsidRDefault="00CA5465" w:rsidP="00CA5465">
            <w:pPr>
              <w:spacing w:before="120" w:after="120"/>
            </w:pPr>
            <w:r>
              <w:t>Works with VBS</w:t>
            </w:r>
            <w:r w:rsidR="009D4FCC">
              <w:t xml:space="preserve"> to resolve outages.</w:t>
            </w:r>
          </w:p>
        </w:tc>
      </w:tr>
    </w:tbl>
    <w:p w14:paraId="5DD5B260" w14:textId="77777777" w:rsidR="00937E0A" w:rsidRDefault="00937E0A" w:rsidP="00C87C97">
      <w:pPr>
        <w:pStyle w:val="Heading2"/>
        <w:numPr>
          <w:ilvl w:val="0"/>
          <w:numId w:val="0"/>
        </w:numPr>
      </w:pPr>
      <w:bookmarkStart w:id="178" w:name="_Toc130102889"/>
    </w:p>
    <w:p w14:paraId="5DD5B261" w14:textId="77777777" w:rsidR="00E86520" w:rsidRDefault="009D2C84" w:rsidP="009867A9">
      <w:pPr>
        <w:pStyle w:val="Heading2"/>
      </w:pPr>
      <w:r>
        <w:tab/>
      </w:r>
      <w:r w:rsidR="000F5E1F">
        <w:tab/>
      </w:r>
      <w:bookmarkStart w:id="179" w:name="_Toc236809442"/>
      <w:bookmarkStart w:id="180" w:name="_Toc387413201"/>
      <w:r>
        <w:t xml:space="preserve">Optimization </w:t>
      </w:r>
      <w:bookmarkEnd w:id="178"/>
      <w:r w:rsidR="0082470B">
        <w:t>Quadrant</w:t>
      </w:r>
      <w:bookmarkEnd w:id="179"/>
      <w:bookmarkEnd w:id="180"/>
      <w:r w:rsidR="00E86520">
        <w:t xml:space="preserve"> </w:t>
      </w:r>
    </w:p>
    <w:p w14:paraId="5DD5B262" w14:textId="77777777" w:rsidR="00956A05" w:rsidRDefault="00956A05" w:rsidP="009867A9">
      <w:r w:rsidRPr="00956A05">
        <w:t xml:space="preserve">The </w:t>
      </w:r>
      <w:r w:rsidR="00C5778A">
        <w:t>O</w:t>
      </w:r>
      <w:r w:rsidRPr="00956A05">
        <w:t>ptimiz</w:t>
      </w:r>
      <w:r w:rsidR="00447CD9">
        <w:t>ation</w:t>
      </w:r>
      <w:r w:rsidRPr="00956A05">
        <w:t xml:space="preserve"> </w:t>
      </w:r>
      <w:r w:rsidR="00C5778A">
        <w:t>Q</w:t>
      </w:r>
      <w:r w:rsidR="0082470B">
        <w:t>uadrant</w:t>
      </w:r>
      <w:r w:rsidRPr="00956A05">
        <w:t xml:space="preserve"> includes the service management functions to manage </w:t>
      </w:r>
      <w:r w:rsidR="0082470B">
        <w:t xml:space="preserve">product </w:t>
      </w:r>
      <w:r w:rsidRPr="00956A05">
        <w:t>quality while maintaining or improving service levels.  This includes review of</w:t>
      </w:r>
      <w:r>
        <w:t xml:space="preserve"> </w:t>
      </w:r>
      <w:r w:rsidRPr="00956A05">
        <w:t>outages/incidents, availability, and performance analysis as well as capacity forecasting.</w:t>
      </w:r>
    </w:p>
    <w:p w14:paraId="5DD5B263" w14:textId="77777777" w:rsidR="00A0691B" w:rsidRDefault="00A0691B" w:rsidP="009867A9">
      <w:pPr>
        <w:pStyle w:val="BodyText"/>
      </w:pPr>
      <w:r w:rsidRPr="007C667B">
        <w:t>The service management functions in the optimize quadrant provide recommendations for changes that will lower costs</w:t>
      </w:r>
      <w:r>
        <w:t>,</w:t>
      </w:r>
      <w:r w:rsidRPr="007C667B">
        <w:t xml:space="preserve"> improve service levels</w:t>
      </w:r>
      <w:r>
        <w:t>, or expand system features</w:t>
      </w:r>
      <w:r w:rsidRPr="007C667B">
        <w:t xml:space="preserve">.  </w:t>
      </w:r>
      <w:r>
        <w:t xml:space="preserve">Once </w:t>
      </w:r>
      <w:r w:rsidRPr="007C667B">
        <w:t xml:space="preserve">these recommendations are formulated, they will </w:t>
      </w:r>
      <w:r>
        <w:t>be implemented utilizing</w:t>
      </w:r>
      <w:r w:rsidRPr="007C667B">
        <w:t xml:space="preserve"> the change management function discussed in </w:t>
      </w:r>
      <w:r>
        <w:t>Change quadrant</w:t>
      </w:r>
      <w:r w:rsidRPr="007C667B">
        <w:t>.</w:t>
      </w:r>
    </w:p>
    <w:p w14:paraId="5DD5B264" w14:textId="77777777" w:rsidR="00A0691B" w:rsidRDefault="00A0691B" w:rsidP="009867A9">
      <w:pPr>
        <w:pStyle w:val="BodyText"/>
      </w:pPr>
      <w:r w:rsidRPr="007C667B">
        <w:t xml:space="preserve">The following diagram depicts a simplified SMF hierarchy for the </w:t>
      </w:r>
      <w:r w:rsidR="00384C7E">
        <w:t>O</w:t>
      </w:r>
      <w:r w:rsidRPr="007C667B">
        <w:t>ptimiz</w:t>
      </w:r>
      <w:r w:rsidR="00384C7E">
        <w:t>ation Q</w:t>
      </w:r>
      <w:r w:rsidRPr="007C667B">
        <w:t>uadrant.  As shown, service level management is the overarching SMF that provides guidance for performing each of the remaining SMFs in this quadrant.  Financial management provides the middle tier of this SMF architecture by applying a cost-benefit context to the output of each supporting SMF.</w:t>
      </w:r>
    </w:p>
    <w:p w14:paraId="5DD5B265" w14:textId="77777777" w:rsidR="00937E0A" w:rsidRDefault="00937E0A" w:rsidP="009867A9">
      <w:pPr>
        <w:pStyle w:val="BodyText"/>
      </w:pPr>
    </w:p>
    <w:p w14:paraId="5DD5B266" w14:textId="77777777" w:rsidR="00937E0A" w:rsidRDefault="005F53C3" w:rsidP="00F40105">
      <w:pPr>
        <w:pStyle w:val="BodyText"/>
        <w:jc w:val="center"/>
      </w:pPr>
      <w:r>
        <w:rPr>
          <w:noProof/>
        </w:rPr>
        <w:drawing>
          <wp:inline distT="0" distB="0" distL="0" distR="0" wp14:anchorId="5DD5B36E" wp14:editId="5DD5B36F">
            <wp:extent cx="32004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00400" cy="2571750"/>
                    </a:xfrm>
                    <a:prstGeom prst="rect">
                      <a:avLst/>
                    </a:prstGeom>
                    <a:noFill/>
                    <a:ln>
                      <a:noFill/>
                    </a:ln>
                  </pic:spPr>
                </pic:pic>
              </a:graphicData>
            </a:graphic>
          </wp:inline>
        </w:drawing>
      </w:r>
    </w:p>
    <w:p w14:paraId="5DD5B267" w14:textId="77777777" w:rsidR="00A0691B" w:rsidRPr="00A0691B" w:rsidRDefault="00A0691B" w:rsidP="00F40105">
      <w:pPr>
        <w:jc w:val="center"/>
      </w:pPr>
      <w:bookmarkStart w:id="181" w:name="_Toc130102890"/>
      <w:r>
        <w:t>Support Quadrant Service Management Function Overview</w:t>
      </w:r>
    </w:p>
    <w:p w14:paraId="5DD5B268" w14:textId="77777777" w:rsidR="00332CC3" w:rsidRPr="00332CC3" w:rsidRDefault="00332CC3" w:rsidP="009867A9"/>
    <w:p w14:paraId="5DD5B269" w14:textId="77777777" w:rsidR="00E86520" w:rsidRDefault="00937E0A" w:rsidP="00140771">
      <w:pPr>
        <w:pStyle w:val="Heading2"/>
      </w:pPr>
      <w:r>
        <w:lastRenderedPageBreak/>
        <w:tab/>
      </w:r>
      <w:bookmarkStart w:id="182" w:name="_Toc236809443"/>
      <w:bookmarkStart w:id="183" w:name="_Toc387413202"/>
      <w:r w:rsidR="00D97F1B">
        <w:t>Service Delivery</w:t>
      </w:r>
      <w:r w:rsidR="009D2C84">
        <w:t xml:space="preserve"> Management</w:t>
      </w:r>
      <w:bookmarkEnd w:id="181"/>
      <w:bookmarkEnd w:id="182"/>
      <w:bookmarkEnd w:id="183"/>
      <w:r w:rsidR="00E86520">
        <w:t xml:space="preserve"> </w:t>
      </w:r>
    </w:p>
    <w:p w14:paraId="5DD5B26A" w14:textId="77777777" w:rsidR="00D97F1B" w:rsidRPr="007C667B" w:rsidRDefault="00D97F1B" w:rsidP="009867A9">
      <w:pPr>
        <w:pStyle w:val="BodyText"/>
      </w:pPr>
      <w:r w:rsidRPr="007C667B">
        <w:t xml:space="preserve">Service Delivery Management </w:t>
      </w:r>
      <w:r>
        <w:t xml:space="preserve">(SDM) </w:t>
      </w:r>
      <w:r w:rsidRPr="007C667B">
        <w:t xml:space="preserve">is responsible for the coordination and delivery of Information Technology services to </w:t>
      </w:r>
      <w:r>
        <w:t>its consumers.</w:t>
      </w:r>
      <w:r w:rsidRPr="007C667B">
        <w:t xml:space="preserve">  Supporting this goal</w:t>
      </w:r>
      <w:r>
        <w:t>,</w:t>
      </w:r>
      <w:r w:rsidRPr="007C667B">
        <w:t xml:space="preserve"> SDM is focused on the following activities:</w:t>
      </w:r>
    </w:p>
    <w:p w14:paraId="5DD5B26B" w14:textId="77777777" w:rsidR="00D97F1B" w:rsidRPr="007C667B" w:rsidRDefault="00D97F1B" w:rsidP="009867A9">
      <w:pPr>
        <w:pStyle w:val="Bullet"/>
      </w:pPr>
      <w:r w:rsidRPr="007C667B">
        <w:t>Maintain</w:t>
      </w:r>
      <w:r>
        <w:t>ing &amp; improving</w:t>
      </w:r>
      <w:r w:rsidRPr="007C667B">
        <w:t xml:space="preserve"> service quality</w:t>
      </w:r>
    </w:p>
    <w:p w14:paraId="5DD5B26C" w14:textId="77777777" w:rsidR="00D97F1B" w:rsidRPr="007C667B" w:rsidRDefault="00D97F1B" w:rsidP="009867A9">
      <w:pPr>
        <w:pStyle w:val="Bullet"/>
      </w:pPr>
      <w:r w:rsidRPr="007C667B">
        <w:t>Focus</w:t>
      </w:r>
      <w:r>
        <w:t>ing</w:t>
      </w:r>
      <w:r w:rsidR="00085039">
        <w:t xml:space="preserve"> on </w:t>
      </w:r>
      <w:r w:rsidR="00D6356F">
        <w:t>consumers’</w:t>
      </w:r>
      <w:r w:rsidR="00085039">
        <w:t xml:space="preserve"> needs</w:t>
      </w:r>
    </w:p>
    <w:p w14:paraId="5DD5B26D" w14:textId="77777777" w:rsidR="00D97F1B" w:rsidRPr="007C667B" w:rsidRDefault="00085039" w:rsidP="009867A9">
      <w:pPr>
        <w:pStyle w:val="Bullet"/>
      </w:pPr>
      <w:r>
        <w:t>Formalizing the</w:t>
      </w:r>
      <w:r w:rsidR="00D97F1B" w:rsidRPr="007C667B">
        <w:t xml:space="preserve"> relationship</w:t>
      </w:r>
      <w:r>
        <w:t>s with suppliers &amp; consumers</w:t>
      </w:r>
    </w:p>
    <w:p w14:paraId="5DD5B26E" w14:textId="77777777" w:rsidR="00D97F1B" w:rsidRPr="007C667B" w:rsidRDefault="00D97F1B" w:rsidP="009867A9">
      <w:pPr>
        <w:pStyle w:val="Bullet"/>
      </w:pPr>
      <w:r w:rsidRPr="007C667B">
        <w:t>Formaliz</w:t>
      </w:r>
      <w:r w:rsidR="00085039">
        <w:t>ing</w:t>
      </w:r>
      <w:r w:rsidRPr="007C667B">
        <w:t xml:space="preserve"> </w:t>
      </w:r>
      <w:r w:rsidR="00085039">
        <w:t xml:space="preserve">the </w:t>
      </w:r>
      <w:r w:rsidRPr="007C667B">
        <w:t>relationship</w:t>
      </w:r>
      <w:r w:rsidR="00085039">
        <w:t>s</w:t>
      </w:r>
      <w:r w:rsidRPr="007C667B">
        <w:t xml:space="preserve"> with internal provider teams</w:t>
      </w:r>
    </w:p>
    <w:p w14:paraId="5DD5B26F" w14:textId="77777777" w:rsidR="00D97F1B" w:rsidRDefault="00085039" w:rsidP="009867A9">
      <w:pPr>
        <w:pStyle w:val="BodyText"/>
      </w:pPr>
      <w:r>
        <w:t>SDM</w:t>
      </w:r>
      <w:r w:rsidR="00D97F1B" w:rsidRPr="007C667B">
        <w:t xml:space="preserve"> </w:t>
      </w:r>
      <w:r>
        <w:t>uses Service Level Agreements (SLA) to define</w:t>
      </w:r>
      <w:r w:rsidR="00D97F1B" w:rsidRPr="007C667B">
        <w:t xml:space="preserve"> a structured way for consumers and providers of IT services to meaningfully discuss and assess how well a service is being delivered.  </w:t>
      </w:r>
      <w:r w:rsidR="00D97F1B">
        <w:t>SD</w:t>
      </w:r>
      <w:r w:rsidR="00D97F1B" w:rsidRPr="007C667B">
        <w:t>M is the overarching SMF for the optimize quadrant and provides context for how each remaining SMF in this quadrant is performed in meeting service level requirements.</w:t>
      </w:r>
    </w:p>
    <w:p w14:paraId="5DD5B270" w14:textId="77777777" w:rsidR="00085039" w:rsidRDefault="00085039" w:rsidP="009867A9">
      <w:pPr>
        <w:pStyle w:val="BodyText"/>
      </w:pPr>
      <w:r w:rsidRPr="007C667B">
        <w:t xml:space="preserve">The </w:t>
      </w:r>
      <w:smartTag w:uri="urn:schemas-microsoft-com:office:smarttags" w:element="place">
        <w:r w:rsidRPr="007C667B">
          <w:t>SLA</w:t>
        </w:r>
      </w:smartTag>
      <w:r w:rsidRPr="007C667B">
        <w:t xml:space="preserve"> is essentially a </w:t>
      </w:r>
      <w:r w:rsidRPr="007C667B">
        <w:rPr>
          <w:iCs/>
        </w:rPr>
        <w:t>contract</w:t>
      </w:r>
      <w:r w:rsidRPr="007C667B">
        <w:t xml:space="preserve"> between the customer and the IT service delivery group.  The agreements between internal IT groups are referred to as operational level agreements (OLAs), and agreements with external suppliers and partners are referred to as underpinning contracts (UC).</w:t>
      </w:r>
    </w:p>
    <w:p w14:paraId="5DD5B271" w14:textId="77777777" w:rsidR="00D97F1B" w:rsidRDefault="00D97F1B" w:rsidP="009867A9">
      <w:pPr>
        <w:pStyle w:val="BodyText"/>
      </w:pPr>
      <w:r>
        <w:t>The key activities within SD</w:t>
      </w:r>
      <w:r w:rsidRPr="007C667B">
        <w:t>M include:</w:t>
      </w:r>
    </w:p>
    <w:p w14:paraId="5DD5B272" w14:textId="77777777" w:rsidR="00D97F1B" w:rsidRDefault="00D97F1B" w:rsidP="009867A9">
      <w:pPr>
        <w:pStyle w:val="Bullet"/>
      </w:pPr>
      <w:r w:rsidRPr="007C667B">
        <w:t>Creating a service catalog</w:t>
      </w:r>
    </w:p>
    <w:p w14:paraId="5DD5B273" w14:textId="77777777" w:rsidR="00D97F1B" w:rsidRDefault="00D97F1B" w:rsidP="009867A9">
      <w:pPr>
        <w:pStyle w:val="Bullet"/>
      </w:pPr>
      <w:r w:rsidRPr="007C667B">
        <w:t>Identifying service level requirements</w:t>
      </w:r>
    </w:p>
    <w:p w14:paraId="5DD5B274" w14:textId="77777777" w:rsidR="00D97F1B" w:rsidRDefault="00D97F1B" w:rsidP="009867A9">
      <w:pPr>
        <w:pStyle w:val="Bullet"/>
      </w:pPr>
      <w:r w:rsidRPr="007C667B">
        <w:t>Negotiating service level agreements, including the needs of the following foundational SMFs:</w:t>
      </w:r>
    </w:p>
    <w:p w14:paraId="5DD5B275" w14:textId="77777777" w:rsidR="00D97F1B" w:rsidRDefault="00D97F1B" w:rsidP="009867A9">
      <w:pPr>
        <w:pStyle w:val="Bullet"/>
      </w:pPr>
      <w:r w:rsidRPr="007C667B">
        <w:t>Service continuity management</w:t>
      </w:r>
    </w:p>
    <w:p w14:paraId="5DD5B276" w14:textId="77777777" w:rsidR="00D97F1B" w:rsidRDefault="00D97F1B" w:rsidP="009867A9">
      <w:pPr>
        <w:pStyle w:val="Bullet"/>
      </w:pPr>
      <w:r w:rsidRPr="007C667B">
        <w:t>Availability management</w:t>
      </w:r>
    </w:p>
    <w:p w14:paraId="5DD5B277" w14:textId="77777777" w:rsidR="00D97F1B" w:rsidRDefault="00D97F1B" w:rsidP="009867A9">
      <w:pPr>
        <w:pStyle w:val="Bullet"/>
      </w:pPr>
      <w:r w:rsidRPr="007C667B">
        <w:t>Capacity management</w:t>
      </w:r>
    </w:p>
    <w:p w14:paraId="5DD5B278" w14:textId="77777777" w:rsidR="00D97F1B" w:rsidRDefault="00D97F1B" w:rsidP="009867A9">
      <w:pPr>
        <w:pStyle w:val="Bullet"/>
      </w:pPr>
      <w:r w:rsidRPr="007C667B">
        <w:t>Workforce management</w:t>
      </w:r>
    </w:p>
    <w:p w14:paraId="5DD5B279" w14:textId="77777777" w:rsidR="00D97F1B" w:rsidRDefault="00D97F1B" w:rsidP="009867A9">
      <w:pPr>
        <w:pStyle w:val="Bullet"/>
      </w:pPr>
      <w:r w:rsidRPr="007C667B">
        <w:t>Ensuring that service level requirements are met within financial budgets</w:t>
      </w:r>
    </w:p>
    <w:p w14:paraId="5DD5B27A" w14:textId="77777777" w:rsidR="00D97F1B" w:rsidRDefault="00D97F1B" w:rsidP="009867A9">
      <w:pPr>
        <w:pStyle w:val="Bullet"/>
      </w:pPr>
      <w:r w:rsidRPr="007C667B">
        <w:t>Setting accounting policies</w:t>
      </w:r>
    </w:p>
    <w:p w14:paraId="5DD5B27B" w14:textId="77777777" w:rsidR="00D97F1B" w:rsidRDefault="00D97F1B" w:rsidP="009867A9">
      <w:pPr>
        <w:pStyle w:val="Bullet"/>
      </w:pPr>
      <w:r w:rsidRPr="007C667B">
        <w:t>Monitoring and reviewing support services</w:t>
      </w:r>
    </w:p>
    <w:p w14:paraId="5DD5B27C" w14:textId="77777777" w:rsidR="00D97F1B" w:rsidRDefault="00D97F1B" w:rsidP="009867A9">
      <w:pPr>
        <w:pStyle w:val="Bullet"/>
      </w:pPr>
      <w:r w:rsidRPr="007C667B">
        <w:t xml:space="preserve">Conducting the </w:t>
      </w:r>
      <w:smartTag w:uri="urn:schemas-microsoft-com:office:smarttags" w:element="place">
        <w:r w:rsidRPr="007C667B">
          <w:t>SLA</w:t>
        </w:r>
      </w:smartTag>
      <w:r w:rsidRPr="007C667B">
        <w:t xml:space="preserve"> review</w:t>
      </w:r>
    </w:p>
    <w:p w14:paraId="5DD5B27D" w14:textId="77777777" w:rsidR="00854E91" w:rsidRPr="00854E91" w:rsidRDefault="00854E91" w:rsidP="00854E91">
      <w:pPr>
        <w:rPr>
          <w:rFonts w:ascii="Arial" w:hAnsi="Arial" w:cs="Arial"/>
          <w:i w:val="0"/>
          <w:sz w:val="20"/>
          <w:szCs w:val="20"/>
        </w:rPr>
      </w:pPr>
    </w:p>
    <w:tbl>
      <w:tblPr>
        <w:tblW w:w="0" w:type="auto"/>
        <w:tblCellMar>
          <w:left w:w="0" w:type="dxa"/>
          <w:right w:w="0" w:type="dxa"/>
        </w:tblCellMar>
        <w:tblLook w:val="0000" w:firstRow="0" w:lastRow="0" w:firstColumn="0" w:lastColumn="0" w:noHBand="0" w:noVBand="0"/>
      </w:tblPr>
      <w:tblGrid>
        <w:gridCol w:w="2116"/>
        <w:gridCol w:w="3479"/>
        <w:gridCol w:w="3105"/>
      </w:tblGrid>
      <w:tr w:rsidR="00854E91" w:rsidRPr="00854E91" w14:paraId="5DD5B281" w14:textId="77777777" w:rsidTr="00854E91">
        <w:trPr>
          <w:trHeight w:val="182"/>
        </w:trPr>
        <w:tc>
          <w:tcPr>
            <w:tcW w:w="2374" w:type="dxa"/>
            <w:tcBorders>
              <w:top w:val="single" w:sz="12" w:space="0" w:color="auto"/>
              <w:left w:val="single" w:sz="12" w:space="0" w:color="auto"/>
              <w:bottom w:val="single" w:sz="12" w:space="0" w:color="auto"/>
              <w:right w:val="single" w:sz="8" w:space="0" w:color="auto"/>
            </w:tcBorders>
            <w:shd w:val="clear" w:color="auto" w:fill="C0C0C0"/>
            <w:tcMar>
              <w:top w:w="0" w:type="dxa"/>
              <w:left w:w="30" w:type="dxa"/>
              <w:bottom w:w="0" w:type="dxa"/>
              <w:right w:w="30" w:type="dxa"/>
            </w:tcMar>
          </w:tcPr>
          <w:p w14:paraId="5DD5B27E" w14:textId="77777777" w:rsidR="00854E91" w:rsidRPr="00854E91" w:rsidRDefault="00854E91" w:rsidP="00854E91">
            <w:pPr>
              <w:spacing w:line="182" w:lineRule="atLeast"/>
              <w:jc w:val="center"/>
              <w:rPr>
                <w:rFonts w:ascii="Arial" w:hAnsi="Arial" w:cs="Arial"/>
                <w:b/>
                <w:bCs/>
                <w:i w:val="0"/>
                <w:color w:val="000000"/>
                <w:sz w:val="20"/>
                <w:szCs w:val="20"/>
              </w:rPr>
            </w:pPr>
            <w:r w:rsidRPr="00854E91">
              <w:rPr>
                <w:rFonts w:ascii="Arial" w:hAnsi="Arial" w:cs="Arial"/>
                <w:b/>
                <w:bCs/>
                <w:i w:val="0"/>
                <w:color w:val="000000"/>
                <w:sz w:val="20"/>
                <w:szCs w:val="20"/>
              </w:rPr>
              <w:t>Metric</w:t>
            </w:r>
          </w:p>
        </w:tc>
        <w:tc>
          <w:tcPr>
            <w:tcW w:w="3919" w:type="dxa"/>
            <w:tcBorders>
              <w:top w:val="single" w:sz="12" w:space="0" w:color="auto"/>
              <w:left w:val="nil"/>
              <w:bottom w:val="single" w:sz="12" w:space="0" w:color="auto"/>
              <w:right w:val="single" w:sz="8" w:space="0" w:color="auto"/>
            </w:tcBorders>
            <w:shd w:val="clear" w:color="auto" w:fill="C0C0C0"/>
            <w:tcMar>
              <w:top w:w="0" w:type="dxa"/>
              <w:left w:w="30" w:type="dxa"/>
              <w:bottom w:w="0" w:type="dxa"/>
              <w:right w:w="30" w:type="dxa"/>
            </w:tcMar>
          </w:tcPr>
          <w:p w14:paraId="5DD5B27F" w14:textId="77777777" w:rsidR="00854E91" w:rsidRPr="00854E91" w:rsidRDefault="00854E91" w:rsidP="00854E91">
            <w:pPr>
              <w:spacing w:line="182" w:lineRule="atLeast"/>
              <w:jc w:val="center"/>
              <w:rPr>
                <w:rFonts w:ascii="Arial" w:hAnsi="Arial" w:cs="Arial"/>
                <w:b/>
                <w:bCs/>
                <w:i w:val="0"/>
                <w:color w:val="000000"/>
                <w:sz w:val="20"/>
                <w:szCs w:val="20"/>
              </w:rPr>
            </w:pPr>
            <w:r w:rsidRPr="00854E91">
              <w:rPr>
                <w:rFonts w:ascii="Arial" w:hAnsi="Arial" w:cs="Arial"/>
                <w:b/>
                <w:bCs/>
                <w:i w:val="0"/>
                <w:color w:val="000000"/>
                <w:sz w:val="20"/>
                <w:szCs w:val="20"/>
              </w:rPr>
              <w:t>Definition</w:t>
            </w:r>
          </w:p>
        </w:tc>
        <w:tc>
          <w:tcPr>
            <w:tcW w:w="3533" w:type="dxa"/>
            <w:tcBorders>
              <w:top w:val="single" w:sz="12" w:space="0" w:color="auto"/>
              <w:left w:val="nil"/>
              <w:bottom w:val="single" w:sz="12" w:space="0" w:color="auto"/>
              <w:right w:val="single" w:sz="8" w:space="0" w:color="auto"/>
            </w:tcBorders>
            <w:shd w:val="clear" w:color="auto" w:fill="C0C0C0"/>
            <w:tcMar>
              <w:top w:w="0" w:type="dxa"/>
              <w:left w:w="30" w:type="dxa"/>
              <w:bottom w:w="0" w:type="dxa"/>
              <w:right w:w="30" w:type="dxa"/>
            </w:tcMar>
          </w:tcPr>
          <w:p w14:paraId="5DD5B280" w14:textId="77777777" w:rsidR="00854E91" w:rsidRPr="00854E91" w:rsidRDefault="00854E91" w:rsidP="00854E91">
            <w:pPr>
              <w:spacing w:line="182" w:lineRule="atLeast"/>
              <w:jc w:val="center"/>
              <w:rPr>
                <w:rFonts w:ascii="Arial" w:hAnsi="Arial" w:cs="Arial"/>
                <w:b/>
                <w:bCs/>
                <w:i w:val="0"/>
                <w:color w:val="000000"/>
                <w:sz w:val="20"/>
                <w:szCs w:val="20"/>
              </w:rPr>
            </w:pPr>
            <w:r w:rsidRPr="00854E91">
              <w:rPr>
                <w:rFonts w:ascii="Arial" w:hAnsi="Arial" w:cs="Arial"/>
                <w:b/>
                <w:bCs/>
                <w:i w:val="0"/>
                <w:color w:val="000000"/>
                <w:sz w:val="20"/>
                <w:szCs w:val="20"/>
              </w:rPr>
              <w:t>Target</w:t>
            </w:r>
          </w:p>
        </w:tc>
      </w:tr>
      <w:tr w:rsidR="00854E91" w:rsidRPr="00854E91" w14:paraId="5DD5B285" w14:textId="77777777" w:rsidTr="00854E91">
        <w:trPr>
          <w:trHeight w:val="406"/>
        </w:trPr>
        <w:tc>
          <w:tcPr>
            <w:tcW w:w="2374" w:type="dxa"/>
            <w:tcBorders>
              <w:top w:val="nil"/>
              <w:left w:val="single" w:sz="12" w:space="0" w:color="auto"/>
              <w:bottom w:val="single" w:sz="8" w:space="0" w:color="auto"/>
              <w:right w:val="single" w:sz="8" w:space="0" w:color="auto"/>
            </w:tcBorders>
            <w:tcMar>
              <w:top w:w="0" w:type="dxa"/>
              <w:left w:w="30" w:type="dxa"/>
              <w:bottom w:w="0" w:type="dxa"/>
              <w:right w:w="30" w:type="dxa"/>
            </w:tcMar>
          </w:tcPr>
          <w:p w14:paraId="5DD5B282" w14:textId="77777777" w:rsidR="00854E91" w:rsidRPr="00854E91" w:rsidRDefault="00854E91" w:rsidP="00854E91">
            <w:pPr>
              <w:rPr>
                <w:rFonts w:ascii="Arial" w:hAnsi="Arial" w:cs="Arial"/>
                <w:i w:val="0"/>
                <w:color w:val="000000"/>
                <w:sz w:val="20"/>
                <w:szCs w:val="20"/>
              </w:rPr>
            </w:pPr>
          </w:p>
        </w:tc>
        <w:tc>
          <w:tcPr>
            <w:tcW w:w="3919" w:type="dxa"/>
            <w:tcBorders>
              <w:top w:val="nil"/>
              <w:left w:val="nil"/>
              <w:bottom w:val="single" w:sz="8" w:space="0" w:color="auto"/>
              <w:right w:val="single" w:sz="8" w:space="0" w:color="auto"/>
            </w:tcBorders>
            <w:tcMar>
              <w:top w:w="0" w:type="dxa"/>
              <w:left w:w="30" w:type="dxa"/>
              <w:bottom w:w="0" w:type="dxa"/>
              <w:right w:w="30" w:type="dxa"/>
            </w:tcMar>
          </w:tcPr>
          <w:p w14:paraId="5DD5B283" w14:textId="77777777" w:rsidR="00854E91" w:rsidRPr="00854E91" w:rsidRDefault="00854E91" w:rsidP="00854E91">
            <w:pPr>
              <w:rPr>
                <w:rFonts w:ascii="Arial" w:hAnsi="Arial" w:cs="Arial"/>
                <w:i w:val="0"/>
                <w:color w:val="000000"/>
                <w:sz w:val="20"/>
                <w:szCs w:val="20"/>
              </w:rPr>
            </w:pPr>
          </w:p>
        </w:tc>
        <w:tc>
          <w:tcPr>
            <w:tcW w:w="3533" w:type="dxa"/>
            <w:tcBorders>
              <w:top w:val="nil"/>
              <w:left w:val="nil"/>
              <w:bottom w:val="single" w:sz="8" w:space="0" w:color="auto"/>
              <w:right w:val="single" w:sz="8" w:space="0" w:color="auto"/>
            </w:tcBorders>
            <w:tcMar>
              <w:top w:w="0" w:type="dxa"/>
              <w:left w:w="30" w:type="dxa"/>
              <w:bottom w:w="0" w:type="dxa"/>
              <w:right w:w="30" w:type="dxa"/>
            </w:tcMar>
          </w:tcPr>
          <w:p w14:paraId="5DD5B284" w14:textId="77777777" w:rsidR="00854E91" w:rsidRPr="00854E91" w:rsidRDefault="00854E91" w:rsidP="00854E91">
            <w:pPr>
              <w:rPr>
                <w:rFonts w:ascii="Arial" w:hAnsi="Arial" w:cs="Arial"/>
                <w:i w:val="0"/>
                <w:color w:val="000000"/>
                <w:sz w:val="20"/>
                <w:szCs w:val="20"/>
              </w:rPr>
            </w:pPr>
          </w:p>
        </w:tc>
      </w:tr>
      <w:tr w:rsidR="00854E91" w:rsidRPr="00854E91" w14:paraId="5DD5B289" w14:textId="77777777" w:rsidTr="00854E91">
        <w:trPr>
          <w:trHeight w:val="406"/>
        </w:trPr>
        <w:tc>
          <w:tcPr>
            <w:tcW w:w="2374" w:type="dxa"/>
            <w:tcBorders>
              <w:top w:val="nil"/>
              <w:left w:val="single" w:sz="12" w:space="0" w:color="auto"/>
              <w:bottom w:val="single" w:sz="12" w:space="0" w:color="auto"/>
              <w:right w:val="single" w:sz="8" w:space="0" w:color="auto"/>
            </w:tcBorders>
            <w:tcMar>
              <w:top w:w="0" w:type="dxa"/>
              <w:left w:w="30" w:type="dxa"/>
              <w:bottom w:w="0" w:type="dxa"/>
              <w:right w:w="30" w:type="dxa"/>
            </w:tcMar>
          </w:tcPr>
          <w:p w14:paraId="5DD5B286" w14:textId="77777777" w:rsidR="00854E91" w:rsidRPr="00854E91" w:rsidRDefault="00854E91" w:rsidP="00854E91">
            <w:pPr>
              <w:rPr>
                <w:rFonts w:ascii="Arial" w:hAnsi="Arial" w:cs="Arial"/>
                <w:b/>
                <w:bCs/>
                <w:i w:val="0"/>
                <w:color w:val="000000"/>
                <w:sz w:val="28"/>
                <w:szCs w:val="28"/>
              </w:rPr>
            </w:pPr>
          </w:p>
        </w:tc>
        <w:tc>
          <w:tcPr>
            <w:tcW w:w="3919" w:type="dxa"/>
            <w:tcBorders>
              <w:top w:val="nil"/>
              <w:left w:val="nil"/>
              <w:bottom w:val="single" w:sz="12" w:space="0" w:color="auto"/>
              <w:right w:val="single" w:sz="8" w:space="0" w:color="auto"/>
            </w:tcBorders>
            <w:tcMar>
              <w:top w:w="0" w:type="dxa"/>
              <w:left w:w="30" w:type="dxa"/>
              <w:bottom w:w="0" w:type="dxa"/>
              <w:right w:w="30" w:type="dxa"/>
            </w:tcMar>
          </w:tcPr>
          <w:p w14:paraId="5DD5B287" w14:textId="77777777" w:rsidR="00854E91" w:rsidRPr="00854E91" w:rsidRDefault="00854E91" w:rsidP="00854E91">
            <w:pPr>
              <w:rPr>
                <w:rFonts w:ascii="Arial" w:hAnsi="Arial" w:cs="Arial"/>
                <w:i w:val="0"/>
                <w:color w:val="000000"/>
                <w:sz w:val="20"/>
                <w:szCs w:val="20"/>
              </w:rPr>
            </w:pPr>
          </w:p>
        </w:tc>
        <w:tc>
          <w:tcPr>
            <w:tcW w:w="3533" w:type="dxa"/>
            <w:tcBorders>
              <w:top w:val="nil"/>
              <w:left w:val="nil"/>
              <w:bottom w:val="single" w:sz="12" w:space="0" w:color="auto"/>
              <w:right w:val="single" w:sz="8" w:space="0" w:color="auto"/>
            </w:tcBorders>
            <w:tcMar>
              <w:top w:w="0" w:type="dxa"/>
              <w:left w:w="30" w:type="dxa"/>
              <w:bottom w:w="0" w:type="dxa"/>
              <w:right w:w="30" w:type="dxa"/>
            </w:tcMar>
          </w:tcPr>
          <w:p w14:paraId="5DD5B288" w14:textId="77777777" w:rsidR="00854E91" w:rsidRPr="00854E91" w:rsidRDefault="00854E91" w:rsidP="00854E91">
            <w:pPr>
              <w:rPr>
                <w:rFonts w:ascii="Arial" w:hAnsi="Arial" w:cs="Arial"/>
                <w:i w:val="0"/>
                <w:color w:val="000000"/>
                <w:sz w:val="20"/>
                <w:szCs w:val="20"/>
              </w:rPr>
            </w:pPr>
          </w:p>
        </w:tc>
      </w:tr>
    </w:tbl>
    <w:p w14:paraId="5DD5B28A" w14:textId="77777777" w:rsidR="00854E91" w:rsidRPr="00854E91" w:rsidRDefault="00854E91" w:rsidP="00854E91">
      <w:pPr>
        <w:rPr>
          <w:rFonts w:ascii="Arial" w:hAnsi="Arial" w:cs="Arial"/>
          <w:i w:val="0"/>
          <w:sz w:val="20"/>
          <w:szCs w:val="20"/>
        </w:rPr>
      </w:pPr>
      <w:r w:rsidRPr="00854E91">
        <w:rPr>
          <w:rFonts w:ascii="Arial" w:hAnsi="Arial" w:cs="Arial"/>
          <w:i w:val="0"/>
          <w:sz w:val="20"/>
          <w:szCs w:val="20"/>
        </w:rPr>
        <w:t> </w:t>
      </w:r>
    </w:p>
    <w:p w14:paraId="5DD5B28B" w14:textId="77777777" w:rsidR="00937E0A" w:rsidRDefault="00937E0A" w:rsidP="009867A9"/>
    <w:p w14:paraId="5DD5B28C" w14:textId="77777777" w:rsidR="00C52994" w:rsidRDefault="00937E0A" w:rsidP="00140771">
      <w:pPr>
        <w:pStyle w:val="Heading2"/>
      </w:pPr>
      <w:r>
        <w:lastRenderedPageBreak/>
        <w:tab/>
      </w:r>
      <w:bookmarkStart w:id="184" w:name="_Toc236809444"/>
      <w:bookmarkStart w:id="185" w:name="_Toc387413203"/>
      <w:r w:rsidR="00A0691B">
        <w:t>Capacity Management</w:t>
      </w:r>
      <w:bookmarkEnd w:id="184"/>
      <w:bookmarkEnd w:id="185"/>
      <w:r w:rsidR="00A0691B">
        <w:t xml:space="preserve"> </w:t>
      </w:r>
    </w:p>
    <w:p w14:paraId="5DD5B28D" w14:textId="03AE9197" w:rsidR="005B1DC0" w:rsidRPr="00963EF6" w:rsidRDefault="005B1DC0" w:rsidP="009867A9">
      <w:pPr>
        <w:pStyle w:val="BodyText"/>
      </w:pPr>
      <w:r w:rsidRPr="007C667B">
        <w:t xml:space="preserve">Capacity Management measures and manages the behavior </w:t>
      </w:r>
      <w:r>
        <w:t xml:space="preserve">trends </w:t>
      </w:r>
      <w:r w:rsidRPr="007C667B">
        <w:t xml:space="preserve">of the </w:t>
      </w:r>
      <w:r w:rsidR="005B75D3">
        <w:t>CCO e</w:t>
      </w:r>
      <w:r w:rsidR="00C95DF9">
        <w:t>Coaching log</w:t>
      </w:r>
      <w:r w:rsidR="00217B9E">
        <w:t xml:space="preserve"> </w:t>
      </w:r>
      <w:r w:rsidRPr="00963EF6">
        <w:t xml:space="preserve">resources to ensure efficient operation and use </w:t>
      </w:r>
      <w:r w:rsidR="006C6828" w:rsidRPr="00963EF6">
        <w:t>of information</w:t>
      </w:r>
      <w:r w:rsidRPr="00963EF6">
        <w:t xml:space="preserve"> technology resources.</w:t>
      </w:r>
    </w:p>
    <w:p w14:paraId="5DD5B28E" w14:textId="404684E9" w:rsidR="005B1DC0" w:rsidRDefault="005B1DC0" w:rsidP="009867A9">
      <w:r w:rsidRPr="00963EF6">
        <w:t xml:space="preserve">Within the </w:t>
      </w:r>
      <w:r w:rsidR="005B75D3">
        <w:t>CCO e</w:t>
      </w:r>
      <w:r w:rsidR="00C95DF9">
        <w:t>Coaching log</w:t>
      </w:r>
      <w:r w:rsidRPr="00963EF6">
        <w:t xml:space="preserve"> infrastructure </w:t>
      </w:r>
      <w:r>
        <w:t xml:space="preserve">Capacity Management is coordinated </w:t>
      </w:r>
      <w:r w:rsidR="006C6828">
        <w:t xml:space="preserve">by </w:t>
      </w:r>
      <w:r w:rsidR="00B14EED">
        <w:t>e</w:t>
      </w:r>
      <w:r w:rsidR="006C6828">
        <w:t>ngineering</w:t>
      </w:r>
      <w:r>
        <w:t xml:space="preserve"> using performance reports generated by the NOC.  The current measurements for capacity management are as follows:</w:t>
      </w:r>
    </w:p>
    <w:p w14:paraId="5DD5B28F" w14:textId="77777777" w:rsidR="005B1DC0" w:rsidRDefault="005B1DC0" w:rsidP="009867A9">
      <w:pPr>
        <w:pStyle w:val="Bullet"/>
      </w:pPr>
      <w:r>
        <w:t xml:space="preserve">Component </w:t>
      </w:r>
      <w:r w:rsidRPr="007C667B">
        <w:t>CPU utilization</w:t>
      </w:r>
    </w:p>
    <w:p w14:paraId="5DD5B290" w14:textId="77777777" w:rsidR="005B1DC0" w:rsidRDefault="005B1DC0" w:rsidP="009867A9">
      <w:pPr>
        <w:pStyle w:val="Bullet"/>
      </w:pPr>
      <w:r>
        <w:t xml:space="preserve">Component </w:t>
      </w:r>
      <w:r w:rsidRPr="007C667B">
        <w:t>Memory utilization</w:t>
      </w:r>
    </w:p>
    <w:p w14:paraId="5DD5B291" w14:textId="77777777" w:rsidR="005B1DC0" w:rsidRDefault="005B1DC0" w:rsidP="009867A9">
      <w:pPr>
        <w:pStyle w:val="Bullet"/>
      </w:pPr>
      <w:r>
        <w:t xml:space="preserve">Component </w:t>
      </w:r>
      <w:r w:rsidRPr="007C667B">
        <w:t>Network utilization, throughput, and latency</w:t>
      </w:r>
    </w:p>
    <w:p w14:paraId="5DD5B292" w14:textId="77777777" w:rsidR="005B1DC0" w:rsidRDefault="005B1DC0" w:rsidP="009867A9">
      <w:pPr>
        <w:pStyle w:val="Bullet"/>
      </w:pPr>
      <w:r>
        <w:t xml:space="preserve">Component </w:t>
      </w:r>
      <w:r w:rsidRPr="007C667B">
        <w:t>Inputs/outputs—for example, reads and writes to disk</w:t>
      </w:r>
    </w:p>
    <w:p w14:paraId="5DD5B293" w14:textId="77777777" w:rsidR="005B1DC0" w:rsidRDefault="005B1DC0" w:rsidP="009867A9">
      <w:pPr>
        <w:pStyle w:val="Bullet"/>
      </w:pPr>
      <w:r>
        <w:t xml:space="preserve">Component </w:t>
      </w:r>
      <w:r w:rsidRPr="007C667B">
        <w:t>Response times (page rates, database, and so on)</w:t>
      </w:r>
    </w:p>
    <w:p w14:paraId="5DD5B294" w14:textId="77777777" w:rsidR="005B1DC0" w:rsidRDefault="005B1DC0" w:rsidP="009867A9">
      <w:pPr>
        <w:pStyle w:val="Bullet"/>
      </w:pPr>
      <w:r w:rsidRPr="007C667B">
        <w:t>Availability of components in addition to overall service</w:t>
      </w:r>
    </w:p>
    <w:p w14:paraId="5DD5B295" w14:textId="77777777" w:rsidR="005B1DC0" w:rsidRDefault="005B1DC0" w:rsidP="009867A9">
      <w:pPr>
        <w:pStyle w:val="Bullet"/>
      </w:pPr>
      <w:r w:rsidRPr="007C667B">
        <w:t>User history and forecasts (number</w:t>
      </w:r>
      <w:r>
        <w:t>s</w:t>
      </w:r>
      <w:r w:rsidRPr="007C667B">
        <w:t xml:space="preserve"> and location</w:t>
      </w:r>
      <w:r>
        <w:t>s</w:t>
      </w:r>
      <w:r w:rsidRPr="007C667B">
        <w:t>)</w:t>
      </w:r>
    </w:p>
    <w:p w14:paraId="5DD5B296" w14:textId="77777777" w:rsidR="009D4FCC" w:rsidRDefault="009D4FCC" w:rsidP="009867A9"/>
    <w:p w14:paraId="5DD5B297" w14:textId="2FC0E8CE" w:rsidR="005B1DC0" w:rsidRDefault="005B1DC0" w:rsidP="009867A9">
      <w:r>
        <w:t xml:space="preserve">The table below describes the responsible organizations for participating in Capacity Management for the </w:t>
      </w:r>
      <w:r w:rsidR="00217B9E">
        <w:t xml:space="preserve">CCO </w:t>
      </w:r>
      <w:r w:rsidR="00507303">
        <w:t>e</w:t>
      </w:r>
      <w:r w:rsidR="00C95DF9">
        <w:t>Coaching log</w:t>
      </w:r>
      <w:r w:rsidRPr="00963EF6">
        <w:t>.</w:t>
      </w:r>
    </w:p>
    <w:p w14:paraId="5DD5B298" w14:textId="77777777" w:rsidR="005B1DC0" w:rsidRPr="00963EF6" w:rsidRDefault="005B1DC0"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9C" w14:textId="77777777" w:rsidTr="00397605">
        <w:tc>
          <w:tcPr>
            <w:tcW w:w="1908" w:type="dxa"/>
            <w:shd w:val="clear" w:color="auto" w:fill="C0C0C0"/>
          </w:tcPr>
          <w:p w14:paraId="5DD5B299" w14:textId="77777777" w:rsidR="00C52994" w:rsidRDefault="00C52994" w:rsidP="00397605">
            <w:pPr>
              <w:spacing w:before="120" w:after="120"/>
            </w:pPr>
            <w:r>
              <w:t>User / Group</w:t>
            </w:r>
          </w:p>
        </w:tc>
        <w:tc>
          <w:tcPr>
            <w:tcW w:w="1980" w:type="dxa"/>
            <w:shd w:val="clear" w:color="auto" w:fill="C0C0C0"/>
          </w:tcPr>
          <w:p w14:paraId="5DD5B29A" w14:textId="77777777" w:rsidR="00C52994" w:rsidRDefault="00C52994" w:rsidP="00397605">
            <w:pPr>
              <w:spacing w:before="120" w:after="120"/>
            </w:pPr>
            <w:r>
              <w:t>Role</w:t>
            </w:r>
          </w:p>
        </w:tc>
        <w:tc>
          <w:tcPr>
            <w:tcW w:w="4968" w:type="dxa"/>
            <w:shd w:val="clear" w:color="auto" w:fill="C0C0C0"/>
          </w:tcPr>
          <w:p w14:paraId="5DD5B29B" w14:textId="77777777" w:rsidR="00C52994" w:rsidRDefault="00C52994" w:rsidP="00397605">
            <w:pPr>
              <w:spacing w:before="120" w:after="120"/>
            </w:pPr>
            <w:r>
              <w:t>Responsibility</w:t>
            </w:r>
          </w:p>
        </w:tc>
      </w:tr>
      <w:tr w:rsidR="005B1DC0" w14:paraId="5DD5B2A0" w14:textId="77777777" w:rsidTr="00397605">
        <w:tc>
          <w:tcPr>
            <w:tcW w:w="1908" w:type="dxa"/>
          </w:tcPr>
          <w:p w14:paraId="5DD5B29D" w14:textId="77777777" w:rsidR="005B1DC0" w:rsidRDefault="005B1DC0"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r>
              <w:t xml:space="preserve"> (NOC)</w:t>
            </w:r>
          </w:p>
        </w:tc>
        <w:tc>
          <w:tcPr>
            <w:tcW w:w="1980" w:type="dxa"/>
          </w:tcPr>
          <w:p w14:paraId="5DD5B29E" w14:textId="77777777" w:rsidR="005B1DC0" w:rsidRDefault="005B1DC0" w:rsidP="00397605">
            <w:pPr>
              <w:spacing w:before="120" w:after="120"/>
            </w:pPr>
            <w:r>
              <w:t>Performance Reporting</w:t>
            </w:r>
          </w:p>
        </w:tc>
        <w:tc>
          <w:tcPr>
            <w:tcW w:w="4968" w:type="dxa"/>
          </w:tcPr>
          <w:p w14:paraId="5DD5B29F" w14:textId="77777777" w:rsidR="005B1DC0" w:rsidRDefault="005B1DC0" w:rsidP="00397605">
            <w:pPr>
              <w:spacing w:before="120" w:after="120"/>
            </w:pPr>
            <w:r>
              <w:t>Implementation and monthly reporting of system performance reports.</w:t>
            </w:r>
          </w:p>
        </w:tc>
      </w:tr>
      <w:tr w:rsidR="005B1DC0" w14:paraId="5DD5B2A7" w14:textId="77777777" w:rsidTr="00397605">
        <w:tc>
          <w:tcPr>
            <w:tcW w:w="1908" w:type="dxa"/>
          </w:tcPr>
          <w:p w14:paraId="5DD5B2A1" w14:textId="77777777" w:rsidR="005B1DC0" w:rsidRDefault="005B1DC0" w:rsidP="00397605">
            <w:pPr>
              <w:spacing w:before="120" w:after="120"/>
            </w:pPr>
            <w:r>
              <w:t>Engineering</w:t>
            </w:r>
          </w:p>
        </w:tc>
        <w:tc>
          <w:tcPr>
            <w:tcW w:w="1980" w:type="dxa"/>
          </w:tcPr>
          <w:p w14:paraId="5DD5B2A2" w14:textId="77777777" w:rsidR="005B1DC0" w:rsidRDefault="005B1DC0" w:rsidP="00397605">
            <w:pPr>
              <w:spacing w:before="120" w:after="120"/>
            </w:pPr>
            <w:r>
              <w:t>Performance Analysis &amp; Trend Analysis</w:t>
            </w:r>
          </w:p>
          <w:p w14:paraId="5DD5B2A3" w14:textId="77777777" w:rsidR="005B1DC0" w:rsidRDefault="005B1DC0" w:rsidP="00397605">
            <w:pPr>
              <w:spacing w:before="120" w:after="120"/>
            </w:pPr>
            <w:r>
              <w:t>System Engineering</w:t>
            </w:r>
          </w:p>
        </w:tc>
        <w:tc>
          <w:tcPr>
            <w:tcW w:w="4968" w:type="dxa"/>
          </w:tcPr>
          <w:p w14:paraId="5DD5B2A4" w14:textId="77777777" w:rsidR="005B1DC0" w:rsidRDefault="005B1DC0" w:rsidP="00397605">
            <w:pPr>
              <w:spacing w:before="120" w:after="120"/>
            </w:pPr>
            <w:r>
              <w:t>Review performance reports and report trends monthly.</w:t>
            </w:r>
          </w:p>
          <w:p w14:paraId="5DD5B2A5" w14:textId="77777777" w:rsidR="005B1DC0" w:rsidRDefault="005B1DC0" w:rsidP="00397605">
            <w:pPr>
              <w:spacing w:before="120" w:after="120"/>
            </w:pPr>
            <w:r>
              <w:t>Recommend system design changes as necessary.</w:t>
            </w:r>
          </w:p>
          <w:p w14:paraId="5DD5B2A6" w14:textId="77777777" w:rsidR="001C6174" w:rsidRDefault="001C6174" w:rsidP="00397605">
            <w:pPr>
              <w:spacing w:before="120" w:after="120"/>
            </w:pPr>
            <w:r>
              <w:t>Reviews monthly processing requests.</w:t>
            </w:r>
          </w:p>
        </w:tc>
      </w:tr>
    </w:tbl>
    <w:p w14:paraId="5DD5B2A8" w14:textId="77777777" w:rsidR="001C6174" w:rsidRDefault="001C6174" w:rsidP="001C6174">
      <w:pPr>
        <w:pStyle w:val="Heading2"/>
        <w:numPr>
          <w:ilvl w:val="0"/>
          <w:numId w:val="0"/>
        </w:numPr>
      </w:pPr>
      <w:bookmarkStart w:id="186" w:name="_Toc130102891"/>
    </w:p>
    <w:p w14:paraId="5DD5B2A9" w14:textId="77777777" w:rsidR="009D2C84" w:rsidRDefault="000F5E1F" w:rsidP="00140771">
      <w:pPr>
        <w:pStyle w:val="Heading2"/>
      </w:pPr>
      <w:r>
        <w:tab/>
      </w:r>
      <w:bookmarkStart w:id="187" w:name="_Toc236809445"/>
      <w:bookmarkStart w:id="188" w:name="_Toc387413204"/>
      <w:r w:rsidR="009D2C84">
        <w:t>Security Management</w:t>
      </w:r>
      <w:bookmarkEnd w:id="186"/>
      <w:bookmarkEnd w:id="187"/>
      <w:bookmarkEnd w:id="188"/>
    </w:p>
    <w:p w14:paraId="5DD5B2AA" w14:textId="77777777" w:rsidR="005B1DC0" w:rsidRDefault="005B1DC0" w:rsidP="009867A9">
      <w:pPr>
        <w:pStyle w:val="BodyText"/>
      </w:pPr>
      <w:bookmarkStart w:id="189" w:name="_Toc130102892"/>
      <w:r w:rsidRPr="007C667B">
        <w:t xml:space="preserve">Security </w:t>
      </w:r>
      <w:r w:rsidR="00384C7E">
        <w:t>M</w:t>
      </w:r>
      <w:r w:rsidRPr="007C667B">
        <w:t>anagement is responsible for the protection of information systems resources.  It protects the environment from malicious or unintended breach or destruction.  Security Management ensures the integrity of information and its subsequent communication through the following services.</w:t>
      </w:r>
    </w:p>
    <w:p w14:paraId="5DD5B2AB" w14:textId="77777777" w:rsidR="005B1DC0" w:rsidRPr="007C667B" w:rsidRDefault="005B1DC0" w:rsidP="009867A9">
      <w:pPr>
        <w:pStyle w:val="Bullet"/>
      </w:pPr>
      <w:r w:rsidRPr="007C667B">
        <w:t>Establishing policy</w:t>
      </w:r>
    </w:p>
    <w:p w14:paraId="5DD5B2AC" w14:textId="77777777" w:rsidR="005B1DC0" w:rsidRPr="007C667B" w:rsidRDefault="005B1DC0" w:rsidP="009867A9">
      <w:pPr>
        <w:pStyle w:val="Bullet"/>
      </w:pPr>
      <w:r w:rsidRPr="007C667B">
        <w:lastRenderedPageBreak/>
        <w:t>Authorizing, authenticating, and controlling access.</w:t>
      </w:r>
    </w:p>
    <w:p w14:paraId="5DD5B2AD" w14:textId="77777777" w:rsidR="005B1DC0" w:rsidRPr="007C667B" w:rsidRDefault="005B1DC0" w:rsidP="009867A9">
      <w:pPr>
        <w:pStyle w:val="Bullet"/>
      </w:pPr>
      <w:r w:rsidRPr="007C667B">
        <w:t>Identifying and eliminating threats and viruses</w:t>
      </w:r>
    </w:p>
    <w:p w14:paraId="5DD5B2AE" w14:textId="77777777" w:rsidR="005B1DC0" w:rsidRPr="007C667B" w:rsidRDefault="005B1DC0" w:rsidP="009867A9">
      <w:pPr>
        <w:pStyle w:val="Bullet"/>
      </w:pPr>
      <w:r w:rsidRPr="007C667B">
        <w:t>Auditing</w:t>
      </w:r>
    </w:p>
    <w:p w14:paraId="5DD5B2AF" w14:textId="77777777" w:rsidR="00963EF6" w:rsidRDefault="00963EF6" w:rsidP="009867A9">
      <w:pPr>
        <w:rPr>
          <w:color w:val="FF0000"/>
        </w:rPr>
      </w:pPr>
    </w:p>
    <w:p w14:paraId="5DD5B2B0" w14:textId="3831C95C" w:rsidR="00F46DB6" w:rsidRPr="00F46DB6" w:rsidRDefault="00F46DB6" w:rsidP="009867A9">
      <w:r>
        <w:t xml:space="preserve">The </w:t>
      </w:r>
      <w:r w:rsidR="005B75D3">
        <w:t>CCO e</w:t>
      </w:r>
      <w:r w:rsidR="00C95DF9">
        <w:t>Coaching log</w:t>
      </w:r>
      <w:r>
        <w:t xml:space="preserve"> is designed to meet the CMS Information Security Acceptable Risk Safeguards for a System Security Level of Moderate. This document can be found at </w:t>
      </w:r>
      <w:hyperlink r:id="rId65" w:history="1">
        <w:r w:rsidRPr="00F46DB6">
          <w:rPr>
            <w:rStyle w:val="Hyperlink"/>
          </w:rPr>
          <w:t>http://www.cms.hhs.gov/informationsecurity/14_standards.asp</w:t>
        </w:r>
      </w:hyperlink>
      <w:r>
        <w:t xml:space="preserve">.  The security level is based on the CMS Information Security Levels which can be found at </w:t>
      </w:r>
      <w:hyperlink r:id="rId66" w:anchor="TopOfPage" w:history="1">
        <w:r w:rsidRPr="00F46DB6">
          <w:rPr>
            <w:rStyle w:val="Hyperlink"/>
          </w:rPr>
          <w:t>http://www.cms.hhs.gov/informationsecurity/14_standards.asp#TopOfPage</w:t>
        </w:r>
      </w:hyperlink>
    </w:p>
    <w:p w14:paraId="5DD5B2B1" w14:textId="77777777" w:rsidR="00F46DB6" w:rsidRDefault="00F46DB6" w:rsidP="009867A9"/>
    <w:p w14:paraId="5DD5B2B2" w14:textId="3DD0F9CB" w:rsidR="00797E32" w:rsidRDefault="00797E32" w:rsidP="009867A9">
      <w:pPr>
        <w:rPr>
          <w:color w:val="FF0000"/>
        </w:rPr>
      </w:pPr>
      <w:r>
        <w:t xml:space="preserve">The table below describes the responsible organizations for participating in Security Management for the </w:t>
      </w:r>
      <w:r w:rsidR="00217B9E">
        <w:t xml:space="preserve">CCO </w:t>
      </w:r>
      <w:r w:rsidR="00507303">
        <w:t>e</w:t>
      </w:r>
      <w:r w:rsidR="00C95DF9">
        <w:t>Coaching log</w:t>
      </w:r>
      <w:r w:rsidRPr="00963EF6">
        <w:t>.</w:t>
      </w:r>
    </w:p>
    <w:p w14:paraId="5DD5B2B3" w14:textId="77777777" w:rsidR="00963EF6" w:rsidRDefault="00963EF6" w:rsidP="009867A9">
      <w:pPr>
        <w:rPr>
          <w:color w:val="FF0000"/>
        </w:rPr>
      </w:pPr>
    </w:p>
    <w:p w14:paraId="5DD5B2B4" w14:textId="77777777" w:rsidR="00797E32" w:rsidRPr="00963EF6" w:rsidRDefault="00797E32"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B8" w14:textId="77777777" w:rsidTr="00397605">
        <w:tc>
          <w:tcPr>
            <w:tcW w:w="1908" w:type="dxa"/>
            <w:shd w:val="clear" w:color="auto" w:fill="C0C0C0"/>
          </w:tcPr>
          <w:p w14:paraId="5DD5B2B5" w14:textId="77777777" w:rsidR="00C52994" w:rsidRDefault="00C52994" w:rsidP="00397605">
            <w:pPr>
              <w:spacing w:before="120" w:after="120"/>
            </w:pPr>
            <w:r>
              <w:t>User / Group</w:t>
            </w:r>
          </w:p>
        </w:tc>
        <w:tc>
          <w:tcPr>
            <w:tcW w:w="1980" w:type="dxa"/>
            <w:shd w:val="clear" w:color="auto" w:fill="C0C0C0"/>
          </w:tcPr>
          <w:p w14:paraId="5DD5B2B6" w14:textId="77777777" w:rsidR="00C52994" w:rsidRDefault="00C52994" w:rsidP="00397605">
            <w:pPr>
              <w:spacing w:before="120" w:after="120"/>
            </w:pPr>
            <w:r>
              <w:t>Role</w:t>
            </w:r>
          </w:p>
        </w:tc>
        <w:tc>
          <w:tcPr>
            <w:tcW w:w="4968" w:type="dxa"/>
            <w:shd w:val="clear" w:color="auto" w:fill="C0C0C0"/>
          </w:tcPr>
          <w:p w14:paraId="5DD5B2B7" w14:textId="77777777" w:rsidR="00C52994" w:rsidRDefault="00C52994" w:rsidP="00397605">
            <w:pPr>
              <w:spacing w:before="120" w:after="120"/>
            </w:pPr>
            <w:r>
              <w:t>Responsibility</w:t>
            </w:r>
          </w:p>
        </w:tc>
      </w:tr>
      <w:tr w:rsidR="005B1DC0" w14:paraId="5DD5B2BC" w14:textId="77777777" w:rsidTr="00397605">
        <w:tc>
          <w:tcPr>
            <w:tcW w:w="1908" w:type="dxa"/>
          </w:tcPr>
          <w:p w14:paraId="5DD5B2B9" w14:textId="77777777" w:rsidR="005B1DC0" w:rsidRDefault="005B1DC0" w:rsidP="00397605">
            <w:pPr>
              <w:spacing w:before="120" w:after="120"/>
            </w:pPr>
            <w:r>
              <w:t>Security Administration</w:t>
            </w:r>
          </w:p>
        </w:tc>
        <w:tc>
          <w:tcPr>
            <w:tcW w:w="1980" w:type="dxa"/>
          </w:tcPr>
          <w:p w14:paraId="5DD5B2BA" w14:textId="77777777" w:rsidR="005B1DC0" w:rsidRDefault="005B1DC0" w:rsidP="00397605">
            <w:pPr>
              <w:spacing w:before="120" w:after="120"/>
            </w:pPr>
            <w:r>
              <w:t>Security Administration</w:t>
            </w:r>
          </w:p>
        </w:tc>
        <w:tc>
          <w:tcPr>
            <w:tcW w:w="4968" w:type="dxa"/>
          </w:tcPr>
          <w:p w14:paraId="5DD5B2BB" w14:textId="77777777" w:rsidR="005B1DC0" w:rsidRDefault="005B1DC0" w:rsidP="00397605">
            <w:pPr>
              <w:spacing w:before="120" w:after="120"/>
            </w:pPr>
            <w:r>
              <w:t>Defining and Enforcing Security Policy</w:t>
            </w:r>
            <w:r w:rsidR="00797E32">
              <w:t>, Performing audits.</w:t>
            </w:r>
          </w:p>
        </w:tc>
      </w:tr>
      <w:tr w:rsidR="005B1DC0" w14:paraId="5DD5B2C0" w14:textId="77777777" w:rsidTr="00397605">
        <w:tc>
          <w:tcPr>
            <w:tcW w:w="1908" w:type="dxa"/>
          </w:tcPr>
          <w:p w14:paraId="5DD5B2BD" w14:textId="77777777" w:rsidR="005B1DC0" w:rsidRDefault="005B1DC0" w:rsidP="00397605">
            <w:pPr>
              <w:spacing w:before="120" w:after="120"/>
            </w:pPr>
            <w:r>
              <w:t>Engineering</w:t>
            </w:r>
          </w:p>
        </w:tc>
        <w:tc>
          <w:tcPr>
            <w:tcW w:w="1980" w:type="dxa"/>
          </w:tcPr>
          <w:p w14:paraId="5DD5B2BE" w14:textId="77777777" w:rsidR="005B1DC0" w:rsidRDefault="005B1DC0" w:rsidP="00397605">
            <w:pPr>
              <w:spacing w:before="120" w:after="120"/>
            </w:pPr>
            <w:r>
              <w:t>System Engineering</w:t>
            </w:r>
          </w:p>
        </w:tc>
        <w:tc>
          <w:tcPr>
            <w:tcW w:w="4968" w:type="dxa"/>
          </w:tcPr>
          <w:p w14:paraId="5DD5B2BF" w14:textId="77777777" w:rsidR="005B1DC0" w:rsidRDefault="005B1DC0" w:rsidP="00397605">
            <w:pPr>
              <w:spacing w:before="120" w:after="120"/>
            </w:pPr>
            <w:r>
              <w:t>Design and Configuration of System Parameters</w:t>
            </w:r>
          </w:p>
        </w:tc>
      </w:tr>
      <w:tr w:rsidR="005B1DC0" w14:paraId="5DD5B2C4" w14:textId="77777777" w:rsidTr="00397605">
        <w:tc>
          <w:tcPr>
            <w:tcW w:w="1908" w:type="dxa"/>
          </w:tcPr>
          <w:p w14:paraId="5DD5B2C1" w14:textId="77777777" w:rsidR="005B1DC0" w:rsidRDefault="005B1DC0"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r>
              <w:t xml:space="preserve"> (NOC)</w:t>
            </w:r>
          </w:p>
        </w:tc>
        <w:tc>
          <w:tcPr>
            <w:tcW w:w="1980" w:type="dxa"/>
          </w:tcPr>
          <w:p w14:paraId="5DD5B2C2" w14:textId="77777777" w:rsidR="005B1DC0" w:rsidRDefault="005B1DC0" w:rsidP="00397605">
            <w:pPr>
              <w:spacing w:before="120" w:after="120"/>
            </w:pPr>
            <w:r>
              <w:t xml:space="preserve">Maintaining System </w:t>
            </w:r>
          </w:p>
        </w:tc>
        <w:tc>
          <w:tcPr>
            <w:tcW w:w="4968" w:type="dxa"/>
          </w:tcPr>
          <w:p w14:paraId="5DD5B2C3" w14:textId="77777777" w:rsidR="005B1DC0" w:rsidRDefault="00797E32" w:rsidP="00397605">
            <w:pPr>
              <w:spacing w:before="120" w:after="120"/>
            </w:pPr>
            <w:r>
              <w:t>Ensure operation</w:t>
            </w:r>
            <w:r w:rsidR="005B1DC0">
              <w:t xml:space="preserve"> to design parameters</w:t>
            </w:r>
            <w:r>
              <w:t>; operate anti-virus system.</w:t>
            </w:r>
          </w:p>
        </w:tc>
      </w:tr>
    </w:tbl>
    <w:p w14:paraId="5DD5B2C5" w14:textId="77777777" w:rsidR="00C52994" w:rsidRDefault="00C52994" w:rsidP="009867A9"/>
    <w:p w14:paraId="5DD5B2C6" w14:textId="77777777" w:rsidR="00E86520" w:rsidRDefault="000F5E1F" w:rsidP="00140771">
      <w:pPr>
        <w:pStyle w:val="Heading2"/>
      </w:pPr>
      <w:r>
        <w:tab/>
      </w:r>
      <w:bookmarkStart w:id="190" w:name="_Toc236809446"/>
      <w:bookmarkStart w:id="191" w:name="_Toc387413205"/>
      <w:r w:rsidR="009D2C84">
        <w:t>Asset Management</w:t>
      </w:r>
      <w:bookmarkEnd w:id="189"/>
      <w:bookmarkEnd w:id="190"/>
      <w:bookmarkEnd w:id="191"/>
      <w:r w:rsidR="00E86520">
        <w:t xml:space="preserve"> </w:t>
      </w:r>
    </w:p>
    <w:p w14:paraId="5DD5B2C7" w14:textId="77777777" w:rsidR="00797E32" w:rsidRDefault="00797E32" w:rsidP="009867A9">
      <w:r w:rsidRPr="007C667B">
        <w:t xml:space="preserve">Asset Management is </w:t>
      </w:r>
      <w:r w:rsidR="00E0282C">
        <w:t>responsible for obtaining, i</w:t>
      </w:r>
      <w:r w:rsidRPr="007C667B">
        <w:t>dentifying and analyzing cost/benefit for IT components.  Asset management is an accountancy process that includes depreciation and cost accounting.  The goal of asset management is to reduce the Total Cost of Ownership</w:t>
      </w:r>
      <w:r w:rsidR="004B63C5">
        <w:t xml:space="preserve"> (</w:t>
      </w:r>
      <w:r w:rsidRPr="007C667B">
        <w:t>TCO</w:t>
      </w:r>
      <w:r w:rsidR="004B63C5">
        <w:t>)</w:t>
      </w:r>
      <w:r w:rsidRPr="007C667B">
        <w:t xml:space="preserve"> for IT assets by applying a life cycle approach to obt</w:t>
      </w:r>
      <w:r w:rsidR="00E0282C">
        <w:t>aining, managing, and disposal.</w:t>
      </w:r>
    </w:p>
    <w:p w14:paraId="5DD5B2C8" w14:textId="77777777" w:rsidR="00F46DB6" w:rsidRDefault="00F46DB6" w:rsidP="009867A9"/>
    <w:p w14:paraId="5DD5B2C9" w14:textId="77777777" w:rsidR="004B63C5" w:rsidRDefault="004B63C5" w:rsidP="009867A9">
      <w:r>
        <w:t>All server assets on the project have a life expectancy of four years. Assets are owned by CMS. All assets have an asset tag and a sticker provided by CMS that identifies the asset as belonging to CMS.</w:t>
      </w:r>
    </w:p>
    <w:p w14:paraId="5DD5B2CA" w14:textId="77777777" w:rsidR="00F46DB6" w:rsidRDefault="00F46DB6" w:rsidP="009867A9"/>
    <w:p w14:paraId="5DD5B2CB" w14:textId="49790816" w:rsidR="00E0282C" w:rsidRPr="00F46DB6" w:rsidRDefault="00E0282C" w:rsidP="009867A9">
      <w:r>
        <w:t xml:space="preserve">The table below describes the responsible organizations for participating in Asset Management for the </w:t>
      </w:r>
      <w:r w:rsidR="00217B9E">
        <w:t xml:space="preserve">CCO </w:t>
      </w:r>
      <w:r w:rsidR="009700F5">
        <w:t>e</w:t>
      </w:r>
      <w:r w:rsidR="00C95DF9">
        <w:t>Coaching log</w:t>
      </w:r>
      <w:r w:rsidRPr="00F46DB6">
        <w:t>.</w:t>
      </w:r>
    </w:p>
    <w:p w14:paraId="5DD5B2CC" w14:textId="77777777" w:rsidR="00E0282C" w:rsidRPr="00F46DB6" w:rsidRDefault="00E0282C"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D0" w14:textId="77777777" w:rsidTr="00397605">
        <w:tc>
          <w:tcPr>
            <w:tcW w:w="1908" w:type="dxa"/>
            <w:shd w:val="clear" w:color="auto" w:fill="C0C0C0"/>
          </w:tcPr>
          <w:p w14:paraId="5DD5B2CD" w14:textId="77777777" w:rsidR="00C52994" w:rsidRDefault="00C52994" w:rsidP="00397605">
            <w:pPr>
              <w:spacing w:before="120" w:after="120"/>
            </w:pPr>
            <w:r>
              <w:t>User / Group</w:t>
            </w:r>
          </w:p>
        </w:tc>
        <w:tc>
          <w:tcPr>
            <w:tcW w:w="1980" w:type="dxa"/>
            <w:shd w:val="clear" w:color="auto" w:fill="C0C0C0"/>
          </w:tcPr>
          <w:p w14:paraId="5DD5B2CE" w14:textId="77777777" w:rsidR="00C52994" w:rsidRDefault="00C52994" w:rsidP="00397605">
            <w:pPr>
              <w:spacing w:before="120" w:after="120"/>
            </w:pPr>
            <w:r>
              <w:t>Role</w:t>
            </w:r>
          </w:p>
        </w:tc>
        <w:tc>
          <w:tcPr>
            <w:tcW w:w="4968" w:type="dxa"/>
            <w:shd w:val="clear" w:color="auto" w:fill="C0C0C0"/>
          </w:tcPr>
          <w:p w14:paraId="5DD5B2CF" w14:textId="77777777" w:rsidR="00C52994" w:rsidRDefault="00C52994" w:rsidP="00397605">
            <w:pPr>
              <w:spacing w:before="120" w:after="120"/>
            </w:pPr>
            <w:r>
              <w:t>Responsibility</w:t>
            </w:r>
          </w:p>
        </w:tc>
      </w:tr>
      <w:tr w:rsidR="00C52994" w14:paraId="5DD5B2D4" w14:textId="77777777" w:rsidTr="00397605">
        <w:tc>
          <w:tcPr>
            <w:tcW w:w="1908" w:type="dxa"/>
          </w:tcPr>
          <w:p w14:paraId="5DD5B2D1" w14:textId="12DCF0B6" w:rsidR="00C52994" w:rsidRDefault="00690A14" w:rsidP="00397605">
            <w:pPr>
              <w:spacing w:before="120" w:after="120"/>
            </w:pPr>
            <w:r>
              <w:lastRenderedPageBreak/>
              <w:t>GDIT</w:t>
            </w:r>
            <w:r w:rsidR="00F9663B">
              <w:t xml:space="preserve"> IT</w:t>
            </w:r>
          </w:p>
        </w:tc>
        <w:tc>
          <w:tcPr>
            <w:tcW w:w="1980" w:type="dxa"/>
          </w:tcPr>
          <w:p w14:paraId="5DD5B2D2" w14:textId="77777777" w:rsidR="00C52994" w:rsidRDefault="00F46DB6" w:rsidP="00397605">
            <w:pPr>
              <w:spacing w:before="120" w:after="120"/>
            </w:pPr>
            <w:r>
              <w:t>Add and delete</w:t>
            </w:r>
          </w:p>
        </w:tc>
        <w:tc>
          <w:tcPr>
            <w:tcW w:w="4968" w:type="dxa"/>
          </w:tcPr>
          <w:p w14:paraId="5DD5B2D3" w14:textId="77777777" w:rsidR="00C52994" w:rsidRDefault="00F46DB6" w:rsidP="00397605">
            <w:pPr>
              <w:spacing w:before="120" w:after="120"/>
            </w:pPr>
            <w:r>
              <w:t>Responsible for managing the assets of the project.</w:t>
            </w:r>
          </w:p>
        </w:tc>
      </w:tr>
      <w:tr w:rsidR="00C52994" w14:paraId="5DD5B2D8" w14:textId="77777777" w:rsidTr="00397605">
        <w:tc>
          <w:tcPr>
            <w:tcW w:w="1908" w:type="dxa"/>
          </w:tcPr>
          <w:p w14:paraId="5DD5B2D5" w14:textId="77777777" w:rsidR="00C52994" w:rsidRDefault="00C65D0E" w:rsidP="00397605">
            <w:pPr>
              <w:spacing w:before="120" w:after="120"/>
            </w:pPr>
            <w:r>
              <w:t>Program Management</w:t>
            </w:r>
          </w:p>
        </w:tc>
        <w:tc>
          <w:tcPr>
            <w:tcW w:w="1980" w:type="dxa"/>
          </w:tcPr>
          <w:p w14:paraId="5DD5B2D6" w14:textId="77777777" w:rsidR="00C52994" w:rsidRDefault="00C65D0E" w:rsidP="00397605">
            <w:pPr>
              <w:spacing w:before="120" w:after="120"/>
            </w:pPr>
            <w:r>
              <w:t>Maintaining master list</w:t>
            </w:r>
          </w:p>
        </w:tc>
        <w:tc>
          <w:tcPr>
            <w:tcW w:w="4968" w:type="dxa"/>
          </w:tcPr>
          <w:p w14:paraId="5DD5B2D7" w14:textId="77777777" w:rsidR="00C52994" w:rsidRDefault="00C65D0E" w:rsidP="00397605">
            <w:pPr>
              <w:spacing w:before="120" w:after="120"/>
            </w:pPr>
            <w:r>
              <w:t>Responsible for maintaining lists of government furnished equipment</w:t>
            </w:r>
          </w:p>
        </w:tc>
      </w:tr>
    </w:tbl>
    <w:p w14:paraId="5DD5B2D9" w14:textId="77777777" w:rsidR="00937E0A" w:rsidRDefault="00937E0A" w:rsidP="00C87C97">
      <w:pPr>
        <w:pStyle w:val="Heading3"/>
        <w:numPr>
          <w:ilvl w:val="0"/>
          <w:numId w:val="0"/>
        </w:numPr>
      </w:pPr>
      <w:bookmarkStart w:id="192" w:name="_Toc130102893"/>
    </w:p>
    <w:p w14:paraId="5DD5B2DA" w14:textId="77777777" w:rsidR="009D2C84" w:rsidRDefault="000F5E1F" w:rsidP="00140771">
      <w:pPr>
        <w:pStyle w:val="Heading2"/>
      </w:pPr>
      <w:r>
        <w:tab/>
      </w:r>
      <w:bookmarkStart w:id="193" w:name="_Toc236809447"/>
      <w:bookmarkStart w:id="194" w:name="_Toc387413206"/>
      <w:r w:rsidR="009D2C84">
        <w:t>Availability Management</w:t>
      </w:r>
      <w:bookmarkEnd w:id="192"/>
      <w:bookmarkEnd w:id="193"/>
      <w:bookmarkEnd w:id="194"/>
      <w:r w:rsidR="00E0282C">
        <w:t xml:space="preserve"> </w:t>
      </w:r>
    </w:p>
    <w:p w14:paraId="5DD5B2DB" w14:textId="77777777" w:rsidR="00E0282C" w:rsidRPr="00E0282C" w:rsidRDefault="00E0282C" w:rsidP="009867A9">
      <w:pPr>
        <w:pStyle w:val="BodyText"/>
      </w:pPr>
      <w:r w:rsidRPr="00E0282C">
        <w:t>With the increasing complexity of IT systems and environments, availability management has also become more complex and difficult to measure and deliver.  In order to facilitate this description of availability management, here are some key definitions:</w:t>
      </w:r>
    </w:p>
    <w:p w14:paraId="5DD5B2DC" w14:textId="77777777" w:rsidR="00E0282C" w:rsidRPr="00E0282C" w:rsidRDefault="00E0282C" w:rsidP="009867A9">
      <w:pPr>
        <w:pStyle w:val="Bullet"/>
      </w:pPr>
      <w:r w:rsidRPr="00E0282C">
        <w:rPr>
          <w:iCs/>
        </w:rPr>
        <w:t>Failure</w:t>
      </w:r>
      <w:r w:rsidRPr="00E0282C">
        <w:t>.  A departure from the expected behavior of an individual computer system, networked system, or component.  A failure may or may not impact availability.</w:t>
      </w:r>
    </w:p>
    <w:p w14:paraId="5DD5B2DD" w14:textId="77777777" w:rsidR="00E0282C" w:rsidRPr="00E0282C" w:rsidRDefault="00E0282C" w:rsidP="009867A9">
      <w:pPr>
        <w:pStyle w:val="Bullet"/>
      </w:pPr>
      <w:r w:rsidRPr="00E0282C">
        <w:rPr>
          <w:iCs/>
        </w:rPr>
        <w:t>Reliability</w:t>
      </w:r>
      <w:r w:rsidRPr="00E0282C">
        <w:t>.  A measure of the time between failures occurring in a system.</w:t>
      </w:r>
    </w:p>
    <w:p w14:paraId="5DD5B2DE" w14:textId="77777777" w:rsidR="00E0282C" w:rsidRPr="00E0282C" w:rsidRDefault="00E0282C" w:rsidP="009867A9">
      <w:pPr>
        <w:pStyle w:val="Bullet"/>
      </w:pPr>
      <w:r w:rsidRPr="00E0282C">
        <w:rPr>
          <w:iCs/>
        </w:rPr>
        <w:t>Availability</w:t>
      </w:r>
      <w:r w:rsidRPr="00E0282C">
        <w:t>.  A measure of the amount of time a system or component performs its specified function.  In other words, can the end user/customer perform the function intended?</w:t>
      </w:r>
    </w:p>
    <w:p w14:paraId="5DD5B2DF" w14:textId="77777777" w:rsidR="00E0282C" w:rsidRPr="00E0282C" w:rsidRDefault="00E0282C" w:rsidP="009867A9">
      <w:pPr>
        <w:pStyle w:val="BodyText"/>
      </w:pPr>
      <w:r w:rsidRPr="00E0282C">
        <w:t>Availability is related to, but different from, reliability.  Reliability measures how frequently the system fails, while availability measures the percentage of time the system is in its operational state.  The common method for calculating availability is to subtract downtime from total time and divide by total time.</w:t>
      </w:r>
    </w:p>
    <w:p w14:paraId="5DD5B2E0" w14:textId="77777777" w:rsidR="00E0282C" w:rsidRPr="00E0282C" w:rsidRDefault="00E0282C" w:rsidP="009867A9">
      <w:pPr>
        <w:pStyle w:val="Bullet"/>
      </w:pPr>
      <w:r w:rsidRPr="00E0282C">
        <w:rPr>
          <w:iCs/>
        </w:rPr>
        <w:t>Maintainability</w:t>
      </w:r>
      <w:r w:rsidRPr="00E0282C">
        <w:t>.</w:t>
      </w:r>
      <w:r w:rsidRPr="00E0282C">
        <w:rPr>
          <w:b/>
          <w:bCs/>
        </w:rPr>
        <w:t xml:space="preserve">  </w:t>
      </w:r>
      <w:r w:rsidRPr="00E0282C">
        <w:t>The ability of a component or an IT service to perform its required functions when maintenance is performed under stated conditions and using prescribed procedures and resources.</w:t>
      </w:r>
    </w:p>
    <w:p w14:paraId="5DD5B2E1" w14:textId="77777777" w:rsidR="00E0282C" w:rsidRPr="00E0282C" w:rsidRDefault="00320D49" w:rsidP="009867A9">
      <w:pPr>
        <w:pStyle w:val="Bullet"/>
      </w:pPr>
      <w:r>
        <w:t>COOP</w:t>
      </w:r>
      <w:r w:rsidR="00E0282C" w:rsidRPr="00E0282C">
        <w:t xml:space="preserve">.  Minimizes disruption of </w:t>
      </w:r>
      <w:r w:rsidR="00384C7E">
        <w:t xml:space="preserve">business operations caused by the loss of service or disaster in regards to </w:t>
      </w:r>
      <w:r w:rsidR="00E0282C" w:rsidRPr="00E0282C">
        <w:t xml:space="preserve">mission-critical systems.  This process also known as contingency management focuses on planning to cope with and recover from an IT disaster.  An IT disaster is defined as a loss of service for protracted periods, which requires that work be moved to an alternative system in a non-routine way.  It also provides guidance on safeguarding the existing systems by the development and introduction of proactive and reactive countermeasures.  </w:t>
      </w:r>
      <w:r>
        <w:t>COOP</w:t>
      </w:r>
      <w:r w:rsidR="00E0282C" w:rsidRPr="00E0282C">
        <w:t xml:space="preserve"> also considers what activities need to be performed in the event of a service outage not attributed to a full-blown disast</w:t>
      </w:r>
      <w:r w:rsidR="00DC6CF3">
        <w:t>er.</w:t>
      </w:r>
    </w:p>
    <w:p w14:paraId="5DD5B2E2" w14:textId="77777777" w:rsidR="004B63C5" w:rsidRDefault="004B63C5" w:rsidP="009867A9"/>
    <w:p w14:paraId="5DD5B2E3" w14:textId="7C80AF7E" w:rsidR="00E0282C" w:rsidRDefault="00E0282C" w:rsidP="009867A9">
      <w:r>
        <w:t xml:space="preserve">Within the </w:t>
      </w:r>
      <w:r w:rsidR="00217B9E">
        <w:t xml:space="preserve">CCO </w:t>
      </w:r>
      <w:r w:rsidR="00507303">
        <w:t>e</w:t>
      </w:r>
      <w:r w:rsidR="00C95DF9">
        <w:t>Coaching log</w:t>
      </w:r>
      <w:r w:rsidR="00217B9E">
        <w:t xml:space="preserve"> </w:t>
      </w:r>
      <w:r>
        <w:t>infrastructure availability management is the responsibility of the Engineering team.</w:t>
      </w:r>
    </w:p>
    <w:p w14:paraId="5DD5B2E4" w14:textId="77777777" w:rsidR="00854E91" w:rsidRDefault="00854E91" w:rsidP="009867A9"/>
    <w:p w14:paraId="5DD5B2E5" w14:textId="00DD1570" w:rsidR="00E0282C" w:rsidRDefault="00E0282C" w:rsidP="009867A9">
      <w:r>
        <w:lastRenderedPageBreak/>
        <w:t xml:space="preserve">The table below describes the responsible organizations for participating in Availability Management for </w:t>
      </w:r>
      <w:r w:rsidRPr="004B63C5">
        <w:t xml:space="preserve">the </w:t>
      </w:r>
      <w:r w:rsidR="00217B9E">
        <w:t xml:space="preserve">CCO </w:t>
      </w:r>
      <w:r w:rsidR="00507303">
        <w:t>e</w:t>
      </w:r>
      <w:r w:rsidR="00C95DF9">
        <w:t>Coaching log</w:t>
      </w:r>
      <w:r w:rsidRPr="004B63C5">
        <w:t>.</w:t>
      </w:r>
    </w:p>
    <w:p w14:paraId="5DD5B2E6" w14:textId="77777777" w:rsidR="004B63C5" w:rsidRDefault="004B63C5"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EA" w14:textId="77777777" w:rsidTr="00397605">
        <w:tc>
          <w:tcPr>
            <w:tcW w:w="1908" w:type="dxa"/>
            <w:shd w:val="clear" w:color="auto" w:fill="C0C0C0"/>
          </w:tcPr>
          <w:p w14:paraId="5DD5B2E7" w14:textId="77777777" w:rsidR="00C52994" w:rsidRDefault="00C52994" w:rsidP="00397605">
            <w:pPr>
              <w:spacing w:before="120" w:after="120"/>
            </w:pPr>
            <w:r>
              <w:t>User / Group</w:t>
            </w:r>
          </w:p>
        </w:tc>
        <w:tc>
          <w:tcPr>
            <w:tcW w:w="1980" w:type="dxa"/>
            <w:shd w:val="clear" w:color="auto" w:fill="C0C0C0"/>
          </w:tcPr>
          <w:p w14:paraId="5DD5B2E8" w14:textId="77777777" w:rsidR="00C52994" w:rsidRDefault="00C52994" w:rsidP="00397605">
            <w:pPr>
              <w:spacing w:before="120" w:after="120"/>
            </w:pPr>
            <w:r>
              <w:t>Role</w:t>
            </w:r>
          </w:p>
        </w:tc>
        <w:tc>
          <w:tcPr>
            <w:tcW w:w="4968" w:type="dxa"/>
            <w:shd w:val="clear" w:color="auto" w:fill="C0C0C0"/>
          </w:tcPr>
          <w:p w14:paraId="5DD5B2E9" w14:textId="77777777" w:rsidR="00C52994" w:rsidRDefault="00C52994" w:rsidP="00397605">
            <w:pPr>
              <w:spacing w:before="120" w:after="120"/>
            </w:pPr>
            <w:r>
              <w:t>Responsibility</w:t>
            </w:r>
          </w:p>
        </w:tc>
      </w:tr>
      <w:tr w:rsidR="00E0282C" w14:paraId="5DD5B2EE" w14:textId="77777777" w:rsidTr="00397605">
        <w:tc>
          <w:tcPr>
            <w:tcW w:w="1908" w:type="dxa"/>
          </w:tcPr>
          <w:p w14:paraId="5DD5B2EB" w14:textId="77777777" w:rsidR="00E0282C" w:rsidRDefault="00E0282C" w:rsidP="00397605">
            <w:pPr>
              <w:spacing w:before="120" w:after="120"/>
            </w:pPr>
            <w:r>
              <w:t>Engineering</w:t>
            </w:r>
          </w:p>
        </w:tc>
        <w:tc>
          <w:tcPr>
            <w:tcW w:w="1980" w:type="dxa"/>
          </w:tcPr>
          <w:p w14:paraId="5DD5B2EC" w14:textId="77777777" w:rsidR="00E0282C" w:rsidRDefault="00E0282C" w:rsidP="00397605">
            <w:pPr>
              <w:spacing w:before="120" w:after="120"/>
            </w:pPr>
            <w:r>
              <w:t>Availability Management</w:t>
            </w:r>
          </w:p>
        </w:tc>
        <w:tc>
          <w:tcPr>
            <w:tcW w:w="4968" w:type="dxa"/>
          </w:tcPr>
          <w:p w14:paraId="5DD5B2ED" w14:textId="77777777" w:rsidR="00E0282C" w:rsidRDefault="00E0282C" w:rsidP="00397605">
            <w:pPr>
              <w:spacing w:before="120" w:after="120"/>
            </w:pPr>
            <w:r>
              <w:t xml:space="preserve">Maintain a consistent service availability </w:t>
            </w:r>
            <w:r w:rsidR="00885753">
              <w:t xml:space="preserve">plan </w:t>
            </w:r>
            <w:r>
              <w:t>of 98% or better</w:t>
            </w:r>
            <w:r w:rsidR="00885753">
              <w:t xml:space="preserve"> in order to ensure up time.</w:t>
            </w:r>
          </w:p>
        </w:tc>
      </w:tr>
    </w:tbl>
    <w:p w14:paraId="3C8C21A9" w14:textId="77777777" w:rsidR="00507303" w:rsidRDefault="00507303" w:rsidP="00507303">
      <w:pPr>
        <w:pStyle w:val="Heading1"/>
        <w:numPr>
          <w:ilvl w:val="0"/>
          <w:numId w:val="0"/>
        </w:numPr>
        <w:ind w:left="432"/>
      </w:pPr>
    </w:p>
    <w:p w14:paraId="5DD5B2F1" w14:textId="77777777" w:rsidR="0019620B" w:rsidRDefault="0019620B" w:rsidP="009867A9">
      <w:pPr>
        <w:pStyle w:val="Heading1"/>
      </w:pPr>
      <w:r>
        <w:tab/>
      </w:r>
      <w:r>
        <w:tab/>
      </w:r>
      <w:bookmarkStart w:id="195" w:name="_Toc236809448"/>
      <w:bookmarkStart w:id="196" w:name="_Toc387413207"/>
      <w:r>
        <w:t>Appendix</w:t>
      </w:r>
      <w:bookmarkEnd w:id="195"/>
      <w:bookmarkEnd w:id="196"/>
    </w:p>
    <w:p w14:paraId="5DD5B2F2" w14:textId="77777777" w:rsidR="0019620B" w:rsidRDefault="0019620B" w:rsidP="009867A9">
      <w:pPr>
        <w:pStyle w:val="Heading2"/>
      </w:pPr>
      <w:r>
        <w:tab/>
      </w:r>
      <w:r>
        <w:tab/>
      </w:r>
      <w:bookmarkStart w:id="197" w:name="_Toc236809449"/>
      <w:bookmarkStart w:id="198" w:name="_Toc387413208"/>
      <w:r>
        <w:t>Appendix A</w:t>
      </w:r>
      <w:r w:rsidR="000B49DA">
        <w:t>: Installation Guide from the vendors</w:t>
      </w:r>
      <w:bookmarkEnd w:id="197"/>
      <w:bookmarkEnd w:id="198"/>
    </w:p>
    <w:p w14:paraId="5DD5B2F3" w14:textId="77777777" w:rsidR="000B49DA" w:rsidRDefault="00F47CC7" w:rsidP="009867A9">
      <w:r>
        <w:t>Microsoft Windows Server 2003 Installation</w:t>
      </w:r>
    </w:p>
    <w:p w14:paraId="5DD5B2F4" w14:textId="77777777" w:rsidR="003524A7" w:rsidRDefault="00BC02CF" w:rsidP="009867A9">
      <w:hyperlink r:id="rId67" w:history="1">
        <w:r w:rsidR="00A53924" w:rsidRPr="00A559A9">
          <w:rPr>
            <w:rStyle w:val="Hyperlink"/>
          </w:rPr>
          <w:t>http://vip.vangent.local/InfoSecurity/Documents/Forms/AllItems.aspx</w:t>
        </w:r>
      </w:hyperlink>
      <w:r w:rsidR="00A53924">
        <w:t xml:space="preserve"> and locate the document entitled </w:t>
      </w:r>
      <w:proofErr w:type="spellStart"/>
      <w:r w:rsidR="00A53924">
        <w:t>Vanget</w:t>
      </w:r>
      <w:proofErr w:type="spellEnd"/>
      <w:r w:rsidR="00A53924">
        <w:t xml:space="preserve"> Windows Platform Build Standard v2-0</w:t>
      </w:r>
    </w:p>
    <w:p w14:paraId="5DD5B2F5" w14:textId="77777777" w:rsidR="00A53924" w:rsidRDefault="00A53924" w:rsidP="009867A9"/>
    <w:p w14:paraId="5DD5B2F6" w14:textId="77777777" w:rsidR="003524A7" w:rsidRDefault="003524A7" w:rsidP="009867A9">
      <w:r>
        <w:t xml:space="preserve">Microsoft SQL Server 2005 </w:t>
      </w:r>
      <w:proofErr w:type="spellStart"/>
      <w:r>
        <w:t>Runbook</w:t>
      </w:r>
      <w:proofErr w:type="spellEnd"/>
      <w:r w:rsidR="006E27B4">
        <w:t xml:space="preserve"> can be found in version manager at</w:t>
      </w:r>
    </w:p>
    <w:p w14:paraId="5DD5B2F7" w14:textId="77777777" w:rsidR="006E27B4" w:rsidRDefault="006E27B4" w:rsidP="006E27B4">
      <w:r>
        <w:t xml:space="preserve"> </w:t>
      </w:r>
      <w:hyperlink r:id="rId68" w:history="1">
        <w:r w:rsidRPr="00005E5C">
          <w:rPr>
            <w:rStyle w:val="Hyperlink"/>
          </w:rPr>
          <w:t>\\CMS\Print</w:t>
        </w:r>
      </w:hyperlink>
      <w:r>
        <w:t xml:space="preserve"> Fulfillment\Security\Vangent CMS SQL Server 2005 v 1.3.doc.</w:t>
      </w:r>
    </w:p>
    <w:p w14:paraId="5DD5B2F8" w14:textId="77777777" w:rsidR="003524A7" w:rsidRDefault="003524A7" w:rsidP="009867A9"/>
    <w:p w14:paraId="5DD5B2F9" w14:textId="77777777" w:rsidR="0020494D" w:rsidRDefault="0020494D" w:rsidP="009867A9"/>
    <w:p w14:paraId="5DD5B2FA" w14:textId="77777777" w:rsidR="000B49DA" w:rsidRDefault="000B49DA" w:rsidP="009867A9">
      <w:pPr>
        <w:pStyle w:val="Heading2"/>
      </w:pPr>
      <w:r>
        <w:tab/>
      </w:r>
      <w:r>
        <w:tab/>
      </w:r>
      <w:bookmarkStart w:id="199" w:name="_Toc236809450"/>
      <w:bookmarkStart w:id="200" w:name="_Toc387413209"/>
      <w:r>
        <w:t>Appendix B: Reference</w:t>
      </w:r>
      <w:bookmarkEnd w:id="199"/>
      <w:bookmarkEnd w:id="200"/>
    </w:p>
    <w:p w14:paraId="5DD5B2FB" w14:textId="77777777" w:rsidR="00C03418" w:rsidRDefault="00C03418" w:rsidP="00C03418">
      <w:r>
        <w:rPr>
          <w:b/>
        </w:rPr>
        <w:t>Federal Information Security Act (FISMA)</w:t>
      </w:r>
    </w:p>
    <w:p w14:paraId="5DD5B2FC" w14:textId="77777777" w:rsidR="00C03418" w:rsidRDefault="00BC02CF" w:rsidP="00C03418">
      <w:hyperlink r:id="rId69" w:history="1">
        <w:r w:rsidR="00C03418" w:rsidRPr="003C015A">
          <w:rPr>
            <w:rStyle w:val="Hyperlink"/>
          </w:rPr>
          <w:t>http://csrc.nist.gov/drivers/documents/FISMA-final.pdf</w:t>
        </w:r>
      </w:hyperlink>
    </w:p>
    <w:p w14:paraId="5DD5B2FD" w14:textId="77777777" w:rsidR="00C03418" w:rsidRDefault="00BC02CF" w:rsidP="00C03418">
      <w:hyperlink r:id="rId70" w:history="1">
        <w:r w:rsidR="00C03418" w:rsidRPr="003C015A">
          <w:rPr>
            <w:rStyle w:val="Hyperlink"/>
          </w:rPr>
          <w:t>http://en.wikipedia.org/wiki/Federal_Information_Security_Management_Act_of_2002</w:t>
        </w:r>
      </w:hyperlink>
    </w:p>
    <w:p w14:paraId="5DD5B2FE" w14:textId="77777777" w:rsidR="00C03418" w:rsidRDefault="00BC02CF" w:rsidP="00C03418">
      <w:hyperlink r:id="rId71" w:history="1">
        <w:r w:rsidR="00C03418" w:rsidRPr="003C015A">
          <w:rPr>
            <w:rStyle w:val="Hyperlink"/>
          </w:rPr>
          <w:t>http://csrc.nist.gov/publications/</w:t>
        </w:r>
      </w:hyperlink>
    </w:p>
    <w:p w14:paraId="5DD5B2FF" w14:textId="77777777" w:rsidR="00C03418" w:rsidRDefault="00C03418" w:rsidP="00C03418"/>
    <w:p w14:paraId="5DD5B300" w14:textId="77777777" w:rsidR="00C03418" w:rsidRDefault="00C03418" w:rsidP="00C03418">
      <w:pPr>
        <w:rPr>
          <w:b/>
        </w:rPr>
      </w:pPr>
      <w:r w:rsidRPr="003C015A">
        <w:rPr>
          <w:b/>
        </w:rPr>
        <w:t>NIST Special Publication 800 Series Guidelines</w:t>
      </w:r>
    </w:p>
    <w:p w14:paraId="5DD5B301" w14:textId="77777777" w:rsidR="00C03418" w:rsidRDefault="00BC02CF" w:rsidP="00C03418">
      <w:hyperlink r:id="rId72" w:history="1">
        <w:r w:rsidR="00C03418" w:rsidRPr="003C015A">
          <w:rPr>
            <w:rStyle w:val="Hyperlink"/>
          </w:rPr>
          <w:t>http://csrc.nist.gov/publications/PubsSPs.html</w:t>
        </w:r>
      </w:hyperlink>
    </w:p>
    <w:p w14:paraId="5DD5B302" w14:textId="77777777" w:rsidR="00C03418" w:rsidRDefault="00C03418" w:rsidP="00C03418"/>
    <w:p w14:paraId="5DD5B303" w14:textId="77777777" w:rsidR="00C03418" w:rsidRDefault="00C03418" w:rsidP="00C03418">
      <w:pPr>
        <w:rPr>
          <w:b/>
        </w:rPr>
      </w:pPr>
      <w:r w:rsidRPr="003C015A">
        <w:rPr>
          <w:b/>
        </w:rPr>
        <w:t>CMS Information Security Acceptable Risk Safeguards</w:t>
      </w:r>
    </w:p>
    <w:p w14:paraId="5DD5B304" w14:textId="77777777" w:rsidR="00C03418" w:rsidRDefault="00BC02CF" w:rsidP="00C03418">
      <w:pPr>
        <w:rPr>
          <w:sz w:val="23"/>
          <w:szCs w:val="23"/>
          <w:u w:val="single"/>
        </w:rPr>
      </w:pPr>
      <w:hyperlink r:id="rId73" w:history="1">
        <w:r w:rsidR="00C03418" w:rsidRPr="006C3ED9">
          <w:rPr>
            <w:rStyle w:val="Hyperlink"/>
            <w:sz w:val="23"/>
            <w:szCs w:val="23"/>
          </w:rPr>
          <w:t>http://www.cms.hhs.gov/InformationSecurity /Downloads/ARS.pdf</w:t>
        </w:r>
      </w:hyperlink>
    </w:p>
    <w:p w14:paraId="5DD5B305" w14:textId="77777777" w:rsidR="00C03418" w:rsidRDefault="00C03418" w:rsidP="00C03418">
      <w:pPr>
        <w:rPr>
          <w:sz w:val="23"/>
          <w:szCs w:val="23"/>
          <w:u w:val="single"/>
        </w:rPr>
      </w:pPr>
    </w:p>
    <w:p w14:paraId="5DD5B306" w14:textId="77777777" w:rsidR="00C03418" w:rsidRPr="00356629" w:rsidRDefault="00C03418" w:rsidP="00C03418">
      <w:pPr>
        <w:rPr>
          <w:b/>
          <w:lang w:val="fr-FR"/>
        </w:rPr>
      </w:pPr>
      <w:r w:rsidRPr="00356629">
        <w:rPr>
          <w:b/>
          <w:lang w:val="fr-FR"/>
        </w:rPr>
        <w:t>DISA Checklists</w:t>
      </w:r>
    </w:p>
    <w:p w14:paraId="5DD5B307" w14:textId="77777777" w:rsidR="00C03418" w:rsidRPr="00356629" w:rsidRDefault="00BC02CF" w:rsidP="00C03418">
      <w:pPr>
        <w:rPr>
          <w:rFonts w:cs="Arial"/>
          <w:szCs w:val="22"/>
          <w:lang w:val="fr-FR"/>
        </w:rPr>
      </w:pPr>
      <w:hyperlink r:id="rId74" w:tooltip="http://iase.disa.mil/stigs/checklist/index.html" w:history="1">
        <w:r w:rsidR="00C03418" w:rsidRPr="00356629">
          <w:rPr>
            <w:rStyle w:val="Hyperlink"/>
            <w:rFonts w:cs="Arial"/>
            <w:szCs w:val="22"/>
            <w:lang w:val="fr-FR"/>
          </w:rPr>
          <w:t>http://iase.disa.mil/stigs/checklist/index.html</w:t>
        </w:r>
      </w:hyperlink>
    </w:p>
    <w:p w14:paraId="5DD5B308" w14:textId="77777777" w:rsidR="00C03418" w:rsidRPr="00356629" w:rsidRDefault="00C03418" w:rsidP="00C03418">
      <w:pPr>
        <w:rPr>
          <w:rFonts w:ascii="Calibri" w:hAnsi="Calibri"/>
          <w:szCs w:val="22"/>
          <w:lang w:val="fr-FR"/>
        </w:rPr>
      </w:pPr>
      <w:r w:rsidRPr="00356629">
        <w:rPr>
          <w:rFonts w:ascii="Calibri" w:hAnsi="Calibri"/>
          <w:szCs w:val="22"/>
          <w:lang w:val="fr-FR"/>
        </w:rPr>
        <w:t> </w:t>
      </w:r>
    </w:p>
    <w:p w14:paraId="5DD5B309" w14:textId="77777777" w:rsidR="00C03418" w:rsidRPr="0069541F" w:rsidRDefault="00C03418" w:rsidP="00C03418">
      <w:pPr>
        <w:rPr>
          <w:rFonts w:cs="Arial"/>
          <w:b/>
          <w:szCs w:val="22"/>
        </w:rPr>
      </w:pPr>
      <w:r w:rsidRPr="0069541F">
        <w:rPr>
          <w:rFonts w:cs="Arial"/>
          <w:b/>
          <w:szCs w:val="22"/>
        </w:rPr>
        <w:t>Desktop application Checklist</w:t>
      </w:r>
    </w:p>
    <w:p w14:paraId="5DD5B30A" w14:textId="77777777" w:rsidR="00C03418" w:rsidRPr="0069541F" w:rsidRDefault="00BC02CF" w:rsidP="00C03418">
      <w:pPr>
        <w:rPr>
          <w:rFonts w:cs="Arial"/>
          <w:szCs w:val="22"/>
        </w:rPr>
      </w:pPr>
      <w:hyperlink r:id="rId75" w:tooltip="http://iase.disa.mil/stigs/checklist/desktop_ app_checklist-20080328_v3_r1_4.pdf" w:history="1">
        <w:r w:rsidR="00C03418" w:rsidRPr="0069541F">
          <w:rPr>
            <w:rStyle w:val="Hyperlink"/>
            <w:rFonts w:cs="Arial"/>
            <w:szCs w:val="22"/>
          </w:rPr>
          <w:t>http://iase.disa.mil/stigs/checklist/desktop_%20app_checklist-20080328_v3_r1_4.pdf</w:t>
        </w:r>
      </w:hyperlink>
    </w:p>
    <w:p w14:paraId="5DD5B30B" w14:textId="77777777" w:rsidR="00C03418" w:rsidRPr="0069541F" w:rsidRDefault="00C03418" w:rsidP="00C03418">
      <w:pPr>
        <w:rPr>
          <w:rFonts w:cs="Arial"/>
          <w:szCs w:val="22"/>
        </w:rPr>
      </w:pPr>
      <w:r w:rsidRPr="0069541F">
        <w:rPr>
          <w:rFonts w:cs="Arial"/>
          <w:szCs w:val="22"/>
        </w:rPr>
        <w:t> </w:t>
      </w:r>
    </w:p>
    <w:p w14:paraId="5DD5B30C" w14:textId="77777777" w:rsidR="00C03418" w:rsidRPr="0069541F" w:rsidRDefault="00C03418" w:rsidP="00C03418">
      <w:pPr>
        <w:rPr>
          <w:rFonts w:cs="Arial"/>
          <w:b/>
          <w:szCs w:val="22"/>
        </w:rPr>
      </w:pPr>
      <w:r w:rsidRPr="0069541F">
        <w:rPr>
          <w:rFonts w:cs="Arial"/>
          <w:b/>
          <w:szCs w:val="22"/>
        </w:rPr>
        <w:t>Windows XP Checklist</w:t>
      </w:r>
    </w:p>
    <w:p w14:paraId="5DD5B30D" w14:textId="77777777" w:rsidR="00C03418" w:rsidRPr="0069541F" w:rsidRDefault="00BC02CF" w:rsidP="00C03418">
      <w:pPr>
        <w:rPr>
          <w:rFonts w:cs="Arial"/>
          <w:szCs w:val="22"/>
        </w:rPr>
      </w:pPr>
      <w:hyperlink r:id="rId76" w:tooltip="http://iase.disa.mil/stigs/checklist/winxp_checklist_v6_1_5_20080328.zip" w:history="1">
        <w:r w:rsidR="00C03418" w:rsidRPr="0069541F">
          <w:rPr>
            <w:rStyle w:val="Hyperlink"/>
            <w:rFonts w:cs="Arial"/>
            <w:szCs w:val="22"/>
          </w:rPr>
          <w:t>http://iase.disa.mil/stigs/checklist/winxp_checklist_v6_1_5_20080328.zip</w:t>
        </w:r>
      </w:hyperlink>
    </w:p>
    <w:p w14:paraId="5DD5B30E" w14:textId="77777777" w:rsidR="00C03418" w:rsidRPr="0069541F" w:rsidRDefault="00C03418" w:rsidP="00C03418">
      <w:pPr>
        <w:rPr>
          <w:rFonts w:cs="Arial"/>
          <w:szCs w:val="22"/>
        </w:rPr>
      </w:pPr>
      <w:r w:rsidRPr="0069541F">
        <w:rPr>
          <w:rFonts w:cs="Arial"/>
          <w:szCs w:val="22"/>
        </w:rPr>
        <w:lastRenderedPageBreak/>
        <w:t> </w:t>
      </w:r>
    </w:p>
    <w:p w14:paraId="5DD5B30F" w14:textId="77777777" w:rsidR="00C03418" w:rsidRPr="0069541F" w:rsidRDefault="00C03418" w:rsidP="00C03418">
      <w:pPr>
        <w:rPr>
          <w:rFonts w:cs="Arial"/>
          <w:b/>
          <w:szCs w:val="22"/>
        </w:rPr>
      </w:pPr>
      <w:r w:rsidRPr="0069541F">
        <w:rPr>
          <w:rFonts w:cs="Arial"/>
          <w:b/>
          <w:szCs w:val="22"/>
        </w:rPr>
        <w:t>NIST Checklists</w:t>
      </w:r>
    </w:p>
    <w:p w14:paraId="5DD5B310" w14:textId="77777777" w:rsidR="00C03418" w:rsidRPr="0069541F" w:rsidRDefault="00BC02CF" w:rsidP="00C03418">
      <w:pPr>
        <w:rPr>
          <w:rFonts w:cs="Arial"/>
          <w:szCs w:val="22"/>
        </w:rPr>
      </w:pPr>
      <w:hyperlink r:id="rId77" w:tooltip="http://checklists.nist.gov/ncp.cfm?repository" w:history="1">
        <w:r w:rsidR="00C03418" w:rsidRPr="0069541F">
          <w:rPr>
            <w:rStyle w:val="Hyperlink"/>
            <w:rFonts w:cs="Arial"/>
            <w:szCs w:val="22"/>
          </w:rPr>
          <w:t>http://checklists.nist.gov/ncp.cfm?repository</w:t>
        </w:r>
      </w:hyperlink>
    </w:p>
    <w:p w14:paraId="5DD5B311" w14:textId="77777777" w:rsidR="00593F81" w:rsidRDefault="00593F81" w:rsidP="00C03418"/>
    <w:p w14:paraId="5DD5B312" w14:textId="77777777" w:rsidR="00C24C4E" w:rsidRPr="00C24C4E" w:rsidRDefault="00217B9E" w:rsidP="00C03418">
      <w:pPr>
        <w:rPr>
          <w:b/>
        </w:rPr>
      </w:pPr>
      <w:r>
        <w:rPr>
          <w:b/>
        </w:rPr>
        <w:t>CCO</w:t>
      </w:r>
      <w:r w:rsidR="00C24C4E" w:rsidRPr="00C24C4E">
        <w:rPr>
          <w:b/>
        </w:rPr>
        <w:t xml:space="preserve"> Security Documents</w:t>
      </w:r>
    </w:p>
    <w:p w14:paraId="5DD5B313" w14:textId="77777777" w:rsidR="00C24C4E" w:rsidRDefault="00BC02CF" w:rsidP="00C03418">
      <w:hyperlink r:id="rId78" w:history="1">
        <w:r w:rsidR="00C24C4E" w:rsidRPr="00C24C4E">
          <w:rPr>
            <w:rStyle w:val="Hyperlink"/>
          </w:rPr>
          <w:t>http://cwe.vangent.local/sites/teams/CMS/Security/default.aspx</w:t>
        </w:r>
      </w:hyperlink>
    </w:p>
    <w:p w14:paraId="5DD5B314" w14:textId="77777777" w:rsidR="00C24C4E" w:rsidRDefault="00C24C4E" w:rsidP="00C03418"/>
    <w:p w14:paraId="5DD5B315" w14:textId="77777777" w:rsidR="00593F81" w:rsidRDefault="00593F81" w:rsidP="00593F81">
      <w:pPr>
        <w:pStyle w:val="Heading2"/>
      </w:pPr>
      <w:bookmarkStart w:id="201" w:name="_Toc236809451"/>
      <w:bookmarkStart w:id="202" w:name="_Toc387413210"/>
      <w:r>
        <w:t>Appendix C: Acronyms</w:t>
      </w:r>
      <w:bookmarkEnd w:id="201"/>
      <w:bookmarkEnd w:id="2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593F81" w14:paraId="5DD5B318" w14:textId="77777777" w:rsidTr="00223ACC">
        <w:trPr>
          <w:tblHeader/>
        </w:trPr>
        <w:tc>
          <w:tcPr>
            <w:tcW w:w="4428" w:type="dxa"/>
            <w:shd w:val="clear" w:color="auto" w:fill="C0C0C0"/>
          </w:tcPr>
          <w:p w14:paraId="5DD5B316" w14:textId="77777777" w:rsidR="00593F81" w:rsidRDefault="0039397C" w:rsidP="00223ACC">
            <w:pPr>
              <w:spacing w:before="120" w:after="120"/>
            </w:pPr>
            <w:r>
              <w:t>Acronym</w:t>
            </w:r>
          </w:p>
        </w:tc>
        <w:tc>
          <w:tcPr>
            <w:tcW w:w="4428" w:type="dxa"/>
            <w:shd w:val="clear" w:color="auto" w:fill="C0C0C0"/>
          </w:tcPr>
          <w:p w14:paraId="5DD5B317" w14:textId="77777777" w:rsidR="00593F81" w:rsidRDefault="0039397C" w:rsidP="00223ACC">
            <w:pPr>
              <w:spacing w:before="120" w:after="120"/>
            </w:pPr>
            <w:r>
              <w:t>Meaning</w:t>
            </w:r>
          </w:p>
        </w:tc>
      </w:tr>
      <w:tr w:rsidR="00681AC5" w14:paraId="5DD5B31B" w14:textId="77777777" w:rsidTr="00223ACC">
        <w:tc>
          <w:tcPr>
            <w:tcW w:w="4428" w:type="dxa"/>
          </w:tcPr>
          <w:p w14:paraId="5DD5B319" w14:textId="77777777" w:rsidR="00681AC5" w:rsidRDefault="00681AC5" w:rsidP="00223ACC">
            <w:pPr>
              <w:spacing w:before="120" w:after="120"/>
            </w:pPr>
            <w:r>
              <w:t>ACL</w:t>
            </w:r>
          </w:p>
        </w:tc>
        <w:tc>
          <w:tcPr>
            <w:tcW w:w="4428" w:type="dxa"/>
          </w:tcPr>
          <w:p w14:paraId="5DD5B31A" w14:textId="77777777" w:rsidR="00681AC5" w:rsidRDefault="00681AC5" w:rsidP="00223ACC">
            <w:pPr>
              <w:spacing w:before="120" w:after="120"/>
            </w:pPr>
            <w:r>
              <w:t>Access Control List</w:t>
            </w:r>
          </w:p>
        </w:tc>
      </w:tr>
      <w:tr w:rsidR="0039397C" w14:paraId="5DD5B321" w14:textId="77777777" w:rsidTr="00223ACC">
        <w:tc>
          <w:tcPr>
            <w:tcW w:w="4428" w:type="dxa"/>
          </w:tcPr>
          <w:p w14:paraId="5DD5B31F" w14:textId="77777777" w:rsidR="0039397C" w:rsidRDefault="0039397C" w:rsidP="00223ACC">
            <w:pPr>
              <w:spacing w:before="120" w:after="120"/>
            </w:pPr>
            <w:r>
              <w:t>AIS</w:t>
            </w:r>
          </w:p>
        </w:tc>
        <w:tc>
          <w:tcPr>
            <w:tcW w:w="4428" w:type="dxa"/>
          </w:tcPr>
          <w:p w14:paraId="5DD5B320" w14:textId="77777777" w:rsidR="0039397C" w:rsidRDefault="0039397C" w:rsidP="00223ACC">
            <w:pPr>
              <w:spacing w:before="120" w:after="120"/>
            </w:pPr>
            <w:r>
              <w:t>Automated Information Systems</w:t>
            </w:r>
          </w:p>
        </w:tc>
      </w:tr>
      <w:tr w:rsidR="00593F81" w14:paraId="5DD5B324" w14:textId="77777777" w:rsidTr="00223ACC">
        <w:tc>
          <w:tcPr>
            <w:tcW w:w="4428" w:type="dxa"/>
          </w:tcPr>
          <w:p w14:paraId="5DD5B322" w14:textId="77777777" w:rsidR="00593F81" w:rsidRDefault="00593F81" w:rsidP="00223ACC">
            <w:pPr>
              <w:spacing w:before="120" w:after="120"/>
            </w:pPr>
            <w:r>
              <w:t>AM</w:t>
            </w:r>
          </w:p>
        </w:tc>
        <w:tc>
          <w:tcPr>
            <w:tcW w:w="4428" w:type="dxa"/>
          </w:tcPr>
          <w:p w14:paraId="5DD5B323" w14:textId="77777777" w:rsidR="00593F81" w:rsidRDefault="004B63C5" w:rsidP="00223ACC">
            <w:pPr>
              <w:spacing w:before="120" w:after="120"/>
            </w:pPr>
            <w:r>
              <w:t>Asset Management</w:t>
            </w:r>
          </w:p>
        </w:tc>
      </w:tr>
      <w:tr w:rsidR="0020494D" w14:paraId="5DD5B327" w14:textId="77777777" w:rsidTr="00223ACC">
        <w:tc>
          <w:tcPr>
            <w:tcW w:w="4428" w:type="dxa"/>
          </w:tcPr>
          <w:p w14:paraId="5DD5B325" w14:textId="77777777" w:rsidR="0020494D" w:rsidRDefault="0020494D" w:rsidP="00223ACC">
            <w:pPr>
              <w:spacing w:before="120" w:after="120"/>
            </w:pPr>
            <w:r>
              <w:t>ARS</w:t>
            </w:r>
          </w:p>
        </w:tc>
        <w:tc>
          <w:tcPr>
            <w:tcW w:w="4428" w:type="dxa"/>
          </w:tcPr>
          <w:p w14:paraId="5DD5B326" w14:textId="77777777" w:rsidR="0020494D" w:rsidRDefault="0020494D" w:rsidP="00223ACC">
            <w:pPr>
              <w:spacing w:before="120" w:after="120"/>
            </w:pPr>
            <w:r>
              <w:t>Action Request System</w:t>
            </w:r>
          </w:p>
        </w:tc>
      </w:tr>
      <w:tr w:rsidR="00593F81" w14:paraId="5DD5B32A" w14:textId="77777777" w:rsidTr="00223ACC">
        <w:tc>
          <w:tcPr>
            <w:tcW w:w="4428" w:type="dxa"/>
          </w:tcPr>
          <w:p w14:paraId="5DD5B328" w14:textId="77777777" w:rsidR="00593F81" w:rsidRDefault="00217B9E" w:rsidP="00223ACC">
            <w:pPr>
              <w:spacing w:before="120" w:after="120"/>
            </w:pPr>
            <w:r>
              <w:t>CCO</w:t>
            </w:r>
          </w:p>
        </w:tc>
        <w:tc>
          <w:tcPr>
            <w:tcW w:w="4428" w:type="dxa"/>
          </w:tcPr>
          <w:p w14:paraId="5DD5B329" w14:textId="77777777" w:rsidR="00593F81" w:rsidRDefault="00593F81" w:rsidP="00223ACC">
            <w:pPr>
              <w:spacing w:before="120" w:after="120"/>
            </w:pPr>
            <w:smartTag w:uri="urn:schemas-microsoft-com:office:smarttags" w:element="place">
              <w:smartTag w:uri="urn:schemas-microsoft-com:office:smarttags" w:element="PlaceName">
                <w:r>
                  <w:t>Beneficiary</w:t>
                </w:r>
              </w:smartTag>
              <w:r>
                <w:t xml:space="preserve"> </w:t>
              </w:r>
              <w:smartTag w:uri="urn:schemas-microsoft-com:office:smarttags" w:element="PlaceName">
                <w:r>
                  <w:t>Contact</w:t>
                </w:r>
              </w:smartTag>
              <w:r>
                <w:t xml:space="preserve"> </w:t>
              </w:r>
              <w:smartTag w:uri="urn:schemas-microsoft-com:office:smarttags" w:element="PlaceType">
                <w:r>
                  <w:t>Center</w:t>
                </w:r>
              </w:smartTag>
            </w:smartTag>
          </w:p>
        </w:tc>
      </w:tr>
      <w:tr w:rsidR="00681AC5" w14:paraId="5DD5B32D" w14:textId="77777777" w:rsidTr="00223ACC">
        <w:tc>
          <w:tcPr>
            <w:tcW w:w="4428" w:type="dxa"/>
          </w:tcPr>
          <w:p w14:paraId="5DD5B32B" w14:textId="77777777" w:rsidR="00681AC5" w:rsidRDefault="00681AC5" w:rsidP="00223ACC">
            <w:pPr>
              <w:spacing w:before="120" w:after="120"/>
            </w:pPr>
            <w:r>
              <w:t>CI</w:t>
            </w:r>
          </w:p>
        </w:tc>
        <w:tc>
          <w:tcPr>
            <w:tcW w:w="4428" w:type="dxa"/>
          </w:tcPr>
          <w:p w14:paraId="5DD5B32C" w14:textId="77777777" w:rsidR="00681AC5" w:rsidRDefault="00681AC5" w:rsidP="00223ACC">
            <w:pPr>
              <w:spacing w:before="120" w:after="120"/>
            </w:pPr>
            <w:r>
              <w:t>Configuration Item</w:t>
            </w:r>
          </w:p>
        </w:tc>
      </w:tr>
      <w:tr w:rsidR="00854E91" w14:paraId="5DD5B330" w14:textId="77777777" w:rsidTr="00223ACC">
        <w:tc>
          <w:tcPr>
            <w:tcW w:w="4428" w:type="dxa"/>
          </w:tcPr>
          <w:p w14:paraId="5DD5B32E" w14:textId="77777777" w:rsidR="00854E91" w:rsidRDefault="00854E91" w:rsidP="00223ACC">
            <w:pPr>
              <w:spacing w:before="120" w:after="120"/>
            </w:pPr>
            <w:r>
              <w:t>CMS</w:t>
            </w:r>
          </w:p>
        </w:tc>
        <w:tc>
          <w:tcPr>
            <w:tcW w:w="4428" w:type="dxa"/>
          </w:tcPr>
          <w:p w14:paraId="5DD5B32F" w14:textId="77777777" w:rsidR="00854E91" w:rsidRDefault="00854E91" w:rsidP="00223ACC">
            <w:pPr>
              <w:spacing w:before="120" w:after="120"/>
            </w:pPr>
            <w:r>
              <w:t>Centers for Medicare and Medicaid Services</w:t>
            </w:r>
          </w:p>
        </w:tc>
      </w:tr>
      <w:tr w:rsidR="00593F81" w14:paraId="5DD5B333" w14:textId="77777777" w:rsidTr="00223ACC">
        <w:tc>
          <w:tcPr>
            <w:tcW w:w="4428" w:type="dxa"/>
          </w:tcPr>
          <w:p w14:paraId="5DD5B331" w14:textId="77777777" w:rsidR="00593F81" w:rsidRDefault="00593F81" w:rsidP="00223ACC">
            <w:pPr>
              <w:spacing w:before="120" w:after="120"/>
            </w:pPr>
            <w:r>
              <w:t>COOP</w:t>
            </w:r>
          </w:p>
        </w:tc>
        <w:tc>
          <w:tcPr>
            <w:tcW w:w="4428" w:type="dxa"/>
          </w:tcPr>
          <w:p w14:paraId="5DD5B332" w14:textId="77777777" w:rsidR="00593F81" w:rsidRDefault="00593F81" w:rsidP="00223ACC">
            <w:pPr>
              <w:spacing w:before="120" w:after="120"/>
            </w:pPr>
            <w:r>
              <w:t>Continuity of Operations Plan</w:t>
            </w:r>
          </w:p>
        </w:tc>
      </w:tr>
      <w:tr w:rsidR="00593F81" w14:paraId="5DD5B336" w14:textId="77777777" w:rsidTr="00223ACC">
        <w:tc>
          <w:tcPr>
            <w:tcW w:w="4428" w:type="dxa"/>
          </w:tcPr>
          <w:p w14:paraId="5DD5B334" w14:textId="77777777" w:rsidR="00593F81" w:rsidRDefault="00B621E4" w:rsidP="00223ACC">
            <w:pPr>
              <w:spacing w:before="120" w:after="120"/>
            </w:pPr>
            <w:r>
              <w:t>CPU</w:t>
            </w:r>
          </w:p>
        </w:tc>
        <w:tc>
          <w:tcPr>
            <w:tcW w:w="4428" w:type="dxa"/>
          </w:tcPr>
          <w:p w14:paraId="5DD5B335" w14:textId="77777777" w:rsidR="00593F81" w:rsidRDefault="00B621E4" w:rsidP="00223ACC">
            <w:pPr>
              <w:spacing w:before="120" w:after="120"/>
            </w:pPr>
            <w:r>
              <w:t>Central Processing Unit</w:t>
            </w:r>
          </w:p>
        </w:tc>
      </w:tr>
      <w:tr w:rsidR="00681AC5" w14:paraId="5DD5B339" w14:textId="77777777" w:rsidTr="00223ACC">
        <w:tc>
          <w:tcPr>
            <w:tcW w:w="4428" w:type="dxa"/>
          </w:tcPr>
          <w:p w14:paraId="5DD5B337" w14:textId="77777777" w:rsidR="00681AC5" w:rsidRDefault="00681AC5" w:rsidP="00223ACC">
            <w:pPr>
              <w:spacing w:before="120" w:after="120"/>
            </w:pPr>
            <w:r>
              <w:t>DAC</w:t>
            </w:r>
          </w:p>
        </w:tc>
        <w:tc>
          <w:tcPr>
            <w:tcW w:w="4428" w:type="dxa"/>
          </w:tcPr>
          <w:p w14:paraId="5DD5B338" w14:textId="77777777" w:rsidR="00681AC5" w:rsidRDefault="00681AC5" w:rsidP="00223ACC">
            <w:pPr>
              <w:spacing w:before="120" w:after="120"/>
            </w:pPr>
            <w:r>
              <w:t>Discretionary Access Controls</w:t>
            </w:r>
          </w:p>
        </w:tc>
      </w:tr>
      <w:tr w:rsidR="00A835E3" w14:paraId="5DD5B33C" w14:textId="77777777" w:rsidTr="00223ACC">
        <w:tc>
          <w:tcPr>
            <w:tcW w:w="4428" w:type="dxa"/>
          </w:tcPr>
          <w:p w14:paraId="5DD5B33A" w14:textId="77777777" w:rsidR="00A835E3" w:rsidRDefault="00A835E3" w:rsidP="00223ACC">
            <w:pPr>
              <w:spacing w:before="120" w:after="120"/>
            </w:pPr>
            <w:r>
              <w:t>DMZ</w:t>
            </w:r>
          </w:p>
        </w:tc>
        <w:tc>
          <w:tcPr>
            <w:tcW w:w="4428" w:type="dxa"/>
          </w:tcPr>
          <w:p w14:paraId="5DD5B33B" w14:textId="77777777" w:rsidR="00A835E3" w:rsidRDefault="00A835E3" w:rsidP="00223ACC">
            <w:pPr>
              <w:spacing w:before="120" w:after="120"/>
            </w:pPr>
            <w:r>
              <w:t>Demilitarized Zone</w:t>
            </w:r>
          </w:p>
        </w:tc>
      </w:tr>
      <w:tr w:rsidR="00DB17E5" w14:paraId="5DD5B33F" w14:textId="77777777" w:rsidTr="00223ACC">
        <w:tc>
          <w:tcPr>
            <w:tcW w:w="4428" w:type="dxa"/>
          </w:tcPr>
          <w:p w14:paraId="5DD5B33D" w14:textId="77777777" w:rsidR="00DB17E5" w:rsidRDefault="00DB17E5" w:rsidP="00223ACC">
            <w:pPr>
              <w:spacing w:before="120" w:after="120"/>
            </w:pPr>
            <w:r>
              <w:t>DNS</w:t>
            </w:r>
          </w:p>
        </w:tc>
        <w:tc>
          <w:tcPr>
            <w:tcW w:w="4428" w:type="dxa"/>
          </w:tcPr>
          <w:p w14:paraId="5DD5B33E" w14:textId="77777777" w:rsidR="00DB17E5" w:rsidRDefault="00DB17E5" w:rsidP="00223ACC">
            <w:pPr>
              <w:spacing w:before="120" w:after="120"/>
            </w:pPr>
            <w:r>
              <w:t>Domain Name System</w:t>
            </w:r>
          </w:p>
        </w:tc>
      </w:tr>
      <w:tr w:rsidR="00690A14" w14:paraId="0DC8B836" w14:textId="77777777" w:rsidTr="00223ACC">
        <w:tc>
          <w:tcPr>
            <w:tcW w:w="4428" w:type="dxa"/>
          </w:tcPr>
          <w:p w14:paraId="4135A0E1" w14:textId="684F9A06" w:rsidR="00690A14" w:rsidRDefault="00690A14" w:rsidP="00223ACC">
            <w:pPr>
              <w:spacing w:before="120" w:after="120"/>
            </w:pPr>
            <w:r>
              <w:t>GDIT</w:t>
            </w:r>
          </w:p>
        </w:tc>
        <w:tc>
          <w:tcPr>
            <w:tcW w:w="4428" w:type="dxa"/>
          </w:tcPr>
          <w:p w14:paraId="4169AAC2" w14:textId="50D4D10A" w:rsidR="00690A14" w:rsidRDefault="00690A14" w:rsidP="00223ACC">
            <w:pPr>
              <w:spacing w:before="120" w:after="120"/>
            </w:pPr>
            <w:r>
              <w:t>General Dynamics Information Technology</w:t>
            </w:r>
          </w:p>
        </w:tc>
      </w:tr>
      <w:tr w:rsidR="00593F81" w14:paraId="5DD5B342" w14:textId="77777777" w:rsidTr="00223ACC">
        <w:tc>
          <w:tcPr>
            <w:tcW w:w="4428" w:type="dxa"/>
          </w:tcPr>
          <w:p w14:paraId="5DD5B340" w14:textId="77777777" w:rsidR="00593F81" w:rsidRDefault="00593F81" w:rsidP="00223ACC">
            <w:pPr>
              <w:spacing w:before="120" w:after="120"/>
            </w:pPr>
            <w:r>
              <w:t>IT</w:t>
            </w:r>
          </w:p>
        </w:tc>
        <w:tc>
          <w:tcPr>
            <w:tcW w:w="4428" w:type="dxa"/>
          </w:tcPr>
          <w:p w14:paraId="5DD5B341" w14:textId="77777777" w:rsidR="00593F81" w:rsidRDefault="00593F81" w:rsidP="00223ACC">
            <w:pPr>
              <w:spacing w:before="120" w:after="120"/>
            </w:pPr>
            <w:r>
              <w:t>Information Technology</w:t>
            </w:r>
          </w:p>
        </w:tc>
      </w:tr>
      <w:tr w:rsidR="00593F81" w14:paraId="5DD5B345" w14:textId="77777777" w:rsidTr="00223ACC">
        <w:tc>
          <w:tcPr>
            <w:tcW w:w="4428" w:type="dxa"/>
          </w:tcPr>
          <w:p w14:paraId="5DD5B343" w14:textId="77777777" w:rsidR="00593F81" w:rsidRDefault="00B621E4" w:rsidP="00223ACC">
            <w:pPr>
              <w:spacing w:before="120" w:after="120"/>
            </w:pPr>
            <w:r>
              <w:t>NOC</w:t>
            </w:r>
          </w:p>
        </w:tc>
        <w:tc>
          <w:tcPr>
            <w:tcW w:w="4428" w:type="dxa"/>
          </w:tcPr>
          <w:p w14:paraId="5DD5B344" w14:textId="77777777" w:rsidR="00593F81" w:rsidRDefault="00B621E4" w:rsidP="00223ACC">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p>
        </w:tc>
      </w:tr>
      <w:tr w:rsidR="00B621E4" w14:paraId="5DD5B348" w14:textId="77777777" w:rsidTr="00223ACC">
        <w:tc>
          <w:tcPr>
            <w:tcW w:w="4428" w:type="dxa"/>
          </w:tcPr>
          <w:p w14:paraId="5DD5B346" w14:textId="77777777" w:rsidR="00B621E4" w:rsidRDefault="00B621E4" w:rsidP="00223ACC">
            <w:pPr>
              <w:spacing w:before="120" w:after="120"/>
            </w:pPr>
            <w:r>
              <w:t>OLA</w:t>
            </w:r>
          </w:p>
        </w:tc>
        <w:tc>
          <w:tcPr>
            <w:tcW w:w="4428" w:type="dxa"/>
          </w:tcPr>
          <w:p w14:paraId="5DD5B347" w14:textId="77777777" w:rsidR="00B621E4" w:rsidRDefault="00B621E4" w:rsidP="00223ACC">
            <w:pPr>
              <w:spacing w:before="120" w:after="120"/>
            </w:pPr>
            <w:r>
              <w:t xml:space="preserve">Operation Level </w:t>
            </w:r>
            <w:r w:rsidR="00776B37">
              <w:t>Agreement</w:t>
            </w:r>
          </w:p>
        </w:tc>
      </w:tr>
      <w:tr w:rsidR="007E770F" w14:paraId="5DD5B34B" w14:textId="77777777" w:rsidTr="00223ACC">
        <w:tc>
          <w:tcPr>
            <w:tcW w:w="4428" w:type="dxa"/>
          </w:tcPr>
          <w:p w14:paraId="5DD5B349" w14:textId="77777777" w:rsidR="007E770F" w:rsidRDefault="007E770F" w:rsidP="00223ACC">
            <w:pPr>
              <w:spacing w:before="120" w:after="120"/>
            </w:pPr>
            <w:r>
              <w:lastRenderedPageBreak/>
              <w:t>SCP</w:t>
            </w:r>
          </w:p>
        </w:tc>
        <w:tc>
          <w:tcPr>
            <w:tcW w:w="4428" w:type="dxa"/>
          </w:tcPr>
          <w:p w14:paraId="5DD5B34A" w14:textId="77777777" w:rsidR="007E770F" w:rsidRDefault="007E770F" w:rsidP="00223ACC">
            <w:pPr>
              <w:spacing w:before="120" w:after="120"/>
            </w:pPr>
            <w:r>
              <w:t>Secure Channel Protocol</w:t>
            </w:r>
          </w:p>
        </w:tc>
      </w:tr>
      <w:tr w:rsidR="00A53924" w14:paraId="5DD5B34E" w14:textId="77777777" w:rsidTr="00223ACC">
        <w:tc>
          <w:tcPr>
            <w:tcW w:w="4428" w:type="dxa"/>
          </w:tcPr>
          <w:p w14:paraId="5DD5B34C" w14:textId="77777777" w:rsidR="00A53924" w:rsidRDefault="00A53924" w:rsidP="00223ACC">
            <w:pPr>
              <w:spacing w:before="120" w:after="120"/>
            </w:pPr>
            <w:r>
              <w:t>SCR</w:t>
            </w:r>
          </w:p>
        </w:tc>
        <w:tc>
          <w:tcPr>
            <w:tcW w:w="4428" w:type="dxa"/>
          </w:tcPr>
          <w:p w14:paraId="5DD5B34D" w14:textId="77777777" w:rsidR="00A53924" w:rsidRDefault="00A53924" w:rsidP="00223ACC">
            <w:pPr>
              <w:spacing w:before="120" w:after="120"/>
            </w:pPr>
            <w:r>
              <w:t>System Change Request</w:t>
            </w:r>
          </w:p>
        </w:tc>
      </w:tr>
      <w:tr w:rsidR="00B621E4" w14:paraId="5DD5B351" w14:textId="77777777" w:rsidTr="00223ACC">
        <w:tc>
          <w:tcPr>
            <w:tcW w:w="4428" w:type="dxa"/>
          </w:tcPr>
          <w:p w14:paraId="5DD5B34F" w14:textId="77777777" w:rsidR="00B621E4" w:rsidRDefault="00B621E4" w:rsidP="00223ACC">
            <w:pPr>
              <w:spacing w:before="120" w:after="120"/>
            </w:pPr>
            <w:r>
              <w:t>SDM</w:t>
            </w:r>
          </w:p>
        </w:tc>
        <w:tc>
          <w:tcPr>
            <w:tcW w:w="4428" w:type="dxa"/>
          </w:tcPr>
          <w:p w14:paraId="5DD5B350" w14:textId="77777777" w:rsidR="00B621E4" w:rsidRDefault="00B621E4" w:rsidP="00223ACC">
            <w:pPr>
              <w:spacing w:before="120" w:after="120"/>
            </w:pPr>
            <w:r>
              <w:t>System Delivery Management</w:t>
            </w:r>
          </w:p>
        </w:tc>
      </w:tr>
      <w:tr w:rsidR="007E770F" w14:paraId="5DD5B354" w14:textId="77777777" w:rsidTr="00223ACC">
        <w:tc>
          <w:tcPr>
            <w:tcW w:w="4428" w:type="dxa"/>
          </w:tcPr>
          <w:p w14:paraId="5DD5B352" w14:textId="77777777" w:rsidR="007E770F" w:rsidRDefault="007E770F" w:rsidP="00223ACC">
            <w:pPr>
              <w:spacing w:before="120" w:after="120"/>
            </w:pPr>
            <w:r>
              <w:t>SFTP</w:t>
            </w:r>
          </w:p>
        </w:tc>
        <w:tc>
          <w:tcPr>
            <w:tcW w:w="4428" w:type="dxa"/>
          </w:tcPr>
          <w:p w14:paraId="5DD5B353" w14:textId="77777777" w:rsidR="007E770F" w:rsidRDefault="007E770F" w:rsidP="00223ACC">
            <w:pPr>
              <w:spacing w:before="120" w:after="120"/>
            </w:pPr>
            <w:r>
              <w:t>SSH File Transfer Protocol</w:t>
            </w:r>
          </w:p>
        </w:tc>
      </w:tr>
      <w:tr w:rsidR="0039397C" w14:paraId="5DD5B357" w14:textId="77777777" w:rsidTr="00223ACC">
        <w:tc>
          <w:tcPr>
            <w:tcW w:w="4428" w:type="dxa"/>
          </w:tcPr>
          <w:p w14:paraId="5DD5B355" w14:textId="77777777" w:rsidR="0039397C" w:rsidRDefault="0039397C" w:rsidP="00223ACC">
            <w:pPr>
              <w:spacing w:before="120" w:after="120"/>
            </w:pPr>
            <w:r>
              <w:t>SID</w:t>
            </w:r>
          </w:p>
        </w:tc>
        <w:tc>
          <w:tcPr>
            <w:tcW w:w="4428" w:type="dxa"/>
          </w:tcPr>
          <w:p w14:paraId="5DD5B356" w14:textId="77777777" w:rsidR="0039397C" w:rsidRDefault="0039397C" w:rsidP="00223ACC">
            <w:pPr>
              <w:spacing w:before="120" w:after="120"/>
            </w:pPr>
            <w:r>
              <w:t>Security Identifier</w:t>
            </w:r>
          </w:p>
        </w:tc>
      </w:tr>
      <w:tr w:rsidR="00B621E4" w14:paraId="5DD5B35A" w14:textId="77777777" w:rsidTr="00223ACC">
        <w:tc>
          <w:tcPr>
            <w:tcW w:w="4428" w:type="dxa"/>
          </w:tcPr>
          <w:p w14:paraId="5DD5B358" w14:textId="77777777" w:rsidR="00B621E4" w:rsidRDefault="00B621E4" w:rsidP="00223ACC">
            <w:pPr>
              <w:spacing w:before="120" w:after="120"/>
            </w:pPr>
            <w:smartTag w:uri="urn:schemas-microsoft-com:office:smarttags" w:element="place">
              <w:r>
                <w:t>SLA</w:t>
              </w:r>
            </w:smartTag>
          </w:p>
        </w:tc>
        <w:tc>
          <w:tcPr>
            <w:tcW w:w="4428" w:type="dxa"/>
          </w:tcPr>
          <w:p w14:paraId="5DD5B359" w14:textId="77777777" w:rsidR="00B621E4" w:rsidRDefault="00B621E4" w:rsidP="00223ACC">
            <w:pPr>
              <w:spacing w:before="120" w:after="120"/>
            </w:pPr>
            <w:r>
              <w:t>Service Level Agreement</w:t>
            </w:r>
          </w:p>
        </w:tc>
      </w:tr>
      <w:tr w:rsidR="00B621E4" w14:paraId="5DD5B35D" w14:textId="77777777" w:rsidTr="00223ACC">
        <w:tc>
          <w:tcPr>
            <w:tcW w:w="4428" w:type="dxa"/>
          </w:tcPr>
          <w:p w14:paraId="5DD5B35B" w14:textId="77777777" w:rsidR="00B621E4" w:rsidRDefault="00B621E4" w:rsidP="00223ACC">
            <w:pPr>
              <w:spacing w:before="120" w:after="120"/>
            </w:pPr>
            <w:r>
              <w:t>SMF</w:t>
            </w:r>
          </w:p>
        </w:tc>
        <w:tc>
          <w:tcPr>
            <w:tcW w:w="4428" w:type="dxa"/>
          </w:tcPr>
          <w:p w14:paraId="5DD5B35C" w14:textId="77777777" w:rsidR="00B621E4" w:rsidRDefault="00D95413" w:rsidP="00223ACC">
            <w:pPr>
              <w:spacing w:before="120" w:after="120"/>
            </w:pPr>
            <w:r>
              <w:t>Service Management Framework</w:t>
            </w:r>
          </w:p>
        </w:tc>
      </w:tr>
      <w:tr w:rsidR="00746186" w14:paraId="5DD5B360" w14:textId="77777777" w:rsidTr="00223ACC">
        <w:tc>
          <w:tcPr>
            <w:tcW w:w="4428" w:type="dxa"/>
          </w:tcPr>
          <w:p w14:paraId="5DD5B35E" w14:textId="77777777" w:rsidR="00746186" w:rsidRDefault="00746186" w:rsidP="00223ACC">
            <w:pPr>
              <w:spacing w:before="120" w:after="120"/>
            </w:pPr>
            <w:r>
              <w:t>TCB</w:t>
            </w:r>
          </w:p>
        </w:tc>
        <w:tc>
          <w:tcPr>
            <w:tcW w:w="4428" w:type="dxa"/>
          </w:tcPr>
          <w:p w14:paraId="5DD5B35F" w14:textId="77777777" w:rsidR="00746186" w:rsidRDefault="00746186" w:rsidP="00223ACC">
            <w:pPr>
              <w:spacing w:before="120" w:after="120"/>
            </w:pPr>
            <w:r>
              <w:t>Trusted Computing Base</w:t>
            </w:r>
          </w:p>
        </w:tc>
      </w:tr>
      <w:tr w:rsidR="00593F81" w14:paraId="5DD5B363" w14:textId="77777777" w:rsidTr="00223ACC">
        <w:tc>
          <w:tcPr>
            <w:tcW w:w="4428" w:type="dxa"/>
          </w:tcPr>
          <w:p w14:paraId="5DD5B361" w14:textId="77777777" w:rsidR="00593F81" w:rsidRDefault="00593F81" w:rsidP="00223ACC">
            <w:pPr>
              <w:spacing w:before="120" w:after="120"/>
            </w:pPr>
            <w:r>
              <w:t>TCO</w:t>
            </w:r>
          </w:p>
        </w:tc>
        <w:tc>
          <w:tcPr>
            <w:tcW w:w="4428" w:type="dxa"/>
          </w:tcPr>
          <w:p w14:paraId="5DD5B362" w14:textId="77777777" w:rsidR="00593F81" w:rsidRDefault="00593F81" w:rsidP="00223ACC">
            <w:pPr>
              <w:spacing w:before="120" w:after="120"/>
            </w:pPr>
            <w:r>
              <w:t>Total Cost of Ownership</w:t>
            </w:r>
          </w:p>
        </w:tc>
      </w:tr>
      <w:tr w:rsidR="00593F81" w14:paraId="5DD5B366" w14:textId="77777777" w:rsidTr="00223ACC">
        <w:tc>
          <w:tcPr>
            <w:tcW w:w="4428" w:type="dxa"/>
          </w:tcPr>
          <w:p w14:paraId="5DD5B364" w14:textId="77777777" w:rsidR="00593F81" w:rsidRDefault="00B621E4" w:rsidP="00223ACC">
            <w:pPr>
              <w:spacing w:before="120" w:after="120"/>
            </w:pPr>
            <w:r>
              <w:t>UC</w:t>
            </w:r>
          </w:p>
        </w:tc>
        <w:tc>
          <w:tcPr>
            <w:tcW w:w="4428" w:type="dxa"/>
          </w:tcPr>
          <w:p w14:paraId="5DD5B365" w14:textId="77777777" w:rsidR="00593F81" w:rsidRDefault="00B621E4" w:rsidP="00223ACC">
            <w:pPr>
              <w:spacing w:before="120" w:after="120"/>
            </w:pPr>
            <w:r>
              <w:t>Underlying Contract</w:t>
            </w:r>
          </w:p>
        </w:tc>
      </w:tr>
    </w:tbl>
    <w:p w14:paraId="5DD5B367" w14:textId="77777777" w:rsidR="00776B37" w:rsidRPr="00776B37" w:rsidRDefault="00776B37" w:rsidP="00D90971"/>
    <w:sectPr w:rsidR="00776B37" w:rsidRPr="00776B37" w:rsidSect="007B568B">
      <w:headerReference w:type="even" r:id="rId79"/>
      <w:headerReference w:type="default" r:id="rId80"/>
      <w:footerReference w:type="default" r:id="rId81"/>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61B291" w14:textId="77777777" w:rsidR="00BC02CF" w:rsidRDefault="00BC02CF" w:rsidP="009867A9">
      <w:pPr>
        <w:pStyle w:val="ReturnAddress"/>
        <w:framePr w:wrap="notBeside"/>
      </w:pPr>
      <w:r>
        <w:separator/>
      </w:r>
    </w:p>
    <w:p w14:paraId="330C2989" w14:textId="77777777" w:rsidR="00BC02CF" w:rsidRDefault="00BC02CF" w:rsidP="009867A9"/>
    <w:p w14:paraId="74A243D5" w14:textId="77777777" w:rsidR="00BC02CF" w:rsidRDefault="00BC02CF" w:rsidP="009867A9"/>
    <w:p w14:paraId="10114522" w14:textId="77777777" w:rsidR="00BC02CF" w:rsidRDefault="00BC02CF" w:rsidP="009867A9"/>
    <w:p w14:paraId="0195DB7C" w14:textId="77777777" w:rsidR="00BC02CF" w:rsidRDefault="00BC02CF" w:rsidP="009867A9"/>
    <w:p w14:paraId="6D11C503" w14:textId="77777777" w:rsidR="00BC02CF" w:rsidRDefault="00BC02CF" w:rsidP="009867A9"/>
    <w:p w14:paraId="5DC0014B" w14:textId="77777777" w:rsidR="00BC02CF" w:rsidRDefault="00BC02CF" w:rsidP="009867A9"/>
    <w:p w14:paraId="29FE93B5" w14:textId="77777777" w:rsidR="00BC02CF" w:rsidRDefault="00BC02CF" w:rsidP="009867A9"/>
    <w:p w14:paraId="26754B17" w14:textId="77777777" w:rsidR="00BC02CF" w:rsidRDefault="00BC02CF" w:rsidP="009867A9"/>
    <w:p w14:paraId="7CCE7E01" w14:textId="77777777" w:rsidR="00BC02CF" w:rsidRDefault="00BC02CF" w:rsidP="009867A9"/>
    <w:p w14:paraId="18C4E59A" w14:textId="77777777" w:rsidR="00BC02CF" w:rsidRDefault="00BC02CF" w:rsidP="009867A9"/>
    <w:p w14:paraId="54A8F486" w14:textId="77777777" w:rsidR="00BC02CF" w:rsidRDefault="00BC02CF" w:rsidP="009867A9"/>
    <w:p w14:paraId="70B99FA1" w14:textId="77777777" w:rsidR="00BC02CF" w:rsidRDefault="00BC02CF" w:rsidP="009867A9"/>
    <w:p w14:paraId="1C2DD35C" w14:textId="77777777" w:rsidR="00BC02CF" w:rsidRDefault="00BC02CF" w:rsidP="009867A9"/>
    <w:p w14:paraId="25122B3E" w14:textId="77777777" w:rsidR="00BC02CF" w:rsidRDefault="00BC02CF" w:rsidP="009867A9"/>
    <w:p w14:paraId="4511B38D" w14:textId="77777777" w:rsidR="00BC02CF" w:rsidRDefault="00BC02CF" w:rsidP="009867A9"/>
    <w:p w14:paraId="532213BE" w14:textId="77777777" w:rsidR="00BC02CF" w:rsidRDefault="00BC02CF" w:rsidP="009867A9"/>
    <w:p w14:paraId="5D5C52F6" w14:textId="77777777" w:rsidR="00BC02CF" w:rsidRDefault="00BC02CF" w:rsidP="009867A9"/>
    <w:p w14:paraId="39E799A2" w14:textId="77777777" w:rsidR="00BC02CF" w:rsidRDefault="00BC02CF" w:rsidP="009867A9"/>
    <w:p w14:paraId="04FDB5C5" w14:textId="77777777" w:rsidR="00BC02CF" w:rsidRDefault="00BC02CF" w:rsidP="009867A9"/>
    <w:p w14:paraId="1432F8D9" w14:textId="77777777" w:rsidR="00BC02CF" w:rsidRDefault="00BC02CF" w:rsidP="009867A9"/>
    <w:p w14:paraId="02814BBE" w14:textId="77777777" w:rsidR="00BC02CF" w:rsidRDefault="00BC02CF" w:rsidP="009867A9"/>
    <w:p w14:paraId="35436043" w14:textId="77777777" w:rsidR="00BC02CF" w:rsidRDefault="00BC02CF" w:rsidP="009867A9"/>
    <w:p w14:paraId="74D0B292" w14:textId="77777777" w:rsidR="00BC02CF" w:rsidRDefault="00BC02CF" w:rsidP="009867A9"/>
    <w:p w14:paraId="055F7FC8" w14:textId="77777777" w:rsidR="00BC02CF" w:rsidRDefault="00BC02CF" w:rsidP="009867A9"/>
    <w:p w14:paraId="3BB5CF22" w14:textId="77777777" w:rsidR="00BC02CF" w:rsidRDefault="00BC02CF" w:rsidP="009867A9"/>
    <w:p w14:paraId="48D81D06" w14:textId="77777777" w:rsidR="00BC02CF" w:rsidRDefault="00BC02CF" w:rsidP="009867A9"/>
    <w:p w14:paraId="25DE4892" w14:textId="77777777" w:rsidR="00BC02CF" w:rsidRDefault="00BC02CF" w:rsidP="009867A9"/>
    <w:p w14:paraId="5B92D743" w14:textId="77777777" w:rsidR="00BC02CF" w:rsidRDefault="00BC02CF"/>
  </w:endnote>
  <w:endnote w:type="continuationSeparator" w:id="0">
    <w:p w14:paraId="13E5AF7C" w14:textId="77777777" w:rsidR="00BC02CF" w:rsidRDefault="00BC02CF" w:rsidP="009867A9">
      <w:pPr>
        <w:pStyle w:val="ReturnAddress"/>
        <w:framePr w:wrap="notBeside"/>
      </w:pPr>
      <w:r>
        <w:continuationSeparator/>
      </w:r>
    </w:p>
    <w:p w14:paraId="6D89E290" w14:textId="77777777" w:rsidR="00BC02CF" w:rsidRDefault="00BC02CF" w:rsidP="009867A9"/>
    <w:p w14:paraId="5DC5A932" w14:textId="77777777" w:rsidR="00BC02CF" w:rsidRDefault="00BC02CF" w:rsidP="009867A9"/>
    <w:p w14:paraId="02F8B8D0" w14:textId="77777777" w:rsidR="00BC02CF" w:rsidRDefault="00BC02CF" w:rsidP="009867A9"/>
    <w:p w14:paraId="1AD6A848" w14:textId="77777777" w:rsidR="00BC02CF" w:rsidRDefault="00BC02CF" w:rsidP="009867A9"/>
    <w:p w14:paraId="380285C9" w14:textId="77777777" w:rsidR="00BC02CF" w:rsidRDefault="00BC02CF" w:rsidP="009867A9"/>
    <w:p w14:paraId="53D34044" w14:textId="77777777" w:rsidR="00BC02CF" w:rsidRDefault="00BC02CF" w:rsidP="009867A9"/>
    <w:p w14:paraId="6A555F25" w14:textId="77777777" w:rsidR="00BC02CF" w:rsidRDefault="00BC02CF" w:rsidP="009867A9"/>
    <w:p w14:paraId="6830049A" w14:textId="77777777" w:rsidR="00BC02CF" w:rsidRDefault="00BC02CF" w:rsidP="009867A9"/>
    <w:p w14:paraId="152D72F2" w14:textId="77777777" w:rsidR="00BC02CF" w:rsidRDefault="00BC02CF" w:rsidP="009867A9"/>
    <w:p w14:paraId="0B9F7014" w14:textId="77777777" w:rsidR="00BC02CF" w:rsidRDefault="00BC02CF" w:rsidP="009867A9"/>
    <w:p w14:paraId="7E9B71A6" w14:textId="77777777" w:rsidR="00BC02CF" w:rsidRDefault="00BC02CF" w:rsidP="009867A9"/>
    <w:p w14:paraId="2C63EAF6" w14:textId="77777777" w:rsidR="00BC02CF" w:rsidRDefault="00BC02CF" w:rsidP="009867A9"/>
    <w:p w14:paraId="1039AA60" w14:textId="77777777" w:rsidR="00BC02CF" w:rsidRDefault="00BC02CF" w:rsidP="009867A9"/>
    <w:p w14:paraId="0F49D189" w14:textId="77777777" w:rsidR="00BC02CF" w:rsidRDefault="00BC02CF" w:rsidP="009867A9"/>
    <w:p w14:paraId="1DF83223" w14:textId="77777777" w:rsidR="00BC02CF" w:rsidRDefault="00BC02CF" w:rsidP="009867A9"/>
    <w:p w14:paraId="55A8397D" w14:textId="77777777" w:rsidR="00BC02CF" w:rsidRDefault="00BC02CF" w:rsidP="009867A9"/>
    <w:p w14:paraId="31B242E8" w14:textId="77777777" w:rsidR="00BC02CF" w:rsidRDefault="00BC02CF" w:rsidP="009867A9"/>
    <w:p w14:paraId="1EBD9799" w14:textId="77777777" w:rsidR="00BC02CF" w:rsidRDefault="00BC02CF" w:rsidP="009867A9"/>
    <w:p w14:paraId="6A6D8FD6" w14:textId="77777777" w:rsidR="00BC02CF" w:rsidRDefault="00BC02CF" w:rsidP="009867A9"/>
    <w:p w14:paraId="0833FAFC" w14:textId="77777777" w:rsidR="00BC02CF" w:rsidRDefault="00BC02CF" w:rsidP="009867A9"/>
    <w:p w14:paraId="4D303AC9" w14:textId="77777777" w:rsidR="00BC02CF" w:rsidRDefault="00BC02CF" w:rsidP="009867A9"/>
    <w:p w14:paraId="4E4C156C" w14:textId="77777777" w:rsidR="00BC02CF" w:rsidRDefault="00BC02CF" w:rsidP="009867A9"/>
    <w:p w14:paraId="57DEB95C" w14:textId="77777777" w:rsidR="00BC02CF" w:rsidRDefault="00BC02CF" w:rsidP="009867A9"/>
    <w:p w14:paraId="1679D232" w14:textId="77777777" w:rsidR="00BC02CF" w:rsidRDefault="00BC02CF" w:rsidP="009867A9"/>
    <w:p w14:paraId="5A817E7C" w14:textId="77777777" w:rsidR="00BC02CF" w:rsidRDefault="00BC02CF" w:rsidP="009867A9"/>
    <w:p w14:paraId="34DE4F56" w14:textId="77777777" w:rsidR="00BC02CF" w:rsidRDefault="00BC02CF" w:rsidP="009867A9"/>
    <w:p w14:paraId="4F966C7C" w14:textId="77777777" w:rsidR="00BC02CF" w:rsidRDefault="00BC02CF" w:rsidP="009867A9"/>
    <w:p w14:paraId="58CCAD82" w14:textId="77777777" w:rsidR="00BC02CF" w:rsidRDefault="00BC02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5B402" w14:textId="77777777" w:rsidR="00953CF8" w:rsidRDefault="00953CF8">
    <w:pPr>
      <w:pStyle w:val="Footer"/>
      <w:jc w:val="center"/>
    </w:pPr>
  </w:p>
  <w:p w14:paraId="5DD5B403" w14:textId="77777777" w:rsidR="00953CF8" w:rsidRPr="007B53B8" w:rsidRDefault="00953CF8" w:rsidP="00D2451F">
    <w:pPr>
      <w:pStyle w:val="Footer"/>
      <w:tabs>
        <w:tab w:val="clear" w:pos="4320"/>
        <w:tab w:val="clear" w:pos="8640"/>
        <w:tab w:val="right" w:pos="720"/>
      </w:tabs>
      <w:ind w:right="360"/>
      <w:jc w:val="center"/>
      <w:rPr>
        <w:b/>
        <w:sz w:val="18"/>
        <w:szCs w:val="18"/>
      </w:rPr>
    </w:pPr>
    <w:r>
      <w:rPr>
        <w:b/>
        <w:sz w:val="18"/>
        <w:szCs w:val="18"/>
      </w:rPr>
      <w:t>This document contains GDIT</w:t>
    </w:r>
    <w:r w:rsidRPr="007B53B8">
      <w:rPr>
        <w:b/>
        <w:sz w:val="18"/>
        <w:szCs w:val="18"/>
      </w:rPr>
      <w:t xml:space="preserve"> </w:t>
    </w:r>
    <w:r>
      <w:rPr>
        <w:b/>
        <w:sz w:val="18"/>
        <w:szCs w:val="18"/>
      </w:rPr>
      <w:t>c</w:t>
    </w:r>
    <w:r w:rsidRPr="007B53B8">
      <w:rPr>
        <w:b/>
        <w:sz w:val="18"/>
        <w:szCs w:val="18"/>
      </w:rPr>
      <w:t xml:space="preserve">onfidential </w:t>
    </w:r>
    <w:r>
      <w:rPr>
        <w:b/>
        <w:sz w:val="18"/>
        <w:szCs w:val="18"/>
      </w:rPr>
      <w:t>and proprietary information, which shall not be used, distributed, disclosed for any purpose other than the conduct of GDIT business affairs.</w:t>
    </w:r>
  </w:p>
  <w:p w14:paraId="5DD5B404" w14:textId="77777777" w:rsidR="00953CF8" w:rsidRDefault="00BC02CF">
    <w:pPr>
      <w:pStyle w:val="Footer"/>
      <w:jc w:val="center"/>
    </w:pPr>
    <w:sdt>
      <w:sdtPr>
        <w:id w:val="4609815"/>
        <w:docPartObj>
          <w:docPartGallery w:val="Page Numbers (Bottom of Page)"/>
          <w:docPartUnique/>
        </w:docPartObj>
      </w:sdtPr>
      <w:sdtEndPr/>
      <w:sdtContent>
        <w:r w:rsidR="00953CF8">
          <w:fldChar w:fldCharType="begin"/>
        </w:r>
        <w:r w:rsidR="00953CF8">
          <w:instrText xml:space="preserve"> PAGE   \* MERGEFORMAT </w:instrText>
        </w:r>
        <w:r w:rsidR="00953CF8">
          <w:fldChar w:fldCharType="separate"/>
        </w:r>
        <w:r w:rsidR="00597FB3">
          <w:rPr>
            <w:noProof/>
          </w:rPr>
          <w:t>2</w:t>
        </w:r>
        <w:r w:rsidR="00953CF8">
          <w:rPr>
            <w:noProof/>
          </w:rPr>
          <w:fldChar w:fldCharType="end"/>
        </w:r>
      </w:sdtContent>
    </w:sdt>
  </w:p>
  <w:p w14:paraId="5DD5B405" w14:textId="77777777" w:rsidR="00953CF8" w:rsidRPr="0041685E" w:rsidRDefault="00953CF8" w:rsidP="007B568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FEC2C2" w14:textId="77777777" w:rsidR="00BC02CF" w:rsidRDefault="00BC02CF" w:rsidP="009867A9">
      <w:pPr>
        <w:pStyle w:val="ReturnAddress"/>
        <w:framePr w:wrap="notBeside"/>
      </w:pPr>
      <w:r>
        <w:separator/>
      </w:r>
    </w:p>
    <w:p w14:paraId="3D827CA6" w14:textId="77777777" w:rsidR="00BC02CF" w:rsidRDefault="00BC02CF" w:rsidP="009867A9"/>
    <w:p w14:paraId="51F4B390" w14:textId="77777777" w:rsidR="00BC02CF" w:rsidRDefault="00BC02CF" w:rsidP="009867A9"/>
    <w:p w14:paraId="33996B30" w14:textId="77777777" w:rsidR="00BC02CF" w:rsidRDefault="00BC02CF" w:rsidP="009867A9"/>
    <w:p w14:paraId="1FB1DC0B" w14:textId="77777777" w:rsidR="00BC02CF" w:rsidRDefault="00BC02CF" w:rsidP="009867A9"/>
    <w:p w14:paraId="0553500A" w14:textId="77777777" w:rsidR="00BC02CF" w:rsidRDefault="00BC02CF" w:rsidP="009867A9"/>
    <w:p w14:paraId="68325264" w14:textId="77777777" w:rsidR="00BC02CF" w:rsidRDefault="00BC02CF" w:rsidP="009867A9"/>
    <w:p w14:paraId="6D8FC075" w14:textId="77777777" w:rsidR="00BC02CF" w:rsidRDefault="00BC02CF" w:rsidP="009867A9"/>
    <w:p w14:paraId="3ED74B8E" w14:textId="77777777" w:rsidR="00BC02CF" w:rsidRDefault="00BC02CF" w:rsidP="009867A9"/>
    <w:p w14:paraId="647A5496" w14:textId="77777777" w:rsidR="00BC02CF" w:rsidRDefault="00BC02CF" w:rsidP="009867A9"/>
    <w:p w14:paraId="440BDBB4" w14:textId="77777777" w:rsidR="00BC02CF" w:rsidRDefault="00BC02CF" w:rsidP="009867A9"/>
    <w:p w14:paraId="15F860BC" w14:textId="77777777" w:rsidR="00BC02CF" w:rsidRDefault="00BC02CF" w:rsidP="009867A9"/>
    <w:p w14:paraId="74A3C5B0" w14:textId="77777777" w:rsidR="00BC02CF" w:rsidRDefault="00BC02CF" w:rsidP="009867A9"/>
    <w:p w14:paraId="49E3F662" w14:textId="77777777" w:rsidR="00BC02CF" w:rsidRDefault="00BC02CF" w:rsidP="009867A9"/>
    <w:p w14:paraId="496FFAC6" w14:textId="77777777" w:rsidR="00BC02CF" w:rsidRDefault="00BC02CF" w:rsidP="009867A9"/>
    <w:p w14:paraId="67F44A5B" w14:textId="77777777" w:rsidR="00BC02CF" w:rsidRDefault="00BC02CF" w:rsidP="009867A9"/>
    <w:p w14:paraId="21D56964" w14:textId="77777777" w:rsidR="00BC02CF" w:rsidRDefault="00BC02CF" w:rsidP="009867A9"/>
    <w:p w14:paraId="1338DD20" w14:textId="77777777" w:rsidR="00BC02CF" w:rsidRDefault="00BC02CF" w:rsidP="009867A9"/>
    <w:p w14:paraId="0787C628" w14:textId="77777777" w:rsidR="00BC02CF" w:rsidRDefault="00BC02CF" w:rsidP="009867A9"/>
    <w:p w14:paraId="7EC9A27A" w14:textId="77777777" w:rsidR="00BC02CF" w:rsidRDefault="00BC02CF" w:rsidP="009867A9"/>
    <w:p w14:paraId="186B1A22" w14:textId="77777777" w:rsidR="00BC02CF" w:rsidRDefault="00BC02CF" w:rsidP="009867A9"/>
    <w:p w14:paraId="5FD64EE9" w14:textId="77777777" w:rsidR="00BC02CF" w:rsidRDefault="00BC02CF" w:rsidP="009867A9"/>
    <w:p w14:paraId="3B9E2234" w14:textId="77777777" w:rsidR="00BC02CF" w:rsidRDefault="00BC02CF" w:rsidP="009867A9"/>
    <w:p w14:paraId="3C92EB66" w14:textId="77777777" w:rsidR="00BC02CF" w:rsidRDefault="00BC02CF" w:rsidP="009867A9"/>
    <w:p w14:paraId="6B5D7EF8" w14:textId="77777777" w:rsidR="00BC02CF" w:rsidRDefault="00BC02CF" w:rsidP="009867A9"/>
    <w:p w14:paraId="7CDCE4E7" w14:textId="77777777" w:rsidR="00BC02CF" w:rsidRDefault="00BC02CF" w:rsidP="009867A9"/>
    <w:p w14:paraId="41467904" w14:textId="77777777" w:rsidR="00BC02CF" w:rsidRDefault="00BC02CF" w:rsidP="009867A9"/>
    <w:p w14:paraId="479D551C" w14:textId="77777777" w:rsidR="00BC02CF" w:rsidRDefault="00BC02CF" w:rsidP="009867A9"/>
    <w:p w14:paraId="79D6F806" w14:textId="77777777" w:rsidR="00BC02CF" w:rsidRDefault="00BC02CF"/>
  </w:footnote>
  <w:footnote w:type="continuationSeparator" w:id="0">
    <w:p w14:paraId="633BA93B" w14:textId="77777777" w:rsidR="00BC02CF" w:rsidRDefault="00BC02CF" w:rsidP="009867A9">
      <w:pPr>
        <w:pStyle w:val="ReturnAddress"/>
        <w:framePr w:wrap="notBeside"/>
      </w:pPr>
      <w:r>
        <w:continuationSeparator/>
      </w:r>
    </w:p>
    <w:p w14:paraId="02D82257" w14:textId="77777777" w:rsidR="00BC02CF" w:rsidRDefault="00BC02CF" w:rsidP="009867A9"/>
    <w:p w14:paraId="38AA1848" w14:textId="77777777" w:rsidR="00BC02CF" w:rsidRDefault="00BC02CF" w:rsidP="009867A9"/>
    <w:p w14:paraId="7072503B" w14:textId="77777777" w:rsidR="00BC02CF" w:rsidRDefault="00BC02CF" w:rsidP="009867A9"/>
    <w:p w14:paraId="6C7CE29D" w14:textId="77777777" w:rsidR="00BC02CF" w:rsidRDefault="00BC02CF" w:rsidP="009867A9"/>
    <w:p w14:paraId="0E0E928E" w14:textId="77777777" w:rsidR="00BC02CF" w:rsidRDefault="00BC02CF" w:rsidP="009867A9"/>
    <w:p w14:paraId="60190C41" w14:textId="77777777" w:rsidR="00BC02CF" w:rsidRDefault="00BC02CF" w:rsidP="009867A9"/>
    <w:p w14:paraId="3BF7FC12" w14:textId="77777777" w:rsidR="00BC02CF" w:rsidRDefault="00BC02CF" w:rsidP="009867A9"/>
    <w:p w14:paraId="338E0BF1" w14:textId="77777777" w:rsidR="00BC02CF" w:rsidRDefault="00BC02CF" w:rsidP="009867A9"/>
    <w:p w14:paraId="6B6CE860" w14:textId="77777777" w:rsidR="00BC02CF" w:rsidRDefault="00BC02CF" w:rsidP="009867A9"/>
    <w:p w14:paraId="4C1BA42F" w14:textId="77777777" w:rsidR="00BC02CF" w:rsidRDefault="00BC02CF" w:rsidP="009867A9"/>
    <w:p w14:paraId="5B767BE9" w14:textId="77777777" w:rsidR="00BC02CF" w:rsidRDefault="00BC02CF" w:rsidP="009867A9"/>
    <w:p w14:paraId="6B7C7581" w14:textId="77777777" w:rsidR="00BC02CF" w:rsidRDefault="00BC02CF" w:rsidP="009867A9"/>
    <w:p w14:paraId="20B4CA3B" w14:textId="77777777" w:rsidR="00BC02CF" w:rsidRDefault="00BC02CF" w:rsidP="009867A9"/>
    <w:p w14:paraId="52BEF05B" w14:textId="77777777" w:rsidR="00BC02CF" w:rsidRDefault="00BC02CF" w:rsidP="009867A9"/>
    <w:p w14:paraId="0217B25F" w14:textId="77777777" w:rsidR="00BC02CF" w:rsidRDefault="00BC02CF" w:rsidP="009867A9"/>
    <w:p w14:paraId="62229BC9" w14:textId="77777777" w:rsidR="00BC02CF" w:rsidRDefault="00BC02CF" w:rsidP="009867A9"/>
    <w:p w14:paraId="64BF4D7B" w14:textId="77777777" w:rsidR="00BC02CF" w:rsidRDefault="00BC02CF" w:rsidP="009867A9"/>
    <w:p w14:paraId="1A0C41E6" w14:textId="77777777" w:rsidR="00BC02CF" w:rsidRDefault="00BC02CF" w:rsidP="009867A9"/>
    <w:p w14:paraId="6348E2B4" w14:textId="77777777" w:rsidR="00BC02CF" w:rsidRDefault="00BC02CF" w:rsidP="009867A9"/>
    <w:p w14:paraId="7E2DFE89" w14:textId="77777777" w:rsidR="00BC02CF" w:rsidRDefault="00BC02CF" w:rsidP="009867A9"/>
    <w:p w14:paraId="458AC43B" w14:textId="77777777" w:rsidR="00BC02CF" w:rsidRDefault="00BC02CF" w:rsidP="009867A9"/>
    <w:p w14:paraId="7796EC03" w14:textId="77777777" w:rsidR="00BC02CF" w:rsidRDefault="00BC02CF" w:rsidP="009867A9"/>
    <w:p w14:paraId="73E93476" w14:textId="77777777" w:rsidR="00BC02CF" w:rsidRDefault="00BC02CF" w:rsidP="009867A9"/>
    <w:p w14:paraId="548E78FE" w14:textId="77777777" w:rsidR="00BC02CF" w:rsidRDefault="00BC02CF" w:rsidP="009867A9"/>
    <w:p w14:paraId="78C4984A" w14:textId="77777777" w:rsidR="00BC02CF" w:rsidRDefault="00BC02CF" w:rsidP="009867A9"/>
    <w:p w14:paraId="29133DEE" w14:textId="77777777" w:rsidR="00BC02CF" w:rsidRDefault="00BC02CF" w:rsidP="009867A9"/>
    <w:p w14:paraId="623B8E6E" w14:textId="77777777" w:rsidR="00BC02CF" w:rsidRDefault="00BC02CF" w:rsidP="009867A9"/>
    <w:p w14:paraId="21D3E9EE" w14:textId="77777777" w:rsidR="00BC02CF" w:rsidRDefault="00BC02C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5B3E4" w14:textId="77777777" w:rsidR="00953CF8" w:rsidRDefault="00953CF8" w:rsidP="009867A9"/>
  <w:p w14:paraId="5DD5B3E5" w14:textId="77777777" w:rsidR="00953CF8" w:rsidRDefault="00953CF8" w:rsidP="009867A9"/>
  <w:p w14:paraId="5DD5B3E6" w14:textId="77777777" w:rsidR="00953CF8" w:rsidRDefault="00953CF8" w:rsidP="009867A9"/>
  <w:p w14:paraId="5DD5B3E7" w14:textId="77777777" w:rsidR="00953CF8" w:rsidRDefault="00953CF8" w:rsidP="009867A9"/>
  <w:p w14:paraId="5DD5B3E8" w14:textId="77777777" w:rsidR="00953CF8" w:rsidRDefault="00953CF8" w:rsidP="009867A9"/>
  <w:p w14:paraId="5DD5B3E9" w14:textId="77777777" w:rsidR="00953CF8" w:rsidRDefault="00953CF8" w:rsidP="009867A9"/>
  <w:p w14:paraId="5DD5B3EA" w14:textId="77777777" w:rsidR="00953CF8" w:rsidRDefault="00953CF8" w:rsidP="009867A9"/>
  <w:p w14:paraId="5DD5B3EB" w14:textId="77777777" w:rsidR="00953CF8" w:rsidRDefault="00953CF8" w:rsidP="009867A9"/>
  <w:p w14:paraId="5DD5B3EC" w14:textId="77777777" w:rsidR="00953CF8" w:rsidRDefault="00953CF8" w:rsidP="009867A9"/>
  <w:p w14:paraId="5DD5B3ED" w14:textId="77777777" w:rsidR="00953CF8" w:rsidRDefault="00953CF8" w:rsidP="009867A9"/>
  <w:p w14:paraId="5DD5B3EE" w14:textId="77777777" w:rsidR="00953CF8" w:rsidRDefault="00953CF8" w:rsidP="009867A9"/>
  <w:p w14:paraId="5DD5B3EF" w14:textId="77777777" w:rsidR="00953CF8" w:rsidRDefault="00953CF8" w:rsidP="009867A9"/>
  <w:p w14:paraId="5DD5B3F0" w14:textId="77777777" w:rsidR="00953CF8" w:rsidRDefault="00953CF8" w:rsidP="009867A9"/>
  <w:p w14:paraId="5DD5B3F1" w14:textId="77777777" w:rsidR="00953CF8" w:rsidRDefault="00953CF8" w:rsidP="009867A9"/>
  <w:p w14:paraId="5DD5B3F2" w14:textId="77777777" w:rsidR="00953CF8" w:rsidRDefault="00953CF8" w:rsidP="009867A9"/>
  <w:p w14:paraId="5DD5B3F3" w14:textId="77777777" w:rsidR="00953CF8" w:rsidRDefault="00953CF8" w:rsidP="009867A9"/>
  <w:p w14:paraId="5DD5B3F4" w14:textId="77777777" w:rsidR="00953CF8" w:rsidRDefault="00953CF8" w:rsidP="009867A9"/>
  <w:p w14:paraId="5DD5B3F5" w14:textId="77777777" w:rsidR="00953CF8" w:rsidRDefault="00953CF8" w:rsidP="009867A9"/>
  <w:p w14:paraId="5DD5B3F6" w14:textId="77777777" w:rsidR="00953CF8" w:rsidRDefault="00953CF8" w:rsidP="009867A9"/>
  <w:p w14:paraId="5DD5B3F7" w14:textId="77777777" w:rsidR="00953CF8" w:rsidRDefault="00953CF8" w:rsidP="009867A9"/>
  <w:p w14:paraId="5DD5B3F8" w14:textId="77777777" w:rsidR="00953CF8" w:rsidRDefault="00953CF8" w:rsidP="009867A9"/>
  <w:p w14:paraId="5DD5B3F9" w14:textId="77777777" w:rsidR="00953CF8" w:rsidRDefault="00953CF8" w:rsidP="009867A9"/>
  <w:p w14:paraId="5DD5B3FA" w14:textId="77777777" w:rsidR="00953CF8" w:rsidRDefault="00953CF8" w:rsidP="009867A9"/>
  <w:p w14:paraId="5DD5B3FB" w14:textId="77777777" w:rsidR="00953CF8" w:rsidRDefault="00953CF8" w:rsidP="009867A9"/>
  <w:p w14:paraId="5DD5B3FC" w14:textId="77777777" w:rsidR="00953CF8" w:rsidRDefault="00953CF8" w:rsidP="009867A9"/>
  <w:p w14:paraId="5DD5B3FD" w14:textId="77777777" w:rsidR="00953CF8" w:rsidRDefault="00953CF8" w:rsidP="009867A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5B3FE" w14:textId="10153811" w:rsidR="00953CF8" w:rsidRPr="0068071B" w:rsidRDefault="00953CF8" w:rsidP="00272BC4">
    <w:pPr>
      <w:pStyle w:val="Header"/>
      <w:jc w:val="right"/>
      <w:rPr>
        <w:sz w:val="18"/>
        <w:szCs w:val="18"/>
      </w:rPr>
    </w:pPr>
    <w:r>
      <w:rPr>
        <w:noProof/>
      </w:rPr>
      <w:drawing>
        <wp:anchor distT="0" distB="0" distL="114300" distR="114300" simplePos="0" relativeHeight="251659264" behindDoc="0" locked="0" layoutInCell="1" allowOverlap="1" wp14:anchorId="5DD5B406" wp14:editId="5DD5B407">
          <wp:simplePos x="0" y="0"/>
          <wp:positionH relativeFrom="column">
            <wp:posOffset>-144145</wp:posOffset>
          </wp:positionH>
          <wp:positionV relativeFrom="paragraph">
            <wp:posOffset>-47625</wp:posOffset>
          </wp:positionV>
          <wp:extent cx="1905000" cy="381000"/>
          <wp:effectExtent l="0" t="0" r="0" b="0"/>
          <wp:wrapNone/>
          <wp:docPr id="2" name="Picture 2"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sz w:val="18"/>
        <w:szCs w:val="18"/>
      </w:rPr>
      <w:t>eCoaching</w:t>
    </w:r>
    <w:proofErr w:type="gramEnd"/>
    <w:r>
      <w:rPr>
        <w:sz w:val="18"/>
        <w:szCs w:val="18"/>
      </w:rPr>
      <w:t xml:space="preserve"> Log</w:t>
    </w:r>
  </w:p>
  <w:p w14:paraId="5DD5B3FF" w14:textId="77777777" w:rsidR="00953CF8" w:rsidRPr="0068071B" w:rsidRDefault="00953CF8" w:rsidP="00272BC4">
    <w:pPr>
      <w:pStyle w:val="Header"/>
      <w:pBdr>
        <w:bottom w:val="dotted" w:sz="4" w:space="1" w:color="FF0000"/>
      </w:pBdr>
      <w:jc w:val="right"/>
      <w:rPr>
        <w:sz w:val="18"/>
        <w:szCs w:val="18"/>
      </w:rPr>
    </w:pPr>
  </w:p>
  <w:p w14:paraId="5DD5B400" w14:textId="77777777" w:rsidR="00953CF8" w:rsidRDefault="00953CF8">
    <w:pPr>
      <w:pStyle w:val="Header"/>
    </w:pPr>
  </w:p>
  <w:p w14:paraId="5DD5B401" w14:textId="77777777" w:rsidR="00953CF8" w:rsidRDefault="00953C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B642BD6"/>
    <w:lvl w:ilvl="0">
      <w:start w:val="1"/>
      <w:numFmt w:val="decimal"/>
      <w:lvlText w:val="%1."/>
      <w:lvlJc w:val="left"/>
      <w:pPr>
        <w:tabs>
          <w:tab w:val="num" w:pos="1800"/>
        </w:tabs>
        <w:ind w:left="1800" w:hanging="360"/>
      </w:pPr>
    </w:lvl>
  </w:abstractNum>
  <w:abstractNum w:abstractNumId="1">
    <w:nsid w:val="FFFFFF7D"/>
    <w:multiLevelType w:val="singleLevel"/>
    <w:tmpl w:val="2A80F0C4"/>
    <w:lvl w:ilvl="0">
      <w:start w:val="1"/>
      <w:numFmt w:val="decimal"/>
      <w:lvlText w:val="%1."/>
      <w:lvlJc w:val="left"/>
      <w:pPr>
        <w:tabs>
          <w:tab w:val="num" w:pos="1440"/>
        </w:tabs>
        <w:ind w:left="1440" w:hanging="360"/>
      </w:pPr>
    </w:lvl>
  </w:abstractNum>
  <w:abstractNum w:abstractNumId="2">
    <w:nsid w:val="FFFFFF7E"/>
    <w:multiLevelType w:val="singleLevel"/>
    <w:tmpl w:val="04129590"/>
    <w:lvl w:ilvl="0">
      <w:start w:val="1"/>
      <w:numFmt w:val="decimal"/>
      <w:lvlText w:val="%1."/>
      <w:lvlJc w:val="left"/>
      <w:pPr>
        <w:tabs>
          <w:tab w:val="num" w:pos="1080"/>
        </w:tabs>
        <w:ind w:left="1080" w:hanging="360"/>
      </w:pPr>
    </w:lvl>
  </w:abstractNum>
  <w:abstractNum w:abstractNumId="3">
    <w:nsid w:val="FFFFFF7F"/>
    <w:multiLevelType w:val="singleLevel"/>
    <w:tmpl w:val="43104E80"/>
    <w:lvl w:ilvl="0">
      <w:start w:val="1"/>
      <w:numFmt w:val="decimal"/>
      <w:lvlText w:val="%1."/>
      <w:lvlJc w:val="left"/>
      <w:pPr>
        <w:tabs>
          <w:tab w:val="num" w:pos="720"/>
        </w:tabs>
        <w:ind w:left="720" w:hanging="360"/>
      </w:pPr>
    </w:lvl>
  </w:abstractNum>
  <w:abstractNum w:abstractNumId="4">
    <w:nsid w:val="FFFFFF80"/>
    <w:multiLevelType w:val="singleLevel"/>
    <w:tmpl w:val="EEB8CAF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9C2FA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CAE921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DBCF14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AEC342"/>
    <w:lvl w:ilvl="0">
      <w:start w:val="1"/>
      <w:numFmt w:val="decimal"/>
      <w:lvlText w:val="%1."/>
      <w:lvlJc w:val="left"/>
      <w:pPr>
        <w:tabs>
          <w:tab w:val="num" w:pos="360"/>
        </w:tabs>
        <w:ind w:left="360" w:hanging="360"/>
      </w:pPr>
    </w:lvl>
  </w:abstractNum>
  <w:abstractNum w:abstractNumId="9">
    <w:nsid w:val="FFFFFF89"/>
    <w:multiLevelType w:val="singleLevel"/>
    <w:tmpl w:val="0E66CB02"/>
    <w:lvl w:ilvl="0">
      <w:start w:val="1"/>
      <w:numFmt w:val="bullet"/>
      <w:lvlText w:val=""/>
      <w:lvlJc w:val="left"/>
      <w:pPr>
        <w:tabs>
          <w:tab w:val="num" w:pos="360"/>
        </w:tabs>
        <w:ind w:left="360" w:hanging="360"/>
      </w:pPr>
      <w:rPr>
        <w:rFonts w:ascii="Symbol" w:hAnsi="Symbol" w:hint="default"/>
      </w:rPr>
    </w:lvl>
  </w:abstractNum>
  <w:abstractNum w:abstractNumId="10">
    <w:nsid w:val="067F790A"/>
    <w:multiLevelType w:val="hybridMultilevel"/>
    <w:tmpl w:val="95C070E4"/>
    <w:lvl w:ilvl="0" w:tplc="7A627C7A">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nsid w:val="0C86357E"/>
    <w:multiLevelType w:val="hybridMultilevel"/>
    <w:tmpl w:val="B14C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3C13A3"/>
    <w:multiLevelType w:val="hybridMultilevel"/>
    <w:tmpl w:val="83FCDAA0"/>
    <w:lvl w:ilvl="0" w:tplc="B01E0BB8">
      <w:numFmt w:val="bullet"/>
      <w:lvlText w:val="-"/>
      <w:lvlJc w:val="left"/>
      <w:pPr>
        <w:tabs>
          <w:tab w:val="num" w:pos="720"/>
        </w:tabs>
        <w:ind w:left="720" w:hanging="360"/>
      </w:pPr>
      <w:rPr>
        <w:rFonts w:ascii="Times New Roman" w:eastAsia="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43E125B"/>
    <w:multiLevelType w:val="hybridMultilevel"/>
    <w:tmpl w:val="A42CDAE2"/>
    <w:lvl w:ilvl="0" w:tplc="DC58C6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0575B3"/>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305B489C"/>
    <w:multiLevelType w:val="hybridMultilevel"/>
    <w:tmpl w:val="40A09B2E"/>
    <w:lvl w:ilvl="0" w:tplc="2F40343C">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45B4177"/>
    <w:multiLevelType w:val="multilevel"/>
    <w:tmpl w:val="882438FA"/>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rPr>
        <w:rFonts w:ascii="Times New Roman" w:eastAsia="Times New Roman" w:hAnsi="Times New Roman" w:cs="Times New Roman"/>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7">
    <w:nsid w:val="35070964"/>
    <w:multiLevelType w:val="multilevel"/>
    <w:tmpl w:val="344EF6C8"/>
    <w:lvl w:ilvl="0">
      <w:start w:val="1"/>
      <w:numFmt w:val="bullet"/>
      <w:pStyle w:val="Bullet"/>
      <w:lvlText w:val=""/>
      <w:lvlJc w:val="left"/>
      <w:pPr>
        <w:tabs>
          <w:tab w:val="num" w:pos="720"/>
        </w:tabs>
        <w:ind w:left="720" w:hanging="360"/>
      </w:pPr>
      <w:rPr>
        <w:rFonts w:ascii="Wingdings" w:hAnsi="Wingdings" w:hint="default"/>
        <w:sz w:val="24"/>
        <w:szCs w:val="24"/>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Wingdings" w:hAnsi="Wingdings" w:hint="default"/>
      </w:rPr>
    </w:lvl>
    <w:lvl w:ilvl="4">
      <w:start w:val="1"/>
      <w:numFmt w:val="bullet"/>
      <w:lvlText w:val=""/>
      <w:lvlJc w:val="left"/>
      <w:pPr>
        <w:tabs>
          <w:tab w:val="num" w:pos="2160"/>
        </w:tabs>
        <w:ind w:left="2160" w:hanging="360"/>
      </w:pPr>
      <w:rPr>
        <w:rFonts w:ascii="Wingdings" w:hAnsi="Wingdings"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Wingdings" w:hAnsi="Wingdings" w:hint="default"/>
      </w:rPr>
    </w:lvl>
    <w:lvl w:ilvl="8">
      <w:start w:val="1"/>
      <w:numFmt w:val="bullet"/>
      <w:lvlText w:val=""/>
      <w:lvlJc w:val="left"/>
      <w:pPr>
        <w:tabs>
          <w:tab w:val="num" w:pos="3600"/>
        </w:tabs>
        <w:ind w:left="3600" w:hanging="360"/>
      </w:pPr>
      <w:rPr>
        <w:rFonts w:ascii="Wingdings" w:hAnsi="Wingdings" w:hint="default"/>
      </w:rPr>
    </w:lvl>
  </w:abstractNum>
  <w:abstractNum w:abstractNumId="18">
    <w:nsid w:val="380136FA"/>
    <w:multiLevelType w:val="multilevel"/>
    <w:tmpl w:val="DD64C7AE"/>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39814900"/>
    <w:multiLevelType w:val="hybridMultilevel"/>
    <w:tmpl w:val="9B20AC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D756EB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nsid w:val="43EE4E8A"/>
    <w:multiLevelType w:val="hybridMultilevel"/>
    <w:tmpl w:val="AE48AB1C"/>
    <w:lvl w:ilvl="0" w:tplc="F1FA9586">
      <w:start w:val="1"/>
      <w:numFmt w:val="bullet"/>
      <w:lvlText w:val=""/>
      <w:lvlJc w:val="left"/>
      <w:pPr>
        <w:tabs>
          <w:tab w:val="num" w:pos="360"/>
        </w:tabs>
        <w:ind w:left="360" w:hanging="360"/>
      </w:pPr>
      <w:rPr>
        <w:rFonts w:ascii="Symbol" w:hAnsi="Symbol" w:hint="default"/>
        <w:sz w:val="18"/>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2">
    <w:nsid w:val="4EB71AA6"/>
    <w:multiLevelType w:val="multilevel"/>
    <w:tmpl w:val="9B58128A"/>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4FDC6C0A"/>
    <w:multiLevelType w:val="hybridMultilevel"/>
    <w:tmpl w:val="3894F7D8"/>
    <w:lvl w:ilvl="0" w:tplc="7A627C7A">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1B43A40"/>
    <w:multiLevelType w:val="multilevel"/>
    <w:tmpl w:val="E492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DD33EF7"/>
    <w:multiLevelType w:val="hybridMultilevel"/>
    <w:tmpl w:val="9B5812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63271A0E"/>
    <w:multiLevelType w:val="hybridMultilevel"/>
    <w:tmpl w:val="A9F2591C"/>
    <w:lvl w:ilvl="0" w:tplc="92401BFA">
      <w:start w:val="1"/>
      <w:numFmt w:val="decimal"/>
      <w:lvlText w:val="%1."/>
      <w:lvlJc w:val="left"/>
      <w:pPr>
        <w:tabs>
          <w:tab w:val="num" w:pos="360"/>
        </w:tabs>
        <w:ind w:left="360" w:hanging="360"/>
      </w:pPr>
    </w:lvl>
    <w:lvl w:ilvl="1" w:tplc="0409000F">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66A92CC2"/>
    <w:multiLevelType w:val="hybridMultilevel"/>
    <w:tmpl w:val="87C4F226"/>
    <w:lvl w:ilvl="0" w:tplc="7A627C7A">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D24CEA"/>
    <w:multiLevelType w:val="multilevel"/>
    <w:tmpl w:val="F61A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29B02E7"/>
    <w:multiLevelType w:val="hybridMultilevel"/>
    <w:tmpl w:val="2D92AEC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91A1D7A"/>
    <w:multiLevelType w:val="hybridMultilevel"/>
    <w:tmpl w:val="0F1C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D9418C"/>
    <w:multiLevelType w:val="hybridMultilevel"/>
    <w:tmpl w:val="AF7A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FA45AC"/>
    <w:multiLevelType w:val="hybridMultilevel"/>
    <w:tmpl w:val="59E65E36"/>
    <w:lvl w:ilvl="0" w:tplc="7A627C7A">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EA67C4F"/>
    <w:multiLevelType w:val="hybridMultilevel"/>
    <w:tmpl w:val="8026CA4A"/>
    <w:lvl w:ilvl="0" w:tplc="7A627C7A">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20"/>
  </w:num>
  <w:num w:numId="13">
    <w:abstractNumId w:val="14"/>
  </w:num>
  <w:num w:numId="14">
    <w:abstractNumId w:val="19"/>
  </w:num>
  <w:num w:numId="15">
    <w:abstractNumId w:val="11"/>
  </w:num>
  <w:num w:numId="16">
    <w:abstractNumId w:val="16"/>
  </w:num>
  <w:num w:numId="17">
    <w:abstractNumId w:val="12"/>
  </w:num>
  <w:num w:numId="18">
    <w:abstractNumId w:val="18"/>
  </w:num>
  <w:num w:numId="19">
    <w:abstractNumId w:val="15"/>
  </w:num>
  <w:num w:numId="20">
    <w:abstractNumId w:val="25"/>
  </w:num>
  <w:num w:numId="21">
    <w:abstractNumId w:val="22"/>
  </w:num>
  <w:num w:numId="22">
    <w:abstractNumId w:val="33"/>
  </w:num>
  <w:num w:numId="23">
    <w:abstractNumId w:val="10"/>
  </w:num>
  <w:num w:numId="24">
    <w:abstractNumId w:val="27"/>
  </w:num>
  <w:num w:numId="25">
    <w:abstractNumId w:val="32"/>
  </w:num>
  <w:num w:numId="26">
    <w:abstractNumId w:val="24"/>
  </w:num>
  <w:num w:numId="27">
    <w:abstractNumId w:val="28"/>
  </w:num>
  <w:num w:numId="28">
    <w:abstractNumId w:val="23"/>
  </w:num>
  <w:num w:numId="29">
    <w:abstractNumId w:val="21"/>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 w:numId="32">
    <w:abstractNumId w:val="13"/>
  </w:num>
  <w:num w:numId="33">
    <w:abstractNumId w:val="30"/>
  </w:num>
  <w:num w:numId="34">
    <w:abstractNumId w:val="31"/>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5004"/>
    <w:rsid w:val="000005B2"/>
    <w:rsid w:val="00000FEE"/>
    <w:rsid w:val="00001D6D"/>
    <w:rsid w:val="0000252E"/>
    <w:rsid w:val="00002BFE"/>
    <w:rsid w:val="00003317"/>
    <w:rsid w:val="000061EB"/>
    <w:rsid w:val="0001025C"/>
    <w:rsid w:val="000175E8"/>
    <w:rsid w:val="00032DCB"/>
    <w:rsid w:val="00032E33"/>
    <w:rsid w:val="00033303"/>
    <w:rsid w:val="00034A2C"/>
    <w:rsid w:val="00041310"/>
    <w:rsid w:val="00044661"/>
    <w:rsid w:val="0005663C"/>
    <w:rsid w:val="000606DC"/>
    <w:rsid w:val="0006438A"/>
    <w:rsid w:val="0006572A"/>
    <w:rsid w:val="000721FE"/>
    <w:rsid w:val="00073FCE"/>
    <w:rsid w:val="00077DEA"/>
    <w:rsid w:val="00083159"/>
    <w:rsid w:val="00085039"/>
    <w:rsid w:val="000A6071"/>
    <w:rsid w:val="000B24A8"/>
    <w:rsid w:val="000B49DA"/>
    <w:rsid w:val="000B7ACE"/>
    <w:rsid w:val="000C047D"/>
    <w:rsid w:val="000C29DD"/>
    <w:rsid w:val="000C5422"/>
    <w:rsid w:val="000D0CA4"/>
    <w:rsid w:val="000E2042"/>
    <w:rsid w:val="000E542F"/>
    <w:rsid w:val="000E6496"/>
    <w:rsid w:val="000E7154"/>
    <w:rsid w:val="000F58C7"/>
    <w:rsid w:val="000F5E1F"/>
    <w:rsid w:val="000F6F51"/>
    <w:rsid w:val="00106194"/>
    <w:rsid w:val="00106A78"/>
    <w:rsid w:val="001109D7"/>
    <w:rsid w:val="00116842"/>
    <w:rsid w:val="001321F4"/>
    <w:rsid w:val="001344E8"/>
    <w:rsid w:val="00134E10"/>
    <w:rsid w:val="001360E1"/>
    <w:rsid w:val="00137595"/>
    <w:rsid w:val="00140771"/>
    <w:rsid w:val="00141C2B"/>
    <w:rsid w:val="001431B9"/>
    <w:rsid w:val="00146F60"/>
    <w:rsid w:val="001550A7"/>
    <w:rsid w:val="00155B92"/>
    <w:rsid w:val="0016110A"/>
    <w:rsid w:val="00162647"/>
    <w:rsid w:val="00165B89"/>
    <w:rsid w:val="00167242"/>
    <w:rsid w:val="00171EA7"/>
    <w:rsid w:val="001814E7"/>
    <w:rsid w:val="00187917"/>
    <w:rsid w:val="00187D76"/>
    <w:rsid w:val="001915E0"/>
    <w:rsid w:val="00191D8D"/>
    <w:rsid w:val="00192528"/>
    <w:rsid w:val="00195998"/>
    <w:rsid w:val="0019620B"/>
    <w:rsid w:val="001A04BE"/>
    <w:rsid w:val="001A083B"/>
    <w:rsid w:val="001A3662"/>
    <w:rsid w:val="001A3943"/>
    <w:rsid w:val="001A43F6"/>
    <w:rsid w:val="001B5503"/>
    <w:rsid w:val="001B720D"/>
    <w:rsid w:val="001C3CFB"/>
    <w:rsid w:val="001C6174"/>
    <w:rsid w:val="001C6A3A"/>
    <w:rsid w:val="001E03FA"/>
    <w:rsid w:val="001E22E1"/>
    <w:rsid w:val="001E2F47"/>
    <w:rsid w:val="001E391A"/>
    <w:rsid w:val="001E5D79"/>
    <w:rsid w:val="001F1AEB"/>
    <w:rsid w:val="001F6E33"/>
    <w:rsid w:val="00201041"/>
    <w:rsid w:val="0020494D"/>
    <w:rsid w:val="0020762D"/>
    <w:rsid w:val="0021310E"/>
    <w:rsid w:val="002148ED"/>
    <w:rsid w:val="00217B9E"/>
    <w:rsid w:val="00223ACC"/>
    <w:rsid w:val="00231559"/>
    <w:rsid w:val="00234BA1"/>
    <w:rsid w:val="002364EB"/>
    <w:rsid w:val="002366EF"/>
    <w:rsid w:val="00240386"/>
    <w:rsid w:val="002420D6"/>
    <w:rsid w:val="00243049"/>
    <w:rsid w:val="00252A41"/>
    <w:rsid w:val="00255048"/>
    <w:rsid w:val="00257F02"/>
    <w:rsid w:val="00262E15"/>
    <w:rsid w:val="0027016C"/>
    <w:rsid w:val="0027139E"/>
    <w:rsid w:val="00272BC4"/>
    <w:rsid w:val="002742AF"/>
    <w:rsid w:val="00277625"/>
    <w:rsid w:val="002805D5"/>
    <w:rsid w:val="00282880"/>
    <w:rsid w:val="0028308E"/>
    <w:rsid w:val="00284045"/>
    <w:rsid w:val="00284D86"/>
    <w:rsid w:val="00285E9A"/>
    <w:rsid w:val="002910D6"/>
    <w:rsid w:val="002941E3"/>
    <w:rsid w:val="00295565"/>
    <w:rsid w:val="002A44CD"/>
    <w:rsid w:val="002B2FCE"/>
    <w:rsid w:val="002B3876"/>
    <w:rsid w:val="002B43A1"/>
    <w:rsid w:val="002B57DC"/>
    <w:rsid w:val="002B66B2"/>
    <w:rsid w:val="002B7C25"/>
    <w:rsid w:val="002C2669"/>
    <w:rsid w:val="002C3687"/>
    <w:rsid w:val="002C5BB1"/>
    <w:rsid w:val="002C6FAA"/>
    <w:rsid w:val="002C79DB"/>
    <w:rsid w:val="002D0560"/>
    <w:rsid w:val="002D25F9"/>
    <w:rsid w:val="002D598C"/>
    <w:rsid w:val="002D69E1"/>
    <w:rsid w:val="002E490A"/>
    <w:rsid w:val="002E54B3"/>
    <w:rsid w:val="002E6577"/>
    <w:rsid w:val="002F7719"/>
    <w:rsid w:val="00301D73"/>
    <w:rsid w:val="00302FDC"/>
    <w:rsid w:val="00304045"/>
    <w:rsid w:val="003147DE"/>
    <w:rsid w:val="00316BAC"/>
    <w:rsid w:val="00320D49"/>
    <w:rsid w:val="00322D93"/>
    <w:rsid w:val="00323986"/>
    <w:rsid w:val="00324F0A"/>
    <w:rsid w:val="00325FC4"/>
    <w:rsid w:val="00332CC3"/>
    <w:rsid w:val="00333B6A"/>
    <w:rsid w:val="003404C5"/>
    <w:rsid w:val="00342449"/>
    <w:rsid w:val="003454FE"/>
    <w:rsid w:val="00350229"/>
    <w:rsid w:val="00351F8A"/>
    <w:rsid w:val="003524A7"/>
    <w:rsid w:val="00352FA0"/>
    <w:rsid w:val="00354186"/>
    <w:rsid w:val="00356629"/>
    <w:rsid w:val="0036098E"/>
    <w:rsid w:val="0036140D"/>
    <w:rsid w:val="00362092"/>
    <w:rsid w:val="00362AEB"/>
    <w:rsid w:val="00366C38"/>
    <w:rsid w:val="00374238"/>
    <w:rsid w:val="00374C86"/>
    <w:rsid w:val="00375805"/>
    <w:rsid w:val="00375D02"/>
    <w:rsid w:val="00376BEC"/>
    <w:rsid w:val="00376DAB"/>
    <w:rsid w:val="00377215"/>
    <w:rsid w:val="003830EE"/>
    <w:rsid w:val="00384C7E"/>
    <w:rsid w:val="0039397C"/>
    <w:rsid w:val="00397160"/>
    <w:rsid w:val="00397605"/>
    <w:rsid w:val="0039779B"/>
    <w:rsid w:val="003A12FE"/>
    <w:rsid w:val="003A1FCC"/>
    <w:rsid w:val="003A528D"/>
    <w:rsid w:val="003A6A62"/>
    <w:rsid w:val="003B4969"/>
    <w:rsid w:val="003B4A5D"/>
    <w:rsid w:val="003B7FF6"/>
    <w:rsid w:val="003C08F3"/>
    <w:rsid w:val="003C41AE"/>
    <w:rsid w:val="003C4B77"/>
    <w:rsid w:val="003C5383"/>
    <w:rsid w:val="003D392F"/>
    <w:rsid w:val="003D7F1B"/>
    <w:rsid w:val="003E0266"/>
    <w:rsid w:val="003E0D69"/>
    <w:rsid w:val="003E4440"/>
    <w:rsid w:val="003F0502"/>
    <w:rsid w:val="003F236A"/>
    <w:rsid w:val="003F316C"/>
    <w:rsid w:val="00400EAE"/>
    <w:rsid w:val="0040449F"/>
    <w:rsid w:val="00411893"/>
    <w:rsid w:val="0041685E"/>
    <w:rsid w:val="004200C0"/>
    <w:rsid w:val="00423B53"/>
    <w:rsid w:val="00425BE7"/>
    <w:rsid w:val="00435325"/>
    <w:rsid w:val="00437C9D"/>
    <w:rsid w:val="004404F8"/>
    <w:rsid w:val="00442A5B"/>
    <w:rsid w:val="00446ADA"/>
    <w:rsid w:val="00447CD9"/>
    <w:rsid w:val="00456BA1"/>
    <w:rsid w:val="0047291D"/>
    <w:rsid w:val="00476031"/>
    <w:rsid w:val="004808DA"/>
    <w:rsid w:val="004854A8"/>
    <w:rsid w:val="00487AAD"/>
    <w:rsid w:val="004909C7"/>
    <w:rsid w:val="00494B79"/>
    <w:rsid w:val="004965B7"/>
    <w:rsid w:val="00497B89"/>
    <w:rsid w:val="004A559D"/>
    <w:rsid w:val="004A7003"/>
    <w:rsid w:val="004B011A"/>
    <w:rsid w:val="004B18FD"/>
    <w:rsid w:val="004B2C73"/>
    <w:rsid w:val="004B439D"/>
    <w:rsid w:val="004B49AF"/>
    <w:rsid w:val="004B63C5"/>
    <w:rsid w:val="004B759D"/>
    <w:rsid w:val="004B7DA8"/>
    <w:rsid w:val="004C1075"/>
    <w:rsid w:val="004C17FC"/>
    <w:rsid w:val="004C22F7"/>
    <w:rsid w:val="004C23CA"/>
    <w:rsid w:val="004C65BA"/>
    <w:rsid w:val="004D0FEF"/>
    <w:rsid w:val="004D3DCC"/>
    <w:rsid w:val="004D4FEB"/>
    <w:rsid w:val="004D5F6F"/>
    <w:rsid w:val="004D76AE"/>
    <w:rsid w:val="004E1F5D"/>
    <w:rsid w:val="004E269C"/>
    <w:rsid w:val="004E2E89"/>
    <w:rsid w:val="004E3864"/>
    <w:rsid w:val="004E566A"/>
    <w:rsid w:val="004F21AE"/>
    <w:rsid w:val="004F4105"/>
    <w:rsid w:val="004F4F4A"/>
    <w:rsid w:val="004F5A38"/>
    <w:rsid w:val="004F608C"/>
    <w:rsid w:val="00500031"/>
    <w:rsid w:val="00502091"/>
    <w:rsid w:val="00503216"/>
    <w:rsid w:val="00503AEE"/>
    <w:rsid w:val="00505C3D"/>
    <w:rsid w:val="00507303"/>
    <w:rsid w:val="00514505"/>
    <w:rsid w:val="00516E37"/>
    <w:rsid w:val="00517F63"/>
    <w:rsid w:val="0052062F"/>
    <w:rsid w:val="00522062"/>
    <w:rsid w:val="00527386"/>
    <w:rsid w:val="00527596"/>
    <w:rsid w:val="00531AFB"/>
    <w:rsid w:val="005344C1"/>
    <w:rsid w:val="00541E60"/>
    <w:rsid w:val="00542A00"/>
    <w:rsid w:val="00544229"/>
    <w:rsid w:val="00544278"/>
    <w:rsid w:val="005459AA"/>
    <w:rsid w:val="005459FB"/>
    <w:rsid w:val="005470FB"/>
    <w:rsid w:val="005506E1"/>
    <w:rsid w:val="00550734"/>
    <w:rsid w:val="00556FC7"/>
    <w:rsid w:val="0056160F"/>
    <w:rsid w:val="00563A1C"/>
    <w:rsid w:val="00565847"/>
    <w:rsid w:val="0058037C"/>
    <w:rsid w:val="00580706"/>
    <w:rsid w:val="00587CCD"/>
    <w:rsid w:val="005906D2"/>
    <w:rsid w:val="00591990"/>
    <w:rsid w:val="005939A8"/>
    <w:rsid w:val="00593F81"/>
    <w:rsid w:val="00595896"/>
    <w:rsid w:val="005978F4"/>
    <w:rsid w:val="00597FB3"/>
    <w:rsid w:val="005A2275"/>
    <w:rsid w:val="005A2D98"/>
    <w:rsid w:val="005A57BF"/>
    <w:rsid w:val="005B1B17"/>
    <w:rsid w:val="005B1DC0"/>
    <w:rsid w:val="005B6A8F"/>
    <w:rsid w:val="005B7358"/>
    <w:rsid w:val="005B75D3"/>
    <w:rsid w:val="005C0C96"/>
    <w:rsid w:val="005C3D80"/>
    <w:rsid w:val="005C6D71"/>
    <w:rsid w:val="005D1930"/>
    <w:rsid w:val="005D2D90"/>
    <w:rsid w:val="005E4EB7"/>
    <w:rsid w:val="005E56A7"/>
    <w:rsid w:val="005F1B7C"/>
    <w:rsid w:val="005F2509"/>
    <w:rsid w:val="005F53C3"/>
    <w:rsid w:val="00603F77"/>
    <w:rsid w:val="00604CFB"/>
    <w:rsid w:val="00607322"/>
    <w:rsid w:val="006127DF"/>
    <w:rsid w:val="00621FC1"/>
    <w:rsid w:val="00623D8E"/>
    <w:rsid w:val="00641BAA"/>
    <w:rsid w:val="00643BE6"/>
    <w:rsid w:val="006479F0"/>
    <w:rsid w:val="00647F45"/>
    <w:rsid w:val="00652AB7"/>
    <w:rsid w:val="00653611"/>
    <w:rsid w:val="00654370"/>
    <w:rsid w:val="00654F72"/>
    <w:rsid w:val="00657A03"/>
    <w:rsid w:val="006609F5"/>
    <w:rsid w:val="006620A5"/>
    <w:rsid w:val="006661E6"/>
    <w:rsid w:val="006739BD"/>
    <w:rsid w:val="00676062"/>
    <w:rsid w:val="00680054"/>
    <w:rsid w:val="00681AC5"/>
    <w:rsid w:val="00683592"/>
    <w:rsid w:val="006836F1"/>
    <w:rsid w:val="006857CB"/>
    <w:rsid w:val="0068621B"/>
    <w:rsid w:val="00690A14"/>
    <w:rsid w:val="00692754"/>
    <w:rsid w:val="006929A0"/>
    <w:rsid w:val="00693A9E"/>
    <w:rsid w:val="00696D4B"/>
    <w:rsid w:val="006A4639"/>
    <w:rsid w:val="006A4AC2"/>
    <w:rsid w:val="006A6F5F"/>
    <w:rsid w:val="006C2B7E"/>
    <w:rsid w:val="006C6828"/>
    <w:rsid w:val="006C7DAD"/>
    <w:rsid w:val="006D2BE0"/>
    <w:rsid w:val="006D4B0A"/>
    <w:rsid w:val="006D5EBB"/>
    <w:rsid w:val="006E0027"/>
    <w:rsid w:val="006E27B4"/>
    <w:rsid w:val="006E378C"/>
    <w:rsid w:val="006E5FB2"/>
    <w:rsid w:val="006E6DF2"/>
    <w:rsid w:val="006F22BD"/>
    <w:rsid w:val="006F335C"/>
    <w:rsid w:val="006F69A7"/>
    <w:rsid w:val="00703BBE"/>
    <w:rsid w:val="00703C68"/>
    <w:rsid w:val="00704238"/>
    <w:rsid w:val="00705AEC"/>
    <w:rsid w:val="00707FD8"/>
    <w:rsid w:val="0071336B"/>
    <w:rsid w:val="007168FE"/>
    <w:rsid w:val="00721B4F"/>
    <w:rsid w:val="00734501"/>
    <w:rsid w:val="00735552"/>
    <w:rsid w:val="007373A1"/>
    <w:rsid w:val="007433C8"/>
    <w:rsid w:val="00743880"/>
    <w:rsid w:val="00746186"/>
    <w:rsid w:val="0074670E"/>
    <w:rsid w:val="0074750D"/>
    <w:rsid w:val="00750C4E"/>
    <w:rsid w:val="00750D2D"/>
    <w:rsid w:val="0075373E"/>
    <w:rsid w:val="00757921"/>
    <w:rsid w:val="007608B0"/>
    <w:rsid w:val="007612B3"/>
    <w:rsid w:val="00763E00"/>
    <w:rsid w:val="0076586A"/>
    <w:rsid w:val="00766A22"/>
    <w:rsid w:val="00771A63"/>
    <w:rsid w:val="00774C1F"/>
    <w:rsid w:val="00774CB6"/>
    <w:rsid w:val="00776B37"/>
    <w:rsid w:val="0078405D"/>
    <w:rsid w:val="00786A35"/>
    <w:rsid w:val="00793E54"/>
    <w:rsid w:val="00795D77"/>
    <w:rsid w:val="007965D3"/>
    <w:rsid w:val="00797E32"/>
    <w:rsid w:val="007A5B54"/>
    <w:rsid w:val="007A7331"/>
    <w:rsid w:val="007B3DD0"/>
    <w:rsid w:val="007B45AB"/>
    <w:rsid w:val="007B568B"/>
    <w:rsid w:val="007B5B66"/>
    <w:rsid w:val="007B660A"/>
    <w:rsid w:val="007C2853"/>
    <w:rsid w:val="007C2939"/>
    <w:rsid w:val="007C6830"/>
    <w:rsid w:val="007C6D4F"/>
    <w:rsid w:val="007D127C"/>
    <w:rsid w:val="007D3A64"/>
    <w:rsid w:val="007D6F03"/>
    <w:rsid w:val="007D7A98"/>
    <w:rsid w:val="007E257B"/>
    <w:rsid w:val="007E3492"/>
    <w:rsid w:val="007E659D"/>
    <w:rsid w:val="007E6F06"/>
    <w:rsid w:val="007E770F"/>
    <w:rsid w:val="007F16EC"/>
    <w:rsid w:val="0080161A"/>
    <w:rsid w:val="0080384A"/>
    <w:rsid w:val="0081397E"/>
    <w:rsid w:val="008149F2"/>
    <w:rsid w:val="008162A2"/>
    <w:rsid w:val="00822092"/>
    <w:rsid w:val="00822CD5"/>
    <w:rsid w:val="00823254"/>
    <w:rsid w:val="00823459"/>
    <w:rsid w:val="0082470B"/>
    <w:rsid w:val="0082605D"/>
    <w:rsid w:val="008416E8"/>
    <w:rsid w:val="008423C6"/>
    <w:rsid w:val="00844400"/>
    <w:rsid w:val="00844729"/>
    <w:rsid w:val="008455E1"/>
    <w:rsid w:val="00846022"/>
    <w:rsid w:val="008466A3"/>
    <w:rsid w:val="008501D4"/>
    <w:rsid w:val="00852E3D"/>
    <w:rsid w:val="00854E91"/>
    <w:rsid w:val="00855BC7"/>
    <w:rsid w:val="00855F50"/>
    <w:rsid w:val="008609EA"/>
    <w:rsid w:val="00860E61"/>
    <w:rsid w:val="00860E67"/>
    <w:rsid w:val="00861DF4"/>
    <w:rsid w:val="008638AF"/>
    <w:rsid w:val="00866878"/>
    <w:rsid w:val="00866AD9"/>
    <w:rsid w:val="00866EDA"/>
    <w:rsid w:val="00867A65"/>
    <w:rsid w:val="008754FE"/>
    <w:rsid w:val="0087557B"/>
    <w:rsid w:val="0087704C"/>
    <w:rsid w:val="00881B3B"/>
    <w:rsid w:val="008840AD"/>
    <w:rsid w:val="00885753"/>
    <w:rsid w:val="0088654C"/>
    <w:rsid w:val="00893975"/>
    <w:rsid w:val="00896531"/>
    <w:rsid w:val="008A48E7"/>
    <w:rsid w:val="008C1B47"/>
    <w:rsid w:val="008C33FE"/>
    <w:rsid w:val="008C45DB"/>
    <w:rsid w:val="008C6B1D"/>
    <w:rsid w:val="008D0F55"/>
    <w:rsid w:val="008D2886"/>
    <w:rsid w:val="008D366B"/>
    <w:rsid w:val="008D44D4"/>
    <w:rsid w:val="008D656D"/>
    <w:rsid w:val="008E0E25"/>
    <w:rsid w:val="008E59CD"/>
    <w:rsid w:val="008E755F"/>
    <w:rsid w:val="008F61D4"/>
    <w:rsid w:val="00901436"/>
    <w:rsid w:val="00901F7D"/>
    <w:rsid w:val="00907F0A"/>
    <w:rsid w:val="00912D8A"/>
    <w:rsid w:val="00913745"/>
    <w:rsid w:val="00913BD3"/>
    <w:rsid w:val="009152A1"/>
    <w:rsid w:val="00915600"/>
    <w:rsid w:val="009247C7"/>
    <w:rsid w:val="00925F5F"/>
    <w:rsid w:val="00933327"/>
    <w:rsid w:val="00935862"/>
    <w:rsid w:val="00937E0A"/>
    <w:rsid w:val="0094067A"/>
    <w:rsid w:val="00940C5B"/>
    <w:rsid w:val="00943556"/>
    <w:rsid w:val="00943707"/>
    <w:rsid w:val="00944325"/>
    <w:rsid w:val="0095222A"/>
    <w:rsid w:val="00953CF8"/>
    <w:rsid w:val="00956A05"/>
    <w:rsid w:val="00963EF6"/>
    <w:rsid w:val="00963F0A"/>
    <w:rsid w:val="009700F5"/>
    <w:rsid w:val="009750C5"/>
    <w:rsid w:val="00980481"/>
    <w:rsid w:val="00981C1E"/>
    <w:rsid w:val="009826D9"/>
    <w:rsid w:val="00983BD1"/>
    <w:rsid w:val="009867A9"/>
    <w:rsid w:val="00990FA8"/>
    <w:rsid w:val="00993ECC"/>
    <w:rsid w:val="00995E89"/>
    <w:rsid w:val="009969D1"/>
    <w:rsid w:val="00997AF0"/>
    <w:rsid w:val="009A03CF"/>
    <w:rsid w:val="009A272C"/>
    <w:rsid w:val="009A4F65"/>
    <w:rsid w:val="009A5D26"/>
    <w:rsid w:val="009A756E"/>
    <w:rsid w:val="009C347D"/>
    <w:rsid w:val="009C5A11"/>
    <w:rsid w:val="009C6F04"/>
    <w:rsid w:val="009D00E5"/>
    <w:rsid w:val="009D2C84"/>
    <w:rsid w:val="009D4FCC"/>
    <w:rsid w:val="009E0E3E"/>
    <w:rsid w:val="009E5B50"/>
    <w:rsid w:val="009F0543"/>
    <w:rsid w:val="009F5051"/>
    <w:rsid w:val="009F5946"/>
    <w:rsid w:val="00A00B4C"/>
    <w:rsid w:val="00A021EE"/>
    <w:rsid w:val="00A0691B"/>
    <w:rsid w:val="00A06E70"/>
    <w:rsid w:val="00A105E9"/>
    <w:rsid w:val="00A1079C"/>
    <w:rsid w:val="00A17BD3"/>
    <w:rsid w:val="00A20048"/>
    <w:rsid w:val="00A33FAB"/>
    <w:rsid w:val="00A35E15"/>
    <w:rsid w:val="00A45F53"/>
    <w:rsid w:val="00A46FC3"/>
    <w:rsid w:val="00A47EB9"/>
    <w:rsid w:val="00A50E6D"/>
    <w:rsid w:val="00A527CB"/>
    <w:rsid w:val="00A5290A"/>
    <w:rsid w:val="00A53924"/>
    <w:rsid w:val="00A53AEE"/>
    <w:rsid w:val="00A55004"/>
    <w:rsid w:val="00A56327"/>
    <w:rsid w:val="00A56AE2"/>
    <w:rsid w:val="00A72BA3"/>
    <w:rsid w:val="00A748DB"/>
    <w:rsid w:val="00A756F3"/>
    <w:rsid w:val="00A768E2"/>
    <w:rsid w:val="00A835E3"/>
    <w:rsid w:val="00AA75E5"/>
    <w:rsid w:val="00AB2F4D"/>
    <w:rsid w:val="00AB4231"/>
    <w:rsid w:val="00AC72B2"/>
    <w:rsid w:val="00AD12F7"/>
    <w:rsid w:val="00AD4124"/>
    <w:rsid w:val="00AD65E7"/>
    <w:rsid w:val="00AD7B23"/>
    <w:rsid w:val="00AE1076"/>
    <w:rsid w:val="00AE10B0"/>
    <w:rsid w:val="00AE2BBA"/>
    <w:rsid w:val="00AE7868"/>
    <w:rsid w:val="00AF1A4A"/>
    <w:rsid w:val="00AF66A2"/>
    <w:rsid w:val="00AF7275"/>
    <w:rsid w:val="00B05B81"/>
    <w:rsid w:val="00B14107"/>
    <w:rsid w:val="00B14EED"/>
    <w:rsid w:val="00B151A0"/>
    <w:rsid w:val="00B1569C"/>
    <w:rsid w:val="00B16ACF"/>
    <w:rsid w:val="00B1722D"/>
    <w:rsid w:val="00B224CB"/>
    <w:rsid w:val="00B22FD5"/>
    <w:rsid w:val="00B2333A"/>
    <w:rsid w:val="00B24B14"/>
    <w:rsid w:val="00B24E58"/>
    <w:rsid w:val="00B2764A"/>
    <w:rsid w:val="00B30558"/>
    <w:rsid w:val="00B3201A"/>
    <w:rsid w:val="00B33897"/>
    <w:rsid w:val="00B40975"/>
    <w:rsid w:val="00B44000"/>
    <w:rsid w:val="00B45041"/>
    <w:rsid w:val="00B50E60"/>
    <w:rsid w:val="00B524DC"/>
    <w:rsid w:val="00B53309"/>
    <w:rsid w:val="00B5617E"/>
    <w:rsid w:val="00B6041D"/>
    <w:rsid w:val="00B621E4"/>
    <w:rsid w:val="00B64CAE"/>
    <w:rsid w:val="00B74D4E"/>
    <w:rsid w:val="00B804E9"/>
    <w:rsid w:val="00B8178F"/>
    <w:rsid w:val="00B82AC5"/>
    <w:rsid w:val="00B873C7"/>
    <w:rsid w:val="00B906E2"/>
    <w:rsid w:val="00B91091"/>
    <w:rsid w:val="00B9177A"/>
    <w:rsid w:val="00B97598"/>
    <w:rsid w:val="00BA1533"/>
    <w:rsid w:val="00BA3143"/>
    <w:rsid w:val="00BA6E4E"/>
    <w:rsid w:val="00BB0A9C"/>
    <w:rsid w:val="00BB18E0"/>
    <w:rsid w:val="00BB2527"/>
    <w:rsid w:val="00BB3E4E"/>
    <w:rsid w:val="00BC02CF"/>
    <w:rsid w:val="00BC0803"/>
    <w:rsid w:val="00BC1313"/>
    <w:rsid w:val="00BC296F"/>
    <w:rsid w:val="00BC2DFF"/>
    <w:rsid w:val="00BD33E1"/>
    <w:rsid w:val="00BE0579"/>
    <w:rsid w:val="00BE47D2"/>
    <w:rsid w:val="00BF033B"/>
    <w:rsid w:val="00BF3595"/>
    <w:rsid w:val="00BF6224"/>
    <w:rsid w:val="00C00FE4"/>
    <w:rsid w:val="00C03418"/>
    <w:rsid w:val="00C03F5E"/>
    <w:rsid w:val="00C05A78"/>
    <w:rsid w:val="00C07CBB"/>
    <w:rsid w:val="00C07D54"/>
    <w:rsid w:val="00C144E1"/>
    <w:rsid w:val="00C179D5"/>
    <w:rsid w:val="00C17F06"/>
    <w:rsid w:val="00C209A2"/>
    <w:rsid w:val="00C21A67"/>
    <w:rsid w:val="00C24C4E"/>
    <w:rsid w:val="00C25109"/>
    <w:rsid w:val="00C33B70"/>
    <w:rsid w:val="00C33BA5"/>
    <w:rsid w:val="00C34163"/>
    <w:rsid w:val="00C34F83"/>
    <w:rsid w:val="00C35ADF"/>
    <w:rsid w:val="00C40674"/>
    <w:rsid w:val="00C436ED"/>
    <w:rsid w:val="00C43B5C"/>
    <w:rsid w:val="00C44692"/>
    <w:rsid w:val="00C504CC"/>
    <w:rsid w:val="00C52994"/>
    <w:rsid w:val="00C532A9"/>
    <w:rsid w:val="00C5778A"/>
    <w:rsid w:val="00C65D0E"/>
    <w:rsid w:val="00C66563"/>
    <w:rsid w:val="00C67D59"/>
    <w:rsid w:val="00C704B4"/>
    <w:rsid w:val="00C706D1"/>
    <w:rsid w:val="00C81061"/>
    <w:rsid w:val="00C82622"/>
    <w:rsid w:val="00C83145"/>
    <w:rsid w:val="00C87C97"/>
    <w:rsid w:val="00C9094E"/>
    <w:rsid w:val="00C95DF9"/>
    <w:rsid w:val="00CA37FE"/>
    <w:rsid w:val="00CA3FF5"/>
    <w:rsid w:val="00CA5465"/>
    <w:rsid w:val="00CA6577"/>
    <w:rsid w:val="00CC285C"/>
    <w:rsid w:val="00CD027F"/>
    <w:rsid w:val="00CD27A6"/>
    <w:rsid w:val="00CD5435"/>
    <w:rsid w:val="00CD6A7A"/>
    <w:rsid w:val="00CD7104"/>
    <w:rsid w:val="00CE342F"/>
    <w:rsid w:val="00CF7A39"/>
    <w:rsid w:val="00D048DA"/>
    <w:rsid w:val="00D04B78"/>
    <w:rsid w:val="00D1288F"/>
    <w:rsid w:val="00D15FEE"/>
    <w:rsid w:val="00D16FBD"/>
    <w:rsid w:val="00D2451F"/>
    <w:rsid w:val="00D24BAF"/>
    <w:rsid w:val="00D24EB8"/>
    <w:rsid w:val="00D2614A"/>
    <w:rsid w:val="00D34AA8"/>
    <w:rsid w:val="00D352AE"/>
    <w:rsid w:val="00D36E1A"/>
    <w:rsid w:val="00D41976"/>
    <w:rsid w:val="00D42E5E"/>
    <w:rsid w:val="00D512E4"/>
    <w:rsid w:val="00D5169A"/>
    <w:rsid w:val="00D52855"/>
    <w:rsid w:val="00D535DD"/>
    <w:rsid w:val="00D6356F"/>
    <w:rsid w:val="00D752EE"/>
    <w:rsid w:val="00D76134"/>
    <w:rsid w:val="00D84D59"/>
    <w:rsid w:val="00D90971"/>
    <w:rsid w:val="00D90F8F"/>
    <w:rsid w:val="00D95413"/>
    <w:rsid w:val="00D95511"/>
    <w:rsid w:val="00D95D73"/>
    <w:rsid w:val="00D97F1B"/>
    <w:rsid w:val="00DA7312"/>
    <w:rsid w:val="00DB16D7"/>
    <w:rsid w:val="00DB17E5"/>
    <w:rsid w:val="00DB7676"/>
    <w:rsid w:val="00DC1E4A"/>
    <w:rsid w:val="00DC1F38"/>
    <w:rsid w:val="00DC219B"/>
    <w:rsid w:val="00DC3A2E"/>
    <w:rsid w:val="00DC6CF3"/>
    <w:rsid w:val="00DC75A4"/>
    <w:rsid w:val="00DD050E"/>
    <w:rsid w:val="00DD0FB3"/>
    <w:rsid w:val="00DD39CB"/>
    <w:rsid w:val="00DE0D36"/>
    <w:rsid w:val="00DE3057"/>
    <w:rsid w:val="00DF1B60"/>
    <w:rsid w:val="00DF1E5B"/>
    <w:rsid w:val="00DF6F02"/>
    <w:rsid w:val="00DF7755"/>
    <w:rsid w:val="00E0282C"/>
    <w:rsid w:val="00E040AF"/>
    <w:rsid w:val="00E040F2"/>
    <w:rsid w:val="00E0594E"/>
    <w:rsid w:val="00E11B1D"/>
    <w:rsid w:val="00E15EC4"/>
    <w:rsid w:val="00E16635"/>
    <w:rsid w:val="00E207DC"/>
    <w:rsid w:val="00E20FFD"/>
    <w:rsid w:val="00E263E3"/>
    <w:rsid w:val="00E27619"/>
    <w:rsid w:val="00E37FB7"/>
    <w:rsid w:val="00E43772"/>
    <w:rsid w:val="00E46005"/>
    <w:rsid w:val="00E46827"/>
    <w:rsid w:val="00E512E7"/>
    <w:rsid w:val="00E5283C"/>
    <w:rsid w:val="00E57046"/>
    <w:rsid w:val="00E607C3"/>
    <w:rsid w:val="00E63772"/>
    <w:rsid w:val="00E63977"/>
    <w:rsid w:val="00E65601"/>
    <w:rsid w:val="00E7732E"/>
    <w:rsid w:val="00E82413"/>
    <w:rsid w:val="00E86520"/>
    <w:rsid w:val="00E9084E"/>
    <w:rsid w:val="00E9291D"/>
    <w:rsid w:val="00E93D1F"/>
    <w:rsid w:val="00E979B1"/>
    <w:rsid w:val="00EA24A3"/>
    <w:rsid w:val="00EA3500"/>
    <w:rsid w:val="00EA475C"/>
    <w:rsid w:val="00EA7DF6"/>
    <w:rsid w:val="00EB156A"/>
    <w:rsid w:val="00EB3E3F"/>
    <w:rsid w:val="00EB5FE3"/>
    <w:rsid w:val="00EB72FA"/>
    <w:rsid w:val="00EB761A"/>
    <w:rsid w:val="00EC0A78"/>
    <w:rsid w:val="00EC1949"/>
    <w:rsid w:val="00EC1E0E"/>
    <w:rsid w:val="00EC3628"/>
    <w:rsid w:val="00EC56D8"/>
    <w:rsid w:val="00EC69DB"/>
    <w:rsid w:val="00ED00FD"/>
    <w:rsid w:val="00ED4C80"/>
    <w:rsid w:val="00EE2DA8"/>
    <w:rsid w:val="00EE3049"/>
    <w:rsid w:val="00EE6118"/>
    <w:rsid w:val="00EF2D4E"/>
    <w:rsid w:val="00EF2E5E"/>
    <w:rsid w:val="00EF5F7C"/>
    <w:rsid w:val="00EF69EE"/>
    <w:rsid w:val="00F0225C"/>
    <w:rsid w:val="00F0327E"/>
    <w:rsid w:val="00F11D7C"/>
    <w:rsid w:val="00F16624"/>
    <w:rsid w:val="00F168A8"/>
    <w:rsid w:val="00F16DF3"/>
    <w:rsid w:val="00F21879"/>
    <w:rsid w:val="00F218BC"/>
    <w:rsid w:val="00F22085"/>
    <w:rsid w:val="00F23F31"/>
    <w:rsid w:val="00F2414A"/>
    <w:rsid w:val="00F26462"/>
    <w:rsid w:val="00F30A7B"/>
    <w:rsid w:val="00F339D4"/>
    <w:rsid w:val="00F36232"/>
    <w:rsid w:val="00F40105"/>
    <w:rsid w:val="00F40B6D"/>
    <w:rsid w:val="00F467C1"/>
    <w:rsid w:val="00F46DB6"/>
    <w:rsid w:val="00F47CC7"/>
    <w:rsid w:val="00F525D4"/>
    <w:rsid w:val="00F526CE"/>
    <w:rsid w:val="00F53109"/>
    <w:rsid w:val="00F53785"/>
    <w:rsid w:val="00F57492"/>
    <w:rsid w:val="00F61887"/>
    <w:rsid w:val="00F662FD"/>
    <w:rsid w:val="00F67053"/>
    <w:rsid w:val="00F72C0F"/>
    <w:rsid w:val="00F74828"/>
    <w:rsid w:val="00F77941"/>
    <w:rsid w:val="00F81660"/>
    <w:rsid w:val="00F82164"/>
    <w:rsid w:val="00F84BD9"/>
    <w:rsid w:val="00F91FBA"/>
    <w:rsid w:val="00F9663B"/>
    <w:rsid w:val="00FB10B1"/>
    <w:rsid w:val="00FC1786"/>
    <w:rsid w:val="00FC47B2"/>
    <w:rsid w:val="00FD08B1"/>
    <w:rsid w:val="00FD3361"/>
    <w:rsid w:val="00FD38D0"/>
    <w:rsid w:val="00FE2D97"/>
    <w:rsid w:val="00FE51ED"/>
    <w:rsid w:val="00FF01F3"/>
    <w:rsid w:val="00FF0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o:shapelayout v:ext="edit">
      <o:idmap v:ext="edit" data="1"/>
    </o:shapelayout>
  </w:shapeDefaults>
  <w:decimalSymbol w:val="."/>
  <w:listSeparator w:val=","/>
  <w14:docId w14:val="5DD5A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Body Text" w:uiPriority="99"/>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867A9"/>
    <w:rPr>
      <w:i/>
      <w:sz w:val="24"/>
      <w:szCs w:val="24"/>
    </w:rPr>
  </w:style>
  <w:style w:type="paragraph" w:styleId="Heading1">
    <w:name w:val="heading 1"/>
    <w:basedOn w:val="Normal"/>
    <w:next w:val="Normal"/>
    <w:qFormat/>
    <w:rsid w:val="002D69E1"/>
    <w:pPr>
      <w:keepNext/>
      <w:numPr>
        <w:numId w:val="1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866AD9"/>
    <w:pPr>
      <w:keepNext/>
      <w:numPr>
        <w:ilvl w:val="1"/>
        <w:numId w:val="13"/>
      </w:numPr>
      <w:spacing w:before="240" w:after="60"/>
      <w:outlineLvl w:val="1"/>
    </w:pPr>
    <w:rPr>
      <w:rFonts w:ascii="Arial" w:hAnsi="Arial" w:cs="Arial"/>
      <w:b/>
      <w:bCs/>
      <w:i w:val="0"/>
      <w:iCs/>
      <w:sz w:val="28"/>
      <w:szCs w:val="28"/>
    </w:rPr>
  </w:style>
  <w:style w:type="paragraph" w:styleId="Heading3">
    <w:name w:val="heading 3"/>
    <w:basedOn w:val="Normal"/>
    <w:next w:val="Normal"/>
    <w:qFormat/>
    <w:rsid w:val="00FE51ED"/>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rsid w:val="00CC285C"/>
    <w:pPr>
      <w:keepNext/>
      <w:numPr>
        <w:ilvl w:val="3"/>
        <w:numId w:val="13"/>
      </w:numPr>
      <w:spacing w:before="240" w:after="60"/>
      <w:outlineLvl w:val="3"/>
    </w:pPr>
    <w:rPr>
      <w:b/>
      <w:bCs/>
      <w:sz w:val="28"/>
      <w:szCs w:val="28"/>
    </w:rPr>
  </w:style>
  <w:style w:type="paragraph" w:styleId="Heading5">
    <w:name w:val="heading 5"/>
    <w:basedOn w:val="Normal"/>
    <w:next w:val="Normal"/>
    <w:qFormat/>
    <w:rsid w:val="00CC285C"/>
    <w:pPr>
      <w:numPr>
        <w:ilvl w:val="4"/>
        <w:numId w:val="13"/>
      </w:numPr>
      <w:spacing w:before="240" w:after="60"/>
      <w:outlineLvl w:val="4"/>
    </w:pPr>
    <w:rPr>
      <w:b/>
      <w:bCs/>
      <w:iCs/>
      <w:sz w:val="26"/>
      <w:szCs w:val="26"/>
    </w:rPr>
  </w:style>
  <w:style w:type="paragraph" w:styleId="Heading6">
    <w:name w:val="heading 6"/>
    <w:basedOn w:val="Normal"/>
    <w:next w:val="Normal"/>
    <w:qFormat/>
    <w:rsid w:val="00CC285C"/>
    <w:pPr>
      <w:numPr>
        <w:ilvl w:val="5"/>
        <w:numId w:val="13"/>
      </w:numPr>
      <w:spacing w:before="240" w:after="60"/>
      <w:outlineLvl w:val="5"/>
    </w:pPr>
    <w:rPr>
      <w:b/>
      <w:bCs/>
      <w:sz w:val="22"/>
      <w:szCs w:val="22"/>
    </w:rPr>
  </w:style>
  <w:style w:type="paragraph" w:styleId="Heading7">
    <w:name w:val="heading 7"/>
    <w:basedOn w:val="Normal"/>
    <w:next w:val="Normal"/>
    <w:qFormat/>
    <w:rsid w:val="00CC285C"/>
    <w:pPr>
      <w:numPr>
        <w:ilvl w:val="6"/>
        <w:numId w:val="13"/>
      </w:numPr>
      <w:spacing w:before="240" w:after="60"/>
      <w:outlineLvl w:val="6"/>
    </w:pPr>
  </w:style>
  <w:style w:type="paragraph" w:styleId="Heading8">
    <w:name w:val="heading 8"/>
    <w:basedOn w:val="Normal"/>
    <w:next w:val="Normal"/>
    <w:qFormat/>
    <w:rsid w:val="00CC285C"/>
    <w:pPr>
      <w:numPr>
        <w:ilvl w:val="7"/>
        <w:numId w:val="13"/>
      </w:numPr>
      <w:spacing w:before="240" w:after="60"/>
      <w:outlineLvl w:val="7"/>
    </w:pPr>
    <w:rPr>
      <w:i w:val="0"/>
      <w:iCs/>
    </w:rPr>
  </w:style>
  <w:style w:type="paragraph" w:styleId="Heading9">
    <w:name w:val="heading 9"/>
    <w:basedOn w:val="Normal"/>
    <w:next w:val="Normal"/>
    <w:qFormat/>
    <w:rsid w:val="00CC285C"/>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rsid w:val="002D69E1"/>
    <w:pPr>
      <w:keepNext/>
      <w:keepLines/>
      <w:spacing w:line="220" w:lineRule="atLeast"/>
    </w:pPr>
    <w:rPr>
      <w:rFonts w:ascii="Arial Black" w:hAnsi="Arial Black"/>
      <w:spacing w:val="-25"/>
      <w:kern w:val="28"/>
      <w:sz w:val="32"/>
      <w:szCs w:val="20"/>
    </w:rPr>
  </w:style>
  <w:style w:type="paragraph" w:customStyle="1" w:styleId="ReturnAddress">
    <w:name w:val="Return Address"/>
    <w:basedOn w:val="Normal"/>
    <w:rsid w:val="002D69E1"/>
    <w:pPr>
      <w:keepLines/>
      <w:framePr w:w="5160" w:h="840" w:wrap="notBeside" w:vAnchor="page" w:hAnchor="page" w:x="6121" w:y="915" w:anchorLock="1"/>
      <w:tabs>
        <w:tab w:val="left" w:pos="2160"/>
      </w:tabs>
      <w:spacing w:line="160" w:lineRule="atLeast"/>
    </w:pPr>
    <w:rPr>
      <w:rFonts w:ascii="Arial" w:hAnsi="Arial"/>
      <w:sz w:val="14"/>
      <w:szCs w:val="20"/>
    </w:rPr>
  </w:style>
  <w:style w:type="paragraph" w:customStyle="1" w:styleId="BlockQuotation">
    <w:name w:val="Block Quotation"/>
    <w:basedOn w:val="Normal"/>
    <w:rsid w:val="002D69E1"/>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pacing w:val="-5"/>
      <w:sz w:val="20"/>
      <w:szCs w:val="20"/>
    </w:rPr>
  </w:style>
  <w:style w:type="paragraph" w:styleId="Title">
    <w:name w:val="Title"/>
    <w:basedOn w:val="Normal"/>
    <w:qFormat/>
    <w:rsid w:val="002D69E1"/>
    <w:pPr>
      <w:spacing w:before="240" w:after="60"/>
      <w:jc w:val="center"/>
      <w:outlineLvl w:val="0"/>
    </w:pPr>
    <w:rPr>
      <w:rFonts w:ascii="Arial" w:hAnsi="Arial" w:cs="Arial"/>
      <w:b/>
      <w:bCs/>
      <w:kern w:val="28"/>
      <w:sz w:val="32"/>
      <w:szCs w:val="32"/>
    </w:rPr>
  </w:style>
  <w:style w:type="paragraph" w:styleId="MessageHeader">
    <w:name w:val="Message Header"/>
    <w:basedOn w:val="Normal"/>
    <w:rsid w:val="002D69E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customStyle="1" w:styleId="TableText">
    <w:name w:val="Table Text"/>
    <w:basedOn w:val="Normal"/>
    <w:autoRedefine/>
    <w:rsid w:val="00CD6A7A"/>
    <w:pPr>
      <w:spacing w:before="60" w:after="60"/>
    </w:pPr>
    <w:rPr>
      <w:rFonts w:ascii="Arial" w:hAnsi="Arial" w:cs="Arial"/>
      <w:sz w:val="20"/>
      <w:szCs w:val="20"/>
    </w:rPr>
  </w:style>
  <w:style w:type="paragraph" w:styleId="Footer">
    <w:name w:val="footer"/>
    <w:basedOn w:val="Normal"/>
    <w:link w:val="FooterChar"/>
    <w:rsid w:val="00BC296F"/>
    <w:pPr>
      <w:tabs>
        <w:tab w:val="center" w:pos="4320"/>
        <w:tab w:val="right" w:pos="8640"/>
      </w:tabs>
    </w:pPr>
  </w:style>
  <w:style w:type="character" w:styleId="PageNumber">
    <w:name w:val="page number"/>
    <w:basedOn w:val="DefaultParagraphFont"/>
    <w:rsid w:val="00BC296F"/>
  </w:style>
  <w:style w:type="paragraph" w:styleId="TOC1">
    <w:name w:val="toc 1"/>
    <w:basedOn w:val="Normal"/>
    <w:next w:val="Normal"/>
    <w:autoRedefine/>
    <w:uiPriority w:val="39"/>
    <w:rsid w:val="00BC296F"/>
    <w:pPr>
      <w:spacing w:before="360"/>
    </w:pPr>
    <w:rPr>
      <w:rFonts w:ascii="Arial" w:hAnsi="Arial" w:cs="Arial"/>
      <w:b/>
      <w:bCs/>
      <w:caps/>
    </w:rPr>
  </w:style>
  <w:style w:type="paragraph" w:styleId="TOC2">
    <w:name w:val="toc 2"/>
    <w:basedOn w:val="Normal"/>
    <w:next w:val="Normal"/>
    <w:autoRedefine/>
    <w:uiPriority w:val="39"/>
    <w:rsid w:val="00BC296F"/>
    <w:pPr>
      <w:spacing w:before="240"/>
    </w:pPr>
    <w:rPr>
      <w:b/>
      <w:bCs/>
      <w:sz w:val="20"/>
      <w:szCs w:val="20"/>
    </w:rPr>
  </w:style>
  <w:style w:type="paragraph" w:styleId="TOC3">
    <w:name w:val="toc 3"/>
    <w:basedOn w:val="Normal"/>
    <w:next w:val="Normal"/>
    <w:autoRedefine/>
    <w:uiPriority w:val="39"/>
    <w:rsid w:val="00BC296F"/>
    <w:pPr>
      <w:ind w:left="240"/>
    </w:pPr>
    <w:rPr>
      <w:sz w:val="20"/>
      <w:szCs w:val="20"/>
    </w:rPr>
  </w:style>
  <w:style w:type="paragraph" w:styleId="TOC4">
    <w:name w:val="toc 4"/>
    <w:basedOn w:val="Normal"/>
    <w:next w:val="Normal"/>
    <w:autoRedefine/>
    <w:semiHidden/>
    <w:rsid w:val="00BC296F"/>
    <w:pPr>
      <w:ind w:left="480"/>
    </w:pPr>
    <w:rPr>
      <w:sz w:val="20"/>
      <w:szCs w:val="20"/>
    </w:rPr>
  </w:style>
  <w:style w:type="paragraph" w:styleId="TOC5">
    <w:name w:val="toc 5"/>
    <w:basedOn w:val="Normal"/>
    <w:next w:val="Normal"/>
    <w:autoRedefine/>
    <w:semiHidden/>
    <w:rsid w:val="00BC296F"/>
    <w:pPr>
      <w:ind w:left="720"/>
    </w:pPr>
    <w:rPr>
      <w:sz w:val="20"/>
      <w:szCs w:val="20"/>
    </w:rPr>
  </w:style>
  <w:style w:type="paragraph" w:styleId="TOC6">
    <w:name w:val="toc 6"/>
    <w:basedOn w:val="Normal"/>
    <w:next w:val="Normal"/>
    <w:autoRedefine/>
    <w:semiHidden/>
    <w:rsid w:val="00BC296F"/>
    <w:pPr>
      <w:ind w:left="960"/>
    </w:pPr>
    <w:rPr>
      <w:sz w:val="20"/>
      <w:szCs w:val="20"/>
    </w:rPr>
  </w:style>
  <w:style w:type="paragraph" w:styleId="TOC7">
    <w:name w:val="toc 7"/>
    <w:basedOn w:val="Normal"/>
    <w:next w:val="Normal"/>
    <w:autoRedefine/>
    <w:semiHidden/>
    <w:rsid w:val="00BC296F"/>
    <w:pPr>
      <w:ind w:left="1200"/>
    </w:pPr>
    <w:rPr>
      <w:sz w:val="20"/>
      <w:szCs w:val="20"/>
    </w:rPr>
  </w:style>
  <w:style w:type="paragraph" w:styleId="TOC8">
    <w:name w:val="toc 8"/>
    <w:basedOn w:val="Normal"/>
    <w:next w:val="Normal"/>
    <w:autoRedefine/>
    <w:semiHidden/>
    <w:rsid w:val="00BC296F"/>
    <w:pPr>
      <w:ind w:left="1440"/>
    </w:pPr>
    <w:rPr>
      <w:sz w:val="20"/>
      <w:szCs w:val="20"/>
    </w:rPr>
  </w:style>
  <w:style w:type="paragraph" w:styleId="TOC9">
    <w:name w:val="toc 9"/>
    <w:basedOn w:val="Normal"/>
    <w:next w:val="Normal"/>
    <w:autoRedefine/>
    <w:semiHidden/>
    <w:rsid w:val="00BC296F"/>
    <w:pPr>
      <w:ind w:left="1680"/>
    </w:pPr>
    <w:rPr>
      <w:sz w:val="20"/>
      <w:szCs w:val="20"/>
    </w:rPr>
  </w:style>
  <w:style w:type="paragraph" w:styleId="Header">
    <w:name w:val="header"/>
    <w:basedOn w:val="Normal"/>
    <w:link w:val="HeaderChar"/>
    <w:rsid w:val="009F0543"/>
    <w:pPr>
      <w:tabs>
        <w:tab w:val="center" w:pos="4320"/>
        <w:tab w:val="right" w:pos="8640"/>
      </w:tabs>
    </w:pPr>
  </w:style>
  <w:style w:type="paragraph" w:customStyle="1" w:styleId="TableTitle">
    <w:name w:val="Table Title"/>
    <w:basedOn w:val="Normal"/>
    <w:autoRedefine/>
    <w:rsid w:val="00503AEE"/>
    <w:pPr>
      <w:jc w:val="center"/>
    </w:pPr>
    <w:rPr>
      <w:rFonts w:ascii="Arial" w:hAnsi="Arial"/>
      <w:b/>
    </w:rPr>
  </w:style>
  <w:style w:type="paragraph" w:customStyle="1" w:styleId="TableCaption">
    <w:name w:val="Table Caption"/>
    <w:basedOn w:val="Normal"/>
    <w:autoRedefine/>
    <w:rsid w:val="00503AEE"/>
    <w:pPr>
      <w:tabs>
        <w:tab w:val="left" w:pos="360"/>
      </w:tabs>
      <w:spacing w:before="60"/>
      <w:jc w:val="center"/>
    </w:pPr>
    <w:rPr>
      <w:rFonts w:ascii="Arial" w:hAnsi="Arial" w:cs="Arial"/>
      <w:b/>
      <w:i w:val="0"/>
      <w:sz w:val="20"/>
      <w:szCs w:val="20"/>
    </w:rPr>
  </w:style>
  <w:style w:type="table" w:styleId="TableGrid">
    <w:name w:val="Table Grid"/>
    <w:basedOn w:val="TableNormal"/>
    <w:rsid w:val="0091374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rsid w:val="00956A05"/>
    <w:pPr>
      <w:spacing w:before="100" w:beforeAutospacing="1" w:after="100" w:afterAutospacing="1"/>
    </w:pPr>
    <w:rPr>
      <w:szCs w:val="20"/>
    </w:rPr>
  </w:style>
  <w:style w:type="character" w:styleId="Hyperlink">
    <w:name w:val="Hyperlink"/>
    <w:basedOn w:val="DefaultParagraphFont"/>
    <w:rsid w:val="004D3DCC"/>
    <w:rPr>
      <w:color w:val="0000FF"/>
      <w:u w:val="single"/>
    </w:rPr>
  </w:style>
  <w:style w:type="paragraph" w:customStyle="1" w:styleId="TitleCover">
    <w:name w:val="Title Cover"/>
    <w:basedOn w:val="Normal"/>
    <w:next w:val="Normal"/>
    <w:rsid w:val="00332CC3"/>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BodyIndent">
    <w:name w:val="Body Indent"/>
    <w:basedOn w:val="Normal"/>
    <w:rsid w:val="008638AF"/>
    <w:pPr>
      <w:overflowPunct w:val="0"/>
      <w:autoSpaceDE w:val="0"/>
      <w:autoSpaceDN w:val="0"/>
      <w:adjustRightInd w:val="0"/>
      <w:ind w:left="720" w:right="720"/>
      <w:textAlignment w:val="baseline"/>
    </w:pPr>
    <w:rPr>
      <w:szCs w:val="20"/>
    </w:rPr>
  </w:style>
  <w:style w:type="paragraph" w:customStyle="1" w:styleId="Bullet">
    <w:name w:val="Bullet"/>
    <w:basedOn w:val="Normal"/>
    <w:rsid w:val="00E040AF"/>
    <w:pPr>
      <w:numPr>
        <w:numId w:val="11"/>
      </w:numPr>
    </w:pPr>
    <w:rPr>
      <w:szCs w:val="20"/>
    </w:rPr>
  </w:style>
  <w:style w:type="paragraph" w:styleId="BalloonText">
    <w:name w:val="Balloon Text"/>
    <w:basedOn w:val="Normal"/>
    <w:semiHidden/>
    <w:rsid w:val="00B82AC5"/>
    <w:rPr>
      <w:rFonts w:ascii="Tahoma" w:hAnsi="Tahoma" w:cs="Tahoma"/>
      <w:sz w:val="16"/>
      <w:szCs w:val="16"/>
    </w:rPr>
  </w:style>
  <w:style w:type="character" w:styleId="CommentReference">
    <w:name w:val="annotation reference"/>
    <w:basedOn w:val="DefaultParagraphFont"/>
    <w:semiHidden/>
    <w:rsid w:val="00425BE7"/>
    <w:rPr>
      <w:sz w:val="16"/>
      <w:szCs w:val="16"/>
    </w:rPr>
  </w:style>
  <w:style w:type="paragraph" w:styleId="CommentText">
    <w:name w:val="annotation text"/>
    <w:basedOn w:val="Normal"/>
    <w:semiHidden/>
    <w:rsid w:val="00425BE7"/>
    <w:rPr>
      <w:sz w:val="20"/>
      <w:szCs w:val="20"/>
    </w:rPr>
  </w:style>
  <w:style w:type="paragraph" w:styleId="CommentSubject">
    <w:name w:val="annotation subject"/>
    <w:basedOn w:val="CommentText"/>
    <w:next w:val="CommentText"/>
    <w:semiHidden/>
    <w:rsid w:val="00425BE7"/>
    <w:rPr>
      <w:b/>
      <w:bCs/>
    </w:rPr>
  </w:style>
  <w:style w:type="character" w:customStyle="1" w:styleId="FooterChar">
    <w:name w:val="Footer Char"/>
    <w:basedOn w:val="DefaultParagraphFont"/>
    <w:link w:val="Footer"/>
    <w:rsid w:val="00544278"/>
    <w:rPr>
      <w:i/>
      <w:sz w:val="24"/>
      <w:szCs w:val="24"/>
    </w:rPr>
  </w:style>
  <w:style w:type="character" w:styleId="Emphasis">
    <w:name w:val="Emphasis"/>
    <w:basedOn w:val="DefaultParagraphFont"/>
    <w:qFormat/>
    <w:rsid w:val="00494B79"/>
    <w:rPr>
      <w:i/>
      <w:iCs/>
    </w:rPr>
  </w:style>
  <w:style w:type="paragraph" w:styleId="NormalWeb">
    <w:name w:val="Normal (Web)"/>
    <w:basedOn w:val="Normal"/>
    <w:rsid w:val="00494B79"/>
    <w:pPr>
      <w:spacing w:after="150"/>
    </w:pPr>
    <w:rPr>
      <w:i w:val="0"/>
    </w:rPr>
  </w:style>
  <w:style w:type="paragraph" w:customStyle="1" w:styleId="Default">
    <w:name w:val="Default"/>
    <w:rsid w:val="00106194"/>
    <w:pPr>
      <w:autoSpaceDE w:val="0"/>
      <w:autoSpaceDN w:val="0"/>
      <w:adjustRightInd w:val="0"/>
    </w:pPr>
    <w:rPr>
      <w:rFonts w:ascii="Arial" w:hAnsi="Arial" w:cs="Arial"/>
      <w:color w:val="000000"/>
      <w:sz w:val="24"/>
      <w:szCs w:val="24"/>
    </w:rPr>
  </w:style>
  <w:style w:type="paragraph" w:styleId="Revision">
    <w:name w:val="Revision"/>
    <w:hidden/>
    <w:uiPriority w:val="99"/>
    <w:semiHidden/>
    <w:rsid w:val="0040449F"/>
    <w:rPr>
      <w:i/>
      <w:sz w:val="24"/>
      <w:szCs w:val="24"/>
    </w:rPr>
  </w:style>
  <w:style w:type="paragraph" w:styleId="z-TopofForm">
    <w:name w:val="HTML Top of Form"/>
    <w:basedOn w:val="Normal"/>
    <w:next w:val="Normal"/>
    <w:link w:val="z-TopofFormChar"/>
    <w:hidden/>
    <w:rsid w:val="00D2451F"/>
    <w:pPr>
      <w:pBdr>
        <w:bottom w:val="single" w:sz="6" w:space="1" w:color="auto"/>
      </w:pBdr>
      <w:jc w:val="center"/>
    </w:pPr>
    <w:rPr>
      <w:rFonts w:ascii="Arial" w:eastAsia="Arial Unicode MS" w:hAnsi="Arial" w:cs="Arial"/>
      <w:i w:val="0"/>
      <w:vanish/>
      <w:sz w:val="16"/>
      <w:szCs w:val="16"/>
    </w:rPr>
  </w:style>
  <w:style w:type="character" w:customStyle="1" w:styleId="z-TopofFormChar">
    <w:name w:val="z-Top of Form Char"/>
    <w:basedOn w:val="DefaultParagraphFont"/>
    <w:link w:val="z-TopofForm"/>
    <w:rsid w:val="00D2451F"/>
    <w:rPr>
      <w:rFonts w:ascii="Arial" w:eastAsia="Arial Unicode MS" w:hAnsi="Arial" w:cs="Arial"/>
      <w:vanish/>
      <w:sz w:val="16"/>
      <w:szCs w:val="16"/>
    </w:rPr>
  </w:style>
  <w:style w:type="paragraph" w:styleId="ListParagraph">
    <w:name w:val="List Paragraph"/>
    <w:basedOn w:val="Normal"/>
    <w:uiPriority w:val="34"/>
    <w:qFormat/>
    <w:rsid w:val="003A6A62"/>
    <w:pPr>
      <w:ind w:left="720"/>
      <w:contextualSpacing/>
    </w:pPr>
  </w:style>
  <w:style w:type="paragraph" w:customStyle="1" w:styleId="Tabletext0">
    <w:name w:val="Tabletext"/>
    <w:basedOn w:val="Normal"/>
    <w:rsid w:val="00376DAB"/>
    <w:pPr>
      <w:keepLines/>
    </w:pPr>
    <w:rPr>
      <w:i w:val="0"/>
      <w:sz w:val="20"/>
      <w:szCs w:val="20"/>
    </w:rPr>
  </w:style>
  <w:style w:type="paragraph" w:customStyle="1" w:styleId="InfoBlue">
    <w:name w:val="InfoBlue"/>
    <w:basedOn w:val="Normal"/>
    <w:next w:val="BodyText"/>
    <w:autoRedefine/>
    <w:rsid w:val="00376DAB"/>
    <w:pPr>
      <w:ind w:left="72"/>
    </w:pPr>
    <w:rPr>
      <w:color w:val="0070C0"/>
      <w:sz w:val="20"/>
      <w:szCs w:val="20"/>
    </w:rPr>
  </w:style>
  <w:style w:type="paragraph" w:customStyle="1" w:styleId="Contents">
    <w:name w:val="Contents"/>
    <w:autoRedefine/>
    <w:rsid w:val="00376DAB"/>
    <w:pPr>
      <w:jc w:val="center"/>
    </w:pPr>
    <w:rPr>
      <w:rFonts w:ascii="Arial" w:hAnsi="Arial" w:cs="Arial"/>
      <w:b/>
      <w:bCs/>
      <w:kern w:val="32"/>
      <w:sz w:val="36"/>
      <w:szCs w:val="32"/>
    </w:rPr>
  </w:style>
  <w:style w:type="character" w:customStyle="1" w:styleId="HeaderChar">
    <w:name w:val="Header Char"/>
    <w:basedOn w:val="DefaultParagraphFont"/>
    <w:link w:val="Header"/>
    <w:uiPriority w:val="99"/>
    <w:rsid w:val="00272BC4"/>
    <w:rPr>
      <w:i/>
      <w:sz w:val="24"/>
      <w:szCs w:val="24"/>
    </w:rPr>
  </w:style>
  <w:style w:type="character" w:customStyle="1" w:styleId="BodyTextChar">
    <w:name w:val="Body Text Char"/>
    <w:basedOn w:val="DefaultParagraphFont"/>
    <w:link w:val="BodyText"/>
    <w:uiPriority w:val="99"/>
    <w:rsid w:val="002E490A"/>
    <w:rPr>
      <w:i/>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Body Text" w:uiPriority="99"/>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867A9"/>
    <w:rPr>
      <w:i/>
      <w:sz w:val="24"/>
      <w:szCs w:val="24"/>
    </w:rPr>
  </w:style>
  <w:style w:type="paragraph" w:styleId="Heading1">
    <w:name w:val="heading 1"/>
    <w:basedOn w:val="Normal"/>
    <w:next w:val="Normal"/>
    <w:qFormat/>
    <w:rsid w:val="002D69E1"/>
    <w:pPr>
      <w:keepNext/>
      <w:numPr>
        <w:numId w:val="1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866AD9"/>
    <w:pPr>
      <w:keepNext/>
      <w:numPr>
        <w:ilvl w:val="1"/>
        <w:numId w:val="13"/>
      </w:numPr>
      <w:spacing w:before="240" w:after="60"/>
      <w:outlineLvl w:val="1"/>
    </w:pPr>
    <w:rPr>
      <w:rFonts w:ascii="Arial" w:hAnsi="Arial" w:cs="Arial"/>
      <w:b/>
      <w:bCs/>
      <w:i w:val="0"/>
      <w:iCs/>
      <w:sz w:val="28"/>
      <w:szCs w:val="28"/>
    </w:rPr>
  </w:style>
  <w:style w:type="paragraph" w:styleId="Heading3">
    <w:name w:val="heading 3"/>
    <w:basedOn w:val="Normal"/>
    <w:next w:val="Normal"/>
    <w:qFormat/>
    <w:rsid w:val="00FE51ED"/>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rsid w:val="00CC285C"/>
    <w:pPr>
      <w:keepNext/>
      <w:numPr>
        <w:ilvl w:val="3"/>
        <w:numId w:val="13"/>
      </w:numPr>
      <w:spacing w:before="240" w:after="60"/>
      <w:outlineLvl w:val="3"/>
    </w:pPr>
    <w:rPr>
      <w:b/>
      <w:bCs/>
      <w:sz w:val="28"/>
      <w:szCs w:val="28"/>
    </w:rPr>
  </w:style>
  <w:style w:type="paragraph" w:styleId="Heading5">
    <w:name w:val="heading 5"/>
    <w:basedOn w:val="Normal"/>
    <w:next w:val="Normal"/>
    <w:qFormat/>
    <w:rsid w:val="00CC285C"/>
    <w:pPr>
      <w:numPr>
        <w:ilvl w:val="4"/>
        <w:numId w:val="13"/>
      </w:numPr>
      <w:spacing w:before="240" w:after="60"/>
      <w:outlineLvl w:val="4"/>
    </w:pPr>
    <w:rPr>
      <w:b/>
      <w:bCs/>
      <w:iCs/>
      <w:sz w:val="26"/>
      <w:szCs w:val="26"/>
    </w:rPr>
  </w:style>
  <w:style w:type="paragraph" w:styleId="Heading6">
    <w:name w:val="heading 6"/>
    <w:basedOn w:val="Normal"/>
    <w:next w:val="Normal"/>
    <w:qFormat/>
    <w:rsid w:val="00CC285C"/>
    <w:pPr>
      <w:numPr>
        <w:ilvl w:val="5"/>
        <w:numId w:val="13"/>
      </w:numPr>
      <w:spacing w:before="240" w:after="60"/>
      <w:outlineLvl w:val="5"/>
    </w:pPr>
    <w:rPr>
      <w:b/>
      <w:bCs/>
      <w:sz w:val="22"/>
      <w:szCs w:val="22"/>
    </w:rPr>
  </w:style>
  <w:style w:type="paragraph" w:styleId="Heading7">
    <w:name w:val="heading 7"/>
    <w:basedOn w:val="Normal"/>
    <w:next w:val="Normal"/>
    <w:qFormat/>
    <w:rsid w:val="00CC285C"/>
    <w:pPr>
      <w:numPr>
        <w:ilvl w:val="6"/>
        <w:numId w:val="13"/>
      </w:numPr>
      <w:spacing w:before="240" w:after="60"/>
      <w:outlineLvl w:val="6"/>
    </w:pPr>
  </w:style>
  <w:style w:type="paragraph" w:styleId="Heading8">
    <w:name w:val="heading 8"/>
    <w:basedOn w:val="Normal"/>
    <w:next w:val="Normal"/>
    <w:qFormat/>
    <w:rsid w:val="00CC285C"/>
    <w:pPr>
      <w:numPr>
        <w:ilvl w:val="7"/>
        <w:numId w:val="13"/>
      </w:numPr>
      <w:spacing w:before="240" w:after="60"/>
      <w:outlineLvl w:val="7"/>
    </w:pPr>
    <w:rPr>
      <w:i w:val="0"/>
      <w:iCs/>
    </w:rPr>
  </w:style>
  <w:style w:type="paragraph" w:styleId="Heading9">
    <w:name w:val="heading 9"/>
    <w:basedOn w:val="Normal"/>
    <w:next w:val="Normal"/>
    <w:qFormat/>
    <w:rsid w:val="00CC285C"/>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rsid w:val="002D69E1"/>
    <w:pPr>
      <w:keepNext/>
      <w:keepLines/>
      <w:spacing w:line="220" w:lineRule="atLeast"/>
    </w:pPr>
    <w:rPr>
      <w:rFonts w:ascii="Arial Black" w:hAnsi="Arial Black"/>
      <w:spacing w:val="-25"/>
      <w:kern w:val="28"/>
      <w:sz w:val="32"/>
      <w:szCs w:val="20"/>
    </w:rPr>
  </w:style>
  <w:style w:type="paragraph" w:customStyle="1" w:styleId="ReturnAddress">
    <w:name w:val="Return Address"/>
    <w:basedOn w:val="Normal"/>
    <w:rsid w:val="002D69E1"/>
    <w:pPr>
      <w:keepLines/>
      <w:framePr w:w="5160" w:h="840" w:wrap="notBeside" w:vAnchor="page" w:hAnchor="page" w:x="6121" w:y="915" w:anchorLock="1"/>
      <w:tabs>
        <w:tab w:val="left" w:pos="2160"/>
      </w:tabs>
      <w:spacing w:line="160" w:lineRule="atLeast"/>
    </w:pPr>
    <w:rPr>
      <w:rFonts w:ascii="Arial" w:hAnsi="Arial"/>
      <w:sz w:val="14"/>
      <w:szCs w:val="20"/>
    </w:rPr>
  </w:style>
  <w:style w:type="paragraph" w:customStyle="1" w:styleId="BlockQuotation">
    <w:name w:val="Block Quotation"/>
    <w:basedOn w:val="Normal"/>
    <w:rsid w:val="002D69E1"/>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pacing w:val="-5"/>
      <w:sz w:val="20"/>
      <w:szCs w:val="20"/>
    </w:rPr>
  </w:style>
  <w:style w:type="paragraph" w:styleId="Title">
    <w:name w:val="Title"/>
    <w:basedOn w:val="Normal"/>
    <w:qFormat/>
    <w:rsid w:val="002D69E1"/>
    <w:pPr>
      <w:spacing w:before="240" w:after="60"/>
      <w:jc w:val="center"/>
      <w:outlineLvl w:val="0"/>
    </w:pPr>
    <w:rPr>
      <w:rFonts w:ascii="Arial" w:hAnsi="Arial" w:cs="Arial"/>
      <w:b/>
      <w:bCs/>
      <w:kern w:val="28"/>
      <w:sz w:val="32"/>
      <w:szCs w:val="32"/>
    </w:rPr>
  </w:style>
  <w:style w:type="paragraph" w:styleId="MessageHeader">
    <w:name w:val="Message Header"/>
    <w:basedOn w:val="Normal"/>
    <w:rsid w:val="002D69E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customStyle="1" w:styleId="TableText">
    <w:name w:val="Table Text"/>
    <w:basedOn w:val="Normal"/>
    <w:autoRedefine/>
    <w:rsid w:val="00CD6A7A"/>
    <w:pPr>
      <w:spacing w:before="60" w:after="60"/>
    </w:pPr>
    <w:rPr>
      <w:rFonts w:ascii="Arial" w:hAnsi="Arial" w:cs="Arial"/>
      <w:sz w:val="20"/>
      <w:szCs w:val="20"/>
    </w:rPr>
  </w:style>
  <w:style w:type="paragraph" w:styleId="Footer">
    <w:name w:val="footer"/>
    <w:basedOn w:val="Normal"/>
    <w:link w:val="FooterChar"/>
    <w:rsid w:val="00BC296F"/>
    <w:pPr>
      <w:tabs>
        <w:tab w:val="center" w:pos="4320"/>
        <w:tab w:val="right" w:pos="8640"/>
      </w:tabs>
    </w:pPr>
  </w:style>
  <w:style w:type="character" w:styleId="PageNumber">
    <w:name w:val="page number"/>
    <w:basedOn w:val="DefaultParagraphFont"/>
    <w:rsid w:val="00BC296F"/>
  </w:style>
  <w:style w:type="paragraph" w:styleId="TOC1">
    <w:name w:val="toc 1"/>
    <w:basedOn w:val="Normal"/>
    <w:next w:val="Normal"/>
    <w:autoRedefine/>
    <w:uiPriority w:val="39"/>
    <w:rsid w:val="00BC296F"/>
    <w:pPr>
      <w:spacing w:before="360"/>
    </w:pPr>
    <w:rPr>
      <w:rFonts w:ascii="Arial" w:hAnsi="Arial" w:cs="Arial"/>
      <w:b/>
      <w:bCs/>
      <w:caps/>
    </w:rPr>
  </w:style>
  <w:style w:type="paragraph" w:styleId="TOC2">
    <w:name w:val="toc 2"/>
    <w:basedOn w:val="Normal"/>
    <w:next w:val="Normal"/>
    <w:autoRedefine/>
    <w:uiPriority w:val="39"/>
    <w:rsid w:val="00BC296F"/>
    <w:pPr>
      <w:spacing w:before="240"/>
    </w:pPr>
    <w:rPr>
      <w:b/>
      <w:bCs/>
      <w:sz w:val="20"/>
      <w:szCs w:val="20"/>
    </w:rPr>
  </w:style>
  <w:style w:type="paragraph" w:styleId="TOC3">
    <w:name w:val="toc 3"/>
    <w:basedOn w:val="Normal"/>
    <w:next w:val="Normal"/>
    <w:autoRedefine/>
    <w:uiPriority w:val="39"/>
    <w:rsid w:val="00BC296F"/>
    <w:pPr>
      <w:ind w:left="240"/>
    </w:pPr>
    <w:rPr>
      <w:sz w:val="20"/>
      <w:szCs w:val="20"/>
    </w:rPr>
  </w:style>
  <w:style w:type="paragraph" w:styleId="TOC4">
    <w:name w:val="toc 4"/>
    <w:basedOn w:val="Normal"/>
    <w:next w:val="Normal"/>
    <w:autoRedefine/>
    <w:semiHidden/>
    <w:rsid w:val="00BC296F"/>
    <w:pPr>
      <w:ind w:left="480"/>
    </w:pPr>
    <w:rPr>
      <w:sz w:val="20"/>
      <w:szCs w:val="20"/>
    </w:rPr>
  </w:style>
  <w:style w:type="paragraph" w:styleId="TOC5">
    <w:name w:val="toc 5"/>
    <w:basedOn w:val="Normal"/>
    <w:next w:val="Normal"/>
    <w:autoRedefine/>
    <w:semiHidden/>
    <w:rsid w:val="00BC296F"/>
    <w:pPr>
      <w:ind w:left="720"/>
    </w:pPr>
    <w:rPr>
      <w:sz w:val="20"/>
      <w:szCs w:val="20"/>
    </w:rPr>
  </w:style>
  <w:style w:type="paragraph" w:styleId="TOC6">
    <w:name w:val="toc 6"/>
    <w:basedOn w:val="Normal"/>
    <w:next w:val="Normal"/>
    <w:autoRedefine/>
    <w:semiHidden/>
    <w:rsid w:val="00BC296F"/>
    <w:pPr>
      <w:ind w:left="960"/>
    </w:pPr>
    <w:rPr>
      <w:sz w:val="20"/>
      <w:szCs w:val="20"/>
    </w:rPr>
  </w:style>
  <w:style w:type="paragraph" w:styleId="TOC7">
    <w:name w:val="toc 7"/>
    <w:basedOn w:val="Normal"/>
    <w:next w:val="Normal"/>
    <w:autoRedefine/>
    <w:semiHidden/>
    <w:rsid w:val="00BC296F"/>
    <w:pPr>
      <w:ind w:left="1200"/>
    </w:pPr>
    <w:rPr>
      <w:sz w:val="20"/>
      <w:szCs w:val="20"/>
    </w:rPr>
  </w:style>
  <w:style w:type="paragraph" w:styleId="TOC8">
    <w:name w:val="toc 8"/>
    <w:basedOn w:val="Normal"/>
    <w:next w:val="Normal"/>
    <w:autoRedefine/>
    <w:semiHidden/>
    <w:rsid w:val="00BC296F"/>
    <w:pPr>
      <w:ind w:left="1440"/>
    </w:pPr>
    <w:rPr>
      <w:sz w:val="20"/>
      <w:szCs w:val="20"/>
    </w:rPr>
  </w:style>
  <w:style w:type="paragraph" w:styleId="TOC9">
    <w:name w:val="toc 9"/>
    <w:basedOn w:val="Normal"/>
    <w:next w:val="Normal"/>
    <w:autoRedefine/>
    <w:semiHidden/>
    <w:rsid w:val="00BC296F"/>
    <w:pPr>
      <w:ind w:left="1680"/>
    </w:pPr>
    <w:rPr>
      <w:sz w:val="20"/>
      <w:szCs w:val="20"/>
    </w:rPr>
  </w:style>
  <w:style w:type="paragraph" w:styleId="Header">
    <w:name w:val="header"/>
    <w:basedOn w:val="Normal"/>
    <w:link w:val="HeaderChar"/>
    <w:rsid w:val="009F0543"/>
    <w:pPr>
      <w:tabs>
        <w:tab w:val="center" w:pos="4320"/>
        <w:tab w:val="right" w:pos="8640"/>
      </w:tabs>
    </w:pPr>
  </w:style>
  <w:style w:type="paragraph" w:customStyle="1" w:styleId="TableTitle">
    <w:name w:val="Table Title"/>
    <w:basedOn w:val="Normal"/>
    <w:autoRedefine/>
    <w:rsid w:val="00503AEE"/>
    <w:pPr>
      <w:jc w:val="center"/>
    </w:pPr>
    <w:rPr>
      <w:rFonts w:ascii="Arial" w:hAnsi="Arial"/>
      <w:b/>
    </w:rPr>
  </w:style>
  <w:style w:type="paragraph" w:customStyle="1" w:styleId="TableCaption">
    <w:name w:val="Table Caption"/>
    <w:basedOn w:val="Normal"/>
    <w:autoRedefine/>
    <w:rsid w:val="00503AEE"/>
    <w:pPr>
      <w:tabs>
        <w:tab w:val="left" w:pos="360"/>
      </w:tabs>
      <w:spacing w:before="60"/>
      <w:jc w:val="center"/>
    </w:pPr>
    <w:rPr>
      <w:rFonts w:ascii="Arial" w:hAnsi="Arial" w:cs="Arial"/>
      <w:b/>
      <w:i w:val="0"/>
      <w:sz w:val="20"/>
      <w:szCs w:val="20"/>
    </w:rPr>
  </w:style>
  <w:style w:type="table" w:styleId="TableGrid">
    <w:name w:val="Table Grid"/>
    <w:basedOn w:val="TableNormal"/>
    <w:rsid w:val="0091374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rsid w:val="00956A05"/>
    <w:pPr>
      <w:spacing w:before="100" w:beforeAutospacing="1" w:after="100" w:afterAutospacing="1"/>
    </w:pPr>
    <w:rPr>
      <w:szCs w:val="20"/>
    </w:rPr>
  </w:style>
  <w:style w:type="character" w:styleId="Hyperlink">
    <w:name w:val="Hyperlink"/>
    <w:basedOn w:val="DefaultParagraphFont"/>
    <w:rsid w:val="004D3DCC"/>
    <w:rPr>
      <w:color w:val="0000FF"/>
      <w:u w:val="single"/>
    </w:rPr>
  </w:style>
  <w:style w:type="paragraph" w:customStyle="1" w:styleId="TitleCover">
    <w:name w:val="Title Cover"/>
    <w:basedOn w:val="Normal"/>
    <w:next w:val="Normal"/>
    <w:rsid w:val="00332CC3"/>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BodyIndent">
    <w:name w:val="Body Indent"/>
    <w:basedOn w:val="Normal"/>
    <w:rsid w:val="008638AF"/>
    <w:pPr>
      <w:overflowPunct w:val="0"/>
      <w:autoSpaceDE w:val="0"/>
      <w:autoSpaceDN w:val="0"/>
      <w:adjustRightInd w:val="0"/>
      <w:ind w:left="720" w:right="720"/>
      <w:textAlignment w:val="baseline"/>
    </w:pPr>
    <w:rPr>
      <w:szCs w:val="20"/>
    </w:rPr>
  </w:style>
  <w:style w:type="paragraph" w:customStyle="1" w:styleId="Bullet">
    <w:name w:val="Bullet"/>
    <w:basedOn w:val="Normal"/>
    <w:rsid w:val="00E040AF"/>
    <w:pPr>
      <w:numPr>
        <w:numId w:val="11"/>
      </w:numPr>
    </w:pPr>
    <w:rPr>
      <w:szCs w:val="20"/>
    </w:rPr>
  </w:style>
  <w:style w:type="paragraph" w:styleId="BalloonText">
    <w:name w:val="Balloon Text"/>
    <w:basedOn w:val="Normal"/>
    <w:semiHidden/>
    <w:rsid w:val="00B82AC5"/>
    <w:rPr>
      <w:rFonts w:ascii="Tahoma" w:hAnsi="Tahoma" w:cs="Tahoma"/>
      <w:sz w:val="16"/>
      <w:szCs w:val="16"/>
    </w:rPr>
  </w:style>
  <w:style w:type="character" w:styleId="CommentReference">
    <w:name w:val="annotation reference"/>
    <w:basedOn w:val="DefaultParagraphFont"/>
    <w:semiHidden/>
    <w:rsid w:val="00425BE7"/>
    <w:rPr>
      <w:sz w:val="16"/>
      <w:szCs w:val="16"/>
    </w:rPr>
  </w:style>
  <w:style w:type="paragraph" w:styleId="CommentText">
    <w:name w:val="annotation text"/>
    <w:basedOn w:val="Normal"/>
    <w:semiHidden/>
    <w:rsid w:val="00425BE7"/>
    <w:rPr>
      <w:sz w:val="20"/>
      <w:szCs w:val="20"/>
    </w:rPr>
  </w:style>
  <w:style w:type="paragraph" w:styleId="CommentSubject">
    <w:name w:val="annotation subject"/>
    <w:basedOn w:val="CommentText"/>
    <w:next w:val="CommentText"/>
    <w:semiHidden/>
    <w:rsid w:val="00425BE7"/>
    <w:rPr>
      <w:b/>
      <w:bCs/>
    </w:rPr>
  </w:style>
  <w:style w:type="character" w:customStyle="1" w:styleId="FooterChar">
    <w:name w:val="Footer Char"/>
    <w:basedOn w:val="DefaultParagraphFont"/>
    <w:link w:val="Footer"/>
    <w:rsid w:val="00544278"/>
    <w:rPr>
      <w:i/>
      <w:sz w:val="24"/>
      <w:szCs w:val="24"/>
    </w:rPr>
  </w:style>
  <w:style w:type="character" w:styleId="Emphasis">
    <w:name w:val="Emphasis"/>
    <w:basedOn w:val="DefaultParagraphFont"/>
    <w:qFormat/>
    <w:rsid w:val="00494B79"/>
    <w:rPr>
      <w:i/>
      <w:iCs/>
    </w:rPr>
  </w:style>
  <w:style w:type="paragraph" w:styleId="NormalWeb">
    <w:name w:val="Normal (Web)"/>
    <w:basedOn w:val="Normal"/>
    <w:rsid w:val="00494B79"/>
    <w:pPr>
      <w:spacing w:after="150"/>
    </w:pPr>
    <w:rPr>
      <w:i w:val="0"/>
    </w:rPr>
  </w:style>
  <w:style w:type="paragraph" w:customStyle="1" w:styleId="Default">
    <w:name w:val="Default"/>
    <w:rsid w:val="00106194"/>
    <w:pPr>
      <w:autoSpaceDE w:val="0"/>
      <w:autoSpaceDN w:val="0"/>
      <w:adjustRightInd w:val="0"/>
    </w:pPr>
    <w:rPr>
      <w:rFonts w:ascii="Arial" w:hAnsi="Arial" w:cs="Arial"/>
      <w:color w:val="000000"/>
      <w:sz w:val="24"/>
      <w:szCs w:val="24"/>
    </w:rPr>
  </w:style>
  <w:style w:type="paragraph" w:styleId="Revision">
    <w:name w:val="Revision"/>
    <w:hidden/>
    <w:uiPriority w:val="99"/>
    <w:semiHidden/>
    <w:rsid w:val="0040449F"/>
    <w:rPr>
      <w:i/>
      <w:sz w:val="24"/>
      <w:szCs w:val="24"/>
    </w:rPr>
  </w:style>
  <w:style w:type="paragraph" w:styleId="z-TopofForm">
    <w:name w:val="HTML Top of Form"/>
    <w:basedOn w:val="Normal"/>
    <w:next w:val="Normal"/>
    <w:link w:val="z-TopofFormChar"/>
    <w:hidden/>
    <w:rsid w:val="00D2451F"/>
    <w:pPr>
      <w:pBdr>
        <w:bottom w:val="single" w:sz="6" w:space="1" w:color="auto"/>
      </w:pBdr>
      <w:jc w:val="center"/>
    </w:pPr>
    <w:rPr>
      <w:rFonts w:ascii="Arial" w:eastAsia="Arial Unicode MS" w:hAnsi="Arial" w:cs="Arial"/>
      <w:i w:val="0"/>
      <w:vanish/>
      <w:sz w:val="16"/>
      <w:szCs w:val="16"/>
    </w:rPr>
  </w:style>
  <w:style w:type="character" w:customStyle="1" w:styleId="z-TopofFormChar">
    <w:name w:val="z-Top of Form Char"/>
    <w:basedOn w:val="DefaultParagraphFont"/>
    <w:link w:val="z-TopofForm"/>
    <w:rsid w:val="00D2451F"/>
    <w:rPr>
      <w:rFonts w:ascii="Arial" w:eastAsia="Arial Unicode MS" w:hAnsi="Arial" w:cs="Arial"/>
      <w:vanish/>
      <w:sz w:val="16"/>
      <w:szCs w:val="16"/>
    </w:rPr>
  </w:style>
  <w:style w:type="paragraph" w:styleId="ListParagraph">
    <w:name w:val="List Paragraph"/>
    <w:basedOn w:val="Normal"/>
    <w:uiPriority w:val="34"/>
    <w:qFormat/>
    <w:rsid w:val="003A6A62"/>
    <w:pPr>
      <w:ind w:left="720"/>
      <w:contextualSpacing/>
    </w:pPr>
  </w:style>
  <w:style w:type="paragraph" w:customStyle="1" w:styleId="Tabletext0">
    <w:name w:val="Tabletext"/>
    <w:basedOn w:val="Normal"/>
    <w:rsid w:val="00376DAB"/>
    <w:pPr>
      <w:keepLines/>
    </w:pPr>
    <w:rPr>
      <w:i w:val="0"/>
      <w:sz w:val="20"/>
      <w:szCs w:val="20"/>
    </w:rPr>
  </w:style>
  <w:style w:type="paragraph" w:customStyle="1" w:styleId="InfoBlue">
    <w:name w:val="InfoBlue"/>
    <w:basedOn w:val="Normal"/>
    <w:next w:val="BodyText"/>
    <w:autoRedefine/>
    <w:rsid w:val="00376DAB"/>
    <w:pPr>
      <w:ind w:left="72"/>
    </w:pPr>
    <w:rPr>
      <w:color w:val="0070C0"/>
      <w:sz w:val="20"/>
      <w:szCs w:val="20"/>
    </w:rPr>
  </w:style>
  <w:style w:type="paragraph" w:customStyle="1" w:styleId="Contents">
    <w:name w:val="Contents"/>
    <w:autoRedefine/>
    <w:rsid w:val="00376DAB"/>
    <w:pPr>
      <w:jc w:val="center"/>
    </w:pPr>
    <w:rPr>
      <w:rFonts w:ascii="Arial" w:hAnsi="Arial" w:cs="Arial"/>
      <w:b/>
      <w:bCs/>
      <w:kern w:val="32"/>
      <w:sz w:val="36"/>
      <w:szCs w:val="32"/>
    </w:rPr>
  </w:style>
  <w:style w:type="character" w:customStyle="1" w:styleId="HeaderChar">
    <w:name w:val="Header Char"/>
    <w:basedOn w:val="DefaultParagraphFont"/>
    <w:link w:val="Header"/>
    <w:uiPriority w:val="99"/>
    <w:rsid w:val="00272BC4"/>
    <w:rPr>
      <w:i/>
      <w:sz w:val="24"/>
      <w:szCs w:val="24"/>
    </w:rPr>
  </w:style>
  <w:style w:type="character" w:customStyle="1" w:styleId="BodyTextChar">
    <w:name w:val="Body Text Char"/>
    <w:basedOn w:val="DefaultParagraphFont"/>
    <w:link w:val="BodyText"/>
    <w:uiPriority w:val="99"/>
    <w:rsid w:val="002E490A"/>
    <w:rPr>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83397">
      <w:bodyDiv w:val="1"/>
      <w:marLeft w:val="0"/>
      <w:marRight w:val="0"/>
      <w:marTop w:val="0"/>
      <w:marBottom w:val="0"/>
      <w:divBdr>
        <w:top w:val="none" w:sz="0" w:space="0" w:color="auto"/>
        <w:left w:val="none" w:sz="0" w:space="0" w:color="auto"/>
        <w:bottom w:val="none" w:sz="0" w:space="0" w:color="auto"/>
        <w:right w:val="none" w:sz="0" w:space="0" w:color="auto"/>
      </w:divBdr>
      <w:divsChild>
        <w:div w:id="1203444524">
          <w:marLeft w:val="0"/>
          <w:marRight w:val="0"/>
          <w:marTop w:val="0"/>
          <w:marBottom w:val="0"/>
          <w:divBdr>
            <w:top w:val="none" w:sz="0" w:space="0" w:color="auto"/>
            <w:left w:val="none" w:sz="0" w:space="0" w:color="auto"/>
            <w:bottom w:val="none" w:sz="0" w:space="0" w:color="auto"/>
            <w:right w:val="none" w:sz="0" w:space="0" w:color="auto"/>
          </w:divBdr>
          <w:divsChild>
            <w:div w:id="1140807448">
              <w:marLeft w:val="0"/>
              <w:marRight w:val="0"/>
              <w:marTop w:val="0"/>
              <w:marBottom w:val="0"/>
              <w:divBdr>
                <w:top w:val="none" w:sz="0" w:space="0" w:color="auto"/>
                <w:left w:val="none" w:sz="0" w:space="0" w:color="auto"/>
                <w:bottom w:val="none" w:sz="0" w:space="0" w:color="auto"/>
                <w:right w:val="none" w:sz="0" w:space="0" w:color="auto"/>
              </w:divBdr>
              <w:divsChild>
                <w:div w:id="2142189233">
                  <w:marLeft w:val="0"/>
                  <w:marRight w:val="0"/>
                  <w:marTop w:val="0"/>
                  <w:marBottom w:val="0"/>
                  <w:divBdr>
                    <w:top w:val="none" w:sz="0" w:space="0" w:color="auto"/>
                    <w:left w:val="none" w:sz="0" w:space="0" w:color="auto"/>
                    <w:bottom w:val="none" w:sz="0" w:space="0" w:color="auto"/>
                    <w:right w:val="none" w:sz="0" w:space="0" w:color="auto"/>
                  </w:divBdr>
                  <w:divsChild>
                    <w:div w:id="2033217650">
                      <w:marLeft w:val="0"/>
                      <w:marRight w:val="0"/>
                      <w:marTop w:val="0"/>
                      <w:marBottom w:val="0"/>
                      <w:divBdr>
                        <w:top w:val="none" w:sz="0" w:space="0" w:color="auto"/>
                        <w:left w:val="none" w:sz="0" w:space="0" w:color="auto"/>
                        <w:bottom w:val="none" w:sz="0" w:space="0" w:color="auto"/>
                        <w:right w:val="none" w:sz="0" w:space="0" w:color="auto"/>
                      </w:divBdr>
                      <w:divsChild>
                        <w:div w:id="168639142">
                          <w:marLeft w:val="0"/>
                          <w:marRight w:val="0"/>
                          <w:marTop w:val="0"/>
                          <w:marBottom w:val="0"/>
                          <w:divBdr>
                            <w:top w:val="none" w:sz="0" w:space="0" w:color="auto"/>
                            <w:left w:val="none" w:sz="0" w:space="0" w:color="auto"/>
                            <w:bottom w:val="none" w:sz="0" w:space="0" w:color="auto"/>
                            <w:right w:val="none" w:sz="0" w:space="0" w:color="auto"/>
                          </w:divBdr>
                          <w:divsChild>
                            <w:div w:id="588006325">
                              <w:marLeft w:val="0"/>
                              <w:marRight w:val="0"/>
                              <w:marTop w:val="0"/>
                              <w:marBottom w:val="0"/>
                              <w:divBdr>
                                <w:top w:val="none" w:sz="0" w:space="0" w:color="auto"/>
                                <w:left w:val="none" w:sz="0" w:space="0" w:color="auto"/>
                                <w:bottom w:val="none" w:sz="0" w:space="0" w:color="auto"/>
                                <w:right w:val="none" w:sz="0" w:space="0" w:color="auto"/>
                              </w:divBdr>
                              <w:divsChild>
                                <w:div w:id="2138987113">
                                  <w:marLeft w:val="0"/>
                                  <w:marRight w:val="0"/>
                                  <w:marTop w:val="0"/>
                                  <w:marBottom w:val="0"/>
                                  <w:divBdr>
                                    <w:top w:val="none" w:sz="0" w:space="0" w:color="auto"/>
                                    <w:left w:val="none" w:sz="0" w:space="0" w:color="auto"/>
                                    <w:bottom w:val="none" w:sz="0" w:space="0" w:color="auto"/>
                                    <w:right w:val="none" w:sz="0" w:space="0" w:color="auto"/>
                                  </w:divBdr>
                                  <w:divsChild>
                                    <w:div w:id="11924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7607369">
      <w:bodyDiv w:val="1"/>
      <w:marLeft w:val="0"/>
      <w:marRight w:val="0"/>
      <w:marTop w:val="0"/>
      <w:marBottom w:val="0"/>
      <w:divBdr>
        <w:top w:val="none" w:sz="0" w:space="0" w:color="auto"/>
        <w:left w:val="none" w:sz="0" w:space="0" w:color="auto"/>
        <w:bottom w:val="none" w:sz="0" w:space="0" w:color="auto"/>
        <w:right w:val="none" w:sz="0" w:space="0" w:color="auto"/>
      </w:divBdr>
    </w:div>
    <w:div w:id="435056647">
      <w:bodyDiv w:val="1"/>
      <w:marLeft w:val="0"/>
      <w:marRight w:val="0"/>
      <w:marTop w:val="0"/>
      <w:marBottom w:val="0"/>
      <w:divBdr>
        <w:top w:val="none" w:sz="0" w:space="0" w:color="auto"/>
        <w:left w:val="none" w:sz="0" w:space="0" w:color="auto"/>
        <w:bottom w:val="none" w:sz="0" w:space="0" w:color="auto"/>
        <w:right w:val="none" w:sz="0" w:space="0" w:color="auto"/>
      </w:divBdr>
    </w:div>
    <w:div w:id="607735595">
      <w:bodyDiv w:val="1"/>
      <w:marLeft w:val="0"/>
      <w:marRight w:val="0"/>
      <w:marTop w:val="0"/>
      <w:marBottom w:val="0"/>
      <w:divBdr>
        <w:top w:val="none" w:sz="0" w:space="0" w:color="auto"/>
        <w:left w:val="none" w:sz="0" w:space="0" w:color="auto"/>
        <w:bottom w:val="none" w:sz="0" w:space="0" w:color="auto"/>
        <w:right w:val="none" w:sz="0" w:space="0" w:color="auto"/>
      </w:divBdr>
    </w:div>
    <w:div w:id="1298343242">
      <w:bodyDiv w:val="1"/>
      <w:marLeft w:val="0"/>
      <w:marRight w:val="0"/>
      <w:marTop w:val="0"/>
      <w:marBottom w:val="0"/>
      <w:divBdr>
        <w:top w:val="none" w:sz="0" w:space="0" w:color="auto"/>
        <w:left w:val="none" w:sz="0" w:space="0" w:color="auto"/>
        <w:bottom w:val="none" w:sz="0" w:space="0" w:color="auto"/>
        <w:right w:val="none" w:sz="0" w:space="0" w:color="auto"/>
      </w:divBdr>
      <w:divsChild>
        <w:div w:id="1957053707">
          <w:marLeft w:val="0"/>
          <w:marRight w:val="0"/>
          <w:marTop w:val="0"/>
          <w:marBottom w:val="0"/>
          <w:divBdr>
            <w:top w:val="none" w:sz="0" w:space="0" w:color="auto"/>
            <w:left w:val="none" w:sz="0" w:space="0" w:color="auto"/>
            <w:bottom w:val="none" w:sz="0" w:space="0" w:color="auto"/>
            <w:right w:val="none" w:sz="0" w:space="0" w:color="auto"/>
          </w:divBdr>
          <w:divsChild>
            <w:div w:id="395856143">
              <w:marLeft w:val="0"/>
              <w:marRight w:val="0"/>
              <w:marTop w:val="0"/>
              <w:marBottom w:val="0"/>
              <w:divBdr>
                <w:top w:val="none" w:sz="0" w:space="0" w:color="auto"/>
                <w:left w:val="none" w:sz="0" w:space="0" w:color="auto"/>
                <w:bottom w:val="none" w:sz="0" w:space="0" w:color="auto"/>
                <w:right w:val="none" w:sz="0" w:space="0" w:color="auto"/>
              </w:divBdr>
              <w:divsChild>
                <w:div w:id="1509641519">
                  <w:marLeft w:val="0"/>
                  <w:marRight w:val="0"/>
                  <w:marTop w:val="0"/>
                  <w:marBottom w:val="0"/>
                  <w:divBdr>
                    <w:top w:val="none" w:sz="0" w:space="0" w:color="auto"/>
                    <w:left w:val="none" w:sz="0" w:space="0" w:color="auto"/>
                    <w:bottom w:val="none" w:sz="0" w:space="0" w:color="auto"/>
                    <w:right w:val="none" w:sz="0" w:space="0" w:color="auto"/>
                  </w:divBdr>
                  <w:divsChild>
                    <w:div w:id="1749377347">
                      <w:marLeft w:val="0"/>
                      <w:marRight w:val="0"/>
                      <w:marTop w:val="0"/>
                      <w:marBottom w:val="0"/>
                      <w:divBdr>
                        <w:top w:val="none" w:sz="0" w:space="0" w:color="auto"/>
                        <w:left w:val="none" w:sz="0" w:space="0" w:color="auto"/>
                        <w:bottom w:val="none" w:sz="0" w:space="0" w:color="auto"/>
                        <w:right w:val="none" w:sz="0" w:space="0" w:color="auto"/>
                      </w:divBdr>
                      <w:divsChild>
                        <w:div w:id="502672760">
                          <w:marLeft w:val="0"/>
                          <w:marRight w:val="0"/>
                          <w:marTop w:val="0"/>
                          <w:marBottom w:val="0"/>
                          <w:divBdr>
                            <w:top w:val="none" w:sz="0" w:space="0" w:color="auto"/>
                            <w:left w:val="none" w:sz="0" w:space="0" w:color="auto"/>
                            <w:bottom w:val="none" w:sz="0" w:space="0" w:color="auto"/>
                            <w:right w:val="none" w:sz="0" w:space="0" w:color="auto"/>
                          </w:divBdr>
                          <w:divsChild>
                            <w:div w:id="1074666649">
                              <w:marLeft w:val="0"/>
                              <w:marRight w:val="0"/>
                              <w:marTop w:val="0"/>
                              <w:marBottom w:val="0"/>
                              <w:divBdr>
                                <w:top w:val="none" w:sz="0" w:space="0" w:color="auto"/>
                                <w:left w:val="none" w:sz="0" w:space="0" w:color="auto"/>
                                <w:bottom w:val="none" w:sz="0" w:space="0" w:color="auto"/>
                                <w:right w:val="none" w:sz="0" w:space="0" w:color="auto"/>
                              </w:divBdr>
                              <w:divsChild>
                                <w:div w:id="554780068">
                                  <w:marLeft w:val="0"/>
                                  <w:marRight w:val="0"/>
                                  <w:marTop w:val="0"/>
                                  <w:marBottom w:val="0"/>
                                  <w:divBdr>
                                    <w:top w:val="none" w:sz="0" w:space="0" w:color="auto"/>
                                    <w:left w:val="none" w:sz="0" w:space="0" w:color="auto"/>
                                    <w:bottom w:val="none" w:sz="0" w:space="0" w:color="auto"/>
                                    <w:right w:val="none" w:sz="0" w:space="0" w:color="auto"/>
                                  </w:divBdr>
                                  <w:divsChild>
                                    <w:div w:id="187854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985838">
      <w:bodyDiv w:val="1"/>
      <w:marLeft w:val="0"/>
      <w:marRight w:val="0"/>
      <w:marTop w:val="0"/>
      <w:marBottom w:val="0"/>
      <w:divBdr>
        <w:top w:val="none" w:sz="0" w:space="0" w:color="auto"/>
        <w:left w:val="none" w:sz="0" w:space="0" w:color="auto"/>
        <w:bottom w:val="none" w:sz="0" w:space="0" w:color="auto"/>
        <w:right w:val="none" w:sz="0" w:space="0" w:color="auto"/>
      </w:divBdr>
    </w:div>
    <w:div w:id="1749182356">
      <w:bodyDiv w:val="1"/>
      <w:marLeft w:val="0"/>
      <w:marRight w:val="0"/>
      <w:marTop w:val="0"/>
      <w:marBottom w:val="0"/>
      <w:divBdr>
        <w:top w:val="none" w:sz="0" w:space="0" w:color="auto"/>
        <w:left w:val="none" w:sz="0" w:space="0" w:color="auto"/>
        <w:bottom w:val="none" w:sz="0" w:space="0" w:color="auto"/>
        <w:right w:val="none" w:sz="0" w:space="0" w:color="auto"/>
      </w:divBdr>
    </w:div>
    <w:div w:id="1861771541">
      <w:bodyDiv w:val="1"/>
      <w:marLeft w:val="0"/>
      <w:marRight w:val="0"/>
      <w:marTop w:val="0"/>
      <w:marBottom w:val="0"/>
      <w:divBdr>
        <w:top w:val="none" w:sz="0" w:space="0" w:color="auto"/>
        <w:left w:val="none" w:sz="0" w:space="0" w:color="auto"/>
        <w:bottom w:val="none" w:sz="0" w:space="0" w:color="auto"/>
        <w:right w:val="none" w:sz="0" w:space="0" w:color="auto"/>
      </w:divBdr>
    </w:div>
    <w:div w:id="1977762493">
      <w:bodyDiv w:val="1"/>
      <w:marLeft w:val="0"/>
      <w:marRight w:val="0"/>
      <w:marTop w:val="0"/>
      <w:marBottom w:val="0"/>
      <w:divBdr>
        <w:top w:val="none" w:sz="0" w:space="0" w:color="auto"/>
        <w:left w:val="none" w:sz="0" w:space="0" w:color="auto"/>
        <w:bottom w:val="none" w:sz="0" w:space="0" w:color="auto"/>
        <w:right w:val="none" w:sz="0" w:space="0" w:color="auto"/>
      </w:divBdr>
    </w:div>
    <w:div w:id="213386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hyperlink" Target="http://cwe.vangent.local/sites/teams/CMS/Security/default.aspx?RootFolder=%2fsites%2fteams%2fCMS%2fSecurity%2fShared%20Documents%2fBusiness%20Continuity%2fBusiness%20Continuity%20Plan&amp;FolderCTID=&amp;View=%7b3112043B%2d9D49%2d4FD8%2d8FA0%2d6860991B2FD3%7d" TargetMode="External"/><Relationship Id="rId68" Type="http://schemas.openxmlformats.org/officeDocument/2006/relationships/hyperlink" Target="file://CMS/Print" TargetMode="External"/><Relationship Id="rId76" Type="http://schemas.openxmlformats.org/officeDocument/2006/relationships/hyperlink" Target="http://iase.disa.mil/stigs/checklist/winxp_checklist_v6_1_5_20080328.zip" TargetMode="External"/><Relationship Id="rId7" Type="http://schemas.openxmlformats.org/officeDocument/2006/relationships/styles" Target="styles.xml"/><Relationship Id="rId71" Type="http://schemas.openxmlformats.org/officeDocument/2006/relationships/hyperlink" Target="http://csrc.nist.gov/publications/" TargetMode="Externa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png"/><Relationship Id="rId58" Type="http://schemas.openxmlformats.org/officeDocument/2006/relationships/hyperlink" Target="http://cwe.vangent.local/sites/teams/CMS/Security/default.aspx?RootFolder=%2fsites%2fteams%2fCMS%2fSecurity%2fShared%20Documents%2fBusiness%20Continuity%2fBusiness%20Continuity%20Plan&amp;FolderCTID=&amp;View=%7b3112043B%2d9D49%2d4FD8%2d8FA0%2d6860991B2FD3%7d" TargetMode="External"/><Relationship Id="rId66" Type="http://schemas.openxmlformats.org/officeDocument/2006/relationships/hyperlink" Target="http://www.cms.hhs.gov/informationsecurity/14_standards.asp" TargetMode="External"/><Relationship Id="rId74" Type="http://schemas.openxmlformats.org/officeDocument/2006/relationships/hyperlink" Target="http://iase.disa.mil/stigs/checklist/index.html" TargetMode="External"/><Relationship Id="rId79"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hyperlink" Target="http://cwe.vangent.local/sites/teams/CMS/spms/default.aspx?RootFolder=%2fsites%2fteams%2fCMS%2fspms%2fDocuments%2fServer%20Support&amp;FolderCTID=&amp;View=%7bC57ED41E%2d2CD6%2d4744%2dBAC7%2d0B7EE60FE9B0%7d" TargetMode="External"/><Relationship Id="rId82"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file:///C:/Documents%20and%20Settings/queeti/Application%20Data/Microsoft/Word/vaden/CMS/CMM%20Documents/SCM/SCCB%20Charter/CMS_Project_SCCBCht.doc" TargetMode="External"/><Relationship Id="rId65" Type="http://schemas.openxmlformats.org/officeDocument/2006/relationships/hyperlink" Target="http://www.cms.hhs.gov/informationsecurity/14_standards.asp" TargetMode="External"/><Relationship Id="rId73" Type="http://schemas.openxmlformats.org/officeDocument/2006/relationships/hyperlink" Target="http://www.cms.hhs.gov/InformationSecurity%20/Downloads/ARS.pdf" TargetMode="External"/><Relationship Id="rId78" Type="http://schemas.openxmlformats.org/officeDocument/2006/relationships/hyperlink" Target="http://cwe.vangent.local/sites/teams/CMS/Security/default.aspx" TargetMode="External"/><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48.wmf"/><Relationship Id="rId69" Type="http://schemas.openxmlformats.org/officeDocument/2006/relationships/hyperlink" Target="http://csrc.nist.gov/drivers/documents/FISMA-final.pdf" TargetMode="External"/><Relationship Id="rId77" Type="http://schemas.openxmlformats.org/officeDocument/2006/relationships/hyperlink" Target="http://checklists.nist.gov/ncp.cfm?repository" TargetMode="External"/><Relationship Id="rId8" Type="http://schemas.microsoft.com/office/2007/relationships/stylesWithEffects" Target="stylesWithEffects.xml"/><Relationship Id="rId51" Type="http://schemas.openxmlformats.org/officeDocument/2006/relationships/image" Target="media/image39.emf"/><Relationship Id="rId72" Type="http://schemas.openxmlformats.org/officeDocument/2006/relationships/hyperlink" Target="http://csrc.nist.gov/publications/PubsSPs.html" TargetMode="External"/><Relationship Id="rId80"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6.emf"/><Relationship Id="rId67" Type="http://schemas.openxmlformats.org/officeDocument/2006/relationships/hyperlink" Target="http://vip.vangent.local/InfoSecurity/Documents/Forms/AllItems.aspx" TargetMode="External"/><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47.png"/><Relationship Id="rId70" Type="http://schemas.openxmlformats.org/officeDocument/2006/relationships/hyperlink" Target="http://en.wikipedia.org/wiki/Federal_Information_Security_Management_Act_of_2002" TargetMode="External"/><Relationship Id="rId75" Type="http://schemas.openxmlformats.org/officeDocument/2006/relationships/hyperlink" Target="http://iase.disa.mil/stigs/checklist/desktop_%20app_checklist-20080328_v3_r1_4.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FC4AC-434A-4336-A14D-A8D0192C6D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0BF65EC-0EB4-452B-9B97-7F243435D8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B38148A-8AC4-43BA-804E-5880DBFA4577}">
  <ds:schemaRefs>
    <ds:schemaRef ds:uri="http://schemas.microsoft.com/sharepoint/v3/contenttype/forms"/>
  </ds:schemaRefs>
</ds:datastoreItem>
</file>

<file path=customXml/itemProps4.xml><?xml version="1.0" encoding="utf-8"?>
<ds:datastoreItem xmlns:ds="http://schemas.openxmlformats.org/officeDocument/2006/customXml" ds:itemID="{C5B2A324-AB7E-4735-8E48-0AC2D38D6C72}">
  <ds:schemaRefs>
    <ds:schemaRef ds:uri="http://schemas.openxmlformats.org/officeDocument/2006/bibliography"/>
  </ds:schemaRefs>
</ds:datastoreItem>
</file>

<file path=customXml/itemProps5.xml><?xml version="1.0" encoding="utf-8"?>
<ds:datastoreItem xmlns:ds="http://schemas.openxmlformats.org/officeDocument/2006/customXml" ds:itemID="{C1C06BD8-985C-4053-AFCB-4447C093F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38</Pages>
  <Words>8099</Words>
  <Characters>46165</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BCC Print Fulfillment</vt:lpstr>
    </vt:vector>
  </TitlesOfParts>
  <Company>DoD / Health Affairs</Company>
  <LinksUpToDate>false</LinksUpToDate>
  <CharactersWithSpaces>54156</CharactersWithSpaces>
  <SharedDoc>false</SharedDoc>
  <HLinks>
    <vt:vector size="120" baseType="variant">
      <vt:variant>
        <vt:i4>3211363</vt:i4>
      </vt:variant>
      <vt:variant>
        <vt:i4>213</vt:i4>
      </vt:variant>
      <vt:variant>
        <vt:i4>0</vt:i4>
      </vt:variant>
      <vt:variant>
        <vt:i4>5</vt:i4>
      </vt:variant>
      <vt:variant>
        <vt:lpwstr>http://cwe.vangent.local/sites/teams/CMS/Security/default.aspx</vt:lpwstr>
      </vt:variant>
      <vt:variant>
        <vt:lpwstr/>
      </vt:variant>
      <vt:variant>
        <vt:i4>1966085</vt:i4>
      </vt:variant>
      <vt:variant>
        <vt:i4>210</vt:i4>
      </vt:variant>
      <vt:variant>
        <vt:i4>0</vt:i4>
      </vt:variant>
      <vt:variant>
        <vt:i4>5</vt:i4>
      </vt:variant>
      <vt:variant>
        <vt:lpwstr>http://checklists.nist.gov/ncp.cfm?repository</vt:lpwstr>
      </vt:variant>
      <vt:variant>
        <vt:lpwstr/>
      </vt:variant>
      <vt:variant>
        <vt:i4>3538949</vt:i4>
      </vt:variant>
      <vt:variant>
        <vt:i4>207</vt:i4>
      </vt:variant>
      <vt:variant>
        <vt:i4>0</vt:i4>
      </vt:variant>
      <vt:variant>
        <vt:i4>5</vt:i4>
      </vt:variant>
      <vt:variant>
        <vt:lpwstr>http://iase.disa.mil/stigs/checklist/winxp_checklist_v6_1_5_20080328.zip</vt:lpwstr>
      </vt:variant>
      <vt:variant>
        <vt:lpwstr/>
      </vt:variant>
      <vt:variant>
        <vt:i4>1245217</vt:i4>
      </vt:variant>
      <vt:variant>
        <vt:i4>204</vt:i4>
      </vt:variant>
      <vt:variant>
        <vt:i4>0</vt:i4>
      </vt:variant>
      <vt:variant>
        <vt:i4>5</vt:i4>
      </vt:variant>
      <vt:variant>
        <vt:lpwstr>http://iase.disa.mil/stigs/checklist/desktop_ app_checklist-20080328_v3_r1_4.pdf</vt:lpwstr>
      </vt:variant>
      <vt:variant>
        <vt:lpwstr/>
      </vt:variant>
      <vt:variant>
        <vt:i4>8323108</vt:i4>
      </vt:variant>
      <vt:variant>
        <vt:i4>201</vt:i4>
      </vt:variant>
      <vt:variant>
        <vt:i4>0</vt:i4>
      </vt:variant>
      <vt:variant>
        <vt:i4>5</vt:i4>
      </vt:variant>
      <vt:variant>
        <vt:lpwstr>http://iase.disa.mil/stigs/checklist/index.html</vt:lpwstr>
      </vt:variant>
      <vt:variant>
        <vt:lpwstr/>
      </vt:variant>
      <vt:variant>
        <vt:i4>1572955</vt:i4>
      </vt:variant>
      <vt:variant>
        <vt:i4>198</vt:i4>
      </vt:variant>
      <vt:variant>
        <vt:i4>0</vt:i4>
      </vt:variant>
      <vt:variant>
        <vt:i4>5</vt:i4>
      </vt:variant>
      <vt:variant>
        <vt:lpwstr>http://www.cms.hhs.gov/InformationSecurity /Downloads/ARS.pdf</vt:lpwstr>
      </vt:variant>
      <vt:variant>
        <vt:lpwstr/>
      </vt:variant>
      <vt:variant>
        <vt:i4>6946927</vt:i4>
      </vt:variant>
      <vt:variant>
        <vt:i4>195</vt:i4>
      </vt:variant>
      <vt:variant>
        <vt:i4>0</vt:i4>
      </vt:variant>
      <vt:variant>
        <vt:i4>5</vt:i4>
      </vt:variant>
      <vt:variant>
        <vt:lpwstr>http://csrc.nist.gov/publications/PubsSPs.html</vt:lpwstr>
      </vt:variant>
      <vt:variant>
        <vt:lpwstr/>
      </vt:variant>
      <vt:variant>
        <vt:i4>2752632</vt:i4>
      </vt:variant>
      <vt:variant>
        <vt:i4>192</vt:i4>
      </vt:variant>
      <vt:variant>
        <vt:i4>0</vt:i4>
      </vt:variant>
      <vt:variant>
        <vt:i4>5</vt:i4>
      </vt:variant>
      <vt:variant>
        <vt:lpwstr>http://csrc.nist.gov/publications/</vt:lpwstr>
      </vt:variant>
      <vt:variant>
        <vt:lpwstr/>
      </vt:variant>
      <vt:variant>
        <vt:i4>131139</vt:i4>
      </vt:variant>
      <vt:variant>
        <vt:i4>189</vt:i4>
      </vt:variant>
      <vt:variant>
        <vt:i4>0</vt:i4>
      </vt:variant>
      <vt:variant>
        <vt:i4>5</vt:i4>
      </vt:variant>
      <vt:variant>
        <vt:lpwstr>http://en.wikipedia.org/wiki/Federal_Information_Security_Management_Act_of_2002</vt:lpwstr>
      </vt:variant>
      <vt:variant>
        <vt:lpwstr/>
      </vt:variant>
      <vt:variant>
        <vt:i4>7471228</vt:i4>
      </vt:variant>
      <vt:variant>
        <vt:i4>186</vt:i4>
      </vt:variant>
      <vt:variant>
        <vt:i4>0</vt:i4>
      </vt:variant>
      <vt:variant>
        <vt:i4>5</vt:i4>
      </vt:variant>
      <vt:variant>
        <vt:lpwstr>http://csrc.nist.gov/drivers/documents/FISMA-final.pdf</vt:lpwstr>
      </vt:variant>
      <vt:variant>
        <vt:lpwstr/>
      </vt:variant>
      <vt:variant>
        <vt:i4>7405653</vt:i4>
      </vt:variant>
      <vt:variant>
        <vt:i4>183</vt:i4>
      </vt:variant>
      <vt:variant>
        <vt:i4>0</vt:i4>
      </vt:variant>
      <vt:variant>
        <vt:i4>5</vt:i4>
      </vt:variant>
      <vt:variant>
        <vt:lpwstr>\\CMS\Print</vt:lpwstr>
      </vt:variant>
      <vt:variant>
        <vt:lpwstr/>
      </vt:variant>
      <vt:variant>
        <vt:i4>7995505</vt:i4>
      </vt:variant>
      <vt:variant>
        <vt:i4>180</vt:i4>
      </vt:variant>
      <vt:variant>
        <vt:i4>0</vt:i4>
      </vt:variant>
      <vt:variant>
        <vt:i4>5</vt:i4>
      </vt:variant>
      <vt:variant>
        <vt:lpwstr>http://vip.vangent.local/InfoSecurity/Documents/Forms/AllItems.aspx</vt:lpwstr>
      </vt:variant>
      <vt:variant>
        <vt:lpwstr/>
      </vt:variant>
      <vt:variant>
        <vt:i4>1114234</vt:i4>
      </vt:variant>
      <vt:variant>
        <vt:i4>177</vt:i4>
      </vt:variant>
      <vt:variant>
        <vt:i4>0</vt:i4>
      </vt:variant>
      <vt:variant>
        <vt:i4>5</vt:i4>
      </vt:variant>
      <vt:variant>
        <vt:lpwstr>http://www.cms.hhs.gov/informationsecurity/14_standards.asp</vt:lpwstr>
      </vt:variant>
      <vt:variant>
        <vt:lpwstr>TopOfPage</vt:lpwstr>
      </vt:variant>
      <vt:variant>
        <vt:i4>393337</vt:i4>
      </vt:variant>
      <vt:variant>
        <vt:i4>174</vt:i4>
      </vt:variant>
      <vt:variant>
        <vt:i4>0</vt:i4>
      </vt:variant>
      <vt:variant>
        <vt:i4>5</vt:i4>
      </vt:variant>
      <vt:variant>
        <vt:lpwstr>http://www.cms.hhs.gov/informationsecurity/14_standards.asp</vt:lpwstr>
      </vt:variant>
      <vt:variant>
        <vt:lpwstr/>
      </vt:variant>
      <vt:variant>
        <vt:i4>7274619</vt:i4>
      </vt:variant>
      <vt:variant>
        <vt:i4>171</vt:i4>
      </vt:variant>
      <vt:variant>
        <vt:i4>0</vt:i4>
      </vt:variant>
      <vt:variant>
        <vt:i4>5</vt:i4>
      </vt:variant>
      <vt:variant>
        <vt:lpwstr>http://cwe.vangent.local/sites/teams/CMS/Security/default.aspx?RootFolder=%2fsites%2fteams%2fCMS%2fSecurity%2fShared%20Documents%2fBusiness%20Continuity%2fBusiness%20Continuity%20Plan&amp;FolderCTID=&amp;View=%7b3112043B%2d9D49%2d4FD8%2d8FA0%2d6860991B2FD3%7d</vt:lpwstr>
      </vt:variant>
      <vt:variant>
        <vt:lpwstr/>
      </vt:variant>
      <vt:variant>
        <vt:i4>8192042</vt:i4>
      </vt:variant>
      <vt:variant>
        <vt:i4>168</vt:i4>
      </vt:variant>
      <vt:variant>
        <vt:i4>0</vt:i4>
      </vt:variant>
      <vt:variant>
        <vt:i4>5</vt:i4>
      </vt:variant>
      <vt:variant>
        <vt:lpwstr>http://cwe.vangent.local/sites/teams/CMS/spms/default.aspx?RootFolder=%2fsites%2fteams%2fCMS%2fspms%2fDocuments%2fServer%20Support&amp;FolderCTID=&amp;View=%7bC57ED41E%2d2CD6%2d4744%2dBAC7%2d0B7EE60FE9B0%7d</vt:lpwstr>
      </vt:variant>
      <vt:variant>
        <vt:lpwstr/>
      </vt:variant>
      <vt:variant>
        <vt:i4>6619251</vt:i4>
      </vt:variant>
      <vt:variant>
        <vt:i4>165</vt:i4>
      </vt:variant>
      <vt:variant>
        <vt:i4>0</vt:i4>
      </vt:variant>
      <vt:variant>
        <vt:i4>5</vt:i4>
      </vt:variant>
      <vt:variant>
        <vt:lpwstr>../../../../Documents and Settings/queeti/Application Data/Microsoft/Word/vaden/CMS/CMM Documents/SCM/SCCB Charter/CMS_Project_SCCBCht.doc</vt:lpwstr>
      </vt:variant>
      <vt:variant>
        <vt:lpwstr/>
      </vt:variant>
      <vt:variant>
        <vt:i4>3801140</vt:i4>
      </vt:variant>
      <vt:variant>
        <vt:i4>162</vt:i4>
      </vt:variant>
      <vt:variant>
        <vt:i4>0</vt:i4>
      </vt:variant>
      <vt:variant>
        <vt:i4>5</vt:i4>
      </vt:variant>
      <vt:variant>
        <vt:lpwstr>\\CMLibrary_02\cms\Witness\Documents\SCM\CI</vt:lpwstr>
      </vt:variant>
      <vt:variant>
        <vt:lpwstr/>
      </vt:variant>
      <vt:variant>
        <vt:i4>7274619</vt:i4>
      </vt:variant>
      <vt:variant>
        <vt:i4>159</vt:i4>
      </vt:variant>
      <vt:variant>
        <vt:i4>0</vt:i4>
      </vt:variant>
      <vt:variant>
        <vt:i4>5</vt:i4>
      </vt:variant>
      <vt:variant>
        <vt:lpwstr>http://cwe.vangent.local/sites/teams/CMS/Security/default.aspx?RootFolder=%2fsites%2fteams%2fCMS%2fSecurity%2fShared%20Documents%2fBusiness%20Continuity%2fBusiness%20Continuity%20Plan&amp;FolderCTID=&amp;View=%7b3112043B%2d9D49%2d4FD8%2d8FA0%2d6860991B2FD3%7d</vt:lpwstr>
      </vt:variant>
      <vt:variant>
        <vt:lpwstr/>
      </vt:variant>
      <vt:variant>
        <vt:i4>4980858</vt:i4>
      </vt:variant>
      <vt:variant>
        <vt:i4>156</vt:i4>
      </vt:variant>
      <vt:variant>
        <vt:i4>0</vt:i4>
      </vt:variant>
      <vt:variant>
        <vt:i4>5</vt:i4>
      </vt:variant>
      <vt:variant>
        <vt:lpwstr>\\CMLibrary_02\cms\Global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BCC Print Fulfillment</dc:title>
  <dc:creator>jlamboy</dc:creator>
  <cp:lastModifiedBy>Augustin, Jourdain M</cp:lastModifiedBy>
  <cp:revision>7</cp:revision>
  <cp:lastPrinted>2010-01-11T14:04:00Z</cp:lastPrinted>
  <dcterms:created xsi:type="dcterms:W3CDTF">2014-07-01T14:04:00Z</dcterms:created>
  <dcterms:modified xsi:type="dcterms:W3CDTF">2015-03-04T16:27:00Z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0x0101009E5C6E04F5F2CA4DBF07DC2DA055DA5A</vt:lpwstr>
  </property>
</Properties>
</file>