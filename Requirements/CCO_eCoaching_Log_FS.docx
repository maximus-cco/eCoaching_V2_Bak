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753E618" w:rsidR="00167A2E" w:rsidRDefault="007659C6" w:rsidP="00D5180F">
            <w:pPr>
              <w:spacing w:line="240" w:lineRule="auto"/>
              <w:ind w:right="-270"/>
              <w:rPr>
                <w:rFonts w:ascii="Times New Roman (PCL6)" w:hAnsi="Times New Roman (PCL6)"/>
                <w:color w:val="000000" w:themeColor="text1"/>
                <w:sz w:val="20"/>
              </w:rPr>
            </w:pPr>
            <w:ins w:id="0" w:author="Stein, Lisa D" w:date="2016-01-04T06:05:00Z">
              <w:r>
                <w:rPr>
                  <w:rFonts w:ascii="Times New Roman (PCL6)" w:hAnsi="Times New Roman (PCL6)"/>
                  <w:color w:val="000000" w:themeColor="text1"/>
                  <w:sz w:val="20"/>
                </w:rPr>
                <w:t>1</w:t>
              </w:r>
            </w:ins>
            <w:del w:id="1" w:author="Stein, Lisa D" w:date="2016-01-04T06:05:00Z">
              <w:r w:rsidR="008304A2" w:rsidDel="007659C6">
                <w:rPr>
                  <w:rFonts w:ascii="Times New Roman (PCL6)" w:hAnsi="Times New Roman (PCL6)"/>
                  <w:color w:val="000000" w:themeColor="text1"/>
                  <w:sz w:val="20"/>
                </w:rPr>
                <w:delText>12</w:delText>
              </w:r>
            </w:del>
            <w:r w:rsidR="008304A2">
              <w:rPr>
                <w:rFonts w:ascii="Times New Roman (PCL6)" w:hAnsi="Times New Roman (PCL6)"/>
                <w:color w:val="000000" w:themeColor="text1"/>
                <w:sz w:val="20"/>
              </w:rPr>
              <w:t>/</w:t>
            </w:r>
            <w:ins w:id="2" w:author="Stein, Lisa D" w:date="2016-01-04T06:05:00Z">
              <w:r>
                <w:rPr>
                  <w:rFonts w:ascii="Times New Roman (PCL6)" w:hAnsi="Times New Roman (PCL6)"/>
                  <w:color w:val="000000" w:themeColor="text1"/>
                  <w:sz w:val="20"/>
                </w:rPr>
                <w:t>04</w:t>
              </w:r>
            </w:ins>
            <w:del w:id="3" w:author="Stein, Lisa D" w:date="2016-01-04T06:05:00Z">
              <w:r w:rsidR="008304A2" w:rsidDel="007659C6">
                <w:rPr>
                  <w:rFonts w:ascii="Times New Roman (PCL6)" w:hAnsi="Times New Roman (PCL6)"/>
                  <w:color w:val="000000" w:themeColor="text1"/>
                  <w:sz w:val="20"/>
                </w:rPr>
                <w:delText>1</w:delText>
              </w:r>
              <w:r w:rsidR="00983503" w:rsidDel="007659C6">
                <w:rPr>
                  <w:rFonts w:ascii="Times New Roman (PCL6)" w:hAnsi="Times New Roman (PCL6)"/>
                  <w:color w:val="000000" w:themeColor="text1"/>
                  <w:sz w:val="20"/>
                </w:rPr>
                <w:delText>5</w:delText>
              </w:r>
            </w:del>
            <w:r w:rsidR="008304A2">
              <w:rPr>
                <w:rFonts w:ascii="Times New Roman (PCL6)" w:hAnsi="Times New Roman (PCL6)"/>
                <w:color w:val="000000" w:themeColor="text1"/>
                <w:sz w:val="20"/>
              </w:rPr>
              <w:t>/201</w:t>
            </w:r>
            <w:ins w:id="4" w:author="Stein, Lisa D" w:date="2016-01-04T06:05:00Z">
              <w:r>
                <w:rPr>
                  <w:rFonts w:ascii="Times New Roman (PCL6)" w:hAnsi="Times New Roman (PCL6)"/>
                  <w:color w:val="000000" w:themeColor="text1"/>
                  <w:sz w:val="20"/>
                </w:rPr>
                <w:t>6</w:t>
              </w:r>
            </w:ins>
            <w:del w:id="5" w:author="Stein, Lisa D" w:date="2016-01-04T06:05:00Z">
              <w:r w:rsidR="008304A2" w:rsidDel="007659C6">
                <w:rPr>
                  <w:rFonts w:ascii="Times New Roman (PCL6)" w:hAnsi="Times New Roman (PCL6)"/>
                  <w:color w:val="000000" w:themeColor="text1"/>
                  <w:sz w:val="20"/>
                </w:rPr>
                <w:delText>5</w:delText>
              </w:r>
            </w:del>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393304D2" w:rsidR="007F195A" w:rsidRPr="004856F7" w:rsidRDefault="007659C6" w:rsidP="00FF4EFB">
            <w:pPr>
              <w:pStyle w:val="hdr1"/>
              <w:spacing w:before="0"/>
              <w:ind w:left="0"/>
              <w:jc w:val="left"/>
              <w:rPr>
                <w:sz w:val="20"/>
              </w:rPr>
            </w:pPr>
            <w:ins w:id="6" w:author="Stein, Lisa D" w:date="2016-01-04T06:05:00Z">
              <w:r w:rsidRPr="007659C6">
                <w:rPr>
                  <w:sz w:val="20"/>
                </w:rPr>
                <w:t xml:space="preserve">CR 1555 eCoaching - Incorporate new LSA job codes into </w:t>
              </w:r>
              <w:proofErr w:type="spellStart"/>
              <w:r w:rsidRPr="007659C6">
                <w:rPr>
                  <w:sz w:val="20"/>
                </w:rPr>
                <w:t>eCL</w:t>
              </w:r>
            </w:ins>
            <w:proofErr w:type="spellEnd"/>
            <w:del w:id="7" w:author="Stein, Lisa D" w:date="2016-01-04T06:05:00Z">
              <w:r w:rsidR="00983503" w:rsidDel="007659C6">
                <w:rPr>
                  <w:sz w:val="20"/>
                </w:rPr>
                <w:delText>CR 1423: eCoaching – Add job code WHHR70 for HR users</w:delText>
              </w:r>
            </w:del>
          </w:p>
        </w:tc>
      </w:tr>
    </w:tbl>
    <w:p w14:paraId="3ECE7BFD" w14:textId="13C8C122" w:rsidR="008747B8" w:rsidRPr="00A525FE" w:rsidRDefault="006C361B"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6C361B"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w:t>
            </w:r>
            <w:proofErr w:type="spellStart"/>
            <w:r>
              <w:rPr>
                <w:color w:val="000000" w:themeColor="text1"/>
              </w:rPr>
              <w:t>per</w:t>
            </w:r>
            <w:proofErr w:type="spellEnd"/>
            <w:r>
              <w:rPr>
                <w:color w:val="000000" w:themeColor="text1"/>
              </w:rPr>
              <w:t xml:space="preserve">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 xml:space="preserve">update </w:t>
            </w:r>
            <w:proofErr w:type="spellStart"/>
            <w:r w:rsidR="00A7693A" w:rsidRPr="00A7693A">
              <w:rPr>
                <w:color w:val="000000" w:themeColor="text1"/>
                <w:szCs w:val="24"/>
              </w:rPr>
              <w:t>eCL</w:t>
            </w:r>
            <w:proofErr w:type="spellEnd"/>
            <w:r w:rsidR="00A7693A" w:rsidRPr="00A7693A">
              <w:rPr>
                <w:color w:val="000000" w:themeColor="text1"/>
                <w:szCs w:val="24"/>
              </w:rPr>
              <w:t xml:space="preserve">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 xml:space="preserve">P11841 – </w:t>
            </w:r>
            <w:proofErr w:type="spellStart"/>
            <w:r>
              <w:t>eCL</w:t>
            </w:r>
            <w:proofErr w:type="spellEnd"/>
            <w:r>
              <w:t xml:space="preserve">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 xml:space="preserve">P12483 – Update </w:t>
            </w:r>
            <w:proofErr w:type="spellStart"/>
            <w:r>
              <w:t>eCL</w:t>
            </w:r>
            <w:proofErr w:type="spellEnd"/>
            <w:r>
              <w:t xml:space="preserve">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 xml:space="preserve">P12897 – </w:t>
            </w:r>
            <w:proofErr w:type="spellStart"/>
            <w:r>
              <w:t>eCL</w:t>
            </w:r>
            <w:proofErr w:type="spellEnd"/>
            <w:r>
              <w:t xml:space="preserve">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 xml:space="preserve">P12930 – Display </w:t>
            </w:r>
            <w:proofErr w:type="spellStart"/>
            <w:r>
              <w:t>Verint</w:t>
            </w:r>
            <w:proofErr w:type="spellEnd"/>
            <w:r>
              <w:t xml:space="preserve">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 xml:space="preserve">P13098 – </w:t>
            </w:r>
            <w:proofErr w:type="spellStart"/>
            <w:r>
              <w:rPr>
                <w:szCs w:val="24"/>
              </w:rPr>
              <w:t>eCL</w:t>
            </w:r>
            <w:proofErr w:type="spellEnd"/>
            <w:r>
              <w:rPr>
                <w:szCs w:val="24"/>
              </w:rPr>
              <w:t xml:space="preserve">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w:t>
            </w:r>
            <w:proofErr w:type="spellStart"/>
            <w:r>
              <w:rPr>
                <w:szCs w:val="24"/>
              </w:rPr>
              <w:t>eCL</w:t>
            </w:r>
            <w:proofErr w:type="spellEnd"/>
            <w:r>
              <w:rPr>
                <w:szCs w:val="24"/>
              </w:rPr>
              <w:t xml:space="preserve">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 xml:space="preserve">Modified field 23 for </w:t>
            </w:r>
            <w:proofErr w:type="spellStart"/>
            <w:r w:rsidR="007D7615">
              <w:rPr>
                <w:szCs w:val="24"/>
              </w:rPr>
              <w:t>eMail</w:t>
            </w:r>
            <w:proofErr w:type="spellEnd"/>
            <w:r w:rsidR="007D7615">
              <w:rPr>
                <w:szCs w:val="24"/>
              </w:rPr>
              <w:t xml:space="preserve"> and Written </w:t>
            </w:r>
            <w:proofErr w:type="spellStart"/>
            <w:r w:rsidR="007D7615">
              <w:rPr>
                <w:szCs w:val="24"/>
              </w:rPr>
              <w:t>Corr</w:t>
            </w:r>
            <w:proofErr w:type="spellEnd"/>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w:t>
            </w:r>
            <w:proofErr w:type="spellStart"/>
            <w:r>
              <w:rPr>
                <w:szCs w:val="24"/>
              </w:rPr>
              <w:t>eCL</w:t>
            </w:r>
            <w:proofErr w:type="spellEnd"/>
            <w:r>
              <w:rPr>
                <w:szCs w:val="24"/>
              </w:rPr>
              <w:t xml:space="preserve">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 xml:space="preserve">P13213 – </w:t>
            </w:r>
            <w:proofErr w:type="spellStart"/>
            <w:r>
              <w:rPr>
                <w:szCs w:val="24"/>
              </w:rPr>
              <w:t>eCL</w:t>
            </w:r>
            <w:proofErr w:type="spellEnd"/>
            <w:r>
              <w:rPr>
                <w:szCs w:val="24"/>
              </w:rPr>
              <w:t xml:space="preserve">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 xml:space="preserve">P13138 – </w:t>
            </w:r>
            <w:proofErr w:type="spellStart"/>
            <w:r>
              <w:rPr>
                <w:szCs w:val="24"/>
              </w:rPr>
              <w:t>eCL</w:t>
            </w:r>
            <w:proofErr w:type="spellEnd"/>
            <w:r>
              <w:rPr>
                <w:szCs w:val="24"/>
              </w:rPr>
              <w:t xml:space="preserve">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3B919065" w14:textId="5C830782" w:rsidR="00B451F0" w:rsidRPr="00C1277D" w:rsidRDefault="00B451F0" w:rsidP="008B1B25">
            <w:pPr>
              <w:pStyle w:val="hdr1"/>
              <w:spacing w:before="0"/>
              <w:ind w:left="0"/>
              <w:jc w:val="left"/>
              <w:rPr>
                <w:szCs w:val="24"/>
              </w:rPr>
            </w:pPr>
            <w:r>
              <w:rPr>
                <w:szCs w:val="24"/>
              </w:rPr>
              <w:t xml:space="preserve">IV Layouts, Dashboard Permissions Criteria </w:t>
            </w:r>
            <w:r w:rsidR="003D3157">
              <w:rPr>
                <w:szCs w:val="24"/>
              </w:rPr>
              <w:t>–</w:t>
            </w:r>
            <w:r>
              <w:rPr>
                <w:szCs w:val="24"/>
              </w:rPr>
              <w:t xml:space="preserve">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 xml:space="preserve">P13263 – </w:t>
            </w:r>
            <w:proofErr w:type="spellStart"/>
            <w:r>
              <w:rPr>
                <w:szCs w:val="24"/>
              </w:rPr>
              <w:t>eCL</w:t>
            </w:r>
            <w:proofErr w:type="spellEnd"/>
            <w:r>
              <w:rPr>
                <w:szCs w:val="24"/>
              </w:rPr>
              <w:t xml:space="preserve">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proofErr w:type="spellStart"/>
            <w:r>
              <w:rPr>
                <w:szCs w:val="24"/>
              </w:rPr>
              <w:t>eCL</w:t>
            </w:r>
            <w:proofErr w:type="spellEnd"/>
            <w:r>
              <w:rPr>
                <w:szCs w:val="24"/>
              </w:rPr>
              <w:t xml:space="preserve">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 xml:space="preserve">P13386 – </w:t>
            </w:r>
            <w:proofErr w:type="spellStart"/>
            <w:r w:rsidRPr="006868B1">
              <w:rPr>
                <w:szCs w:val="24"/>
              </w:rPr>
              <w:t>eCL</w:t>
            </w:r>
            <w:proofErr w:type="spellEnd"/>
            <w:r w:rsidRPr="006868B1">
              <w:rPr>
                <w:szCs w:val="24"/>
              </w:rPr>
              <w:t xml:space="preserve">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 xml:space="preserve">P13506 – </w:t>
            </w:r>
            <w:proofErr w:type="spellStart"/>
            <w:r>
              <w:rPr>
                <w:szCs w:val="24"/>
              </w:rPr>
              <w:t>eCL</w:t>
            </w:r>
            <w:proofErr w:type="spellEnd"/>
            <w:r>
              <w:rPr>
                <w:szCs w:val="24"/>
              </w:rPr>
              <w:t xml:space="preserve">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 xml:space="preserve">P13512 – </w:t>
            </w:r>
            <w:proofErr w:type="spellStart"/>
            <w:r>
              <w:rPr>
                <w:szCs w:val="24"/>
              </w:rPr>
              <w:t>eCL</w:t>
            </w:r>
            <w:proofErr w:type="spellEnd"/>
            <w:r>
              <w:rPr>
                <w:szCs w:val="24"/>
              </w:rPr>
              <w:t xml:space="preserve">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 xml:space="preserve">P13515 – </w:t>
            </w:r>
            <w:proofErr w:type="spellStart"/>
            <w:r>
              <w:rPr>
                <w:szCs w:val="24"/>
              </w:rPr>
              <w:t>eCL</w:t>
            </w:r>
            <w:proofErr w:type="spellEnd"/>
            <w:r>
              <w:rPr>
                <w:szCs w:val="24"/>
              </w:rPr>
              <w:t xml:space="preserve"> </w:t>
            </w:r>
            <w:proofErr w:type="spellStart"/>
            <w:r>
              <w:rPr>
                <w:szCs w:val="24"/>
              </w:rPr>
              <w:t>eMail</w:t>
            </w:r>
            <w:proofErr w:type="spellEnd"/>
            <w:r>
              <w:rPr>
                <w:szCs w:val="24"/>
              </w:rPr>
              <w:t xml:space="preserve"> Mappings</w:t>
            </w:r>
          </w:p>
          <w:p w14:paraId="33D4D66E" w14:textId="5D7A1B30"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Data Definitions</w:t>
            </w:r>
          </w:p>
          <w:p w14:paraId="0733009F" w14:textId="1BF4DA47" w:rsidR="00B95C82" w:rsidRPr="00B95C82" w:rsidRDefault="00B95C82" w:rsidP="008B1B25">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w:t>
            </w:r>
            <w:r w:rsidR="003D3157">
              <w:rPr>
                <w:szCs w:val="24"/>
              </w:rPr>
              <w:t>–</w:t>
            </w:r>
            <w:r w:rsidRPr="00B95C82">
              <w:rPr>
                <w:szCs w:val="24"/>
              </w:rPr>
              <w:t xml:space="preserve">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47DAEBAB" w:rsidR="00B95C82" w:rsidRPr="00B95C82" w:rsidRDefault="00B95C82" w:rsidP="008B1B25">
            <w:pPr>
              <w:pStyle w:val="hdr1"/>
              <w:spacing w:before="0"/>
              <w:ind w:left="0"/>
              <w:jc w:val="left"/>
              <w:rPr>
                <w:szCs w:val="24"/>
              </w:rPr>
            </w:pPr>
            <w:r w:rsidRPr="00B95C82">
              <w:rPr>
                <w:szCs w:val="24"/>
              </w:rPr>
              <w:t xml:space="preserve">II Customer Requirements </w:t>
            </w:r>
            <w:r w:rsidR="003D3157">
              <w:rPr>
                <w:szCs w:val="24"/>
              </w:rPr>
              <w:t>–</w:t>
            </w:r>
            <w:r w:rsidRPr="00B95C82">
              <w:rPr>
                <w:szCs w:val="24"/>
              </w:rPr>
              <w:t xml:space="preserve"> User Interface Controls</w:t>
            </w:r>
          </w:p>
          <w:p w14:paraId="33168DD2" w14:textId="0F0FD532" w:rsidR="00B95C82" w:rsidRPr="00B95C82" w:rsidRDefault="00B95C82" w:rsidP="008B1B25">
            <w:pPr>
              <w:pStyle w:val="hdr1"/>
              <w:spacing w:before="0"/>
              <w:ind w:left="0"/>
              <w:jc w:val="left"/>
              <w:rPr>
                <w:szCs w:val="24"/>
              </w:rPr>
            </w:pPr>
            <w:r w:rsidRPr="00B95C82">
              <w:rPr>
                <w:szCs w:val="24"/>
              </w:rPr>
              <w:t xml:space="preserve">44 Submit </w:t>
            </w:r>
            <w:r w:rsidR="003D3157">
              <w:rPr>
                <w:szCs w:val="24"/>
              </w:rPr>
              <w:t>–</w:t>
            </w:r>
            <w:r w:rsidRPr="00B95C82">
              <w:rPr>
                <w:szCs w:val="24"/>
              </w:rPr>
              <w:t xml:space="preserve">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6061E463" w:rsidR="00B95C82" w:rsidRPr="00B95C82" w:rsidRDefault="00B95C82" w:rsidP="008B1B25">
            <w:pPr>
              <w:pStyle w:val="hdr1"/>
              <w:spacing w:before="0"/>
              <w:ind w:left="0"/>
              <w:jc w:val="left"/>
              <w:rPr>
                <w:szCs w:val="24"/>
              </w:rPr>
            </w:pPr>
            <w:r w:rsidRPr="00B95C82">
              <w:rPr>
                <w:szCs w:val="24"/>
              </w:rPr>
              <w:t xml:space="preserve">59 Submit </w:t>
            </w:r>
            <w:r w:rsidR="003D3157">
              <w:rPr>
                <w:szCs w:val="24"/>
              </w:rPr>
              <w:t>–</w:t>
            </w:r>
            <w:r w:rsidRPr="00B95C82">
              <w:rPr>
                <w:szCs w:val="24"/>
              </w:rPr>
              <w:t xml:space="preserve">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1E364994" w:rsidR="00B95C82" w:rsidRPr="00B95C82" w:rsidRDefault="00B95C82" w:rsidP="008B1B25">
            <w:pPr>
              <w:pStyle w:val="hdr1"/>
              <w:spacing w:before="0"/>
              <w:ind w:left="0"/>
              <w:jc w:val="left"/>
              <w:rPr>
                <w:szCs w:val="24"/>
              </w:rPr>
            </w:pPr>
            <w:r w:rsidRPr="00B95C82">
              <w:rPr>
                <w:szCs w:val="24"/>
              </w:rPr>
              <w:t xml:space="preserve">I Pending Supervisor Review </w:t>
            </w:r>
            <w:r w:rsidR="003D3157">
              <w:rPr>
                <w:szCs w:val="24"/>
              </w:rPr>
              <w:t>–</w:t>
            </w:r>
            <w:r w:rsidRPr="00B95C82">
              <w:rPr>
                <w:szCs w:val="24"/>
              </w:rPr>
              <w:t xml:space="preserve"> changed condition for Pending Supervisor Review</w:t>
            </w:r>
          </w:p>
          <w:p w14:paraId="70A776B7" w14:textId="6BBCBB61" w:rsidR="00B95C82" w:rsidRPr="00B95C82" w:rsidRDefault="00B95C82" w:rsidP="008B1B25">
            <w:pPr>
              <w:pStyle w:val="hdr1"/>
              <w:spacing w:before="0"/>
              <w:ind w:left="0"/>
              <w:jc w:val="left"/>
              <w:rPr>
                <w:szCs w:val="24"/>
              </w:rPr>
            </w:pPr>
            <w:r w:rsidRPr="00B95C82">
              <w:rPr>
                <w:szCs w:val="24"/>
              </w:rPr>
              <w:t xml:space="preserve">II Pending Manager Review </w:t>
            </w:r>
            <w:r w:rsidR="003D3157">
              <w:rPr>
                <w:szCs w:val="24"/>
              </w:rPr>
              <w:t>–</w:t>
            </w:r>
            <w:r w:rsidRPr="00B95C82">
              <w:rPr>
                <w:szCs w:val="24"/>
              </w:rPr>
              <w:t xml:space="preserve"> changed condition for Pending Manager Review</w:t>
            </w:r>
          </w:p>
          <w:p w14:paraId="6382403A" w14:textId="77881449" w:rsidR="00B95C82" w:rsidRPr="00B95C82" w:rsidRDefault="00B95C82" w:rsidP="008B1B25">
            <w:pPr>
              <w:pStyle w:val="hdr1"/>
              <w:spacing w:before="0"/>
              <w:ind w:left="0"/>
              <w:jc w:val="left"/>
              <w:rPr>
                <w:szCs w:val="24"/>
              </w:rPr>
            </w:pPr>
            <w:r w:rsidRPr="00B95C82">
              <w:rPr>
                <w:szCs w:val="24"/>
              </w:rPr>
              <w:t xml:space="preserve">III Pending Employee Review </w:t>
            </w:r>
            <w:r w:rsidR="003D3157">
              <w:rPr>
                <w:szCs w:val="24"/>
              </w:rPr>
              <w:t>–</w:t>
            </w:r>
            <w:r w:rsidRPr="00B95C82">
              <w:rPr>
                <w:szCs w:val="24"/>
              </w:rPr>
              <w:t xml:space="preserve"> changed condition for Pending Employee Review</w:t>
            </w:r>
          </w:p>
          <w:p w14:paraId="34781F77" w14:textId="3AB22A93" w:rsidR="00B95C82" w:rsidRDefault="00B95C82" w:rsidP="008B1B25">
            <w:pPr>
              <w:pStyle w:val="hdr1"/>
              <w:spacing w:before="0"/>
              <w:ind w:left="0"/>
              <w:jc w:val="left"/>
              <w:rPr>
                <w:szCs w:val="24"/>
              </w:rPr>
            </w:pPr>
            <w:r w:rsidRPr="00B95C82">
              <w:rPr>
                <w:szCs w:val="24"/>
              </w:rPr>
              <w:t xml:space="preserve">IV No Email </w:t>
            </w:r>
            <w:r w:rsidR="003D3157">
              <w:rPr>
                <w:szCs w:val="24"/>
              </w:rPr>
              <w:t>–</w:t>
            </w:r>
            <w:r w:rsidRPr="00B95C82">
              <w:rPr>
                <w:szCs w:val="24"/>
              </w:rPr>
              <w:t xml:space="preserve"> changed for no email sent</w:t>
            </w:r>
          </w:p>
          <w:p w14:paraId="04567819" w14:textId="1A62E3CF" w:rsidR="00660C20" w:rsidRDefault="00660C20" w:rsidP="008B1B25">
            <w:pPr>
              <w:pStyle w:val="hdr1"/>
              <w:spacing w:before="0"/>
              <w:ind w:left="0"/>
              <w:jc w:val="left"/>
              <w:rPr>
                <w:szCs w:val="24"/>
              </w:rPr>
            </w:pPr>
            <w:r w:rsidRPr="00660C20">
              <w:rPr>
                <w:szCs w:val="24"/>
              </w:rPr>
              <w:t xml:space="preserve">VI Outliers (Data Feed\Form Entry) </w:t>
            </w:r>
            <w:r w:rsidR="003D3157">
              <w:rPr>
                <w:szCs w:val="24"/>
              </w:rPr>
              <w:t>–</w:t>
            </w:r>
            <w:r w:rsidRPr="00660C20">
              <w:rPr>
                <w:szCs w:val="24"/>
              </w:rPr>
              <w:t xml:space="preserve"> added heading and note for Pending Acknowledgement</w:t>
            </w:r>
          </w:p>
          <w:p w14:paraId="5A42EFE9" w14:textId="0EC1A3F2" w:rsidR="00B95C82" w:rsidRDefault="00B95C82" w:rsidP="008B1B25">
            <w:pPr>
              <w:pStyle w:val="hdr1"/>
              <w:spacing w:before="0"/>
              <w:ind w:left="0"/>
              <w:jc w:val="left"/>
              <w:rPr>
                <w:szCs w:val="24"/>
              </w:rPr>
            </w:pPr>
            <w:r w:rsidRPr="00B95C82">
              <w:rPr>
                <w:szCs w:val="24"/>
              </w:rPr>
              <w:t xml:space="preserve">VII IQS (Data Feed) </w:t>
            </w:r>
            <w:r w:rsidR="003D3157">
              <w:rPr>
                <w:szCs w:val="24"/>
              </w:rPr>
              <w:t>–</w:t>
            </w:r>
            <w:r w:rsidRPr="00B95C82">
              <w:rPr>
                <w:szCs w:val="24"/>
              </w:rPr>
              <w:t xml:space="preserve">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20149558" w:rsidR="00A071B8" w:rsidRPr="00A071B8" w:rsidRDefault="00A071B8" w:rsidP="008B1B25">
            <w:pPr>
              <w:pStyle w:val="hdr1"/>
              <w:spacing w:before="0"/>
              <w:ind w:left="0"/>
              <w:jc w:val="left"/>
              <w:rPr>
                <w:szCs w:val="24"/>
              </w:rPr>
            </w:pPr>
            <w:r w:rsidRPr="00A071B8">
              <w:rPr>
                <w:szCs w:val="24"/>
              </w:rPr>
              <w:t xml:space="preserve">III Program Requirements (D </w:t>
            </w:r>
            <w:r w:rsidR="003D3157">
              <w:rPr>
                <w:szCs w:val="24"/>
              </w:rPr>
              <w:t>–</w:t>
            </w:r>
            <w:r w:rsidRPr="00A071B8">
              <w:rPr>
                <w:szCs w:val="24"/>
              </w:rPr>
              <w:t xml:space="preserve"> second paragraph, F </w:t>
            </w:r>
            <w:r w:rsidR="003D3157">
              <w:rPr>
                <w:szCs w:val="24"/>
              </w:rPr>
              <w:t>–</w:t>
            </w:r>
            <w:r w:rsidRPr="00A071B8">
              <w:rPr>
                <w:szCs w:val="24"/>
              </w:rPr>
              <w:t xml:space="preserve"> labeled existing paragraph)</w:t>
            </w:r>
          </w:p>
          <w:p w14:paraId="0CAABA99" w14:textId="5A2A6686"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 xml:space="preserve">Criteria </w:t>
            </w:r>
            <w:r w:rsidR="003D3157">
              <w:rPr>
                <w:szCs w:val="24"/>
              </w:rPr>
              <w:t>–</w:t>
            </w:r>
            <w:r w:rsidRPr="00A071B8">
              <w:rPr>
                <w:szCs w:val="24"/>
              </w:rPr>
              <w:t xml:space="preserve">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0B7C3212"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 xml:space="preserve">D </w:t>
            </w:r>
            <w:r w:rsidR="003D3157">
              <w:rPr>
                <w:szCs w:val="24"/>
              </w:rPr>
              <w:t>–</w:t>
            </w:r>
            <w:r w:rsidRPr="00A071B8">
              <w:rPr>
                <w:szCs w:val="24"/>
              </w:rPr>
              <w:t xml:space="preserve">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3C6D58AB" w:rsidR="001967B7" w:rsidRDefault="001967B7" w:rsidP="008B1B25">
            <w:pPr>
              <w:pStyle w:val="hdr1"/>
              <w:spacing w:before="0"/>
              <w:ind w:left="0"/>
              <w:jc w:val="left"/>
              <w:rPr>
                <w:szCs w:val="24"/>
              </w:rPr>
            </w:pPr>
            <w:r w:rsidRPr="00B95C82">
              <w:rPr>
                <w:szCs w:val="24"/>
              </w:rPr>
              <w:t>V System Generated Emails</w:t>
            </w:r>
            <w:r>
              <w:rPr>
                <w:szCs w:val="24"/>
              </w:rPr>
              <w:t xml:space="preserve"> </w:t>
            </w:r>
            <w:r w:rsidR="003D3157">
              <w:rPr>
                <w:szCs w:val="24"/>
              </w:rPr>
              <w:t>–</w:t>
            </w:r>
            <w:r>
              <w:rPr>
                <w:szCs w:val="24"/>
              </w:rPr>
              <w:t xml:space="preserve">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 xml:space="preserve">VI. Outliers (Data Feed\Form Entry) </w:t>
            </w:r>
            <w:proofErr w:type="spellStart"/>
            <w:r w:rsidRPr="000A46CA">
              <w:rPr>
                <w:szCs w:val="24"/>
              </w:rPr>
              <w:t>eCL</w:t>
            </w:r>
            <w:proofErr w:type="spellEnd"/>
            <w:r w:rsidRPr="000A46CA">
              <w:rPr>
                <w:szCs w:val="24"/>
              </w:rPr>
              <w:t xml:space="preserve">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 xml:space="preserve">P13622 – </w:t>
            </w:r>
            <w:proofErr w:type="spellStart"/>
            <w:r>
              <w:rPr>
                <w:szCs w:val="24"/>
              </w:rPr>
              <w:t>eCL</w:t>
            </w:r>
            <w:proofErr w:type="spellEnd"/>
            <w:r>
              <w:rPr>
                <w:szCs w:val="24"/>
              </w:rPr>
              <w:t xml:space="preserve">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 xml:space="preserve">P13653 – </w:t>
            </w:r>
            <w:proofErr w:type="spellStart"/>
            <w:r>
              <w:rPr>
                <w:szCs w:val="24"/>
              </w:rPr>
              <w:t>eCL</w:t>
            </w:r>
            <w:proofErr w:type="spellEnd"/>
            <w:r>
              <w:rPr>
                <w:szCs w:val="24"/>
              </w:rPr>
              <w:t xml:space="preserve">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 xml:space="preserve">P13624 – </w:t>
            </w:r>
            <w:proofErr w:type="spellStart"/>
            <w:r>
              <w:rPr>
                <w:szCs w:val="24"/>
              </w:rPr>
              <w:t>eCL</w:t>
            </w:r>
            <w:proofErr w:type="spellEnd"/>
            <w:r>
              <w:rPr>
                <w:szCs w:val="24"/>
              </w:rPr>
              <w:t xml:space="preserve"> Warnings 13 week inactivation</w:t>
            </w:r>
          </w:p>
          <w:p w14:paraId="3E07658D" w14:textId="01A61F89" w:rsidR="006A2B2E" w:rsidRDefault="006A2B2E" w:rsidP="008B1B25">
            <w:pPr>
              <w:pStyle w:val="hdr1"/>
              <w:spacing w:before="0"/>
              <w:ind w:left="0"/>
              <w:jc w:val="left"/>
              <w:rPr>
                <w:szCs w:val="24"/>
              </w:rPr>
            </w:pPr>
            <w:r w:rsidRPr="006A2B2E">
              <w:rPr>
                <w:szCs w:val="24"/>
              </w:rPr>
              <w:t xml:space="preserve">IV Layouts </w:t>
            </w:r>
            <w:r w:rsidR="003D3157">
              <w:rPr>
                <w:szCs w:val="24"/>
              </w:rPr>
              <w:t>–</w:t>
            </w:r>
            <w:r w:rsidRPr="006A2B2E">
              <w:rPr>
                <w:szCs w:val="24"/>
              </w:rPr>
              <w:t xml:space="preserve">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w:t>
            </w:r>
            <w:proofErr w:type="spellStart"/>
            <w:r>
              <w:rPr>
                <w:szCs w:val="24"/>
              </w:rPr>
              <w:t>eCL</w:t>
            </w:r>
            <w:proofErr w:type="spellEnd"/>
            <w:r>
              <w:rPr>
                <w:szCs w:val="24"/>
              </w:rPr>
              <w:t xml:space="preserve">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 xml:space="preserve">P13631 – </w:t>
            </w:r>
            <w:proofErr w:type="spellStart"/>
            <w:r>
              <w:rPr>
                <w:szCs w:val="24"/>
              </w:rPr>
              <w:t>eCL</w:t>
            </w:r>
            <w:proofErr w:type="spellEnd"/>
            <w:r>
              <w:rPr>
                <w:szCs w:val="24"/>
              </w:rPr>
              <w:t xml:space="preserve">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 xml:space="preserve">P13753 – </w:t>
            </w:r>
            <w:proofErr w:type="spellStart"/>
            <w:r>
              <w:rPr>
                <w:szCs w:val="24"/>
              </w:rPr>
              <w:t>eCL</w:t>
            </w:r>
            <w:proofErr w:type="spellEnd"/>
            <w:r>
              <w:rPr>
                <w:szCs w:val="24"/>
              </w:rPr>
              <w:t xml:space="preserve"> Access for Exec </w:t>
            </w:r>
            <w:proofErr w:type="spellStart"/>
            <w:r>
              <w:rPr>
                <w:szCs w:val="24"/>
              </w:rPr>
              <w:t>Mgmt</w:t>
            </w:r>
            <w:proofErr w:type="spellEnd"/>
          </w:p>
          <w:p w14:paraId="723395CE" w14:textId="71DBDB8F"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w:t>
            </w:r>
            <w:r w:rsidR="003D3157">
              <w:rPr>
                <w:szCs w:val="24"/>
              </w:rPr>
              <w:t>–</w:t>
            </w:r>
            <w:r>
              <w:rPr>
                <w:szCs w:val="24"/>
              </w:rPr>
              <w:t xml:space="preserve"> </w:t>
            </w:r>
            <w:r w:rsidRPr="00020991">
              <w:rPr>
                <w:szCs w:val="24"/>
              </w:rPr>
              <w:t xml:space="preserve">Manager Level users </w:t>
            </w:r>
            <w:r w:rsidR="003D3157">
              <w:rPr>
                <w:szCs w:val="24"/>
              </w:rPr>
              <w:t>–</w:t>
            </w:r>
            <w:r w:rsidRPr="00020991">
              <w:rPr>
                <w:szCs w:val="24"/>
              </w:rPr>
              <w:t xml:space="preserve"> added WPWL*</w:t>
            </w:r>
          </w:p>
          <w:p w14:paraId="67A26253" w14:textId="1B554D04" w:rsidR="00EB02DD" w:rsidRDefault="00EB02DD" w:rsidP="008B1B25">
            <w:pPr>
              <w:pStyle w:val="hdr1"/>
              <w:spacing w:before="0"/>
              <w:ind w:left="0"/>
              <w:jc w:val="left"/>
              <w:rPr>
                <w:szCs w:val="24"/>
              </w:rPr>
            </w:pPr>
            <w:r w:rsidRPr="00020991">
              <w:rPr>
                <w:szCs w:val="24"/>
              </w:rPr>
              <w:t xml:space="preserve">2.2.1.13 Access to submission </w:t>
            </w:r>
            <w:r w:rsidR="003D3157">
              <w:rPr>
                <w:szCs w:val="24"/>
              </w:rPr>
              <w:t>–</w:t>
            </w:r>
            <w:r w:rsidRPr="00020991">
              <w:rPr>
                <w:szCs w:val="24"/>
              </w:rPr>
              <w:t xml:space="preserve"> </w:t>
            </w:r>
            <w:proofErr w:type="spellStart"/>
            <w:r w:rsidRPr="00020991">
              <w:rPr>
                <w:szCs w:val="24"/>
              </w:rPr>
              <w:t>Sr</w:t>
            </w:r>
            <w:proofErr w:type="spellEnd"/>
            <w:r w:rsidRPr="00020991">
              <w:rPr>
                <w:szCs w:val="24"/>
              </w:rPr>
              <w:t xml:space="preserve"> Manager</w:t>
            </w:r>
            <w:r>
              <w:rPr>
                <w:szCs w:val="24"/>
              </w:rPr>
              <w:t xml:space="preserve"> </w:t>
            </w:r>
            <w:r w:rsidR="003D3157">
              <w:rPr>
                <w:szCs w:val="24"/>
              </w:rPr>
              <w:t>–</w:t>
            </w:r>
            <w:r>
              <w:rPr>
                <w:szCs w:val="24"/>
              </w:rPr>
              <w:t xml:space="preserve">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 xml:space="preserve">P13479 – </w:t>
            </w:r>
            <w:proofErr w:type="spellStart"/>
            <w:r>
              <w:rPr>
                <w:szCs w:val="24"/>
              </w:rPr>
              <w:t>eCL</w:t>
            </w:r>
            <w:proofErr w:type="spellEnd"/>
            <w:r>
              <w:rPr>
                <w:szCs w:val="24"/>
              </w:rPr>
              <w:t xml:space="preserve">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4A8CF3BA" w:rsidR="004E587B" w:rsidRPr="004E587B" w:rsidRDefault="004E587B" w:rsidP="008B1B25">
            <w:pPr>
              <w:pStyle w:val="hdr1"/>
              <w:spacing w:before="0"/>
              <w:ind w:left="0"/>
              <w:jc w:val="left"/>
              <w:rPr>
                <w:szCs w:val="24"/>
              </w:rPr>
            </w:pPr>
            <w:r w:rsidRPr="004E587B">
              <w:rPr>
                <w:szCs w:val="24"/>
              </w:rPr>
              <w:t xml:space="preserve">IV Layouts Direct Coaching </w:t>
            </w:r>
            <w:r w:rsidR="003D3157">
              <w:rPr>
                <w:szCs w:val="24"/>
              </w:rPr>
              <w:t>–</w:t>
            </w:r>
            <w:r w:rsidRPr="004E587B">
              <w:rPr>
                <w:szCs w:val="24"/>
              </w:rPr>
              <w:t xml:space="preserve">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6C1E8EE8" w:rsidR="00995D38" w:rsidRPr="003449EA" w:rsidRDefault="00995D38"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7374261C" w:rsidR="00A4685A" w:rsidRPr="003449EA" w:rsidRDefault="00A4685A" w:rsidP="008B1B25">
            <w:pPr>
              <w:pStyle w:val="hdr1"/>
              <w:spacing w:before="0"/>
              <w:ind w:left="0"/>
              <w:rPr>
                <w:szCs w:val="24"/>
              </w:rPr>
            </w:pPr>
            <w:r w:rsidRPr="003449EA">
              <w:rPr>
                <w:szCs w:val="24"/>
              </w:rPr>
              <w:t xml:space="preserve">III Program Requirements </w:t>
            </w:r>
            <w:r w:rsidR="003D3157">
              <w:rPr>
                <w:szCs w:val="24"/>
              </w:rPr>
              <w:t>–</w:t>
            </w:r>
            <w:r w:rsidRPr="003449EA">
              <w:rPr>
                <w:szCs w:val="24"/>
              </w:rPr>
              <w:t xml:space="preserve">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3C45C8CC" w:rsidR="003449EA" w:rsidRPr="003449EA" w:rsidRDefault="003449EA" w:rsidP="008B1B25">
            <w:pPr>
              <w:pStyle w:val="hdr1"/>
              <w:spacing w:before="0"/>
              <w:ind w:left="0"/>
              <w:rPr>
                <w:szCs w:val="24"/>
              </w:rPr>
            </w:pPr>
            <w:r w:rsidRPr="003449EA">
              <w:rPr>
                <w:szCs w:val="24"/>
              </w:rPr>
              <w:t xml:space="preserve">II Customer Requirements </w:t>
            </w:r>
            <w:r w:rsidR="003D3157">
              <w:rPr>
                <w:szCs w:val="24"/>
              </w:rPr>
              <w:t>–</w:t>
            </w:r>
            <w:r w:rsidRPr="003449EA">
              <w:rPr>
                <w:szCs w:val="24"/>
              </w:rPr>
              <w:t xml:space="preserve">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AE0C7BB" w:rsidR="003449EA" w:rsidRDefault="003449EA" w:rsidP="008B1B25">
            <w:pPr>
              <w:pStyle w:val="hdr1"/>
              <w:spacing w:before="0"/>
              <w:ind w:left="0"/>
              <w:jc w:val="left"/>
              <w:rPr>
                <w:szCs w:val="24"/>
              </w:rPr>
            </w:pPr>
            <w:r w:rsidRPr="003449EA">
              <w:rPr>
                <w:szCs w:val="24"/>
              </w:rPr>
              <w:t>I</w:t>
            </w:r>
            <w:r w:rsidR="00A4685A">
              <w:rPr>
                <w:szCs w:val="24"/>
              </w:rPr>
              <w:t xml:space="preserve">II Program Requirements </w:t>
            </w:r>
            <w:r w:rsidR="003D3157">
              <w:rPr>
                <w:szCs w:val="24"/>
              </w:rPr>
              <w:t>–</w:t>
            </w:r>
            <w:r w:rsidR="00A4685A">
              <w:rPr>
                <w:szCs w:val="24"/>
              </w:rPr>
              <w:t xml:space="preserve">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60DDFD7" w:rsidR="00816EC0" w:rsidRPr="00816EC0" w:rsidRDefault="00816EC0" w:rsidP="008B1B25">
            <w:pPr>
              <w:pStyle w:val="hdr1"/>
              <w:spacing w:before="0"/>
              <w:ind w:left="0"/>
              <w:rPr>
                <w:szCs w:val="24"/>
              </w:rPr>
            </w:pPr>
            <w:proofErr w:type="spellStart"/>
            <w:r w:rsidRPr="00816EC0">
              <w:rPr>
                <w:szCs w:val="24"/>
              </w:rPr>
              <w:t>eCL</w:t>
            </w:r>
            <w:proofErr w:type="spellEnd"/>
            <w:r w:rsidRPr="00816EC0">
              <w:rPr>
                <w:szCs w:val="24"/>
              </w:rPr>
              <w:t xml:space="preserve"> Outlier Reporting Matrix #20 </w:t>
            </w:r>
            <w:r w:rsidR="003D3157">
              <w:rPr>
                <w:szCs w:val="24"/>
              </w:rPr>
              <w:t>–</w:t>
            </w:r>
            <w:r w:rsidRPr="00816EC0">
              <w:rPr>
                <w:szCs w:val="24"/>
              </w:rPr>
              <w:t xml:space="preserve"> added entry for OMR: FFM T2 Transfers</w:t>
            </w:r>
          </w:p>
          <w:p w14:paraId="31E25486" w14:textId="00883596" w:rsidR="00816EC0" w:rsidRDefault="00816EC0" w:rsidP="008B1B25">
            <w:pPr>
              <w:pStyle w:val="hdr1"/>
              <w:spacing w:before="0"/>
              <w:ind w:left="0"/>
              <w:jc w:val="left"/>
              <w:rPr>
                <w:szCs w:val="24"/>
              </w:rPr>
            </w:pPr>
            <w:r w:rsidRPr="00816EC0">
              <w:rPr>
                <w:szCs w:val="24"/>
              </w:rPr>
              <w:t xml:space="preserve">File Layout </w:t>
            </w:r>
            <w:r w:rsidR="003D3157">
              <w:rPr>
                <w:szCs w:val="24"/>
              </w:rPr>
              <w:t>–</w:t>
            </w:r>
            <w:r w:rsidRPr="00816EC0">
              <w:rPr>
                <w:szCs w:val="24"/>
              </w:rPr>
              <w:t xml:space="preserve">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333BA2F8" w:rsidR="00832C59" w:rsidRPr="00832C59" w:rsidRDefault="00832C59" w:rsidP="008B1B25">
            <w:pPr>
              <w:pStyle w:val="hdr1"/>
              <w:spacing w:before="0"/>
              <w:ind w:left="0"/>
              <w:rPr>
                <w:szCs w:val="24"/>
              </w:rPr>
            </w:pPr>
            <w:r w:rsidRPr="00832C59">
              <w:rPr>
                <w:szCs w:val="24"/>
              </w:rPr>
              <w:t xml:space="preserve">II Customer Requirements </w:t>
            </w:r>
            <w:r w:rsidR="003D3157">
              <w:rPr>
                <w:szCs w:val="24"/>
              </w:rPr>
              <w:t>–</w:t>
            </w:r>
            <w:r w:rsidRPr="00832C59">
              <w:rPr>
                <w:szCs w:val="24"/>
              </w:rPr>
              <w:t xml:space="preserve"> Data Definition #60, User Interface Controls #34</w:t>
            </w:r>
          </w:p>
          <w:p w14:paraId="43209594" w14:textId="04C8899F" w:rsidR="00832C59" w:rsidRDefault="00832C59" w:rsidP="008B1B25">
            <w:pPr>
              <w:pStyle w:val="hdr1"/>
              <w:spacing w:before="0"/>
              <w:ind w:left="0"/>
              <w:jc w:val="left"/>
              <w:rPr>
                <w:szCs w:val="24"/>
              </w:rPr>
            </w:pPr>
            <w:r w:rsidRPr="00832C59">
              <w:rPr>
                <w:szCs w:val="24"/>
              </w:rPr>
              <w:t xml:space="preserve">IV Layouts </w:t>
            </w:r>
            <w:r w:rsidR="003D3157">
              <w:rPr>
                <w:szCs w:val="24"/>
              </w:rPr>
              <w:t>–</w:t>
            </w:r>
            <w:r w:rsidRPr="00832C59">
              <w:rPr>
                <w:szCs w:val="24"/>
              </w:rPr>
              <w:t xml:space="preserve">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8B1B25">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6ADC2C4C" w:rsidR="00B2615F" w:rsidRDefault="00B2615F" w:rsidP="008B1B25">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w:t>
            </w:r>
            <w:r w:rsidR="003D3157">
              <w:rPr>
                <w:szCs w:val="24"/>
              </w:rPr>
              <w:t>–</w:t>
            </w:r>
            <w:r w:rsidRPr="00B2615F">
              <w:rPr>
                <w:szCs w:val="24"/>
              </w:rPr>
              <w:t xml:space="preserve">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56CB8A97" w:rsidR="00F02FAB" w:rsidRPr="00F02FAB" w:rsidRDefault="00F02FAB" w:rsidP="008B1B25">
            <w:pPr>
              <w:pStyle w:val="hdr1"/>
              <w:spacing w:before="0"/>
              <w:ind w:left="0"/>
              <w:rPr>
                <w:szCs w:val="24"/>
              </w:rPr>
            </w:pPr>
            <w:r w:rsidRPr="00F02FAB">
              <w:rPr>
                <w:szCs w:val="24"/>
              </w:rPr>
              <w:t xml:space="preserve">III Program Requirements </w:t>
            </w:r>
            <w:r w:rsidR="003D3157">
              <w:rPr>
                <w:szCs w:val="24"/>
              </w:rPr>
              <w:t>–</w:t>
            </w:r>
            <w:r w:rsidRPr="00F02FAB">
              <w:rPr>
                <w:szCs w:val="24"/>
              </w:rPr>
              <w:t xml:space="preserve"> D</w:t>
            </w:r>
          </w:p>
          <w:p w14:paraId="6EA16E28" w14:textId="28E3A4CB" w:rsidR="00F02FAB" w:rsidRPr="00F02FAB"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Dashboard Permissions Criteria </w:t>
            </w:r>
            <w:r w:rsidR="003D3157">
              <w:rPr>
                <w:szCs w:val="24"/>
              </w:rPr>
              <w:t>–</w:t>
            </w:r>
            <w:r w:rsidRPr="00F02FAB">
              <w:rPr>
                <w:szCs w:val="24"/>
              </w:rPr>
              <w:t xml:space="preserve"> Historical Dashboard and Historical Dashboard Review</w:t>
            </w:r>
          </w:p>
          <w:p w14:paraId="4824D5FB" w14:textId="69EC8390" w:rsidR="00CB3074" w:rsidRDefault="00F02FAB" w:rsidP="008B1B25">
            <w:pPr>
              <w:pStyle w:val="hdr1"/>
              <w:spacing w:before="0"/>
              <w:ind w:left="0"/>
              <w:rPr>
                <w:szCs w:val="24"/>
              </w:rPr>
            </w:pPr>
            <w:r w:rsidRPr="00F02FAB">
              <w:rPr>
                <w:szCs w:val="24"/>
              </w:rPr>
              <w:t xml:space="preserve">IV Layouts </w:t>
            </w:r>
            <w:r w:rsidR="003D3157">
              <w:rPr>
                <w:szCs w:val="24"/>
              </w:rPr>
              <w:t>–</w:t>
            </w:r>
            <w:r w:rsidRPr="00F02FAB">
              <w:rPr>
                <w:szCs w:val="24"/>
              </w:rPr>
              <w:t xml:space="preserve">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w:t>
            </w:r>
            <w:proofErr w:type="spellStart"/>
            <w:r w:rsidR="002F2006">
              <w:rPr>
                <w:szCs w:val="24"/>
              </w:rPr>
              <w:t>Vangent</w:t>
            </w:r>
            <w:proofErr w:type="spellEnd"/>
            <w:r w:rsidR="002F2006">
              <w:rPr>
                <w:szCs w:val="24"/>
              </w:rPr>
              <w:t xml:space="preserve"> to GDIT</w:t>
            </w:r>
          </w:p>
          <w:p w14:paraId="47DF7346" w14:textId="31801ABB" w:rsidR="002F2006" w:rsidRPr="002F2006" w:rsidRDefault="002F2006" w:rsidP="003D3157">
            <w:pPr>
              <w:pStyle w:val="hdr1"/>
              <w:numPr>
                <w:ilvl w:val="0"/>
                <w:numId w:val="44"/>
              </w:numPr>
              <w:spacing w:before="0"/>
              <w:rPr>
                <w:szCs w:val="24"/>
              </w:rPr>
            </w:pPr>
            <w:r w:rsidRPr="002F2006">
              <w:rPr>
                <w:szCs w:val="24"/>
              </w:rPr>
              <w:t>Product Description</w:t>
            </w:r>
          </w:p>
          <w:p w14:paraId="29FA9077" w14:textId="38F58EC1" w:rsidR="002F2006" w:rsidRDefault="002F2006" w:rsidP="008B1B25">
            <w:pPr>
              <w:pStyle w:val="hdr1"/>
              <w:spacing w:before="0"/>
              <w:ind w:left="0"/>
              <w:jc w:val="left"/>
              <w:rPr>
                <w:szCs w:val="24"/>
              </w:rPr>
            </w:pPr>
            <w:r w:rsidRPr="002F2006">
              <w:rPr>
                <w:szCs w:val="24"/>
              </w:rPr>
              <w:t xml:space="preserve">Project Purpose </w:t>
            </w:r>
            <w:r w:rsidR="003D3157">
              <w:rPr>
                <w:szCs w:val="24"/>
              </w:rPr>
              <w:t>–</w:t>
            </w:r>
            <w:r w:rsidRPr="002F2006">
              <w:rPr>
                <w:szCs w:val="24"/>
              </w:rPr>
              <w:t xml:space="preserve">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D619DCE" w:rsidR="00235C40" w:rsidRPr="00235C40" w:rsidRDefault="00235C40"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6CFE19D" w:rsidR="00693A08" w:rsidRDefault="00693A08" w:rsidP="008B1B25">
            <w:pPr>
              <w:pStyle w:val="hdr1"/>
              <w:spacing w:before="0"/>
              <w:ind w:left="0"/>
              <w:jc w:val="left"/>
              <w:rPr>
                <w:szCs w:val="24"/>
              </w:rPr>
            </w:pPr>
            <w:r>
              <w:rPr>
                <w:szCs w:val="24"/>
              </w:rPr>
              <w:t xml:space="preserve">Data Definition </w:t>
            </w:r>
            <w:r w:rsidR="003D3157">
              <w:rPr>
                <w:szCs w:val="24"/>
              </w:rPr>
              <w:t>–</w:t>
            </w:r>
            <w:r>
              <w:rPr>
                <w:szCs w:val="24"/>
              </w:rPr>
              <w:t xml:space="preserve"> </w:t>
            </w:r>
            <w:r w:rsidRPr="00235C40">
              <w:rPr>
                <w:szCs w:val="24"/>
              </w:rPr>
              <w:t>5</w:t>
            </w:r>
            <w:r>
              <w:rPr>
                <w:szCs w:val="24"/>
              </w:rPr>
              <w:t>8</w:t>
            </w:r>
            <w:r w:rsidRPr="00235C40">
              <w:rPr>
                <w:szCs w:val="24"/>
              </w:rPr>
              <w:t xml:space="preserve"> </w:t>
            </w:r>
            <w:proofErr w:type="spellStart"/>
            <w:r w:rsidRPr="00693A08">
              <w:rPr>
                <w:szCs w:val="24"/>
              </w:rPr>
              <w:t>SubCoachingSource</w:t>
            </w:r>
            <w:proofErr w:type="spellEnd"/>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 xml:space="preserve">P14065 – </w:t>
            </w:r>
            <w:proofErr w:type="spellStart"/>
            <w:r>
              <w:rPr>
                <w:szCs w:val="24"/>
              </w:rPr>
              <w:t>eCL</w:t>
            </w:r>
            <w:proofErr w:type="spellEnd"/>
            <w:r>
              <w:rPr>
                <w:szCs w:val="24"/>
              </w:rPr>
              <w:t xml:space="preserve">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 xml:space="preserve">P14323 – </w:t>
            </w:r>
            <w:proofErr w:type="spellStart"/>
            <w:r>
              <w:rPr>
                <w:szCs w:val="24"/>
              </w:rPr>
              <w:t>eCL</w:t>
            </w:r>
            <w:proofErr w:type="spellEnd"/>
            <w:r>
              <w:rPr>
                <w:szCs w:val="24"/>
              </w:rPr>
              <w:t xml:space="preserve"> No </w:t>
            </w:r>
            <w:proofErr w:type="spellStart"/>
            <w:r>
              <w:rPr>
                <w:szCs w:val="24"/>
              </w:rPr>
              <w:t>self coaching</w:t>
            </w:r>
            <w:proofErr w:type="spellEnd"/>
            <w:r>
              <w:rPr>
                <w:szCs w:val="24"/>
              </w:rPr>
              <w:t xml:space="preserve">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 xml:space="preserve">P14304 – </w:t>
            </w:r>
            <w:proofErr w:type="spellStart"/>
            <w:r>
              <w:rPr>
                <w:szCs w:val="24"/>
              </w:rPr>
              <w:t>eCL</w:t>
            </w:r>
            <w:proofErr w:type="spellEnd"/>
            <w:r>
              <w:rPr>
                <w:szCs w:val="24"/>
              </w:rPr>
              <w:t xml:space="preserve">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40305E14" w:rsidR="0096352D" w:rsidRPr="0096352D" w:rsidRDefault="0096352D" w:rsidP="008B1B25">
            <w:pPr>
              <w:pStyle w:val="hdr1"/>
              <w:spacing w:before="0"/>
              <w:ind w:left="0"/>
              <w:jc w:val="left"/>
              <w:rPr>
                <w:szCs w:val="24"/>
              </w:rPr>
            </w:pPr>
            <w:r w:rsidRPr="0096352D">
              <w:rPr>
                <w:szCs w:val="24"/>
              </w:rPr>
              <w:t xml:space="preserve">- II Supervisor Dashboard </w:t>
            </w:r>
            <w:r w:rsidR="003D3157">
              <w:rPr>
                <w:szCs w:val="24"/>
              </w:rPr>
              <w:t>–</w:t>
            </w:r>
            <w:r w:rsidRPr="0096352D">
              <w:rPr>
                <w:szCs w:val="24"/>
              </w:rPr>
              <w:t xml:space="preserve"> 6 My Teams Warning eCoaching Logs</w:t>
            </w:r>
          </w:p>
          <w:p w14:paraId="3634BA51" w14:textId="09A1A6E1" w:rsidR="0096352D" w:rsidRPr="0096352D" w:rsidRDefault="0096352D" w:rsidP="008B1B25">
            <w:pPr>
              <w:pStyle w:val="hdr1"/>
              <w:spacing w:before="0"/>
              <w:ind w:left="0"/>
              <w:jc w:val="left"/>
              <w:rPr>
                <w:szCs w:val="24"/>
              </w:rPr>
            </w:pPr>
            <w:r w:rsidRPr="0096352D">
              <w:rPr>
                <w:szCs w:val="24"/>
              </w:rPr>
              <w:t xml:space="preserve">- III Manager Dashboard </w:t>
            </w:r>
            <w:r w:rsidR="003D3157">
              <w:rPr>
                <w:szCs w:val="24"/>
              </w:rPr>
              <w:t>–</w:t>
            </w:r>
            <w:r w:rsidRPr="0096352D">
              <w:rPr>
                <w:szCs w:val="24"/>
              </w:rPr>
              <w:t xml:space="preserve">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 xml:space="preserve">P14323 – </w:t>
            </w:r>
            <w:proofErr w:type="spellStart"/>
            <w:r w:rsidRPr="00DB0867">
              <w:rPr>
                <w:szCs w:val="24"/>
              </w:rPr>
              <w:t>eCL</w:t>
            </w:r>
            <w:proofErr w:type="spellEnd"/>
            <w:r w:rsidRPr="00DB0867">
              <w:rPr>
                <w:szCs w:val="24"/>
              </w:rPr>
              <w:t xml:space="preserve"> No </w:t>
            </w:r>
            <w:proofErr w:type="spellStart"/>
            <w:r w:rsidRPr="00DB0867">
              <w:rPr>
                <w:szCs w:val="24"/>
              </w:rPr>
              <w:t>self coaching</w:t>
            </w:r>
            <w:proofErr w:type="spellEnd"/>
            <w:r w:rsidRPr="00DB0867">
              <w:rPr>
                <w:szCs w:val="24"/>
              </w:rPr>
              <w:t xml:space="preserve">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1EAF5747" w:rsidR="00413486" w:rsidRPr="00413486" w:rsidRDefault="00413486" w:rsidP="008B1B25">
            <w:pPr>
              <w:pStyle w:val="hdr1"/>
              <w:spacing w:before="0"/>
              <w:ind w:left="0"/>
              <w:jc w:val="left"/>
              <w:rPr>
                <w:szCs w:val="24"/>
              </w:rPr>
            </w:pPr>
            <w:r w:rsidRPr="00413486">
              <w:rPr>
                <w:szCs w:val="24"/>
              </w:rPr>
              <w:t xml:space="preserve">- D </w:t>
            </w:r>
            <w:r w:rsidR="003D3157">
              <w:rPr>
                <w:szCs w:val="24"/>
              </w:rPr>
              <w:t>–</w:t>
            </w:r>
            <w:r w:rsidRPr="00413486">
              <w:rPr>
                <w:szCs w:val="24"/>
              </w:rPr>
              <w:t xml:space="preserve"> added warning information about senior managers, directors, and regional managers </w:t>
            </w:r>
          </w:p>
          <w:p w14:paraId="6B44FA79" w14:textId="6002B479" w:rsidR="00413486" w:rsidRPr="00413486" w:rsidRDefault="00413486" w:rsidP="008B1B25">
            <w:pPr>
              <w:pStyle w:val="hdr1"/>
              <w:spacing w:before="0"/>
              <w:ind w:left="0"/>
              <w:jc w:val="left"/>
              <w:rPr>
                <w:szCs w:val="24"/>
              </w:rPr>
            </w:pPr>
            <w:r w:rsidRPr="00413486">
              <w:rPr>
                <w:szCs w:val="24"/>
              </w:rPr>
              <w:t xml:space="preserve">- K </w:t>
            </w:r>
            <w:r w:rsidR="003D3157">
              <w:rPr>
                <w:szCs w:val="24"/>
              </w:rPr>
              <w:t>–</w:t>
            </w:r>
            <w:r w:rsidRPr="00413486">
              <w:rPr>
                <w:szCs w:val="24"/>
              </w:rPr>
              <w:t xml:space="preserve">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 xml:space="preserve">P14422 – </w:t>
            </w:r>
            <w:proofErr w:type="spellStart"/>
            <w:r>
              <w:rPr>
                <w:szCs w:val="24"/>
              </w:rPr>
              <w:t>eCL</w:t>
            </w:r>
            <w:proofErr w:type="spellEnd"/>
            <w:r>
              <w:rPr>
                <w:szCs w:val="24"/>
              </w:rPr>
              <w:t xml:space="preserve">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 xml:space="preserve">P14512 – </w:t>
            </w:r>
            <w:proofErr w:type="spellStart"/>
            <w:r>
              <w:rPr>
                <w:szCs w:val="24"/>
              </w:rPr>
              <w:t>eCL</w:t>
            </w:r>
            <w:proofErr w:type="spellEnd"/>
            <w:r>
              <w:rPr>
                <w:szCs w:val="24"/>
              </w:rPr>
              <w:t xml:space="preserve">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 xml:space="preserve">80 </w:t>
            </w:r>
            <w:proofErr w:type="spellStart"/>
            <w:r w:rsidRPr="00330079">
              <w:rPr>
                <w:szCs w:val="24"/>
              </w:rPr>
              <w:t>ModuleID</w:t>
            </w:r>
            <w:proofErr w:type="spellEnd"/>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w:t>
            </w:r>
            <w:proofErr w:type="spellStart"/>
            <w:r w:rsidR="00A607FC" w:rsidRPr="00A607FC">
              <w:rPr>
                <w:szCs w:val="24"/>
              </w:rPr>
              <w:t>eCL</w:t>
            </w:r>
            <w:proofErr w:type="spellEnd"/>
            <w:r w:rsidR="00A607FC" w:rsidRPr="00A607FC">
              <w:rPr>
                <w:szCs w:val="24"/>
              </w:rPr>
              <w:t xml:space="preserve">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 xml:space="preserve">P14478 – </w:t>
            </w:r>
            <w:proofErr w:type="spellStart"/>
            <w:r w:rsidRPr="00A607FC">
              <w:rPr>
                <w:szCs w:val="24"/>
              </w:rPr>
              <w:t>eCL</w:t>
            </w:r>
            <w:proofErr w:type="spellEnd"/>
            <w:r w:rsidRPr="00A607FC">
              <w:rPr>
                <w:szCs w:val="24"/>
              </w:rPr>
              <w:t xml:space="preserve">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w:t>
            </w:r>
            <w:proofErr w:type="spellStart"/>
            <w:r w:rsidRPr="00A607FC">
              <w:rPr>
                <w:szCs w:val="24"/>
              </w:rPr>
              <w:t>eCL</w:t>
            </w:r>
            <w:proofErr w:type="spellEnd"/>
            <w:r w:rsidRPr="00A607FC">
              <w:rPr>
                <w:szCs w:val="24"/>
              </w:rPr>
              <w:t xml:space="preserve">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 xml:space="preserve">P14422 – </w:t>
            </w:r>
            <w:proofErr w:type="spellStart"/>
            <w:r>
              <w:rPr>
                <w:szCs w:val="24"/>
              </w:rPr>
              <w:t>eCL</w:t>
            </w:r>
            <w:proofErr w:type="spellEnd"/>
            <w:r>
              <w:rPr>
                <w:szCs w:val="24"/>
              </w:rPr>
              <w:t xml:space="preserve">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 xml:space="preserve">P14423 – </w:t>
            </w:r>
            <w:proofErr w:type="spellStart"/>
            <w:r>
              <w:rPr>
                <w:szCs w:val="24"/>
              </w:rPr>
              <w:t>eCL</w:t>
            </w:r>
            <w:proofErr w:type="spellEnd"/>
            <w:r>
              <w:rPr>
                <w:szCs w:val="24"/>
              </w:rPr>
              <w:t xml:space="preserve">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w:t>
            </w:r>
            <w:proofErr w:type="spellStart"/>
            <w:r w:rsidRPr="00A607FC">
              <w:rPr>
                <w:szCs w:val="24"/>
              </w:rPr>
              <w:t>eCL</w:t>
            </w:r>
            <w:proofErr w:type="spellEnd"/>
            <w:r w:rsidRPr="00A607FC">
              <w:rPr>
                <w:szCs w:val="24"/>
              </w:rPr>
              <w:t xml:space="preserve">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w:t>
            </w:r>
            <w:proofErr w:type="spellStart"/>
            <w:r w:rsidRPr="00A607FC">
              <w:rPr>
                <w:szCs w:val="24"/>
              </w:rPr>
              <w:t>eCL</w:t>
            </w:r>
            <w:proofErr w:type="spellEnd"/>
            <w:r w:rsidRPr="00A607FC">
              <w:rPr>
                <w:szCs w:val="24"/>
              </w:rPr>
              <w:t xml:space="preserve">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 xml:space="preserve">P14703 – </w:t>
            </w:r>
            <w:proofErr w:type="spellStart"/>
            <w:r w:rsidRPr="003E2A40">
              <w:rPr>
                <w:szCs w:val="24"/>
              </w:rPr>
              <w:t>eCL</w:t>
            </w:r>
            <w:proofErr w:type="spellEnd"/>
            <w:r w:rsidRPr="003E2A40">
              <w:rPr>
                <w:szCs w:val="24"/>
              </w:rPr>
              <w:t xml:space="preserve">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 xml:space="preserve">P14512 – </w:t>
            </w:r>
            <w:proofErr w:type="spellStart"/>
            <w:r>
              <w:rPr>
                <w:szCs w:val="24"/>
              </w:rPr>
              <w:t>eCL</w:t>
            </w:r>
            <w:proofErr w:type="spellEnd"/>
            <w:r>
              <w:rPr>
                <w:szCs w:val="24"/>
              </w:rPr>
              <w:t xml:space="preserve">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 xml:space="preserve">P14676 – </w:t>
            </w:r>
            <w:proofErr w:type="spellStart"/>
            <w:r w:rsidRPr="00CF6240">
              <w:rPr>
                <w:szCs w:val="24"/>
              </w:rPr>
              <w:t>eCL</w:t>
            </w:r>
            <w:proofErr w:type="spellEnd"/>
            <w:r w:rsidRPr="00CF6240">
              <w:rPr>
                <w:szCs w:val="24"/>
              </w:rPr>
              <w:t xml:space="preserve">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 xml:space="preserve">P14634 – </w:t>
            </w:r>
            <w:proofErr w:type="spellStart"/>
            <w:r>
              <w:rPr>
                <w:szCs w:val="24"/>
              </w:rPr>
              <w:t>eCL</w:t>
            </w:r>
            <w:proofErr w:type="spellEnd"/>
            <w:r>
              <w:rPr>
                <w:szCs w:val="24"/>
              </w:rPr>
              <w:t xml:space="preserve">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 xml:space="preserve">P14840 – </w:t>
            </w:r>
            <w:proofErr w:type="spellStart"/>
            <w:r>
              <w:rPr>
                <w:szCs w:val="24"/>
              </w:rPr>
              <w:t>eCL</w:t>
            </w:r>
            <w:proofErr w:type="spellEnd"/>
            <w:r>
              <w:rPr>
                <w:szCs w:val="24"/>
              </w:rPr>
              <w:t xml:space="preserve">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 xml:space="preserve">P14818 – </w:t>
            </w:r>
            <w:proofErr w:type="spellStart"/>
            <w:r>
              <w:rPr>
                <w:szCs w:val="24"/>
              </w:rPr>
              <w:t>eCL</w:t>
            </w:r>
            <w:proofErr w:type="spellEnd"/>
            <w:r>
              <w:rPr>
                <w:szCs w:val="24"/>
              </w:rPr>
              <w:t xml:space="preserve">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proofErr w:type="spellStart"/>
            <w:r>
              <w:rPr>
                <w:szCs w:val="24"/>
              </w:rPr>
              <w:t>eCL</w:t>
            </w:r>
            <w:proofErr w:type="spellEnd"/>
            <w:r>
              <w:rPr>
                <w:szCs w:val="24"/>
              </w:rPr>
              <w:t xml:space="preserve">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 xml:space="preserve">P14916 – </w:t>
            </w:r>
            <w:proofErr w:type="spellStart"/>
            <w:r>
              <w:rPr>
                <w:szCs w:val="24"/>
              </w:rPr>
              <w:t>eCL</w:t>
            </w:r>
            <w:proofErr w:type="spellEnd"/>
            <w:r>
              <w:rPr>
                <w:szCs w:val="24"/>
              </w:rPr>
              <w:t xml:space="preserve">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 xml:space="preserve">P15029 – </w:t>
            </w:r>
            <w:proofErr w:type="spellStart"/>
            <w:r>
              <w:rPr>
                <w:szCs w:val="24"/>
              </w:rPr>
              <w:t>eCL</w:t>
            </w:r>
            <w:proofErr w:type="spellEnd"/>
            <w:r>
              <w:rPr>
                <w:szCs w:val="24"/>
              </w:rPr>
              <w:t xml:space="preserve">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 xml:space="preserve">P15075 – </w:t>
            </w:r>
            <w:proofErr w:type="spellStart"/>
            <w:r>
              <w:rPr>
                <w:szCs w:val="24"/>
              </w:rPr>
              <w:t>eCL</w:t>
            </w:r>
            <w:proofErr w:type="spellEnd"/>
            <w:r>
              <w:rPr>
                <w:szCs w:val="24"/>
              </w:rPr>
              <w:t xml:space="preserve">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 xml:space="preserve">TFS261 – </w:t>
            </w:r>
            <w:proofErr w:type="spellStart"/>
            <w:r>
              <w:rPr>
                <w:szCs w:val="24"/>
              </w:rPr>
              <w:t>eCL</w:t>
            </w:r>
            <w:proofErr w:type="spellEnd"/>
            <w:r>
              <w:rPr>
                <w:szCs w:val="24"/>
              </w:rPr>
              <w:t xml:space="preserve">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 xml:space="preserve">TFS363 – </w:t>
            </w:r>
            <w:proofErr w:type="spellStart"/>
            <w:r>
              <w:rPr>
                <w:szCs w:val="24"/>
              </w:rPr>
              <w:t>eCL</w:t>
            </w:r>
            <w:proofErr w:type="spellEnd"/>
            <w:r>
              <w:rPr>
                <w:szCs w:val="24"/>
              </w:rPr>
              <w:t xml:space="preserve">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 xml:space="preserve">II Customer Requirements – Data Definition #3 </w:t>
            </w:r>
            <w:proofErr w:type="spellStart"/>
            <w:r>
              <w:rPr>
                <w:szCs w:val="24"/>
              </w:rPr>
              <w:t>FormName</w:t>
            </w:r>
            <w:proofErr w:type="spellEnd"/>
            <w:r>
              <w:rPr>
                <w:szCs w:val="24"/>
              </w:rPr>
              <w:t xml:space="preserv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 xml:space="preserve">TFS364 – </w:t>
            </w:r>
            <w:proofErr w:type="spellStart"/>
            <w:r>
              <w:rPr>
                <w:szCs w:val="24"/>
              </w:rPr>
              <w:t>eCL</w:t>
            </w:r>
            <w:proofErr w:type="spellEnd"/>
            <w:r>
              <w:rPr>
                <w:szCs w:val="24"/>
              </w:rPr>
              <w:t xml:space="preserve">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 xml:space="preserve">TFS363 – </w:t>
            </w:r>
            <w:proofErr w:type="spellStart"/>
            <w:r>
              <w:rPr>
                <w:szCs w:val="24"/>
              </w:rPr>
              <w:t>eCL</w:t>
            </w:r>
            <w:proofErr w:type="spellEnd"/>
            <w:r>
              <w:rPr>
                <w:szCs w:val="24"/>
              </w:rPr>
              <w:t xml:space="preserve"> Duplicate form names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 xml:space="preserve">II Customer Requirements – Data Definition #3 </w:t>
            </w:r>
            <w:proofErr w:type="spellStart"/>
            <w:r>
              <w:rPr>
                <w:szCs w:val="24"/>
              </w:rPr>
              <w:t>FormName</w:t>
            </w:r>
            <w:proofErr w:type="spellEnd"/>
            <w:r>
              <w:rPr>
                <w:szCs w:val="24"/>
              </w:rPr>
              <w:t xml:space="preserv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 xml:space="preserve">TFS175 – </w:t>
            </w:r>
            <w:proofErr w:type="spellStart"/>
            <w:r>
              <w:rPr>
                <w:szCs w:val="24"/>
              </w:rPr>
              <w:t>eCL</w:t>
            </w:r>
            <w:proofErr w:type="spellEnd"/>
            <w:r>
              <w:rPr>
                <w:szCs w:val="24"/>
              </w:rPr>
              <w:t xml:space="preserve">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40972E65" w:rsidR="00D82407" w:rsidRDefault="00D82407" w:rsidP="008B1B25">
            <w:pPr>
              <w:pStyle w:val="hdr1"/>
              <w:spacing w:before="0"/>
              <w:ind w:left="0"/>
              <w:jc w:val="left"/>
              <w:rPr>
                <w:szCs w:val="24"/>
              </w:rPr>
            </w:pPr>
            <w:r w:rsidRPr="00D82407">
              <w:rPr>
                <w:szCs w:val="24"/>
              </w:rPr>
              <w:t xml:space="preserve">VII Review Page Informational Display </w:t>
            </w:r>
            <w:r w:rsidR="003D3157">
              <w:rPr>
                <w:szCs w:val="24"/>
              </w:rPr>
              <w:t>–</w:t>
            </w:r>
            <w:r w:rsidRPr="00D82407">
              <w:rPr>
                <w:szCs w:val="24"/>
              </w:rPr>
              <w:t xml:space="preserve">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w:t>
            </w:r>
            <w:proofErr w:type="spellStart"/>
            <w:r w:rsidRPr="00851285">
              <w:rPr>
                <w:szCs w:val="24"/>
              </w:rPr>
              <w:t>eCL</w:t>
            </w:r>
            <w:proofErr w:type="spellEnd"/>
            <w:r w:rsidRPr="00851285">
              <w:rPr>
                <w:szCs w:val="24"/>
              </w:rPr>
              <w:t xml:space="preserve"> new </w:t>
            </w:r>
            <w:proofErr w:type="spellStart"/>
            <w:r w:rsidRPr="00851285">
              <w:rPr>
                <w:szCs w:val="24"/>
              </w:rPr>
              <w:t>Verint</w:t>
            </w:r>
            <w:proofErr w:type="spellEnd"/>
            <w:r w:rsidRPr="00851285">
              <w:rPr>
                <w:szCs w:val="24"/>
              </w:rPr>
              <w: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423D12FE" w:rsidR="00B85D55" w:rsidRPr="00B85D55" w:rsidRDefault="00B85D55" w:rsidP="008B1B25">
            <w:pPr>
              <w:pStyle w:val="hdr1"/>
              <w:spacing w:before="0"/>
              <w:ind w:left="0"/>
              <w:jc w:val="left"/>
              <w:rPr>
                <w:szCs w:val="24"/>
              </w:rPr>
            </w:pPr>
            <w:r w:rsidRPr="00B85D55">
              <w:rPr>
                <w:szCs w:val="24"/>
              </w:rPr>
              <w:t xml:space="preserve">II Customer Requirements </w:t>
            </w:r>
            <w:r w:rsidR="003D3157">
              <w:rPr>
                <w:szCs w:val="24"/>
              </w:rPr>
              <w:t>–</w:t>
            </w:r>
            <w:r w:rsidRPr="00B85D55">
              <w:rPr>
                <w:szCs w:val="24"/>
              </w:rPr>
              <w:t xml:space="preserve"> Data Definition - #58 </w:t>
            </w:r>
            <w:proofErr w:type="spellStart"/>
            <w:r w:rsidRPr="00B85D55">
              <w:rPr>
                <w:szCs w:val="24"/>
              </w:rPr>
              <w:t>SubCoachingSource</w:t>
            </w:r>
            <w:proofErr w:type="spellEnd"/>
          </w:p>
          <w:p w14:paraId="58F0BB49" w14:textId="0F4A7F14" w:rsidR="00B85D55" w:rsidRPr="00B85D55" w:rsidRDefault="00B85D55" w:rsidP="008B1B25">
            <w:pPr>
              <w:pStyle w:val="hdr1"/>
              <w:spacing w:before="0"/>
              <w:ind w:left="0"/>
              <w:jc w:val="left"/>
              <w:rPr>
                <w:szCs w:val="24"/>
              </w:rPr>
            </w:pPr>
            <w:r w:rsidRPr="00B85D55">
              <w:rPr>
                <w:szCs w:val="24"/>
              </w:rPr>
              <w:t xml:space="preserve">IV Layouts </w:t>
            </w:r>
            <w:r w:rsidR="003D3157">
              <w:rPr>
                <w:szCs w:val="24"/>
              </w:rPr>
              <w:t>–</w:t>
            </w:r>
            <w:r w:rsidRPr="00B85D55">
              <w:rPr>
                <w:szCs w:val="24"/>
              </w:rPr>
              <w:t xml:space="preserve"> Dashboard Filter Values - #8 Source</w:t>
            </w:r>
          </w:p>
          <w:p w14:paraId="264DC221" w14:textId="3FB6C0D9" w:rsidR="00B85D55" w:rsidRPr="00B85D55" w:rsidRDefault="00B85D55" w:rsidP="008B1B25">
            <w:pPr>
              <w:pStyle w:val="hdr1"/>
              <w:spacing w:before="0"/>
              <w:ind w:left="0"/>
              <w:jc w:val="left"/>
              <w:rPr>
                <w:szCs w:val="24"/>
              </w:rPr>
            </w:pPr>
            <w:r w:rsidRPr="00B85D55">
              <w:rPr>
                <w:szCs w:val="24"/>
              </w:rPr>
              <w:t xml:space="preserve">VII </w:t>
            </w:r>
            <w:r w:rsidR="003D3157">
              <w:rPr>
                <w:szCs w:val="24"/>
              </w:rPr>
              <w:t>–</w:t>
            </w:r>
            <w:r w:rsidRPr="00B85D55">
              <w:rPr>
                <w:szCs w:val="24"/>
              </w:rPr>
              <w:t xml:space="preserve"> IQS (Data Feed) </w:t>
            </w:r>
            <w:r w:rsidR="003D3157">
              <w:rPr>
                <w:szCs w:val="24"/>
              </w:rPr>
              <w:t>–</w:t>
            </w:r>
            <w:r w:rsidRPr="00B85D55">
              <w:rPr>
                <w:szCs w:val="24"/>
              </w:rPr>
              <w:t xml:space="preserve">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w:t>
            </w:r>
            <w:proofErr w:type="spellStart"/>
            <w:r>
              <w:rPr>
                <w:szCs w:val="24"/>
              </w:rPr>
              <w:t>eCL</w:t>
            </w:r>
            <w:proofErr w:type="spellEnd"/>
            <w:r>
              <w:rPr>
                <w:szCs w:val="24"/>
              </w:rPr>
              <w:t xml:space="preserve">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 xml:space="preserve">TFS481 – </w:t>
            </w:r>
            <w:proofErr w:type="spellStart"/>
            <w:r>
              <w:rPr>
                <w:szCs w:val="24"/>
              </w:rPr>
              <w:t>eCL</w:t>
            </w:r>
            <w:proofErr w:type="spellEnd"/>
            <w:r>
              <w:rPr>
                <w:szCs w:val="24"/>
              </w:rPr>
              <w:t xml:space="preserve">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 xml:space="preserve">TFS364 – </w:t>
            </w:r>
            <w:proofErr w:type="spellStart"/>
            <w:r>
              <w:rPr>
                <w:szCs w:val="24"/>
              </w:rPr>
              <w:t>eCL</w:t>
            </w:r>
            <w:proofErr w:type="spellEnd"/>
            <w:r>
              <w:rPr>
                <w:szCs w:val="24"/>
              </w:rPr>
              <w:t xml:space="preserve">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 xml:space="preserve">TFS605 – </w:t>
            </w:r>
            <w:proofErr w:type="spellStart"/>
            <w:r>
              <w:rPr>
                <w:szCs w:val="24"/>
              </w:rPr>
              <w:t>eCL</w:t>
            </w:r>
            <w:proofErr w:type="spellEnd"/>
            <w:r>
              <w:rPr>
                <w:szCs w:val="24"/>
              </w:rPr>
              <w:t xml:space="preserve"> alpha employee id</w:t>
            </w:r>
          </w:p>
          <w:p w14:paraId="2A309FB0" w14:textId="51CD13B0" w:rsidR="008B1B25" w:rsidRPr="008B1B25" w:rsidRDefault="008B1B25" w:rsidP="008B1B25">
            <w:pPr>
              <w:pStyle w:val="hdr1"/>
              <w:spacing w:before="0"/>
              <w:ind w:left="0"/>
              <w:rPr>
                <w:szCs w:val="24"/>
              </w:rPr>
            </w:pPr>
            <w:r w:rsidRPr="008B1B25">
              <w:rPr>
                <w:szCs w:val="24"/>
              </w:rPr>
              <w:t xml:space="preserve">II Customer Requirements </w:t>
            </w:r>
            <w:r w:rsidR="003D3157">
              <w:rPr>
                <w:szCs w:val="24"/>
              </w:rPr>
              <w:t>–</w:t>
            </w:r>
            <w:r w:rsidRPr="008B1B25">
              <w:rPr>
                <w:szCs w:val="24"/>
              </w:rPr>
              <w:t xml:space="preserve"> Data Definition </w:t>
            </w:r>
            <w:r w:rsidR="003D3157">
              <w:rPr>
                <w:szCs w:val="24"/>
              </w:rPr>
              <w:t>–</w:t>
            </w:r>
            <w:r w:rsidRPr="008B1B25">
              <w:rPr>
                <w:szCs w:val="24"/>
              </w:rPr>
              <w:t xml:space="preserve">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xml:space="preserve">- #8 </w:t>
            </w:r>
            <w:proofErr w:type="spellStart"/>
            <w:r w:rsidRPr="008B1B25">
              <w:rPr>
                <w:szCs w:val="24"/>
              </w:rPr>
              <w:t>EmpID</w:t>
            </w:r>
            <w:proofErr w:type="spellEnd"/>
            <w:r w:rsidRPr="008B1B25">
              <w:rPr>
                <w:szCs w:val="24"/>
              </w:rPr>
              <w:t xml:space="preserve">, #38 </w:t>
            </w:r>
            <w:proofErr w:type="spellStart"/>
            <w:r w:rsidRPr="008B1B25">
              <w:rPr>
                <w:szCs w:val="24"/>
              </w:rPr>
              <w:t>SupID</w:t>
            </w:r>
            <w:proofErr w:type="spellEnd"/>
            <w:r w:rsidRPr="008B1B25">
              <w:rPr>
                <w:szCs w:val="24"/>
              </w:rPr>
              <w:t xml:space="preserve">, #43 </w:t>
            </w:r>
            <w:proofErr w:type="spellStart"/>
            <w:r w:rsidRPr="008B1B25">
              <w:rPr>
                <w:szCs w:val="24"/>
              </w:rPr>
              <w:t>MgrID</w:t>
            </w:r>
            <w:proofErr w:type="spellEnd"/>
            <w:r w:rsidRPr="008B1B25">
              <w:rPr>
                <w:szCs w:val="24"/>
              </w:rPr>
              <w:t xml:space="preserve">, #82 </w:t>
            </w:r>
            <w:proofErr w:type="spellStart"/>
            <w:r w:rsidRPr="008B1B25">
              <w:rPr>
                <w:szCs w:val="24"/>
              </w:rPr>
              <w:t>SupID</w:t>
            </w:r>
            <w:proofErr w:type="spellEnd"/>
            <w:r w:rsidRPr="008B1B25">
              <w:rPr>
                <w:szCs w:val="24"/>
              </w:rPr>
              <w:t xml:space="preserve">, #83 </w:t>
            </w:r>
            <w:proofErr w:type="spellStart"/>
            <w:r w:rsidRPr="008B1B25">
              <w:rPr>
                <w:szCs w:val="24"/>
              </w:rPr>
              <w:t>MgrID</w:t>
            </w:r>
            <w:proofErr w:type="spellEnd"/>
            <w:r w:rsidRPr="008B1B25">
              <w:rPr>
                <w:szCs w:val="24"/>
              </w:rPr>
              <w:t xml:space="preserve">, #84 </w:t>
            </w:r>
            <w:proofErr w:type="spellStart"/>
            <w:r w:rsidRPr="008B1B25">
              <w:rPr>
                <w:szCs w:val="24"/>
              </w:rPr>
              <w:t>Review_SupID</w:t>
            </w:r>
            <w:proofErr w:type="spellEnd"/>
            <w:r w:rsidRPr="008B1B25">
              <w:rPr>
                <w:szCs w:val="24"/>
              </w:rPr>
              <w:t xml:space="preserve">, #85 </w:t>
            </w:r>
            <w:proofErr w:type="spellStart"/>
            <w:r w:rsidRPr="008B1B25">
              <w:rPr>
                <w:szCs w:val="24"/>
              </w:rPr>
              <w:t>Review_MgrID</w:t>
            </w:r>
            <w:proofErr w:type="spellEnd"/>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r w:rsidR="00F032FF" w:rsidRPr="00A43661" w14:paraId="589B856B" w14:textId="77777777" w:rsidTr="0096352D">
        <w:trPr>
          <w:trHeight w:val="341"/>
        </w:trPr>
        <w:tc>
          <w:tcPr>
            <w:tcW w:w="1440" w:type="dxa"/>
          </w:tcPr>
          <w:p w14:paraId="2BC8BD35" w14:textId="615A4B50" w:rsidR="00F032FF" w:rsidRDefault="00F032FF" w:rsidP="008B1B25">
            <w:pPr>
              <w:pStyle w:val="hdr1"/>
              <w:spacing w:before="0"/>
              <w:ind w:left="0"/>
              <w:jc w:val="left"/>
              <w:rPr>
                <w:color w:val="000000" w:themeColor="text1"/>
              </w:rPr>
            </w:pPr>
            <w:r>
              <w:rPr>
                <w:color w:val="000000" w:themeColor="text1"/>
              </w:rPr>
              <w:t>08/25/2015</w:t>
            </w:r>
          </w:p>
        </w:tc>
        <w:tc>
          <w:tcPr>
            <w:tcW w:w="7038" w:type="dxa"/>
          </w:tcPr>
          <w:p w14:paraId="2E771279" w14:textId="77777777" w:rsidR="00F032FF" w:rsidRDefault="00F032FF" w:rsidP="008B1B25">
            <w:pPr>
              <w:pStyle w:val="hdr1"/>
              <w:spacing w:before="0"/>
              <w:ind w:left="0"/>
              <w:jc w:val="left"/>
              <w:rPr>
                <w:szCs w:val="24"/>
              </w:rPr>
            </w:pPr>
            <w:r>
              <w:rPr>
                <w:szCs w:val="24"/>
              </w:rPr>
              <w:t xml:space="preserve">TFS548 – </w:t>
            </w:r>
            <w:proofErr w:type="spellStart"/>
            <w:r>
              <w:rPr>
                <w:szCs w:val="24"/>
              </w:rPr>
              <w:t>eCL</w:t>
            </w:r>
            <w:proofErr w:type="spellEnd"/>
            <w:r>
              <w:rPr>
                <w:szCs w:val="24"/>
              </w:rPr>
              <w:t xml:space="preserve"> Disable Extract to Excel</w:t>
            </w:r>
          </w:p>
          <w:p w14:paraId="290C7996" w14:textId="77777777" w:rsidR="00C73321" w:rsidRDefault="00C73321" w:rsidP="008B1B25">
            <w:pPr>
              <w:pStyle w:val="hdr1"/>
              <w:spacing w:before="0"/>
              <w:ind w:left="0"/>
              <w:jc w:val="left"/>
              <w:rPr>
                <w:szCs w:val="24"/>
              </w:rPr>
            </w:pPr>
            <w:r>
              <w:rPr>
                <w:szCs w:val="24"/>
              </w:rPr>
              <w:t>Added the following requirement</w:t>
            </w:r>
          </w:p>
          <w:p w14:paraId="4F0F54C6" w14:textId="33C1091E" w:rsidR="00C73321" w:rsidRDefault="00C73321" w:rsidP="008B1B25">
            <w:pPr>
              <w:pStyle w:val="hdr1"/>
              <w:spacing w:before="0"/>
              <w:ind w:left="0"/>
              <w:jc w:val="left"/>
              <w:rPr>
                <w:szCs w:val="24"/>
              </w:rPr>
            </w:pPr>
            <w:r>
              <w:rPr>
                <w:szCs w:val="24"/>
              </w:rPr>
              <w:t>6.1.3 Permissions</w:t>
            </w:r>
          </w:p>
        </w:tc>
        <w:tc>
          <w:tcPr>
            <w:tcW w:w="1530" w:type="dxa"/>
          </w:tcPr>
          <w:p w14:paraId="1A340474" w14:textId="4FBC65BF" w:rsidR="00F032FF" w:rsidRDefault="00F032FF" w:rsidP="008B1B25">
            <w:pPr>
              <w:pStyle w:val="hdr1"/>
              <w:spacing w:before="0"/>
              <w:ind w:left="0"/>
              <w:jc w:val="left"/>
              <w:rPr>
                <w:color w:val="000000" w:themeColor="text1"/>
              </w:rPr>
            </w:pPr>
            <w:r>
              <w:rPr>
                <w:color w:val="000000" w:themeColor="text1"/>
              </w:rPr>
              <w:t>Doug Stearns</w:t>
            </w:r>
          </w:p>
        </w:tc>
      </w:tr>
      <w:tr w:rsidR="00227A23" w:rsidRPr="00A43661" w14:paraId="472C032B" w14:textId="77777777" w:rsidTr="0096352D">
        <w:trPr>
          <w:trHeight w:val="341"/>
        </w:trPr>
        <w:tc>
          <w:tcPr>
            <w:tcW w:w="1440" w:type="dxa"/>
          </w:tcPr>
          <w:p w14:paraId="014C4C09" w14:textId="7E82520C" w:rsidR="00227A23" w:rsidRDefault="00227A23" w:rsidP="008B1B25">
            <w:pPr>
              <w:pStyle w:val="hdr1"/>
              <w:spacing w:before="0"/>
              <w:ind w:left="0"/>
              <w:jc w:val="left"/>
              <w:rPr>
                <w:color w:val="000000" w:themeColor="text1"/>
              </w:rPr>
            </w:pPr>
            <w:r>
              <w:rPr>
                <w:color w:val="000000" w:themeColor="text1"/>
              </w:rPr>
              <w:t>08/27/2015</w:t>
            </w:r>
          </w:p>
        </w:tc>
        <w:tc>
          <w:tcPr>
            <w:tcW w:w="7038" w:type="dxa"/>
          </w:tcPr>
          <w:p w14:paraId="3264D7F1" w14:textId="77777777" w:rsidR="00227A23" w:rsidRDefault="00227A23" w:rsidP="00227A23">
            <w:pPr>
              <w:pStyle w:val="hdr1"/>
              <w:spacing w:before="0"/>
              <w:ind w:left="0"/>
              <w:jc w:val="left"/>
              <w:rPr>
                <w:szCs w:val="24"/>
              </w:rPr>
            </w:pPr>
            <w:r>
              <w:rPr>
                <w:szCs w:val="24"/>
              </w:rPr>
              <w:t xml:space="preserve">TFS549 – </w:t>
            </w:r>
            <w:proofErr w:type="spellStart"/>
            <w:r>
              <w:rPr>
                <w:szCs w:val="24"/>
              </w:rPr>
              <w:t>eCL</w:t>
            </w:r>
            <w:proofErr w:type="spellEnd"/>
            <w:r>
              <w:rPr>
                <w:szCs w:val="24"/>
              </w:rPr>
              <w:t xml:space="preserve"> Survey</w:t>
            </w:r>
          </w:p>
          <w:p w14:paraId="61BCFB4F" w14:textId="77777777" w:rsidR="00227A23" w:rsidRDefault="00227A23" w:rsidP="00227A23">
            <w:pPr>
              <w:pStyle w:val="hdr1"/>
              <w:spacing w:before="0"/>
              <w:ind w:left="0"/>
              <w:jc w:val="left"/>
              <w:rPr>
                <w:szCs w:val="24"/>
              </w:rPr>
            </w:pPr>
            <w:r>
              <w:rPr>
                <w:szCs w:val="24"/>
              </w:rPr>
              <w:t>Added the following requirements for eCoaching Log Survey</w:t>
            </w:r>
          </w:p>
          <w:p w14:paraId="670DB10F" w14:textId="2A01FFD6" w:rsidR="00227A23" w:rsidRDefault="00227A23" w:rsidP="00227A23">
            <w:pPr>
              <w:pStyle w:val="hdr1"/>
              <w:spacing w:before="0"/>
              <w:ind w:left="0"/>
              <w:jc w:val="left"/>
              <w:rPr>
                <w:szCs w:val="24"/>
              </w:rPr>
            </w:pPr>
            <w:r>
              <w:rPr>
                <w:szCs w:val="24"/>
              </w:rPr>
              <w:t>7x eCoaching Log Survey</w:t>
            </w:r>
          </w:p>
        </w:tc>
        <w:tc>
          <w:tcPr>
            <w:tcW w:w="1530" w:type="dxa"/>
          </w:tcPr>
          <w:p w14:paraId="134E8AB5" w14:textId="29C06B11" w:rsidR="00227A23" w:rsidRDefault="00227A23" w:rsidP="008B1B25">
            <w:pPr>
              <w:pStyle w:val="hdr1"/>
              <w:spacing w:before="0"/>
              <w:ind w:left="0"/>
              <w:jc w:val="left"/>
              <w:rPr>
                <w:color w:val="000000" w:themeColor="text1"/>
              </w:rPr>
            </w:pPr>
            <w:r>
              <w:rPr>
                <w:color w:val="000000" w:themeColor="text1"/>
              </w:rPr>
              <w:t>Doug Stearns</w:t>
            </w:r>
          </w:p>
        </w:tc>
      </w:tr>
      <w:tr w:rsidR="00341D92" w:rsidRPr="00A43661" w14:paraId="0BB6953F" w14:textId="77777777" w:rsidTr="0096352D">
        <w:trPr>
          <w:trHeight w:val="341"/>
        </w:trPr>
        <w:tc>
          <w:tcPr>
            <w:tcW w:w="1440" w:type="dxa"/>
          </w:tcPr>
          <w:p w14:paraId="4FB6C9ED" w14:textId="76884908" w:rsidR="00341D92" w:rsidRDefault="00341D92" w:rsidP="008B1B25">
            <w:pPr>
              <w:pStyle w:val="hdr1"/>
              <w:spacing w:before="0"/>
              <w:ind w:left="0"/>
              <w:jc w:val="left"/>
              <w:rPr>
                <w:color w:val="000000" w:themeColor="text1"/>
              </w:rPr>
            </w:pPr>
            <w:r>
              <w:rPr>
                <w:color w:val="000000" w:themeColor="text1"/>
              </w:rPr>
              <w:t>09/01/2015</w:t>
            </w:r>
          </w:p>
        </w:tc>
        <w:tc>
          <w:tcPr>
            <w:tcW w:w="7038" w:type="dxa"/>
          </w:tcPr>
          <w:p w14:paraId="5CEE94D8" w14:textId="77777777" w:rsidR="00341D92" w:rsidRDefault="00341D92" w:rsidP="005D2043">
            <w:pPr>
              <w:pStyle w:val="hdr1"/>
              <w:spacing w:before="0"/>
              <w:ind w:left="0"/>
              <w:jc w:val="left"/>
              <w:rPr>
                <w:szCs w:val="24"/>
              </w:rPr>
            </w:pPr>
            <w:r>
              <w:rPr>
                <w:szCs w:val="24"/>
              </w:rPr>
              <w:t xml:space="preserve">TFS604 – </w:t>
            </w:r>
            <w:proofErr w:type="spellStart"/>
            <w:r>
              <w:rPr>
                <w:szCs w:val="24"/>
              </w:rPr>
              <w:t>eCL</w:t>
            </w:r>
            <w:proofErr w:type="spellEnd"/>
            <w:r>
              <w:rPr>
                <w:szCs w:val="24"/>
              </w:rPr>
              <w:t xml:space="preserve"> New AHT sub-reason for CSR and SUP</w:t>
            </w:r>
          </w:p>
          <w:p w14:paraId="373E85DD" w14:textId="77777777" w:rsidR="005D2043" w:rsidRDefault="005D2043" w:rsidP="005D2043">
            <w:pPr>
              <w:pStyle w:val="hdr1"/>
              <w:spacing w:before="0"/>
              <w:ind w:left="0"/>
              <w:jc w:val="left"/>
              <w:rPr>
                <w:szCs w:val="24"/>
              </w:rPr>
            </w:pPr>
            <w:r>
              <w:rPr>
                <w:szCs w:val="24"/>
              </w:rPr>
              <w:t>Updated the following requirements</w:t>
            </w:r>
          </w:p>
          <w:p w14:paraId="171CE721" w14:textId="77777777" w:rsidR="005D2043" w:rsidRPr="005D2043" w:rsidRDefault="005D2043" w:rsidP="005D2043">
            <w:pPr>
              <w:pStyle w:val="hdr1"/>
              <w:spacing w:before="0"/>
              <w:ind w:left="0"/>
              <w:rPr>
                <w:szCs w:val="24"/>
              </w:rPr>
            </w:pPr>
            <w:r w:rsidRPr="005D2043">
              <w:rPr>
                <w:szCs w:val="24"/>
              </w:rPr>
              <w:t>II Customer Requirements, User Interface Controls, #26 AHT</w:t>
            </w:r>
          </w:p>
          <w:p w14:paraId="4ADBA136" w14:textId="3AEDA134" w:rsidR="005D2043" w:rsidRPr="005D2043" w:rsidRDefault="005D2043" w:rsidP="005D2043">
            <w:pPr>
              <w:pStyle w:val="hdr1"/>
              <w:spacing w:before="0"/>
              <w:ind w:left="0"/>
              <w:rPr>
                <w:szCs w:val="24"/>
              </w:rPr>
            </w:pPr>
            <w:proofErr w:type="spellStart"/>
            <w:r w:rsidRPr="005D2043">
              <w:rPr>
                <w:szCs w:val="24"/>
              </w:rPr>
              <w:lastRenderedPageBreak/>
              <w:t>IV.Layouts</w:t>
            </w:r>
            <w:proofErr w:type="spellEnd"/>
            <w:r w:rsidRPr="005D2043">
              <w:rPr>
                <w:szCs w:val="24"/>
              </w:rPr>
              <w:t xml:space="preserve"> </w:t>
            </w:r>
            <w:r w:rsidR="003D3157">
              <w:rPr>
                <w:szCs w:val="24"/>
              </w:rPr>
              <w:t>–</w:t>
            </w:r>
            <w:r w:rsidRPr="005D2043">
              <w:rPr>
                <w:szCs w:val="24"/>
              </w:rPr>
              <w:t xml:space="preserve"> Direct Coaching </w:t>
            </w:r>
            <w:r w:rsidR="003D3157">
              <w:rPr>
                <w:szCs w:val="24"/>
              </w:rPr>
              <w:t>–</w:t>
            </w:r>
            <w:r w:rsidRPr="005D2043">
              <w:rPr>
                <w:szCs w:val="24"/>
              </w:rPr>
              <w:t xml:space="preserve"> Non CSE</w:t>
            </w:r>
          </w:p>
          <w:p w14:paraId="66C469FF" w14:textId="6F97561C" w:rsidR="005D2043" w:rsidRPr="005D2043" w:rsidRDefault="005D2043" w:rsidP="005D2043">
            <w:pPr>
              <w:pStyle w:val="hdr1"/>
              <w:spacing w:before="0"/>
              <w:ind w:left="0"/>
              <w:rPr>
                <w:szCs w:val="24"/>
              </w:rPr>
            </w:pPr>
            <w:proofErr w:type="spellStart"/>
            <w:r w:rsidRPr="005D2043">
              <w:rPr>
                <w:szCs w:val="24"/>
              </w:rPr>
              <w:t>IV.Layouts</w:t>
            </w:r>
            <w:proofErr w:type="spellEnd"/>
            <w:r w:rsidRPr="005D2043">
              <w:rPr>
                <w:szCs w:val="24"/>
              </w:rPr>
              <w:t xml:space="preserve"> </w:t>
            </w:r>
            <w:r w:rsidR="003D3157">
              <w:rPr>
                <w:szCs w:val="24"/>
              </w:rPr>
              <w:t>–</w:t>
            </w:r>
            <w:r w:rsidRPr="005D2043">
              <w:rPr>
                <w:szCs w:val="24"/>
              </w:rPr>
              <w:t xml:space="preserve"> Indirect Coaching </w:t>
            </w:r>
            <w:r w:rsidR="003D3157">
              <w:rPr>
                <w:szCs w:val="24"/>
              </w:rPr>
              <w:t>–</w:t>
            </w:r>
            <w:r w:rsidRPr="005D2043">
              <w:rPr>
                <w:szCs w:val="24"/>
              </w:rPr>
              <w:t xml:space="preserve"> Non CSE</w:t>
            </w:r>
          </w:p>
          <w:p w14:paraId="182347D6" w14:textId="77777777" w:rsidR="005D2043" w:rsidRPr="005D2043" w:rsidRDefault="005D2043" w:rsidP="005D2043">
            <w:pPr>
              <w:pStyle w:val="hdr1"/>
              <w:spacing w:before="0"/>
              <w:ind w:left="0"/>
              <w:rPr>
                <w:szCs w:val="24"/>
              </w:rPr>
            </w:pPr>
            <w:r w:rsidRPr="005D2043">
              <w:rPr>
                <w:szCs w:val="24"/>
              </w:rPr>
              <w:t>2.2.1.6.1 Direct Coaching Reason and Sub-Reasons</w:t>
            </w:r>
          </w:p>
          <w:p w14:paraId="326D56A6" w14:textId="1C879B4F" w:rsidR="005D2043" w:rsidRDefault="005D2043" w:rsidP="005D2043">
            <w:pPr>
              <w:pStyle w:val="hdr1"/>
              <w:spacing w:before="0"/>
              <w:ind w:left="0"/>
              <w:jc w:val="left"/>
              <w:rPr>
                <w:szCs w:val="24"/>
              </w:rPr>
            </w:pPr>
            <w:r w:rsidRPr="005D2043">
              <w:rPr>
                <w:szCs w:val="24"/>
              </w:rPr>
              <w:t>2.2.1.6.2 Indirect Coaching Reason and Sub-Reasons</w:t>
            </w:r>
          </w:p>
        </w:tc>
        <w:tc>
          <w:tcPr>
            <w:tcW w:w="1530" w:type="dxa"/>
          </w:tcPr>
          <w:p w14:paraId="27A1F812" w14:textId="4D8996B8" w:rsidR="00341D92" w:rsidRDefault="00341D92" w:rsidP="008B1B25">
            <w:pPr>
              <w:pStyle w:val="hdr1"/>
              <w:spacing w:before="0"/>
              <w:ind w:left="0"/>
              <w:jc w:val="left"/>
              <w:rPr>
                <w:color w:val="000000" w:themeColor="text1"/>
              </w:rPr>
            </w:pPr>
            <w:r>
              <w:rPr>
                <w:color w:val="000000" w:themeColor="text1"/>
              </w:rPr>
              <w:lastRenderedPageBreak/>
              <w:t>Doug Stearns</w:t>
            </w:r>
          </w:p>
        </w:tc>
      </w:tr>
      <w:tr w:rsidR="00FF4EFB" w:rsidRPr="00A43661" w14:paraId="51E28B8A" w14:textId="77777777" w:rsidTr="0096352D">
        <w:trPr>
          <w:trHeight w:val="341"/>
        </w:trPr>
        <w:tc>
          <w:tcPr>
            <w:tcW w:w="1440" w:type="dxa"/>
          </w:tcPr>
          <w:p w14:paraId="23931D78" w14:textId="7B100E16" w:rsidR="00FF4EFB" w:rsidRDefault="00FF4EFB" w:rsidP="008B1B25">
            <w:pPr>
              <w:pStyle w:val="hdr1"/>
              <w:spacing w:before="0"/>
              <w:ind w:left="0"/>
              <w:jc w:val="left"/>
              <w:rPr>
                <w:color w:val="000000" w:themeColor="text1"/>
              </w:rPr>
            </w:pPr>
            <w:r>
              <w:rPr>
                <w:color w:val="000000" w:themeColor="text1"/>
              </w:rPr>
              <w:lastRenderedPageBreak/>
              <w:t>09/01/2015</w:t>
            </w:r>
          </w:p>
        </w:tc>
        <w:tc>
          <w:tcPr>
            <w:tcW w:w="7038" w:type="dxa"/>
          </w:tcPr>
          <w:p w14:paraId="17DE6AA5" w14:textId="77777777" w:rsidR="00FF4EFB" w:rsidRDefault="00FF4EFB" w:rsidP="005D2043">
            <w:pPr>
              <w:pStyle w:val="hdr1"/>
              <w:spacing w:before="0"/>
              <w:ind w:left="0"/>
              <w:jc w:val="left"/>
              <w:rPr>
                <w:szCs w:val="24"/>
              </w:rPr>
            </w:pPr>
            <w:r>
              <w:rPr>
                <w:szCs w:val="24"/>
              </w:rPr>
              <w:t xml:space="preserve">TFS641 – </w:t>
            </w:r>
            <w:proofErr w:type="spellStart"/>
            <w:r>
              <w:rPr>
                <w:szCs w:val="24"/>
              </w:rPr>
              <w:t>eCL</w:t>
            </w:r>
            <w:proofErr w:type="spellEnd"/>
            <w:r>
              <w:rPr>
                <w:szCs w:val="24"/>
              </w:rPr>
              <w:t xml:space="preserve"> Trim spaces from employee id</w:t>
            </w:r>
          </w:p>
          <w:p w14:paraId="6F226E20" w14:textId="77777777" w:rsidR="00FF4EFB" w:rsidRDefault="00FF4EFB" w:rsidP="005D2043">
            <w:pPr>
              <w:pStyle w:val="hdr1"/>
              <w:spacing w:before="0"/>
              <w:ind w:left="0"/>
              <w:jc w:val="left"/>
              <w:rPr>
                <w:szCs w:val="24"/>
              </w:rPr>
            </w:pPr>
            <w:r>
              <w:rPr>
                <w:szCs w:val="24"/>
              </w:rPr>
              <w:t>Added the following requirement</w:t>
            </w:r>
          </w:p>
          <w:p w14:paraId="5DDE3BD0" w14:textId="1D82883D" w:rsidR="00FF4EFB" w:rsidRDefault="00FF4EFB" w:rsidP="005D2043">
            <w:pPr>
              <w:pStyle w:val="hdr1"/>
              <w:spacing w:before="0"/>
              <w:ind w:left="0"/>
              <w:jc w:val="left"/>
              <w:rPr>
                <w:szCs w:val="24"/>
              </w:rPr>
            </w:pPr>
            <w:r w:rsidRPr="00FF4EFB">
              <w:rPr>
                <w:szCs w:val="24"/>
              </w:rPr>
              <w:t>4.2.3.3 Employee IDs with spaces</w:t>
            </w:r>
          </w:p>
        </w:tc>
        <w:tc>
          <w:tcPr>
            <w:tcW w:w="1530" w:type="dxa"/>
          </w:tcPr>
          <w:p w14:paraId="31A995BF" w14:textId="67CE69D6" w:rsidR="00FF4EFB" w:rsidRDefault="00FF4EFB" w:rsidP="008B1B25">
            <w:pPr>
              <w:pStyle w:val="hdr1"/>
              <w:spacing w:before="0"/>
              <w:ind w:left="0"/>
              <w:jc w:val="left"/>
              <w:rPr>
                <w:color w:val="000000" w:themeColor="text1"/>
              </w:rPr>
            </w:pPr>
            <w:r>
              <w:rPr>
                <w:color w:val="000000" w:themeColor="text1"/>
              </w:rPr>
              <w:t>Doug Stearns</w:t>
            </w:r>
          </w:p>
        </w:tc>
      </w:tr>
      <w:tr w:rsidR="00A13DC8" w:rsidRPr="00A43661" w14:paraId="483DE68D" w14:textId="77777777" w:rsidTr="0096352D">
        <w:trPr>
          <w:trHeight w:val="341"/>
        </w:trPr>
        <w:tc>
          <w:tcPr>
            <w:tcW w:w="1440" w:type="dxa"/>
          </w:tcPr>
          <w:p w14:paraId="70DC251F" w14:textId="09C278BB" w:rsidR="00A13DC8" w:rsidRDefault="00A13DC8" w:rsidP="008B1B25">
            <w:pPr>
              <w:pStyle w:val="hdr1"/>
              <w:spacing w:before="0"/>
              <w:ind w:left="0"/>
              <w:jc w:val="left"/>
              <w:rPr>
                <w:color w:val="000000" w:themeColor="text1"/>
              </w:rPr>
            </w:pPr>
            <w:r>
              <w:rPr>
                <w:color w:val="000000" w:themeColor="text1"/>
              </w:rPr>
              <w:t>09/02/2015</w:t>
            </w:r>
          </w:p>
        </w:tc>
        <w:tc>
          <w:tcPr>
            <w:tcW w:w="7038" w:type="dxa"/>
          </w:tcPr>
          <w:p w14:paraId="3CA79E1A" w14:textId="77777777" w:rsidR="00A13DC8" w:rsidRDefault="00A13DC8" w:rsidP="005D2043">
            <w:pPr>
              <w:pStyle w:val="hdr1"/>
              <w:spacing w:before="0"/>
              <w:ind w:left="0"/>
              <w:jc w:val="left"/>
              <w:rPr>
                <w:szCs w:val="24"/>
              </w:rPr>
            </w:pPr>
            <w:r w:rsidRPr="00A13DC8">
              <w:rPr>
                <w:szCs w:val="24"/>
              </w:rPr>
              <w:t xml:space="preserve">TFS667 – </w:t>
            </w:r>
            <w:proofErr w:type="spellStart"/>
            <w:r w:rsidRPr="00A13DC8">
              <w:rPr>
                <w:szCs w:val="24"/>
              </w:rPr>
              <w:t>eCL</w:t>
            </w:r>
            <w:proofErr w:type="spellEnd"/>
            <w:r w:rsidRPr="00A13DC8">
              <w:rPr>
                <w:szCs w:val="24"/>
              </w:rPr>
              <w:t xml:space="preserve"> WPOP70 submit all modules</w:t>
            </w:r>
          </w:p>
          <w:p w14:paraId="622DB0D4" w14:textId="77777777" w:rsidR="009436FF" w:rsidRDefault="009436FF" w:rsidP="009436FF">
            <w:pPr>
              <w:pStyle w:val="hdr1"/>
              <w:spacing w:before="0"/>
              <w:ind w:left="0"/>
              <w:jc w:val="left"/>
              <w:rPr>
                <w:szCs w:val="24"/>
              </w:rPr>
            </w:pPr>
            <w:r>
              <w:rPr>
                <w:szCs w:val="24"/>
              </w:rPr>
              <w:t>Added WPOP70 to the following requirements</w:t>
            </w:r>
          </w:p>
          <w:p w14:paraId="74621DAA" w14:textId="77777777" w:rsidR="009436FF" w:rsidRDefault="009436FF" w:rsidP="009436FF">
            <w:pPr>
              <w:pStyle w:val="hdr1"/>
              <w:spacing w:before="0"/>
              <w:ind w:left="0"/>
              <w:jc w:val="left"/>
              <w:rPr>
                <w:szCs w:val="24"/>
              </w:rPr>
            </w:pPr>
            <w:r w:rsidRPr="009436FF">
              <w:rPr>
                <w:szCs w:val="24"/>
              </w:rPr>
              <w:t>2.2.1.13 Access to submission</w:t>
            </w:r>
          </w:p>
          <w:p w14:paraId="42D7B803" w14:textId="77777777" w:rsidR="009436FF" w:rsidRDefault="009436FF" w:rsidP="009436FF">
            <w:pPr>
              <w:pStyle w:val="hdr1"/>
              <w:spacing w:before="0"/>
              <w:ind w:left="0"/>
              <w:jc w:val="left"/>
              <w:rPr>
                <w:szCs w:val="24"/>
              </w:rPr>
            </w:pPr>
            <w:r w:rsidRPr="009436FF">
              <w:rPr>
                <w:szCs w:val="24"/>
              </w:rPr>
              <w:t xml:space="preserve">2.3.1.13 Access to Submission </w:t>
            </w:r>
          </w:p>
          <w:p w14:paraId="27BFA0F8" w14:textId="68BB2527" w:rsidR="009436FF" w:rsidRPr="009436FF" w:rsidRDefault="009436FF" w:rsidP="009436FF">
            <w:pPr>
              <w:pStyle w:val="hdr1"/>
              <w:spacing w:before="0"/>
              <w:ind w:left="0"/>
              <w:jc w:val="left"/>
              <w:rPr>
                <w:szCs w:val="24"/>
              </w:rPr>
            </w:pPr>
            <w:r w:rsidRPr="009436FF">
              <w:rPr>
                <w:szCs w:val="24"/>
              </w:rPr>
              <w:t xml:space="preserve">2.4.1.13 Access to Submission </w:t>
            </w:r>
          </w:p>
          <w:p w14:paraId="48890EAC" w14:textId="7D8F1611" w:rsidR="009436FF" w:rsidRDefault="009436FF" w:rsidP="009436FF">
            <w:pPr>
              <w:pStyle w:val="hdr1"/>
              <w:spacing w:before="0"/>
              <w:ind w:left="0"/>
              <w:jc w:val="left"/>
              <w:rPr>
                <w:szCs w:val="24"/>
              </w:rPr>
            </w:pPr>
            <w:r w:rsidRPr="009436FF">
              <w:rPr>
                <w:szCs w:val="24"/>
              </w:rPr>
              <w:t>2.5.1.13 Access to Submission</w:t>
            </w:r>
          </w:p>
        </w:tc>
        <w:tc>
          <w:tcPr>
            <w:tcW w:w="1530" w:type="dxa"/>
          </w:tcPr>
          <w:p w14:paraId="4D04B26D" w14:textId="62543E51" w:rsidR="00A13DC8" w:rsidRDefault="00A13DC8" w:rsidP="008B1B25">
            <w:pPr>
              <w:pStyle w:val="hdr1"/>
              <w:spacing w:before="0"/>
              <w:ind w:left="0"/>
              <w:jc w:val="left"/>
              <w:rPr>
                <w:color w:val="000000" w:themeColor="text1"/>
              </w:rPr>
            </w:pPr>
            <w:r>
              <w:rPr>
                <w:color w:val="000000" w:themeColor="text1"/>
              </w:rPr>
              <w:t>Doug Stearns</w:t>
            </w:r>
          </w:p>
        </w:tc>
      </w:tr>
      <w:tr w:rsidR="00BA6FB5" w:rsidRPr="00A43661" w14:paraId="002DD7B6" w14:textId="77777777" w:rsidTr="00EB04D7">
        <w:trPr>
          <w:trHeight w:val="341"/>
        </w:trPr>
        <w:tc>
          <w:tcPr>
            <w:tcW w:w="1440" w:type="dxa"/>
          </w:tcPr>
          <w:p w14:paraId="64C57C18" w14:textId="79B9024F" w:rsidR="00BA6FB5" w:rsidRDefault="00BA6FB5" w:rsidP="008B1B25">
            <w:pPr>
              <w:pStyle w:val="hdr1"/>
              <w:spacing w:before="0"/>
              <w:ind w:left="0"/>
              <w:jc w:val="left"/>
              <w:rPr>
                <w:color w:val="000000" w:themeColor="text1"/>
              </w:rPr>
            </w:pPr>
            <w:r>
              <w:rPr>
                <w:color w:val="000000" w:themeColor="text1"/>
              </w:rPr>
              <w:t>09/04/2015</w:t>
            </w:r>
          </w:p>
        </w:tc>
        <w:tc>
          <w:tcPr>
            <w:tcW w:w="7038" w:type="dxa"/>
          </w:tcPr>
          <w:p w14:paraId="6B73EC65" w14:textId="77777777" w:rsidR="00BA6FB5" w:rsidRDefault="00BA6FB5" w:rsidP="00282698">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46C161DE" w14:textId="77777777" w:rsidR="00126A87" w:rsidRDefault="00BA6FB5" w:rsidP="00282698">
            <w:pPr>
              <w:pStyle w:val="hdr1"/>
              <w:spacing w:before="0"/>
              <w:ind w:left="0"/>
              <w:jc w:val="left"/>
              <w:rPr>
                <w:szCs w:val="24"/>
              </w:rPr>
            </w:pPr>
            <w:r>
              <w:rPr>
                <w:szCs w:val="24"/>
              </w:rPr>
              <w:t>Modified the following requirements</w:t>
            </w:r>
          </w:p>
          <w:p w14:paraId="538C2644" w14:textId="00E8BB1C" w:rsidR="00282698" w:rsidRPr="00282698" w:rsidRDefault="00282698" w:rsidP="00282698">
            <w:pPr>
              <w:pStyle w:val="hdr1"/>
              <w:spacing w:before="0"/>
              <w:ind w:left="0"/>
              <w:rPr>
                <w:szCs w:val="24"/>
              </w:rPr>
            </w:pPr>
            <w:r w:rsidRPr="00282698">
              <w:rPr>
                <w:szCs w:val="24"/>
              </w:rPr>
              <w:t xml:space="preserve">II Customer Requirements </w:t>
            </w:r>
            <w:r w:rsidR="003D3157">
              <w:rPr>
                <w:szCs w:val="24"/>
              </w:rPr>
              <w:t>–</w:t>
            </w:r>
            <w:r w:rsidRPr="00282698">
              <w:rPr>
                <w:szCs w:val="24"/>
              </w:rPr>
              <w:t xml:space="preserve"> User Interface Controls #34 OMR Exceptions</w:t>
            </w:r>
          </w:p>
          <w:p w14:paraId="42A4E19C" w14:textId="00E84C48" w:rsidR="00282698" w:rsidRPr="00282698" w:rsidRDefault="00282698" w:rsidP="00282698">
            <w:pPr>
              <w:pStyle w:val="hdr1"/>
              <w:spacing w:before="0"/>
              <w:ind w:left="0"/>
              <w:rPr>
                <w:szCs w:val="24"/>
              </w:rPr>
            </w:pPr>
            <w:r w:rsidRPr="00282698">
              <w:rPr>
                <w:szCs w:val="24"/>
              </w:rPr>
              <w:t xml:space="preserve">IV Layouts </w:t>
            </w:r>
            <w:r w:rsidR="003D3157">
              <w:rPr>
                <w:szCs w:val="24"/>
              </w:rPr>
              <w:t>–</w:t>
            </w:r>
            <w:r w:rsidRPr="00282698">
              <w:rPr>
                <w:szCs w:val="24"/>
              </w:rPr>
              <w:t xml:space="preserve"> Direct Coaching – Non CSE, Indirect Coaching – Non CSE</w:t>
            </w:r>
          </w:p>
          <w:p w14:paraId="4A6FEE85" w14:textId="77777777" w:rsidR="00282698" w:rsidRPr="00282698" w:rsidRDefault="00282698" w:rsidP="00282698">
            <w:pPr>
              <w:pStyle w:val="hdr1"/>
              <w:spacing w:before="0"/>
              <w:ind w:left="0"/>
              <w:rPr>
                <w:szCs w:val="24"/>
              </w:rPr>
            </w:pPr>
            <w:r w:rsidRPr="00282698">
              <w:rPr>
                <w:szCs w:val="24"/>
              </w:rPr>
              <w:t>VI. Outliers (Data Feed\Form Entry)</w:t>
            </w:r>
          </w:p>
          <w:p w14:paraId="431E3DC8"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Research and Coaching Process</w:t>
            </w:r>
          </w:p>
          <w:p w14:paraId="7A34F6D9"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Reporting Matrix – 6 OMR: Inappropriate ARC Escalation, 17 OMR: Returned MAC Escalation, 23 Inappropriate ARC Transfers </w:t>
            </w:r>
          </w:p>
          <w:p w14:paraId="5CEED0D3" w14:textId="77777777" w:rsidR="00282698" w:rsidRPr="00282698" w:rsidRDefault="00282698" w:rsidP="00282698">
            <w:pPr>
              <w:pStyle w:val="hdr1"/>
              <w:spacing w:before="0"/>
              <w:ind w:left="0"/>
              <w:rPr>
                <w:szCs w:val="24"/>
              </w:rPr>
            </w:pPr>
            <w:proofErr w:type="spellStart"/>
            <w:r w:rsidRPr="00282698">
              <w:rPr>
                <w:szCs w:val="24"/>
              </w:rPr>
              <w:t>eCL</w:t>
            </w:r>
            <w:proofErr w:type="spellEnd"/>
            <w:r w:rsidRPr="00282698">
              <w:rPr>
                <w:szCs w:val="24"/>
              </w:rPr>
              <w:t xml:space="preserve"> Outlier Research and Coaching Process Front-end Form Changes </w:t>
            </w:r>
          </w:p>
          <w:p w14:paraId="50CE215E" w14:textId="77777777" w:rsidR="00282698" w:rsidRPr="00282698" w:rsidRDefault="00282698" w:rsidP="00282698">
            <w:pPr>
              <w:pStyle w:val="hdr1"/>
              <w:spacing w:before="0"/>
              <w:ind w:left="0"/>
              <w:rPr>
                <w:szCs w:val="24"/>
              </w:rPr>
            </w:pPr>
            <w:r w:rsidRPr="00282698">
              <w:rPr>
                <w:szCs w:val="24"/>
              </w:rPr>
              <w:t>- #1</w:t>
            </w:r>
          </w:p>
          <w:p w14:paraId="0EE2F083" w14:textId="77777777" w:rsidR="00282698" w:rsidRPr="00282698" w:rsidRDefault="00282698" w:rsidP="00282698">
            <w:pPr>
              <w:pStyle w:val="hdr1"/>
              <w:spacing w:before="0"/>
              <w:ind w:left="0"/>
              <w:rPr>
                <w:szCs w:val="24"/>
              </w:rPr>
            </w:pPr>
            <w:r w:rsidRPr="00282698">
              <w:rPr>
                <w:szCs w:val="24"/>
              </w:rPr>
              <w:t>- Conditions for Manager Review pages #1</w:t>
            </w:r>
          </w:p>
          <w:p w14:paraId="33319181" w14:textId="77777777" w:rsidR="00282698" w:rsidRPr="00282698" w:rsidRDefault="00282698" w:rsidP="00282698">
            <w:pPr>
              <w:pStyle w:val="hdr1"/>
              <w:spacing w:before="0"/>
              <w:ind w:left="0"/>
              <w:rPr>
                <w:szCs w:val="24"/>
              </w:rPr>
            </w:pPr>
            <w:r w:rsidRPr="00282698">
              <w:rPr>
                <w:szCs w:val="24"/>
              </w:rPr>
              <w:t xml:space="preserve">- Conditions for Supervisor Review pages #1, </w:t>
            </w:r>
          </w:p>
          <w:p w14:paraId="0FA7D962" w14:textId="77777777" w:rsidR="00282698" w:rsidRPr="00282698" w:rsidRDefault="00282698" w:rsidP="00282698">
            <w:pPr>
              <w:pStyle w:val="hdr1"/>
              <w:spacing w:before="0"/>
              <w:ind w:left="0"/>
              <w:rPr>
                <w:szCs w:val="24"/>
              </w:rPr>
            </w:pPr>
            <w:r w:rsidRPr="00282698">
              <w:rPr>
                <w:szCs w:val="24"/>
              </w:rPr>
              <w:t>Dashboards #2</w:t>
            </w:r>
          </w:p>
          <w:p w14:paraId="07368C93" w14:textId="354B3E13" w:rsidR="00126A87" w:rsidRPr="00A13DC8" w:rsidRDefault="00282698" w:rsidP="00282698">
            <w:pPr>
              <w:pStyle w:val="hdr1"/>
              <w:spacing w:before="0"/>
              <w:ind w:left="0"/>
              <w:jc w:val="left"/>
              <w:rPr>
                <w:szCs w:val="24"/>
              </w:rPr>
            </w:pPr>
            <w:r w:rsidRPr="00282698">
              <w:rPr>
                <w:szCs w:val="24"/>
              </w:rPr>
              <w:t>2.1.3 Outlier Data Feed (OMR) (and child requirements)</w:t>
            </w:r>
          </w:p>
        </w:tc>
        <w:tc>
          <w:tcPr>
            <w:tcW w:w="1530" w:type="dxa"/>
          </w:tcPr>
          <w:p w14:paraId="52BB8D70" w14:textId="07E8077D" w:rsidR="00BA6FB5" w:rsidRDefault="00BA6FB5" w:rsidP="008B1B25">
            <w:pPr>
              <w:pStyle w:val="hdr1"/>
              <w:spacing w:before="0"/>
              <w:ind w:left="0"/>
              <w:jc w:val="left"/>
              <w:rPr>
                <w:color w:val="000000" w:themeColor="text1"/>
              </w:rPr>
            </w:pPr>
            <w:r>
              <w:rPr>
                <w:color w:val="000000" w:themeColor="text1"/>
              </w:rPr>
              <w:t>Doug Stearns</w:t>
            </w:r>
          </w:p>
        </w:tc>
      </w:tr>
      <w:tr w:rsidR="00D5180F" w:rsidRPr="00A43661" w14:paraId="2C457B7F" w14:textId="77777777" w:rsidTr="00EB04D7">
        <w:trPr>
          <w:trHeight w:val="341"/>
        </w:trPr>
        <w:tc>
          <w:tcPr>
            <w:tcW w:w="1440" w:type="dxa"/>
          </w:tcPr>
          <w:p w14:paraId="2B6D09C9" w14:textId="009F9420" w:rsidR="00D5180F" w:rsidRDefault="00D5180F" w:rsidP="008B1B25">
            <w:pPr>
              <w:pStyle w:val="hdr1"/>
              <w:spacing w:before="0"/>
              <w:ind w:left="0"/>
              <w:jc w:val="left"/>
              <w:rPr>
                <w:color w:val="000000" w:themeColor="text1"/>
              </w:rPr>
            </w:pPr>
            <w:r>
              <w:rPr>
                <w:color w:val="000000" w:themeColor="text1"/>
              </w:rPr>
              <w:t>09/11/2015</w:t>
            </w:r>
          </w:p>
        </w:tc>
        <w:tc>
          <w:tcPr>
            <w:tcW w:w="7038" w:type="dxa"/>
          </w:tcPr>
          <w:p w14:paraId="4321947F" w14:textId="77777777" w:rsidR="00D5180F" w:rsidRDefault="00D5180F" w:rsidP="00ED078A">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7A4AA479" w14:textId="25DAF444" w:rsidR="00D5180F" w:rsidRDefault="00D5180F" w:rsidP="00ED078A">
            <w:pPr>
              <w:pStyle w:val="hdr1"/>
              <w:spacing w:before="0"/>
              <w:ind w:left="0"/>
              <w:jc w:val="left"/>
              <w:rPr>
                <w:szCs w:val="24"/>
              </w:rPr>
            </w:pPr>
            <w:r>
              <w:rPr>
                <w:szCs w:val="24"/>
              </w:rPr>
              <w:t>Moved RME back to generic OMR</w:t>
            </w:r>
          </w:p>
          <w:p w14:paraId="50FA08B5" w14:textId="77777777" w:rsidR="00ED078A" w:rsidRPr="00ED078A" w:rsidRDefault="00ED078A" w:rsidP="00ED078A">
            <w:pPr>
              <w:pStyle w:val="hdr1"/>
              <w:spacing w:before="0"/>
              <w:ind w:left="0"/>
              <w:jc w:val="left"/>
              <w:rPr>
                <w:szCs w:val="24"/>
              </w:rPr>
            </w:pPr>
            <w:r w:rsidRPr="00ED078A">
              <w:rPr>
                <w:szCs w:val="24"/>
              </w:rPr>
              <w:t xml:space="preserve">VI. Outliers (Data Feed\Form Entry) </w:t>
            </w:r>
          </w:p>
          <w:p w14:paraId="232CEE42"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Research and Coaching Process</w:t>
            </w:r>
          </w:p>
          <w:p w14:paraId="0DBD200A"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Reporting Matrix #17</w:t>
            </w:r>
          </w:p>
          <w:p w14:paraId="2B82CCBE" w14:textId="77777777" w:rsidR="00ED078A" w:rsidRPr="00ED078A" w:rsidRDefault="00ED078A" w:rsidP="00ED078A">
            <w:pPr>
              <w:pStyle w:val="hdr1"/>
              <w:spacing w:before="0"/>
              <w:ind w:left="0"/>
              <w:jc w:val="left"/>
              <w:rPr>
                <w:szCs w:val="24"/>
              </w:rPr>
            </w:pPr>
            <w:r w:rsidRPr="00ED078A">
              <w:rPr>
                <w:szCs w:val="24"/>
              </w:rPr>
              <w:t xml:space="preserve">- </w:t>
            </w:r>
            <w:proofErr w:type="spellStart"/>
            <w:r w:rsidRPr="00ED078A">
              <w:rPr>
                <w:szCs w:val="24"/>
              </w:rPr>
              <w:t>eCL</w:t>
            </w:r>
            <w:proofErr w:type="spellEnd"/>
            <w:r w:rsidRPr="00ED078A">
              <w:rPr>
                <w:szCs w:val="24"/>
              </w:rPr>
              <w:t xml:space="preserve"> Outlier Research and Coaching Process Front-end Form Changes Conditions for Manager Review Pages #1, Conditions for Supervisor Review pages #1</w:t>
            </w:r>
          </w:p>
          <w:p w14:paraId="53F555D6" w14:textId="7EBBFAE1" w:rsidR="00ED078A" w:rsidRPr="00ED078A" w:rsidRDefault="00ED078A" w:rsidP="00ED078A">
            <w:pPr>
              <w:pStyle w:val="hdr1"/>
              <w:spacing w:before="0"/>
              <w:ind w:left="0"/>
              <w:jc w:val="left"/>
              <w:rPr>
                <w:szCs w:val="24"/>
              </w:rPr>
            </w:pPr>
            <w:r w:rsidRPr="00ED078A">
              <w:rPr>
                <w:szCs w:val="24"/>
              </w:rPr>
              <w:t>X. eC</w:t>
            </w:r>
            <w:r>
              <w:rPr>
                <w:szCs w:val="24"/>
              </w:rPr>
              <w:t>o</w:t>
            </w:r>
            <w:r w:rsidRPr="00ED078A">
              <w:rPr>
                <w:szCs w:val="24"/>
              </w:rPr>
              <w:t>aching Modules</w:t>
            </w:r>
          </w:p>
          <w:p w14:paraId="05EAD128" w14:textId="37F2E617" w:rsidR="00ED078A" w:rsidRPr="00ED078A" w:rsidRDefault="00ED078A" w:rsidP="00ED078A">
            <w:pPr>
              <w:pStyle w:val="hdr1"/>
              <w:spacing w:before="0"/>
              <w:ind w:left="0"/>
              <w:jc w:val="left"/>
              <w:rPr>
                <w:szCs w:val="24"/>
              </w:rPr>
            </w:pPr>
            <w:r>
              <w:rPr>
                <w:szCs w:val="24"/>
              </w:rPr>
              <w:t xml:space="preserve">- </w:t>
            </w:r>
            <w:r w:rsidRPr="00ED078A">
              <w:rPr>
                <w:szCs w:val="24"/>
              </w:rPr>
              <w:t>2.1.3.1 Generic Reports</w:t>
            </w:r>
          </w:p>
          <w:p w14:paraId="1C6699EA" w14:textId="7C71DCD0" w:rsidR="00ED078A" w:rsidRPr="00ED078A" w:rsidRDefault="00ED078A" w:rsidP="00ED078A">
            <w:pPr>
              <w:pStyle w:val="hdr1"/>
              <w:spacing w:before="0"/>
              <w:ind w:left="0"/>
              <w:jc w:val="left"/>
              <w:rPr>
                <w:szCs w:val="24"/>
              </w:rPr>
            </w:pPr>
            <w:r>
              <w:rPr>
                <w:szCs w:val="24"/>
              </w:rPr>
              <w:t xml:space="preserve">- </w:t>
            </w:r>
            <w:r w:rsidRPr="00ED078A">
              <w:rPr>
                <w:szCs w:val="24"/>
              </w:rPr>
              <w:t>2.1.3.3 Supervisor Review Reports</w:t>
            </w:r>
          </w:p>
          <w:p w14:paraId="272B6A32" w14:textId="37311D4F" w:rsidR="00ED078A" w:rsidRPr="00ED078A" w:rsidRDefault="00ED078A" w:rsidP="00ED078A">
            <w:pPr>
              <w:pStyle w:val="hdr1"/>
              <w:spacing w:before="0"/>
              <w:ind w:left="0"/>
              <w:jc w:val="left"/>
              <w:rPr>
                <w:szCs w:val="24"/>
              </w:rPr>
            </w:pPr>
            <w:r>
              <w:rPr>
                <w:szCs w:val="24"/>
              </w:rPr>
              <w:t xml:space="preserve">- </w:t>
            </w:r>
            <w:r w:rsidRPr="00ED078A">
              <w:rPr>
                <w:szCs w:val="24"/>
              </w:rPr>
              <w:t>2.1.3.3.1 OMR Feed File Layout</w:t>
            </w:r>
          </w:p>
          <w:p w14:paraId="4795BEE1" w14:textId="5985658B" w:rsidR="00ED078A" w:rsidRPr="00ED078A" w:rsidRDefault="00ED078A" w:rsidP="00ED078A">
            <w:pPr>
              <w:pStyle w:val="hdr1"/>
              <w:spacing w:before="0"/>
              <w:ind w:left="0"/>
              <w:jc w:val="left"/>
              <w:rPr>
                <w:szCs w:val="24"/>
              </w:rPr>
            </w:pPr>
            <w:r>
              <w:rPr>
                <w:szCs w:val="24"/>
              </w:rPr>
              <w:t xml:space="preserve">- </w:t>
            </w:r>
            <w:r w:rsidRPr="00ED078A">
              <w:rPr>
                <w:szCs w:val="24"/>
              </w:rPr>
              <w:t>2.1.3.3.4 Report Codes</w:t>
            </w:r>
          </w:p>
          <w:p w14:paraId="56C898DA" w14:textId="6D956B52"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2.1.3.3.10 Coaching Reasons </w:t>
            </w:r>
          </w:p>
          <w:p w14:paraId="689CB83D" w14:textId="1843233A" w:rsidR="00ED078A" w:rsidRPr="00ED078A" w:rsidRDefault="00ED078A" w:rsidP="00ED078A">
            <w:pPr>
              <w:pStyle w:val="hdr1"/>
              <w:spacing w:before="0"/>
              <w:ind w:left="0"/>
              <w:jc w:val="left"/>
              <w:rPr>
                <w:szCs w:val="24"/>
              </w:rPr>
            </w:pPr>
            <w:r>
              <w:rPr>
                <w:szCs w:val="24"/>
              </w:rPr>
              <w:t xml:space="preserve">- </w:t>
            </w:r>
            <w:r w:rsidRPr="00ED078A">
              <w:rPr>
                <w:szCs w:val="24"/>
              </w:rPr>
              <w:t xml:space="preserve">2.1.3.3.11 Report Details </w:t>
            </w:r>
          </w:p>
          <w:p w14:paraId="5F54DC37" w14:textId="62AB140D" w:rsidR="00ED078A" w:rsidRPr="00ED078A" w:rsidRDefault="00ED078A" w:rsidP="00ED078A">
            <w:pPr>
              <w:pStyle w:val="hdr1"/>
              <w:spacing w:before="0"/>
              <w:ind w:left="0"/>
              <w:jc w:val="left"/>
              <w:rPr>
                <w:szCs w:val="24"/>
              </w:rPr>
            </w:pPr>
            <w:r>
              <w:rPr>
                <w:szCs w:val="24"/>
              </w:rPr>
              <w:lastRenderedPageBreak/>
              <w:t xml:space="preserve">- </w:t>
            </w:r>
            <w:r w:rsidRPr="00ED078A">
              <w:rPr>
                <w:szCs w:val="24"/>
              </w:rPr>
              <w:t>2.1.3.3.13 Notification of eCoaching Logs</w:t>
            </w:r>
          </w:p>
          <w:p w14:paraId="559124F0" w14:textId="623362BF" w:rsidR="00ED078A" w:rsidRPr="00ED078A" w:rsidRDefault="00ED078A" w:rsidP="00ED078A">
            <w:pPr>
              <w:pStyle w:val="hdr1"/>
              <w:spacing w:before="0"/>
              <w:ind w:left="0"/>
              <w:jc w:val="left"/>
              <w:rPr>
                <w:szCs w:val="24"/>
              </w:rPr>
            </w:pPr>
            <w:r>
              <w:rPr>
                <w:szCs w:val="24"/>
              </w:rPr>
              <w:t xml:space="preserve">- </w:t>
            </w:r>
            <w:r w:rsidRPr="00ED078A">
              <w:rPr>
                <w:szCs w:val="24"/>
              </w:rPr>
              <w:t>2.1.3.3.13.1 Notification for Inappropriate ARC Escalation, Inappropriate ARC Transfer</w:t>
            </w:r>
          </w:p>
          <w:p w14:paraId="3C42E7CD" w14:textId="6860297A" w:rsidR="00ED078A" w:rsidRPr="00ED078A" w:rsidRDefault="00ED078A" w:rsidP="00ED078A">
            <w:pPr>
              <w:pStyle w:val="hdr1"/>
              <w:spacing w:before="0"/>
              <w:ind w:left="0"/>
              <w:jc w:val="left"/>
              <w:rPr>
                <w:szCs w:val="24"/>
              </w:rPr>
            </w:pPr>
            <w:r>
              <w:rPr>
                <w:szCs w:val="24"/>
              </w:rPr>
              <w:t xml:space="preserve">- </w:t>
            </w:r>
            <w:r w:rsidRPr="00ED078A">
              <w:rPr>
                <w:szCs w:val="24"/>
              </w:rPr>
              <w:t>2.1.3.3.13.2 Pending Supervisor Review</w:t>
            </w:r>
          </w:p>
          <w:p w14:paraId="6DC36A6D" w14:textId="216C50F1" w:rsidR="00ED078A" w:rsidRPr="00ED078A" w:rsidRDefault="00ED078A" w:rsidP="00ED078A">
            <w:pPr>
              <w:pStyle w:val="hdr1"/>
              <w:spacing w:before="0"/>
              <w:ind w:left="0"/>
              <w:jc w:val="left"/>
              <w:rPr>
                <w:szCs w:val="24"/>
              </w:rPr>
            </w:pPr>
            <w:r>
              <w:rPr>
                <w:szCs w:val="24"/>
              </w:rPr>
              <w:t xml:space="preserve">- </w:t>
            </w:r>
            <w:r w:rsidRPr="00ED078A">
              <w:rPr>
                <w:szCs w:val="24"/>
              </w:rPr>
              <w:t>2.1.3.3.14.1 Description Text IAE, IAT</w:t>
            </w:r>
          </w:p>
          <w:p w14:paraId="111D3924" w14:textId="5369F7F4" w:rsidR="00D5180F" w:rsidRDefault="00ED078A" w:rsidP="00ED078A">
            <w:pPr>
              <w:pStyle w:val="hdr1"/>
              <w:spacing w:before="0"/>
              <w:ind w:left="0"/>
              <w:jc w:val="left"/>
              <w:rPr>
                <w:szCs w:val="24"/>
              </w:rPr>
            </w:pPr>
            <w:r>
              <w:rPr>
                <w:szCs w:val="24"/>
              </w:rPr>
              <w:t xml:space="preserve">- </w:t>
            </w:r>
            <w:r w:rsidRPr="00ED078A">
              <w:rPr>
                <w:szCs w:val="24"/>
              </w:rPr>
              <w:t>2.1.3.3.15 Supervisor Review</w:t>
            </w:r>
          </w:p>
        </w:tc>
        <w:tc>
          <w:tcPr>
            <w:tcW w:w="1530" w:type="dxa"/>
          </w:tcPr>
          <w:p w14:paraId="2925DABE" w14:textId="5BD9A300" w:rsidR="00D5180F" w:rsidRDefault="00D5180F" w:rsidP="008B1B25">
            <w:pPr>
              <w:pStyle w:val="hdr1"/>
              <w:spacing w:before="0"/>
              <w:ind w:left="0"/>
              <w:jc w:val="left"/>
              <w:rPr>
                <w:color w:val="000000" w:themeColor="text1"/>
              </w:rPr>
            </w:pPr>
            <w:r>
              <w:rPr>
                <w:color w:val="000000" w:themeColor="text1"/>
              </w:rPr>
              <w:lastRenderedPageBreak/>
              <w:t>Doug Stearns</w:t>
            </w:r>
          </w:p>
        </w:tc>
      </w:tr>
      <w:tr w:rsidR="00F726C2" w14:paraId="70E424B8" w14:textId="77777777" w:rsidTr="00F726C2">
        <w:trPr>
          <w:trHeight w:val="341"/>
        </w:trPr>
        <w:tc>
          <w:tcPr>
            <w:tcW w:w="1440" w:type="dxa"/>
          </w:tcPr>
          <w:p w14:paraId="203FF8EE" w14:textId="33C1E64B" w:rsidR="00F726C2" w:rsidRDefault="00F726C2" w:rsidP="00F726C2">
            <w:pPr>
              <w:pStyle w:val="hdr1"/>
              <w:spacing w:before="0"/>
              <w:ind w:left="0"/>
              <w:jc w:val="left"/>
              <w:rPr>
                <w:color w:val="000000" w:themeColor="text1"/>
              </w:rPr>
            </w:pPr>
            <w:r>
              <w:rPr>
                <w:color w:val="000000" w:themeColor="text1"/>
              </w:rPr>
              <w:lastRenderedPageBreak/>
              <w:t>09/27/2015</w:t>
            </w:r>
          </w:p>
        </w:tc>
        <w:tc>
          <w:tcPr>
            <w:tcW w:w="7038" w:type="dxa"/>
          </w:tcPr>
          <w:p w14:paraId="513D7988" w14:textId="77777777" w:rsidR="00F726C2" w:rsidRDefault="00F726C2" w:rsidP="00F726C2">
            <w:pPr>
              <w:pStyle w:val="hdr1"/>
              <w:spacing w:before="0"/>
              <w:ind w:left="0"/>
              <w:jc w:val="left"/>
              <w:rPr>
                <w:szCs w:val="24"/>
              </w:rPr>
            </w:pPr>
            <w:r>
              <w:rPr>
                <w:szCs w:val="24"/>
              </w:rPr>
              <w:t xml:space="preserve">TFS644 – </w:t>
            </w:r>
            <w:proofErr w:type="spellStart"/>
            <w:r>
              <w:rPr>
                <w:szCs w:val="24"/>
              </w:rPr>
              <w:t>eCL</w:t>
            </w:r>
            <w:proofErr w:type="spellEnd"/>
            <w:r>
              <w:rPr>
                <w:szCs w:val="24"/>
              </w:rPr>
              <w:t xml:space="preserve"> Inappropriate ARC Escalation feed</w:t>
            </w:r>
          </w:p>
          <w:p w14:paraId="389DED64" w14:textId="47F49CFE" w:rsidR="00F726C2" w:rsidRDefault="00F726C2" w:rsidP="00F726C2">
            <w:pPr>
              <w:pStyle w:val="hdr1"/>
              <w:spacing w:before="0"/>
              <w:ind w:left="0"/>
              <w:jc w:val="left"/>
              <w:rPr>
                <w:szCs w:val="24"/>
              </w:rPr>
            </w:pPr>
            <w:r>
              <w:rPr>
                <w:szCs w:val="24"/>
              </w:rPr>
              <w:t>Updates for clarity as a result of review. (VI. Outliers</w:t>
            </w:r>
            <w:r w:rsidR="00AA3B86">
              <w:rPr>
                <w:szCs w:val="24"/>
              </w:rPr>
              <w:t xml:space="preserve"> Page 72</w:t>
            </w:r>
            <w:r>
              <w:rPr>
                <w:szCs w:val="24"/>
              </w:rPr>
              <w:t>)</w:t>
            </w:r>
          </w:p>
        </w:tc>
        <w:tc>
          <w:tcPr>
            <w:tcW w:w="1530" w:type="dxa"/>
          </w:tcPr>
          <w:p w14:paraId="1DA8D445" w14:textId="672F923A" w:rsidR="00F726C2" w:rsidRDefault="00F726C2" w:rsidP="00F726C2">
            <w:pPr>
              <w:pStyle w:val="hdr1"/>
              <w:spacing w:before="0"/>
              <w:ind w:left="0"/>
              <w:jc w:val="left"/>
              <w:rPr>
                <w:color w:val="000000" w:themeColor="text1"/>
              </w:rPr>
            </w:pPr>
            <w:r>
              <w:rPr>
                <w:color w:val="000000" w:themeColor="text1"/>
              </w:rPr>
              <w:t>Lisa Stein</w:t>
            </w:r>
          </w:p>
        </w:tc>
      </w:tr>
      <w:tr w:rsidR="003D3157" w14:paraId="38E47C0F" w14:textId="77777777" w:rsidTr="00F726C2">
        <w:trPr>
          <w:trHeight w:val="341"/>
        </w:trPr>
        <w:tc>
          <w:tcPr>
            <w:tcW w:w="1440" w:type="dxa"/>
          </w:tcPr>
          <w:p w14:paraId="5F5D9888" w14:textId="2DCFF56A" w:rsidR="003D3157" w:rsidRDefault="003D3157" w:rsidP="00F726C2">
            <w:pPr>
              <w:pStyle w:val="hdr1"/>
              <w:spacing w:before="0"/>
              <w:ind w:left="0"/>
              <w:jc w:val="left"/>
              <w:rPr>
                <w:color w:val="000000" w:themeColor="text1"/>
              </w:rPr>
            </w:pPr>
            <w:r>
              <w:rPr>
                <w:color w:val="000000" w:themeColor="text1"/>
              </w:rPr>
              <w:t>10/9/2015</w:t>
            </w:r>
          </w:p>
        </w:tc>
        <w:tc>
          <w:tcPr>
            <w:tcW w:w="7038" w:type="dxa"/>
          </w:tcPr>
          <w:p w14:paraId="24B170B3" w14:textId="48EE8157" w:rsidR="003D3157" w:rsidRDefault="003D3157" w:rsidP="0086048F">
            <w:pPr>
              <w:pStyle w:val="hdr1"/>
              <w:rPr>
                <w:szCs w:val="24"/>
              </w:rPr>
            </w:pPr>
            <w:r>
              <w:rPr>
                <w:szCs w:val="24"/>
              </w:rPr>
              <w:t>TFS841 – eCoaching – Open up Supervisor module to job code WACQ13</w:t>
            </w:r>
            <w:r w:rsidR="0086048F">
              <w:rPr>
                <w:szCs w:val="24"/>
              </w:rPr>
              <w:t xml:space="preserve"> </w:t>
            </w:r>
            <w:r w:rsidR="0086048F" w:rsidRPr="0086048F">
              <w:rPr>
                <w:szCs w:val="24"/>
              </w:rPr>
              <w:t>Updat</w:t>
            </w:r>
            <w:r w:rsidR="0086048F">
              <w:rPr>
                <w:szCs w:val="24"/>
              </w:rPr>
              <w:t>e 2.2.1.13 access to submission</w:t>
            </w:r>
          </w:p>
        </w:tc>
        <w:tc>
          <w:tcPr>
            <w:tcW w:w="1530" w:type="dxa"/>
          </w:tcPr>
          <w:p w14:paraId="463D4DF5" w14:textId="49ACE350" w:rsidR="003D3157" w:rsidRDefault="003D3157" w:rsidP="00F726C2">
            <w:pPr>
              <w:pStyle w:val="hdr1"/>
              <w:spacing w:before="0"/>
              <w:ind w:left="0"/>
              <w:jc w:val="left"/>
              <w:rPr>
                <w:color w:val="000000" w:themeColor="text1"/>
              </w:rPr>
            </w:pPr>
            <w:r>
              <w:rPr>
                <w:color w:val="000000" w:themeColor="text1"/>
              </w:rPr>
              <w:t>Lisa Stein</w:t>
            </w:r>
          </w:p>
        </w:tc>
      </w:tr>
      <w:tr w:rsidR="008304A2" w14:paraId="00852F2D" w14:textId="77777777" w:rsidTr="00F726C2">
        <w:trPr>
          <w:trHeight w:val="341"/>
        </w:trPr>
        <w:tc>
          <w:tcPr>
            <w:tcW w:w="1440" w:type="dxa"/>
          </w:tcPr>
          <w:p w14:paraId="474C0D4F" w14:textId="225B57EA" w:rsidR="008304A2" w:rsidRDefault="008304A2" w:rsidP="00F726C2">
            <w:pPr>
              <w:pStyle w:val="hdr1"/>
              <w:spacing w:before="0"/>
              <w:ind w:left="0"/>
              <w:jc w:val="left"/>
              <w:rPr>
                <w:color w:val="000000" w:themeColor="text1"/>
              </w:rPr>
            </w:pPr>
            <w:r>
              <w:rPr>
                <w:color w:val="000000" w:themeColor="text1"/>
              </w:rPr>
              <w:t>12/10/2015</w:t>
            </w:r>
          </w:p>
        </w:tc>
        <w:tc>
          <w:tcPr>
            <w:tcW w:w="7038" w:type="dxa"/>
          </w:tcPr>
          <w:p w14:paraId="014E35D8" w14:textId="44C34F05" w:rsidR="00610700" w:rsidRPr="00610700" w:rsidRDefault="008304A2" w:rsidP="00610700">
            <w:pPr>
              <w:pStyle w:val="hdr1"/>
              <w:rPr>
                <w:szCs w:val="24"/>
              </w:rPr>
            </w:pPr>
            <w:r w:rsidRPr="008304A2">
              <w:rPr>
                <w:szCs w:val="24"/>
              </w:rPr>
              <w:t>1410: eCoaching - Update "My Team's Warning eCoaching Logs" Section</w:t>
            </w:r>
            <w:r>
              <w:rPr>
                <w:szCs w:val="24"/>
              </w:rPr>
              <w:t xml:space="preserve"> </w:t>
            </w:r>
            <w:r w:rsidR="00610700">
              <w:rPr>
                <w:szCs w:val="24"/>
              </w:rPr>
              <w:t xml:space="preserve">Updated  </w:t>
            </w:r>
          </w:p>
          <w:p w14:paraId="4BA75DED" w14:textId="307443CF" w:rsidR="008304A2" w:rsidRDefault="00610700" w:rsidP="00610700">
            <w:pPr>
              <w:pStyle w:val="hdr1"/>
              <w:ind w:left="0"/>
              <w:rPr>
                <w:szCs w:val="24"/>
              </w:rPr>
            </w:pPr>
            <w:r w:rsidRPr="00610700">
              <w:rPr>
                <w:szCs w:val="24"/>
              </w:rPr>
              <w:t>IV.</w:t>
            </w:r>
            <w:r w:rsidRPr="00610700">
              <w:rPr>
                <w:szCs w:val="24"/>
              </w:rPr>
              <w:tab/>
              <w:t>Quality\Training Supervisor Dashboard and Quality\Training Supervisor Dashboard Filters</w:t>
            </w:r>
          </w:p>
        </w:tc>
        <w:tc>
          <w:tcPr>
            <w:tcW w:w="1530" w:type="dxa"/>
          </w:tcPr>
          <w:p w14:paraId="6ECB18D9" w14:textId="297C12C2" w:rsidR="008304A2" w:rsidRDefault="008304A2" w:rsidP="00F726C2">
            <w:pPr>
              <w:pStyle w:val="hdr1"/>
              <w:spacing w:before="0"/>
              <w:ind w:left="0"/>
              <w:jc w:val="left"/>
              <w:rPr>
                <w:color w:val="000000" w:themeColor="text1"/>
              </w:rPr>
            </w:pPr>
            <w:r>
              <w:rPr>
                <w:color w:val="000000" w:themeColor="text1"/>
              </w:rPr>
              <w:t>Lisa Stein</w:t>
            </w:r>
          </w:p>
        </w:tc>
      </w:tr>
      <w:tr w:rsidR="008B7F8D" w14:paraId="2496498C" w14:textId="77777777" w:rsidTr="00F726C2">
        <w:trPr>
          <w:trHeight w:val="341"/>
        </w:trPr>
        <w:tc>
          <w:tcPr>
            <w:tcW w:w="1440" w:type="dxa"/>
          </w:tcPr>
          <w:p w14:paraId="15FDC2B6" w14:textId="34904CF6" w:rsidR="008B7F8D" w:rsidRDefault="008B7F8D" w:rsidP="00F726C2">
            <w:pPr>
              <w:pStyle w:val="hdr1"/>
              <w:spacing w:before="0"/>
              <w:ind w:left="0"/>
              <w:jc w:val="left"/>
              <w:rPr>
                <w:color w:val="000000" w:themeColor="text1"/>
              </w:rPr>
            </w:pPr>
            <w:r>
              <w:rPr>
                <w:color w:val="000000" w:themeColor="text1"/>
              </w:rPr>
              <w:t>12/10/2015</w:t>
            </w:r>
          </w:p>
        </w:tc>
        <w:tc>
          <w:tcPr>
            <w:tcW w:w="7038" w:type="dxa"/>
          </w:tcPr>
          <w:p w14:paraId="5FA0059F" w14:textId="300C9914" w:rsidR="008B7F8D" w:rsidRPr="00610700" w:rsidRDefault="008B7F8D" w:rsidP="008B7F8D">
            <w:pPr>
              <w:pStyle w:val="hdr1"/>
              <w:ind w:left="0"/>
              <w:jc w:val="left"/>
              <w:rPr>
                <w:szCs w:val="24"/>
              </w:rPr>
            </w:pPr>
            <w:r w:rsidRPr="008304A2">
              <w:rPr>
                <w:szCs w:val="24"/>
              </w:rPr>
              <w:t>1410: eCoaching - Update "My Team's Warning eCoaching Logs" Section</w:t>
            </w:r>
            <w:r>
              <w:rPr>
                <w:szCs w:val="24"/>
              </w:rPr>
              <w:t xml:space="preserve"> Updated ‘V’ (support staff dashboard) per review.</w:t>
            </w:r>
          </w:p>
          <w:p w14:paraId="4323735E" w14:textId="0F558A1C" w:rsidR="008B7F8D" w:rsidRPr="008304A2" w:rsidRDefault="008B7F8D" w:rsidP="008B7F8D">
            <w:pPr>
              <w:pStyle w:val="hdr1"/>
              <w:ind w:left="0"/>
              <w:rPr>
                <w:szCs w:val="24"/>
              </w:rPr>
            </w:pPr>
          </w:p>
        </w:tc>
        <w:tc>
          <w:tcPr>
            <w:tcW w:w="1530" w:type="dxa"/>
          </w:tcPr>
          <w:p w14:paraId="420DC047" w14:textId="4913F438" w:rsidR="008B7F8D" w:rsidRDefault="008B7F8D" w:rsidP="00F726C2">
            <w:pPr>
              <w:pStyle w:val="hdr1"/>
              <w:spacing w:before="0"/>
              <w:ind w:left="0"/>
              <w:jc w:val="left"/>
              <w:rPr>
                <w:color w:val="000000" w:themeColor="text1"/>
              </w:rPr>
            </w:pPr>
            <w:r>
              <w:rPr>
                <w:color w:val="000000" w:themeColor="text1"/>
              </w:rPr>
              <w:t>Lisa Stein</w:t>
            </w:r>
          </w:p>
        </w:tc>
      </w:tr>
      <w:tr w:rsidR="00983503" w14:paraId="54A3CA0F" w14:textId="77777777" w:rsidTr="00F726C2">
        <w:trPr>
          <w:trHeight w:val="341"/>
        </w:trPr>
        <w:tc>
          <w:tcPr>
            <w:tcW w:w="1440" w:type="dxa"/>
          </w:tcPr>
          <w:p w14:paraId="33FB4853" w14:textId="398C2FE4" w:rsidR="00983503" w:rsidRDefault="00983503" w:rsidP="00F726C2">
            <w:pPr>
              <w:pStyle w:val="hdr1"/>
              <w:spacing w:before="0"/>
              <w:ind w:left="0"/>
              <w:jc w:val="left"/>
              <w:rPr>
                <w:color w:val="000000" w:themeColor="text1"/>
              </w:rPr>
            </w:pPr>
            <w:r>
              <w:rPr>
                <w:color w:val="000000" w:themeColor="text1"/>
              </w:rPr>
              <w:t>12/15/2015</w:t>
            </w:r>
          </w:p>
        </w:tc>
        <w:tc>
          <w:tcPr>
            <w:tcW w:w="7038" w:type="dxa"/>
          </w:tcPr>
          <w:p w14:paraId="4A125E49" w14:textId="37C9FEB6" w:rsidR="00983503" w:rsidRPr="008304A2" w:rsidRDefault="00983503" w:rsidP="00AF0692">
            <w:pPr>
              <w:pStyle w:val="hdr1"/>
              <w:ind w:left="0"/>
              <w:rPr>
                <w:szCs w:val="24"/>
              </w:rPr>
            </w:pPr>
            <w:r>
              <w:rPr>
                <w:szCs w:val="24"/>
              </w:rPr>
              <w:t>1423: eCoaching – Add job code WHHR70 for HR users. Replaced all occurrences of WHHR80 with WHHR70</w:t>
            </w:r>
            <w:r w:rsidR="0097604E">
              <w:rPr>
                <w:szCs w:val="24"/>
              </w:rPr>
              <w:t xml:space="preserve">. </w:t>
            </w:r>
            <w:r w:rsidR="006B7EF5">
              <w:rPr>
                <w:szCs w:val="24"/>
              </w:rPr>
              <w:t xml:space="preserve">Updates on </w:t>
            </w:r>
            <w:r w:rsidR="006B7EF5">
              <w:t xml:space="preserve"> </w:t>
            </w:r>
            <w:r w:rsidR="006B7EF5" w:rsidRPr="006B7EF5">
              <w:rPr>
                <w:szCs w:val="24"/>
              </w:rPr>
              <w:t>Page 56 of 184</w:t>
            </w:r>
            <w:r w:rsidR="006B7EF5">
              <w:rPr>
                <w:szCs w:val="24"/>
              </w:rPr>
              <w:t xml:space="preserve">: </w:t>
            </w:r>
            <w:r w:rsidR="006B7EF5" w:rsidRPr="006B7EF5">
              <w:rPr>
                <w:szCs w:val="24"/>
              </w:rPr>
              <w:t>Dashboard Permissions Criteria</w:t>
            </w:r>
            <w:r w:rsidR="006B7EF5">
              <w:rPr>
                <w:szCs w:val="24"/>
              </w:rPr>
              <w:t xml:space="preserve">, </w:t>
            </w:r>
            <w:r w:rsidR="006B7EF5" w:rsidRPr="006B7EF5">
              <w:rPr>
                <w:szCs w:val="24"/>
              </w:rPr>
              <w:t>Submission Page</w:t>
            </w:r>
            <w:r w:rsidR="006B7EF5">
              <w:rPr>
                <w:szCs w:val="24"/>
              </w:rPr>
              <w:t xml:space="preserve">, </w:t>
            </w:r>
            <w:r w:rsidR="006B7EF5" w:rsidRPr="006B7EF5">
              <w:rPr>
                <w:szCs w:val="24"/>
              </w:rPr>
              <w:t>Main Dashboard</w:t>
            </w:r>
            <w:r w:rsidR="006B7EF5">
              <w:rPr>
                <w:szCs w:val="24"/>
              </w:rPr>
              <w:t xml:space="preserve">, </w:t>
            </w:r>
            <w:r w:rsidR="006B7EF5" w:rsidRPr="006B7EF5">
              <w:rPr>
                <w:szCs w:val="24"/>
              </w:rPr>
              <w:t>My Submitted</w:t>
            </w:r>
          </w:p>
        </w:tc>
        <w:tc>
          <w:tcPr>
            <w:tcW w:w="1530" w:type="dxa"/>
          </w:tcPr>
          <w:p w14:paraId="3DB7F0F5" w14:textId="03128D54" w:rsidR="00983503" w:rsidRDefault="00983503" w:rsidP="00F726C2">
            <w:pPr>
              <w:pStyle w:val="hdr1"/>
              <w:spacing w:before="0"/>
              <w:ind w:left="0"/>
              <w:jc w:val="left"/>
              <w:rPr>
                <w:color w:val="000000" w:themeColor="text1"/>
              </w:rPr>
            </w:pPr>
            <w:r>
              <w:rPr>
                <w:color w:val="000000" w:themeColor="text1"/>
              </w:rPr>
              <w:t>Lisa Stein</w:t>
            </w:r>
          </w:p>
        </w:tc>
      </w:tr>
      <w:tr w:rsidR="00474851" w14:paraId="3CD91B86" w14:textId="77777777" w:rsidTr="00F726C2">
        <w:trPr>
          <w:trHeight w:val="341"/>
        </w:trPr>
        <w:tc>
          <w:tcPr>
            <w:tcW w:w="1440" w:type="dxa"/>
          </w:tcPr>
          <w:p w14:paraId="7D3262C5" w14:textId="7001BAAB" w:rsidR="00474851" w:rsidRDefault="00474851" w:rsidP="00F726C2">
            <w:pPr>
              <w:pStyle w:val="hdr1"/>
              <w:spacing w:before="0"/>
              <w:ind w:left="0"/>
              <w:jc w:val="left"/>
              <w:rPr>
                <w:color w:val="000000" w:themeColor="text1"/>
              </w:rPr>
            </w:pPr>
            <w:r>
              <w:rPr>
                <w:color w:val="000000" w:themeColor="text1"/>
              </w:rPr>
              <w:t>12/15/2015</w:t>
            </w:r>
          </w:p>
        </w:tc>
        <w:tc>
          <w:tcPr>
            <w:tcW w:w="7038" w:type="dxa"/>
          </w:tcPr>
          <w:p w14:paraId="11041B80" w14:textId="7EBD193C" w:rsidR="00474851" w:rsidRDefault="00474851" w:rsidP="00AF0692">
            <w:pPr>
              <w:pStyle w:val="hdr1"/>
              <w:ind w:left="0"/>
              <w:rPr>
                <w:szCs w:val="24"/>
              </w:rPr>
            </w:pPr>
            <w:r>
              <w:rPr>
                <w:szCs w:val="24"/>
              </w:rPr>
              <w:t xml:space="preserve">1423: Add job code WHHR70 for HR users. After discussion, placing WHHR80 back in next to WHHR70.  Updates on </w:t>
            </w:r>
            <w:r>
              <w:t xml:space="preserve"> </w:t>
            </w:r>
            <w:r w:rsidRPr="006B7EF5">
              <w:rPr>
                <w:szCs w:val="24"/>
              </w:rPr>
              <w:t>Page 56 of 184</w:t>
            </w:r>
            <w:r>
              <w:rPr>
                <w:szCs w:val="24"/>
              </w:rPr>
              <w:t xml:space="preserve">: </w:t>
            </w:r>
            <w:r w:rsidRPr="006B7EF5">
              <w:rPr>
                <w:szCs w:val="24"/>
              </w:rPr>
              <w:t>Dashboard Permissions Criteria</w:t>
            </w:r>
            <w:r>
              <w:rPr>
                <w:szCs w:val="24"/>
              </w:rPr>
              <w:t xml:space="preserve">, </w:t>
            </w:r>
            <w:r w:rsidRPr="006B7EF5">
              <w:rPr>
                <w:szCs w:val="24"/>
              </w:rPr>
              <w:t>Submission Page</w:t>
            </w:r>
            <w:r>
              <w:rPr>
                <w:szCs w:val="24"/>
              </w:rPr>
              <w:t xml:space="preserve">, </w:t>
            </w:r>
            <w:r w:rsidRPr="006B7EF5">
              <w:rPr>
                <w:szCs w:val="24"/>
              </w:rPr>
              <w:t>Main Dashboard</w:t>
            </w:r>
            <w:r>
              <w:rPr>
                <w:szCs w:val="24"/>
              </w:rPr>
              <w:t xml:space="preserve">, </w:t>
            </w:r>
            <w:r w:rsidRPr="006B7EF5">
              <w:rPr>
                <w:szCs w:val="24"/>
              </w:rPr>
              <w:t>My Submitted</w:t>
            </w:r>
          </w:p>
        </w:tc>
        <w:tc>
          <w:tcPr>
            <w:tcW w:w="1530" w:type="dxa"/>
          </w:tcPr>
          <w:p w14:paraId="659FC1C2" w14:textId="30E4D375" w:rsidR="00474851" w:rsidRDefault="00474851" w:rsidP="00F726C2">
            <w:pPr>
              <w:pStyle w:val="hdr1"/>
              <w:spacing w:before="0"/>
              <w:ind w:left="0"/>
              <w:jc w:val="left"/>
              <w:rPr>
                <w:color w:val="000000" w:themeColor="text1"/>
              </w:rPr>
            </w:pPr>
            <w:r>
              <w:rPr>
                <w:color w:val="000000" w:themeColor="text1"/>
              </w:rPr>
              <w:t>Lisa Stein</w:t>
            </w:r>
          </w:p>
        </w:tc>
      </w:tr>
      <w:tr w:rsidR="007659C6" w14:paraId="02E46F68" w14:textId="77777777" w:rsidTr="00F726C2">
        <w:trPr>
          <w:trHeight w:val="341"/>
          <w:ins w:id="8" w:author="Stein, Lisa D" w:date="2016-01-04T06:04:00Z"/>
        </w:trPr>
        <w:tc>
          <w:tcPr>
            <w:tcW w:w="1440" w:type="dxa"/>
          </w:tcPr>
          <w:p w14:paraId="211CAC59" w14:textId="109290A5" w:rsidR="007659C6" w:rsidRDefault="007659C6" w:rsidP="00F726C2">
            <w:pPr>
              <w:pStyle w:val="hdr1"/>
              <w:spacing w:before="0"/>
              <w:ind w:left="0"/>
              <w:jc w:val="left"/>
              <w:rPr>
                <w:ins w:id="9" w:author="Stein, Lisa D" w:date="2016-01-04T06:04:00Z"/>
                <w:color w:val="000000" w:themeColor="text1"/>
              </w:rPr>
            </w:pPr>
            <w:ins w:id="10" w:author="Stein, Lisa D" w:date="2016-01-04T06:04:00Z">
              <w:r>
                <w:rPr>
                  <w:color w:val="000000" w:themeColor="text1"/>
                </w:rPr>
                <w:t>1/4/2016</w:t>
              </w:r>
            </w:ins>
          </w:p>
        </w:tc>
        <w:tc>
          <w:tcPr>
            <w:tcW w:w="7038" w:type="dxa"/>
          </w:tcPr>
          <w:p w14:paraId="71B7F5D1" w14:textId="77777777" w:rsidR="007659C6" w:rsidRPr="007659C6" w:rsidRDefault="007659C6" w:rsidP="007659C6">
            <w:pPr>
              <w:pStyle w:val="hdr1"/>
              <w:rPr>
                <w:ins w:id="11" w:author="Stein, Lisa D" w:date="2016-01-04T06:05:00Z"/>
                <w:szCs w:val="24"/>
              </w:rPr>
            </w:pPr>
            <w:ins w:id="12" w:author="Stein, Lisa D" w:date="2016-01-04T06:05:00Z">
              <w:r w:rsidRPr="007659C6">
                <w:rPr>
                  <w:szCs w:val="24"/>
                </w:rPr>
                <w:t xml:space="preserve">CR 1555 eCoaching - Incorporate new LSA job codes into </w:t>
              </w:r>
              <w:proofErr w:type="spellStart"/>
              <w:r w:rsidRPr="007659C6">
                <w:rPr>
                  <w:szCs w:val="24"/>
                </w:rPr>
                <w:t>eCL</w:t>
              </w:r>
              <w:proofErr w:type="spellEnd"/>
            </w:ins>
          </w:p>
          <w:p w14:paraId="715D5988" w14:textId="63CF3C15" w:rsidR="007659C6" w:rsidRPr="007659C6" w:rsidRDefault="007659C6" w:rsidP="007659C6">
            <w:pPr>
              <w:pStyle w:val="hdr1"/>
              <w:rPr>
                <w:ins w:id="13" w:author="Stein, Lisa D" w:date="2016-01-04T06:05:00Z"/>
                <w:szCs w:val="24"/>
              </w:rPr>
              <w:pPrChange w:id="14" w:author="Stein, Lisa D" w:date="2016-01-04T06:06:00Z">
                <w:pPr>
                  <w:pStyle w:val="hdr1"/>
                  <w:framePr w:hSpace="180" w:wrap="around" w:vAnchor="text" w:hAnchor="margin" w:y="-532"/>
                </w:pPr>
              </w:pPrChange>
            </w:pPr>
            <w:ins w:id="15" w:author="Stein, Lisa D" w:date="2016-01-04T06:05:00Z">
              <w:r w:rsidRPr="007659C6">
                <w:rPr>
                  <w:szCs w:val="24"/>
                </w:rPr>
                <w:t>2.4.1.13 Access to Submission</w:t>
              </w:r>
            </w:ins>
            <w:ins w:id="16" w:author="Stein, Lisa D" w:date="2016-01-04T06:06:00Z">
              <w:r>
                <w:rPr>
                  <w:szCs w:val="24"/>
                </w:rPr>
                <w:t xml:space="preserve"> (added the following)</w:t>
              </w:r>
            </w:ins>
          </w:p>
          <w:p w14:paraId="25409D5C" w14:textId="77777777" w:rsidR="007659C6" w:rsidRPr="007659C6" w:rsidRDefault="007659C6" w:rsidP="007659C6">
            <w:pPr>
              <w:pStyle w:val="hdr1"/>
              <w:rPr>
                <w:ins w:id="17" w:author="Stein, Lisa D" w:date="2016-01-04T06:05:00Z"/>
                <w:szCs w:val="24"/>
              </w:rPr>
            </w:pPr>
            <w:ins w:id="18" w:author="Stein, Lisa D" w:date="2016-01-04T06:05:00Z">
              <w:r w:rsidRPr="007659C6">
                <w:rPr>
                  <w:szCs w:val="24"/>
                </w:rPr>
                <w:t>WIHD40 - Supervisor, Help Desk</w:t>
              </w:r>
            </w:ins>
          </w:p>
          <w:p w14:paraId="3AE19C14" w14:textId="77777777" w:rsidR="007659C6" w:rsidRPr="007659C6" w:rsidRDefault="007659C6" w:rsidP="007659C6">
            <w:pPr>
              <w:pStyle w:val="hdr1"/>
              <w:rPr>
                <w:ins w:id="19" w:author="Stein, Lisa D" w:date="2016-01-04T06:05:00Z"/>
                <w:szCs w:val="24"/>
              </w:rPr>
            </w:pPr>
            <w:ins w:id="20" w:author="Stein, Lisa D" w:date="2016-01-04T06:05:00Z">
              <w:r w:rsidRPr="007659C6">
                <w:rPr>
                  <w:szCs w:val="24"/>
                </w:rPr>
                <w:t>WIHD50 - Manager, Help Desk</w:t>
              </w:r>
            </w:ins>
          </w:p>
          <w:p w14:paraId="640C85CE" w14:textId="590E0EA3" w:rsidR="007659C6" w:rsidRDefault="007659C6" w:rsidP="007659C6">
            <w:pPr>
              <w:pStyle w:val="hdr1"/>
              <w:ind w:left="0"/>
              <w:rPr>
                <w:ins w:id="21" w:author="Stein, Lisa D" w:date="2016-01-04T06:04:00Z"/>
                <w:szCs w:val="24"/>
              </w:rPr>
            </w:pPr>
            <w:ins w:id="22" w:author="Stein, Lisa D" w:date="2016-01-04T06:06:00Z">
              <w:r>
                <w:rPr>
                  <w:szCs w:val="24"/>
                </w:rPr>
                <w:t xml:space="preserve">          </w:t>
              </w:r>
            </w:ins>
            <w:bookmarkStart w:id="23" w:name="_GoBack"/>
            <w:bookmarkEnd w:id="23"/>
            <w:ins w:id="24" w:author="Stein, Lisa D" w:date="2016-01-04T06:05:00Z">
              <w:r w:rsidRPr="007659C6">
                <w:rPr>
                  <w:szCs w:val="24"/>
                </w:rPr>
                <w:t>WABA11 - Assoc</w:t>
              </w:r>
            </w:ins>
            <w:ins w:id="25" w:author="Stein, Lisa D" w:date="2016-01-04T06:06:00Z">
              <w:r>
                <w:rPr>
                  <w:szCs w:val="24"/>
                </w:rPr>
                <w:t>iate</w:t>
              </w:r>
            </w:ins>
            <w:ins w:id="26" w:author="Stein, Lisa D" w:date="2016-01-04T06:05:00Z">
              <w:r w:rsidRPr="007659C6">
                <w:rPr>
                  <w:szCs w:val="24"/>
                </w:rPr>
                <w:t xml:space="preserve"> Administrator, Business</w:t>
              </w:r>
            </w:ins>
          </w:p>
        </w:tc>
        <w:tc>
          <w:tcPr>
            <w:tcW w:w="1530" w:type="dxa"/>
          </w:tcPr>
          <w:p w14:paraId="4F7627DF" w14:textId="76C5EC18" w:rsidR="007659C6" w:rsidRDefault="007659C6" w:rsidP="00F726C2">
            <w:pPr>
              <w:pStyle w:val="hdr1"/>
              <w:spacing w:before="0"/>
              <w:ind w:left="0"/>
              <w:jc w:val="left"/>
              <w:rPr>
                <w:ins w:id="27" w:author="Stein, Lisa D" w:date="2016-01-04T06:04:00Z"/>
                <w:color w:val="000000" w:themeColor="text1"/>
              </w:rPr>
            </w:pPr>
            <w:ins w:id="28" w:author="Stein, Lisa D" w:date="2016-01-04T06:06:00Z">
              <w:r>
                <w:rPr>
                  <w:color w:val="000000" w:themeColor="text1"/>
                </w:rPr>
                <w:t>Lisa Stein</w:t>
              </w:r>
            </w:ins>
          </w:p>
        </w:tc>
      </w:tr>
    </w:tbl>
    <w:p w14:paraId="1A51E9F4" w14:textId="293AE2F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29" w:name="_Toc399751311"/>
      <w:r w:rsidRPr="00A43661">
        <w:rPr>
          <w:color w:val="000000" w:themeColor="text1"/>
        </w:rPr>
        <w:lastRenderedPageBreak/>
        <w:t>Product Description</w:t>
      </w:r>
      <w:bookmarkEnd w:id="29"/>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w:t>
      </w:r>
      <w:proofErr w:type="spellStart"/>
      <w:r w:rsidRPr="00A21275">
        <w:rPr>
          <w:color w:val="000000" w:themeColor="text1"/>
          <w:sz w:val="20"/>
          <w:szCs w:val="20"/>
        </w:rPr>
        <w:t>heirarchy</w:t>
      </w:r>
      <w:proofErr w:type="spellEnd"/>
      <w:r w:rsidRPr="00A21275">
        <w:rPr>
          <w:color w:val="000000" w:themeColor="text1"/>
          <w:sz w:val="20"/>
          <w:szCs w:val="20"/>
        </w:rPr>
        <w:t xml:space="preserve">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w:t>
      </w:r>
      <w:proofErr w:type="spellStart"/>
      <w:r w:rsidRPr="00A21275">
        <w:rPr>
          <w:rFonts w:cs="Times New Roman"/>
          <w:color w:val="000000" w:themeColor="text1"/>
          <w:sz w:val="20"/>
          <w:szCs w:val="20"/>
        </w:rPr>
        <w:t>Peoplesoft</w:t>
      </w:r>
      <w:proofErr w:type="spellEnd"/>
      <w:r w:rsidRPr="00A21275">
        <w:rPr>
          <w:rFonts w:cs="Times New Roman"/>
          <w:color w:val="000000" w:themeColor="text1"/>
          <w:sz w:val="20"/>
          <w:szCs w:val="20"/>
        </w:rPr>
        <w:t xml:space="preserve">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30" w:name="_Toc399751312"/>
      <w:r w:rsidRPr="00A613A9">
        <w:lastRenderedPageBreak/>
        <w:t>C</w:t>
      </w:r>
      <w:r w:rsidR="000A38FB" w:rsidRPr="00A613A9">
        <w:t>ustomer Requirements</w:t>
      </w:r>
      <w:bookmarkEnd w:id="30"/>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Avoke</w:t>
            </w:r>
            <w:proofErr w:type="spellEnd"/>
            <w:r>
              <w:rPr>
                <w:rFonts w:ascii="Verdana" w:hAnsi="Verdana"/>
                <w:color w:val="000000" w:themeColor="text1"/>
                <w:sz w:val="16"/>
                <w:szCs w:val="16"/>
              </w:rPr>
              <w:t xml:space="preserv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proofErr w:type="gramStart"/>
            <w:r w:rsidRPr="00A43661">
              <w:rPr>
                <w:rFonts w:ascii="Verdana" w:hAnsi="Verdana"/>
                <w:color w:val="000000" w:themeColor="text1"/>
                <w:sz w:val="16"/>
                <w:szCs w:val="16"/>
              </w:rPr>
              <w:t>strCSR</w:t>
            </w:r>
            <w:proofErr w:type="spellEnd"/>
            <w:proofErr w:type="gramEnd"/>
            <w:r w:rsidRPr="00A43661">
              <w:rPr>
                <w:rFonts w:ascii="Verdana" w:hAnsi="Verdana"/>
                <w:color w:val="000000" w:themeColor="text1"/>
                <w:sz w:val="16"/>
                <w:szCs w:val="16"/>
              </w:rPr>
              <w:t xml:space="preserve">] acknowledgement they have read and understand all the information provided in the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proofErr w:type="gramStart"/>
            <w:r>
              <w:rPr>
                <w:rFonts w:ascii="Verdana" w:hAnsi="Verdana"/>
                <w:color w:val="000000" w:themeColor="text1"/>
                <w:sz w:val="16"/>
                <w:szCs w:val="16"/>
              </w:rPr>
              <w:t>strCSR</w:t>
            </w:r>
            <w:proofErr w:type="spellEnd"/>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Peoplesoft</w:t>
            </w:r>
            <w:proofErr w:type="spellEnd"/>
            <w:r>
              <w:rPr>
                <w:rFonts w:ascii="Verdana" w:hAnsi="Verdana"/>
                <w:color w:val="000000" w:themeColor="text1"/>
                <w:sz w:val="16"/>
                <w:szCs w:val="16"/>
              </w:rPr>
              <w:t xml:space="preserve">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 xml:space="preserve">Employee’s Hire Date from </w:t>
            </w:r>
            <w:proofErr w:type="spellStart"/>
            <w:r>
              <w:rPr>
                <w:rFonts w:ascii="Verdana" w:hAnsi="Verdana"/>
                <w:color w:val="000000" w:themeColor="text1"/>
                <w:sz w:val="16"/>
                <w:szCs w:val="16"/>
              </w:rPr>
              <w:t>Peoplesoft</w:t>
            </w:r>
            <w:proofErr w:type="spellEnd"/>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w:t>
            </w:r>
            <w:r>
              <w:rPr>
                <w:rFonts w:ascii="Verdana" w:hAnsi="Verdana"/>
                <w:color w:val="000000" w:themeColor="text1"/>
                <w:sz w:val="16"/>
                <w:szCs w:val="16"/>
              </w:rPr>
              <w:lastRenderedPageBreak/>
              <w:t xml:space="preserve">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4B82AA42" w14:textId="7CE4FD34" w:rsidR="00851285" w:rsidRDefault="00851285" w:rsidP="00851285">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Supervisor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Supervisors)</w:t>
            </w:r>
          </w:p>
          <w:p w14:paraId="6346832A" w14:textId="04C37AA1"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proofErr w:type="spellStart"/>
            <w:r w:rsidRPr="00542194">
              <w:rPr>
                <w:rFonts w:ascii="Verdana" w:hAnsi="Verdana"/>
                <w:color w:val="000000" w:themeColor="text1"/>
                <w:sz w:val="16"/>
                <w:szCs w:val="16"/>
              </w:rPr>
              <w:t>Verint</w:t>
            </w:r>
            <w:proofErr w:type="spellEnd"/>
            <w:r w:rsidRPr="00542194">
              <w:rPr>
                <w:rFonts w:ascii="Verdana" w:hAnsi="Verdana"/>
                <w:color w:val="000000" w:themeColor="text1"/>
                <w:sz w:val="16"/>
                <w:szCs w:val="16"/>
              </w:rPr>
              <w:t xml:space="preserve">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quality)</w:t>
            </w:r>
          </w:p>
          <w:p w14:paraId="3FED6B27" w14:textId="77777777" w:rsidR="00851285" w:rsidRDefault="00851285" w:rsidP="00851285">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-GDIT Supervisor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GDIT Supervisors)</w:t>
            </w:r>
          </w:p>
          <w:p w14:paraId="65CE73E1"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-TQC (This is system generated not in UI and will identify records from </w:t>
            </w:r>
            <w:proofErr w:type="spellStart"/>
            <w:r>
              <w:rPr>
                <w:rFonts w:ascii="Verdana" w:hAnsi="Verdana"/>
                <w:color w:val="000000" w:themeColor="text1"/>
                <w:sz w:val="16"/>
                <w:szCs w:val="16"/>
              </w:rPr>
              <w:t>Verint</w:t>
            </w:r>
            <w:proofErr w:type="spellEnd"/>
            <w:r>
              <w:rPr>
                <w:rFonts w:ascii="Verdana" w:hAnsi="Verdana"/>
                <w:color w:val="000000" w:themeColor="text1"/>
                <w:sz w:val="16"/>
                <w:szCs w:val="16"/>
              </w:rPr>
              <w:t xml:space="preserve">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proofErr w:type="spellStart"/>
            <w:r w:rsidRPr="00542194">
              <w:rPr>
                <w:rFonts w:ascii="Verdana" w:hAnsi="Verdana"/>
                <w:color w:val="000000" w:themeColor="text1"/>
                <w:sz w:val="16"/>
                <w:szCs w:val="16"/>
              </w:rPr>
              <w:t>Verint</w:t>
            </w:r>
            <w:proofErr w:type="spellEnd"/>
            <w:r w:rsidRPr="00542194">
              <w:rPr>
                <w:rFonts w:ascii="Verdana" w:hAnsi="Verdana"/>
                <w:color w:val="000000" w:themeColor="text1"/>
                <w:sz w:val="16"/>
                <w:szCs w:val="16"/>
              </w:rPr>
              <w:t xml:space="preserve">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3"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Pr="00F204B1">
              <w:t>Other: Specif</w:t>
            </w:r>
            <w:r>
              <w:t xml:space="preserve">y reason under coaching details,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Self-service tool with cross site and team access to completed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67F62ED" w14:textId="45818B96" w:rsidR="00341D92" w:rsidRDefault="00341D92" w:rsidP="00341D92">
            <w:pPr>
              <w:pStyle w:val="NoSpacing"/>
              <w:numPr>
                <w:ilvl w:val="0"/>
                <w:numId w:val="22"/>
              </w:numPr>
              <w:rPr>
                <w:color w:val="000000" w:themeColor="text1"/>
                <w:sz w:val="18"/>
                <w:szCs w:val="18"/>
              </w:rPr>
            </w:pPr>
            <w:r w:rsidRPr="00341D92">
              <w:rPr>
                <w:color w:val="000000" w:themeColor="text1"/>
                <w:sz w:val="18"/>
                <w:szCs w:val="18"/>
              </w:rPr>
              <w:t>Appropriate use of hold</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w:t>
            </w:r>
            <w:r>
              <w:rPr>
                <w:rFonts w:ascii="Verdana" w:hAnsi="Verdana" w:cstheme="minorHAnsi"/>
                <w:color w:val="000000" w:themeColor="text1"/>
                <w:sz w:val="16"/>
                <w:szCs w:val="16"/>
              </w:rPr>
              <w:lastRenderedPageBreak/>
              <w:t>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 xml:space="preserve">Enters authorization error </w:t>
            </w:r>
            <w:r w:rsidRPr="003E6ED4">
              <w:rPr>
                <w:color w:val="000000" w:themeColor="text1"/>
                <w:sz w:val="18"/>
                <w:szCs w:val="18"/>
              </w:rPr>
              <w:lastRenderedPageBreak/>
              <w:t>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2AD8E11" w14:textId="77777777" w:rsidR="00A204BB" w:rsidRPr="004A3FFE" w:rsidRDefault="00A204BB" w:rsidP="00A204BB">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7DDFD0E4" w14:textId="7DA91E4E" w:rsidR="00396D84" w:rsidRPr="00A43661" w:rsidRDefault="00B62194" w:rsidP="00B62194">
            <w:pPr>
              <w:pStyle w:val="NoSpacing"/>
              <w:numPr>
                <w:ilvl w:val="0"/>
                <w:numId w:val="25"/>
              </w:numPr>
              <w:rPr>
                <w:rFonts w:ascii="Verdana" w:hAnsi="Verdana"/>
                <w:color w:val="000000" w:themeColor="text1"/>
                <w:sz w:val="16"/>
                <w:szCs w:val="16"/>
              </w:rPr>
            </w:pPr>
            <w:r>
              <w:rPr>
                <w:color w:val="000000" w:themeColor="text1"/>
                <w:sz w:val="18"/>
                <w:szCs w:val="18"/>
              </w:rPr>
              <w:t xml:space="preserve">Other: </w:t>
            </w:r>
            <w:r>
              <w:rPr>
                <w:rFonts w:ascii="Verdana" w:hAnsi="Verdana"/>
                <w:color w:val="000000" w:themeColor="text1"/>
                <w:sz w:val="16"/>
                <w:szCs w:val="16"/>
              </w:rPr>
              <w:t>Specify reason under coaching details.</w:t>
            </w: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19BBC5B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w:t>
            </w:r>
            <w:r w:rsidRPr="00A43661">
              <w:rPr>
                <w:rFonts w:ascii="Verdana" w:hAnsi="Verdana" w:cstheme="minorHAnsi"/>
                <w:color w:val="000000" w:themeColor="text1"/>
                <w:sz w:val="16"/>
                <w:szCs w:val="16"/>
              </w:rPr>
              <w:lastRenderedPageBreak/>
              <w:t>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lastRenderedPageBreak/>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Note: Quality Reasons will translate Opportunity as Did </w:t>
            </w:r>
            <w:r>
              <w:rPr>
                <w:rFonts w:ascii="Verdana" w:hAnsi="Verdana" w:cstheme="minorHAnsi"/>
                <w:color w:val="000000" w:themeColor="text1"/>
                <w:sz w:val="16"/>
                <w:szCs w:val="16"/>
              </w:rPr>
              <w:lastRenderedPageBreak/>
              <w:t>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Verbal Warning or Written </w:t>
            </w:r>
            <w:r>
              <w:rPr>
                <w:rFonts w:ascii="Verdana" w:hAnsi="Verdana" w:cstheme="minorHAnsi"/>
                <w:color w:val="000000" w:themeColor="text1"/>
                <w:sz w:val="16"/>
                <w:szCs w:val="16"/>
              </w:rPr>
              <w:lastRenderedPageBreak/>
              <w:t>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Submit Record Detail Form (</w:t>
            </w:r>
            <w:r>
              <w:rPr>
                <w:rFonts w:ascii="Verdana" w:hAnsi="Verdana" w:cstheme="minorHAnsi"/>
                <w:color w:val="000000" w:themeColor="text1"/>
                <w:sz w:val="16"/>
                <w:szCs w:val="16"/>
              </w:rPr>
              <w:t xml:space="preserve">Dropdown List Box/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lastRenderedPageBreak/>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 xml:space="preserve">non Customer Service </w:t>
            </w:r>
            <w:r w:rsidRPr="00A43661">
              <w:rPr>
                <w:rFonts w:ascii="Verdana" w:hAnsi="Verdana" w:cstheme="minorHAnsi"/>
                <w:color w:val="000000" w:themeColor="text1"/>
                <w:sz w:val="16"/>
                <w:szCs w:val="16"/>
              </w:rPr>
              <w:lastRenderedPageBreak/>
              <w:t>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 xml:space="preserve">alerting them of the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Mark “Yes” if it’s determined to be a CSE or change to </w:t>
            </w:r>
            <w:r w:rsidRPr="00A43661">
              <w:rPr>
                <w:rFonts w:ascii="Verdana" w:hAnsi="Verdana" w:cstheme="minorHAnsi"/>
                <w:color w:val="000000" w:themeColor="text1"/>
                <w:sz w:val="16"/>
                <w:szCs w:val="16"/>
              </w:rPr>
              <w:lastRenderedPageBreak/>
              <w:t>“No”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 xml:space="preserve">ding </w:t>
            </w:r>
            <w:proofErr w:type="spellStart"/>
            <w:r>
              <w:rPr>
                <w:rFonts w:ascii="Verdana" w:hAnsi="Verdana" w:cstheme="minorHAnsi"/>
                <w:color w:val="000000" w:themeColor="text1"/>
                <w:sz w:val="16"/>
                <w:szCs w:val="16"/>
              </w:rPr>
              <w:t>eCL</w:t>
            </w:r>
            <w:proofErr w:type="spellEnd"/>
            <w:r>
              <w:rPr>
                <w:rFonts w:ascii="Verdana" w:hAnsi="Verdana" w:cstheme="minorHAnsi"/>
                <w:color w:val="000000" w:themeColor="text1"/>
                <w:sz w:val="16"/>
                <w:szCs w:val="16"/>
              </w:rPr>
              <w:t xml:space="preserve"> forms for Employees on team with Title “</w:t>
            </w:r>
            <w:r w:rsidRPr="00EB0ADA">
              <w:rPr>
                <w:rStyle w:val="dashhead1"/>
                <w:rFonts w:ascii="Verdana" w:hAnsi="Verdana"/>
                <w:color w:val="auto"/>
                <w:sz w:val="16"/>
                <w:szCs w:val="16"/>
              </w:rPr>
              <w:t xml:space="preserve">Welcome to the </w:t>
            </w:r>
            <w:proofErr w:type="spellStart"/>
            <w:r w:rsidRPr="00EB0ADA">
              <w:rPr>
                <w:rStyle w:val="dashhead1"/>
                <w:rFonts w:ascii="Verdana" w:hAnsi="Verdana"/>
                <w:color w:val="auto"/>
                <w:sz w:val="16"/>
                <w:szCs w:val="16"/>
              </w:rPr>
              <w:t>eCL</w:t>
            </w:r>
            <w:proofErr w:type="spellEnd"/>
            <w:r w:rsidRPr="00EB0ADA">
              <w:rPr>
                <w:rStyle w:val="dashhead1"/>
                <w:rFonts w:ascii="Verdana" w:hAnsi="Verdana"/>
                <w:color w:val="auto"/>
                <w:sz w:val="16"/>
                <w:szCs w:val="16"/>
              </w:rPr>
              <w:t xml:space="preserve">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1" w:name="_Toc399751313"/>
      <w:r w:rsidRPr="00DD75E3">
        <w:lastRenderedPageBreak/>
        <w:t>Program Requirements</w:t>
      </w:r>
      <w:bookmarkEnd w:id="31"/>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2" w:name="_Toc399751314"/>
      <w:r w:rsidRPr="00DD75E3">
        <w:rPr>
          <w:rFonts w:ascii="Calibri" w:hAnsi="Calibri"/>
          <w:b w:val="0"/>
          <w:color w:val="auto"/>
          <w:sz w:val="20"/>
          <w:szCs w:val="20"/>
        </w:rPr>
        <w:t>Supervisors must conduct at least one eCoaching session per week</w:t>
      </w:r>
      <w:bookmarkEnd w:id="32"/>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3"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33"/>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4" w:name="_Toc399751316"/>
      <w:r w:rsidRPr="00DD75E3">
        <w:rPr>
          <w:rFonts w:ascii="Calibri" w:hAnsi="Calibri"/>
          <w:b w:val="0"/>
          <w:color w:val="auto"/>
          <w:sz w:val="20"/>
          <w:szCs w:val="20"/>
        </w:rPr>
        <w:t>The eCoaching Log form is predominately displayed in the middle of the home page.</w:t>
      </w:r>
      <w:bookmarkEnd w:id="34"/>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5"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35"/>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6"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36"/>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37"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37"/>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38" w:name="_Toc399751320"/>
      <w:r>
        <w:rPr>
          <w:color w:val="000000" w:themeColor="text1"/>
        </w:rPr>
        <w:lastRenderedPageBreak/>
        <w:t>Layouts</w:t>
      </w:r>
      <w:bookmarkEnd w:id="38"/>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5"/>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proofErr w:type="spellStart"/>
      <w:r w:rsidRPr="00631A9E">
        <w:rPr>
          <w:color w:val="1F497D"/>
          <w:sz w:val="19"/>
          <w:szCs w:val="19"/>
        </w:rPr>
        <w:t>Verint</w:t>
      </w:r>
      <w:proofErr w:type="spellEnd"/>
      <w:r w:rsidRPr="00631A9E">
        <w:rPr>
          <w:color w:val="1F497D"/>
          <w:sz w:val="19"/>
          <w:szCs w:val="19"/>
        </w:rPr>
        <w:t xml:space="preserve">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proofErr w:type="spellStart"/>
      <w:r w:rsidRPr="00631A9E">
        <w:rPr>
          <w:color w:val="1F497D"/>
          <w:sz w:val="19"/>
          <w:szCs w:val="19"/>
        </w:rPr>
        <w:t>Verint</w:t>
      </w:r>
      <w:proofErr w:type="spellEnd"/>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proofErr w:type="spellStart"/>
      <w:r>
        <w:rPr>
          <w:color w:val="1F497D"/>
          <w:sz w:val="19"/>
          <w:szCs w:val="19"/>
        </w:rPr>
        <w:t>Avoke</w:t>
      </w:r>
      <w:proofErr w:type="spellEnd"/>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D4CE9D" w14:textId="63B7077C" w:rsidR="00341D92" w:rsidRDefault="00341D92" w:rsidP="00341D92">
      <w:pPr>
        <w:pStyle w:val="NoSpacing"/>
        <w:numPr>
          <w:ilvl w:val="0"/>
          <w:numId w:val="22"/>
        </w:numPr>
        <w:rPr>
          <w:color w:val="1F497D"/>
          <w:sz w:val="16"/>
          <w:szCs w:val="16"/>
        </w:rPr>
      </w:pPr>
      <w:r w:rsidRPr="00341D92">
        <w:rPr>
          <w:color w:val="1F497D"/>
          <w:sz w:val="16"/>
          <w:szCs w:val="16"/>
        </w:rPr>
        <w:t>Appropriate use of hold</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0BECA82" w14:textId="77777777" w:rsidR="00A204BB" w:rsidRDefault="00A204BB"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5106E652" w14:textId="77777777" w:rsidR="00A204BB" w:rsidRDefault="00A204BB"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45F0E44C" w14:textId="77777777" w:rsidR="00403052" w:rsidRDefault="00403052" w:rsidP="00316793"/>
    <w:p w14:paraId="716F2C64" w14:textId="77777777" w:rsidR="00A204BB" w:rsidRDefault="00A204BB"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4A553886" w14:textId="77777777" w:rsidR="005D2043" w:rsidRDefault="005D2043" w:rsidP="0078390C">
      <w:pPr>
        <w:pStyle w:val="NoSpacing"/>
        <w:rPr>
          <w:sz w:val="16"/>
          <w:szCs w:val="16"/>
        </w:rPr>
      </w:pPr>
    </w:p>
    <w:p w14:paraId="426654D5" w14:textId="77777777" w:rsidR="005D2043" w:rsidRDefault="005D2043" w:rsidP="0078390C">
      <w:pPr>
        <w:pStyle w:val="NoSpacing"/>
        <w:rPr>
          <w:sz w:val="16"/>
          <w:szCs w:val="16"/>
        </w:rPr>
      </w:pPr>
    </w:p>
    <w:p w14:paraId="5AD35AED" w14:textId="77777777" w:rsidR="005D2043" w:rsidRDefault="005D2043" w:rsidP="0078390C">
      <w:pPr>
        <w:pStyle w:val="NoSpacing"/>
        <w:rPr>
          <w:sz w:val="16"/>
          <w:szCs w:val="16"/>
        </w:rPr>
      </w:pPr>
    </w:p>
    <w:p w14:paraId="71AECA78" w14:textId="77777777" w:rsidR="0078390C" w:rsidRPr="0015636F" w:rsidRDefault="0078390C" w:rsidP="0078390C">
      <w:pPr>
        <w:pStyle w:val="NoSpacing"/>
        <w:rPr>
          <w:sz w:val="16"/>
          <w:szCs w:val="16"/>
        </w:rPr>
      </w:pPr>
      <w:r w:rsidRPr="0015636F">
        <w:rPr>
          <w:sz w:val="16"/>
          <w:szCs w:val="16"/>
        </w:rPr>
        <w:t>AHT:</w:t>
      </w:r>
    </w:p>
    <w:p w14:paraId="795413D4" w14:textId="6F9B1592" w:rsidR="005D2043" w:rsidRDefault="005D2043" w:rsidP="005D2043">
      <w:pPr>
        <w:pStyle w:val="NoSpacing"/>
        <w:numPr>
          <w:ilvl w:val="0"/>
          <w:numId w:val="22"/>
        </w:numPr>
        <w:rPr>
          <w:color w:val="1F497D"/>
          <w:sz w:val="16"/>
          <w:szCs w:val="16"/>
        </w:rPr>
      </w:pPr>
      <w:r w:rsidRPr="005D2043">
        <w:rPr>
          <w:color w:val="1F497D"/>
          <w:sz w:val="16"/>
          <w:szCs w:val="16"/>
        </w:rPr>
        <w:t>Appropriate use of hold</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06D098FB" w14:textId="77777777" w:rsidR="0025281B" w:rsidRDefault="0025281B" w:rsidP="00CD48EC"/>
    <w:p w14:paraId="7ADEAF61" w14:textId="73318E40" w:rsidR="00CD48EC" w:rsidRPr="00CD48EC" w:rsidRDefault="0078390C" w:rsidP="00CD48EC">
      <w:pPr>
        <w:rPr>
          <w:b/>
        </w:rPr>
      </w:pPr>
      <w:r>
        <w:rPr>
          <w:b/>
        </w:rPr>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515DF70A"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983503">
        <w:rPr>
          <w:rFonts w:cs="Arial"/>
          <w:sz w:val="20"/>
          <w:szCs w:val="20"/>
        </w:rPr>
        <w:t>7</w:t>
      </w:r>
      <w:r w:rsidR="0056715C">
        <w:rPr>
          <w:rFonts w:cs="Arial"/>
          <w:sz w:val="20"/>
          <w:szCs w:val="20"/>
        </w:rPr>
        <w:t>0</w:t>
      </w:r>
      <w:r w:rsidR="006031AE">
        <w:rPr>
          <w:rFonts w:cs="Arial"/>
          <w:sz w:val="20"/>
          <w:szCs w:val="20"/>
        </w:rPr>
        <w:t>, WHHR80</w:t>
      </w:r>
      <w:r w:rsidR="0056715C">
        <w:rPr>
          <w:rFonts w:cs="Arial"/>
          <w:sz w:val="20"/>
          <w:szCs w:val="20"/>
        </w:rPr>
        <w:t xml:space="preserve">,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1CDB2AE1"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WHHR13, WHHR14, WHHR</w:t>
      </w:r>
      <w:r w:rsidR="00983503">
        <w:rPr>
          <w:rFonts w:cs="Arial"/>
          <w:sz w:val="20"/>
          <w:szCs w:val="20"/>
        </w:rPr>
        <w:t>7</w:t>
      </w:r>
      <w:r>
        <w:rPr>
          <w:rFonts w:cs="Arial"/>
          <w:sz w:val="20"/>
          <w:szCs w:val="20"/>
        </w:rPr>
        <w:t xml:space="preserve">0, </w:t>
      </w:r>
      <w:r w:rsidR="006031AE">
        <w:rPr>
          <w:rFonts w:cs="Arial"/>
          <w:sz w:val="20"/>
          <w:szCs w:val="20"/>
        </w:rPr>
        <w:t xml:space="preserve">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F08B0F6"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WHHR13, WHHR14, WHHR</w:t>
      </w:r>
      <w:r w:rsidR="00983503">
        <w:rPr>
          <w:rFonts w:cs="Arial"/>
          <w:sz w:val="20"/>
          <w:szCs w:val="20"/>
        </w:rPr>
        <w:t>7</w:t>
      </w:r>
      <w:r>
        <w:rPr>
          <w:rFonts w:cs="Arial"/>
          <w:sz w:val="20"/>
          <w:szCs w:val="20"/>
        </w:rPr>
        <w:t xml:space="preserve">0, </w:t>
      </w:r>
      <w:r w:rsidR="006031AE">
        <w:rPr>
          <w:rFonts w:cs="Arial"/>
          <w:sz w:val="20"/>
          <w:szCs w:val="20"/>
        </w:rPr>
        <w:t xml:space="preserve">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lastRenderedPageBreak/>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lastRenderedPageBreak/>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proofErr w:type="spellStart"/>
            <w:r w:rsidRPr="00604BFD">
              <w:rPr>
                <w:sz w:val="20"/>
                <w:szCs w:val="20"/>
              </w:rPr>
              <w:t>LimeSurvey</w:t>
            </w:r>
            <w:proofErr w:type="spellEnd"/>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proofErr w:type="spellStart"/>
            <w:r w:rsidRPr="00604BFD">
              <w:rPr>
                <w:sz w:val="20"/>
                <w:szCs w:val="20"/>
              </w:rPr>
              <w:t>Verint</w:t>
            </w:r>
            <w:proofErr w:type="spellEnd"/>
            <w:r w:rsidRPr="00604BFD">
              <w:rPr>
                <w:sz w:val="20"/>
                <w:szCs w:val="20"/>
              </w:rPr>
              <w:t xml:space="preserve"> Quality Monitoring</w:t>
            </w:r>
          </w:p>
          <w:p w14:paraId="6FA5D308" w14:textId="77777777" w:rsidR="001873C5" w:rsidRDefault="001873C5" w:rsidP="008736FA">
            <w:pPr>
              <w:rPr>
                <w:sz w:val="20"/>
                <w:szCs w:val="20"/>
              </w:rPr>
            </w:pPr>
            <w:proofErr w:type="spellStart"/>
            <w:r w:rsidRPr="00604BFD">
              <w:rPr>
                <w:sz w:val="20"/>
                <w:szCs w:val="20"/>
              </w:rPr>
              <w:t>Verint</w:t>
            </w:r>
            <w:proofErr w:type="spellEnd"/>
            <w:r w:rsidRPr="00604BFD">
              <w:rPr>
                <w:sz w:val="20"/>
                <w:szCs w:val="20"/>
              </w:rPr>
              <w:t>-GDIT</w:t>
            </w:r>
          </w:p>
          <w:p w14:paraId="1EE031BE" w14:textId="19E10C62" w:rsidR="00851285" w:rsidRPr="00604BFD" w:rsidRDefault="00851285" w:rsidP="00851285">
            <w:pPr>
              <w:rPr>
                <w:sz w:val="20"/>
                <w:szCs w:val="20"/>
              </w:rPr>
            </w:pPr>
            <w:proofErr w:type="spellStart"/>
            <w:r w:rsidRPr="00604BFD">
              <w:rPr>
                <w:sz w:val="20"/>
                <w:szCs w:val="20"/>
              </w:rPr>
              <w:t>Verint</w:t>
            </w:r>
            <w:proofErr w:type="spellEnd"/>
            <w:r w:rsidRPr="00604BFD">
              <w:rPr>
                <w:sz w:val="20"/>
                <w:szCs w:val="20"/>
              </w:rPr>
              <w:t>-GDIT</w:t>
            </w:r>
            <w:r>
              <w:rPr>
                <w:sz w:val="20"/>
                <w:szCs w:val="20"/>
              </w:rPr>
              <w:t xml:space="preserve"> Supervisor</w:t>
            </w:r>
          </w:p>
          <w:p w14:paraId="479DD756" w14:textId="77777777" w:rsidR="001873C5" w:rsidRPr="00604BFD" w:rsidRDefault="001873C5" w:rsidP="008736FA">
            <w:pPr>
              <w:rPr>
                <w:sz w:val="20"/>
                <w:szCs w:val="20"/>
              </w:rPr>
            </w:pPr>
            <w:proofErr w:type="spellStart"/>
            <w:r w:rsidRPr="00604BFD">
              <w:rPr>
                <w:sz w:val="20"/>
                <w:szCs w:val="20"/>
              </w:rPr>
              <w:t>Verint</w:t>
            </w:r>
            <w:proofErr w:type="spellEnd"/>
            <w:r w:rsidRPr="00604BFD">
              <w:rPr>
                <w:sz w:val="20"/>
                <w:szCs w:val="20"/>
              </w:rPr>
              <w: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39" w:name="_Toc335259524"/>
      <w:bookmarkStart w:id="40" w:name="_Toc340500959"/>
      <w:bookmarkStart w:id="41" w:name="_Toc379289852"/>
      <w:bookmarkStart w:id="42"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39"/>
      <w:bookmarkEnd w:id="40"/>
      <w:bookmarkEnd w:id="41"/>
      <w:bookmarkEnd w:id="42"/>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43" w:name="_Toc335259525"/>
      <w:bookmarkStart w:id="44" w:name="_Toc340500960"/>
      <w:bookmarkStart w:id="45" w:name="_Toc379289853"/>
      <w:bookmarkStart w:id="46"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43"/>
      <w:bookmarkEnd w:id="44"/>
      <w:bookmarkEnd w:id="45"/>
      <w:bookmarkEnd w:id="46"/>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lastRenderedPageBreak/>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lastRenderedPageBreak/>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 xml:space="preserve">by selecting </w:t>
            </w:r>
            <w:r w:rsidR="0010438C">
              <w:rPr>
                <w:rFonts w:cstheme="minorHAnsi"/>
                <w:sz w:val="16"/>
                <w:szCs w:val="16"/>
              </w:rPr>
              <w:lastRenderedPageBreak/>
              <w:t>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47" w:name="_Toc335259526"/>
      <w:bookmarkStart w:id="48" w:name="_Toc340500961"/>
      <w:bookmarkStart w:id="49" w:name="_Toc379289854"/>
      <w:bookmarkStart w:id="50"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lastRenderedPageBreak/>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47"/>
      <w:bookmarkEnd w:id="48"/>
      <w:r w:rsidR="00EB0ADA">
        <w:rPr>
          <w:rFonts w:asciiTheme="minorHAnsi" w:hAnsiTheme="minorHAnsi" w:cstheme="minorHAnsi"/>
          <w:sz w:val="22"/>
        </w:rPr>
        <w:t>d</w:t>
      </w:r>
      <w:bookmarkEnd w:id="49"/>
      <w:bookmarkEnd w:id="50"/>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w:t>
      </w:r>
      <w:proofErr w:type="spellStart"/>
      <w:r w:rsidR="00336829">
        <w:rPr>
          <w:sz w:val="20"/>
        </w:rPr>
        <w:t>Historical_Dashboard_ACL</w:t>
      </w:r>
      <w:proofErr w:type="spellEnd"/>
      <w:r w:rsidR="00336829">
        <w:rPr>
          <w:sz w:val="20"/>
        </w:rPr>
        <w:t xml:space="preserve">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lastRenderedPageBreak/>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lastRenderedPageBreak/>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lastRenderedPageBreak/>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51" w:name="_Toc379289855"/>
      <w:bookmarkStart w:id="52" w:name="_Toc399751324"/>
      <w:bookmarkStart w:id="53" w:name="_Toc335259527"/>
      <w:bookmarkStart w:id="54"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lastRenderedPageBreak/>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lastRenderedPageBreak/>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51"/>
      <w:bookmarkEnd w:id="52"/>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xml:space="preserve">.  The title of the Dashboard is “Welcome to the </w:t>
      </w:r>
      <w:proofErr w:type="spellStart"/>
      <w:r>
        <w:rPr>
          <w:sz w:val="20"/>
        </w:rPr>
        <w:t>eCL</w:t>
      </w:r>
      <w:proofErr w:type="spellEnd"/>
      <w:r>
        <w:rPr>
          <w:sz w:val="20"/>
        </w:rPr>
        <w:t xml:space="preserve">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002101">
        <w:tc>
          <w:tcPr>
            <w:tcW w:w="299" w:type="dxa"/>
            <w:tcBorders>
              <w:bottom w:val="single" w:sz="4" w:space="0" w:color="7297BD"/>
            </w:tcBorders>
            <w:shd w:val="clear" w:color="auto" w:fill="auto"/>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auto"/>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auto"/>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auto"/>
          </w:tcPr>
          <w:p w14:paraId="202CB303" w14:textId="77777777" w:rsidR="00210985" w:rsidRDefault="00EB0ADA" w:rsidP="00210985">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auto"/>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8304A2" w:rsidRPr="002D7D35" w14:paraId="31AD929C" w14:textId="77777777" w:rsidTr="008304A2">
        <w:tc>
          <w:tcPr>
            <w:tcW w:w="299" w:type="dxa"/>
            <w:tcBorders>
              <w:bottom w:val="single" w:sz="4" w:space="0" w:color="000000" w:themeColor="text1"/>
            </w:tcBorders>
            <w:shd w:val="clear" w:color="auto" w:fill="auto"/>
          </w:tcPr>
          <w:p w14:paraId="40AB5D91" w14:textId="31B466D0" w:rsidR="008304A2" w:rsidRDefault="008304A2" w:rsidP="008304A2">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auto"/>
          </w:tcPr>
          <w:p w14:paraId="09315BB8" w14:textId="70D90ADB" w:rsidR="008304A2" w:rsidRDefault="008304A2" w:rsidP="008304A2">
            <w:pPr>
              <w:spacing w:before="60" w:after="60"/>
              <w:rPr>
                <w:rFonts w:cstheme="minorHAnsi"/>
                <w:sz w:val="16"/>
                <w:szCs w:val="16"/>
              </w:rPr>
            </w:pPr>
            <w:r>
              <w:rPr>
                <w:rFonts w:cstheme="minorHAnsi"/>
                <w:sz w:val="16"/>
                <w:szCs w:val="16"/>
              </w:rPr>
              <w:t>My Teams Warning eCoaching Logs</w:t>
            </w:r>
          </w:p>
        </w:tc>
        <w:tc>
          <w:tcPr>
            <w:tcW w:w="2499" w:type="dxa"/>
            <w:tcBorders>
              <w:bottom w:val="single" w:sz="4" w:space="0" w:color="000000" w:themeColor="text1"/>
            </w:tcBorders>
            <w:shd w:val="clear" w:color="auto" w:fill="auto"/>
          </w:tcPr>
          <w:p w14:paraId="518276D5" w14:textId="77777777" w:rsidR="008304A2" w:rsidRDefault="008304A2" w:rsidP="008304A2">
            <w:pPr>
              <w:spacing w:before="60" w:after="60"/>
              <w:rPr>
                <w:rFonts w:cstheme="minorHAnsi"/>
                <w:sz w:val="16"/>
                <w:szCs w:val="16"/>
              </w:rPr>
            </w:pPr>
            <w:r>
              <w:rPr>
                <w:rFonts w:cstheme="minorHAnsi"/>
                <w:sz w:val="16"/>
                <w:szCs w:val="16"/>
              </w:rPr>
              <w:t>Supervisor Name = current user</w:t>
            </w:r>
          </w:p>
          <w:p w14:paraId="1515AC36" w14:textId="20B0C6CD" w:rsidR="008304A2" w:rsidRDefault="008304A2" w:rsidP="008304A2">
            <w:pPr>
              <w:spacing w:before="60" w:after="60"/>
              <w:rPr>
                <w:rFonts w:cstheme="minorHAnsi"/>
                <w:sz w:val="16"/>
                <w:szCs w:val="16"/>
              </w:rPr>
            </w:pPr>
            <w:r>
              <w:rPr>
                <w:rFonts w:cstheme="minorHAnsi"/>
                <w:sz w:val="16"/>
                <w:szCs w:val="16"/>
              </w:rPr>
              <w:t>Role = Supervisor (Quality; Training)</w:t>
            </w:r>
          </w:p>
          <w:p w14:paraId="459865BB" w14:textId="7B055AC8" w:rsidR="008304A2" w:rsidRDefault="008304A2" w:rsidP="008304A2">
            <w:pPr>
              <w:spacing w:before="60" w:after="60"/>
              <w:rPr>
                <w:rFonts w:cstheme="minorHAnsi"/>
                <w:sz w:val="16"/>
                <w:szCs w:val="16"/>
              </w:rPr>
            </w:pPr>
          </w:p>
        </w:tc>
        <w:tc>
          <w:tcPr>
            <w:tcW w:w="2458" w:type="dxa"/>
            <w:tcBorders>
              <w:bottom w:val="single" w:sz="4" w:space="0" w:color="000000" w:themeColor="text1"/>
            </w:tcBorders>
            <w:shd w:val="clear" w:color="auto" w:fill="auto"/>
          </w:tcPr>
          <w:p w14:paraId="6D1BAEB8" w14:textId="77777777" w:rsidR="008304A2" w:rsidRDefault="008304A2" w:rsidP="008304A2">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5A0AC419" w14:textId="77777777" w:rsidR="008304A2" w:rsidRDefault="008304A2" w:rsidP="008304A2">
            <w:pPr>
              <w:rPr>
                <w:rFonts w:cstheme="minorHAnsi"/>
                <w:sz w:val="16"/>
                <w:szCs w:val="16"/>
              </w:rPr>
            </w:pPr>
            <w:r>
              <w:rPr>
                <w:rFonts w:cstheme="minorHAnsi"/>
                <w:sz w:val="16"/>
                <w:szCs w:val="16"/>
              </w:rPr>
              <w:t>Employee Name</w:t>
            </w:r>
          </w:p>
          <w:p w14:paraId="6A11EBA4" w14:textId="77777777" w:rsidR="008304A2" w:rsidRDefault="008304A2" w:rsidP="008304A2">
            <w:pPr>
              <w:rPr>
                <w:rFonts w:cstheme="minorHAnsi"/>
                <w:sz w:val="16"/>
                <w:szCs w:val="16"/>
              </w:rPr>
            </w:pPr>
            <w:r>
              <w:rPr>
                <w:rFonts w:cstheme="minorHAnsi"/>
                <w:sz w:val="16"/>
                <w:szCs w:val="16"/>
              </w:rPr>
              <w:t>Supervisor Name</w:t>
            </w:r>
          </w:p>
          <w:p w14:paraId="4C89D662" w14:textId="77777777" w:rsidR="008304A2" w:rsidRDefault="008304A2" w:rsidP="008304A2">
            <w:pPr>
              <w:rPr>
                <w:rFonts w:cstheme="minorHAnsi"/>
                <w:sz w:val="16"/>
                <w:szCs w:val="16"/>
              </w:rPr>
            </w:pPr>
            <w:r>
              <w:rPr>
                <w:rFonts w:cstheme="minorHAnsi"/>
                <w:sz w:val="16"/>
                <w:szCs w:val="16"/>
              </w:rPr>
              <w:t>Manager Name</w:t>
            </w:r>
          </w:p>
          <w:p w14:paraId="5EF24557" w14:textId="77777777" w:rsidR="008304A2" w:rsidRDefault="008304A2" w:rsidP="008304A2">
            <w:pPr>
              <w:rPr>
                <w:rFonts w:cstheme="minorHAnsi"/>
                <w:sz w:val="16"/>
                <w:szCs w:val="16"/>
              </w:rPr>
            </w:pPr>
            <w:r>
              <w:rPr>
                <w:rFonts w:cstheme="minorHAnsi"/>
                <w:sz w:val="16"/>
                <w:szCs w:val="16"/>
              </w:rPr>
              <w:t>Warning Type (Coaching Reason)</w:t>
            </w:r>
          </w:p>
          <w:p w14:paraId="0F5B0F59" w14:textId="77777777" w:rsidR="008304A2" w:rsidRDefault="008304A2" w:rsidP="008304A2">
            <w:pPr>
              <w:rPr>
                <w:rFonts w:cstheme="minorHAnsi"/>
                <w:sz w:val="16"/>
                <w:szCs w:val="16"/>
              </w:rPr>
            </w:pPr>
            <w:r>
              <w:rPr>
                <w:rFonts w:cstheme="minorHAnsi"/>
                <w:sz w:val="16"/>
                <w:szCs w:val="16"/>
              </w:rPr>
              <w:t>Warning Reasons(s) (Sub-Coaching Reason)</w:t>
            </w:r>
          </w:p>
          <w:p w14:paraId="02838025" w14:textId="33687CA9" w:rsidR="008304A2" w:rsidRDefault="008304A2" w:rsidP="008304A2">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auto"/>
          </w:tcPr>
          <w:p w14:paraId="4A832321" w14:textId="77777777" w:rsidR="008304A2" w:rsidRDefault="008304A2" w:rsidP="008304A2">
            <w:pPr>
              <w:rPr>
                <w:rFonts w:cstheme="minorHAnsi"/>
                <w:sz w:val="16"/>
                <w:szCs w:val="16"/>
              </w:rPr>
            </w:pPr>
            <w:r>
              <w:rPr>
                <w:rFonts w:cstheme="minorHAnsi"/>
                <w:sz w:val="16"/>
                <w:szCs w:val="16"/>
              </w:rPr>
              <w:t>Pagination = 20 records</w:t>
            </w:r>
          </w:p>
          <w:p w14:paraId="23E78A9F" w14:textId="77777777" w:rsidR="008304A2" w:rsidRDefault="008304A2" w:rsidP="008304A2">
            <w:pPr>
              <w:rPr>
                <w:rFonts w:cstheme="minorHAnsi"/>
                <w:sz w:val="16"/>
                <w:szCs w:val="16"/>
              </w:rPr>
            </w:pPr>
          </w:p>
          <w:p w14:paraId="04BDC33E" w14:textId="77777777" w:rsidR="008304A2" w:rsidRDefault="008304A2" w:rsidP="008304A2">
            <w:pPr>
              <w:rPr>
                <w:rFonts w:cstheme="minorHAnsi"/>
                <w:sz w:val="16"/>
                <w:szCs w:val="16"/>
              </w:rPr>
            </w:pPr>
            <w:r>
              <w:rPr>
                <w:rFonts w:cstheme="minorHAnsi"/>
                <w:sz w:val="16"/>
                <w:szCs w:val="16"/>
              </w:rPr>
              <w:t xml:space="preserve">Show items in descending order from Created Date </w:t>
            </w:r>
          </w:p>
          <w:p w14:paraId="7EF7CDF4" w14:textId="77777777" w:rsidR="008304A2" w:rsidRDefault="008304A2" w:rsidP="008304A2">
            <w:pPr>
              <w:rPr>
                <w:rFonts w:cstheme="minorHAnsi"/>
                <w:sz w:val="16"/>
                <w:szCs w:val="16"/>
              </w:rPr>
            </w:pPr>
          </w:p>
          <w:p w14:paraId="09D7AA51" w14:textId="03A4FED5" w:rsidR="008304A2" w:rsidRDefault="008304A2" w:rsidP="008304A2">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1410D90C" w14:textId="77777777" w:rsidTr="008304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1E8FD315" w14:textId="19B1548B" w:rsidR="008304A2" w:rsidRDefault="008304A2" w:rsidP="008304A2">
            <w:pPr>
              <w:spacing w:before="60" w:after="60"/>
              <w:rPr>
                <w:rFonts w:cstheme="minorHAnsi"/>
                <w:sz w:val="16"/>
                <w:szCs w:val="16"/>
              </w:rPr>
            </w:pPr>
            <w:r>
              <w:rPr>
                <w:rFonts w:cstheme="minorHAnsi"/>
                <w:sz w:val="16"/>
                <w:szCs w:val="16"/>
              </w:rPr>
              <w:t>6</w:t>
            </w:r>
          </w:p>
        </w:tc>
        <w:tc>
          <w:tcPr>
            <w:tcW w:w="1962" w:type="dxa"/>
            <w:tcBorders>
              <w:bottom w:val="single" w:sz="4" w:space="0" w:color="000000" w:themeColor="text1"/>
            </w:tcBorders>
            <w:shd w:val="clear" w:color="auto" w:fill="C6D9F1" w:themeFill="text2" w:themeFillTint="33"/>
          </w:tcPr>
          <w:p w14:paraId="0EA19B89" w14:textId="597A0BF3" w:rsidR="008304A2" w:rsidRDefault="008304A2" w:rsidP="008304A2">
            <w:pPr>
              <w:spacing w:before="60" w:after="60"/>
              <w:rPr>
                <w:rFonts w:cstheme="minorHAnsi"/>
                <w:sz w:val="16"/>
                <w:szCs w:val="16"/>
              </w:rPr>
            </w:pPr>
            <w:r>
              <w:rPr>
                <w:rFonts w:cstheme="minorHAnsi"/>
                <w:sz w:val="16"/>
                <w:szCs w:val="16"/>
              </w:rPr>
              <w:t>My Submitted Pending eCoaching Logs</w:t>
            </w:r>
          </w:p>
        </w:tc>
        <w:tc>
          <w:tcPr>
            <w:tcW w:w="2499" w:type="dxa"/>
            <w:tcBorders>
              <w:bottom w:val="single" w:sz="4" w:space="0" w:color="000000" w:themeColor="text1"/>
            </w:tcBorders>
            <w:shd w:val="clear" w:color="auto" w:fill="C6D9F1" w:themeFill="text2" w:themeFillTint="33"/>
          </w:tcPr>
          <w:p w14:paraId="3B9320CC"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68D88526" w14:textId="165E164B" w:rsidR="008304A2" w:rsidRDefault="008304A2" w:rsidP="008304A2">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C6D9F1" w:themeFill="text2" w:themeFillTint="33"/>
          </w:tcPr>
          <w:p w14:paraId="3289E91A" w14:textId="77777777" w:rsidR="008304A2" w:rsidRDefault="008304A2" w:rsidP="008304A2">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6FC06A93" w14:textId="77777777" w:rsidR="008304A2" w:rsidRDefault="008304A2" w:rsidP="008304A2">
            <w:pPr>
              <w:rPr>
                <w:rFonts w:cstheme="minorHAnsi"/>
                <w:sz w:val="16"/>
                <w:szCs w:val="16"/>
              </w:rPr>
            </w:pPr>
            <w:r>
              <w:rPr>
                <w:rFonts w:cstheme="minorHAnsi"/>
                <w:sz w:val="16"/>
                <w:szCs w:val="16"/>
              </w:rPr>
              <w:t>Employee Name</w:t>
            </w:r>
          </w:p>
          <w:p w14:paraId="43C58B54" w14:textId="77777777" w:rsidR="008304A2" w:rsidRDefault="008304A2" w:rsidP="008304A2">
            <w:pPr>
              <w:rPr>
                <w:rFonts w:cstheme="minorHAnsi"/>
                <w:sz w:val="16"/>
                <w:szCs w:val="16"/>
              </w:rPr>
            </w:pPr>
            <w:r>
              <w:rPr>
                <w:rFonts w:cstheme="minorHAnsi"/>
                <w:sz w:val="16"/>
                <w:szCs w:val="16"/>
              </w:rPr>
              <w:t>Supervisor Name</w:t>
            </w:r>
          </w:p>
          <w:p w14:paraId="0C7EEE29" w14:textId="77777777" w:rsidR="008304A2" w:rsidRDefault="008304A2" w:rsidP="008304A2">
            <w:pPr>
              <w:rPr>
                <w:rFonts w:cstheme="minorHAnsi"/>
                <w:sz w:val="16"/>
                <w:szCs w:val="16"/>
              </w:rPr>
            </w:pPr>
            <w:r>
              <w:rPr>
                <w:rFonts w:cstheme="minorHAnsi"/>
                <w:sz w:val="16"/>
                <w:szCs w:val="16"/>
              </w:rPr>
              <w:t>Manager Name</w:t>
            </w:r>
          </w:p>
          <w:p w14:paraId="7C8349CC" w14:textId="40EDEA24" w:rsidR="008304A2" w:rsidRDefault="008304A2" w:rsidP="008304A2">
            <w:pPr>
              <w:rPr>
                <w:rFonts w:cstheme="minorHAnsi"/>
                <w:sz w:val="16"/>
                <w:szCs w:val="16"/>
              </w:rPr>
            </w:pPr>
            <w:r>
              <w:rPr>
                <w:rFonts w:cstheme="minorHAnsi"/>
                <w:sz w:val="16"/>
                <w:szCs w:val="16"/>
              </w:rPr>
              <w:t>Status</w:t>
            </w:r>
          </w:p>
          <w:p w14:paraId="1F696D23" w14:textId="77777777" w:rsidR="008304A2" w:rsidRDefault="008304A2" w:rsidP="008304A2">
            <w:pPr>
              <w:rPr>
                <w:rFonts w:cstheme="minorHAnsi"/>
                <w:sz w:val="16"/>
                <w:szCs w:val="16"/>
              </w:rPr>
            </w:pPr>
            <w:r>
              <w:rPr>
                <w:rFonts w:cstheme="minorHAnsi"/>
                <w:sz w:val="16"/>
                <w:szCs w:val="16"/>
              </w:rPr>
              <w:lastRenderedPageBreak/>
              <w:t>Coaching Reason</w:t>
            </w:r>
          </w:p>
          <w:p w14:paraId="53B30C12" w14:textId="77777777" w:rsidR="008304A2" w:rsidRDefault="008304A2" w:rsidP="008304A2">
            <w:pPr>
              <w:rPr>
                <w:rFonts w:cstheme="minorHAnsi"/>
                <w:sz w:val="16"/>
                <w:szCs w:val="16"/>
              </w:rPr>
            </w:pPr>
            <w:r>
              <w:rPr>
                <w:rFonts w:cstheme="minorHAnsi"/>
                <w:sz w:val="16"/>
                <w:szCs w:val="16"/>
              </w:rPr>
              <w:t>Sub-coaching Reason</w:t>
            </w:r>
          </w:p>
          <w:p w14:paraId="16E2FD36" w14:textId="77777777" w:rsidR="008304A2" w:rsidRDefault="008304A2" w:rsidP="008304A2">
            <w:pPr>
              <w:rPr>
                <w:rFonts w:cstheme="minorHAnsi"/>
                <w:sz w:val="16"/>
                <w:szCs w:val="16"/>
              </w:rPr>
            </w:pPr>
            <w:r>
              <w:rPr>
                <w:rFonts w:cstheme="minorHAnsi"/>
                <w:sz w:val="16"/>
                <w:szCs w:val="16"/>
              </w:rPr>
              <w:t>Value</w:t>
            </w:r>
          </w:p>
          <w:p w14:paraId="5578ED5A" w14:textId="1D18BEF6"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59629BA3" w14:textId="77777777" w:rsidR="008304A2" w:rsidRDefault="008304A2" w:rsidP="008304A2">
            <w:pPr>
              <w:rPr>
                <w:rFonts w:cstheme="minorHAnsi"/>
                <w:sz w:val="16"/>
                <w:szCs w:val="16"/>
              </w:rPr>
            </w:pPr>
            <w:r>
              <w:rPr>
                <w:rFonts w:cstheme="minorHAnsi"/>
                <w:sz w:val="16"/>
                <w:szCs w:val="16"/>
              </w:rPr>
              <w:lastRenderedPageBreak/>
              <w:t>Pagination = 20 records</w:t>
            </w:r>
          </w:p>
          <w:p w14:paraId="36F9A5DD" w14:textId="77777777" w:rsidR="008304A2" w:rsidRDefault="008304A2" w:rsidP="008304A2">
            <w:pPr>
              <w:rPr>
                <w:rFonts w:cstheme="minorHAnsi"/>
                <w:sz w:val="16"/>
                <w:szCs w:val="16"/>
              </w:rPr>
            </w:pPr>
          </w:p>
          <w:p w14:paraId="225CED79" w14:textId="77777777" w:rsidR="008304A2" w:rsidRDefault="008304A2" w:rsidP="008304A2">
            <w:pPr>
              <w:rPr>
                <w:rFonts w:cstheme="minorHAnsi"/>
                <w:sz w:val="16"/>
                <w:szCs w:val="16"/>
              </w:rPr>
            </w:pPr>
            <w:r>
              <w:rPr>
                <w:rFonts w:cstheme="minorHAnsi"/>
                <w:sz w:val="16"/>
                <w:szCs w:val="16"/>
              </w:rPr>
              <w:t>Show items in descending order from Created Date</w:t>
            </w:r>
          </w:p>
          <w:p w14:paraId="620EFACB" w14:textId="77777777" w:rsidR="008304A2" w:rsidRDefault="008304A2" w:rsidP="008304A2">
            <w:pPr>
              <w:rPr>
                <w:rFonts w:cstheme="minorHAnsi"/>
                <w:sz w:val="16"/>
                <w:szCs w:val="16"/>
              </w:rPr>
            </w:pPr>
          </w:p>
          <w:p w14:paraId="1B367AC7" w14:textId="21373B3F" w:rsidR="008304A2" w:rsidRDefault="008304A2" w:rsidP="008304A2">
            <w:pPr>
              <w:rPr>
                <w:rFonts w:cstheme="minorHAnsi"/>
                <w:sz w:val="16"/>
                <w:szCs w:val="16"/>
              </w:rPr>
            </w:pPr>
            <w:r w:rsidRPr="00210985">
              <w:rPr>
                <w:rFonts w:cstheme="minorHAnsi"/>
                <w:sz w:val="16"/>
                <w:szCs w:val="16"/>
              </w:rPr>
              <w:lastRenderedPageBreak/>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8304A2" w:rsidRPr="002D7D35" w14:paraId="23E0246F"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auto"/>
          </w:tcPr>
          <w:p w14:paraId="2E75987C" w14:textId="35D6C80A" w:rsidR="008304A2" w:rsidRDefault="008304A2" w:rsidP="008304A2">
            <w:pPr>
              <w:spacing w:before="60" w:after="60"/>
              <w:rPr>
                <w:rFonts w:cstheme="minorHAnsi"/>
                <w:sz w:val="16"/>
                <w:szCs w:val="16"/>
              </w:rPr>
            </w:pPr>
            <w:r>
              <w:rPr>
                <w:rFonts w:cstheme="minorHAnsi"/>
                <w:sz w:val="16"/>
                <w:szCs w:val="16"/>
              </w:rPr>
              <w:lastRenderedPageBreak/>
              <w:t>7</w:t>
            </w:r>
          </w:p>
        </w:tc>
        <w:tc>
          <w:tcPr>
            <w:tcW w:w="1962" w:type="dxa"/>
            <w:tcBorders>
              <w:bottom w:val="single" w:sz="4" w:space="0" w:color="000000" w:themeColor="text1"/>
            </w:tcBorders>
            <w:shd w:val="clear" w:color="auto" w:fill="auto"/>
          </w:tcPr>
          <w:p w14:paraId="7067A6F5" w14:textId="1925F0E9" w:rsidR="008304A2" w:rsidRDefault="008304A2" w:rsidP="008304A2">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auto"/>
          </w:tcPr>
          <w:p w14:paraId="200377A3" w14:textId="77777777" w:rsidR="008304A2" w:rsidRDefault="008304A2" w:rsidP="008304A2">
            <w:pPr>
              <w:spacing w:before="60" w:after="60"/>
              <w:rPr>
                <w:rFonts w:cstheme="minorHAnsi"/>
                <w:sz w:val="16"/>
                <w:szCs w:val="16"/>
              </w:rPr>
            </w:pPr>
            <w:r>
              <w:rPr>
                <w:rFonts w:cstheme="minorHAnsi"/>
                <w:sz w:val="16"/>
                <w:szCs w:val="16"/>
              </w:rPr>
              <w:t>Submitter Name = current user</w:t>
            </w:r>
          </w:p>
          <w:p w14:paraId="5E6AB3D5" w14:textId="77777777" w:rsidR="008304A2" w:rsidRDefault="008304A2" w:rsidP="008304A2">
            <w:pPr>
              <w:spacing w:before="60" w:after="60"/>
              <w:rPr>
                <w:rFonts w:cstheme="minorHAnsi"/>
                <w:sz w:val="16"/>
                <w:szCs w:val="16"/>
              </w:rPr>
            </w:pPr>
            <w:r>
              <w:rPr>
                <w:rFonts w:cstheme="minorHAnsi"/>
                <w:sz w:val="16"/>
                <w:szCs w:val="16"/>
              </w:rPr>
              <w:t>Role = Support Staff</w:t>
            </w:r>
          </w:p>
          <w:p w14:paraId="537D0402" w14:textId="6C1FFCCE" w:rsidR="008304A2" w:rsidRDefault="008304A2" w:rsidP="008304A2">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auto"/>
          </w:tcPr>
          <w:p w14:paraId="779DC873" w14:textId="77777777" w:rsidR="008304A2" w:rsidRDefault="008304A2" w:rsidP="008304A2">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B1FD60A" w14:textId="77777777" w:rsidR="008304A2" w:rsidRDefault="008304A2" w:rsidP="008304A2">
            <w:pPr>
              <w:rPr>
                <w:rFonts w:cstheme="minorHAnsi"/>
                <w:sz w:val="16"/>
                <w:szCs w:val="16"/>
              </w:rPr>
            </w:pPr>
            <w:r>
              <w:rPr>
                <w:rFonts w:cstheme="minorHAnsi"/>
                <w:sz w:val="16"/>
                <w:szCs w:val="16"/>
              </w:rPr>
              <w:t>Employee Name</w:t>
            </w:r>
          </w:p>
          <w:p w14:paraId="0F633DFD" w14:textId="77777777" w:rsidR="008304A2" w:rsidRDefault="008304A2" w:rsidP="008304A2">
            <w:pPr>
              <w:rPr>
                <w:rFonts w:cstheme="minorHAnsi"/>
                <w:sz w:val="16"/>
                <w:szCs w:val="16"/>
              </w:rPr>
            </w:pPr>
            <w:r>
              <w:rPr>
                <w:rFonts w:cstheme="minorHAnsi"/>
                <w:sz w:val="16"/>
                <w:szCs w:val="16"/>
              </w:rPr>
              <w:t>Supervisor Name</w:t>
            </w:r>
          </w:p>
          <w:p w14:paraId="6D4DCC3A" w14:textId="77777777" w:rsidR="008304A2" w:rsidRDefault="008304A2" w:rsidP="008304A2">
            <w:pPr>
              <w:rPr>
                <w:rFonts w:cstheme="minorHAnsi"/>
                <w:sz w:val="16"/>
                <w:szCs w:val="16"/>
              </w:rPr>
            </w:pPr>
            <w:r>
              <w:rPr>
                <w:rFonts w:cstheme="minorHAnsi"/>
                <w:sz w:val="16"/>
                <w:szCs w:val="16"/>
              </w:rPr>
              <w:t>Manager Name</w:t>
            </w:r>
          </w:p>
          <w:p w14:paraId="6E8DB3E8" w14:textId="77777777" w:rsidR="008304A2" w:rsidRDefault="008304A2" w:rsidP="008304A2">
            <w:pPr>
              <w:rPr>
                <w:rFonts w:cstheme="minorHAnsi"/>
                <w:sz w:val="16"/>
                <w:szCs w:val="16"/>
              </w:rPr>
            </w:pPr>
            <w:r>
              <w:rPr>
                <w:rFonts w:cstheme="minorHAnsi"/>
                <w:sz w:val="16"/>
                <w:szCs w:val="16"/>
              </w:rPr>
              <w:t>Status</w:t>
            </w:r>
            <w:r>
              <w:rPr>
                <w:rFonts w:cstheme="minorHAnsi"/>
                <w:sz w:val="16"/>
                <w:szCs w:val="16"/>
              </w:rPr>
              <w:br/>
              <w:t>Coaching Reason</w:t>
            </w:r>
          </w:p>
          <w:p w14:paraId="1FADAB14" w14:textId="77777777" w:rsidR="008304A2" w:rsidRDefault="008304A2" w:rsidP="008304A2">
            <w:pPr>
              <w:rPr>
                <w:rFonts w:cstheme="minorHAnsi"/>
                <w:sz w:val="16"/>
                <w:szCs w:val="16"/>
              </w:rPr>
            </w:pPr>
            <w:r>
              <w:rPr>
                <w:rFonts w:cstheme="minorHAnsi"/>
                <w:sz w:val="16"/>
                <w:szCs w:val="16"/>
              </w:rPr>
              <w:t>Sub-coaching Reason</w:t>
            </w:r>
          </w:p>
          <w:p w14:paraId="6488E359" w14:textId="77777777" w:rsidR="008304A2" w:rsidRDefault="008304A2" w:rsidP="008304A2">
            <w:pPr>
              <w:rPr>
                <w:rFonts w:cstheme="minorHAnsi"/>
                <w:sz w:val="16"/>
                <w:szCs w:val="16"/>
              </w:rPr>
            </w:pPr>
            <w:r>
              <w:rPr>
                <w:rFonts w:cstheme="minorHAnsi"/>
                <w:sz w:val="16"/>
                <w:szCs w:val="16"/>
              </w:rPr>
              <w:t>Value</w:t>
            </w:r>
          </w:p>
          <w:p w14:paraId="7E0F9611" w14:textId="7286B94D" w:rsidR="008304A2" w:rsidRDefault="008304A2" w:rsidP="008304A2">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auto"/>
          </w:tcPr>
          <w:p w14:paraId="357FB55C" w14:textId="77777777" w:rsidR="008304A2" w:rsidRDefault="008304A2" w:rsidP="008304A2">
            <w:pPr>
              <w:rPr>
                <w:rFonts w:cstheme="minorHAnsi"/>
                <w:sz w:val="16"/>
                <w:szCs w:val="16"/>
              </w:rPr>
            </w:pPr>
            <w:r>
              <w:rPr>
                <w:rFonts w:cstheme="minorHAnsi"/>
                <w:sz w:val="16"/>
                <w:szCs w:val="16"/>
              </w:rPr>
              <w:t>Pagination = 20 records</w:t>
            </w:r>
          </w:p>
          <w:p w14:paraId="7F5D63F5" w14:textId="77777777" w:rsidR="008304A2" w:rsidRDefault="008304A2" w:rsidP="008304A2">
            <w:pPr>
              <w:rPr>
                <w:rFonts w:cstheme="minorHAnsi"/>
                <w:sz w:val="16"/>
                <w:szCs w:val="16"/>
              </w:rPr>
            </w:pPr>
          </w:p>
          <w:p w14:paraId="3CD0B088" w14:textId="77777777" w:rsidR="008304A2" w:rsidRDefault="008304A2" w:rsidP="008304A2">
            <w:pPr>
              <w:rPr>
                <w:rFonts w:cstheme="minorHAnsi"/>
                <w:sz w:val="16"/>
                <w:szCs w:val="16"/>
              </w:rPr>
            </w:pPr>
            <w:r>
              <w:rPr>
                <w:rFonts w:cstheme="minorHAnsi"/>
                <w:sz w:val="16"/>
                <w:szCs w:val="16"/>
              </w:rPr>
              <w:t>Show items in descending order from Created Date</w:t>
            </w:r>
          </w:p>
          <w:p w14:paraId="2D111511" w14:textId="77777777" w:rsidR="008304A2" w:rsidRDefault="008304A2" w:rsidP="008304A2">
            <w:pPr>
              <w:rPr>
                <w:rFonts w:cstheme="minorHAnsi"/>
                <w:sz w:val="16"/>
                <w:szCs w:val="16"/>
              </w:rPr>
            </w:pPr>
          </w:p>
          <w:p w14:paraId="36FD061C" w14:textId="3348AB5E" w:rsidR="008304A2" w:rsidRDefault="008304A2" w:rsidP="008304A2">
            <w:pPr>
              <w:rPr>
                <w:rFonts w:cstheme="minorHAnsi"/>
                <w:sz w:val="16"/>
                <w:szCs w:val="16"/>
              </w:rPr>
            </w:pPr>
            <w:r w:rsidRPr="00210985">
              <w:rPr>
                <w:rFonts w:cstheme="minorHAnsi"/>
                <w:sz w:val="16"/>
                <w:szCs w:val="16"/>
              </w:rPr>
              <w:t>Sorting can be done by selecting any column h</w:t>
            </w:r>
            <w:r>
              <w:rPr>
                <w:rFonts w:cstheme="minorHAnsi"/>
                <w:sz w:val="16"/>
                <w:szCs w:val="16"/>
              </w:rPr>
              <w:t>eading which has a hyperlink</w:t>
            </w:r>
            <w:r w:rsidRPr="00B300A6">
              <w:rPr>
                <w:rFonts w:cstheme="minorHAnsi"/>
                <w:sz w:val="16"/>
                <w:szCs w:val="16"/>
              </w:rPr>
              <w:t>.</w:t>
            </w:r>
          </w:p>
        </w:tc>
      </w:tr>
    </w:tbl>
    <w:p w14:paraId="371DE063" w14:textId="77777777" w:rsidR="00B54DE9" w:rsidRDefault="00B54DE9" w:rsidP="00B54DE9">
      <w:bookmarkStart w:id="55" w:name="_Toc379289856"/>
      <w:bookmarkStart w:id="56"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189E1BEB" w:rsidR="000C73B7" w:rsidRPr="00056BC0" w:rsidRDefault="00002101" w:rsidP="00E01D6C">
            <w:pPr>
              <w:rPr>
                <w:rFonts w:cstheme="minorHAnsi"/>
                <w:b/>
                <w:sz w:val="20"/>
                <w:szCs w:val="20"/>
              </w:rPr>
            </w:pPr>
            <w:r>
              <w:rPr>
                <w:b/>
                <w:sz w:val="20"/>
                <w:szCs w:val="20"/>
              </w:rPr>
              <w:t xml:space="preserve">My Dashboard – </w:t>
            </w:r>
            <w:r w:rsidRPr="0017518C">
              <w:rPr>
                <w:b/>
                <w:sz w:val="20"/>
                <w:szCs w:val="20"/>
              </w:rPr>
              <w:t>My Team’s Warning 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4A9494D1" w:rsidR="000C73B7" w:rsidRPr="003C277A" w:rsidRDefault="00002101" w:rsidP="00E01D6C">
            <w:pPr>
              <w:rPr>
                <w:rFonts w:cstheme="minorHAnsi"/>
                <w:sz w:val="20"/>
                <w:szCs w:val="20"/>
              </w:rPr>
            </w:pPr>
            <w:r>
              <w:rPr>
                <w:sz w:val="20"/>
                <w:szCs w:val="20"/>
              </w:rPr>
              <w:t>State</w:t>
            </w:r>
          </w:p>
        </w:tc>
        <w:tc>
          <w:tcPr>
            <w:tcW w:w="7192" w:type="dxa"/>
            <w:shd w:val="clear" w:color="auto" w:fill="F2F2F2" w:themeFill="background1" w:themeFillShade="F2"/>
          </w:tcPr>
          <w:p w14:paraId="554CB52B" w14:textId="16DB67AA" w:rsidR="000C73B7" w:rsidRDefault="006F4F6F" w:rsidP="00E01D6C">
            <w:pPr>
              <w:rPr>
                <w:rFonts w:cstheme="minorHAnsi"/>
                <w:sz w:val="20"/>
                <w:szCs w:val="20"/>
              </w:rPr>
            </w:pPr>
            <w:r w:rsidRPr="006F4F6F">
              <w:rPr>
                <w:sz w:val="20"/>
                <w:szCs w:val="20"/>
              </w:rPr>
              <w:t>Includes a list of possible state values of warning logs such as active or expired.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32EBD63E" w:rsidR="000C73B7" w:rsidRPr="003C277A" w:rsidRDefault="00002101" w:rsidP="00E01D6C">
            <w:pPr>
              <w:rPr>
                <w:rFonts w:cstheme="minorHAnsi"/>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066ED4B6" w14:textId="06F5F2BA" w:rsidR="000C73B7" w:rsidRDefault="006F4F6F" w:rsidP="00E01D6C">
            <w:pPr>
              <w:rPr>
                <w:rFonts w:cstheme="minorHAnsi"/>
                <w:sz w:val="20"/>
                <w:szCs w:val="20"/>
              </w:rPr>
            </w:pPr>
            <w:r w:rsidRPr="006F4F6F">
              <w:rPr>
                <w:sz w:val="20"/>
                <w:szCs w:val="20"/>
              </w:rPr>
              <w:t>Will include warning logs which were submitted or created between the entered start and end date range.</w:t>
            </w:r>
          </w:p>
        </w:tc>
      </w:tr>
      <w:tr w:rsidR="00002101" w:rsidRPr="00056BC0" w14:paraId="46EED1F0" w14:textId="77777777" w:rsidTr="00002101">
        <w:trPr>
          <w:trHeight w:val="228"/>
        </w:trPr>
        <w:tc>
          <w:tcPr>
            <w:tcW w:w="340" w:type="dxa"/>
            <w:shd w:val="clear" w:color="auto" w:fill="C6D9F1" w:themeFill="text2" w:themeFillTint="33"/>
          </w:tcPr>
          <w:p w14:paraId="09FBE218" w14:textId="060BB32D" w:rsidR="00002101" w:rsidRDefault="00002101" w:rsidP="00084724">
            <w:pPr>
              <w:rPr>
                <w:rFonts w:cstheme="minorHAnsi"/>
                <w:sz w:val="20"/>
                <w:szCs w:val="20"/>
              </w:rPr>
            </w:pPr>
            <w:r>
              <w:rPr>
                <w:rFonts w:cstheme="minorHAnsi"/>
                <w:sz w:val="20"/>
                <w:szCs w:val="20"/>
              </w:rPr>
              <w:t>4</w:t>
            </w:r>
          </w:p>
        </w:tc>
        <w:tc>
          <w:tcPr>
            <w:tcW w:w="9164" w:type="dxa"/>
            <w:gridSpan w:val="2"/>
            <w:shd w:val="clear" w:color="auto" w:fill="C6D9F1" w:themeFill="text2" w:themeFillTint="33"/>
          </w:tcPr>
          <w:p w14:paraId="1F1D6D17" w14:textId="77777777" w:rsidR="00002101" w:rsidRPr="00056BC0" w:rsidRDefault="00002101" w:rsidP="00084724">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002101" w14:paraId="6F5C54AF" w14:textId="77777777" w:rsidTr="00002101">
        <w:trPr>
          <w:trHeight w:val="489"/>
        </w:trPr>
        <w:tc>
          <w:tcPr>
            <w:tcW w:w="340" w:type="dxa"/>
            <w:shd w:val="clear" w:color="auto" w:fill="C6D9F1" w:themeFill="text2" w:themeFillTint="33"/>
          </w:tcPr>
          <w:p w14:paraId="52F8C212" w14:textId="77777777" w:rsidR="00002101" w:rsidRDefault="00002101" w:rsidP="00084724">
            <w:pPr>
              <w:rPr>
                <w:rFonts w:cstheme="minorHAnsi"/>
                <w:sz w:val="20"/>
                <w:szCs w:val="20"/>
              </w:rPr>
            </w:pPr>
            <w:r>
              <w:rPr>
                <w:rFonts w:cstheme="minorHAnsi"/>
                <w:sz w:val="20"/>
                <w:szCs w:val="20"/>
              </w:rPr>
              <w:t>A</w:t>
            </w:r>
          </w:p>
        </w:tc>
        <w:tc>
          <w:tcPr>
            <w:tcW w:w="1972" w:type="dxa"/>
            <w:shd w:val="clear" w:color="auto" w:fill="C6D9F1" w:themeFill="text2" w:themeFillTint="33"/>
          </w:tcPr>
          <w:p w14:paraId="2C3A1D3C" w14:textId="77777777" w:rsidR="00002101" w:rsidRPr="003C277A" w:rsidRDefault="00002101" w:rsidP="00084724">
            <w:pPr>
              <w:rPr>
                <w:rFonts w:cstheme="minorHAnsi"/>
                <w:sz w:val="20"/>
                <w:szCs w:val="20"/>
              </w:rPr>
            </w:pPr>
            <w:r w:rsidRPr="003C277A">
              <w:rPr>
                <w:sz w:val="20"/>
                <w:szCs w:val="20"/>
              </w:rPr>
              <w:t>Manager</w:t>
            </w:r>
          </w:p>
        </w:tc>
        <w:tc>
          <w:tcPr>
            <w:tcW w:w="7192" w:type="dxa"/>
            <w:shd w:val="clear" w:color="auto" w:fill="C6D9F1" w:themeFill="text2" w:themeFillTint="33"/>
          </w:tcPr>
          <w:p w14:paraId="4C804177" w14:textId="77777777" w:rsidR="00002101" w:rsidRDefault="00002101" w:rsidP="00084724">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02101" w14:paraId="5110D0B8" w14:textId="77777777" w:rsidTr="00002101">
        <w:trPr>
          <w:trHeight w:val="489"/>
        </w:trPr>
        <w:tc>
          <w:tcPr>
            <w:tcW w:w="340" w:type="dxa"/>
            <w:tcBorders>
              <w:bottom w:val="single" w:sz="4" w:space="0" w:color="auto"/>
            </w:tcBorders>
            <w:shd w:val="clear" w:color="auto" w:fill="C6D9F1" w:themeFill="text2" w:themeFillTint="33"/>
          </w:tcPr>
          <w:p w14:paraId="4429B157" w14:textId="77777777" w:rsidR="00002101" w:rsidRDefault="00002101" w:rsidP="00084724">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0E852283" w14:textId="77777777" w:rsidR="00002101" w:rsidRPr="003C277A" w:rsidRDefault="00002101" w:rsidP="00084724">
            <w:pPr>
              <w:rPr>
                <w:rFonts w:cstheme="minorHAnsi"/>
                <w:sz w:val="20"/>
                <w:szCs w:val="20"/>
              </w:rPr>
            </w:pPr>
            <w:r w:rsidRPr="003C277A">
              <w:rPr>
                <w:sz w:val="20"/>
                <w:szCs w:val="20"/>
              </w:rPr>
              <w:t>Supervisor</w:t>
            </w:r>
          </w:p>
        </w:tc>
        <w:tc>
          <w:tcPr>
            <w:tcW w:w="7192" w:type="dxa"/>
            <w:tcBorders>
              <w:bottom w:val="single" w:sz="4" w:space="0" w:color="auto"/>
            </w:tcBorders>
            <w:shd w:val="clear" w:color="auto" w:fill="C6D9F1" w:themeFill="text2" w:themeFillTint="33"/>
          </w:tcPr>
          <w:p w14:paraId="2489AF24" w14:textId="77777777" w:rsidR="00002101" w:rsidRDefault="00002101" w:rsidP="00084724">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02101" w14:paraId="6457C6A6" w14:textId="77777777" w:rsidTr="0000210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C6D9F1" w:themeFill="text2" w:themeFillTint="33"/>
          </w:tcPr>
          <w:p w14:paraId="0D23F81E" w14:textId="77777777" w:rsidR="00002101" w:rsidRDefault="00002101" w:rsidP="00084724">
            <w:pPr>
              <w:rPr>
                <w:rFonts w:cstheme="minorHAnsi"/>
                <w:sz w:val="20"/>
                <w:szCs w:val="20"/>
              </w:rPr>
            </w:pPr>
            <w:r>
              <w:rPr>
                <w:rFonts w:cstheme="minorHAnsi"/>
                <w:sz w:val="20"/>
                <w:szCs w:val="20"/>
              </w:rPr>
              <w:t>C</w:t>
            </w:r>
          </w:p>
        </w:tc>
        <w:tc>
          <w:tcPr>
            <w:tcW w:w="1972" w:type="dxa"/>
            <w:tcBorders>
              <w:top w:val="single" w:sz="4" w:space="0" w:color="auto"/>
            </w:tcBorders>
            <w:shd w:val="clear" w:color="auto" w:fill="C6D9F1" w:themeFill="text2" w:themeFillTint="33"/>
          </w:tcPr>
          <w:p w14:paraId="37F23F23" w14:textId="77777777" w:rsidR="00002101" w:rsidRPr="003C277A" w:rsidRDefault="00002101" w:rsidP="00084724">
            <w:pPr>
              <w:rPr>
                <w:sz w:val="20"/>
                <w:szCs w:val="20"/>
              </w:rPr>
            </w:pPr>
            <w:r w:rsidRPr="003C277A">
              <w:rPr>
                <w:sz w:val="20"/>
                <w:szCs w:val="20"/>
              </w:rPr>
              <w:t>Employee</w:t>
            </w:r>
          </w:p>
        </w:tc>
        <w:tc>
          <w:tcPr>
            <w:tcW w:w="7192" w:type="dxa"/>
            <w:tcBorders>
              <w:top w:val="single" w:sz="4" w:space="0" w:color="auto"/>
            </w:tcBorders>
            <w:shd w:val="clear" w:color="auto" w:fill="C6D9F1" w:themeFill="text2" w:themeFillTint="33"/>
          </w:tcPr>
          <w:p w14:paraId="636CE9F2" w14:textId="77777777" w:rsidR="00002101" w:rsidRDefault="00002101" w:rsidP="0008472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002101">
        <w:trPr>
          <w:trHeight w:val="264"/>
        </w:trPr>
        <w:tc>
          <w:tcPr>
            <w:tcW w:w="340" w:type="dxa"/>
            <w:shd w:val="clear" w:color="auto" w:fill="EEECE1" w:themeFill="background2"/>
          </w:tcPr>
          <w:p w14:paraId="1E825ABE" w14:textId="41DAB986" w:rsidR="00420BB7" w:rsidRDefault="00002101" w:rsidP="00E01D6C">
            <w:pPr>
              <w:rPr>
                <w:rFonts w:cstheme="minorHAnsi"/>
                <w:sz w:val="20"/>
                <w:szCs w:val="20"/>
              </w:rPr>
            </w:pPr>
            <w:r>
              <w:rPr>
                <w:rFonts w:cstheme="minorHAnsi"/>
                <w:sz w:val="20"/>
                <w:szCs w:val="20"/>
              </w:rPr>
              <w:t>5</w:t>
            </w:r>
          </w:p>
        </w:tc>
        <w:tc>
          <w:tcPr>
            <w:tcW w:w="9164" w:type="dxa"/>
            <w:gridSpan w:val="2"/>
            <w:shd w:val="clear" w:color="auto" w:fill="EEECE1" w:themeFill="background2"/>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002101">
        <w:trPr>
          <w:trHeight w:val="489"/>
        </w:trPr>
        <w:tc>
          <w:tcPr>
            <w:tcW w:w="340" w:type="dxa"/>
            <w:shd w:val="clear" w:color="auto" w:fill="EEECE1" w:themeFill="background2"/>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EEECE1" w:themeFill="background2"/>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EEECE1" w:themeFill="background2"/>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002101">
        <w:trPr>
          <w:trHeight w:val="489"/>
        </w:trPr>
        <w:tc>
          <w:tcPr>
            <w:tcW w:w="340" w:type="dxa"/>
            <w:shd w:val="clear" w:color="auto" w:fill="EEECE1" w:themeFill="background2"/>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EEECE1" w:themeFill="background2"/>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EEECE1" w:themeFill="background2"/>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002101">
        <w:trPr>
          <w:trHeight w:val="489"/>
        </w:trPr>
        <w:tc>
          <w:tcPr>
            <w:tcW w:w="340" w:type="dxa"/>
            <w:shd w:val="clear" w:color="auto" w:fill="EEECE1" w:themeFill="background2"/>
          </w:tcPr>
          <w:p w14:paraId="06ACE903" w14:textId="0962F76A" w:rsidR="00420BB7" w:rsidRDefault="009C04BC" w:rsidP="00E01D6C">
            <w:pPr>
              <w:rPr>
                <w:rFonts w:cstheme="minorHAnsi"/>
                <w:sz w:val="20"/>
                <w:szCs w:val="20"/>
              </w:rPr>
            </w:pPr>
            <w:r>
              <w:rPr>
                <w:rFonts w:cstheme="minorHAnsi"/>
                <w:sz w:val="20"/>
                <w:szCs w:val="20"/>
              </w:rPr>
              <w:lastRenderedPageBreak/>
              <w:t>C</w:t>
            </w:r>
          </w:p>
        </w:tc>
        <w:tc>
          <w:tcPr>
            <w:tcW w:w="1972" w:type="dxa"/>
            <w:shd w:val="clear" w:color="auto" w:fill="EEECE1" w:themeFill="background2"/>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EEECE1" w:themeFill="background2"/>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53"/>
      <w:bookmarkEnd w:id="54"/>
      <w:bookmarkEnd w:id="55"/>
      <w:bookmarkEnd w:id="56"/>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2C053B07" w:rsidR="00084724" w:rsidRPr="002D7D35" w:rsidRDefault="00084724" w:rsidP="0008472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084724" w:rsidRDefault="00084724" w:rsidP="0008472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084724" w:rsidRDefault="00084724" w:rsidP="00084724">
            <w:pPr>
              <w:spacing w:before="60" w:after="60"/>
              <w:rPr>
                <w:rFonts w:cstheme="minorHAnsi"/>
                <w:sz w:val="16"/>
                <w:szCs w:val="16"/>
              </w:rPr>
            </w:pPr>
            <w:r>
              <w:rPr>
                <w:rFonts w:cstheme="minorHAnsi"/>
                <w:sz w:val="16"/>
                <w:szCs w:val="16"/>
              </w:rPr>
              <w:t>Name = current user</w:t>
            </w:r>
          </w:p>
          <w:p w14:paraId="1F8990EF" w14:textId="002B4D0C" w:rsidR="00084724" w:rsidRDefault="00084724" w:rsidP="00084724">
            <w:pPr>
              <w:spacing w:before="60" w:after="60"/>
              <w:rPr>
                <w:rFonts w:cstheme="minorHAnsi"/>
                <w:sz w:val="16"/>
                <w:szCs w:val="16"/>
              </w:rPr>
            </w:pPr>
            <w:r>
              <w:rPr>
                <w:rFonts w:cstheme="minorHAnsi"/>
                <w:sz w:val="16"/>
                <w:szCs w:val="16"/>
              </w:rPr>
              <w:t>Role = Support Staff</w:t>
            </w:r>
          </w:p>
          <w:p w14:paraId="7B89DF63" w14:textId="225484BB" w:rsidR="00084724" w:rsidRDefault="00084724" w:rsidP="00084724">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084724" w:rsidRDefault="00084724" w:rsidP="0008472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DF14E26" w14:textId="77777777" w:rsidR="00084724" w:rsidRDefault="00084724" w:rsidP="00084724">
            <w:pPr>
              <w:rPr>
                <w:rFonts w:cstheme="minorHAnsi"/>
                <w:sz w:val="16"/>
                <w:szCs w:val="16"/>
              </w:rPr>
            </w:pPr>
            <w:r>
              <w:rPr>
                <w:rFonts w:cstheme="minorHAnsi"/>
                <w:sz w:val="16"/>
                <w:szCs w:val="16"/>
              </w:rPr>
              <w:t>Employee Name</w:t>
            </w:r>
          </w:p>
          <w:p w14:paraId="6D4FE730" w14:textId="77777777" w:rsidR="00084724" w:rsidRDefault="00084724" w:rsidP="00084724">
            <w:pPr>
              <w:rPr>
                <w:rFonts w:cstheme="minorHAnsi"/>
                <w:sz w:val="16"/>
                <w:szCs w:val="16"/>
              </w:rPr>
            </w:pPr>
            <w:r>
              <w:rPr>
                <w:rFonts w:cstheme="minorHAnsi"/>
                <w:sz w:val="16"/>
                <w:szCs w:val="16"/>
              </w:rPr>
              <w:t>Supervisor Name</w:t>
            </w:r>
          </w:p>
          <w:p w14:paraId="2D64FF0B" w14:textId="77777777" w:rsidR="00084724" w:rsidRDefault="00084724" w:rsidP="00084724">
            <w:pPr>
              <w:rPr>
                <w:rFonts w:cstheme="minorHAnsi"/>
                <w:sz w:val="16"/>
                <w:szCs w:val="16"/>
              </w:rPr>
            </w:pPr>
            <w:r>
              <w:rPr>
                <w:rFonts w:cstheme="minorHAnsi"/>
                <w:sz w:val="16"/>
                <w:szCs w:val="16"/>
              </w:rPr>
              <w:t>Manager Name</w:t>
            </w:r>
          </w:p>
          <w:p w14:paraId="16992456" w14:textId="77777777" w:rsidR="00084724" w:rsidRDefault="00084724" w:rsidP="00084724">
            <w:pPr>
              <w:rPr>
                <w:rFonts w:cstheme="minorHAnsi"/>
                <w:sz w:val="16"/>
                <w:szCs w:val="16"/>
              </w:rPr>
            </w:pPr>
            <w:r>
              <w:rPr>
                <w:rFonts w:cstheme="minorHAnsi"/>
                <w:sz w:val="16"/>
                <w:szCs w:val="16"/>
              </w:rPr>
              <w:t>Status</w:t>
            </w:r>
          </w:p>
          <w:p w14:paraId="6BF32AB5" w14:textId="77777777" w:rsidR="00084724" w:rsidRDefault="00084724" w:rsidP="00084724">
            <w:pPr>
              <w:rPr>
                <w:rFonts w:cstheme="minorHAnsi"/>
                <w:sz w:val="16"/>
                <w:szCs w:val="16"/>
              </w:rPr>
            </w:pPr>
            <w:r>
              <w:rPr>
                <w:rFonts w:cstheme="minorHAnsi"/>
                <w:sz w:val="16"/>
                <w:szCs w:val="16"/>
              </w:rPr>
              <w:t>Coaching Reason</w:t>
            </w:r>
          </w:p>
          <w:p w14:paraId="6ABA5DD5" w14:textId="77777777" w:rsidR="00084724" w:rsidRDefault="00084724" w:rsidP="00084724">
            <w:pPr>
              <w:rPr>
                <w:rFonts w:cstheme="minorHAnsi"/>
                <w:sz w:val="16"/>
                <w:szCs w:val="16"/>
              </w:rPr>
            </w:pPr>
            <w:r>
              <w:rPr>
                <w:rFonts w:cstheme="minorHAnsi"/>
                <w:sz w:val="16"/>
                <w:szCs w:val="16"/>
              </w:rPr>
              <w:t>Sub-coaching Reason</w:t>
            </w:r>
          </w:p>
          <w:p w14:paraId="0AAEACCB" w14:textId="77777777" w:rsidR="00084724" w:rsidRDefault="00084724" w:rsidP="00084724">
            <w:pPr>
              <w:rPr>
                <w:rFonts w:cstheme="minorHAnsi"/>
                <w:sz w:val="16"/>
                <w:szCs w:val="16"/>
              </w:rPr>
            </w:pPr>
            <w:r>
              <w:rPr>
                <w:rFonts w:cstheme="minorHAnsi"/>
                <w:sz w:val="16"/>
                <w:szCs w:val="16"/>
              </w:rPr>
              <w:t>Value</w:t>
            </w:r>
          </w:p>
          <w:p w14:paraId="6A279740" w14:textId="7777777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084724" w:rsidRDefault="00084724" w:rsidP="00084724">
            <w:pPr>
              <w:rPr>
                <w:rFonts w:cstheme="minorHAnsi"/>
                <w:sz w:val="16"/>
                <w:szCs w:val="16"/>
              </w:rPr>
            </w:pPr>
            <w:r>
              <w:rPr>
                <w:rFonts w:cstheme="minorHAnsi"/>
                <w:sz w:val="16"/>
                <w:szCs w:val="16"/>
              </w:rPr>
              <w:t>Pagination = 20 records</w:t>
            </w:r>
          </w:p>
          <w:p w14:paraId="0479956D" w14:textId="77777777" w:rsidR="00084724" w:rsidRDefault="00084724" w:rsidP="00084724">
            <w:pPr>
              <w:rPr>
                <w:rFonts w:cstheme="minorHAnsi"/>
                <w:sz w:val="16"/>
                <w:szCs w:val="16"/>
              </w:rPr>
            </w:pPr>
          </w:p>
          <w:p w14:paraId="476630F7" w14:textId="77777777" w:rsidR="00084724" w:rsidRDefault="00084724" w:rsidP="00084724">
            <w:pPr>
              <w:rPr>
                <w:rFonts w:cstheme="minorHAnsi"/>
                <w:sz w:val="16"/>
                <w:szCs w:val="16"/>
              </w:rPr>
            </w:pPr>
            <w:r>
              <w:rPr>
                <w:rFonts w:cstheme="minorHAnsi"/>
                <w:sz w:val="16"/>
                <w:szCs w:val="16"/>
              </w:rPr>
              <w:t>Show items in descending order from Created Date</w:t>
            </w:r>
          </w:p>
          <w:p w14:paraId="367160AD" w14:textId="77777777" w:rsidR="00084724" w:rsidRDefault="00084724" w:rsidP="00084724">
            <w:pPr>
              <w:rPr>
                <w:rFonts w:cstheme="minorHAnsi"/>
                <w:sz w:val="16"/>
                <w:szCs w:val="16"/>
              </w:rPr>
            </w:pPr>
          </w:p>
          <w:p w14:paraId="3696AABC" w14:textId="77777777"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3640192A" w14:textId="77777777" w:rsidTr="0008472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auto"/>
          </w:tcPr>
          <w:p w14:paraId="5F5287C6" w14:textId="6F3036B4" w:rsidR="00084724" w:rsidRDefault="00084724" w:rsidP="00084724">
            <w:pPr>
              <w:spacing w:before="60" w:after="60"/>
              <w:rPr>
                <w:rFonts w:cstheme="minorHAnsi"/>
                <w:sz w:val="16"/>
                <w:szCs w:val="16"/>
              </w:rPr>
            </w:pPr>
            <w:r>
              <w:rPr>
                <w:rFonts w:cstheme="minorHAnsi"/>
                <w:sz w:val="16"/>
                <w:szCs w:val="16"/>
              </w:rPr>
              <w:t>5</w:t>
            </w:r>
          </w:p>
        </w:tc>
        <w:tc>
          <w:tcPr>
            <w:tcW w:w="1979" w:type="dxa"/>
            <w:tcBorders>
              <w:bottom w:val="single" w:sz="4" w:space="0" w:color="000000" w:themeColor="text1"/>
            </w:tcBorders>
            <w:shd w:val="clear" w:color="auto" w:fill="auto"/>
          </w:tcPr>
          <w:p w14:paraId="7C2FA6CB" w14:textId="35AA62C1" w:rsidR="00084724" w:rsidRDefault="00084724" w:rsidP="00084724">
            <w:pPr>
              <w:spacing w:before="60" w:after="60"/>
              <w:rPr>
                <w:rFonts w:cstheme="minorHAnsi"/>
                <w:sz w:val="16"/>
                <w:szCs w:val="16"/>
              </w:rPr>
            </w:pPr>
            <w:r>
              <w:rPr>
                <w:rFonts w:cstheme="minorHAnsi"/>
                <w:sz w:val="16"/>
                <w:szCs w:val="16"/>
              </w:rPr>
              <w:t>My Teams Warning eCoaching Logs</w:t>
            </w:r>
          </w:p>
        </w:tc>
        <w:tc>
          <w:tcPr>
            <w:tcW w:w="2526" w:type="dxa"/>
            <w:tcBorders>
              <w:bottom w:val="single" w:sz="4" w:space="0" w:color="000000" w:themeColor="text1"/>
            </w:tcBorders>
            <w:shd w:val="clear" w:color="auto" w:fill="auto"/>
          </w:tcPr>
          <w:p w14:paraId="649B4C05" w14:textId="77777777" w:rsidR="00084724" w:rsidRDefault="00084724" w:rsidP="00084724">
            <w:pPr>
              <w:spacing w:before="60" w:after="60"/>
              <w:rPr>
                <w:rFonts w:cstheme="minorHAnsi"/>
                <w:sz w:val="16"/>
                <w:szCs w:val="16"/>
              </w:rPr>
            </w:pPr>
            <w:r>
              <w:rPr>
                <w:rFonts w:cstheme="minorHAnsi"/>
                <w:sz w:val="16"/>
                <w:szCs w:val="16"/>
              </w:rPr>
              <w:t>Supervisor Name = current user</w:t>
            </w:r>
          </w:p>
          <w:p w14:paraId="34C047B7" w14:textId="26DFB49C" w:rsidR="00084724" w:rsidRDefault="00084724" w:rsidP="00084724">
            <w:pPr>
              <w:spacing w:before="60" w:after="60"/>
              <w:rPr>
                <w:rFonts w:cstheme="minorHAnsi"/>
                <w:sz w:val="16"/>
                <w:szCs w:val="16"/>
              </w:rPr>
            </w:pPr>
            <w:r>
              <w:rPr>
                <w:rFonts w:cstheme="minorHAnsi"/>
                <w:sz w:val="16"/>
                <w:szCs w:val="16"/>
              </w:rPr>
              <w:t xml:space="preserve">Role = </w:t>
            </w:r>
            <w:r w:rsidR="006F4F6F">
              <w:rPr>
                <w:rFonts w:cstheme="minorHAnsi"/>
                <w:sz w:val="16"/>
                <w:szCs w:val="16"/>
              </w:rPr>
              <w:t>Support Staff</w:t>
            </w:r>
          </w:p>
          <w:p w14:paraId="4B1EC137" w14:textId="77777777" w:rsidR="00084724" w:rsidRDefault="00084724" w:rsidP="00084724">
            <w:pPr>
              <w:spacing w:before="60" w:after="60"/>
              <w:rPr>
                <w:rFonts w:cstheme="minorHAnsi"/>
                <w:sz w:val="16"/>
                <w:szCs w:val="16"/>
              </w:rPr>
            </w:pPr>
          </w:p>
        </w:tc>
        <w:tc>
          <w:tcPr>
            <w:tcW w:w="2477" w:type="dxa"/>
            <w:tcBorders>
              <w:bottom w:val="single" w:sz="4" w:space="0" w:color="000000" w:themeColor="text1"/>
            </w:tcBorders>
            <w:shd w:val="clear" w:color="auto" w:fill="auto"/>
          </w:tcPr>
          <w:p w14:paraId="4F8C0089" w14:textId="77777777" w:rsidR="00084724" w:rsidRDefault="00084724" w:rsidP="0008472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48FD656E" w14:textId="77777777" w:rsidR="00084724" w:rsidRDefault="00084724" w:rsidP="00084724">
            <w:pPr>
              <w:rPr>
                <w:rFonts w:cstheme="minorHAnsi"/>
                <w:sz w:val="16"/>
                <w:szCs w:val="16"/>
              </w:rPr>
            </w:pPr>
            <w:r>
              <w:rPr>
                <w:rFonts w:cstheme="minorHAnsi"/>
                <w:sz w:val="16"/>
                <w:szCs w:val="16"/>
              </w:rPr>
              <w:t>Employee Name</w:t>
            </w:r>
          </w:p>
          <w:p w14:paraId="3C2908C0" w14:textId="77777777" w:rsidR="00084724" w:rsidRDefault="00084724" w:rsidP="00084724">
            <w:pPr>
              <w:rPr>
                <w:rFonts w:cstheme="minorHAnsi"/>
                <w:sz w:val="16"/>
                <w:szCs w:val="16"/>
              </w:rPr>
            </w:pPr>
            <w:r>
              <w:rPr>
                <w:rFonts w:cstheme="minorHAnsi"/>
                <w:sz w:val="16"/>
                <w:szCs w:val="16"/>
              </w:rPr>
              <w:t>Supervisor Name</w:t>
            </w:r>
          </w:p>
          <w:p w14:paraId="0D4174C9" w14:textId="77777777" w:rsidR="00084724" w:rsidRDefault="00084724" w:rsidP="00084724">
            <w:pPr>
              <w:rPr>
                <w:rFonts w:cstheme="minorHAnsi"/>
                <w:sz w:val="16"/>
                <w:szCs w:val="16"/>
              </w:rPr>
            </w:pPr>
            <w:r>
              <w:rPr>
                <w:rFonts w:cstheme="minorHAnsi"/>
                <w:sz w:val="16"/>
                <w:szCs w:val="16"/>
              </w:rPr>
              <w:t>Manager Name</w:t>
            </w:r>
          </w:p>
          <w:p w14:paraId="2329FDFD" w14:textId="77777777" w:rsidR="00084724" w:rsidRDefault="00084724" w:rsidP="00084724">
            <w:pPr>
              <w:rPr>
                <w:rFonts w:cstheme="minorHAnsi"/>
                <w:sz w:val="16"/>
                <w:szCs w:val="16"/>
              </w:rPr>
            </w:pPr>
            <w:r>
              <w:rPr>
                <w:rFonts w:cstheme="minorHAnsi"/>
                <w:sz w:val="16"/>
                <w:szCs w:val="16"/>
              </w:rPr>
              <w:t>Warning Type (Coaching Reason)</w:t>
            </w:r>
          </w:p>
          <w:p w14:paraId="1D01AAE1" w14:textId="77777777" w:rsidR="00084724" w:rsidRDefault="00084724" w:rsidP="00084724">
            <w:pPr>
              <w:rPr>
                <w:rFonts w:cstheme="minorHAnsi"/>
                <w:sz w:val="16"/>
                <w:szCs w:val="16"/>
              </w:rPr>
            </w:pPr>
            <w:r>
              <w:rPr>
                <w:rFonts w:cstheme="minorHAnsi"/>
                <w:sz w:val="16"/>
                <w:szCs w:val="16"/>
              </w:rPr>
              <w:t>Warning Reasons(s) (Sub-Coaching Reason)</w:t>
            </w:r>
          </w:p>
          <w:p w14:paraId="75E74467" w14:textId="640536A7" w:rsidR="00084724" w:rsidRDefault="00084724" w:rsidP="0008472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auto"/>
          </w:tcPr>
          <w:p w14:paraId="370E985C" w14:textId="77777777" w:rsidR="00084724" w:rsidRDefault="00084724" w:rsidP="00084724">
            <w:pPr>
              <w:rPr>
                <w:rFonts w:cstheme="minorHAnsi"/>
                <w:sz w:val="16"/>
                <w:szCs w:val="16"/>
              </w:rPr>
            </w:pPr>
            <w:r>
              <w:rPr>
                <w:rFonts w:cstheme="minorHAnsi"/>
                <w:sz w:val="16"/>
                <w:szCs w:val="16"/>
              </w:rPr>
              <w:t>Pagination = 20 records</w:t>
            </w:r>
          </w:p>
          <w:p w14:paraId="45F7C648" w14:textId="77777777" w:rsidR="00084724" w:rsidRDefault="00084724" w:rsidP="00084724">
            <w:pPr>
              <w:rPr>
                <w:rFonts w:cstheme="minorHAnsi"/>
                <w:sz w:val="16"/>
                <w:szCs w:val="16"/>
              </w:rPr>
            </w:pPr>
          </w:p>
          <w:p w14:paraId="4D7E8F39" w14:textId="77777777" w:rsidR="00084724" w:rsidRDefault="00084724" w:rsidP="00084724">
            <w:pPr>
              <w:rPr>
                <w:rFonts w:cstheme="minorHAnsi"/>
                <w:sz w:val="16"/>
                <w:szCs w:val="16"/>
              </w:rPr>
            </w:pPr>
            <w:r>
              <w:rPr>
                <w:rFonts w:cstheme="minorHAnsi"/>
                <w:sz w:val="16"/>
                <w:szCs w:val="16"/>
              </w:rPr>
              <w:t xml:space="preserve">Show items in descending order from Created Date </w:t>
            </w:r>
          </w:p>
          <w:p w14:paraId="0B495A19" w14:textId="77777777" w:rsidR="00084724" w:rsidRDefault="00084724" w:rsidP="00084724">
            <w:pPr>
              <w:rPr>
                <w:rFonts w:cstheme="minorHAnsi"/>
                <w:sz w:val="16"/>
                <w:szCs w:val="16"/>
              </w:rPr>
            </w:pPr>
          </w:p>
          <w:p w14:paraId="44381310" w14:textId="18122323" w:rsidR="00084724" w:rsidRDefault="00084724" w:rsidP="0008472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084724" w:rsidRPr="002D7D35" w14:paraId="0D9ED82B" w14:textId="77777777" w:rsidTr="00084724">
        <w:tc>
          <w:tcPr>
            <w:tcW w:w="298" w:type="dxa"/>
            <w:tcBorders>
              <w:top w:val="single" w:sz="4" w:space="0" w:color="000000" w:themeColor="text1"/>
              <w:bottom w:val="single" w:sz="4" w:space="0" w:color="7297BD"/>
            </w:tcBorders>
            <w:shd w:val="clear" w:color="auto" w:fill="C6D9F1" w:themeFill="text2" w:themeFillTint="33"/>
          </w:tcPr>
          <w:p w14:paraId="7EE36F0A" w14:textId="161DF68E" w:rsidR="00084724" w:rsidRPr="002D7D35" w:rsidRDefault="00084724" w:rsidP="00084724">
            <w:pPr>
              <w:spacing w:before="60" w:after="60"/>
              <w:rPr>
                <w:rFonts w:cstheme="minorHAnsi"/>
                <w:sz w:val="16"/>
                <w:szCs w:val="16"/>
              </w:rPr>
            </w:pPr>
            <w:r>
              <w:rPr>
                <w:rFonts w:cstheme="minorHAnsi"/>
                <w:sz w:val="16"/>
                <w:szCs w:val="16"/>
              </w:rPr>
              <w:t>6</w:t>
            </w:r>
          </w:p>
        </w:tc>
        <w:tc>
          <w:tcPr>
            <w:tcW w:w="1979" w:type="dxa"/>
            <w:tcBorders>
              <w:top w:val="single" w:sz="4" w:space="0" w:color="000000" w:themeColor="text1"/>
              <w:bottom w:val="single" w:sz="4" w:space="0" w:color="7297BD"/>
            </w:tcBorders>
            <w:shd w:val="clear" w:color="auto" w:fill="C6D9F1" w:themeFill="text2" w:themeFillTint="33"/>
          </w:tcPr>
          <w:p w14:paraId="7627CD2D" w14:textId="77777777" w:rsidR="00084724" w:rsidRPr="002D7D35" w:rsidRDefault="00084724" w:rsidP="00084724">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C6D9F1" w:themeFill="text2" w:themeFillTint="33"/>
          </w:tcPr>
          <w:p w14:paraId="6FF72737"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77A84A29" w14:textId="77777777" w:rsidR="00084724" w:rsidRDefault="00084724" w:rsidP="00084724">
            <w:pPr>
              <w:spacing w:before="60" w:after="60"/>
              <w:rPr>
                <w:rFonts w:cstheme="minorHAnsi"/>
                <w:sz w:val="16"/>
                <w:szCs w:val="16"/>
              </w:rPr>
            </w:pPr>
            <w:r>
              <w:rPr>
                <w:rFonts w:cstheme="minorHAnsi"/>
                <w:sz w:val="16"/>
                <w:szCs w:val="16"/>
              </w:rPr>
              <w:t>Role = Support Staff</w:t>
            </w:r>
          </w:p>
          <w:p w14:paraId="0E31F75E" w14:textId="125DB72A" w:rsidR="00084724" w:rsidRPr="002D7D35" w:rsidRDefault="00084724" w:rsidP="00084724">
            <w:pPr>
              <w:spacing w:before="60" w:after="60"/>
              <w:rPr>
                <w:rFonts w:cstheme="minorHAnsi"/>
                <w:sz w:val="16"/>
                <w:szCs w:val="16"/>
              </w:rPr>
            </w:pPr>
            <w:r>
              <w:rPr>
                <w:rFonts w:cstheme="minorHAnsi"/>
                <w:sz w:val="16"/>
                <w:szCs w:val="16"/>
              </w:rPr>
              <w:lastRenderedPageBreak/>
              <w:t>Status = Pending Acknowledgment, Pending Employee Review, Pending Supervisor Review and Pending Manager Review</w:t>
            </w:r>
          </w:p>
        </w:tc>
        <w:tc>
          <w:tcPr>
            <w:tcW w:w="2477" w:type="dxa"/>
            <w:tcBorders>
              <w:top w:val="single" w:sz="4" w:space="0" w:color="000000" w:themeColor="text1"/>
              <w:bottom w:val="single" w:sz="4" w:space="0" w:color="7297BD"/>
            </w:tcBorders>
            <w:shd w:val="clear" w:color="auto" w:fill="C6D9F1" w:themeFill="text2" w:themeFillTint="33"/>
          </w:tcPr>
          <w:p w14:paraId="712B3ECD" w14:textId="77777777" w:rsidR="00084724" w:rsidRDefault="00084724" w:rsidP="00084724">
            <w:pPr>
              <w:rPr>
                <w:rFonts w:cstheme="minorHAnsi"/>
                <w:sz w:val="16"/>
                <w:szCs w:val="16"/>
              </w:rPr>
            </w:pPr>
            <w:proofErr w:type="spellStart"/>
            <w:r>
              <w:rPr>
                <w:rFonts w:cstheme="minorHAnsi"/>
                <w:sz w:val="16"/>
                <w:szCs w:val="16"/>
              </w:rPr>
              <w:lastRenderedPageBreak/>
              <w:t>FormID</w:t>
            </w:r>
            <w:proofErr w:type="spellEnd"/>
            <w:r>
              <w:rPr>
                <w:rFonts w:cstheme="minorHAnsi"/>
                <w:sz w:val="16"/>
                <w:szCs w:val="16"/>
              </w:rPr>
              <w:t xml:space="preserve"> (w/Link to form)</w:t>
            </w:r>
          </w:p>
          <w:p w14:paraId="7F5D5840" w14:textId="77777777" w:rsidR="00084724" w:rsidRDefault="00084724" w:rsidP="00084724">
            <w:pPr>
              <w:rPr>
                <w:rFonts w:cstheme="minorHAnsi"/>
                <w:sz w:val="16"/>
                <w:szCs w:val="16"/>
              </w:rPr>
            </w:pPr>
            <w:r>
              <w:rPr>
                <w:rFonts w:cstheme="minorHAnsi"/>
                <w:sz w:val="16"/>
                <w:szCs w:val="16"/>
              </w:rPr>
              <w:t>Employee Name</w:t>
            </w:r>
          </w:p>
          <w:p w14:paraId="4B8D772D" w14:textId="77777777" w:rsidR="00084724" w:rsidRDefault="00084724" w:rsidP="00084724">
            <w:pPr>
              <w:rPr>
                <w:rFonts w:cstheme="minorHAnsi"/>
                <w:sz w:val="16"/>
                <w:szCs w:val="16"/>
              </w:rPr>
            </w:pPr>
            <w:r>
              <w:rPr>
                <w:rFonts w:cstheme="minorHAnsi"/>
                <w:sz w:val="16"/>
                <w:szCs w:val="16"/>
              </w:rPr>
              <w:t>Supervisor Name</w:t>
            </w:r>
          </w:p>
          <w:p w14:paraId="4662C22A" w14:textId="77777777" w:rsidR="00084724" w:rsidRDefault="00084724" w:rsidP="00084724">
            <w:pPr>
              <w:rPr>
                <w:rFonts w:cstheme="minorHAnsi"/>
                <w:sz w:val="16"/>
                <w:szCs w:val="16"/>
              </w:rPr>
            </w:pPr>
            <w:r>
              <w:rPr>
                <w:rFonts w:cstheme="minorHAnsi"/>
                <w:sz w:val="16"/>
                <w:szCs w:val="16"/>
              </w:rPr>
              <w:lastRenderedPageBreak/>
              <w:t>Manager Name</w:t>
            </w:r>
          </w:p>
          <w:p w14:paraId="6D39F9B8" w14:textId="4FF0F967" w:rsidR="00084724" w:rsidRDefault="00084724" w:rsidP="00084724">
            <w:pPr>
              <w:rPr>
                <w:rFonts w:cstheme="minorHAnsi"/>
                <w:sz w:val="16"/>
                <w:szCs w:val="16"/>
              </w:rPr>
            </w:pPr>
            <w:r>
              <w:rPr>
                <w:rFonts w:cstheme="minorHAnsi"/>
                <w:sz w:val="16"/>
                <w:szCs w:val="16"/>
              </w:rPr>
              <w:t>Status</w:t>
            </w:r>
          </w:p>
          <w:p w14:paraId="09730BCD" w14:textId="77777777" w:rsidR="00084724" w:rsidRDefault="00084724" w:rsidP="00084724">
            <w:pPr>
              <w:rPr>
                <w:rFonts w:cstheme="minorHAnsi"/>
                <w:sz w:val="16"/>
                <w:szCs w:val="16"/>
              </w:rPr>
            </w:pPr>
            <w:r>
              <w:rPr>
                <w:rFonts w:cstheme="minorHAnsi"/>
                <w:sz w:val="16"/>
                <w:szCs w:val="16"/>
              </w:rPr>
              <w:t>Coaching Reason</w:t>
            </w:r>
          </w:p>
          <w:p w14:paraId="73EEB751" w14:textId="77777777" w:rsidR="00084724" w:rsidRDefault="00084724" w:rsidP="00084724">
            <w:pPr>
              <w:rPr>
                <w:rFonts w:cstheme="minorHAnsi"/>
                <w:sz w:val="16"/>
                <w:szCs w:val="16"/>
              </w:rPr>
            </w:pPr>
            <w:r>
              <w:rPr>
                <w:rFonts w:cstheme="minorHAnsi"/>
                <w:sz w:val="16"/>
                <w:szCs w:val="16"/>
              </w:rPr>
              <w:t>Sub-coaching Reason</w:t>
            </w:r>
          </w:p>
          <w:p w14:paraId="27FB884D" w14:textId="77777777" w:rsidR="00084724" w:rsidRDefault="00084724" w:rsidP="00084724">
            <w:pPr>
              <w:rPr>
                <w:rFonts w:cstheme="minorHAnsi"/>
                <w:sz w:val="16"/>
                <w:szCs w:val="16"/>
              </w:rPr>
            </w:pPr>
            <w:r>
              <w:rPr>
                <w:rFonts w:cstheme="minorHAnsi"/>
                <w:sz w:val="16"/>
                <w:szCs w:val="16"/>
              </w:rPr>
              <w:t>Value</w:t>
            </w:r>
          </w:p>
          <w:p w14:paraId="2DEB76FD" w14:textId="1FAB92BD" w:rsidR="00084724" w:rsidRPr="002D7D35" w:rsidRDefault="00084724" w:rsidP="00084724">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C6D9F1" w:themeFill="text2" w:themeFillTint="33"/>
          </w:tcPr>
          <w:p w14:paraId="3D409756" w14:textId="77777777" w:rsidR="00084724" w:rsidRDefault="00084724" w:rsidP="00084724">
            <w:pPr>
              <w:rPr>
                <w:rFonts w:cstheme="minorHAnsi"/>
                <w:sz w:val="16"/>
                <w:szCs w:val="16"/>
              </w:rPr>
            </w:pPr>
            <w:r>
              <w:rPr>
                <w:rFonts w:cstheme="minorHAnsi"/>
                <w:sz w:val="16"/>
                <w:szCs w:val="16"/>
              </w:rPr>
              <w:lastRenderedPageBreak/>
              <w:t>Pagination = 20 records</w:t>
            </w:r>
          </w:p>
          <w:p w14:paraId="3C9064FA" w14:textId="77777777" w:rsidR="00084724" w:rsidRDefault="00084724" w:rsidP="00084724">
            <w:pPr>
              <w:rPr>
                <w:rFonts w:cstheme="minorHAnsi"/>
                <w:sz w:val="16"/>
                <w:szCs w:val="16"/>
              </w:rPr>
            </w:pPr>
          </w:p>
          <w:p w14:paraId="71FA8665" w14:textId="49F79257" w:rsidR="00084724" w:rsidRDefault="00084724" w:rsidP="00084724">
            <w:pPr>
              <w:rPr>
                <w:rFonts w:cstheme="minorHAnsi"/>
                <w:sz w:val="16"/>
                <w:szCs w:val="16"/>
              </w:rPr>
            </w:pPr>
            <w:r>
              <w:rPr>
                <w:rFonts w:cstheme="minorHAnsi"/>
                <w:sz w:val="16"/>
                <w:szCs w:val="16"/>
              </w:rPr>
              <w:t xml:space="preserve">Show items in descending order </w:t>
            </w:r>
            <w:r>
              <w:rPr>
                <w:rFonts w:cstheme="minorHAnsi"/>
                <w:sz w:val="16"/>
                <w:szCs w:val="16"/>
              </w:rPr>
              <w:lastRenderedPageBreak/>
              <w:t xml:space="preserve">from Created Date </w:t>
            </w:r>
          </w:p>
          <w:p w14:paraId="39B5F84F" w14:textId="77777777" w:rsidR="00084724" w:rsidRDefault="00084724" w:rsidP="00084724">
            <w:pPr>
              <w:rPr>
                <w:rFonts w:cstheme="minorHAnsi"/>
                <w:sz w:val="16"/>
                <w:szCs w:val="16"/>
              </w:rPr>
            </w:pPr>
          </w:p>
          <w:p w14:paraId="1503CD56" w14:textId="71960531"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p w14:paraId="3302CDD3" w14:textId="51570FCE" w:rsidR="00084724" w:rsidRDefault="00084724" w:rsidP="00084724">
            <w:pPr>
              <w:rPr>
                <w:rFonts w:cstheme="minorHAnsi"/>
                <w:sz w:val="16"/>
                <w:szCs w:val="16"/>
              </w:rPr>
            </w:pPr>
          </w:p>
        </w:tc>
      </w:tr>
      <w:tr w:rsidR="00084724" w:rsidRPr="002D7D35" w14:paraId="06CB39A8" w14:textId="77777777" w:rsidTr="00084724">
        <w:tc>
          <w:tcPr>
            <w:tcW w:w="298" w:type="dxa"/>
            <w:shd w:val="clear" w:color="auto" w:fill="auto"/>
          </w:tcPr>
          <w:p w14:paraId="21D7AC29" w14:textId="09A21768" w:rsidR="00084724" w:rsidRPr="002D7D35" w:rsidRDefault="00084724" w:rsidP="00084724">
            <w:pPr>
              <w:spacing w:before="60" w:after="60"/>
              <w:rPr>
                <w:rFonts w:cstheme="minorHAnsi"/>
                <w:sz w:val="16"/>
                <w:szCs w:val="16"/>
              </w:rPr>
            </w:pPr>
            <w:r>
              <w:rPr>
                <w:rFonts w:cstheme="minorHAnsi"/>
                <w:sz w:val="16"/>
                <w:szCs w:val="16"/>
              </w:rPr>
              <w:lastRenderedPageBreak/>
              <w:t>7</w:t>
            </w:r>
          </w:p>
        </w:tc>
        <w:tc>
          <w:tcPr>
            <w:tcW w:w="1979" w:type="dxa"/>
            <w:shd w:val="clear" w:color="auto" w:fill="auto"/>
          </w:tcPr>
          <w:p w14:paraId="69F45FC2" w14:textId="77777777" w:rsidR="00084724" w:rsidRPr="002D7D35" w:rsidRDefault="00084724" w:rsidP="00084724">
            <w:pPr>
              <w:spacing w:before="60" w:after="60"/>
              <w:rPr>
                <w:rFonts w:cstheme="minorHAnsi"/>
                <w:sz w:val="16"/>
                <w:szCs w:val="16"/>
              </w:rPr>
            </w:pPr>
            <w:r>
              <w:rPr>
                <w:rFonts w:cstheme="minorHAnsi"/>
                <w:sz w:val="16"/>
                <w:szCs w:val="16"/>
              </w:rPr>
              <w:t>My Submitted Completed eCoaching Logs</w:t>
            </w:r>
          </w:p>
        </w:tc>
        <w:tc>
          <w:tcPr>
            <w:tcW w:w="2526" w:type="dxa"/>
            <w:shd w:val="clear" w:color="auto" w:fill="auto"/>
          </w:tcPr>
          <w:p w14:paraId="5F0A7E86" w14:textId="77777777" w:rsidR="00084724" w:rsidRDefault="00084724" w:rsidP="00084724">
            <w:pPr>
              <w:spacing w:before="60" w:after="60"/>
              <w:rPr>
                <w:rFonts w:cstheme="minorHAnsi"/>
                <w:sz w:val="16"/>
                <w:szCs w:val="16"/>
              </w:rPr>
            </w:pPr>
            <w:r>
              <w:rPr>
                <w:rFonts w:cstheme="minorHAnsi"/>
                <w:sz w:val="16"/>
                <w:szCs w:val="16"/>
              </w:rPr>
              <w:t>Submitter Name = current user</w:t>
            </w:r>
          </w:p>
          <w:p w14:paraId="30A4CDD9" w14:textId="77777777" w:rsidR="00084724" w:rsidRDefault="00084724" w:rsidP="00084724">
            <w:pPr>
              <w:spacing w:before="60" w:after="60"/>
              <w:rPr>
                <w:rFonts w:cstheme="minorHAnsi"/>
                <w:sz w:val="16"/>
                <w:szCs w:val="16"/>
              </w:rPr>
            </w:pPr>
            <w:r>
              <w:rPr>
                <w:rFonts w:cstheme="minorHAnsi"/>
                <w:sz w:val="16"/>
                <w:szCs w:val="16"/>
              </w:rPr>
              <w:t>Role = Support Staff</w:t>
            </w:r>
          </w:p>
          <w:p w14:paraId="3D79B847" w14:textId="4173C451" w:rsidR="00084724" w:rsidRPr="002D7D35" w:rsidRDefault="00084724" w:rsidP="00084724">
            <w:pPr>
              <w:spacing w:before="60" w:after="60"/>
              <w:rPr>
                <w:rFonts w:cstheme="minorHAnsi"/>
                <w:sz w:val="16"/>
                <w:szCs w:val="16"/>
              </w:rPr>
            </w:pPr>
            <w:r>
              <w:rPr>
                <w:rFonts w:cstheme="minorHAnsi"/>
                <w:sz w:val="16"/>
                <w:szCs w:val="16"/>
              </w:rPr>
              <w:t>Status = Completed</w:t>
            </w:r>
          </w:p>
        </w:tc>
        <w:tc>
          <w:tcPr>
            <w:tcW w:w="2477" w:type="dxa"/>
            <w:shd w:val="clear" w:color="auto" w:fill="auto"/>
          </w:tcPr>
          <w:p w14:paraId="610D71CE" w14:textId="77777777" w:rsidR="00084724" w:rsidRDefault="00084724" w:rsidP="00084724">
            <w:pPr>
              <w:rPr>
                <w:rFonts w:cstheme="minorHAnsi"/>
                <w:sz w:val="16"/>
                <w:szCs w:val="16"/>
              </w:rPr>
            </w:pPr>
            <w:proofErr w:type="spellStart"/>
            <w:r>
              <w:rPr>
                <w:rFonts w:cstheme="minorHAnsi"/>
                <w:sz w:val="16"/>
                <w:szCs w:val="16"/>
              </w:rPr>
              <w:t>FormID</w:t>
            </w:r>
            <w:proofErr w:type="spellEnd"/>
            <w:r>
              <w:rPr>
                <w:rFonts w:cstheme="minorHAnsi"/>
                <w:sz w:val="16"/>
                <w:szCs w:val="16"/>
              </w:rPr>
              <w:t xml:space="preserve"> (w/Link to form)</w:t>
            </w:r>
          </w:p>
          <w:p w14:paraId="37B8C19A" w14:textId="77777777" w:rsidR="00084724" w:rsidRDefault="00084724" w:rsidP="00084724">
            <w:pPr>
              <w:rPr>
                <w:rFonts w:cstheme="minorHAnsi"/>
                <w:sz w:val="16"/>
                <w:szCs w:val="16"/>
              </w:rPr>
            </w:pPr>
            <w:r>
              <w:rPr>
                <w:rFonts w:cstheme="minorHAnsi"/>
                <w:sz w:val="16"/>
                <w:szCs w:val="16"/>
              </w:rPr>
              <w:t>Employee Name</w:t>
            </w:r>
          </w:p>
          <w:p w14:paraId="204D2F0F" w14:textId="77777777" w:rsidR="00084724" w:rsidRDefault="00084724" w:rsidP="00084724">
            <w:pPr>
              <w:rPr>
                <w:rFonts w:cstheme="minorHAnsi"/>
                <w:sz w:val="16"/>
                <w:szCs w:val="16"/>
              </w:rPr>
            </w:pPr>
            <w:r>
              <w:rPr>
                <w:rFonts w:cstheme="minorHAnsi"/>
                <w:sz w:val="16"/>
                <w:szCs w:val="16"/>
              </w:rPr>
              <w:t>Supervisor Name</w:t>
            </w:r>
          </w:p>
          <w:p w14:paraId="0E3ECE44" w14:textId="77777777" w:rsidR="00084724" w:rsidRDefault="00084724" w:rsidP="00084724">
            <w:pPr>
              <w:rPr>
                <w:rFonts w:cstheme="minorHAnsi"/>
                <w:sz w:val="16"/>
                <w:szCs w:val="16"/>
              </w:rPr>
            </w:pPr>
            <w:r>
              <w:rPr>
                <w:rFonts w:cstheme="minorHAnsi"/>
                <w:sz w:val="16"/>
                <w:szCs w:val="16"/>
              </w:rPr>
              <w:t>Manager Name</w:t>
            </w:r>
          </w:p>
          <w:p w14:paraId="262856E5" w14:textId="4CDDE864" w:rsidR="00084724" w:rsidRDefault="00084724" w:rsidP="00084724">
            <w:pPr>
              <w:rPr>
                <w:rFonts w:cstheme="minorHAnsi"/>
                <w:sz w:val="16"/>
                <w:szCs w:val="16"/>
              </w:rPr>
            </w:pPr>
            <w:r>
              <w:rPr>
                <w:rFonts w:cstheme="minorHAnsi"/>
                <w:sz w:val="16"/>
                <w:szCs w:val="16"/>
              </w:rPr>
              <w:t>Status</w:t>
            </w:r>
          </w:p>
          <w:p w14:paraId="7B825B7D" w14:textId="77777777" w:rsidR="00084724" w:rsidRDefault="00084724" w:rsidP="00084724">
            <w:pPr>
              <w:rPr>
                <w:rFonts w:cstheme="minorHAnsi"/>
                <w:sz w:val="16"/>
                <w:szCs w:val="16"/>
              </w:rPr>
            </w:pPr>
            <w:r>
              <w:rPr>
                <w:rFonts w:cstheme="minorHAnsi"/>
                <w:sz w:val="16"/>
                <w:szCs w:val="16"/>
              </w:rPr>
              <w:t>Coaching Reason</w:t>
            </w:r>
          </w:p>
          <w:p w14:paraId="0A453363" w14:textId="77777777" w:rsidR="00084724" w:rsidRDefault="00084724" w:rsidP="00084724">
            <w:pPr>
              <w:rPr>
                <w:rFonts w:cstheme="minorHAnsi"/>
                <w:sz w:val="16"/>
                <w:szCs w:val="16"/>
              </w:rPr>
            </w:pPr>
            <w:r>
              <w:rPr>
                <w:rFonts w:cstheme="minorHAnsi"/>
                <w:sz w:val="16"/>
                <w:szCs w:val="16"/>
              </w:rPr>
              <w:t>Sub-coaching Reason</w:t>
            </w:r>
          </w:p>
          <w:p w14:paraId="1BD1014F" w14:textId="77777777" w:rsidR="00084724" w:rsidRDefault="00084724" w:rsidP="00084724">
            <w:pPr>
              <w:rPr>
                <w:rFonts w:cstheme="minorHAnsi"/>
                <w:sz w:val="16"/>
                <w:szCs w:val="16"/>
              </w:rPr>
            </w:pPr>
            <w:r>
              <w:rPr>
                <w:rFonts w:cstheme="minorHAnsi"/>
                <w:sz w:val="16"/>
                <w:szCs w:val="16"/>
              </w:rPr>
              <w:t>Value</w:t>
            </w:r>
          </w:p>
          <w:p w14:paraId="019F4959" w14:textId="7BDD54AE" w:rsidR="00084724" w:rsidRPr="002D7D35" w:rsidRDefault="00084724" w:rsidP="00084724">
            <w:pPr>
              <w:rPr>
                <w:rFonts w:cstheme="minorHAnsi"/>
                <w:sz w:val="16"/>
                <w:szCs w:val="16"/>
              </w:rPr>
            </w:pPr>
            <w:r>
              <w:rPr>
                <w:rFonts w:cstheme="minorHAnsi"/>
                <w:sz w:val="16"/>
                <w:szCs w:val="16"/>
              </w:rPr>
              <w:t>Created Date</w:t>
            </w:r>
          </w:p>
        </w:tc>
        <w:tc>
          <w:tcPr>
            <w:tcW w:w="2224" w:type="dxa"/>
            <w:shd w:val="clear" w:color="auto" w:fill="auto"/>
          </w:tcPr>
          <w:p w14:paraId="56CD8EBB" w14:textId="77777777" w:rsidR="00084724" w:rsidRDefault="00084724" w:rsidP="00084724">
            <w:pPr>
              <w:rPr>
                <w:rFonts w:cstheme="minorHAnsi"/>
                <w:sz w:val="16"/>
                <w:szCs w:val="16"/>
              </w:rPr>
            </w:pPr>
            <w:r>
              <w:rPr>
                <w:rFonts w:cstheme="minorHAnsi"/>
                <w:sz w:val="16"/>
                <w:szCs w:val="16"/>
              </w:rPr>
              <w:t>Pagination = 20 records</w:t>
            </w:r>
          </w:p>
          <w:p w14:paraId="30A267C6" w14:textId="77777777" w:rsidR="00084724" w:rsidRDefault="00084724" w:rsidP="00084724">
            <w:pPr>
              <w:rPr>
                <w:rFonts w:cstheme="minorHAnsi"/>
                <w:sz w:val="16"/>
                <w:szCs w:val="16"/>
              </w:rPr>
            </w:pPr>
          </w:p>
          <w:p w14:paraId="26E98D01" w14:textId="5FBF666C" w:rsidR="00084724" w:rsidRDefault="00084724" w:rsidP="00084724">
            <w:pPr>
              <w:rPr>
                <w:rFonts w:cstheme="minorHAnsi"/>
                <w:sz w:val="16"/>
                <w:szCs w:val="16"/>
              </w:rPr>
            </w:pPr>
            <w:r>
              <w:rPr>
                <w:rFonts w:cstheme="minorHAnsi"/>
                <w:sz w:val="16"/>
                <w:szCs w:val="16"/>
              </w:rPr>
              <w:t>Show items in descending order from Created Date</w:t>
            </w:r>
          </w:p>
          <w:p w14:paraId="1210FC0E" w14:textId="77777777" w:rsidR="00084724" w:rsidRDefault="00084724" w:rsidP="00084724">
            <w:pPr>
              <w:rPr>
                <w:rFonts w:cstheme="minorHAnsi"/>
                <w:sz w:val="16"/>
                <w:szCs w:val="16"/>
              </w:rPr>
            </w:pPr>
          </w:p>
          <w:p w14:paraId="68D321F9" w14:textId="44090BC6" w:rsidR="00084724" w:rsidRDefault="00084724" w:rsidP="0008472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bl>
    <w:p w14:paraId="3D9D3C7B" w14:textId="77777777" w:rsidR="00E01D6C" w:rsidRDefault="00E01D6C" w:rsidP="00E01D6C">
      <w:bookmarkStart w:id="57" w:name="_Toc335259528"/>
      <w:bookmarkStart w:id="58" w:name="_Toc340500963"/>
      <w:bookmarkStart w:id="59" w:name="_Toc379289857"/>
      <w:bookmarkStart w:id="60"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8B7F8D" w:rsidRPr="003C277A" w14:paraId="3F7F1EA3" w14:textId="77777777" w:rsidTr="008B7F8D">
        <w:trPr>
          <w:trHeight w:val="318"/>
        </w:trPr>
        <w:tc>
          <w:tcPr>
            <w:tcW w:w="340" w:type="dxa"/>
            <w:tcBorders>
              <w:bottom w:val="single" w:sz="4" w:space="0" w:color="auto"/>
            </w:tcBorders>
            <w:shd w:val="clear" w:color="auto" w:fill="C6D9F1" w:themeFill="text2" w:themeFillTint="33"/>
          </w:tcPr>
          <w:p w14:paraId="74A6FDED" w14:textId="0AC732E7" w:rsidR="008B7F8D" w:rsidRDefault="008B7F8D" w:rsidP="00E01D6C">
            <w:pPr>
              <w:rPr>
                <w:rFonts w:cstheme="minorHAnsi"/>
                <w:sz w:val="20"/>
                <w:szCs w:val="20"/>
              </w:rPr>
            </w:pPr>
            <w:r>
              <w:rPr>
                <w:rFonts w:cstheme="minorHAnsi"/>
                <w:sz w:val="20"/>
                <w:szCs w:val="20"/>
              </w:rPr>
              <w:t>3</w:t>
            </w:r>
          </w:p>
        </w:tc>
        <w:tc>
          <w:tcPr>
            <w:tcW w:w="9164" w:type="dxa"/>
            <w:gridSpan w:val="2"/>
            <w:tcBorders>
              <w:bottom w:val="single" w:sz="4" w:space="0" w:color="auto"/>
            </w:tcBorders>
            <w:shd w:val="clear" w:color="auto" w:fill="C6D9F1" w:themeFill="text2" w:themeFillTint="33"/>
          </w:tcPr>
          <w:p w14:paraId="51AEF1CD" w14:textId="453B4B72" w:rsidR="008B7F8D" w:rsidRDefault="008B7F8D" w:rsidP="00FE3BF8">
            <w:pPr>
              <w:rPr>
                <w:rFonts w:cstheme="minorHAnsi"/>
                <w:sz w:val="20"/>
                <w:szCs w:val="20"/>
              </w:rPr>
            </w:pPr>
            <w:r>
              <w:rPr>
                <w:b/>
                <w:sz w:val="20"/>
                <w:szCs w:val="20"/>
              </w:rPr>
              <w:t xml:space="preserve">My Dashboard – </w:t>
            </w:r>
            <w:r w:rsidRPr="0017518C">
              <w:rPr>
                <w:b/>
                <w:sz w:val="20"/>
                <w:szCs w:val="20"/>
              </w:rPr>
              <w:t>My Team’s Warning eCoaching Logs</w:t>
            </w:r>
          </w:p>
        </w:tc>
      </w:tr>
      <w:tr w:rsidR="008B7F8D" w:rsidRPr="003C277A" w14:paraId="1473E556" w14:textId="77777777" w:rsidTr="008B7F8D">
        <w:trPr>
          <w:trHeight w:val="489"/>
        </w:trPr>
        <w:tc>
          <w:tcPr>
            <w:tcW w:w="340" w:type="dxa"/>
            <w:tcBorders>
              <w:bottom w:val="single" w:sz="4" w:space="0" w:color="auto"/>
            </w:tcBorders>
            <w:shd w:val="clear" w:color="auto" w:fill="C6D9F1" w:themeFill="text2" w:themeFillTint="33"/>
          </w:tcPr>
          <w:p w14:paraId="79E4644E" w14:textId="4E7C958E" w:rsidR="008B7F8D" w:rsidRDefault="008B7F8D" w:rsidP="00E01D6C">
            <w:pPr>
              <w:rPr>
                <w:rFonts w:cstheme="minorHAnsi"/>
                <w:sz w:val="20"/>
                <w:szCs w:val="20"/>
              </w:rPr>
            </w:pPr>
            <w:r>
              <w:rPr>
                <w:rFonts w:cstheme="minorHAnsi"/>
                <w:sz w:val="20"/>
                <w:szCs w:val="20"/>
              </w:rPr>
              <w:t>A</w:t>
            </w:r>
          </w:p>
        </w:tc>
        <w:tc>
          <w:tcPr>
            <w:tcW w:w="1972" w:type="dxa"/>
            <w:tcBorders>
              <w:bottom w:val="single" w:sz="4" w:space="0" w:color="auto"/>
            </w:tcBorders>
            <w:shd w:val="clear" w:color="auto" w:fill="C6D9F1" w:themeFill="text2" w:themeFillTint="33"/>
          </w:tcPr>
          <w:p w14:paraId="49E90F41" w14:textId="1C825768" w:rsidR="008B7F8D" w:rsidRDefault="008B7F8D" w:rsidP="00E01D6C">
            <w:pPr>
              <w:rPr>
                <w:sz w:val="20"/>
                <w:szCs w:val="20"/>
              </w:rPr>
            </w:pPr>
            <w:r>
              <w:rPr>
                <w:sz w:val="20"/>
                <w:szCs w:val="20"/>
              </w:rPr>
              <w:t>State</w:t>
            </w:r>
          </w:p>
        </w:tc>
        <w:tc>
          <w:tcPr>
            <w:tcW w:w="7192" w:type="dxa"/>
            <w:tcBorders>
              <w:bottom w:val="single" w:sz="4" w:space="0" w:color="auto"/>
            </w:tcBorders>
            <w:shd w:val="clear" w:color="auto" w:fill="C6D9F1" w:themeFill="text2" w:themeFillTint="33"/>
          </w:tcPr>
          <w:p w14:paraId="0CFB0177" w14:textId="3645D4ED" w:rsidR="008B7F8D" w:rsidRDefault="006F4F6F" w:rsidP="00FE3BF8">
            <w:pPr>
              <w:rPr>
                <w:rFonts w:cstheme="minorHAnsi"/>
                <w:sz w:val="20"/>
                <w:szCs w:val="20"/>
              </w:rPr>
            </w:pPr>
            <w:r w:rsidRPr="006F4F6F">
              <w:rPr>
                <w:sz w:val="20"/>
                <w:szCs w:val="20"/>
              </w:rPr>
              <w:t>Includes a list of possible state values of warning logs such as active or expired.</w:t>
            </w:r>
          </w:p>
        </w:tc>
      </w:tr>
      <w:tr w:rsidR="008B7F8D" w:rsidRPr="003C277A" w14:paraId="09468AE8" w14:textId="77777777" w:rsidTr="008B7F8D">
        <w:trPr>
          <w:trHeight w:val="489"/>
        </w:trPr>
        <w:tc>
          <w:tcPr>
            <w:tcW w:w="340" w:type="dxa"/>
            <w:tcBorders>
              <w:bottom w:val="single" w:sz="4" w:space="0" w:color="auto"/>
            </w:tcBorders>
            <w:shd w:val="clear" w:color="auto" w:fill="C6D9F1" w:themeFill="text2" w:themeFillTint="33"/>
          </w:tcPr>
          <w:p w14:paraId="47D74023" w14:textId="724BAA77" w:rsidR="008B7F8D" w:rsidRDefault="008B7F8D"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C6D9F1" w:themeFill="text2" w:themeFillTint="33"/>
          </w:tcPr>
          <w:p w14:paraId="27C465E5" w14:textId="5BD77C4F" w:rsidR="008B7F8D" w:rsidRDefault="008B7F8D" w:rsidP="00E01D6C">
            <w:pPr>
              <w:rPr>
                <w:sz w:val="20"/>
                <w:szCs w:val="20"/>
              </w:rPr>
            </w:pPr>
            <w:r>
              <w:rPr>
                <w:sz w:val="20"/>
                <w:szCs w:val="20"/>
              </w:rPr>
              <w:t>Submitted</w:t>
            </w:r>
          </w:p>
        </w:tc>
        <w:tc>
          <w:tcPr>
            <w:tcW w:w="7192" w:type="dxa"/>
            <w:tcBorders>
              <w:bottom w:val="single" w:sz="4" w:space="0" w:color="auto"/>
            </w:tcBorders>
            <w:shd w:val="clear" w:color="auto" w:fill="C6D9F1" w:themeFill="text2" w:themeFillTint="33"/>
          </w:tcPr>
          <w:p w14:paraId="3485BA3D" w14:textId="68A9B966" w:rsidR="008B7F8D" w:rsidRDefault="006F4F6F" w:rsidP="00FE3BF8">
            <w:pPr>
              <w:rPr>
                <w:sz w:val="20"/>
                <w:szCs w:val="20"/>
              </w:rPr>
            </w:pPr>
            <w:r w:rsidRPr="006F4F6F">
              <w:rPr>
                <w:sz w:val="20"/>
                <w:szCs w:val="20"/>
              </w:rPr>
              <w:t>Will include warning logs which were submitted or created between the entered start and end date range.</w:t>
            </w:r>
          </w:p>
        </w:tc>
      </w:tr>
      <w:tr w:rsidR="00FD64CC" w:rsidRPr="003C277A" w14:paraId="6C8CD9CC" w14:textId="77777777" w:rsidTr="008B7F8D">
        <w:trPr>
          <w:trHeight w:val="264"/>
        </w:trPr>
        <w:tc>
          <w:tcPr>
            <w:tcW w:w="340" w:type="dxa"/>
            <w:shd w:val="clear" w:color="auto" w:fill="auto"/>
          </w:tcPr>
          <w:p w14:paraId="1A99AC2A" w14:textId="6929BFB0" w:rsidR="00FD64CC" w:rsidRDefault="008B7F8D" w:rsidP="00FD64CC">
            <w:pPr>
              <w:rPr>
                <w:rFonts w:cstheme="minorHAnsi"/>
                <w:sz w:val="20"/>
                <w:szCs w:val="20"/>
              </w:rPr>
            </w:pPr>
            <w:r>
              <w:rPr>
                <w:rFonts w:cstheme="minorHAnsi"/>
                <w:sz w:val="20"/>
                <w:szCs w:val="20"/>
              </w:rPr>
              <w:t>4</w:t>
            </w:r>
          </w:p>
        </w:tc>
        <w:tc>
          <w:tcPr>
            <w:tcW w:w="9164" w:type="dxa"/>
            <w:gridSpan w:val="2"/>
            <w:shd w:val="clear" w:color="auto" w:fill="auto"/>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8B7F8D">
        <w:trPr>
          <w:trHeight w:val="489"/>
        </w:trPr>
        <w:tc>
          <w:tcPr>
            <w:tcW w:w="340" w:type="dxa"/>
            <w:shd w:val="clear" w:color="auto" w:fill="auto"/>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auto"/>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auto"/>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8B7F8D">
        <w:trPr>
          <w:trHeight w:val="489"/>
        </w:trPr>
        <w:tc>
          <w:tcPr>
            <w:tcW w:w="340" w:type="dxa"/>
            <w:shd w:val="clear" w:color="auto" w:fill="auto"/>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auto"/>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auto"/>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8B7F8D">
        <w:trPr>
          <w:trHeight w:val="489"/>
        </w:trPr>
        <w:tc>
          <w:tcPr>
            <w:tcW w:w="340" w:type="dxa"/>
            <w:tcBorders>
              <w:bottom w:val="single" w:sz="4" w:space="0" w:color="auto"/>
            </w:tcBorders>
            <w:shd w:val="clear" w:color="auto" w:fill="auto"/>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auto"/>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auto"/>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8B7F8D">
        <w:trPr>
          <w:trHeight w:val="228"/>
        </w:trPr>
        <w:tc>
          <w:tcPr>
            <w:tcW w:w="340" w:type="dxa"/>
            <w:shd w:val="clear" w:color="auto" w:fill="C6D9F1" w:themeFill="text2" w:themeFillTint="33"/>
          </w:tcPr>
          <w:p w14:paraId="2BCB081F" w14:textId="34B4F5E6" w:rsidR="00FD64CC" w:rsidRDefault="008B7F8D" w:rsidP="00F33012">
            <w:pPr>
              <w:rPr>
                <w:rFonts w:cstheme="minorHAnsi"/>
                <w:sz w:val="20"/>
                <w:szCs w:val="20"/>
              </w:rPr>
            </w:pPr>
            <w:r>
              <w:rPr>
                <w:rFonts w:cstheme="minorHAnsi"/>
                <w:sz w:val="20"/>
                <w:szCs w:val="20"/>
              </w:rPr>
              <w:t>5</w:t>
            </w:r>
          </w:p>
        </w:tc>
        <w:tc>
          <w:tcPr>
            <w:tcW w:w="9164" w:type="dxa"/>
            <w:gridSpan w:val="2"/>
            <w:shd w:val="clear" w:color="auto" w:fill="C6D9F1" w:themeFill="text2" w:themeFillTint="33"/>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8B7F8D">
        <w:trPr>
          <w:trHeight w:val="489"/>
        </w:trPr>
        <w:tc>
          <w:tcPr>
            <w:tcW w:w="340" w:type="dxa"/>
            <w:shd w:val="clear" w:color="auto" w:fill="C6D9F1" w:themeFill="text2" w:themeFillTint="33"/>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C6D9F1" w:themeFill="text2" w:themeFillTint="33"/>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C6D9F1" w:themeFill="text2" w:themeFillTint="33"/>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8B7F8D">
        <w:trPr>
          <w:trHeight w:val="489"/>
        </w:trPr>
        <w:tc>
          <w:tcPr>
            <w:tcW w:w="340" w:type="dxa"/>
            <w:shd w:val="clear" w:color="auto" w:fill="C6D9F1" w:themeFill="text2" w:themeFillTint="33"/>
          </w:tcPr>
          <w:p w14:paraId="1FB4ECF8" w14:textId="77777777" w:rsidR="00FD64CC" w:rsidRDefault="00FD64CC" w:rsidP="00B347AB">
            <w:pPr>
              <w:rPr>
                <w:rFonts w:cstheme="minorHAnsi"/>
                <w:sz w:val="20"/>
                <w:szCs w:val="20"/>
              </w:rPr>
            </w:pPr>
            <w:r>
              <w:rPr>
                <w:rFonts w:cstheme="minorHAnsi"/>
                <w:sz w:val="20"/>
                <w:szCs w:val="20"/>
              </w:rPr>
              <w:lastRenderedPageBreak/>
              <w:t>B</w:t>
            </w:r>
          </w:p>
        </w:tc>
        <w:tc>
          <w:tcPr>
            <w:tcW w:w="1972" w:type="dxa"/>
            <w:shd w:val="clear" w:color="auto" w:fill="C6D9F1" w:themeFill="text2" w:themeFillTint="33"/>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C6D9F1" w:themeFill="text2" w:themeFillTint="33"/>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8B7F8D">
        <w:trPr>
          <w:trHeight w:val="489"/>
        </w:trPr>
        <w:tc>
          <w:tcPr>
            <w:tcW w:w="340" w:type="dxa"/>
            <w:shd w:val="clear" w:color="auto" w:fill="C6D9F1" w:themeFill="text2" w:themeFillTint="33"/>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C6D9F1" w:themeFill="text2" w:themeFillTint="33"/>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C6D9F1" w:themeFill="text2" w:themeFillTint="33"/>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57"/>
      <w:bookmarkEnd w:id="58"/>
      <w:bookmarkEnd w:id="59"/>
      <w:bookmarkEnd w:id="60"/>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past eCoaching Logs (</w:t>
      </w:r>
      <w:proofErr w:type="spellStart"/>
      <w:r>
        <w:rPr>
          <w:sz w:val="20"/>
        </w:rPr>
        <w:t>eCL</w:t>
      </w:r>
      <w:proofErr w:type="spellEnd"/>
      <w:r>
        <w:rPr>
          <w:sz w:val="20"/>
        </w:rPr>
        <w:t xml:space="preserve">).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w:t>
      </w:r>
      <w:proofErr w:type="spellStart"/>
      <w:proofErr w:type="gramStart"/>
      <w:r>
        <w:rPr>
          <w:sz w:val="20"/>
        </w:rPr>
        <w:t>eCL</w:t>
      </w:r>
      <w:proofErr w:type="spellEnd"/>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w:t>
      </w:r>
      <w:proofErr w:type="spellStart"/>
      <w:r w:rsidRPr="00AC0BEE">
        <w:rPr>
          <w:sz w:val="20"/>
        </w:rPr>
        <w:t>isOpportunity</w:t>
      </w:r>
      <w:proofErr w:type="spellEnd"/>
      <w:r w:rsidRPr="00AC0BEE">
        <w:rPr>
          <w:sz w:val="20"/>
        </w:rPr>
        <w:t xml:space="preserve">, </w:t>
      </w:r>
      <w:proofErr w:type="spellStart"/>
      <w:r w:rsidRPr="00AC0BEE">
        <w:rPr>
          <w:sz w:val="20"/>
        </w:rPr>
        <w:t>isReinforcement</w:t>
      </w:r>
      <w:proofErr w:type="spellEnd"/>
      <w:r w:rsidRPr="00AC0BEE">
        <w:rPr>
          <w:sz w:val="20"/>
        </w:rPr>
        <w:t xml:space="preserve">, </w:t>
      </w:r>
      <w:proofErr w:type="spellStart"/>
      <w:r w:rsidRPr="00AC0BEE">
        <w:rPr>
          <w:sz w:val="20"/>
        </w:rPr>
        <w:t>numOpportunity</w:t>
      </w:r>
      <w:proofErr w:type="spellEnd"/>
      <w:r w:rsidRPr="00AC0BEE">
        <w:rPr>
          <w:sz w:val="20"/>
        </w:rPr>
        <w:t xml:space="preserve">, </w:t>
      </w:r>
      <w:proofErr w:type="spellStart"/>
      <w:r w:rsidRPr="00AC0BEE">
        <w:rPr>
          <w:sz w:val="20"/>
        </w:rPr>
        <w:t>numReinforcement</w:t>
      </w:r>
      <w:proofErr w:type="spellEnd"/>
      <w:r w:rsidRPr="00AC0BEE">
        <w:rPr>
          <w:sz w:val="20"/>
        </w:rPr>
        <w: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lastRenderedPageBreak/>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proofErr w:type="spellStart"/>
            <w:r w:rsidRPr="00751BC4">
              <w:rPr>
                <w:rFonts w:cstheme="minorHAnsi"/>
                <w:sz w:val="16"/>
                <w:szCs w:val="16"/>
              </w:rPr>
              <w:lastRenderedPageBreak/>
              <w:t>FormID</w:t>
            </w:r>
            <w:proofErr w:type="spellEnd"/>
            <w:r w:rsidRPr="00751BC4">
              <w:rPr>
                <w:rFonts w:cstheme="minorHAnsi"/>
                <w:sz w:val="16"/>
                <w:szCs w:val="16"/>
              </w:rPr>
              <w:t xml:space="preserve">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lastRenderedPageBreak/>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lastRenderedPageBreak/>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spellStart"/>
      <w:proofErr w:type="gramStart"/>
      <w:r>
        <w:rPr>
          <w:sz w:val="20"/>
          <w:szCs w:val="20"/>
        </w:rPr>
        <w:t>eCL</w:t>
      </w:r>
      <w:proofErr w:type="spellEnd"/>
      <w:proofErr w:type="gramEnd"/>
      <w:r>
        <w:rPr>
          <w:sz w:val="20"/>
          <w:szCs w:val="20"/>
        </w:rPr>
        <w:t xml:space="preserve"> Access Control </w:t>
      </w:r>
      <w:r w:rsidR="006C128D">
        <w:rPr>
          <w:sz w:val="20"/>
          <w:szCs w:val="20"/>
        </w:rPr>
        <w:t xml:space="preserve">interface.  It allows the administrators of the </w:t>
      </w:r>
      <w:proofErr w:type="spellStart"/>
      <w:proofErr w:type="gramStart"/>
      <w:r w:rsidR="006C128D">
        <w:rPr>
          <w:sz w:val="20"/>
          <w:szCs w:val="20"/>
        </w:rPr>
        <w:t>eCL</w:t>
      </w:r>
      <w:proofErr w:type="spellEnd"/>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spellStart"/>
      <w:proofErr w:type="gramStart"/>
      <w:r w:rsidR="006C128D">
        <w:rPr>
          <w:sz w:val="20"/>
          <w:szCs w:val="20"/>
        </w:rPr>
        <w:t>eCL</w:t>
      </w:r>
      <w:proofErr w:type="spellEnd"/>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 xml:space="preserve">users as ARC users which allow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61" w:name="_Toc340500964"/>
      <w:bookmarkStart w:id="62" w:name="_Toc379289858"/>
      <w:bookmarkStart w:id="63" w:name="_Toc399751328"/>
      <w:r w:rsidRPr="00855F0A">
        <w:rPr>
          <w:color w:val="000000" w:themeColor="text1"/>
        </w:rPr>
        <w:t>System Generated Emails</w:t>
      </w:r>
      <w:bookmarkEnd w:id="61"/>
      <w:bookmarkEnd w:id="62"/>
      <w:bookmarkEnd w:id="63"/>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64" w:name="_Toc335259530"/>
      <w:bookmarkStart w:id="65" w:name="_Toc340500965"/>
      <w:bookmarkStart w:id="66" w:name="_Toc379289859"/>
      <w:bookmarkStart w:id="67" w:name="_Toc399751329"/>
      <w:r w:rsidRPr="00855F0A">
        <w:rPr>
          <w:rFonts w:asciiTheme="minorHAnsi" w:hAnsiTheme="minorHAnsi" w:cstheme="minorHAnsi"/>
          <w:sz w:val="22"/>
        </w:rPr>
        <w:t>Pending Supervisor Review</w:t>
      </w:r>
      <w:bookmarkEnd w:id="64"/>
      <w:bookmarkEnd w:id="65"/>
      <w:bookmarkEnd w:id="66"/>
      <w:bookmarkEnd w:id="67"/>
    </w:p>
    <w:p w14:paraId="0FFF3306"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68" w:name="_Toc335259531"/>
      <w:bookmarkStart w:id="69" w:name="_Toc340500966"/>
      <w:bookmarkStart w:id="70" w:name="_Toc379289860"/>
      <w:bookmarkStart w:id="71" w:name="_Toc399751330"/>
      <w:r>
        <w:rPr>
          <w:rFonts w:asciiTheme="minorHAnsi" w:hAnsiTheme="minorHAnsi" w:cstheme="minorHAnsi"/>
          <w:sz w:val="22"/>
        </w:rPr>
        <w:t>Pending Manager Review</w:t>
      </w:r>
      <w:bookmarkEnd w:id="68"/>
      <w:bookmarkEnd w:id="69"/>
      <w:bookmarkEnd w:id="70"/>
      <w:bookmarkEnd w:id="71"/>
    </w:p>
    <w:p w14:paraId="563D255B" w14:textId="77777777"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proofErr w:type="gramStart"/>
            <w:r w:rsidRPr="003E2144">
              <w:rPr>
                <w:rFonts w:cstheme="minorHAnsi"/>
                <w:sz w:val="16"/>
                <w:szCs w:val="16"/>
              </w:rPr>
              <w:t>strCtrMessage</w:t>
            </w:r>
            <w:proofErr w:type="spellEnd"/>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proofErr w:type="gramStart"/>
            <w:r w:rsidRPr="003E2144">
              <w:rPr>
                <w:rFonts w:cstheme="minorHAnsi"/>
                <w:sz w:val="16"/>
                <w:szCs w:val="16"/>
              </w:rPr>
              <w:t>DateTime.Now</w:t>
            </w:r>
            <w:proofErr w:type="spellEnd"/>
            <w:r w:rsidRPr="003E2144">
              <w:rPr>
                <w:rFonts w:cstheme="minorHAnsi"/>
                <w:sz w:val="16"/>
                <w:szCs w:val="16"/>
              </w:rPr>
              <w:t>(</w:t>
            </w:r>
            <w:proofErr w:type="gram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 xml:space="preserve">&lt;/strong&gt;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proofErr w:type="gramStart"/>
            <w:r w:rsidRPr="00286DEA">
              <w:rPr>
                <w:rFonts w:cstheme="minorHAnsi"/>
                <w:sz w:val="16"/>
                <w:szCs w:val="16"/>
              </w:rPr>
              <w:t>strCtrMessage</w:t>
            </w:r>
            <w:proofErr w:type="spellEnd"/>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proofErr w:type="gramStart"/>
            <w:r w:rsidRPr="00286DEA">
              <w:rPr>
                <w:rFonts w:cstheme="minorHAnsi"/>
                <w:sz w:val="16"/>
                <w:szCs w:val="16"/>
              </w:rPr>
              <w:t>DateTime.Now</w:t>
            </w:r>
            <w:proofErr w:type="spellEnd"/>
            <w:r w:rsidRPr="00286DEA">
              <w:rPr>
                <w:rFonts w:cstheme="minorHAnsi"/>
                <w:sz w:val="16"/>
                <w:szCs w:val="16"/>
              </w:rPr>
              <w:t>(</w:t>
            </w:r>
            <w:proofErr w:type="gram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72" w:name="_Toc335259532"/>
      <w:bookmarkStart w:id="73" w:name="_Toc340500967"/>
      <w:bookmarkStart w:id="74" w:name="_Toc379289861"/>
      <w:bookmarkStart w:id="75"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72"/>
      <w:bookmarkEnd w:id="73"/>
      <w:r w:rsidR="003A0570">
        <w:rPr>
          <w:rFonts w:asciiTheme="minorHAnsi" w:hAnsiTheme="minorHAnsi" w:cstheme="minorHAnsi"/>
          <w:sz w:val="22"/>
        </w:rPr>
        <w:t>w</w:t>
      </w:r>
      <w:bookmarkEnd w:id="74"/>
      <w:bookmarkEnd w:id="75"/>
    </w:p>
    <w:p w14:paraId="13AAE690" w14:textId="361F5590" w:rsidR="00855F0A" w:rsidRDefault="00855F0A" w:rsidP="00855F0A">
      <w:pPr>
        <w:spacing w:after="0"/>
        <w:rPr>
          <w:sz w:val="20"/>
        </w:rPr>
      </w:pPr>
      <w:r>
        <w:rPr>
          <w:sz w:val="20"/>
        </w:rPr>
        <w:t xml:space="preserve">Conditions and email text that is sent when an </w:t>
      </w:r>
      <w:proofErr w:type="spellStart"/>
      <w:proofErr w:type="gramStart"/>
      <w:r>
        <w:rPr>
          <w:sz w:val="20"/>
        </w:rPr>
        <w:t>eCL</w:t>
      </w:r>
      <w:proofErr w:type="spellEnd"/>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proofErr w:type="gramStart"/>
            <w:r w:rsidRPr="00B01FBC">
              <w:rPr>
                <w:rFonts w:cstheme="minorHAnsi"/>
                <w:sz w:val="16"/>
                <w:szCs w:val="16"/>
              </w:rPr>
              <w:t>strCtrMessage</w:t>
            </w:r>
            <w:proofErr w:type="spellEnd"/>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proofErr w:type="gramStart"/>
            <w:r w:rsidRPr="00B01FBC">
              <w:rPr>
                <w:rFonts w:cstheme="minorHAnsi"/>
                <w:sz w:val="16"/>
                <w:szCs w:val="16"/>
              </w:rPr>
              <w:t>DateTime.Now</w:t>
            </w:r>
            <w:proofErr w:type="spellEnd"/>
            <w:r w:rsidRPr="00B01FBC">
              <w:rPr>
                <w:rFonts w:cstheme="minorHAnsi"/>
                <w:sz w:val="16"/>
                <w:szCs w:val="16"/>
              </w:rPr>
              <w:t>(</w:t>
            </w:r>
            <w:proofErr w:type="gram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76" w:name="_Toc335259533"/>
      <w:bookmarkStart w:id="77" w:name="_Toc340500968"/>
      <w:bookmarkStart w:id="78" w:name="_Toc379289862"/>
      <w:bookmarkStart w:id="79" w:name="_Toc399751332"/>
      <w:r>
        <w:rPr>
          <w:rFonts w:asciiTheme="minorHAnsi" w:hAnsiTheme="minorHAnsi" w:cstheme="minorHAnsi"/>
          <w:sz w:val="22"/>
        </w:rPr>
        <w:t>No Email</w:t>
      </w:r>
      <w:bookmarkEnd w:id="76"/>
      <w:bookmarkEnd w:id="77"/>
      <w:bookmarkEnd w:id="78"/>
      <w:bookmarkEnd w:id="79"/>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spellStart"/>
      <w:proofErr w:type="gramStart"/>
      <w:r>
        <w:rPr>
          <w:sz w:val="20"/>
        </w:rPr>
        <w:t>eCL</w:t>
      </w:r>
      <w:proofErr w:type="spellEnd"/>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80" w:name="_Toc335259534"/>
      <w:bookmarkStart w:id="81" w:name="_Toc399751333"/>
      <w:r>
        <w:rPr>
          <w:rFonts w:asciiTheme="minorHAnsi" w:hAnsiTheme="minorHAnsi" w:cstheme="minorHAnsi"/>
          <w:sz w:val="22"/>
        </w:rPr>
        <w:t>Email Format</w:t>
      </w:r>
      <w:bookmarkEnd w:id="80"/>
      <w:bookmarkEnd w:id="81"/>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82" w:name="_Toc399751334"/>
      <w:r w:rsidRPr="006278E8">
        <w:t>Outliers (Data Feed\Form Entry)</w:t>
      </w:r>
      <w:bookmarkEnd w:id="82"/>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spellStart"/>
      <w:proofErr w:type="gramStart"/>
      <w:r w:rsidRPr="006278E8">
        <w:rPr>
          <w:sz w:val="20"/>
          <w:szCs w:val="20"/>
        </w:rPr>
        <w:t>eCL</w:t>
      </w:r>
      <w:proofErr w:type="spellEnd"/>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83" w:name="_Toc340500971"/>
      <w:bookmarkStart w:id="84" w:name="_Toc379289865"/>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Assumptions</w:t>
      </w:r>
      <w:bookmarkEnd w:id="83"/>
      <w:bookmarkEnd w:id="84"/>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spellStart"/>
      <w:proofErr w:type="gramStart"/>
      <w:r w:rsidRPr="006278E8">
        <w:rPr>
          <w:sz w:val="20"/>
          <w:szCs w:val="20"/>
        </w:rPr>
        <w:t>eCL</w:t>
      </w:r>
      <w:proofErr w:type="spellEnd"/>
      <w:proofErr w:type="gramEnd"/>
      <w:r w:rsidRPr="006278E8">
        <w:rPr>
          <w:sz w:val="20"/>
          <w:szCs w:val="20"/>
        </w:rPr>
        <w:t xml:space="preserve"> either through a Point of Contact (POC) via the standard entry form or through a data feed. Utilizing the </w:t>
      </w:r>
      <w:proofErr w:type="spellStart"/>
      <w:proofErr w:type="gramStart"/>
      <w:r w:rsidRPr="006278E8">
        <w:rPr>
          <w:sz w:val="20"/>
          <w:szCs w:val="20"/>
        </w:rPr>
        <w:t>eCL</w:t>
      </w:r>
      <w:proofErr w:type="spellEnd"/>
      <w:proofErr w:type="gramEnd"/>
      <w:r w:rsidRPr="006278E8">
        <w:rPr>
          <w:sz w:val="20"/>
          <w:szCs w:val="20"/>
        </w:rPr>
        <w:t xml:space="preserve"> work-flow, items can be tracked from start to finish to verify if items have been addressed. The </w:t>
      </w:r>
      <w:proofErr w:type="spellStart"/>
      <w:r w:rsidRPr="006278E8">
        <w:rPr>
          <w:sz w:val="20"/>
          <w:szCs w:val="20"/>
        </w:rPr>
        <w:t>eCL</w:t>
      </w:r>
      <w:proofErr w:type="spellEnd"/>
      <w:r w:rsidRPr="006278E8">
        <w:rPr>
          <w:sz w:val="20"/>
          <w:szCs w:val="20"/>
        </w:rPr>
        <w:t xml:space="preserve">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85" w:name="_Toc340500972"/>
      <w:bookmarkStart w:id="86" w:name="_Toc379289866"/>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bookmarkEnd w:id="85"/>
      <w:bookmarkEnd w:id="86"/>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spellStart"/>
      <w:proofErr w:type="gramStart"/>
      <w:r w:rsidRPr="006278E8">
        <w:rPr>
          <w:sz w:val="20"/>
          <w:szCs w:val="20"/>
        </w:rPr>
        <w:t>eCL</w:t>
      </w:r>
      <w:proofErr w:type="spellEnd"/>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87" w:name="_Toc340500973"/>
      <w:bookmarkStart w:id="88" w:name="_Toc379289867"/>
      <w:r w:rsidRPr="006278E8">
        <w:t>* POC for manual entry or data feed is to be determined though the Outlier/Exception Management Process project led by the Analytics team.</w:t>
      </w:r>
      <w:bookmarkEnd w:id="87"/>
      <w:bookmarkEnd w:id="88"/>
    </w:p>
    <w:p w14:paraId="3B5E1548" w14:textId="5E839E3B" w:rsidR="006278E8" w:rsidRPr="006278E8" w:rsidRDefault="006278E8" w:rsidP="00365FF3">
      <w:r w:rsidRPr="006278E8">
        <w:t>* Manager represents the direct Manager o</w:t>
      </w:r>
      <w:r w:rsidR="00993808">
        <w:t>f</w:t>
      </w:r>
      <w:r w:rsidRPr="006278E8">
        <w:t xml:space="preserve">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r w:rsidR="00176C9C">
        <w:t xml:space="preserve">  </w:t>
      </w:r>
      <w:r w:rsidR="00BA6FB5">
        <w:t>E</w:t>
      </w:r>
      <w:r w:rsidR="00176C9C">
        <w:t>xception</w:t>
      </w:r>
      <w:r w:rsidR="00BA6FB5">
        <w:t>s:</w:t>
      </w:r>
      <w:r w:rsidR="00176C9C">
        <w:t xml:space="preserve"> </w:t>
      </w:r>
      <w:r w:rsidR="00BA6FB5">
        <w:br/>
        <w:t xml:space="preserve">- </w:t>
      </w:r>
      <w:r w:rsidR="00176C9C">
        <w:t xml:space="preserve">Low CSAT (Customer Satisfaction) feed where designated managers will conduct the research on a </w:t>
      </w:r>
      <w:r w:rsidR="00176C9C">
        <w:lastRenderedPageBreak/>
        <w:t>rotating basis.  Therefore, the manager will be identified in the feed file received by the eCoaching system.</w:t>
      </w:r>
      <w:r w:rsidR="00BA6FB5">
        <w:br/>
        <w:t>- Inappropriate ARC Escalation</w:t>
      </w:r>
      <w:r w:rsidR="00C358F8">
        <w:t>, Inappropriate ARC Transfer</w:t>
      </w:r>
      <w:r w:rsidR="00ED078A">
        <w:t xml:space="preserve"> </w:t>
      </w:r>
      <w:r w:rsidR="00BA6FB5">
        <w:t>will be researched by Supervisor instead of Manager.</w:t>
      </w:r>
    </w:p>
    <w:p w14:paraId="23634A3E" w14:textId="2051ED09" w:rsidR="006278E8" w:rsidRPr="006278E8" w:rsidRDefault="006278E8" w:rsidP="00365FF3">
      <w:r w:rsidRPr="006278E8">
        <w:t>* Supervisor rep</w:t>
      </w:r>
      <w:r w:rsidR="00993808">
        <w:t>resents the direct Supervisor of</w:t>
      </w:r>
      <w:r w:rsidRPr="006278E8">
        <w:t xml:space="preserve">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89" w:name="_Toc340500974"/>
      <w:bookmarkStart w:id="90" w:name="_Toc379289868"/>
      <w:r w:rsidRPr="00365FF3">
        <w:rPr>
          <w:b/>
          <w:color w:val="365F91" w:themeColor="accent1" w:themeShade="BF"/>
          <w:sz w:val="20"/>
          <w:szCs w:val="20"/>
        </w:rPr>
        <w:t>Outlier Reporting Matrix</w:t>
      </w:r>
      <w:bookmarkEnd w:id="89"/>
      <w:bookmarkEnd w:id="90"/>
    </w:p>
    <w:p w14:paraId="4E0FBAC6" w14:textId="40B78BCA" w:rsidR="006278E8" w:rsidRPr="00E8728C" w:rsidRDefault="006278E8" w:rsidP="006278E8">
      <w:pPr>
        <w:rPr>
          <w:sz w:val="20"/>
        </w:rPr>
      </w:pPr>
      <w:r>
        <w:rPr>
          <w:sz w:val="20"/>
        </w:rPr>
        <w:t xml:space="preserve">The table below show all of the outlier reporting that will be entered into the </w:t>
      </w:r>
      <w:proofErr w:type="spellStart"/>
      <w:r>
        <w:rPr>
          <w:sz w:val="20"/>
        </w:rPr>
        <w:t>eCL</w:t>
      </w:r>
      <w:proofErr w:type="spellEnd"/>
      <w:r>
        <w:rPr>
          <w:sz w:val="20"/>
        </w:rPr>
        <w:t xml:space="preserve">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spellStart"/>
      <w:proofErr w:type="gramStart"/>
      <w:r w:rsidR="00E8728C">
        <w:rPr>
          <w:rStyle w:val="question1"/>
          <w:b w:val="0"/>
          <w:sz w:val="20"/>
          <w:szCs w:val="20"/>
        </w:rPr>
        <w:t>eCL</w:t>
      </w:r>
      <w:proofErr w:type="spellEnd"/>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Outlier Reporting Matrix</w:t>
      </w:r>
    </w:p>
    <w:tbl>
      <w:tblPr>
        <w:tblW w:w="8512" w:type="dxa"/>
        <w:tblInd w:w="93" w:type="dxa"/>
        <w:tblLayout w:type="fixed"/>
        <w:tblLook w:val="04A0" w:firstRow="1" w:lastRow="0" w:firstColumn="1" w:lastColumn="0" w:noHBand="0" w:noVBand="1"/>
      </w:tblPr>
      <w:tblGrid>
        <w:gridCol w:w="379"/>
        <w:gridCol w:w="3866"/>
        <w:gridCol w:w="720"/>
        <w:gridCol w:w="1440"/>
        <w:gridCol w:w="1170"/>
        <w:gridCol w:w="937"/>
      </w:tblGrid>
      <w:tr w:rsidR="00D10989" w:rsidRPr="007E2C75" w14:paraId="3F909C16" w14:textId="77777777" w:rsidTr="00D10989">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D10989" w:rsidRPr="007E2C75" w:rsidRDefault="00D10989"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3866" w:type="dxa"/>
            <w:tcBorders>
              <w:top w:val="single" w:sz="8" w:space="0" w:color="F2F2F2"/>
              <w:left w:val="nil"/>
              <w:bottom w:val="nil"/>
              <w:right w:val="single" w:sz="8" w:space="0" w:color="F2F2F2"/>
            </w:tcBorders>
            <w:shd w:val="clear" w:color="000000" w:fill="7297BD"/>
            <w:vAlign w:val="center"/>
            <w:hideMark/>
          </w:tcPr>
          <w:p w14:paraId="7FE1118A"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720" w:type="dxa"/>
            <w:tcBorders>
              <w:top w:val="single" w:sz="8" w:space="0" w:color="F2F2F2"/>
              <w:left w:val="nil"/>
              <w:bottom w:val="nil"/>
              <w:right w:val="single" w:sz="8" w:space="0" w:color="F2F2F2"/>
            </w:tcBorders>
            <w:shd w:val="clear" w:color="000000" w:fill="7297BD"/>
            <w:vAlign w:val="center"/>
            <w:hideMark/>
          </w:tcPr>
          <w:p w14:paraId="3550B0B8"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1440" w:type="dxa"/>
            <w:tcBorders>
              <w:top w:val="single" w:sz="8" w:space="0" w:color="F2F2F2"/>
              <w:left w:val="nil"/>
              <w:bottom w:val="nil"/>
              <w:right w:val="single" w:sz="8" w:space="0" w:color="F2F2F2"/>
            </w:tcBorders>
            <w:shd w:val="clear" w:color="000000" w:fill="7297BD"/>
            <w:vAlign w:val="center"/>
            <w:hideMark/>
          </w:tcPr>
          <w:p w14:paraId="73984E4B"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proofErr w:type="spellStart"/>
            <w:r w:rsidRPr="007E2C75">
              <w:rPr>
                <w:rFonts w:ascii="Calibri" w:eastAsia="Times New Roman" w:hAnsi="Calibri" w:cs="Times New Roman"/>
                <w:b/>
                <w:bCs/>
                <w:color w:val="FFFFFF"/>
                <w:sz w:val="16"/>
                <w:szCs w:val="16"/>
              </w:rPr>
              <w:t>eCL</w:t>
            </w:r>
            <w:proofErr w:type="spellEnd"/>
            <w:r w:rsidRPr="007E2C75">
              <w:rPr>
                <w:rFonts w:ascii="Calibri" w:eastAsia="Times New Roman" w:hAnsi="Calibri" w:cs="Times New Roman"/>
                <w:b/>
                <w:bCs/>
                <w:color w:val="FFFFFF"/>
                <w:sz w:val="16"/>
                <w:szCs w:val="16"/>
              </w:rPr>
              <w:t xml:space="preserve"> Workflow</w:t>
            </w:r>
          </w:p>
        </w:tc>
        <w:tc>
          <w:tcPr>
            <w:tcW w:w="1170" w:type="dxa"/>
            <w:tcBorders>
              <w:top w:val="single" w:sz="8" w:space="0" w:color="F2F2F2"/>
              <w:left w:val="nil"/>
              <w:bottom w:val="nil"/>
              <w:right w:val="single" w:sz="8" w:space="0" w:color="F2F2F2"/>
            </w:tcBorders>
            <w:shd w:val="clear" w:color="000000" w:fill="7297BD"/>
            <w:vAlign w:val="center"/>
            <w:hideMark/>
          </w:tcPr>
          <w:p w14:paraId="3500901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937" w:type="dxa"/>
            <w:tcBorders>
              <w:top w:val="single" w:sz="8" w:space="0" w:color="F2F2F2"/>
              <w:left w:val="nil"/>
              <w:bottom w:val="nil"/>
              <w:right w:val="single" w:sz="8" w:space="0" w:color="F2F2F2"/>
            </w:tcBorders>
            <w:shd w:val="clear" w:color="000000" w:fill="7297BD"/>
            <w:vAlign w:val="center"/>
            <w:hideMark/>
          </w:tcPr>
          <w:p w14:paraId="71A41A44" w14:textId="77777777" w:rsidR="00D10989" w:rsidRPr="007E2C75" w:rsidRDefault="00D10989"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D10989" w:rsidRPr="007E2C75" w14:paraId="715DB29E" w14:textId="77777777" w:rsidTr="00D10989">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3866"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720"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1440" w:type="dxa"/>
            <w:tcBorders>
              <w:top w:val="single" w:sz="4" w:space="0" w:color="auto"/>
              <w:left w:val="nil"/>
              <w:bottom w:val="single" w:sz="4" w:space="0" w:color="auto"/>
              <w:right w:val="single" w:sz="4" w:space="0" w:color="auto"/>
            </w:tcBorders>
            <w:shd w:val="clear" w:color="000000" w:fill="C5D9F1"/>
            <w:vAlign w:val="center"/>
            <w:hideMark/>
          </w:tcPr>
          <w:p w14:paraId="47D58BAF" w14:textId="77777777" w:rsidR="00D10989" w:rsidRDefault="00D10989" w:rsidP="00D10989">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533B5D4D" w14:textId="665C8CF1" w:rsidR="00D10989" w:rsidRPr="007E2C75" w:rsidRDefault="00D10989" w:rsidP="00D10989">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single" w:sz="4" w:space="0" w:color="auto"/>
              <w:left w:val="nil"/>
              <w:bottom w:val="single" w:sz="4" w:space="0" w:color="auto"/>
              <w:right w:val="single" w:sz="4" w:space="0" w:color="auto"/>
            </w:tcBorders>
            <w:shd w:val="clear" w:color="000000" w:fill="C5D9F1"/>
            <w:vAlign w:val="center"/>
            <w:hideMark/>
          </w:tcPr>
          <w:p w14:paraId="674893B6" w14:textId="77777777" w:rsidR="00D10989" w:rsidRDefault="00D10989" w:rsidP="002C60F0">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277722EC" w14:textId="66578D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114375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3866" w:type="dxa"/>
            <w:tcBorders>
              <w:top w:val="nil"/>
              <w:left w:val="nil"/>
              <w:bottom w:val="single" w:sz="4" w:space="0" w:color="auto"/>
              <w:right w:val="single" w:sz="4" w:space="0" w:color="auto"/>
            </w:tcBorders>
            <w:shd w:val="clear" w:color="000000" w:fill="C5D9F1"/>
            <w:noWrap/>
            <w:vAlign w:val="center"/>
            <w:hideMark/>
          </w:tcPr>
          <w:p w14:paraId="62B887CD"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720" w:type="dxa"/>
            <w:tcBorders>
              <w:top w:val="nil"/>
              <w:left w:val="nil"/>
              <w:bottom w:val="single" w:sz="4" w:space="0" w:color="auto"/>
              <w:right w:val="single" w:sz="4" w:space="0" w:color="auto"/>
            </w:tcBorders>
            <w:shd w:val="clear" w:color="000000" w:fill="C5D9F1"/>
            <w:vAlign w:val="center"/>
            <w:hideMark/>
          </w:tcPr>
          <w:p w14:paraId="6C3C542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1440" w:type="dxa"/>
            <w:tcBorders>
              <w:top w:val="nil"/>
              <w:left w:val="nil"/>
              <w:bottom w:val="single" w:sz="4" w:space="0" w:color="auto"/>
              <w:right w:val="single" w:sz="4" w:space="0" w:color="auto"/>
            </w:tcBorders>
            <w:shd w:val="clear" w:color="000000" w:fill="C5D9F1"/>
            <w:vAlign w:val="center"/>
            <w:hideMark/>
          </w:tcPr>
          <w:p w14:paraId="2032909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175E09E" w14:textId="4EE2F9E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7B4182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236F5ED" w14:textId="530F25A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185477D" w14:textId="186A3E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F41F85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3866" w:type="dxa"/>
            <w:tcBorders>
              <w:top w:val="nil"/>
              <w:left w:val="nil"/>
              <w:bottom w:val="single" w:sz="4" w:space="0" w:color="auto"/>
              <w:right w:val="single" w:sz="4" w:space="0" w:color="auto"/>
            </w:tcBorders>
            <w:shd w:val="clear" w:color="000000" w:fill="C5D9F1"/>
            <w:noWrap/>
            <w:vAlign w:val="center"/>
            <w:hideMark/>
          </w:tcPr>
          <w:p w14:paraId="5AE7FF1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720" w:type="dxa"/>
            <w:tcBorders>
              <w:top w:val="nil"/>
              <w:left w:val="nil"/>
              <w:bottom w:val="single" w:sz="4" w:space="0" w:color="auto"/>
              <w:right w:val="single" w:sz="4" w:space="0" w:color="auto"/>
            </w:tcBorders>
            <w:shd w:val="clear" w:color="000000" w:fill="C5D9F1"/>
            <w:vAlign w:val="center"/>
            <w:hideMark/>
          </w:tcPr>
          <w:p w14:paraId="6E2979B9"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1440" w:type="dxa"/>
            <w:tcBorders>
              <w:top w:val="nil"/>
              <w:left w:val="nil"/>
              <w:bottom w:val="single" w:sz="4" w:space="0" w:color="auto"/>
              <w:right w:val="single" w:sz="4" w:space="0" w:color="auto"/>
            </w:tcBorders>
            <w:shd w:val="clear" w:color="000000" w:fill="C5D9F1"/>
            <w:vAlign w:val="center"/>
            <w:hideMark/>
          </w:tcPr>
          <w:p w14:paraId="47F9B88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482FA39F" w14:textId="522A13B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1CD0C1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6A4D683" w14:textId="725539E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CC651EE" w14:textId="44962BF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D10989" w:rsidRPr="007E2C75" w14:paraId="0300BEB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3866" w:type="dxa"/>
            <w:tcBorders>
              <w:top w:val="nil"/>
              <w:left w:val="nil"/>
              <w:bottom w:val="single" w:sz="4" w:space="0" w:color="auto"/>
              <w:right w:val="single" w:sz="4" w:space="0" w:color="auto"/>
            </w:tcBorders>
            <w:shd w:val="clear" w:color="000000" w:fill="C5D9F1"/>
            <w:noWrap/>
            <w:vAlign w:val="center"/>
            <w:hideMark/>
          </w:tcPr>
          <w:p w14:paraId="370EBD0E"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720" w:type="dxa"/>
            <w:tcBorders>
              <w:top w:val="nil"/>
              <w:left w:val="nil"/>
              <w:bottom w:val="single" w:sz="4" w:space="0" w:color="auto"/>
              <w:right w:val="single" w:sz="4" w:space="0" w:color="auto"/>
            </w:tcBorders>
            <w:shd w:val="clear" w:color="000000" w:fill="C5D9F1"/>
            <w:vAlign w:val="center"/>
            <w:hideMark/>
          </w:tcPr>
          <w:p w14:paraId="446F5E3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1440" w:type="dxa"/>
            <w:tcBorders>
              <w:top w:val="nil"/>
              <w:left w:val="nil"/>
              <w:bottom w:val="single" w:sz="4" w:space="0" w:color="auto"/>
              <w:right w:val="single" w:sz="4" w:space="0" w:color="auto"/>
            </w:tcBorders>
            <w:shd w:val="clear" w:color="000000" w:fill="C5D9F1"/>
            <w:vAlign w:val="center"/>
            <w:hideMark/>
          </w:tcPr>
          <w:p w14:paraId="7EC6C07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7F7F767E" w14:textId="29D1E84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A9EAB4"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57F1B748" w14:textId="449DDA5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F113A91" w14:textId="43EEC58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0FB5AB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3866" w:type="dxa"/>
            <w:tcBorders>
              <w:top w:val="nil"/>
              <w:left w:val="nil"/>
              <w:bottom w:val="single" w:sz="4" w:space="0" w:color="auto"/>
              <w:right w:val="single" w:sz="4" w:space="0" w:color="auto"/>
            </w:tcBorders>
            <w:shd w:val="clear" w:color="000000" w:fill="C5D9F1"/>
            <w:noWrap/>
            <w:vAlign w:val="center"/>
            <w:hideMark/>
          </w:tcPr>
          <w:p w14:paraId="1F9A593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720" w:type="dxa"/>
            <w:tcBorders>
              <w:top w:val="nil"/>
              <w:left w:val="nil"/>
              <w:bottom w:val="single" w:sz="4" w:space="0" w:color="auto"/>
              <w:right w:val="single" w:sz="4" w:space="0" w:color="auto"/>
            </w:tcBorders>
            <w:shd w:val="clear" w:color="000000" w:fill="C5D9F1"/>
            <w:vAlign w:val="center"/>
            <w:hideMark/>
          </w:tcPr>
          <w:p w14:paraId="29BD90F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1440" w:type="dxa"/>
            <w:tcBorders>
              <w:top w:val="nil"/>
              <w:left w:val="nil"/>
              <w:bottom w:val="single" w:sz="4" w:space="0" w:color="auto"/>
              <w:right w:val="single" w:sz="4" w:space="0" w:color="auto"/>
            </w:tcBorders>
            <w:shd w:val="clear" w:color="000000" w:fill="C5D9F1"/>
            <w:vAlign w:val="center"/>
            <w:hideMark/>
          </w:tcPr>
          <w:p w14:paraId="1CF325B7"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686E747F" w14:textId="36FAA66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00A8AF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70780B25" w14:textId="4F82126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48507092" w14:textId="69981A3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572DEF99"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3866" w:type="dxa"/>
            <w:tcBorders>
              <w:top w:val="nil"/>
              <w:left w:val="nil"/>
              <w:bottom w:val="single" w:sz="4" w:space="0" w:color="auto"/>
              <w:right w:val="single" w:sz="4" w:space="0" w:color="auto"/>
            </w:tcBorders>
            <w:shd w:val="clear" w:color="000000" w:fill="C5D9F1"/>
            <w:noWrap/>
            <w:vAlign w:val="center"/>
            <w:hideMark/>
          </w:tcPr>
          <w:p w14:paraId="20993C27"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720" w:type="dxa"/>
            <w:tcBorders>
              <w:top w:val="nil"/>
              <w:left w:val="nil"/>
              <w:bottom w:val="single" w:sz="4" w:space="0" w:color="auto"/>
              <w:right w:val="single" w:sz="4" w:space="0" w:color="auto"/>
            </w:tcBorders>
            <w:shd w:val="clear" w:color="000000" w:fill="C5D9F1"/>
            <w:vAlign w:val="center"/>
            <w:hideMark/>
          </w:tcPr>
          <w:p w14:paraId="32815FB0"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1440" w:type="dxa"/>
            <w:tcBorders>
              <w:top w:val="nil"/>
              <w:left w:val="nil"/>
              <w:bottom w:val="single" w:sz="4" w:space="0" w:color="auto"/>
              <w:right w:val="single" w:sz="4" w:space="0" w:color="auto"/>
            </w:tcBorders>
            <w:shd w:val="clear" w:color="000000" w:fill="C5D9F1"/>
            <w:vAlign w:val="center"/>
            <w:hideMark/>
          </w:tcPr>
          <w:p w14:paraId="2840AF84" w14:textId="1229D0EF" w:rsidR="00D10989" w:rsidRPr="007E2C75" w:rsidRDefault="00584F5E"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Supervisor</w:t>
            </w:r>
            <w:r w:rsidR="00D10989">
              <w:rPr>
                <w:rFonts w:ascii="Calibri" w:eastAsia="Times New Roman" w:hAnsi="Calibri" w:cstheme="minorHAnsi"/>
                <w:color w:val="000000"/>
                <w:sz w:val="16"/>
                <w:szCs w:val="16"/>
              </w:rPr>
              <w:t xml:space="preserve"> Review</w:t>
            </w:r>
          </w:p>
        </w:tc>
        <w:tc>
          <w:tcPr>
            <w:tcW w:w="1170" w:type="dxa"/>
            <w:tcBorders>
              <w:top w:val="nil"/>
              <w:left w:val="nil"/>
              <w:bottom w:val="single" w:sz="4" w:space="0" w:color="auto"/>
              <w:right w:val="single" w:sz="4" w:space="0" w:color="auto"/>
            </w:tcBorders>
            <w:shd w:val="clear" w:color="000000" w:fill="C5D9F1"/>
            <w:vAlign w:val="center"/>
            <w:hideMark/>
          </w:tcPr>
          <w:p w14:paraId="549A26DB" w14:textId="6A94F84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8D17979" w14:textId="2AC477D6"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38F7F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3866" w:type="dxa"/>
            <w:tcBorders>
              <w:top w:val="nil"/>
              <w:left w:val="nil"/>
              <w:bottom w:val="single" w:sz="4" w:space="0" w:color="auto"/>
              <w:right w:val="single" w:sz="4" w:space="0" w:color="auto"/>
            </w:tcBorders>
            <w:shd w:val="clear" w:color="000000" w:fill="C5D9F1"/>
            <w:noWrap/>
            <w:vAlign w:val="center"/>
            <w:hideMark/>
          </w:tcPr>
          <w:p w14:paraId="737A9A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720" w:type="dxa"/>
            <w:tcBorders>
              <w:top w:val="nil"/>
              <w:left w:val="nil"/>
              <w:bottom w:val="single" w:sz="4" w:space="0" w:color="auto"/>
              <w:right w:val="single" w:sz="4" w:space="0" w:color="auto"/>
            </w:tcBorders>
            <w:shd w:val="clear" w:color="000000" w:fill="C5D9F1"/>
            <w:vAlign w:val="center"/>
            <w:hideMark/>
          </w:tcPr>
          <w:p w14:paraId="7E2A835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1440" w:type="dxa"/>
            <w:tcBorders>
              <w:top w:val="nil"/>
              <w:left w:val="nil"/>
              <w:bottom w:val="single" w:sz="4" w:space="0" w:color="auto"/>
              <w:right w:val="single" w:sz="4" w:space="0" w:color="auto"/>
            </w:tcBorders>
            <w:shd w:val="clear" w:color="000000" w:fill="C5D9F1"/>
            <w:vAlign w:val="center"/>
            <w:hideMark/>
          </w:tcPr>
          <w:p w14:paraId="3FFD835C" w14:textId="52287A9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7BA549B1" w14:textId="12F4638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0F091360" w14:textId="5F25137A"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1CF689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3866" w:type="dxa"/>
            <w:tcBorders>
              <w:top w:val="nil"/>
              <w:left w:val="nil"/>
              <w:bottom w:val="single" w:sz="4" w:space="0" w:color="auto"/>
              <w:right w:val="single" w:sz="4" w:space="0" w:color="auto"/>
            </w:tcBorders>
            <w:shd w:val="clear" w:color="000000" w:fill="C5D9F1"/>
            <w:noWrap/>
            <w:vAlign w:val="center"/>
            <w:hideMark/>
          </w:tcPr>
          <w:p w14:paraId="13F7226A"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720" w:type="dxa"/>
            <w:tcBorders>
              <w:top w:val="nil"/>
              <w:left w:val="nil"/>
              <w:bottom w:val="single" w:sz="4" w:space="0" w:color="auto"/>
              <w:right w:val="single" w:sz="4" w:space="0" w:color="auto"/>
            </w:tcBorders>
            <w:shd w:val="clear" w:color="000000" w:fill="C5D9F1"/>
            <w:vAlign w:val="center"/>
            <w:hideMark/>
          </w:tcPr>
          <w:p w14:paraId="31CDC89C"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1440" w:type="dxa"/>
            <w:tcBorders>
              <w:top w:val="nil"/>
              <w:left w:val="nil"/>
              <w:bottom w:val="single" w:sz="4" w:space="0" w:color="auto"/>
              <w:right w:val="single" w:sz="4" w:space="0" w:color="auto"/>
            </w:tcBorders>
            <w:shd w:val="clear" w:color="000000" w:fill="C5D9F1"/>
            <w:vAlign w:val="center"/>
            <w:hideMark/>
          </w:tcPr>
          <w:p w14:paraId="3E95C810" w14:textId="22AF5E3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328DAEB" w14:textId="5A7B7E0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1631954" w14:textId="00A4951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1EF7261"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3866" w:type="dxa"/>
            <w:tcBorders>
              <w:top w:val="nil"/>
              <w:left w:val="nil"/>
              <w:bottom w:val="single" w:sz="4" w:space="0" w:color="auto"/>
              <w:right w:val="single" w:sz="4" w:space="0" w:color="auto"/>
            </w:tcBorders>
            <w:shd w:val="clear" w:color="000000" w:fill="C5D9F1"/>
            <w:noWrap/>
            <w:vAlign w:val="center"/>
            <w:hideMark/>
          </w:tcPr>
          <w:p w14:paraId="437E9A4F"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720" w:type="dxa"/>
            <w:tcBorders>
              <w:top w:val="nil"/>
              <w:left w:val="nil"/>
              <w:bottom w:val="single" w:sz="4" w:space="0" w:color="auto"/>
              <w:right w:val="single" w:sz="4" w:space="0" w:color="auto"/>
            </w:tcBorders>
            <w:shd w:val="clear" w:color="000000" w:fill="C5D9F1"/>
            <w:vAlign w:val="center"/>
            <w:hideMark/>
          </w:tcPr>
          <w:p w14:paraId="7904BD4B"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1440" w:type="dxa"/>
            <w:tcBorders>
              <w:top w:val="nil"/>
              <w:left w:val="nil"/>
              <w:bottom w:val="single" w:sz="4" w:space="0" w:color="auto"/>
              <w:right w:val="single" w:sz="4" w:space="0" w:color="auto"/>
            </w:tcBorders>
            <w:shd w:val="clear" w:color="000000" w:fill="C5D9F1"/>
            <w:vAlign w:val="center"/>
            <w:hideMark/>
          </w:tcPr>
          <w:p w14:paraId="45DEE241" w14:textId="2B9C648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29AA2C5" w14:textId="1EE04F0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1631A29" w14:textId="2A60437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A19EA1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3866" w:type="dxa"/>
            <w:tcBorders>
              <w:top w:val="nil"/>
              <w:left w:val="nil"/>
              <w:bottom w:val="single" w:sz="4" w:space="0" w:color="auto"/>
              <w:right w:val="single" w:sz="4" w:space="0" w:color="auto"/>
            </w:tcBorders>
            <w:shd w:val="clear" w:color="000000" w:fill="C5D9F1"/>
            <w:noWrap/>
            <w:vAlign w:val="center"/>
            <w:hideMark/>
          </w:tcPr>
          <w:p w14:paraId="435FF614"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720" w:type="dxa"/>
            <w:tcBorders>
              <w:top w:val="nil"/>
              <w:left w:val="nil"/>
              <w:bottom w:val="single" w:sz="4" w:space="0" w:color="auto"/>
              <w:right w:val="single" w:sz="4" w:space="0" w:color="auto"/>
            </w:tcBorders>
            <w:shd w:val="clear" w:color="000000" w:fill="C5D9F1"/>
            <w:vAlign w:val="center"/>
            <w:hideMark/>
          </w:tcPr>
          <w:p w14:paraId="127D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1440" w:type="dxa"/>
            <w:tcBorders>
              <w:top w:val="nil"/>
              <w:left w:val="nil"/>
              <w:bottom w:val="single" w:sz="4" w:space="0" w:color="auto"/>
              <w:right w:val="single" w:sz="4" w:space="0" w:color="auto"/>
            </w:tcBorders>
            <w:shd w:val="clear" w:color="000000" w:fill="C5D9F1"/>
            <w:vAlign w:val="center"/>
            <w:hideMark/>
          </w:tcPr>
          <w:p w14:paraId="736322FE" w14:textId="180F5DE9"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D424E01" w14:textId="2D53ED5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3B74D36" w14:textId="77B885CC"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A067304"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11</w:t>
            </w:r>
          </w:p>
        </w:tc>
        <w:tc>
          <w:tcPr>
            <w:tcW w:w="3866" w:type="dxa"/>
            <w:tcBorders>
              <w:top w:val="nil"/>
              <w:left w:val="nil"/>
              <w:bottom w:val="single" w:sz="4" w:space="0" w:color="auto"/>
              <w:right w:val="single" w:sz="4" w:space="0" w:color="auto"/>
            </w:tcBorders>
            <w:shd w:val="clear" w:color="000000" w:fill="C5D9F1"/>
            <w:noWrap/>
            <w:vAlign w:val="center"/>
            <w:hideMark/>
          </w:tcPr>
          <w:p w14:paraId="0530F24A" w14:textId="7FB40FB3"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720" w:type="dxa"/>
            <w:tcBorders>
              <w:top w:val="nil"/>
              <w:left w:val="nil"/>
              <w:bottom w:val="single" w:sz="4" w:space="0" w:color="auto"/>
              <w:right w:val="single" w:sz="4" w:space="0" w:color="auto"/>
            </w:tcBorders>
            <w:shd w:val="clear" w:color="000000" w:fill="C5D9F1"/>
            <w:vAlign w:val="center"/>
            <w:hideMark/>
          </w:tcPr>
          <w:p w14:paraId="3CCD965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1440" w:type="dxa"/>
            <w:tcBorders>
              <w:top w:val="nil"/>
              <w:left w:val="nil"/>
              <w:bottom w:val="single" w:sz="4" w:space="0" w:color="auto"/>
              <w:right w:val="single" w:sz="4" w:space="0" w:color="auto"/>
            </w:tcBorders>
            <w:shd w:val="clear" w:color="000000" w:fill="C5D9F1"/>
            <w:vAlign w:val="center"/>
            <w:hideMark/>
          </w:tcPr>
          <w:p w14:paraId="2D96EB52"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60EA0CA" w14:textId="11CE67A8"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F8411A5"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6A3B3CE6" w14:textId="18A5C7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D9C2362" w14:textId="616CDF4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5938D0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3866" w:type="dxa"/>
            <w:tcBorders>
              <w:top w:val="nil"/>
              <w:left w:val="nil"/>
              <w:bottom w:val="single" w:sz="4" w:space="0" w:color="auto"/>
              <w:right w:val="single" w:sz="4" w:space="0" w:color="auto"/>
            </w:tcBorders>
            <w:shd w:val="clear" w:color="000000" w:fill="C5D9F1"/>
            <w:noWrap/>
            <w:vAlign w:val="center"/>
            <w:hideMark/>
          </w:tcPr>
          <w:p w14:paraId="3F48C6CB"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720" w:type="dxa"/>
            <w:tcBorders>
              <w:top w:val="nil"/>
              <w:left w:val="nil"/>
              <w:bottom w:val="single" w:sz="4" w:space="0" w:color="auto"/>
              <w:right w:val="single" w:sz="4" w:space="0" w:color="auto"/>
            </w:tcBorders>
            <w:shd w:val="clear" w:color="000000" w:fill="C5D9F1"/>
            <w:vAlign w:val="center"/>
            <w:hideMark/>
          </w:tcPr>
          <w:p w14:paraId="0C14400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1440" w:type="dxa"/>
            <w:tcBorders>
              <w:top w:val="nil"/>
              <w:left w:val="nil"/>
              <w:bottom w:val="single" w:sz="4" w:space="0" w:color="auto"/>
              <w:right w:val="single" w:sz="4" w:space="0" w:color="auto"/>
            </w:tcBorders>
            <w:shd w:val="clear" w:color="000000" w:fill="C5D9F1"/>
            <w:vAlign w:val="center"/>
            <w:hideMark/>
          </w:tcPr>
          <w:p w14:paraId="7FE90376" w14:textId="2F1AC08D" w:rsidR="00D10989" w:rsidRPr="007E2C75" w:rsidRDefault="00D10989"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936CB8A" w14:textId="7AA1468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362B48C5" w14:textId="7739987D"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871FFAA"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3866" w:type="dxa"/>
            <w:tcBorders>
              <w:top w:val="nil"/>
              <w:left w:val="nil"/>
              <w:bottom w:val="single" w:sz="4" w:space="0" w:color="auto"/>
              <w:right w:val="single" w:sz="4" w:space="0" w:color="auto"/>
            </w:tcBorders>
            <w:shd w:val="clear" w:color="000000" w:fill="C5D9F1"/>
            <w:noWrap/>
            <w:vAlign w:val="center"/>
            <w:hideMark/>
          </w:tcPr>
          <w:p w14:paraId="2EDAAB5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720" w:type="dxa"/>
            <w:tcBorders>
              <w:top w:val="nil"/>
              <w:left w:val="nil"/>
              <w:bottom w:val="single" w:sz="4" w:space="0" w:color="auto"/>
              <w:right w:val="single" w:sz="4" w:space="0" w:color="auto"/>
            </w:tcBorders>
            <w:shd w:val="clear" w:color="000000" w:fill="C5D9F1"/>
            <w:vAlign w:val="center"/>
            <w:hideMark/>
          </w:tcPr>
          <w:p w14:paraId="0B5FCB48"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1440" w:type="dxa"/>
            <w:tcBorders>
              <w:top w:val="nil"/>
              <w:left w:val="nil"/>
              <w:bottom w:val="single" w:sz="4" w:space="0" w:color="auto"/>
              <w:right w:val="single" w:sz="4" w:space="0" w:color="auto"/>
            </w:tcBorders>
            <w:shd w:val="clear" w:color="000000" w:fill="C5D9F1"/>
            <w:vAlign w:val="center"/>
            <w:hideMark/>
          </w:tcPr>
          <w:p w14:paraId="75064A44" w14:textId="694AF45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D5C0CFD" w14:textId="4A263F8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F6B0A2C" w14:textId="3AE329C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868B3AE"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3866" w:type="dxa"/>
            <w:tcBorders>
              <w:top w:val="nil"/>
              <w:left w:val="nil"/>
              <w:bottom w:val="single" w:sz="4" w:space="0" w:color="auto"/>
              <w:right w:val="single" w:sz="4" w:space="0" w:color="auto"/>
            </w:tcBorders>
            <w:shd w:val="clear" w:color="000000" w:fill="C5D9F1"/>
            <w:noWrap/>
            <w:vAlign w:val="center"/>
            <w:hideMark/>
          </w:tcPr>
          <w:p w14:paraId="19789FF5"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720" w:type="dxa"/>
            <w:tcBorders>
              <w:top w:val="nil"/>
              <w:left w:val="nil"/>
              <w:bottom w:val="single" w:sz="4" w:space="0" w:color="auto"/>
              <w:right w:val="single" w:sz="4" w:space="0" w:color="auto"/>
            </w:tcBorders>
            <w:shd w:val="clear" w:color="000000" w:fill="C5D9F1"/>
            <w:vAlign w:val="center"/>
            <w:hideMark/>
          </w:tcPr>
          <w:p w14:paraId="004E14B4"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1440" w:type="dxa"/>
            <w:tcBorders>
              <w:top w:val="nil"/>
              <w:left w:val="nil"/>
              <w:bottom w:val="single" w:sz="4" w:space="0" w:color="auto"/>
              <w:right w:val="single" w:sz="4" w:space="0" w:color="auto"/>
            </w:tcBorders>
            <w:shd w:val="clear" w:color="000000" w:fill="C5D9F1"/>
            <w:vAlign w:val="center"/>
            <w:hideMark/>
          </w:tcPr>
          <w:p w14:paraId="4E7CF58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2AE37E4E"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747144C8" w14:textId="4B2CB580"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1F3ACA63"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3866" w:type="dxa"/>
            <w:tcBorders>
              <w:top w:val="nil"/>
              <w:left w:val="nil"/>
              <w:bottom w:val="single" w:sz="4" w:space="0" w:color="auto"/>
              <w:right w:val="single" w:sz="4" w:space="0" w:color="auto"/>
            </w:tcBorders>
            <w:shd w:val="clear" w:color="000000" w:fill="C5D9F1"/>
            <w:noWrap/>
            <w:vAlign w:val="center"/>
            <w:hideMark/>
          </w:tcPr>
          <w:p w14:paraId="5ECE55A8"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720" w:type="dxa"/>
            <w:tcBorders>
              <w:top w:val="nil"/>
              <w:left w:val="nil"/>
              <w:bottom w:val="single" w:sz="4" w:space="0" w:color="auto"/>
              <w:right w:val="single" w:sz="4" w:space="0" w:color="auto"/>
            </w:tcBorders>
            <w:shd w:val="clear" w:color="000000" w:fill="C5D9F1"/>
            <w:vAlign w:val="center"/>
            <w:hideMark/>
          </w:tcPr>
          <w:p w14:paraId="500280E3"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1440" w:type="dxa"/>
            <w:tcBorders>
              <w:top w:val="nil"/>
              <w:left w:val="nil"/>
              <w:bottom w:val="single" w:sz="4" w:space="0" w:color="auto"/>
              <w:right w:val="single" w:sz="4" w:space="0" w:color="auto"/>
            </w:tcBorders>
            <w:shd w:val="clear" w:color="000000" w:fill="C5D9F1"/>
            <w:vAlign w:val="center"/>
            <w:hideMark/>
          </w:tcPr>
          <w:p w14:paraId="0B2B0F03"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0B17552B" w14:textId="0DEBA3A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438103F6"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192AF7CA" w14:textId="4781CECE"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070B775" w14:textId="30DD20A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449B1DEB"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3866" w:type="dxa"/>
            <w:tcBorders>
              <w:top w:val="nil"/>
              <w:left w:val="nil"/>
              <w:bottom w:val="single" w:sz="4" w:space="0" w:color="auto"/>
              <w:right w:val="single" w:sz="4" w:space="0" w:color="auto"/>
            </w:tcBorders>
            <w:shd w:val="clear" w:color="000000" w:fill="C5D9F1"/>
            <w:noWrap/>
            <w:vAlign w:val="center"/>
            <w:hideMark/>
          </w:tcPr>
          <w:p w14:paraId="3187A8A2" w14:textId="4826A206"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720" w:type="dxa"/>
            <w:tcBorders>
              <w:top w:val="nil"/>
              <w:left w:val="nil"/>
              <w:bottom w:val="single" w:sz="4" w:space="0" w:color="auto"/>
              <w:right w:val="single" w:sz="4" w:space="0" w:color="auto"/>
            </w:tcBorders>
            <w:shd w:val="clear" w:color="000000" w:fill="C5D9F1"/>
            <w:vAlign w:val="center"/>
            <w:hideMark/>
          </w:tcPr>
          <w:p w14:paraId="587C932F"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1440" w:type="dxa"/>
            <w:tcBorders>
              <w:top w:val="nil"/>
              <w:left w:val="nil"/>
              <w:bottom w:val="single" w:sz="4" w:space="0" w:color="auto"/>
              <w:right w:val="single" w:sz="4" w:space="0" w:color="auto"/>
            </w:tcBorders>
            <w:shd w:val="clear" w:color="000000" w:fill="C5D9F1"/>
            <w:vAlign w:val="center"/>
            <w:hideMark/>
          </w:tcPr>
          <w:p w14:paraId="553A3CA8"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3E276025" w14:textId="3635DA24"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1AD4E05C"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07A03EC4" w14:textId="73AFF59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29949815" w14:textId="514F694F"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676FCDE8"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3866" w:type="dxa"/>
            <w:tcBorders>
              <w:top w:val="nil"/>
              <w:left w:val="nil"/>
              <w:bottom w:val="single" w:sz="4" w:space="0" w:color="auto"/>
              <w:right w:val="single" w:sz="4" w:space="0" w:color="auto"/>
            </w:tcBorders>
            <w:shd w:val="clear" w:color="000000" w:fill="C5D9F1"/>
            <w:noWrap/>
            <w:vAlign w:val="center"/>
            <w:hideMark/>
          </w:tcPr>
          <w:p w14:paraId="2263A561" w14:textId="77777777"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720" w:type="dxa"/>
            <w:tcBorders>
              <w:top w:val="nil"/>
              <w:left w:val="nil"/>
              <w:bottom w:val="single" w:sz="4" w:space="0" w:color="auto"/>
              <w:right w:val="single" w:sz="4" w:space="0" w:color="auto"/>
            </w:tcBorders>
            <w:shd w:val="clear" w:color="000000" w:fill="C5D9F1"/>
            <w:vAlign w:val="center"/>
            <w:hideMark/>
          </w:tcPr>
          <w:p w14:paraId="2D1EFED7"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1440" w:type="dxa"/>
            <w:tcBorders>
              <w:top w:val="nil"/>
              <w:left w:val="nil"/>
              <w:bottom w:val="single" w:sz="4" w:space="0" w:color="auto"/>
              <w:right w:val="single" w:sz="4" w:space="0" w:color="auto"/>
            </w:tcBorders>
            <w:shd w:val="clear" w:color="000000" w:fill="C5D9F1"/>
            <w:vAlign w:val="center"/>
            <w:hideMark/>
          </w:tcPr>
          <w:p w14:paraId="19235001" w14:textId="43F483D9" w:rsidR="00D10989" w:rsidRPr="007E2C75" w:rsidRDefault="00D5180F"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w:t>
            </w:r>
            <w:r w:rsidR="00C358F8">
              <w:rPr>
                <w:rFonts w:ascii="Calibri" w:eastAsia="Times New Roman" w:hAnsi="Calibri" w:cstheme="minorHAnsi"/>
                <w:color w:val="000000"/>
                <w:sz w:val="16"/>
                <w:szCs w:val="16"/>
              </w:rPr>
              <w:t xml:space="preserve"> </w:t>
            </w:r>
            <w:r w:rsidR="00D10989" w:rsidRPr="007E2C75">
              <w:rPr>
                <w:rFonts w:ascii="Calibri" w:eastAsia="Times New Roman" w:hAnsi="Calibri" w:cstheme="minorHAnsi"/>
                <w:color w:val="000000"/>
                <w:sz w:val="16"/>
                <w:szCs w:val="16"/>
              </w:rPr>
              <w:t>Review</w:t>
            </w:r>
          </w:p>
        </w:tc>
        <w:tc>
          <w:tcPr>
            <w:tcW w:w="1170" w:type="dxa"/>
            <w:tcBorders>
              <w:top w:val="nil"/>
              <w:left w:val="nil"/>
              <w:bottom w:val="single" w:sz="4" w:space="0" w:color="auto"/>
              <w:right w:val="single" w:sz="4" w:space="0" w:color="auto"/>
            </w:tcBorders>
            <w:shd w:val="clear" w:color="000000" w:fill="C5D9F1"/>
            <w:vAlign w:val="center"/>
            <w:hideMark/>
          </w:tcPr>
          <w:p w14:paraId="7AC0FE4B" w14:textId="2358FF22"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58E86B78" w14:textId="0D4CB7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3413D397"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D10989" w:rsidRPr="007E2C75" w:rsidRDefault="00D10989"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3866" w:type="dxa"/>
            <w:tcBorders>
              <w:top w:val="nil"/>
              <w:left w:val="nil"/>
              <w:bottom w:val="single" w:sz="4" w:space="0" w:color="auto"/>
              <w:right w:val="single" w:sz="4" w:space="0" w:color="auto"/>
            </w:tcBorders>
            <w:shd w:val="clear" w:color="000000" w:fill="C5D9F1"/>
            <w:noWrap/>
            <w:vAlign w:val="center"/>
            <w:hideMark/>
          </w:tcPr>
          <w:p w14:paraId="4414CDDA" w14:textId="2AA1DBC1" w:rsidR="00D10989" w:rsidRPr="007E2C75" w:rsidRDefault="00D10989"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720" w:type="dxa"/>
            <w:tcBorders>
              <w:top w:val="nil"/>
              <w:left w:val="nil"/>
              <w:bottom w:val="single" w:sz="4" w:space="0" w:color="auto"/>
              <w:right w:val="single" w:sz="4" w:space="0" w:color="auto"/>
            </w:tcBorders>
            <w:shd w:val="clear" w:color="000000" w:fill="C5D9F1"/>
            <w:vAlign w:val="center"/>
            <w:hideMark/>
          </w:tcPr>
          <w:p w14:paraId="7F1D4FC6" w14:textId="77777777"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1440" w:type="dxa"/>
            <w:tcBorders>
              <w:top w:val="nil"/>
              <w:left w:val="nil"/>
              <w:bottom w:val="single" w:sz="4" w:space="0" w:color="auto"/>
              <w:right w:val="single" w:sz="4" w:space="0" w:color="auto"/>
            </w:tcBorders>
            <w:shd w:val="clear" w:color="000000" w:fill="C5D9F1"/>
            <w:vAlign w:val="center"/>
            <w:hideMark/>
          </w:tcPr>
          <w:p w14:paraId="126E5C1F"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 xml:space="preserve">Direct Coach </w:t>
            </w:r>
          </w:p>
          <w:p w14:paraId="228A6009" w14:textId="2ED0C54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36EE7381" w14:textId="77777777" w:rsidR="00D10989" w:rsidRDefault="00D10989" w:rsidP="00357032">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POC</w:t>
            </w:r>
          </w:p>
          <w:p w14:paraId="3192EB8C" w14:textId="74D1ECB5"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6C632F20" w14:textId="614D8DF3" w:rsidR="00D10989" w:rsidRPr="007E2C75" w:rsidRDefault="00D10989"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D10989" w:rsidRPr="007E2C75" w14:paraId="78FAC220"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D10989" w:rsidRPr="00816EC0" w:rsidRDefault="00D10989"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3866" w:type="dxa"/>
            <w:tcBorders>
              <w:top w:val="nil"/>
              <w:left w:val="nil"/>
              <w:bottom w:val="single" w:sz="4" w:space="0" w:color="auto"/>
              <w:right w:val="single" w:sz="4" w:space="0" w:color="auto"/>
            </w:tcBorders>
            <w:shd w:val="clear" w:color="000000" w:fill="C5D9F1"/>
            <w:noWrap/>
            <w:vAlign w:val="center"/>
            <w:hideMark/>
          </w:tcPr>
          <w:p w14:paraId="577C0BFD" w14:textId="77777777" w:rsidR="00D10989" w:rsidRPr="007E2C75" w:rsidRDefault="00D10989"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720" w:type="dxa"/>
            <w:tcBorders>
              <w:top w:val="nil"/>
              <w:left w:val="nil"/>
              <w:bottom w:val="single" w:sz="4" w:space="0" w:color="auto"/>
              <w:right w:val="single" w:sz="4" w:space="0" w:color="auto"/>
            </w:tcBorders>
            <w:shd w:val="clear" w:color="000000" w:fill="C5D9F1"/>
            <w:vAlign w:val="center"/>
            <w:hideMark/>
          </w:tcPr>
          <w:p w14:paraId="7E2A1BC4"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1440" w:type="dxa"/>
            <w:tcBorders>
              <w:top w:val="nil"/>
              <w:left w:val="nil"/>
              <w:bottom w:val="single" w:sz="4" w:space="0" w:color="auto"/>
              <w:right w:val="single" w:sz="4" w:space="0" w:color="auto"/>
            </w:tcBorders>
            <w:shd w:val="clear" w:color="000000" w:fill="C5D9F1"/>
            <w:vAlign w:val="center"/>
            <w:hideMark/>
          </w:tcPr>
          <w:p w14:paraId="30781E5F"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hideMark/>
          </w:tcPr>
          <w:p w14:paraId="0B31F935"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hideMark/>
          </w:tcPr>
          <w:p w14:paraId="17321FCD" w14:textId="77777777" w:rsidR="00D10989" w:rsidRPr="00816EC0" w:rsidRDefault="00D10989"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95396A6" w14:textId="77777777" w:rsidTr="00D10989">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532443A4" w14:textId="006A43A8" w:rsidR="00584F5E" w:rsidRPr="007E2C75" w:rsidRDefault="00584F5E" w:rsidP="00DE6804">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20</w:t>
            </w:r>
          </w:p>
        </w:tc>
        <w:tc>
          <w:tcPr>
            <w:tcW w:w="3866" w:type="dxa"/>
            <w:tcBorders>
              <w:top w:val="nil"/>
              <w:left w:val="nil"/>
              <w:bottom w:val="single" w:sz="4" w:space="0" w:color="auto"/>
              <w:right w:val="single" w:sz="4" w:space="0" w:color="auto"/>
            </w:tcBorders>
            <w:shd w:val="clear" w:color="000000" w:fill="C5D9F1"/>
            <w:noWrap/>
            <w:vAlign w:val="center"/>
          </w:tcPr>
          <w:p w14:paraId="3143D7FA" w14:textId="07B23E67" w:rsidR="00584F5E" w:rsidRPr="007E2C75" w:rsidRDefault="00584F5E" w:rsidP="00DE6804">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FFM T2 Transfers</w:t>
            </w:r>
          </w:p>
        </w:tc>
        <w:tc>
          <w:tcPr>
            <w:tcW w:w="720" w:type="dxa"/>
            <w:tcBorders>
              <w:top w:val="nil"/>
              <w:left w:val="nil"/>
              <w:bottom w:val="single" w:sz="4" w:space="0" w:color="auto"/>
              <w:right w:val="single" w:sz="4" w:space="0" w:color="auto"/>
            </w:tcBorders>
            <w:shd w:val="clear" w:color="000000" w:fill="C5D9F1"/>
            <w:vAlign w:val="center"/>
          </w:tcPr>
          <w:p w14:paraId="12C14CCB" w14:textId="5C10BC00"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TR2</w:t>
            </w:r>
          </w:p>
        </w:tc>
        <w:tc>
          <w:tcPr>
            <w:tcW w:w="1440" w:type="dxa"/>
            <w:tcBorders>
              <w:top w:val="nil"/>
              <w:left w:val="nil"/>
              <w:bottom w:val="single" w:sz="4" w:space="0" w:color="auto"/>
              <w:right w:val="single" w:sz="4" w:space="0" w:color="auto"/>
            </w:tcBorders>
            <w:shd w:val="clear" w:color="000000" w:fill="C5D9F1"/>
            <w:vAlign w:val="center"/>
          </w:tcPr>
          <w:p w14:paraId="109E27D2"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p w14:paraId="1CABB95A" w14:textId="73F9478F"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Manager Review</w:t>
            </w:r>
          </w:p>
        </w:tc>
        <w:tc>
          <w:tcPr>
            <w:tcW w:w="1170" w:type="dxa"/>
            <w:tcBorders>
              <w:top w:val="nil"/>
              <w:left w:val="nil"/>
              <w:bottom w:val="single" w:sz="4" w:space="0" w:color="auto"/>
              <w:right w:val="single" w:sz="4" w:space="0" w:color="auto"/>
            </w:tcBorders>
            <w:shd w:val="clear" w:color="000000" w:fill="C5D9F1"/>
            <w:vAlign w:val="center"/>
          </w:tcPr>
          <w:p w14:paraId="20354B25"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p w14:paraId="02F26E9E" w14:textId="427415E8" w:rsidR="00584F5E" w:rsidRPr="007E2C75"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8ADF77B" w14:textId="77777777" w:rsidR="00584F5E"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298A4A5D" w14:textId="64FBDB36" w:rsidR="00584F5E" w:rsidRPr="00CB7FEC" w:rsidRDefault="00584F5E" w:rsidP="00DE6804">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6B836E17"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1A44934" w14:textId="588C83F5" w:rsidR="00584F5E" w:rsidRPr="00584F5E" w:rsidRDefault="00584F5E" w:rsidP="00584F5E">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21</w:t>
            </w:r>
          </w:p>
        </w:tc>
        <w:tc>
          <w:tcPr>
            <w:tcW w:w="3866" w:type="dxa"/>
            <w:tcBorders>
              <w:top w:val="nil"/>
              <w:left w:val="nil"/>
              <w:bottom w:val="single" w:sz="4" w:space="0" w:color="auto"/>
              <w:right w:val="single" w:sz="4" w:space="0" w:color="auto"/>
            </w:tcBorders>
            <w:shd w:val="clear" w:color="000000" w:fill="C5D9F1"/>
            <w:noWrap/>
            <w:vAlign w:val="center"/>
          </w:tcPr>
          <w:p w14:paraId="56992828" w14:textId="472E4DB8"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Inappropriate Transfers</w:t>
            </w:r>
          </w:p>
        </w:tc>
        <w:tc>
          <w:tcPr>
            <w:tcW w:w="720" w:type="dxa"/>
            <w:tcBorders>
              <w:top w:val="nil"/>
              <w:left w:val="nil"/>
              <w:bottom w:val="single" w:sz="4" w:space="0" w:color="auto"/>
              <w:right w:val="single" w:sz="4" w:space="0" w:color="auto"/>
            </w:tcBorders>
            <w:shd w:val="clear" w:color="000000" w:fill="C5D9F1"/>
            <w:vAlign w:val="center"/>
          </w:tcPr>
          <w:p w14:paraId="4CA65F52" w14:textId="1555AE81"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5A3AFFF" w14:textId="0B9136CE"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13A38FFF" w14:textId="0720CBBA"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04D7F29F"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584F5E" w:rsidRPr="007E2C75" w14:paraId="389017B5"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2C234844" w14:textId="7DE40488" w:rsidR="00584F5E" w:rsidRPr="00584F5E" w:rsidRDefault="00584F5E"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22</w:t>
            </w:r>
          </w:p>
        </w:tc>
        <w:tc>
          <w:tcPr>
            <w:tcW w:w="3866" w:type="dxa"/>
            <w:tcBorders>
              <w:top w:val="nil"/>
              <w:left w:val="nil"/>
              <w:bottom w:val="single" w:sz="4" w:space="0" w:color="auto"/>
              <w:right w:val="single" w:sz="4" w:space="0" w:color="auto"/>
            </w:tcBorders>
            <w:shd w:val="clear" w:color="000000" w:fill="C5D9F1"/>
            <w:noWrap/>
            <w:vAlign w:val="center"/>
          </w:tcPr>
          <w:p w14:paraId="60981F5C" w14:textId="3F3842B6"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Exception Reporting PDP Complaints</w:t>
            </w:r>
          </w:p>
        </w:tc>
        <w:tc>
          <w:tcPr>
            <w:tcW w:w="720" w:type="dxa"/>
            <w:tcBorders>
              <w:top w:val="nil"/>
              <w:left w:val="nil"/>
              <w:bottom w:val="single" w:sz="4" w:space="0" w:color="auto"/>
              <w:right w:val="single" w:sz="4" w:space="0" w:color="auto"/>
            </w:tcBorders>
            <w:shd w:val="clear" w:color="000000" w:fill="C5D9F1"/>
            <w:vAlign w:val="center"/>
          </w:tcPr>
          <w:p w14:paraId="46F7F146" w14:textId="33F33C1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00E39C69" w14:textId="786FC30B"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4E97EBA4" w14:textId="288044C8"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3537CBBE" w14:textId="77777777" w:rsidR="00584F5E" w:rsidRPr="00584F5E"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C358F8" w:rsidRPr="007E2C75" w14:paraId="43547904" w14:textId="77777777" w:rsidTr="00C358F8">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4D75B01A" w14:textId="62EED044" w:rsidR="00C358F8" w:rsidRPr="007E2C75" w:rsidRDefault="00C358F8" w:rsidP="00C358F8">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23</w:t>
            </w:r>
          </w:p>
        </w:tc>
        <w:tc>
          <w:tcPr>
            <w:tcW w:w="3866" w:type="dxa"/>
            <w:tcBorders>
              <w:top w:val="nil"/>
              <w:left w:val="nil"/>
              <w:bottom w:val="single" w:sz="4" w:space="0" w:color="auto"/>
              <w:right w:val="single" w:sz="4" w:space="0" w:color="auto"/>
            </w:tcBorders>
            <w:shd w:val="clear" w:color="000000" w:fill="C5D9F1"/>
            <w:noWrap/>
            <w:vAlign w:val="center"/>
          </w:tcPr>
          <w:p w14:paraId="36F1BD26" w14:textId="23D9B763" w:rsidR="00C358F8" w:rsidRPr="007E2C75" w:rsidRDefault="00C358F8" w:rsidP="00C358F8">
            <w:pPr>
              <w:tabs>
                <w:tab w:val="left" w:pos="3330"/>
              </w:tabs>
              <w:spacing w:after="0" w:line="240" w:lineRule="auto"/>
              <w:rPr>
                <w:rFonts w:ascii="Calibri" w:eastAsia="Times New Roman" w:hAnsi="Calibri" w:cs="Times New Roman"/>
                <w:color w:val="000000"/>
              </w:rPr>
            </w:pPr>
            <w:r>
              <w:rPr>
                <w:rFonts w:ascii="Calibri" w:eastAsia="Times New Roman" w:hAnsi="Calibri" w:cs="Times New Roman"/>
                <w:color w:val="000000"/>
              </w:rPr>
              <w:t>OMR: Inappropriate ARC Transfers</w:t>
            </w:r>
          </w:p>
        </w:tc>
        <w:tc>
          <w:tcPr>
            <w:tcW w:w="720" w:type="dxa"/>
            <w:tcBorders>
              <w:top w:val="nil"/>
              <w:left w:val="nil"/>
              <w:bottom w:val="single" w:sz="4" w:space="0" w:color="auto"/>
              <w:right w:val="single" w:sz="4" w:space="0" w:color="auto"/>
            </w:tcBorders>
            <w:shd w:val="clear" w:color="000000" w:fill="C5D9F1"/>
            <w:vAlign w:val="center"/>
          </w:tcPr>
          <w:p w14:paraId="72F21D43" w14:textId="75DC3095"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IAT</w:t>
            </w:r>
          </w:p>
        </w:tc>
        <w:tc>
          <w:tcPr>
            <w:tcW w:w="1440" w:type="dxa"/>
            <w:tcBorders>
              <w:top w:val="nil"/>
              <w:left w:val="nil"/>
              <w:bottom w:val="single" w:sz="4" w:space="0" w:color="auto"/>
              <w:right w:val="single" w:sz="4" w:space="0" w:color="auto"/>
            </w:tcBorders>
            <w:shd w:val="clear" w:color="000000" w:fill="C5D9F1"/>
            <w:vAlign w:val="center"/>
          </w:tcPr>
          <w:p w14:paraId="0127A5B1" w14:textId="0993F63C"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Supervisor Review</w:t>
            </w:r>
          </w:p>
        </w:tc>
        <w:tc>
          <w:tcPr>
            <w:tcW w:w="1170" w:type="dxa"/>
            <w:tcBorders>
              <w:top w:val="nil"/>
              <w:left w:val="nil"/>
              <w:bottom w:val="single" w:sz="4" w:space="0" w:color="auto"/>
              <w:right w:val="single" w:sz="4" w:space="0" w:color="auto"/>
            </w:tcBorders>
            <w:shd w:val="clear" w:color="000000" w:fill="C5D9F1"/>
            <w:vAlign w:val="center"/>
          </w:tcPr>
          <w:p w14:paraId="12E60510" w14:textId="77777777" w:rsidR="00C358F8" w:rsidRPr="007E2C75"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Data Feed</w:t>
            </w:r>
          </w:p>
        </w:tc>
        <w:tc>
          <w:tcPr>
            <w:tcW w:w="937" w:type="dxa"/>
            <w:tcBorders>
              <w:top w:val="nil"/>
              <w:left w:val="nil"/>
              <w:bottom w:val="single" w:sz="4" w:space="0" w:color="auto"/>
              <w:right w:val="single" w:sz="4" w:space="0" w:color="auto"/>
            </w:tcBorders>
            <w:shd w:val="clear" w:color="000000" w:fill="C5D9F1"/>
            <w:vAlign w:val="center"/>
          </w:tcPr>
          <w:p w14:paraId="1D5CFED2" w14:textId="77777777" w:rsidR="00C358F8"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OMR/</w:t>
            </w:r>
          </w:p>
          <w:p w14:paraId="13A8871F" w14:textId="77777777" w:rsidR="00C358F8" w:rsidRPr="00CB7FEC" w:rsidRDefault="00C358F8" w:rsidP="00904695">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Exceptions</w:t>
            </w:r>
          </w:p>
        </w:tc>
      </w:tr>
      <w:tr w:rsidR="00584F5E" w:rsidRPr="007E2C75" w14:paraId="258B878A" w14:textId="77777777" w:rsidTr="00584F5E">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tcPr>
          <w:p w14:paraId="0AEA52E0" w14:textId="3E72361E" w:rsidR="00584F5E" w:rsidRPr="00816EC0" w:rsidRDefault="00C358F8" w:rsidP="00357032">
            <w:pPr>
              <w:tabs>
                <w:tab w:val="left" w:pos="3330"/>
              </w:tabs>
              <w:spacing w:after="0" w:line="240" w:lineRule="auto"/>
              <w:jc w:val="right"/>
              <w:rPr>
                <w:rFonts w:ascii="Calibri" w:eastAsia="Times New Roman" w:hAnsi="Calibri" w:cstheme="minorHAnsi"/>
                <w:color w:val="000000"/>
                <w:sz w:val="16"/>
                <w:szCs w:val="16"/>
              </w:rPr>
            </w:pPr>
            <w:r>
              <w:rPr>
                <w:rFonts w:ascii="Calibri" w:eastAsia="Times New Roman" w:hAnsi="Calibri" w:cstheme="minorHAnsi"/>
                <w:color w:val="000000"/>
                <w:sz w:val="16"/>
                <w:szCs w:val="16"/>
              </w:rPr>
              <w:t>24</w:t>
            </w:r>
          </w:p>
        </w:tc>
        <w:tc>
          <w:tcPr>
            <w:tcW w:w="3866" w:type="dxa"/>
            <w:tcBorders>
              <w:top w:val="nil"/>
              <w:left w:val="nil"/>
              <w:bottom w:val="single" w:sz="4" w:space="0" w:color="auto"/>
              <w:right w:val="single" w:sz="4" w:space="0" w:color="auto"/>
            </w:tcBorders>
            <w:shd w:val="clear" w:color="000000" w:fill="C5D9F1"/>
            <w:noWrap/>
            <w:vAlign w:val="center"/>
          </w:tcPr>
          <w:p w14:paraId="5A79FFDD" w14:textId="32FAA814" w:rsidR="00584F5E" w:rsidRPr="007E2C75" w:rsidRDefault="00584F5E" w:rsidP="00357032">
            <w:pPr>
              <w:tabs>
                <w:tab w:val="left" w:pos="3330"/>
              </w:tabs>
              <w:spacing w:after="0" w:line="240" w:lineRule="auto"/>
              <w:rPr>
                <w:rFonts w:ascii="Calibri" w:eastAsia="Times New Roman" w:hAnsi="Calibri" w:cs="Times New Roman"/>
                <w:color w:val="000000"/>
              </w:rPr>
            </w:pPr>
            <w:r w:rsidRPr="00584F5E">
              <w:rPr>
                <w:rFonts w:ascii="Calibri" w:eastAsia="Times New Roman" w:hAnsi="Calibri" w:cs="Times New Roman"/>
                <w:color w:val="000000"/>
              </w:rPr>
              <w:t>Other: Specify reason under coaching details.</w:t>
            </w:r>
          </w:p>
        </w:tc>
        <w:tc>
          <w:tcPr>
            <w:tcW w:w="720" w:type="dxa"/>
            <w:tcBorders>
              <w:top w:val="nil"/>
              <w:left w:val="nil"/>
              <w:bottom w:val="single" w:sz="4" w:space="0" w:color="auto"/>
              <w:right w:val="single" w:sz="4" w:space="0" w:color="auto"/>
            </w:tcBorders>
            <w:shd w:val="clear" w:color="000000" w:fill="C5D9F1"/>
            <w:vAlign w:val="center"/>
          </w:tcPr>
          <w:p w14:paraId="1559ACBC" w14:textId="550ECD9F"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p>
        </w:tc>
        <w:tc>
          <w:tcPr>
            <w:tcW w:w="1440" w:type="dxa"/>
            <w:tcBorders>
              <w:top w:val="nil"/>
              <w:left w:val="nil"/>
              <w:bottom w:val="single" w:sz="4" w:space="0" w:color="auto"/>
              <w:right w:val="single" w:sz="4" w:space="0" w:color="auto"/>
            </w:tcBorders>
            <w:shd w:val="clear" w:color="000000" w:fill="C5D9F1"/>
            <w:vAlign w:val="center"/>
          </w:tcPr>
          <w:p w14:paraId="2C446DE8" w14:textId="6D784F06"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Direct Coach</w:t>
            </w:r>
          </w:p>
        </w:tc>
        <w:tc>
          <w:tcPr>
            <w:tcW w:w="1170" w:type="dxa"/>
            <w:tcBorders>
              <w:top w:val="nil"/>
              <w:left w:val="nil"/>
              <w:bottom w:val="single" w:sz="4" w:space="0" w:color="auto"/>
              <w:right w:val="single" w:sz="4" w:space="0" w:color="auto"/>
            </w:tcBorders>
            <w:shd w:val="clear" w:color="000000" w:fill="C5D9F1"/>
            <w:vAlign w:val="center"/>
          </w:tcPr>
          <w:p w14:paraId="58392D4E" w14:textId="330CF944"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Pr>
                <w:rFonts w:ascii="Calibri" w:eastAsia="Times New Roman" w:hAnsi="Calibri" w:cstheme="minorHAnsi"/>
                <w:color w:val="000000"/>
                <w:sz w:val="16"/>
                <w:szCs w:val="16"/>
              </w:rPr>
              <w:t>POC</w:t>
            </w:r>
          </w:p>
        </w:tc>
        <w:tc>
          <w:tcPr>
            <w:tcW w:w="937" w:type="dxa"/>
            <w:tcBorders>
              <w:top w:val="nil"/>
              <w:left w:val="nil"/>
              <w:bottom w:val="single" w:sz="4" w:space="0" w:color="auto"/>
              <w:right w:val="single" w:sz="4" w:space="0" w:color="auto"/>
            </w:tcBorders>
            <w:shd w:val="clear" w:color="000000" w:fill="C5D9F1"/>
            <w:vAlign w:val="center"/>
          </w:tcPr>
          <w:p w14:paraId="248BE2E1" w14:textId="77777777" w:rsidR="00584F5E" w:rsidRPr="00816EC0" w:rsidRDefault="00584F5E" w:rsidP="00357032">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bl>
    <w:p w14:paraId="273CCCDC" w14:textId="77777777" w:rsidR="00584F5E" w:rsidRDefault="00584F5E" w:rsidP="00365FF3">
      <w:pPr>
        <w:spacing w:after="0"/>
        <w:jc w:val="both"/>
        <w:rPr>
          <w:b/>
          <w:color w:val="365F91" w:themeColor="accent1" w:themeShade="BF"/>
          <w:sz w:val="20"/>
          <w:szCs w:val="20"/>
        </w:rPr>
      </w:pPr>
    </w:p>
    <w:p w14:paraId="628BD3E9" w14:textId="77777777" w:rsidR="00584F5E" w:rsidRDefault="00584F5E" w:rsidP="00365FF3">
      <w:pPr>
        <w:spacing w:after="0"/>
        <w:jc w:val="both"/>
        <w:rPr>
          <w:b/>
          <w:color w:val="365F91" w:themeColor="accent1" w:themeShade="BF"/>
          <w:sz w:val="20"/>
          <w:szCs w:val="20"/>
        </w:rPr>
      </w:pPr>
    </w:p>
    <w:p w14:paraId="294D7021" w14:textId="77777777" w:rsidR="00584F5E" w:rsidRDefault="00584F5E" w:rsidP="00365FF3">
      <w:pPr>
        <w:spacing w:after="0"/>
        <w:jc w:val="both"/>
        <w:rPr>
          <w:b/>
          <w:color w:val="365F91" w:themeColor="accent1" w:themeShade="BF"/>
          <w:sz w:val="20"/>
          <w:szCs w:val="20"/>
        </w:rPr>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spellStart"/>
      <w:proofErr w:type="gramStart"/>
      <w:r w:rsidRPr="00365FF3">
        <w:rPr>
          <w:b/>
          <w:color w:val="365F91" w:themeColor="accent1" w:themeShade="BF"/>
          <w:sz w:val="20"/>
          <w:szCs w:val="20"/>
        </w:rPr>
        <w:t>eCL</w:t>
      </w:r>
      <w:proofErr w:type="spellEnd"/>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lastRenderedPageBreak/>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spellStart"/>
            <w:proofErr w:type="gramStart"/>
            <w:r w:rsidRPr="006F23B9">
              <w:rPr>
                <w:rFonts w:cstheme="minorHAnsi"/>
                <w:sz w:val="16"/>
                <w:szCs w:val="16"/>
              </w:rPr>
              <w:t>eCL</w:t>
            </w:r>
            <w:proofErr w:type="spellEnd"/>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spellStart"/>
      <w:proofErr w:type="gramStart"/>
      <w:r w:rsidRPr="00365FF3">
        <w:rPr>
          <w:bCs w:val="0"/>
          <w:color w:val="365F91" w:themeColor="accent1" w:themeShade="BF"/>
          <w:sz w:val="20"/>
          <w:szCs w:val="20"/>
        </w:rPr>
        <w:t>eCL</w:t>
      </w:r>
      <w:proofErr w:type="spellEnd"/>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4ED38DA8" w:rsidR="006278E8" w:rsidRDefault="006278E8" w:rsidP="00F22AEA">
            <w:pPr>
              <w:spacing w:before="60" w:after="60"/>
              <w:rPr>
                <w:rFonts w:cstheme="minorHAnsi"/>
                <w:sz w:val="16"/>
                <w:szCs w:val="16"/>
              </w:rPr>
            </w:pPr>
            <w:r>
              <w:rPr>
                <w:rFonts w:cstheme="minorHAnsi"/>
                <w:sz w:val="16"/>
                <w:szCs w:val="16"/>
              </w:rPr>
              <w:t>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E1C3F0F"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w:t>
            </w:r>
            <w:r w:rsidR="002901A0">
              <w:rPr>
                <w:rFonts w:cstheme="minorHAnsi"/>
                <w:sz w:val="16"/>
                <w:szCs w:val="16"/>
              </w:rPr>
              <w:t xml:space="preserve">‘Direct’ or </w:t>
            </w:r>
            <w:r>
              <w:rPr>
                <w:rFonts w:cstheme="minorHAnsi"/>
                <w:sz w:val="16"/>
                <w:szCs w:val="16"/>
              </w:rPr>
              <w:t>‘Indirect’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07E25BC9" w14:textId="4A984673"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Cancelled Calls</w:t>
            </w:r>
          </w:p>
          <w:p w14:paraId="11E7E25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Default Qualifiers</w:t>
            </w:r>
          </w:p>
          <w:p w14:paraId="07E235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Open Calls</w:t>
            </w:r>
          </w:p>
          <w:p w14:paraId="0C26E964"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Inbound</w:t>
            </w:r>
          </w:p>
          <w:p w14:paraId="4BD44D50"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Short Calls Outbound</w:t>
            </w:r>
          </w:p>
          <w:p w14:paraId="2AA6C171"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ACW</w:t>
            </w:r>
          </w:p>
          <w:p w14:paraId="5A57DB8C"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AHT</w:t>
            </w:r>
          </w:p>
          <w:p w14:paraId="778E7F58"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CCO Security and Privacy Incident Coaching</w:t>
            </w:r>
          </w:p>
          <w:p w14:paraId="30B84BFB"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Inappropriate ACO Escalation</w:t>
            </w:r>
          </w:p>
          <w:p w14:paraId="29479D26"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Inappropriate Transfers</w:t>
            </w:r>
          </w:p>
          <w:p w14:paraId="3B6480CA"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Exception Reporting PDP Complaints</w:t>
            </w:r>
          </w:p>
          <w:p w14:paraId="19AD91E3" w14:textId="77777777" w:rsidR="00584F5E" w:rsidRPr="00584F5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Other: Specify reason under coaching details.</w:t>
            </w:r>
          </w:p>
          <w:p w14:paraId="72C049FB" w14:textId="32C27666" w:rsidR="006278E8" w:rsidRPr="0090387E" w:rsidRDefault="00584F5E" w:rsidP="00584F5E">
            <w:pPr>
              <w:pStyle w:val="ListParagraph"/>
              <w:numPr>
                <w:ilvl w:val="0"/>
                <w:numId w:val="9"/>
              </w:numPr>
              <w:spacing w:before="60" w:after="60"/>
              <w:ind w:right="90"/>
              <w:rPr>
                <w:rFonts w:cstheme="minorHAnsi"/>
                <w:sz w:val="16"/>
                <w:szCs w:val="16"/>
              </w:rPr>
            </w:pPr>
            <w:r w:rsidRPr="00584F5E">
              <w:rPr>
                <w:rFonts w:cstheme="minorHAnsi"/>
                <w:sz w:val="16"/>
                <w:szCs w:val="16"/>
              </w:rPr>
              <w:t>OMR: FFM T2 Transfers</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021585BE"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sidR="002901A0">
              <w:rPr>
                <w:rFonts w:cstheme="minorHAnsi"/>
                <w:color w:val="FFFFFF" w:themeColor="background1"/>
                <w:sz w:val="16"/>
                <w:szCs w:val="16"/>
              </w:rPr>
              <w:t xml:space="preserve">Manager </w:t>
            </w:r>
            <w:r w:rsidRPr="00A31450">
              <w:rPr>
                <w:rFonts w:cstheme="minorHAnsi"/>
                <w:color w:val="FFFFFF" w:themeColor="background1"/>
                <w:sz w:val="16"/>
                <w:szCs w:val="16"/>
              </w:rPr>
              <w:t>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100B1569"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2901A0">
              <w:rPr>
                <w:rFonts w:cstheme="minorHAnsi"/>
                <w:sz w:val="16"/>
                <w:szCs w:val="16"/>
              </w:rPr>
              <w:t xml:space="preserve">like </w:t>
            </w:r>
            <w:r w:rsidRPr="007C0278">
              <w:rPr>
                <w:rFonts w:cstheme="minorHAnsi"/>
                <w:sz w:val="16"/>
                <w:szCs w:val="16"/>
              </w:rPr>
              <w:t>‘</w:t>
            </w:r>
            <w:r>
              <w:rPr>
                <w:rFonts w:cstheme="minorHAnsi"/>
                <w:sz w:val="16"/>
                <w:szCs w:val="16"/>
              </w:rPr>
              <w:t>LCS</w:t>
            </w:r>
            <w:r w:rsidRPr="007C0278">
              <w:rPr>
                <w:rFonts w:cstheme="minorHAnsi"/>
                <w:sz w:val="16"/>
                <w:szCs w:val="16"/>
              </w:rPr>
              <w:t>’</w:t>
            </w:r>
            <w:r w:rsidR="002901A0">
              <w:rPr>
                <w:rFonts w:cstheme="minorHAnsi"/>
                <w:sz w:val="16"/>
                <w:szCs w:val="16"/>
              </w:rPr>
              <w:t>, ‘IAE’</w:t>
            </w:r>
            <w:r w:rsidR="00C358F8">
              <w:rPr>
                <w:rFonts w:cstheme="minorHAnsi"/>
                <w:sz w:val="16"/>
                <w:szCs w:val="16"/>
              </w:rPr>
              <w:t xml:space="preserve">, </w:t>
            </w:r>
            <w:r w:rsidR="005A56EF">
              <w:rPr>
                <w:rFonts w:cstheme="minorHAnsi"/>
                <w:sz w:val="16"/>
                <w:szCs w:val="16"/>
              </w:rPr>
              <w:t>‘</w:t>
            </w:r>
            <w:r w:rsidR="00C358F8">
              <w:rPr>
                <w:rFonts w:cstheme="minorHAnsi"/>
                <w:sz w:val="16"/>
                <w:szCs w:val="16"/>
              </w:rPr>
              <w:t>IAT</w:t>
            </w:r>
            <w:r w:rsidR="005A56EF">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lastRenderedPageBreak/>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64AE8B69" w:rsidR="006278E8" w:rsidRDefault="00306D3F" w:rsidP="00F22AEA">
            <w:pPr>
              <w:spacing w:before="60" w:after="60"/>
              <w:rPr>
                <w:rStyle w:val="f2027"/>
                <w:rFonts w:cs="Arial"/>
                <w:color w:val="333333"/>
                <w:sz w:val="16"/>
                <w:szCs w:val="16"/>
              </w:rPr>
            </w:pPr>
            <w:r>
              <w:rPr>
                <w:rFonts w:cstheme="minorHAnsi"/>
                <w:sz w:val="16"/>
                <w:szCs w:val="16"/>
              </w:rPr>
              <w:lastRenderedPageBreak/>
              <w:t>‘</w:t>
            </w:r>
            <w:r w:rsidR="00F92A75" w:rsidRPr="00F92A75">
              <w:rPr>
                <w:rStyle w:val="f2027"/>
                <w:rFonts w:cs="Arial"/>
                <w:color w:val="333333"/>
                <w:sz w:val="16"/>
                <w:szCs w:val="16"/>
              </w:rPr>
              <w:t xml:space="preserve">You are receiving this </w:t>
            </w:r>
            <w:proofErr w:type="spellStart"/>
            <w:r w:rsidR="00F92A75" w:rsidRPr="00F92A75">
              <w:rPr>
                <w:rStyle w:val="f2027"/>
                <w:rFonts w:cs="Arial"/>
                <w:color w:val="333333"/>
                <w:sz w:val="16"/>
                <w:szCs w:val="16"/>
              </w:rPr>
              <w:t>eCL</w:t>
            </w:r>
            <w:proofErr w:type="spellEnd"/>
            <w:r w:rsidR="00F92A75" w:rsidRPr="00F92A75">
              <w:rPr>
                <w:rStyle w:val="f2027"/>
                <w:rFonts w:cs="Arial"/>
                <w:color w:val="333333"/>
                <w:sz w:val="16"/>
                <w:szCs w:val="16"/>
              </w:rPr>
              <w:t xml:space="preserve">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 xml:space="preserve">Contact Center Operations 46.0 Outlier Management Report </w:t>
            </w:r>
            <w:r w:rsidR="00F92A75" w:rsidRPr="00F92A75">
              <w:rPr>
                <w:rStyle w:val="f2027"/>
                <w:rFonts w:cs="Arial"/>
                <w:b/>
                <w:color w:val="333333"/>
                <w:sz w:val="16"/>
                <w:szCs w:val="16"/>
                <w:u w:val="single"/>
              </w:rPr>
              <w:lastRenderedPageBreak/>
              <w:t>(OMR): Outlier Research Process SOP</w:t>
            </w:r>
            <w:r w:rsidR="00F92A75"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6C361B" w:rsidP="006352D3">
            <w:pPr>
              <w:pStyle w:val="ListParagraph"/>
              <w:spacing w:before="60" w:after="60"/>
              <w:ind w:left="294" w:right="90"/>
              <w:rPr>
                <w:rFonts w:cstheme="minorHAnsi"/>
                <w:sz w:val="16"/>
                <w:szCs w:val="16"/>
              </w:rPr>
            </w:pPr>
            <w:hyperlink r:id="rId29"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2901A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tcBorders>
              <w:bottom w:val="single" w:sz="4" w:space="0" w:color="000000" w:themeColor="text1"/>
            </w:tcBorders>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tcBorders>
              <w:bottom w:val="single" w:sz="4" w:space="0" w:color="000000" w:themeColor="text1"/>
            </w:tcBorders>
            <w:shd w:val="clear" w:color="auto" w:fill="F2F2F2"/>
          </w:tcPr>
          <w:p w14:paraId="1A48406C" w14:textId="77777777" w:rsidR="00A31450" w:rsidRPr="009D3AFF" w:rsidRDefault="00A31450" w:rsidP="00A31450">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bottom w:val="single" w:sz="4" w:space="0" w:color="000000" w:themeColor="text1"/>
            </w:tcBorders>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w:t>
            </w:r>
            <w:proofErr w:type="spellStart"/>
            <w:r>
              <w:rPr>
                <w:rFonts w:cstheme="minorHAnsi"/>
                <w:sz w:val="16"/>
                <w:szCs w:val="16"/>
              </w:rPr>
              <w:t>strCoachReason_C</w:t>
            </w:r>
            <w:r w:rsidR="00A31450" w:rsidRPr="007C0278">
              <w:rPr>
                <w:rFonts w:cstheme="minorHAnsi"/>
                <w:sz w:val="16"/>
                <w:szCs w:val="16"/>
              </w:rPr>
              <w:t>urrent_Coaching_Initiatives</w:t>
            </w:r>
            <w:proofErr w:type="spellEnd"/>
            <w:r w:rsidR="00A31450" w:rsidRPr="007C0278">
              <w:rPr>
                <w:rFonts w:cstheme="minorHAnsi"/>
                <w:sz w:val="16"/>
                <w:szCs w:val="16"/>
              </w:rPr>
              <w:t>]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tcBorders>
              <w:bottom w:val="single" w:sz="4" w:space="0" w:color="000000" w:themeColor="text1"/>
            </w:tcBorders>
            <w:shd w:val="clear" w:color="auto" w:fill="F2F2F2"/>
          </w:tcPr>
          <w:p w14:paraId="7FC2332E" w14:textId="0592A811"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 xml:space="preserve">You are receiving this </w:t>
            </w:r>
            <w:proofErr w:type="spellStart"/>
            <w:r w:rsidR="003D607D" w:rsidRPr="003D607D">
              <w:rPr>
                <w:rStyle w:val="f2027"/>
                <w:rFonts w:cs="Arial"/>
                <w:color w:val="333333"/>
                <w:sz w:val="16"/>
                <w:szCs w:val="16"/>
              </w:rPr>
              <w:t>eCL</w:t>
            </w:r>
            <w:proofErr w:type="spellEnd"/>
            <w:r w:rsidR="003D607D" w:rsidRPr="003D607D">
              <w:rPr>
                <w:rStyle w:val="f2027"/>
                <w:rFonts w:cs="Arial"/>
                <w:color w:val="333333"/>
                <w:sz w:val="16"/>
                <w:szCs w:val="16"/>
              </w:rPr>
              <w:t xml:space="preserve"> because you have been assigned to listen to and provide feedback on a call that was identified as having low customer satisfaction.  Please review the call from a </w:t>
            </w:r>
            <w:proofErr w:type="spellStart"/>
            <w:r w:rsidR="003D607D" w:rsidRPr="003D607D">
              <w:rPr>
                <w:rStyle w:val="f2027"/>
                <w:rFonts w:cs="Arial"/>
                <w:color w:val="333333"/>
                <w:sz w:val="16"/>
                <w:szCs w:val="16"/>
              </w:rPr>
              <w:t>PPoM</w:t>
            </w:r>
            <w:proofErr w:type="spellEnd"/>
            <w:r w:rsidR="003D607D" w:rsidRPr="003D607D">
              <w:rPr>
                <w:rStyle w:val="f2027"/>
                <w:rFonts w:cs="Arial"/>
                <w:color w:val="333333"/>
                <w:sz w:val="16"/>
                <w:szCs w:val="16"/>
              </w:rPr>
              <w:t xml:space="preserve">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sidR="00306D3F">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bottom w:val="single" w:sz="4" w:space="0" w:color="000000" w:themeColor="text1"/>
            </w:tcBorders>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tcBorders>
              <w:bottom w:val="single" w:sz="4" w:space="0" w:color="000000" w:themeColor="text1"/>
            </w:tcBorders>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2901A0">
        <w:tc>
          <w:tcPr>
            <w:tcW w:w="403" w:type="dxa"/>
            <w:tcBorders>
              <w:top w:val="single" w:sz="4" w:space="0" w:color="000000" w:themeColor="text1"/>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000000" w:themeColor="text1"/>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2901A0">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Do not allow </w:t>
            </w:r>
            <w:r w:rsidRPr="00FA31D6">
              <w:rPr>
                <w:rFonts w:cstheme="minorHAnsi"/>
                <w:sz w:val="16"/>
                <w:szCs w:val="16"/>
              </w:rPr>
              <w:lastRenderedPageBreak/>
              <w:t>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lastRenderedPageBreak/>
              <w:t>‘Date:’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2901A0">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lastRenderedPageBreak/>
              <w:t>7</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r w:rsidR="002901A0" w:rsidRPr="002D7D35" w14:paraId="473B7E22" w14:textId="77777777" w:rsidTr="00357032">
        <w:tc>
          <w:tcPr>
            <w:tcW w:w="9446" w:type="dxa"/>
            <w:gridSpan w:val="7"/>
            <w:tcBorders>
              <w:top w:val="single" w:sz="4" w:space="0" w:color="7297BD"/>
              <w:bottom w:val="single" w:sz="4" w:space="0" w:color="7297BD"/>
            </w:tcBorders>
            <w:shd w:val="clear" w:color="auto" w:fill="7297BD"/>
            <w:tcMar>
              <w:left w:w="43" w:type="dxa"/>
              <w:right w:w="43" w:type="dxa"/>
            </w:tcMar>
          </w:tcPr>
          <w:p w14:paraId="07FE70D6" w14:textId="0EB888AB" w:rsidR="002901A0" w:rsidRPr="00A31450" w:rsidRDefault="002901A0" w:rsidP="00357032">
            <w:pPr>
              <w:spacing w:before="60" w:after="60"/>
              <w:ind w:right="90"/>
              <w:rPr>
                <w:rFonts w:cstheme="minorHAnsi"/>
                <w:color w:val="FFFFFF" w:themeColor="background1"/>
                <w:sz w:val="16"/>
                <w:szCs w:val="16"/>
              </w:rPr>
            </w:pPr>
            <w:r w:rsidRPr="00A31450">
              <w:rPr>
                <w:rFonts w:cstheme="minorHAnsi"/>
                <w:color w:val="FFFFFF" w:themeColor="background1"/>
                <w:sz w:val="16"/>
                <w:szCs w:val="16"/>
              </w:rPr>
              <w:t xml:space="preserve">Conditions for </w:t>
            </w:r>
            <w:r>
              <w:rPr>
                <w:rFonts w:cstheme="minorHAnsi"/>
                <w:color w:val="FFFFFF" w:themeColor="background1"/>
                <w:sz w:val="16"/>
                <w:szCs w:val="16"/>
              </w:rPr>
              <w:t xml:space="preserve">Supervisor </w:t>
            </w:r>
            <w:r w:rsidRPr="00A31450">
              <w:rPr>
                <w:rFonts w:cstheme="minorHAnsi"/>
                <w:color w:val="FFFFFF" w:themeColor="background1"/>
                <w:sz w:val="16"/>
                <w:szCs w:val="16"/>
              </w:rPr>
              <w:t>Review pages</w:t>
            </w:r>
          </w:p>
        </w:tc>
      </w:tr>
      <w:tr w:rsidR="002901A0" w:rsidRPr="00986B8C" w14:paraId="39F5B9D0" w14:textId="77777777" w:rsidTr="007702C7">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5062C7A0" w14:textId="6AD24F15" w:rsidR="002901A0" w:rsidRPr="009D3AFF" w:rsidRDefault="002901A0" w:rsidP="00357032">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89126D4" w14:textId="75B46F14" w:rsidR="002901A0" w:rsidRPr="009D3AFF" w:rsidRDefault="002901A0" w:rsidP="00357032">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38B8DD2" w14:textId="77777777" w:rsidR="002901A0" w:rsidRPr="009D3AFF" w:rsidRDefault="002901A0" w:rsidP="00357032">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4BCCA667" w14:textId="19E10C6E"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w:t>
            </w:r>
            <w:r>
              <w:rPr>
                <w:rFonts w:cstheme="minorHAnsi"/>
                <w:sz w:val="16"/>
                <w:szCs w:val="16"/>
              </w:rPr>
              <w:t>ReportCode</w:t>
            </w:r>
            <w:proofErr w:type="spellEnd"/>
            <w:r w:rsidRPr="007C0278">
              <w:rPr>
                <w:rFonts w:cstheme="minorHAnsi"/>
                <w:sz w:val="16"/>
                <w:szCs w:val="16"/>
              </w:rPr>
              <w:t xml:space="preserve">] </w:t>
            </w:r>
            <w:r>
              <w:rPr>
                <w:rFonts w:cstheme="minorHAnsi"/>
                <w:sz w:val="16"/>
                <w:szCs w:val="16"/>
              </w:rPr>
              <w:t>is like</w:t>
            </w:r>
            <w:r w:rsidRPr="007C0278">
              <w:rPr>
                <w:rFonts w:cstheme="minorHAnsi"/>
                <w:sz w:val="16"/>
                <w:szCs w:val="16"/>
              </w:rPr>
              <w:t xml:space="preserve"> ‘</w:t>
            </w:r>
            <w:r>
              <w:rPr>
                <w:rFonts w:cstheme="minorHAnsi"/>
                <w:sz w:val="16"/>
                <w:szCs w:val="16"/>
              </w:rPr>
              <w:t>IAE’</w:t>
            </w:r>
            <w:r w:rsidR="00C358F8">
              <w:rPr>
                <w:rFonts w:cstheme="minorHAnsi"/>
                <w:sz w:val="16"/>
                <w:szCs w:val="16"/>
              </w:rPr>
              <w:t xml:space="preserve">, </w:t>
            </w:r>
            <w:r w:rsidR="00D5180F">
              <w:rPr>
                <w:rFonts w:cstheme="minorHAnsi"/>
                <w:sz w:val="16"/>
                <w:szCs w:val="16"/>
              </w:rPr>
              <w:t>‘IAT’</w:t>
            </w:r>
          </w:p>
          <w:p w14:paraId="051893AA" w14:textId="77777777" w:rsidR="002901A0" w:rsidRPr="007C0278"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1AE596DC" w14:textId="0C3EB17A" w:rsidR="002901A0" w:rsidRDefault="002901A0" w:rsidP="00357032">
            <w:pPr>
              <w:pStyle w:val="ListParagraph"/>
              <w:numPr>
                <w:ilvl w:val="0"/>
                <w:numId w:val="4"/>
              </w:numPr>
              <w:spacing w:before="60" w:after="60"/>
              <w:ind w:left="288" w:hanging="144"/>
              <w:rPr>
                <w:rFonts w:cstheme="minorHAnsi"/>
                <w:sz w:val="16"/>
                <w:szCs w:val="16"/>
              </w:rPr>
            </w:pPr>
            <w:r w:rsidRPr="007C0278">
              <w:rPr>
                <w:rFonts w:cstheme="minorHAnsi"/>
                <w:sz w:val="16"/>
                <w:szCs w:val="16"/>
              </w:rPr>
              <w:t xml:space="preserve">Show only on form view: </w:t>
            </w:r>
            <w:r>
              <w:rPr>
                <w:rFonts w:cstheme="minorHAnsi"/>
                <w:sz w:val="16"/>
                <w:szCs w:val="16"/>
              </w:rPr>
              <w:t>Supervisor</w:t>
            </w:r>
            <w:r w:rsidRPr="007C0278">
              <w:rPr>
                <w:rFonts w:cstheme="minorHAnsi"/>
                <w:sz w:val="16"/>
                <w:szCs w:val="16"/>
              </w:rPr>
              <w:t xml:space="preserve"> Review</w:t>
            </w:r>
          </w:p>
          <w:p w14:paraId="74D92EF0" w14:textId="77777777" w:rsidR="002901A0" w:rsidRPr="007C0278" w:rsidRDefault="002901A0" w:rsidP="00357032">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A7F8EC" w14:textId="77777777" w:rsidR="007702C7" w:rsidRDefault="007702C7" w:rsidP="007702C7">
            <w:pPr>
              <w:spacing w:before="60" w:after="60"/>
              <w:rPr>
                <w:rStyle w:val="f2027"/>
                <w:rFonts w:cs="Arial"/>
                <w:color w:val="333333"/>
                <w:sz w:val="16"/>
                <w:szCs w:val="16"/>
              </w:rPr>
            </w:pPr>
            <w:r>
              <w:rPr>
                <w:rFonts w:cstheme="minorHAnsi"/>
                <w:sz w:val="16"/>
                <w:szCs w:val="16"/>
              </w:rPr>
              <w:t>“</w:t>
            </w:r>
            <w:r w:rsidRPr="00F92A75">
              <w:rPr>
                <w:rStyle w:val="f2027"/>
                <w:rFonts w:cs="Arial"/>
                <w:color w:val="333333"/>
                <w:sz w:val="16"/>
                <w:szCs w:val="16"/>
              </w:rPr>
              <w:t xml:space="preserve">You are receiving this </w:t>
            </w:r>
            <w:proofErr w:type="spellStart"/>
            <w:r w:rsidRPr="00F92A75">
              <w:rPr>
                <w:rStyle w:val="f2027"/>
                <w:rFonts w:cs="Arial"/>
                <w:color w:val="333333"/>
                <w:sz w:val="16"/>
                <w:szCs w:val="16"/>
              </w:rPr>
              <w:t>eCL</w:t>
            </w:r>
            <w:proofErr w:type="spellEnd"/>
            <w:r w:rsidRPr="00F92A75">
              <w:rPr>
                <w:rStyle w:val="f2027"/>
                <w:rFonts w:cs="Arial"/>
                <w:color w:val="333333"/>
                <w:sz w:val="16"/>
                <w:szCs w:val="16"/>
              </w:rPr>
              <w:t xml:space="preserve"> record because a</w:t>
            </w:r>
            <w:r>
              <w:rPr>
                <w:rStyle w:val="f2027"/>
                <w:rFonts w:cs="Arial"/>
                <w:color w:val="333333"/>
                <w:sz w:val="16"/>
                <w:szCs w:val="16"/>
              </w:rPr>
              <w:t xml:space="preserve">n Employee </w:t>
            </w:r>
            <w:r w:rsidRPr="00F92A75">
              <w:rPr>
                <w:rStyle w:val="f2027"/>
                <w:rFonts w:cs="Arial"/>
                <w:color w:val="333333"/>
                <w:sz w:val="16"/>
                <w:szCs w:val="16"/>
              </w:rPr>
              <w:t xml:space="preserve">on your team was identified in an Outlier Management Report (OMR). Please research this item in accordance with the </w:t>
            </w:r>
            <w:r>
              <w:rPr>
                <w:rStyle w:val="f2027"/>
                <w:rFonts w:cs="Arial"/>
                <w:color w:val="333333"/>
                <w:sz w:val="16"/>
                <w:szCs w:val="16"/>
              </w:rPr>
              <w:t xml:space="preserve">latest </w:t>
            </w:r>
            <w:r w:rsidRPr="00F92A75">
              <w:rPr>
                <w:rStyle w:val="f2027"/>
                <w:rFonts w:cs="Arial"/>
                <w:b/>
                <w:color w:val="333333"/>
                <w:sz w:val="16"/>
                <w:szCs w:val="16"/>
                <w:u w:val="single"/>
              </w:rPr>
              <w:t>Contact Center Operations 46.0 Outlier Management Report (OMR): Outlier Research Process SOP</w:t>
            </w:r>
            <w:r w:rsidRPr="00F92A75">
              <w:rPr>
                <w:rStyle w:val="f2027"/>
                <w:rFonts w:cs="Arial"/>
                <w:color w:val="333333"/>
                <w:sz w:val="16"/>
                <w:szCs w:val="16"/>
              </w:rPr>
              <w:t xml:space="preserve"> and provide the details in the record below.</w:t>
            </w:r>
            <w:r>
              <w:rPr>
                <w:rStyle w:val="f2027"/>
                <w:rFonts w:cs="Arial"/>
                <w:color w:val="333333"/>
                <w:sz w:val="16"/>
                <w:szCs w:val="16"/>
              </w:rPr>
              <w:t>”</w:t>
            </w:r>
          </w:p>
          <w:p w14:paraId="21E3E999" w14:textId="77777777" w:rsidR="002901A0" w:rsidRPr="00EC77B3" w:rsidRDefault="002901A0" w:rsidP="00357032">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F856647" w14:textId="77777777" w:rsidR="002901A0" w:rsidRPr="009D3AFF" w:rsidRDefault="002901A0" w:rsidP="00357032">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BB18782" w14:textId="77777777" w:rsidR="002901A0" w:rsidRPr="009D3AFF"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64A87EA2" w14:textId="77777777" w:rsidR="002901A0" w:rsidRDefault="002901A0" w:rsidP="00357032">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026DA08E" w14:textId="5C2B3B02" w:rsidR="002901A0" w:rsidRDefault="002901A0" w:rsidP="00357032">
            <w:pPr>
              <w:pStyle w:val="ListParagraph"/>
              <w:spacing w:before="60" w:after="60"/>
              <w:ind w:left="294" w:right="90"/>
              <w:rPr>
                <w:rFonts w:cstheme="minorHAnsi"/>
                <w:sz w:val="16"/>
                <w:szCs w:val="16"/>
              </w:rPr>
            </w:pPr>
          </w:p>
          <w:p w14:paraId="4C74BF3F" w14:textId="77777777" w:rsidR="007702C7" w:rsidRDefault="007702C7" w:rsidP="007702C7">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35D9BCF0" w14:textId="77777777" w:rsidR="007702C7" w:rsidRDefault="006C361B" w:rsidP="007702C7">
            <w:pPr>
              <w:pStyle w:val="ListParagraph"/>
              <w:spacing w:before="60" w:after="60"/>
              <w:ind w:left="294" w:right="90"/>
              <w:rPr>
                <w:rFonts w:cstheme="minorHAnsi"/>
                <w:sz w:val="16"/>
                <w:szCs w:val="16"/>
              </w:rPr>
            </w:pPr>
            <w:hyperlink r:id="rId30" w:history="1">
              <w:r w:rsidR="007702C7" w:rsidRPr="0054784F">
                <w:rPr>
                  <w:rStyle w:val="Hyperlink"/>
                  <w:rFonts w:cstheme="minorHAnsi"/>
                  <w:sz w:val="16"/>
                  <w:szCs w:val="16"/>
                </w:rPr>
                <w:t>https://cco.gdit.com/Resources/SOP/Contact Center Operations/Forms/AllItems.aspx</w:t>
              </w:r>
            </w:hyperlink>
          </w:p>
          <w:p w14:paraId="42B52268" w14:textId="77777777" w:rsidR="002901A0" w:rsidRPr="009D3AFF" w:rsidRDefault="002901A0" w:rsidP="00357032">
            <w:pPr>
              <w:pStyle w:val="ListParagraph"/>
              <w:spacing w:before="60" w:after="60"/>
              <w:ind w:left="294" w:right="90"/>
              <w:rPr>
                <w:rFonts w:cstheme="minorHAnsi"/>
                <w:sz w:val="16"/>
                <w:szCs w:val="16"/>
              </w:rPr>
            </w:pPr>
          </w:p>
        </w:tc>
      </w:tr>
      <w:tr w:rsidR="007702C7" w:rsidRPr="00986B8C" w14:paraId="63F13A04"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2EA49063" w14:textId="77777777" w:rsidR="007702C7" w:rsidRPr="009D3AFF" w:rsidRDefault="007702C7" w:rsidP="00904695">
            <w:pPr>
              <w:spacing w:before="60" w:after="60"/>
              <w:rPr>
                <w:rFonts w:cstheme="minorHAnsi"/>
                <w:sz w:val="16"/>
                <w:szCs w:val="16"/>
              </w:rPr>
            </w:pPr>
            <w:r w:rsidRPr="009D3AFF">
              <w:rPr>
                <w:rFonts w:cstheme="minorHAnsi"/>
                <w:sz w:val="16"/>
                <w:szCs w:val="16"/>
              </w:rPr>
              <w:t>2</w:t>
            </w:r>
          </w:p>
        </w:tc>
        <w:tc>
          <w:tcPr>
            <w:tcW w:w="1170" w:type="dxa"/>
            <w:tcBorders>
              <w:bottom w:val="single" w:sz="4" w:space="0" w:color="000000" w:themeColor="text1"/>
            </w:tcBorders>
            <w:shd w:val="clear" w:color="auto" w:fill="DBE5F1" w:themeFill="accent1" w:themeFillTint="33"/>
          </w:tcPr>
          <w:p w14:paraId="7A43F336" w14:textId="40E3C0F0" w:rsidR="007702C7" w:rsidRPr="009D3AFF"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Review</w:t>
            </w:r>
          </w:p>
        </w:tc>
        <w:tc>
          <w:tcPr>
            <w:tcW w:w="1620" w:type="dxa"/>
            <w:tcBorders>
              <w:bottom w:val="single" w:sz="4" w:space="0" w:color="000000" w:themeColor="text1"/>
            </w:tcBorders>
            <w:shd w:val="clear" w:color="auto" w:fill="DBE5F1" w:themeFill="accent1" w:themeFillTint="33"/>
          </w:tcPr>
          <w:p w14:paraId="1BD6693D" w14:textId="77777777" w:rsidR="007702C7" w:rsidRPr="009D3AFF" w:rsidRDefault="007702C7" w:rsidP="00904695">
            <w:pPr>
              <w:spacing w:before="60" w:after="60"/>
              <w:rPr>
                <w:rFonts w:cstheme="minorHAnsi"/>
                <w:sz w:val="16"/>
                <w:szCs w:val="16"/>
              </w:rPr>
            </w:pPr>
            <w:proofErr w:type="spellStart"/>
            <w:r w:rsidRPr="009D3AFF">
              <w:rPr>
                <w:rFonts w:cstheme="minorHAnsi"/>
                <w:sz w:val="16"/>
                <w:szCs w:val="16"/>
              </w:rPr>
              <w:t>strReasonNotCoachable</w:t>
            </w:r>
            <w:proofErr w:type="spellEnd"/>
          </w:p>
        </w:tc>
        <w:tc>
          <w:tcPr>
            <w:tcW w:w="1620" w:type="dxa"/>
            <w:tcBorders>
              <w:bottom w:val="single" w:sz="4" w:space="0" w:color="000000" w:themeColor="text1"/>
            </w:tcBorders>
            <w:shd w:val="clear" w:color="auto" w:fill="DBE5F1" w:themeFill="accent1" w:themeFillTint="33"/>
          </w:tcPr>
          <w:p w14:paraId="0B8FFE23" w14:textId="77777777" w:rsidR="007702C7" w:rsidRPr="009D3AFF" w:rsidRDefault="007702C7" w:rsidP="00904695">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w:t>
            </w:r>
            <w:proofErr w:type="spellStart"/>
            <w:r w:rsidRPr="009D3AFF">
              <w:rPr>
                <w:rFonts w:cstheme="minorHAnsi"/>
                <w:sz w:val="16"/>
                <w:szCs w:val="16"/>
              </w:rPr>
              <w:t>isCoachingRequired</w:t>
            </w:r>
            <w:proofErr w:type="spellEnd"/>
            <w:r w:rsidRPr="009D3AFF">
              <w:rPr>
                <w:rFonts w:cstheme="minorHAnsi"/>
                <w:sz w:val="16"/>
                <w:szCs w:val="16"/>
              </w:rPr>
              <w:t>] = False</w:t>
            </w:r>
          </w:p>
          <w:p w14:paraId="2E15484D" w14:textId="0CD73842"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view: </w:t>
            </w:r>
            <w:r w:rsidR="004A2255">
              <w:rPr>
                <w:rFonts w:cstheme="minorHAnsi"/>
                <w:sz w:val="16"/>
                <w:szCs w:val="16"/>
              </w:rPr>
              <w:t xml:space="preserve">Supervisor </w:t>
            </w:r>
            <w:r w:rsidRPr="009D3AFF">
              <w:rPr>
                <w:rFonts w:cstheme="minorHAnsi"/>
                <w:sz w:val="16"/>
                <w:szCs w:val="16"/>
              </w:rPr>
              <w:t>Review</w:t>
            </w:r>
          </w:p>
          <w:p w14:paraId="018385AC"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2DABC6D7" w14:textId="77777777" w:rsidR="007702C7" w:rsidRPr="009D3AFF" w:rsidRDefault="007702C7" w:rsidP="00904695">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bottom w:val="single" w:sz="4" w:space="0" w:color="000000" w:themeColor="text1"/>
            </w:tcBorders>
            <w:shd w:val="clear" w:color="auto" w:fill="DBE5F1" w:themeFill="accent1" w:themeFillTint="33"/>
          </w:tcPr>
          <w:p w14:paraId="31F7F828" w14:textId="77777777" w:rsidR="007702C7" w:rsidRPr="00986B8C" w:rsidRDefault="007702C7" w:rsidP="00904695">
            <w:pPr>
              <w:spacing w:before="60" w:after="60"/>
              <w:rPr>
                <w:rFonts w:cstheme="minorHAnsi"/>
                <w:sz w:val="16"/>
                <w:szCs w:val="16"/>
                <w:highlight w:val="yellow"/>
              </w:rPr>
            </w:pPr>
            <w:r w:rsidRPr="009D3AFF">
              <w:rPr>
                <w:rFonts w:cstheme="minorHAnsi"/>
                <w:sz w:val="16"/>
                <w:szCs w:val="16"/>
              </w:rPr>
              <w:t>‘What was the main reason this item was not coachable?’</w:t>
            </w:r>
          </w:p>
        </w:tc>
        <w:tc>
          <w:tcPr>
            <w:tcW w:w="946" w:type="dxa"/>
            <w:tcBorders>
              <w:bottom w:val="single" w:sz="4" w:space="0" w:color="000000" w:themeColor="text1"/>
            </w:tcBorders>
            <w:shd w:val="clear" w:color="auto" w:fill="DBE5F1" w:themeFill="accent1" w:themeFillTint="33"/>
          </w:tcPr>
          <w:p w14:paraId="10F7D18A" w14:textId="77777777" w:rsidR="007702C7" w:rsidRPr="009D3AFF" w:rsidRDefault="007702C7" w:rsidP="00904695">
            <w:pPr>
              <w:spacing w:before="60" w:after="60"/>
              <w:rPr>
                <w:rFonts w:cstheme="minorHAnsi"/>
                <w:sz w:val="16"/>
                <w:szCs w:val="16"/>
              </w:rPr>
            </w:pPr>
            <w:r w:rsidRPr="009D3AFF">
              <w:rPr>
                <w:rFonts w:cstheme="minorHAnsi"/>
                <w:sz w:val="16"/>
                <w:szCs w:val="16"/>
              </w:rPr>
              <w:t>Dropdown Menu</w:t>
            </w:r>
          </w:p>
        </w:tc>
        <w:tc>
          <w:tcPr>
            <w:tcW w:w="1753" w:type="dxa"/>
            <w:tcBorders>
              <w:bottom w:val="single" w:sz="4" w:space="0" w:color="000000" w:themeColor="text1"/>
            </w:tcBorders>
            <w:shd w:val="clear" w:color="auto" w:fill="DBE5F1" w:themeFill="accent1" w:themeFillTint="33"/>
          </w:tcPr>
          <w:p w14:paraId="0E2E6368" w14:textId="77777777" w:rsidR="007702C7" w:rsidRPr="009D3AFF" w:rsidRDefault="007702C7" w:rsidP="00904695">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24A83475" w14:textId="77777777" w:rsidR="007702C7" w:rsidRPr="009D3AFF" w:rsidRDefault="007702C7" w:rsidP="00904695">
            <w:pPr>
              <w:spacing w:before="60" w:after="60"/>
              <w:ind w:left="114" w:right="90"/>
              <w:rPr>
                <w:rFonts w:cstheme="minorHAnsi"/>
                <w:sz w:val="16"/>
                <w:szCs w:val="16"/>
              </w:rPr>
            </w:pPr>
          </w:p>
        </w:tc>
      </w:tr>
      <w:tr w:rsidR="007702C7" w:rsidRPr="00986B8C" w14:paraId="6C3532F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384B94EA" w14:textId="77777777" w:rsidR="007702C7" w:rsidRPr="00FA31D6" w:rsidRDefault="007702C7" w:rsidP="00904695">
            <w:pPr>
              <w:spacing w:before="60" w:after="60"/>
              <w:rPr>
                <w:rFonts w:cstheme="minorHAnsi"/>
                <w:sz w:val="16"/>
                <w:szCs w:val="16"/>
              </w:rPr>
            </w:pPr>
            <w:r w:rsidRPr="00FA31D6">
              <w:rPr>
                <w:rFonts w:cstheme="minorHAnsi"/>
                <w:sz w:val="16"/>
                <w:szCs w:val="16"/>
              </w:rPr>
              <w:t>3</w:t>
            </w:r>
          </w:p>
        </w:tc>
        <w:tc>
          <w:tcPr>
            <w:tcW w:w="1170" w:type="dxa"/>
            <w:tcBorders>
              <w:bottom w:val="single" w:sz="4" w:space="0" w:color="000000" w:themeColor="text1"/>
            </w:tcBorders>
            <w:shd w:val="clear" w:color="auto" w:fill="F2F2F2" w:themeFill="background1" w:themeFillShade="F2"/>
          </w:tcPr>
          <w:p w14:paraId="469CB4EA" w14:textId="10704197"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04D56208" w14:textId="77777777" w:rsidR="007702C7" w:rsidRPr="00FA31D6" w:rsidRDefault="007702C7" w:rsidP="00904695">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bottom w:val="single" w:sz="4" w:space="0" w:color="000000" w:themeColor="text1"/>
            </w:tcBorders>
            <w:shd w:val="clear" w:color="auto" w:fill="F2F2F2" w:themeFill="background1" w:themeFillShade="F2"/>
          </w:tcPr>
          <w:p w14:paraId="091E8B66"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73D68E42" w14:textId="09F5EBB5" w:rsidR="007702C7" w:rsidRPr="00FA31D6" w:rsidRDefault="007702C7" w:rsidP="004A2255">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4A2255">
              <w:rPr>
                <w:rFonts w:cstheme="minorHAnsi"/>
                <w:sz w:val="16"/>
                <w:szCs w:val="16"/>
              </w:rPr>
              <w:t xml:space="preserve">Supervisor </w:t>
            </w:r>
            <w:r w:rsidRPr="00FA31D6">
              <w:rPr>
                <w:rFonts w:cstheme="minorHAnsi"/>
                <w:sz w:val="16"/>
                <w:szCs w:val="16"/>
              </w:rPr>
              <w:t>Review</w:t>
            </w:r>
          </w:p>
        </w:tc>
        <w:tc>
          <w:tcPr>
            <w:tcW w:w="1934" w:type="dxa"/>
            <w:tcBorders>
              <w:bottom w:val="single" w:sz="4" w:space="0" w:color="000000" w:themeColor="text1"/>
            </w:tcBorders>
            <w:shd w:val="clear" w:color="auto" w:fill="F2F2F2" w:themeFill="background1" w:themeFillShade="F2"/>
          </w:tcPr>
          <w:p w14:paraId="091C81C0" w14:textId="77777777" w:rsidR="007702C7" w:rsidRPr="00FA31D6" w:rsidRDefault="007702C7" w:rsidP="00904695">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bottom w:val="single" w:sz="4" w:space="0" w:color="000000" w:themeColor="text1"/>
            </w:tcBorders>
            <w:shd w:val="clear" w:color="auto" w:fill="F2F2F2" w:themeFill="background1" w:themeFillShade="F2"/>
          </w:tcPr>
          <w:p w14:paraId="25AA5B53" w14:textId="77777777" w:rsidR="007702C7" w:rsidRPr="00FA31D6" w:rsidRDefault="007702C7" w:rsidP="00904695">
            <w:pPr>
              <w:spacing w:before="60" w:after="60"/>
              <w:rPr>
                <w:rFonts w:cstheme="minorHAnsi"/>
                <w:sz w:val="16"/>
                <w:szCs w:val="16"/>
              </w:rPr>
            </w:pPr>
            <w:r w:rsidRPr="00FA31D6">
              <w:rPr>
                <w:rFonts w:cstheme="minorHAnsi"/>
                <w:sz w:val="16"/>
                <w:szCs w:val="16"/>
              </w:rPr>
              <w:t>Text Box</w:t>
            </w:r>
          </w:p>
        </w:tc>
        <w:tc>
          <w:tcPr>
            <w:tcW w:w="1753" w:type="dxa"/>
            <w:tcBorders>
              <w:bottom w:val="single" w:sz="4" w:space="0" w:color="000000" w:themeColor="text1"/>
            </w:tcBorders>
            <w:shd w:val="clear" w:color="auto" w:fill="F2F2F2" w:themeFill="background1" w:themeFillShade="F2"/>
          </w:tcPr>
          <w:p w14:paraId="137E37F3"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454B822B"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DBE5F1" w:themeFill="accent1" w:themeFillTint="33"/>
          </w:tcPr>
          <w:p w14:paraId="7E785BA4" w14:textId="77777777" w:rsidR="007702C7" w:rsidRPr="00FA31D6" w:rsidRDefault="007702C7" w:rsidP="00904695">
            <w:pPr>
              <w:spacing w:before="60" w:after="60"/>
              <w:rPr>
                <w:rFonts w:cstheme="minorHAnsi"/>
                <w:sz w:val="16"/>
                <w:szCs w:val="16"/>
              </w:rPr>
            </w:pPr>
            <w:r>
              <w:rPr>
                <w:rFonts w:cstheme="minorHAnsi"/>
                <w:sz w:val="16"/>
                <w:szCs w:val="16"/>
              </w:rPr>
              <w:t>4</w:t>
            </w:r>
          </w:p>
        </w:tc>
        <w:tc>
          <w:tcPr>
            <w:tcW w:w="1170" w:type="dxa"/>
            <w:tcBorders>
              <w:bottom w:val="single" w:sz="4" w:space="0" w:color="000000" w:themeColor="text1"/>
            </w:tcBorders>
            <w:shd w:val="clear" w:color="auto" w:fill="DBE5F1" w:themeFill="accent1" w:themeFillTint="33"/>
          </w:tcPr>
          <w:p w14:paraId="6A6096F1" w14:textId="477D51A2"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Pr>
                <w:rFonts w:cstheme="minorHAnsi"/>
                <w:sz w:val="16"/>
                <w:szCs w:val="16"/>
              </w:rPr>
              <w:t>Review</w:t>
            </w:r>
          </w:p>
        </w:tc>
        <w:tc>
          <w:tcPr>
            <w:tcW w:w="1620" w:type="dxa"/>
            <w:tcBorders>
              <w:bottom w:val="single" w:sz="4" w:space="0" w:color="000000" w:themeColor="text1"/>
            </w:tcBorders>
            <w:shd w:val="clear" w:color="auto" w:fill="DBE5F1" w:themeFill="accent1" w:themeFillTint="33"/>
          </w:tcPr>
          <w:p w14:paraId="168B78D7" w14:textId="77777777" w:rsidR="007702C7" w:rsidRPr="004314E8" w:rsidRDefault="007702C7" w:rsidP="00904695">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bottom w:val="single" w:sz="4" w:space="0" w:color="000000" w:themeColor="text1"/>
            </w:tcBorders>
            <w:shd w:val="clear" w:color="auto" w:fill="DBE5F1" w:themeFill="accent1" w:themeFillTint="33"/>
          </w:tcPr>
          <w:p w14:paraId="7FA7890C" w14:textId="77777777" w:rsidR="007702C7" w:rsidRPr="004314E8" w:rsidRDefault="007702C7" w:rsidP="00904695">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Pr>
                <w:color w:val="000000" w:themeColor="text1"/>
                <w:sz w:val="16"/>
                <w:szCs w:val="16"/>
              </w:rPr>
              <w:t xml:space="preserve"> (displayed under Coaching Reasons)</w:t>
            </w:r>
          </w:p>
        </w:tc>
        <w:tc>
          <w:tcPr>
            <w:tcW w:w="1934" w:type="dxa"/>
            <w:tcBorders>
              <w:bottom w:val="single" w:sz="4" w:space="0" w:color="000000" w:themeColor="text1"/>
            </w:tcBorders>
            <w:shd w:val="clear" w:color="auto" w:fill="DBE5F1" w:themeFill="accent1" w:themeFillTint="33"/>
          </w:tcPr>
          <w:p w14:paraId="5941935C" w14:textId="77777777" w:rsidR="007702C7" w:rsidRPr="004314E8" w:rsidRDefault="007702C7" w:rsidP="00904695">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bottom w:val="single" w:sz="4" w:space="0" w:color="000000" w:themeColor="text1"/>
            </w:tcBorders>
            <w:shd w:val="clear" w:color="auto" w:fill="DBE5F1" w:themeFill="accent1" w:themeFillTint="33"/>
          </w:tcPr>
          <w:p w14:paraId="43BF0FF5" w14:textId="77777777" w:rsidR="007702C7" w:rsidRPr="00FA31D6" w:rsidRDefault="007702C7" w:rsidP="00904695">
            <w:pPr>
              <w:spacing w:before="60" w:after="60"/>
              <w:rPr>
                <w:rFonts w:cstheme="minorHAnsi"/>
                <w:sz w:val="16"/>
                <w:szCs w:val="16"/>
              </w:rPr>
            </w:pPr>
            <w:r>
              <w:rPr>
                <w:rFonts w:cstheme="minorHAnsi"/>
                <w:sz w:val="16"/>
                <w:szCs w:val="16"/>
              </w:rPr>
              <w:t xml:space="preserve">Static </w:t>
            </w:r>
            <w:proofErr w:type="spellStart"/>
            <w:r>
              <w:rPr>
                <w:rFonts w:cstheme="minorHAnsi"/>
                <w:sz w:val="16"/>
                <w:szCs w:val="16"/>
              </w:rPr>
              <w:t>TextBox</w:t>
            </w:r>
            <w:proofErr w:type="spellEnd"/>
          </w:p>
        </w:tc>
        <w:tc>
          <w:tcPr>
            <w:tcW w:w="1753" w:type="dxa"/>
            <w:tcBorders>
              <w:bottom w:val="single" w:sz="4" w:space="0" w:color="000000" w:themeColor="text1"/>
            </w:tcBorders>
            <w:shd w:val="clear" w:color="auto" w:fill="DBE5F1" w:themeFill="accent1" w:themeFillTint="33"/>
          </w:tcPr>
          <w:p w14:paraId="13D3F430" w14:textId="77777777" w:rsidR="007702C7" w:rsidRPr="00FA31D6" w:rsidRDefault="007702C7" w:rsidP="00904695">
            <w:pPr>
              <w:spacing w:before="60" w:after="60"/>
              <w:rPr>
                <w:rFonts w:cstheme="minorHAnsi"/>
                <w:sz w:val="16"/>
                <w:szCs w:val="16"/>
              </w:rPr>
            </w:pPr>
            <w:r w:rsidRPr="00FA31D6">
              <w:rPr>
                <w:rFonts w:cstheme="minorHAnsi"/>
                <w:sz w:val="16"/>
                <w:szCs w:val="16"/>
              </w:rPr>
              <w:t>N/A</w:t>
            </w:r>
          </w:p>
        </w:tc>
      </w:tr>
      <w:tr w:rsidR="007702C7" w:rsidRPr="00986B8C" w14:paraId="1F54A91A"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tcBorders>
              <w:bottom w:val="single" w:sz="4" w:space="0" w:color="000000" w:themeColor="text1"/>
            </w:tcBorders>
            <w:shd w:val="clear" w:color="auto" w:fill="F2F2F2" w:themeFill="background1" w:themeFillShade="F2"/>
          </w:tcPr>
          <w:p w14:paraId="7CCD9651" w14:textId="77777777" w:rsidR="007702C7" w:rsidRPr="00FA31D6" w:rsidRDefault="007702C7" w:rsidP="00904695">
            <w:pPr>
              <w:spacing w:before="60" w:after="60"/>
              <w:rPr>
                <w:rFonts w:cstheme="minorHAnsi"/>
                <w:sz w:val="16"/>
                <w:szCs w:val="16"/>
              </w:rPr>
            </w:pPr>
            <w:r>
              <w:rPr>
                <w:rFonts w:cstheme="minorHAnsi"/>
                <w:sz w:val="16"/>
                <w:szCs w:val="16"/>
              </w:rPr>
              <w:t>5</w:t>
            </w:r>
          </w:p>
        </w:tc>
        <w:tc>
          <w:tcPr>
            <w:tcW w:w="1170" w:type="dxa"/>
            <w:tcBorders>
              <w:bottom w:val="single" w:sz="4" w:space="0" w:color="000000" w:themeColor="text1"/>
            </w:tcBorders>
            <w:shd w:val="clear" w:color="auto" w:fill="F2F2F2" w:themeFill="background1" w:themeFillShade="F2"/>
          </w:tcPr>
          <w:p w14:paraId="760C9470" w14:textId="0F0E770E"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tcBorders>
              <w:bottom w:val="single" w:sz="4" w:space="0" w:color="000000" w:themeColor="text1"/>
            </w:tcBorders>
            <w:shd w:val="clear" w:color="auto" w:fill="F2F2F2" w:themeFill="background1" w:themeFillShade="F2"/>
          </w:tcPr>
          <w:p w14:paraId="5BA785FF" w14:textId="537C20C6" w:rsidR="007702C7" w:rsidRPr="00FA31D6" w:rsidRDefault="00306D3F" w:rsidP="00904695">
            <w:pPr>
              <w:spacing w:before="60" w:after="60"/>
              <w:rPr>
                <w:rFonts w:cstheme="minorHAnsi"/>
                <w:sz w:val="16"/>
                <w:szCs w:val="16"/>
              </w:rPr>
            </w:pPr>
            <w:proofErr w:type="spellStart"/>
            <w:r>
              <w:rPr>
                <w:rFonts w:cstheme="minorHAnsi"/>
                <w:sz w:val="16"/>
                <w:szCs w:val="16"/>
              </w:rPr>
              <w:t>Coaching</w:t>
            </w:r>
            <w:r w:rsidR="007702C7" w:rsidRPr="00FA31D6">
              <w:rPr>
                <w:rFonts w:cstheme="minorHAnsi"/>
                <w:sz w:val="16"/>
                <w:szCs w:val="16"/>
              </w:rPr>
              <w:t>Notes</w:t>
            </w:r>
            <w:proofErr w:type="spellEnd"/>
          </w:p>
        </w:tc>
        <w:tc>
          <w:tcPr>
            <w:tcW w:w="1620" w:type="dxa"/>
            <w:tcBorders>
              <w:bottom w:val="single" w:sz="4" w:space="0" w:color="000000" w:themeColor="text1"/>
            </w:tcBorders>
            <w:shd w:val="clear" w:color="auto" w:fill="F2F2F2" w:themeFill="background1" w:themeFillShade="F2"/>
          </w:tcPr>
          <w:p w14:paraId="44CC6479"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w:t>
            </w:r>
            <w:r w:rsidRPr="00FA31D6">
              <w:rPr>
                <w:rFonts w:cstheme="minorHAnsi"/>
                <w:sz w:val="16"/>
                <w:szCs w:val="16"/>
              </w:rPr>
              <w:lastRenderedPageBreak/>
              <w:t>red</w:t>
            </w:r>
            <w:proofErr w:type="spellEnd"/>
            <w:r w:rsidRPr="00FA31D6">
              <w:rPr>
                <w:rFonts w:cstheme="minorHAnsi"/>
                <w:sz w:val="16"/>
                <w:szCs w:val="16"/>
              </w:rPr>
              <w:t>] = True</w:t>
            </w:r>
          </w:p>
          <w:p w14:paraId="703751D1" w14:textId="2BEF0104" w:rsidR="007702C7" w:rsidRPr="00FA31D6" w:rsidRDefault="007702C7" w:rsidP="00CB6BAE">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 xml:space="preserve">Review </w:t>
            </w:r>
          </w:p>
        </w:tc>
        <w:tc>
          <w:tcPr>
            <w:tcW w:w="1934" w:type="dxa"/>
            <w:tcBorders>
              <w:bottom w:val="single" w:sz="4" w:space="0" w:color="000000" w:themeColor="text1"/>
            </w:tcBorders>
            <w:shd w:val="clear" w:color="auto" w:fill="F2F2F2" w:themeFill="background1" w:themeFillShade="F2"/>
          </w:tcPr>
          <w:p w14:paraId="154AB34B" w14:textId="470A37FD" w:rsidR="007702C7" w:rsidRPr="00FA31D6" w:rsidRDefault="007702C7" w:rsidP="00904695">
            <w:pPr>
              <w:spacing w:before="60" w:after="60"/>
              <w:rPr>
                <w:rFonts w:cstheme="minorHAnsi"/>
                <w:sz w:val="16"/>
                <w:szCs w:val="16"/>
              </w:rPr>
            </w:pPr>
            <w:r w:rsidRPr="00FA31D6">
              <w:rPr>
                <w:rFonts w:cstheme="minorHAnsi"/>
                <w:sz w:val="16"/>
                <w:szCs w:val="16"/>
              </w:rPr>
              <w:lastRenderedPageBreak/>
              <w:t>‘</w:t>
            </w:r>
            <w:r w:rsidR="00D503BE" w:rsidRPr="00D503BE">
              <w:rPr>
                <w:rFonts w:cstheme="minorHAnsi"/>
                <w:sz w:val="16"/>
                <w:szCs w:val="16"/>
              </w:rPr>
              <w:t xml:space="preserve">Provide the details from the coaching session </w:t>
            </w:r>
            <w:r w:rsidR="00D503BE" w:rsidRPr="00D503BE">
              <w:rPr>
                <w:rFonts w:cstheme="minorHAnsi"/>
                <w:sz w:val="16"/>
                <w:szCs w:val="16"/>
              </w:rPr>
              <w:lastRenderedPageBreak/>
              <w:t>including action plans developed:</w:t>
            </w:r>
            <w:r w:rsidRPr="00FA31D6">
              <w:rPr>
                <w:rFonts w:cstheme="minorHAnsi"/>
                <w:sz w:val="16"/>
                <w:szCs w:val="16"/>
              </w:rPr>
              <w:t>’</w:t>
            </w:r>
          </w:p>
        </w:tc>
        <w:tc>
          <w:tcPr>
            <w:tcW w:w="946" w:type="dxa"/>
            <w:tcBorders>
              <w:bottom w:val="single" w:sz="4" w:space="0" w:color="000000" w:themeColor="text1"/>
            </w:tcBorders>
            <w:shd w:val="clear" w:color="auto" w:fill="F2F2F2" w:themeFill="background1" w:themeFillShade="F2"/>
          </w:tcPr>
          <w:p w14:paraId="6DCCFB2B" w14:textId="77777777" w:rsidR="007702C7" w:rsidRPr="00FA31D6" w:rsidRDefault="007702C7" w:rsidP="00904695">
            <w:pPr>
              <w:spacing w:before="60" w:after="60"/>
              <w:rPr>
                <w:rFonts w:cstheme="minorHAnsi"/>
                <w:sz w:val="16"/>
                <w:szCs w:val="16"/>
              </w:rPr>
            </w:pPr>
            <w:r w:rsidRPr="00FA31D6">
              <w:rPr>
                <w:rFonts w:cstheme="minorHAnsi"/>
                <w:sz w:val="16"/>
                <w:szCs w:val="16"/>
              </w:rPr>
              <w:lastRenderedPageBreak/>
              <w:t>Text Box</w:t>
            </w:r>
          </w:p>
        </w:tc>
        <w:tc>
          <w:tcPr>
            <w:tcW w:w="1753" w:type="dxa"/>
            <w:tcBorders>
              <w:bottom w:val="single" w:sz="4" w:space="0" w:color="000000" w:themeColor="text1"/>
            </w:tcBorders>
            <w:shd w:val="clear" w:color="auto" w:fill="F2F2F2" w:themeFill="background1" w:themeFillShade="F2"/>
          </w:tcPr>
          <w:p w14:paraId="6BCC7FED" w14:textId="14223551" w:rsidR="007702C7" w:rsidRPr="00FA31D6" w:rsidRDefault="00CB6BAE" w:rsidP="00904695">
            <w:pPr>
              <w:spacing w:before="60" w:after="60"/>
              <w:rPr>
                <w:rFonts w:cstheme="minorHAnsi"/>
                <w:sz w:val="16"/>
                <w:szCs w:val="16"/>
              </w:rPr>
            </w:pPr>
            <w:r>
              <w:rPr>
                <w:rFonts w:cstheme="minorHAnsi"/>
                <w:sz w:val="16"/>
                <w:szCs w:val="16"/>
              </w:rPr>
              <w:t xml:space="preserve">Note: </w:t>
            </w:r>
            <w:proofErr w:type="spellStart"/>
            <w:r>
              <w:rPr>
                <w:rFonts w:cstheme="minorHAnsi"/>
                <w:sz w:val="16"/>
                <w:szCs w:val="16"/>
              </w:rPr>
              <w:t>CoachingNotes</w:t>
            </w:r>
            <w:proofErr w:type="spellEnd"/>
            <w:r>
              <w:rPr>
                <w:rFonts w:cstheme="minorHAnsi"/>
                <w:sz w:val="16"/>
                <w:szCs w:val="16"/>
              </w:rPr>
              <w:t xml:space="preserve"> should contain the </w:t>
            </w:r>
            <w:r>
              <w:rPr>
                <w:rFonts w:cstheme="minorHAnsi"/>
                <w:sz w:val="16"/>
                <w:szCs w:val="16"/>
              </w:rPr>
              <w:lastRenderedPageBreak/>
              <w:t>name of the supervisor, system date of review, manual date entered on review page followed by any text entered.</w:t>
            </w:r>
          </w:p>
        </w:tc>
      </w:tr>
      <w:tr w:rsidR="007702C7" w:rsidRPr="002D7D35" w14:paraId="01D0CE7C" w14:textId="77777777" w:rsidTr="007702C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DBE5F1" w:themeFill="accent1" w:themeFillTint="33"/>
          </w:tcPr>
          <w:p w14:paraId="0DE8039E" w14:textId="77777777" w:rsidR="007702C7" w:rsidRPr="00FA31D6" w:rsidRDefault="007702C7" w:rsidP="00904695">
            <w:pPr>
              <w:spacing w:before="60" w:after="60"/>
              <w:rPr>
                <w:rFonts w:cstheme="minorHAnsi"/>
                <w:sz w:val="16"/>
                <w:szCs w:val="16"/>
              </w:rPr>
            </w:pPr>
            <w:r>
              <w:rPr>
                <w:rFonts w:cstheme="minorHAnsi"/>
                <w:sz w:val="16"/>
                <w:szCs w:val="16"/>
              </w:rPr>
              <w:lastRenderedPageBreak/>
              <w:t>6</w:t>
            </w:r>
          </w:p>
        </w:tc>
        <w:tc>
          <w:tcPr>
            <w:tcW w:w="1170" w:type="dxa"/>
            <w:shd w:val="clear" w:color="auto" w:fill="DBE5F1" w:themeFill="accent1" w:themeFillTint="33"/>
          </w:tcPr>
          <w:p w14:paraId="18DF8E95" w14:textId="6B378E86" w:rsidR="007702C7" w:rsidRPr="00FA31D6" w:rsidRDefault="007702C7" w:rsidP="00904695">
            <w:pPr>
              <w:spacing w:before="60" w:after="60"/>
              <w:rPr>
                <w:rFonts w:cstheme="minorHAnsi"/>
                <w:sz w:val="16"/>
                <w:szCs w:val="16"/>
              </w:rPr>
            </w:pPr>
            <w:r>
              <w:rPr>
                <w:rFonts w:cstheme="minorHAnsi"/>
                <w:sz w:val="16"/>
                <w:szCs w:val="16"/>
              </w:rPr>
              <w:t>Supervisor</w:t>
            </w:r>
            <w:r w:rsidRPr="009D3AFF">
              <w:rPr>
                <w:rFonts w:cstheme="minorHAnsi"/>
                <w:sz w:val="16"/>
                <w:szCs w:val="16"/>
              </w:rPr>
              <w:t xml:space="preserve"> </w:t>
            </w:r>
            <w:r w:rsidRPr="00FA31D6">
              <w:rPr>
                <w:rFonts w:cstheme="minorHAnsi"/>
                <w:sz w:val="16"/>
                <w:szCs w:val="16"/>
              </w:rPr>
              <w:t>Review</w:t>
            </w:r>
          </w:p>
        </w:tc>
        <w:tc>
          <w:tcPr>
            <w:tcW w:w="1620" w:type="dxa"/>
            <w:shd w:val="clear" w:color="auto" w:fill="DBE5F1" w:themeFill="accent1" w:themeFillTint="33"/>
          </w:tcPr>
          <w:p w14:paraId="536D96DC" w14:textId="0F88ABDD" w:rsidR="007702C7" w:rsidRPr="00FA31D6" w:rsidRDefault="00CB6BAE" w:rsidP="00CB6BAE">
            <w:pPr>
              <w:spacing w:before="60" w:after="60"/>
              <w:rPr>
                <w:rFonts w:cstheme="minorHAnsi"/>
                <w:sz w:val="16"/>
                <w:szCs w:val="16"/>
              </w:rPr>
            </w:pPr>
            <w:proofErr w:type="spellStart"/>
            <w:r>
              <w:rPr>
                <w:rFonts w:cstheme="minorHAnsi"/>
                <w:sz w:val="16"/>
                <w:szCs w:val="16"/>
              </w:rPr>
              <w:t>Coaching</w:t>
            </w:r>
            <w:r w:rsidRPr="00FA31D6">
              <w:rPr>
                <w:rFonts w:cstheme="minorHAnsi"/>
                <w:sz w:val="16"/>
                <w:szCs w:val="16"/>
              </w:rPr>
              <w:t>Notes</w:t>
            </w:r>
            <w:proofErr w:type="spellEnd"/>
          </w:p>
        </w:tc>
        <w:tc>
          <w:tcPr>
            <w:tcW w:w="1620" w:type="dxa"/>
            <w:shd w:val="clear" w:color="auto" w:fill="DBE5F1" w:themeFill="accent1" w:themeFillTint="33"/>
          </w:tcPr>
          <w:p w14:paraId="2E41609F" w14:textId="28C13EF9"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sidR="00CB6BAE">
              <w:rPr>
                <w:rFonts w:cstheme="minorHAnsi"/>
                <w:sz w:val="16"/>
                <w:szCs w:val="16"/>
              </w:rPr>
              <w:t xml:space="preserve">Supervisor </w:t>
            </w:r>
            <w:r w:rsidRPr="00FA31D6">
              <w:rPr>
                <w:rFonts w:cstheme="minorHAnsi"/>
                <w:sz w:val="16"/>
                <w:szCs w:val="16"/>
              </w:rPr>
              <w:t>Review</w:t>
            </w:r>
          </w:p>
          <w:p w14:paraId="1D24806A" w14:textId="77777777" w:rsidR="007702C7" w:rsidRPr="00FA31D6" w:rsidRDefault="007702C7" w:rsidP="00904695">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shd w:val="clear" w:color="auto" w:fill="DBE5F1" w:themeFill="accent1" w:themeFillTint="33"/>
          </w:tcPr>
          <w:p w14:paraId="1C5F3562" w14:textId="77777777" w:rsidR="007702C7" w:rsidRPr="00FA31D6" w:rsidRDefault="007702C7" w:rsidP="00904695">
            <w:pPr>
              <w:spacing w:before="60" w:after="60"/>
              <w:rPr>
                <w:rFonts w:cstheme="minorHAnsi"/>
                <w:sz w:val="16"/>
                <w:szCs w:val="16"/>
              </w:rPr>
            </w:pPr>
            <w:r w:rsidRPr="00FA31D6">
              <w:rPr>
                <w:rFonts w:cstheme="minorHAnsi"/>
                <w:sz w:val="16"/>
                <w:szCs w:val="16"/>
              </w:rPr>
              <w:t>‘Date:’</w:t>
            </w:r>
          </w:p>
        </w:tc>
        <w:tc>
          <w:tcPr>
            <w:tcW w:w="946" w:type="dxa"/>
            <w:shd w:val="clear" w:color="auto" w:fill="DBE5F1" w:themeFill="accent1" w:themeFillTint="33"/>
          </w:tcPr>
          <w:p w14:paraId="0B8FA009" w14:textId="77777777" w:rsidR="007702C7" w:rsidRPr="00FA31D6" w:rsidRDefault="007702C7" w:rsidP="00904695">
            <w:pPr>
              <w:spacing w:before="60" w:after="60"/>
              <w:rPr>
                <w:rFonts w:cstheme="minorHAnsi"/>
                <w:sz w:val="16"/>
                <w:szCs w:val="16"/>
              </w:rPr>
            </w:pPr>
            <w:r w:rsidRPr="00FA31D6">
              <w:rPr>
                <w:rFonts w:cstheme="minorHAnsi"/>
                <w:sz w:val="16"/>
                <w:szCs w:val="16"/>
              </w:rPr>
              <w:t>Date Picker</w:t>
            </w:r>
          </w:p>
        </w:tc>
        <w:tc>
          <w:tcPr>
            <w:tcW w:w="1753" w:type="dxa"/>
            <w:shd w:val="clear" w:color="auto" w:fill="DBE5F1" w:themeFill="accent1" w:themeFillTint="33"/>
          </w:tcPr>
          <w:p w14:paraId="1FFB2BEC" w14:textId="290714F5" w:rsidR="007702C7" w:rsidRPr="00FA31D6" w:rsidRDefault="00CB6BAE" w:rsidP="00904695">
            <w:pPr>
              <w:spacing w:before="60" w:after="60"/>
              <w:rPr>
                <w:rFonts w:cstheme="minorHAnsi"/>
                <w:sz w:val="16"/>
                <w:szCs w:val="16"/>
              </w:rPr>
            </w:pPr>
            <w:r>
              <w:rPr>
                <w:rFonts w:cstheme="minorHAnsi"/>
                <w:sz w:val="16"/>
                <w:szCs w:val="16"/>
              </w:rPr>
              <w:t xml:space="preserve">Note: </w:t>
            </w:r>
            <w:proofErr w:type="spellStart"/>
            <w:r>
              <w:rPr>
                <w:rFonts w:cstheme="minorHAnsi"/>
                <w:sz w:val="16"/>
                <w:szCs w:val="16"/>
              </w:rPr>
              <w:t>CoachingNotes</w:t>
            </w:r>
            <w:proofErr w:type="spellEnd"/>
            <w:r>
              <w:rPr>
                <w:rFonts w:cstheme="minorHAnsi"/>
                <w:sz w:val="16"/>
                <w:szCs w:val="16"/>
              </w:rPr>
              <w:t xml:space="preserve"> should contain the name of the supervisor, system date of review, manual date entered on review page followed by any text entered.</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proofErr w:type="gram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lastRenderedPageBreak/>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AFCF7F" w14:textId="05F63EC9"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Cancelled Calls</w:t>
            </w:r>
          </w:p>
          <w:p w14:paraId="30F20D2E" w14:textId="63B804CA"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Default Qualifiers</w:t>
            </w:r>
          </w:p>
          <w:p w14:paraId="50F06784"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Open Calls</w:t>
            </w:r>
          </w:p>
          <w:p w14:paraId="31C0099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Inbound</w:t>
            </w:r>
          </w:p>
          <w:p w14:paraId="2F3BFEF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Short Calls Outbound</w:t>
            </w:r>
          </w:p>
          <w:p w14:paraId="2BB1AD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ACW</w:t>
            </w:r>
          </w:p>
          <w:p w14:paraId="5A6B9A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AHT</w:t>
            </w:r>
          </w:p>
          <w:p w14:paraId="6D20408F"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CCO Security and Privacy Incident Coaching</w:t>
            </w:r>
          </w:p>
          <w:p w14:paraId="0959A3F7"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ACO Escalation</w:t>
            </w:r>
          </w:p>
          <w:p w14:paraId="4EF3F181"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ARC Escalation</w:t>
            </w:r>
          </w:p>
          <w:p w14:paraId="7F84B33B"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DME Escalation</w:t>
            </w:r>
          </w:p>
          <w:p w14:paraId="20DCE8A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EE/MM Escalation</w:t>
            </w:r>
          </w:p>
          <w:p w14:paraId="55D713A2"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Inappropriate NGD Feedback</w:t>
            </w:r>
          </w:p>
          <w:p w14:paraId="3718FF13"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ISG Consults</w:t>
            </w:r>
          </w:p>
          <w:p w14:paraId="54FE51D8"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Low CSAT</w:t>
            </w:r>
          </w:p>
          <w:p w14:paraId="3B96B26C"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NGD Inappropriate Transfer</w:t>
            </w:r>
          </w:p>
          <w:p w14:paraId="1F47A2BE"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Returned MAC Escalation</w:t>
            </w:r>
          </w:p>
          <w:p w14:paraId="1A3B0D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Scripts Logged</w:t>
            </w:r>
          </w:p>
          <w:p w14:paraId="668C01A0"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Transfers</w:t>
            </w:r>
          </w:p>
          <w:p w14:paraId="242746C5"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Inappropriate Transfers</w:t>
            </w:r>
          </w:p>
          <w:p w14:paraId="11D2BFC6"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Exception Reporting PDP Complaints</w:t>
            </w:r>
          </w:p>
          <w:p w14:paraId="5D13B7FD" w14:textId="77777777" w:rsidR="006E7D1A" w:rsidRPr="006E7D1A"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Other: Specify reason under coaching details.</w:t>
            </w:r>
          </w:p>
          <w:p w14:paraId="30B3CD98" w14:textId="77777777" w:rsidR="006278E8" w:rsidRDefault="006E7D1A" w:rsidP="006E7D1A">
            <w:pPr>
              <w:pStyle w:val="ListParagraph"/>
              <w:numPr>
                <w:ilvl w:val="0"/>
                <w:numId w:val="43"/>
              </w:numPr>
              <w:spacing w:before="60" w:after="60"/>
              <w:rPr>
                <w:rFonts w:cstheme="minorHAnsi"/>
                <w:sz w:val="16"/>
                <w:szCs w:val="16"/>
              </w:rPr>
            </w:pPr>
            <w:r w:rsidRPr="006E7D1A">
              <w:rPr>
                <w:rFonts w:cstheme="minorHAnsi"/>
                <w:sz w:val="16"/>
                <w:szCs w:val="16"/>
              </w:rPr>
              <w:t>OMR: FFM T2 Transfers</w:t>
            </w:r>
          </w:p>
          <w:p w14:paraId="1B1B7CEA" w14:textId="7CE2FAF6" w:rsidR="005A56EF" w:rsidRPr="006E7D1A" w:rsidRDefault="005A56EF" w:rsidP="006E7D1A">
            <w:pPr>
              <w:pStyle w:val="ListParagraph"/>
              <w:numPr>
                <w:ilvl w:val="0"/>
                <w:numId w:val="43"/>
              </w:numPr>
              <w:spacing w:before="60" w:after="60"/>
              <w:rPr>
                <w:rFonts w:cstheme="minorHAnsi"/>
                <w:sz w:val="16"/>
                <w:szCs w:val="16"/>
              </w:rPr>
            </w:pPr>
            <w:r>
              <w:rPr>
                <w:rFonts w:cstheme="minorHAnsi"/>
                <w:sz w:val="16"/>
                <w:szCs w:val="16"/>
              </w:rPr>
              <w:t>OMR: Inappropriate ARC Transfer</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w:t>
      </w:r>
      <w:proofErr w:type="spellStart"/>
      <w:r w:rsidR="00F927F4" w:rsidRPr="00F927F4">
        <w:rPr>
          <w:rStyle w:val="f2027"/>
          <w:rFonts w:cs="Arial"/>
          <w:color w:val="000000" w:themeColor="text1"/>
          <w:sz w:val="20"/>
          <w:szCs w:val="20"/>
        </w:rPr>
        <w:t>Peoplesoft</w:t>
      </w:r>
      <w:proofErr w:type="spellEnd"/>
      <w:r w:rsidR="00F927F4" w:rsidRPr="00F927F4">
        <w:rPr>
          <w:rStyle w:val="f2027"/>
          <w:rFonts w:cs="Arial"/>
          <w:color w:val="000000" w:themeColor="text1"/>
          <w:sz w:val="20"/>
          <w:szCs w:val="20"/>
        </w:rPr>
        <w:t>.</w:t>
      </w:r>
    </w:p>
    <w:p w14:paraId="5FA03235" w14:textId="77777777" w:rsidR="0005698A" w:rsidRDefault="0005698A" w:rsidP="0005698A">
      <w:r>
        <w:lastRenderedPageBreak/>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91" w:name="_Toc379289869"/>
      <w:bookmarkStart w:id="92" w:name="_Toc399751335"/>
      <w:r>
        <w:t>IQS</w:t>
      </w:r>
      <w:r w:rsidRPr="006278E8">
        <w:t xml:space="preserve"> (Data Feed)</w:t>
      </w:r>
      <w:bookmarkEnd w:id="91"/>
      <w:bookmarkEnd w:id="92"/>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w:t>
      </w:r>
      <w:proofErr w:type="spellStart"/>
      <w:r w:rsidR="00310221">
        <w:rPr>
          <w:sz w:val="20"/>
          <w:szCs w:val="20"/>
        </w:rPr>
        <w:t>Verint</w:t>
      </w:r>
      <w:proofErr w:type="spellEnd"/>
      <w:r w:rsidR="00310221">
        <w:rPr>
          <w:sz w:val="20"/>
          <w:szCs w:val="20"/>
        </w:rPr>
        <w:t xml:space="preserve">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w:t>
      </w:r>
      <w:proofErr w:type="spellStart"/>
      <w:proofErr w:type="gramStart"/>
      <w:r w:rsidR="003D07DE" w:rsidRPr="002F7978">
        <w:rPr>
          <w:sz w:val="20"/>
          <w:szCs w:val="20"/>
        </w:rPr>
        <w:t>eCL</w:t>
      </w:r>
      <w:proofErr w:type="spellEnd"/>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w:t>
      </w:r>
      <w:proofErr w:type="spellStart"/>
      <w:r>
        <w:rPr>
          <w:sz w:val="20"/>
          <w:szCs w:val="20"/>
        </w:rPr>
        <w:t>Corr</w:t>
      </w:r>
      <w:proofErr w:type="spellEnd"/>
      <w:r>
        <w:rPr>
          <w:sz w:val="20"/>
          <w:szCs w:val="20"/>
        </w:rPr>
        <w:t xml:space="preserve"> and </w:t>
      </w:r>
      <w:proofErr w:type="spellStart"/>
      <w:r>
        <w:rPr>
          <w:sz w:val="20"/>
          <w:szCs w:val="20"/>
        </w:rPr>
        <w:t>eMail</w:t>
      </w:r>
      <w:proofErr w:type="spellEnd"/>
      <w:r>
        <w:rPr>
          <w:sz w:val="20"/>
          <w:szCs w:val="20"/>
        </w:rPr>
        <w:t xml:space="preserve"> records entered in</w:t>
      </w:r>
      <w:r w:rsidR="00DD33B4">
        <w:rPr>
          <w:sz w:val="20"/>
          <w:szCs w:val="20"/>
        </w:rPr>
        <w:t>to</w:t>
      </w:r>
      <w:r>
        <w:rPr>
          <w:sz w:val="20"/>
          <w:szCs w:val="20"/>
        </w:rPr>
        <w:t xml:space="preserve"> Lime Survey.  </w:t>
      </w:r>
      <w:proofErr w:type="spellStart"/>
      <w:r>
        <w:rPr>
          <w:sz w:val="20"/>
          <w:szCs w:val="20"/>
        </w:rPr>
        <w:t>Verint</w:t>
      </w:r>
      <w:proofErr w:type="spellEnd"/>
      <w:r>
        <w:rPr>
          <w:sz w:val="20"/>
          <w:szCs w:val="20"/>
        </w:rPr>
        <w:t xml:space="preserve">-GDIT identifies records entered into </w:t>
      </w:r>
      <w:proofErr w:type="spellStart"/>
      <w:r>
        <w:rPr>
          <w:sz w:val="20"/>
          <w:szCs w:val="20"/>
        </w:rPr>
        <w:t>Verint</w:t>
      </w:r>
      <w:proofErr w:type="spellEnd"/>
      <w:r>
        <w:rPr>
          <w:sz w:val="20"/>
          <w:szCs w:val="20"/>
        </w:rPr>
        <w:t xml:space="preserve"> by </w:t>
      </w:r>
      <w:r w:rsidR="00DD33B4">
        <w:rPr>
          <w:sz w:val="20"/>
          <w:szCs w:val="20"/>
        </w:rPr>
        <w:t xml:space="preserve">the GDIT team (contain GDIT in form name).  </w:t>
      </w:r>
      <w:proofErr w:type="spellStart"/>
      <w:r w:rsidR="00851285">
        <w:rPr>
          <w:sz w:val="20"/>
          <w:szCs w:val="20"/>
        </w:rPr>
        <w:t>Verint</w:t>
      </w:r>
      <w:proofErr w:type="spellEnd"/>
      <w:r w:rsidR="00851285">
        <w:rPr>
          <w:sz w:val="20"/>
          <w:szCs w:val="20"/>
        </w:rPr>
        <w:t xml:space="preserve">-GDIT Supervisor identifies records entered into </w:t>
      </w:r>
      <w:proofErr w:type="spellStart"/>
      <w:r w:rsidR="00851285">
        <w:rPr>
          <w:sz w:val="20"/>
          <w:szCs w:val="20"/>
        </w:rPr>
        <w:t>Verint</w:t>
      </w:r>
      <w:proofErr w:type="spellEnd"/>
      <w:r w:rsidR="00851285">
        <w:rPr>
          <w:sz w:val="20"/>
          <w:szCs w:val="20"/>
        </w:rPr>
        <w:t xml:space="preserve"> by the GDIT Supervisors (contain GDIT and Supervisor in form name).  </w:t>
      </w:r>
      <w:proofErr w:type="spellStart"/>
      <w:r w:rsidR="00DD33B4">
        <w:rPr>
          <w:sz w:val="20"/>
          <w:szCs w:val="20"/>
        </w:rPr>
        <w:t>Verint</w:t>
      </w:r>
      <w:proofErr w:type="spellEnd"/>
      <w:r w:rsidR="00DD33B4">
        <w:rPr>
          <w:sz w:val="20"/>
          <w:szCs w:val="20"/>
        </w:rPr>
        <w:t xml:space="preserve">-TQC identify </w:t>
      </w:r>
      <w:r>
        <w:rPr>
          <w:sz w:val="20"/>
          <w:szCs w:val="20"/>
        </w:rPr>
        <w:t>records</w:t>
      </w:r>
      <w:r w:rsidR="00DD33B4">
        <w:rPr>
          <w:sz w:val="20"/>
          <w:szCs w:val="20"/>
        </w:rPr>
        <w:t xml:space="preserve"> entered into </w:t>
      </w:r>
      <w:proofErr w:type="spellStart"/>
      <w:r w:rsidR="00DD33B4">
        <w:rPr>
          <w:sz w:val="20"/>
          <w:szCs w:val="20"/>
        </w:rPr>
        <w:t>Verint</w:t>
      </w:r>
      <w:proofErr w:type="spellEnd"/>
      <w:r w:rsidR="00DD33B4">
        <w:rPr>
          <w:sz w:val="20"/>
          <w:szCs w:val="20"/>
        </w:rPr>
        <w:t xml:space="preserve">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w:t>
      </w:r>
      <w:proofErr w:type="spellStart"/>
      <w:r>
        <w:rPr>
          <w:rFonts w:ascii="Tahoma" w:hAnsi="Tahoma" w:cs="Tahoma"/>
          <w:sz w:val="20"/>
          <w:szCs w:val="20"/>
        </w:rPr>
        <w:t>eCL</w:t>
      </w:r>
      <w:proofErr w:type="spellEnd"/>
      <w:r>
        <w:rPr>
          <w:rFonts w:ascii="Tahoma" w:hAnsi="Tahoma" w:cs="Tahoma"/>
          <w:sz w:val="20"/>
          <w:szCs w:val="20"/>
        </w:rPr>
        <w:t xml:space="preserve">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spellStart"/>
      <w:proofErr w:type="gramStart"/>
      <w:r w:rsidRPr="00A81D08">
        <w:rPr>
          <w:rFonts w:ascii="Tahoma" w:hAnsi="Tahoma" w:cs="Tahoma"/>
          <w:sz w:val="20"/>
          <w:szCs w:val="20"/>
        </w:rPr>
        <w:t>eCL</w:t>
      </w:r>
      <w:proofErr w:type="spellEnd"/>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spellStart"/>
      <w:proofErr w:type="gramStart"/>
      <w:r w:rsidRPr="006278E8">
        <w:rPr>
          <w:sz w:val="20"/>
          <w:szCs w:val="20"/>
        </w:rPr>
        <w:lastRenderedPageBreak/>
        <w:t>eCL</w:t>
      </w:r>
      <w:proofErr w:type="spellEnd"/>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proofErr w:type="spellStart"/>
      <w:r w:rsidR="00A66045">
        <w:rPr>
          <w:color w:val="000000" w:themeColor="text1"/>
        </w:rPr>
        <w:t>Peoplesoft</w:t>
      </w:r>
      <w:proofErr w:type="spellEnd"/>
      <w:r w:rsidR="00A66045">
        <w:rPr>
          <w:color w:val="000000" w:themeColor="text1"/>
        </w:rPr>
        <w:t xml:space="preserve">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6C361B"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93" w:name="_Toc399751336"/>
      <w:r>
        <w:lastRenderedPageBreak/>
        <w:t>Other System Attribute</w:t>
      </w:r>
      <w:r w:rsidR="007852A8">
        <w:t>s</w:t>
      </w:r>
      <w:bookmarkEnd w:id="93"/>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94" w:name="_Toc335259538"/>
      <w:bookmarkStart w:id="95" w:name="_Toc340500978"/>
      <w:bookmarkStart w:id="96" w:name="_Toc379289875"/>
      <w:bookmarkStart w:id="97" w:name="_Toc399751337"/>
      <w:r w:rsidRPr="00E5468E">
        <w:t>Historical Reporting Access Controls</w:t>
      </w:r>
      <w:bookmarkEnd w:id="94"/>
      <w:bookmarkEnd w:id="95"/>
      <w:bookmarkEnd w:id="96"/>
      <w:bookmarkEnd w:id="97"/>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98" w:name="_Toc399751338"/>
      <w:r w:rsidRPr="00A43661">
        <w:rPr>
          <w:color w:val="000000" w:themeColor="text1"/>
        </w:rPr>
        <w:t>Method for Change Management</w:t>
      </w:r>
      <w:bookmarkEnd w:id="98"/>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99" w:name="_Toc399751339"/>
      <w:proofErr w:type="gramStart"/>
      <w:r>
        <w:rPr>
          <w:color w:val="000000" w:themeColor="text1"/>
        </w:rPr>
        <w:lastRenderedPageBreak/>
        <w:t>eCoaching</w:t>
      </w:r>
      <w:proofErr w:type="gramEnd"/>
      <w:r>
        <w:rPr>
          <w:color w:val="000000" w:themeColor="text1"/>
        </w:rPr>
        <w:t xml:space="preserve"> Modules</w:t>
      </w:r>
      <w:bookmarkEnd w:id="99"/>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7CD64C8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p>
    <w:p w14:paraId="6C18E429" w14:textId="77777777" w:rsidR="00C40897" w:rsidRDefault="00C40897" w:rsidP="00A05D1C">
      <w:pPr>
        <w:tabs>
          <w:tab w:val="left" w:pos="1800"/>
        </w:tabs>
        <w:spacing w:after="0"/>
        <w:ind w:left="720"/>
        <w:rPr>
          <w:rFonts w:ascii="Times New Roman" w:hAnsi="Times New Roman" w:cs="Times New Roman"/>
          <w:sz w:val="24"/>
          <w:szCs w:val="24"/>
        </w:rPr>
      </w:pPr>
    </w:p>
    <w:p w14:paraId="20CD0F03" w14:textId="43402931"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2.1.3.1 Generic Reports</w:t>
      </w:r>
    </w:p>
    <w:p w14:paraId="75C5A361" w14:textId="1EC8B2FE"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OMR data feed for the following </w:t>
      </w:r>
      <w:r w:rsidR="00976F5E">
        <w:rPr>
          <w:rFonts w:ascii="Times New Roman" w:hAnsi="Times New Roman" w:cs="Times New Roman"/>
          <w:sz w:val="24"/>
          <w:szCs w:val="24"/>
        </w:rPr>
        <w:t xml:space="preserve">reports </w:t>
      </w:r>
      <w:r>
        <w:rPr>
          <w:rFonts w:ascii="Times New Roman" w:hAnsi="Times New Roman" w:cs="Times New Roman"/>
          <w:sz w:val="24"/>
          <w:szCs w:val="24"/>
        </w:rPr>
        <w:t>are defined in section VI above.</w:t>
      </w:r>
    </w:p>
    <w:p w14:paraId="2C12FC2D"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1658C7DA" w14:textId="77777777" w:rsidTr="00D5180F">
        <w:tc>
          <w:tcPr>
            <w:tcW w:w="2340" w:type="dxa"/>
          </w:tcPr>
          <w:p w14:paraId="02F7B6CC" w14:textId="1667F184" w:rsidR="005632B1" w:rsidRPr="00C40897" w:rsidRDefault="005632B1" w:rsidP="00C40897">
            <w:pPr>
              <w:jc w:val="center"/>
              <w:rPr>
                <w:rFonts w:ascii="Times New Roman" w:hAnsi="Times New Roman" w:cs="Times New Roman"/>
                <w:b/>
              </w:rPr>
            </w:pPr>
            <w:r>
              <w:rPr>
                <w:rFonts w:ascii="Times New Roman" w:hAnsi="Times New Roman" w:cs="Times New Roman"/>
                <w:b/>
              </w:rPr>
              <w:t>Coaching Reason</w:t>
            </w:r>
          </w:p>
        </w:tc>
        <w:tc>
          <w:tcPr>
            <w:tcW w:w="4306" w:type="dxa"/>
          </w:tcPr>
          <w:p w14:paraId="7B8A9EDF" w14:textId="436B35B2"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0FFDCAC6" w14:textId="7DF4FB88" w:rsidR="005632B1" w:rsidRPr="00C40897" w:rsidRDefault="005632B1" w:rsidP="00C40897">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015D3413" w14:textId="77777777" w:rsidTr="00D5180F">
        <w:tc>
          <w:tcPr>
            <w:tcW w:w="2340" w:type="dxa"/>
          </w:tcPr>
          <w:p w14:paraId="6793308B" w14:textId="2CA918B1" w:rsidR="005632B1" w:rsidRPr="00C40897" w:rsidRDefault="005632B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6F7B954" w14:textId="742C6E5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Cancelled Calls</w:t>
            </w:r>
          </w:p>
        </w:tc>
        <w:tc>
          <w:tcPr>
            <w:tcW w:w="2017" w:type="dxa"/>
            <w:vAlign w:val="bottom"/>
          </w:tcPr>
          <w:p w14:paraId="488DC220" w14:textId="30DAC00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CAN</w:t>
            </w:r>
          </w:p>
        </w:tc>
      </w:tr>
      <w:tr w:rsidR="005632B1" w:rsidRPr="00C40897" w14:paraId="2BA3043A" w14:textId="77777777" w:rsidTr="00D5180F">
        <w:tc>
          <w:tcPr>
            <w:tcW w:w="2340" w:type="dxa"/>
          </w:tcPr>
          <w:p w14:paraId="43DCD2E5" w14:textId="4C3A7AE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FA36656" w14:textId="14BA22FC"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Default Qualifiers</w:t>
            </w:r>
          </w:p>
        </w:tc>
        <w:tc>
          <w:tcPr>
            <w:tcW w:w="2017" w:type="dxa"/>
            <w:vAlign w:val="bottom"/>
          </w:tcPr>
          <w:p w14:paraId="6A99DC3D" w14:textId="47328FEB"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DFQ</w:t>
            </w:r>
          </w:p>
        </w:tc>
      </w:tr>
      <w:tr w:rsidR="005632B1" w:rsidRPr="00C40897" w14:paraId="57817491" w14:textId="77777777" w:rsidTr="00D5180F">
        <w:tc>
          <w:tcPr>
            <w:tcW w:w="2340" w:type="dxa"/>
          </w:tcPr>
          <w:p w14:paraId="7AE06FD9" w14:textId="7A8AD9B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E5E669" w14:textId="0993819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Open Calls</w:t>
            </w:r>
          </w:p>
        </w:tc>
        <w:tc>
          <w:tcPr>
            <w:tcW w:w="2017" w:type="dxa"/>
            <w:vAlign w:val="bottom"/>
          </w:tcPr>
          <w:p w14:paraId="39C50C9B" w14:textId="0ABACD4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OPN</w:t>
            </w:r>
          </w:p>
        </w:tc>
      </w:tr>
      <w:tr w:rsidR="005632B1" w:rsidRPr="00C40897" w14:paraId="253A984F" w14:textId="77777777" w:rsidTr="00D5180F">
        <w:tc>
          <w:tcPr>
            <w:tcW w:w="2340" w:type="dxa"/>
          </w:tcPr>
          <w:p w14:paraId="392966E6" w14:textId="3BD053B2"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C61CBD9" w14:textId="0F2FD5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Inbound</w:t>
            </w:r>
          </w:p>
        </w:tc>
        <w:tc>
          <w:tcPr>
            <w:tcW w:w="2017" w:type="dxa"/>
            <w:vAlign w:val="bottom"/>
          </w:tcPr>
          <w:p w14:paraId="6ED61042" w14:textId="21BAC1D5"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ISQ</w:t>
            </w:r>
          </w:p>
        </w:tc>
      </w:tr>
      <w:tr w:rsidR="005632B1" w:rsidRPr="00C40897" w14:paraId="77241368" w14:textId="77777777" w:rsidTr="00D5180F">
        <w:tc>
          <w:tcPr>
            <w:tcW w:w="2340" w:type="dxa"/>
          </w:tcPr>
          <w:p w14:paraId="09A37F96" w14:textId="4227AF4D"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869E52" w14:textId="045D481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Short Calls Outbound</w:t>
            </w:r>
          </w:p>
        </w:tc>
        <w:tc>
          <w:tcPr>
            <w:tcW w:w="2017" w:type="dxa"/>
            <w:vAlign w:val="bottom"/>
          </w:tcPr>
          <w:p w14:paraId="29748BCD" w14:textId="77F22FD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OSC</w:t>
            </w:r>
          </w:p>
        </w:tc>
      </w:tr>
      <w:tr w:rsidR="005632B1" w:rsidRPr="00C40897" w14:paraId="2C9EADDB" w14:textId="77777777" w:rsidTr="00D5180F">
        <w:tc>
          <w:tcPr>
            <w:tcW w:w="2340" w:type="dxa"/>
          </w:tcPr>
          <w:p w14:paraId="39109183" w14:textId="077CFC6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8B69795" w14:textId="6062602D"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ACW</w:t>
            </w:r>
          </w:p>
        </w:tc>
        <w:tc>
          <w:tcPr>
            <w:tcW w:w="2017" w:type="dxa"/>
            <w:vAlign w:val="bottom"/>
          </w:tcPr>
          <w:p w14:paraId="4FE2031F" w14:textId="271254E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ACW</w:t>
            </w:r>
          </w:p>
        </w:tc>
      </w:tr>
      <w:tr w:rsidR="005632B1" w:rsidRPr="00C40897" w14:paraId="68B7BC49" w14:textId="77777777" w:rsidTr="00D5180F">
        <w:tc>
          <w:tcPr>
            <w:tcW w:w="2340" w:type="dxa"/>
          </w:tcPr>
          <w:p w14:paraId="0146299C" w14:textId="60ECF189"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F77CA63" w14:textId="4BAB2F6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AHT</w:t>
            </w:r>
          </w:p>
        </w:tc>
        <w:tc>
          <w:tcPr>
            <w:tcW w:w="2017" w:type="dxa"/>
            <w:vAlign w:val="bottom"/>
          </w:tcPr>
          <w:p w14:paraId="519BFFF8" w14:textId="53C2A1C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AHT</w:t>
            </w:r>
          </w:p>
        </w:tc>
      </w:tr>
      <w:tr w:rsidR="005632B1" w:rsidRPr="00C40897" w14:paraId="49D05462" w14:textId="77777777" w:rsidTr="00D5180F">
        <w:tc>
          <w:tcPr>
            <w:tcW w:w="2340" w:type="dxa"/>
          </w:tcPr>
          <w:p w14:paraId="357E189C" w14:textId="7CFAEBFC"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3208035" w14:textId="7BB6F91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CCO Security and Privacy Incident Coaching</w:t>
            </w:r>
          </w:p>
        </w:tc>
        <w:tc>
          <w:tcPr>
            <w:tcW w:w="2017" w:type="dxa"/>
            <w:vAlign w:val="bottom"/>
          </w:tcPr>
          <w:p w14:paraId="20E344BA" w14:textId="4154B04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SPI</w:t>
            </w:r>
          </w:p>
        </w:tc>
      </w:tr>
      <w:tr w:rsidR="005632B1" w:rsidRPr="00C40897" w14:paraId="54A2D033" w14:textId="77777777" w:rsidTr="00D5180F">
        <w:tc>
          <w:tcPr>
            <w:tcW w:w="2340" w:type="dxa"/>
          </w:tcPr>
          <w:p w14:paraId="54290518" w14:textId="413C0CDF"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68B3C2ED" w14:textId="4182DB6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ACO Escalation</w:t>
            </w:r>
          </w:p>
        </w:tc>
        <w:tc>
          <w:tcPr>
            <w:tcW w:w="2017" w:type="dxa"/>
            <w:vAlign w:val="bottom"/>
          </w:tcPr>
          <w:p w14:paraId="5349E353" w14:textId="1C292D19"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ACO</w:t>
            </w:r>
          </w:p>
        </w:tc>
      </w:tr>
      <w:tr w:rsidR="005632B1" w:rsidRPr="00C40897" w14:paraId="517E3629" w14:textId="77777777" w:rsidTr="00D5180F">
        <w:tc>
          <w:tcPr>
            <w:tcW w:w="2340" w:type="dxa"/>
          </w:tcPr>
          <w:p w14:paraId="795AD1B4" w14:textId="37C69743"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3AFF09B9" w14:textId="44B54668"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DME Escalation</w:t>
            </w:r>
          </w:p>
        </w:tc>
        <w:tc>
          <w:tcPr>
            <w:tcW w:w="2017" w:type="dxa"/>
            <w:vAlign w:val="bottom"/>
          </w:tcPr>
          <w:p w14:paraId="6524D7F8" w14:textId="224931C2"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IDE</w:t>
            </w:r>
          </w:p>
        </w:tc>
      </w:tr>
      <w:tr w:rsidR="005632B1" w:rsidRPr="00C40897" w14:paraId="3D638B27" w14:textId="77777777" w:rsidTr="00D5180F">
        <w:tc>
          <w:tcPr>
            <w:tcW w:w="2340" w:type="dxa"/>
          </w:tcPr>
          <w:p w14:paraId="2AB02D2D" w14:textId="58A5AD6B"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734AD34" w14:textId="2C2BE2FF"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EE/MM Escalation</w:t>
            </w:r>
          </w:p>
        </w:tc>
        <w:tc>
          <w:tcPr>
            <w:tcW w:w="2017" w:type="dxa"/>
            <w:vAlign w:val="bottom"/>
          </w:tcPr>
          <w:p w14:paraId="2AE56514" w14:textId="341A5FF4"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IEE</w:t>
            </w:r>
          </w:p>
        </w:tc>
      </w:tr>
      <w:tr w:rsidR="005632B1" w:rsidRPr="00C40897" w14:paraId="7AE04CB0" w14:textId="77777777" w:rsidTr="00D5180F">
        <w:tc>
          <w:tcPr>
            <w:tcW w:w="2340" w:type="dxa"/>
          </w:tcPr>
          <w:p w14:paraId="7E6EDCB9" w14:textId="66FAD80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137168F8" w14:textId="43C1D756"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Inappropriate NGD Feedback</w:t>
            </w:r>
          </w:p>
        </w:tc>
        <w:tc>
          <w:tcPr>
            <w:tcW w:w="2017" w:type="dxa"/>
            <w:vAlign w:val="bottom"/>
          </w:tcPr>
          <w:p w14:paraId="00D4B2E9" w14:textId="147B0FCA"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INF</w:t>
            </w:r>
          </w:p>
        </w:tc>
      </w:tr>
      <w:tr w:rsidR="005632B1" w:rsidRPr="00C40897" w14:paraId="7799FE6C" w14:textId="77777777" w:rsidTr="00D5180F">
        <w:tc>
          <w:tcPr>
            <w:tcW w:w="2340" w:type="dxa"/>
          </w:tcPr>
          <w:p w14:paraId="461C5B95" w14:textId="403E95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5608488" w14:textId="7E16A747"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OMR: ISG Consults</w:t>
            </w:r>
          </w:p>
        </w:tc>
        <w:tc>
          <w:tcPr>
            <w:tcW w:w="2017" w:type="dxa"/>
            <w:vAlign w:val="bottom"/>
          </w:tcPr>
          <w:p w14:paraId="02C91792" w14:textId="7A852601" w:rsidR="005632B1" w:rsidRPr="00C40897" w:rsidRDefault="005632B1" w:rsidP="00C40897">
            <w:pPr>
              <w:rPr>
                <w:rFonts w:ascii="Times New Roman" w:hAnsi="Times New Roman" w:cs="Times New Roman"/>
              </w:rPr>
            </w:pPr>
            <w:r w:rsidRPr="00C40897">
              <w:rPr>
                <w:rFonts w:ascii="Times New Roman" w:hAnsi="Times New Roman" w:cs="Times New Roman"/>
                <w:color w:val="000000"/>
              </w:rPr>
              <w:t>ISG</w:t>
            </w:r>
          </w:p>
        </w:tc>
      </w:tr>
      <w:tr w:rsidR="005632B1" w:rsidRPr="00C40897" w14:paraId="2028A406" w14:textId="77777777" w:rsidTr="00D5180F">
        <w:tc>
          <w:tcPr>
            <w:tcW w:w="2340" w:type="dxa"/>
          </w:tcPr>
          <w:p w14:paraId="11DA3398" w14:textId="058DB178"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D8E948F" w14:textId="48F248A8"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NGD Inappropriate Transfer</w:t>
            </w:r>
          </w:p>
        </w:tc>
        <w:tc>
          <w:tcPr>
            <w:tcW w:w="2017" w:type="dxa"/>
            <w:vAlign w:val="bottom"/>
          </w:tcPr>
          <w:p w14:paraId="71E603B1" w14:textId="281F0F05"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NIT</w:t>
            </w:r>
          </w:p>
        </w:tc>
      </w:tr>
      <w:tr w:rsidR="00D5180F" w:rsidRPr="00C40897" w14:paraId="3A5C1201" w14:textId="77777777" w:rsidTr="00D5180F">
        <w:tc>
          <w:tcPr>
            <w:tcW w:w="2340" w:type="dxa"/>
          </w:tcPr>
          <w:p w14:paraId="17F89D20" w14:textId="77777777" w:rsidR="00D5180F" w:rsidRDefault="00D5180F" w:rsidP="00D5180F">
            <w:pPr>
              <w:rPr>
                <w:rFonts w:ascii="Times New Roman" w:hAnsi="Times New Roman" w:cs="Times New Roman"/>
                <w:color w:val="000000"/>
              </w:rPr>
            </w:pPr>
            <w:r>
              <w:rPr>
                <w:rFonts w:ascii="Times New Roman" w:hAnsi="Times New Roman" w:cs="Times New Roman"/>
                <w:color w:val="000000"/>
              </w:rPr>
              <w:t>OMR/Exceptions</w:t>
            </w:r>
          </w:p>
        </w:tc>
        <w:tc>
          <w:tcPr>
            <w:tcW w:w="4306" w:type="dxa"/>
          </w:tcPr>
          <w:p w14:paraId="37B080C2"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OMR: Returned MAC Escalation</w:t>
            </w:r>
          </w:p>
        </w:tc>
        <w:tc>
          <w:tcPr>
            <w:tcW w:w="2017" w:type="dxa"/>
          </w:tcPr>
          <w:p w14:paraId="09486BCB" w14:textId="77777777" w:rsidR="00D5180F" w:rsidRPr="00C40897" w:rsidRDefault="00D5180F" w:rsidP="00D5180F">
            <w:pPr>
              <w:rPr>
                <w:rFonts w:ascii="Times New Roman" w:hAnsi="Times New Roman" w:cs="Times New Roman"/>
                <w:color w:val="000000"/>
              </w:rPr>
            </w:pPr>
            <w:r>
              <w:rPr>
                <w:rFonts w:ascii="Times New Roman" w:hAnsi="Times New Roman" w:cs="Times New Roman"/>
                <w:color w:val="000000"/>
              </w:rPr>
              <w:t>RME</w:t>
            </w:r>
          </w:p>
        </w:tc>
      </w:tr>
      <w:tr w:rsidR="005632B1" w:rsidRPr="00C40897" w14:paraId="7728D0A2" w14:textId="77777777" w:rsidTr="00D5180F">
        <w:tc>
          <w:tcPr>
            <w:tcW w:w="2340" w:type="dxa"/>
          </w:tcPr>
          <w:p w14:paraId="51454C01" w14:textId="27DDF841"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2B0ADC8E" w14:textId="09A31ABC"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Scripts Logged</w:t>
            </w:r>
          </w:p>
        </w:tc>
        <w:tc>
          <w:tcPr>
            <w:tcW w:w="2017" w:type="dxa"/>
            <w:vAlign w:val="bottom"/>
          </w:tcPr>
          <w:p w14:paraId="5ABBF167" w14:textId="0F451316"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SLG</w:t>
            </w:r>
          </w:p>
        </w:tc>
      </w:tr>
      <w:tr w:rsidR="005632B1" w:rsidRPr="00C40897" w14:paraId="49FBE837" w14:textId="77777777" w:rsidTr="00D5180F">
        <w:tc>
          <w:tcPr>
            <w:tcW w:w="2340" w:type="dxa"/>
          </w:tcPr>
          <w:p w14:paraId="082D15C2" w14:textId="09898DCE"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4A6A5BA1" w14:textId="6A81948F"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Transfers</w:t>
            </w:r>
          </w:p>
        </w:tc>
        <w:tc>
          <w:tcPr>
            <w:tcW w:w="2017" w:type="dxa"/>
            <w:vAlign w:val="bottom"/>
          </w:tcPr>
          <w:p w14:paraId="6D49F9AA" w14:textId="7B3EC1EA"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TRN</w:t>
            </w:r>
          </w:p>
        </w:tc>
      </w:tr>
      <w:tr w:rsidR="005632B1" w:rsidRPr="00C40897" w14:paraId="52F62889" w14:textId="77777777" w:rsidTr="00D5180F">
        <w:tc>
          <w:tcPr>
            <w:tcW w:w="2340" w:type="dxa"/>
          </w:tcPr>
          <w:p w14:paraId="0B31F3F0" w14:textId="7D11C4E7" w:rsidR="005632B1" w:rsidRPr="00C40897" w:rsidRDefault="00B04411" w:rsidP="00C40897">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5CFD4E0C" w14:textId="44A864DB"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OMR: FFM T2 Transfers</w:t>
            </w:r>
          </w:p>
        </w:tc>
        <w:tc>
          <w:tcPr>
            <w:tcW w:w="2017" w:type="dxa"/>
            <w:vAlign w:val="bottom"/>
          </w:tcPr>
          <w:p w14:paraId="7CA7F886" w14:textId="3CFC0241" w:rsidR="005632B1" w:rsidRPr="00C40897" w:rsidRDefault="005632B1" w:rsidP="00C40897">
            <w:pPr>
              <w:rPr>
                <w:rFonts w:ascii="Times New Roman" w:hAnsi="Times New Roman" w:cs="Times New Roman"/>
                <w:color w:val="000000"/>
              </w:rPr>
            </w:pPr>
            <w:r w:rsidRPr="00C40897">
              <w:rPr>
                <w:rFonts w:ascii="Times New Roman" w:hAnsi="Times New Roman" w:cs="Times New Roman"/>
                <w:color w:val="000000"/>
              </w:rPr>
              <w:t>TR2</w:t>
            </w:r>
          </w:p>
        </w:tc>
      </w:tr>
    </w:tbl>
    <w:p w14:paraId="40D0AB02" w14:textId="77777777" w:rsidR="00C40897" w:rsidRDefault="00C40897" w:rsidP="00C40897">
      <w:pPr>
        <w:spacing w:after="0"/>
        <w:ind w:left="1980" w:firstLine="720"/>
        <w:rPr>
          <w:rFonts w:ascii="Times New Roman" w:hAnsi="Times New Roman" w:cs="Times New Roman"/>
          <w:sz w:val="24"/>
          <w:szCs w:val="24"/>
        </w:rPr>
      </w:pPr>
    </w:p>
    <w:p w14:paraId="66C87E32" w14:textId="69049305" w:rsidR="00C40897" w:rsidRDefault="00C40897"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2</w:t>
      </w:r>
      <w:r>
        <w:rPr>
          <w:rFonts w:ascii="Times New Roman" w:hAnsi="Times New Roman" w:cs="Times New Roman"/>
          <w:sz w:val="24"/>
          <w:szCs w:val="24"/>
        </w:rPr>
        <w:t xml:space="preserve"> </w:t>
      </w:r>
      <w:r w:rsidR="005A7D8D">
        <w:rPr>
          <w:rFonts w:ascii="Times New Roman" w:hAnsi="Times New Roman" w:cs="Times New Roman"/>
          <w:sz w:val="24"/>
          <w:szCs w:val="24"/>
        </w:rPr>
        <w:t xml:space="preserve">Assigned Manager Review </w:t>
      </w:r>
      <w:r>
        <w:rPr>
          <w:rFonts w:ascii="Times New Roman" w:hAnsi="Times New Roman" w:cs="Times New Roman"/>
          <w:sz w:val="24"/>
          <w:szCs w:val="24"/>
        </w:rPr>
        <w:t>Reports</w:t>
      </w:r>
    </w:p>
    <w:p w14:paraId="349E287E" w14:textId="0B95F8B0"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 xml:space="preserve">The </w:t>
      </w:r>
      <w:r w:rsidR="005632B1">
        <w:rPr>
          <w:rFonts w:ascii="Times New Roman" w:hAnsi="Times New Roman" w:cs="Times New Roman"/>
          <w:sz w:val="24"/>
          <w:szCs w:val="24"/>
        </w:rPr>
        <w:t>OMR data feed for the following</w:t>
      </w:r>
      <w:r>
        <w:rPr>
          <w:rFonts w:ascii="Times New Roman" w:hAnsi="Times New Roman" w:cs="Times New Roman"/>
          <w:sz w:val="24"/>
          <w:szCs w:val="24"/>
        </w:rPr>
        <w:t xml:space="preserve"> </w:t>
      </w:r>
      <w:r w:rsidR="00976F5E">
        <w:rPr>
          <w:rFonts w:ascii="Times New Roman" w:hAnsi="Times New Roman" w:cs="Times New Roman"/>
          <w:sz w:val="24"/>
          <w:szCs w:val="24"/>
        </w:rPr>
        <w:t>report is</w:t>
      </w:r>
      <w:r>
        <w:rPr>
          <w:rFonts w:ascii="Times New Roman" w:hAnsi="Times New Roman" w:cs="Times New Roman"/>
          <w:sz w:val="24"/>
          <w:szCs w:val="24"/>
        </w:rPr>
        <w:t xml:space="preserve"> defined in section VI above.</w:t>
      </w:r>
    </w:p>
    <w:p w14:paraId="444344B7"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32" w:type="dxa"/>
        <w:tblInd w:w="2808" w:type="dxa"/>
        <w:tblLook w:val="04A0" w:firstRow="1" w:lastRow="0" w:firstColumn="1" w:lastColumn="0" w:noHBand="0" w:noVBand="1"/>
      </w:tblPr>
      <w:tblGrid>
        <w:gridCol w:w="2340"/>
        <w:gridCol w:w="4266"/>
        <w:gridCol w:w="2026"/>
      </w:tblGrid>
      <w:tr w:rsidR="005632B1" w:rsidRPr="005632B1" w14:paraId="6A2D0817" w14:textId="77777777" w:rsidTr="005632B1">
        <w:tc>
          <w:tcPr>
            <w:tcW w:w="2340" w:type="dxa"/>
          </w:tcPr>
          <w:p w14:paraId="4383BCE9" w14:textId="3C799B18" w:rsidR="005632B1" w:rsidRPr="005632B1" w:rsidRDefault="005632B1" w:rsidP="00357032">
            <w:pPr>
              <w:jc w:val="center"/>
              <w:rPr>
                <w:rFonts w:ascii="Times New Roman" w:hAnsi="Times New Roman" w:cs="Times New Roman"/>
                <w:b/>
              </w:rPr>
            </w:pPr>
            <w:r>
              <w:rPr>
                <w:rFonts w:ascii="Times New Roman" w:hAnsi="Times New Roman" w:cs="Times New Roman"/>
                <w:b/>
              </w:rPr>
              <w:t>Coaching Reason</w:t>
            </w:r>
          </w:p>
        </w:tc>
        <w:tc>
          <w:tcPr>
            <w:tcW w:w="4266" w:type="dxa"/>
          </w:tcPr>
          <w:p w14:paraId="00F06FE0" w14:textId="3C091552"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Coaching Sub-reason</w:t>
            </w:r>
          </w:p>
        </w:tc>
        <w:tc>
          <w:tcPr>
            <w:tcW w:w="2026" w:type="dxa"/>
          </w:tcPr>
          <w:p w14:paraId="2300A0FE" w14:textId="77777777" w:rsidR="005632B1" w:rsidRPr="005632B1" w:rsidRDefault="005632B1" w:rsidP="00357032">
            <w:pPr>
              <w:jc w:val="center"/>
              <w:rPr>
                <w:rFonts w:ascii="Times New Roman" w:hAnsi="Times New Roman" w:cs="Times New Roman"/>
                <w:b/>
              </w:rPr>
            </w:pPr>
            <w:r w:rsidRPr="005632B1">
              <w:rPr>
                <w:rFonts w:ascii="Times New Roman" w:hAnsi="Times New Roman" w:cs="Times New Roman"/>
                <w:b/>
              </w:rPr>
              <w:t>OMR Report Code</w:t>
            </w:r>
          </w:p>
        </w:tc>
      </w:tr>
      <w:tr w:rsidR="005632B1" w:rsidRPr="005632B1" w14:paraId="11098ED9" w14:textId="77777777" w:rsidTr="005632B1">
        <w:tc>
          <w:tcPr>
            <w:tcW w:w="2340" w:type="dxa"/>
          </w:tcPr>
          <w:p w14:paraId="1B3F318C" w14:textId="203FBDD0" w:rsidR="005632B1" w:rsidRPr="005632B1" w:rsidRDefault="005632B1" w:rsidP="00357032">
            <w:pPr>
              <w:rPr>
                <w:rFonts w:ascii="Times New Roman" w:hAnsi="Times New Roman" w:cs="Times New Roman"/>
                <w:color w:val="000000"/>
              </w:rPr>
            </w:pPr>
            <w:r>
              <w:rPr>
                <w:rFonts w:ascii="Times New Roman" w:hAnsi="Times New Roman" w:cs="Times New Roman"/>
                <w:color w:val="000000"/>
              </w:rPr>
              <w:t>OMR/Exceptions</w:t>
            </w:r>
          </w:p>
        </w:tc>
        <w:tc>
          <w:tcPr>
            <w:tcW w:w="4266" w:type="dxa"/>
            <w:vAlign w:val="center"/>
          </w:tcPr>
          <w:p w14:paraId="5C9C3B33" w14:textId="2FF3137B"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OMR: Low CSAT</w:t>
            </w:r>
          </w:p>
        </w:tc>
        <w:tc>
          <w:tcPr>
            <w:tcW w:w="2026" w:type="dxa"/>
            <w:vAlign w:val="bottom"/>
          </w:tcPr>
          <w:p w14:paraId="7097F7C7" w14:textId="5923F1EC" w:rsidR="005632B1" w:rsidRPr="005632B1" w:rsidRDefault="005632B1" w:rsidP="00357032">
            <w:pPr>
              <w:rPr>
                <w:rFonts w:ascii="Times New Roman" w:hAnsi="Times New Roman" w:cs="Times New Roman"/>
              </w:rPr>
            </w:pPr>
            <w:r w:rsidRPr="005632B1">
              <w:rPr>
                <w:rFonts w:ascii="Times New Roman" w:hAnsi="Times New Roman" w:cs="Times New Roman"/>
                <w:color w:val="000000"/>
              </w:rPr>
              <w:t>LCS</w:t>
            </w:r>
          </w:p>
        </w:tc>
      </w:tr>
    </w:tbl>
    <w:p w14:paraId="203D3289" w14:textId="77777777" w:rsidR="00C40897" w:rsidRDefault="00C40897" w:rsidP="00C40897">
      <w:pPr>
        <w:spacing w:after="0"/>
        <w:ind w:left="1980" w:firstLine="720"/>
        <w:rPr>
          <w:rFonts w:ascii="Times New Roman" w:hAnsi="Times New Roman" w:cs="Times New Roman"/>
          <w:sz w:val="24"/>
          <w:szCs w:val="24"/>
        </w:rPr>
      </w:pPr>
    </w:p>
    <w:p w14:paraId="1861C15B" w14:textId="58744F70" w:rsidR="00C40897" w:rsidRDefault="00904695" w:rsidP="00C40897">
      <w:pPr>
        <w:spacing w:after="0"/>
        <w:ind w:left="2160" w:firstLine="540"/>
        <w:rPr>
          <w:rFonts w:ascii="Times New Roman" w:hAnsi="Times New Roman" w:cs="Times New Roman"/>
          <w:sz w:val="24"/>
          <w:szCs w:val="24"/>
        </w:rPr>
      </w:pPr>
      <w:r>
        <w:rPr>
          <w:rFonts w:ascii="Times New Roman" w:hAnsi="Times New Roman" w:cs="Times New Roman"/>
          <w:sz w:val="24"/>
          <w:szCs w:val="24"/>
        </w:rPr>
        <w:t>2.1.3.3</w:t>
      </w:r>
      <w:r w:rsidR="00C40897">
        <w:rPr>
          <w:rFonts w:ascii="Times New Roman" w:hAnsi="Times New Roman" w:cs="Times New Roman"/>
          <w:sz w:val="24"/>
          <w:szCs w:val="24"/>
        </w:rPr>
        <w:t xml:space="preserve"> </w:t>
      </w:r>
      <w:r w:rsidR="00976F5E">
        <w:rPr>
          <w:rFonts w:ascii="Times New Roman" w:hAnsi="Times New Roman" w:cs="Times New Roman"/>
          <w:sz w:val="24"/>
          <w:szCs w:val="24"/>
        </w:rPr>
        <w:t xml:space="preserve">Supervisor Review </w:t>
      </w:r>
      <w:r w:rsidR="00C40897">
        <w:rPr>
          <w:rFonts w:ascii="Times New Roman" w:hAnsi="Times New Roman" w:cs="Times New Roman"/>
          <w:sz w:val="24"/>
          <w:szCs w:val="24"/>
        </w:rPr>
        <w:t>Reports</w:t>
      </w:r>
    </w:p>
    <w:p w14:paraId="79437601" w14:textId="6F1C81E9" w:rsidR="00C40897" w:rsidRDefault="00C40897" w:rsidP="00C40897">
      <w:pPr>
        <w:spacing w:after="0"/>
        <w:ind w:left="1980" w:firstLine="720"/>
        <w:rPr>
          <w:rFonts w:ascii="Times New Roman" w:hAnsi="Times New Roman" w:cs="Times New Roman"/>
          <w:sz w:val="24"/>
          <w:szCs w:val="24"/>
        </w:rPr>
      </w:pPr>
      <w:r>
        <w:rPr>
          <w:rFonts w:ascii="Times New Roman" w:hAnsi="Times New Roman" w:cs="Times New Roman"/>
          <w:sz w:val="24"/>
          <w:szCs w:val="24"/>
        </w:rPr>
        <w:t>The OMR data feed for the following</w:t>
      </w:r>
      <w:r w:rsidR="00976F5E">
        <w:rPr>
          <w:rFonts w:ascii="Times New Roman" w:hAnsi="Times New Roman" w:cs="Times New Roman"/>
          <w:sz w:val="24"/>
          <w:szCs w:val="24"/>
        </w:rPr>
        <w:t xml:space="preserve"> reports</w:t>
      </w:r>
      <w:r>
        <w:rPr>
          <w:rFonts w:ascii="Times New Roman" w:hAnsi="Times New Roman" w:cs="Times New Roman"/>
          <w:sz w:val="24"/>
          <w:szCs w:val="24"/>
        </w:rPr>
        <w:t>.</w:t>
      </w:r>
    </w:p>
    <w:p w14:paraId="32844BEE" w14:textId="77777777" w:rsidR="00C40897" w:rsidRDefault="00C40897" w:rsidP="00C40897">
      <w:pPr>
        <w:spacing w:after="0"/>
        <w:ind w:left="1980" w:firstLine="720"/>
        <w:rPr>
          <w:rFonts w:ascii="Times New Roman" w:hAnsi="Times New Roman" w:cs="Times New Roman"/>
          <w:sz w:val="24"/>
          <w:szCs w:val="24"/>
        </w:rPr>
      </w:pPr>
    </w:p>
    <w:tbl>
      <w:tblPr>
        <w:tblStyle w:val="TableGrid"/>
        <w:tblW w:w="8663" w:type="dxa"/>
        <w:tblInd w:w="2808" w:type="dxa"/>
        <w:tblLook w:val="04A0" w:firstRow="1" w:lastRow="0" w:firstColumn="1" w:lastColumn="0" w:noHBand="0" w:noVBand="1"/>
      </w:tblPr>
      <w:tblGrid>
        <w:gridCol w:w="2340"/>
        <w:gridCol w:w="4306"/>
        <w:gridCol w:w="2017"/>
      </w:tblGrid>
      <w:tr w:rsidR="005632B1" w:rsidRPr="00C40897" w14:paraId="76858E45" w14:textId="77777777" w:rsidTr="00E904BC">
        <w:tc>
          <w:tcPr>
            <w:tcW w:w="2340" w:type="dxa"/>
          </w:tcPr>
          <w:p w14:paraId="188E977E" w14:textId="40452850" w:rsidR="005632B1" w:rsidRPr="00C40897" w:rsidRDefault="00E904BC" w:rsidP="00357032">
            <w:pPr>
              <w:jc w:val="center"/>
              <w:rPr>
                <w:rFonts w:ascii="Times New Roman" w:hAnsi="Times New Roman" w:cs="Times New Roman"/>
                <w:b/>
              </w:rPr>
            </w:pPr>
            <w:r>
              <w:rPr>
                <w:rFonts w:ascii="Times New Roman" w:hAnsi="Times New Roman" w:cs="Times New Roman"/>
                <w:b/>
              </w:rPr>
              <w:t>Coaching Reason</w:t>
            </w:r>
          </w:p>
        </w:tc>
        <w:tc>
          <w:tcPr>
            <w:tcW w:w="4306" w:type="dxa"/>
          </w:tcPr>
          <w:p w14:paraId="334FE7F5" w14:textId="44C01912"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Coaching Sub-reason</w:t>
            </w:r>
          </w:p>
        </w:tc>
        <w:tc>
          <w:tcPr>
            <w:tcW w:w="2017" w:type="dxa"/>
          </w:tcPr>
          <w:p w14:paraId="1B827314" w14:textId="77777777" w:rsidR="005632B1" w:rsidRPr="00C40897" w:rsidRDefault="005632B1" w:rsidP="00357032">
            <w:pPr>
              <w:jc w:val="center"/>
              <w:rPr>
                <w:rFonts w:ascii="Times New Roman" w:hAnsi="Times New Roman" w:cs="Times New Roman"/>
                <w:b/>
              </w:rPr>
            </w:pPr>
            <w:r w:rsidRPr="00C40897">
              <w:rPr>
                <w:rFonts w:ascii="Times New Roman" w:hAnsi="Times New Roman" w:cs="Times New Roman"/>
                <w:b/>
              </w:rPr>
              <w:t>OMR Report Code</w:t>
            </w:r>
          </w:p>
        </w:tc>
      </w:tr>
      <w:tr w:rsidR="005632B1" w:rsidRPr="00C40897" w14:paraId="352CE3F2" w14:textId="77777777" w:rsidTr="00E904BC">
        <w:tc>
          <w:tcPr>
            <w:tcW w:w="2340" w:type="dxa"/>
          </w:tcPr>
          <w:p w14:paraId="5B064577" w14:textId="7FEA544B" w:rsidR="005632B1" w:rsidRPr="00C40897" w:rsidRDefault="00E904BC" w:rsidP="00357032">
            <w:pPr>
              <w:rPr>
                <w:rFonts w:ascii="Times New Roman" w:hAnsi="Times New Roman" w:cs="Times New Roman"/>
                <w:color w:val="000000"/>
              </w:rPr>
            </w:pPr>
            <w:r>
              <w:rPr>
                <w:rFonts w:ascii="Times New Roman" w:hAnsi="Times New Roman" w:cs="Times New Roman"/>
                <w:color w:val="000000"/>
              </w:rPr>
              <w:t>OMR/Exceptions</w:t>
            </w:r>
          </w:p>
        </w:tc>
        <w:tc>
          <w:tcPr>
            <w:tcW w:w="4306" w:type="dxa"/>
            <w:vAlign w:val="center"/>
          </w:tcPr>
          <w:p w14:paraId="7CAFDC42" w14:textId="315668FB"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OMR: Inappropriate ARC Escalation</w:t>
            </w:r>
          </w:p>
        </w:tc>
        <w:tc>
          <w:tcPr>
            <w:tcW w:w="2017" w:type="dxa"/>
            <w:vAlign w:val="bottom"/>
          </w:tcPr>
          <w:p w14:paraId="01A1BF19" w14:textId="77777777" w:rsidR="005632B1" w:rsidRPr="00C40897" w:rsidRDefault="005632B1" w:rsidP="00357032">
            <w:pPr>
              <w:rPr>
                <w:rFonts w:ascii="Times New Roman" w:hAnsi="Times New Roman" w:cs="Times New Roman"/>
              </w:rPr>
            </w:pPr>
            <w:r w:rsidRPr="00C40897">
              <w:rPr>
                <w:rFonts w:ascii="Times New Roman" w:hAnsi="Times New Roman" w:cs="Times New Roman"/>
                <w:color w:val="000000"/>
              </w:rPr>
              <w:t>IAE</w:t>
            </w:r>
          </w:p>
        </w:tc>
      </w:tr>
      <w:tr w:rsidR="005A56EF" w:rsidRPr="00C40897" w14:paraId="3618E188" w14:textId="77777777" w:rsidTr="00E904BC">
        <w:tc>
          <w:tcPr>
            <w:tcW w:w="2340" w:type="dxa"/>
          </w:tcPr>
          <w:p w14:paraId="5621E5B3" w14:textId="35CA23C2" w:rsidR="005A56EF" w:rsidRDefault="005A56EF" w:rsidP="00357032">
            <w:pPr>
              <w:rPr>
                <w:rFonts w:ascii="Times New Roman" w:hAnsi="Times New Roman" w:cs="Times New Roman"/>
                <w:color w:val="000000"/>
              </w:rPr>
            </w:pPr>
            <w:r>
              <w:rPr>
                <w:rFonts w:ascii="Times New Roman" w:hAnsi="Times New Roman" w:cs="Times New Roman"/>
                <w:color w:val="000000"/>
              </w:rPr>
              <w:lastRenderedPageBreak/>
              <w:t>OMR/Exceptions</w:t>
            </w:r>
          </w:p>
        </w:tc>
        <w:tc>
          <w:tcPr>
            <w:tcW w:w="4306" w:type="dxa"/>
            <w:vAlign w:val="center"/>
          </w:tcPr>
          <w:p w14:paraId="6D75F2EB" w14:textId="28E1D800"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OMR: Inappropriate ARC Transfers</w:t>
            </w:r>
          </w:p>
        </w:tc>
        <w:tc>
          <w:tcPr>
            <w:tcW w:w="2017" w:type="dxa"/>
            <w:vAlign w:val="bottom"/>
          </w:tcPr>
          <w:p w14:paraId="60F51AFA" w14:textId="7B283763" w:rsidR="005A56EF" w:rsidRPr="00C40897" w:rsidRDefault="005A56EF" w:rsidP="00357032">
            <w:pPr>
              <w:rPr>
                <w:rFonts w:ascii="Times New Roman" w:hAnsi="Times New Roman" w:cs="Times New Roman"/>
                <w:color w:val="000000"/>
              </w:rPr>
            </w:pPr>
            <w:r>
              <w:rPr>
                <w:rFonts w:ascii="Times New Roman" w:hAnsi="Times New Roman" w:cs="Times New Roman"/>
                <w:color w:val="000000"/>
              </w:rPr>
              <w:t>IAT</w:t>
            </w:r>
          </w:p>
        </w:tc>
      </w:tr>
    </w:tbl>
    <w:p w14:paraId="11F5E133" w14:textId="77777777" w:rsidR="00C40897" w:rsidRDefault="00C40897" w:rsidP="00A05D1C">
      <w:pPr>
        <w:tabs>
          <w:tab w:val="left" w:pos="1800"/>
        </w:tabs>
        <w:spacing w:after="0"/>
        <w:ind w:left="720"/>
        <w:rPr>
          <w:rFonts w:ascii="Times New Roman" w:hAnsi="Times New Roman" w:cs="Times New Roman"/>
          <w:sz w:val="24"/>
          <w:szCs w:val="24"/>
        </w:rPr>
      </w:pPr>
    </w:p>
    <w:p w14:paraId="697F5FDE" w14:textId="20814C18"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.1 OMR Feed File Layout</w:t>
      </w:r>
    </w:p>
    <w:p w14:paraId="568DC3A7" w14:textId="4EB194F7" w:rsidR="005632B1" w:rsidRDefault="005632B1" w:rsidP="005632B1">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w:t>
      </w:r>
      <w:r>
        <w:rPr>
          <w:rFonts w:ascii="Times New Roman" w:hAnsi="Times New Roman" w:cs="Times New Roman"/>
          <w:sz w:val="24"/>
          <w:szCs w:val="24"/>
        </w:rPr>
        <w:t>OMR</w:t>
      </w:r>
      <w:r w:rsidRPr="009A3634">
        <w:rPr>
          <w:rFonts w:ascii="Times New Roman" w:hAnsi="Times New Roman" w:cs="Times New Roman"/>
          <w:sz w:val="24"/>
          <w:szCs w:val="24"/>
        </w:rPr>
        <w:t>_Layout.docx</w:t>
      </w:r>
      <w:r>
        <w:rPr>
          <w:rFonts w:ascii="Times New Roman" w:hAnsi="Times New Roman" w:cs="Times New Roman"/>
          <w:sz w:val="24"/>
          <w:szCs w:val="24"/>
        </w:rPr>
        <w:t xml:space="preserve"> identifies the fields and layout of IAE</w:t>
      </w:r>
      <w:r w:rsidR="005A56EF">
        <w:rPr>
          <w:rFonts w:ascii="Times New Roman" w:hAnsi="Times New Roman" w:cs="Times New Roman"/>
          <w:sz w:val="24"/>
          <w:szCs w:val="24"/>
        </w:rPr>
        <w:t>, IAT</w:t>
      </w:r>
      <w:r>
        <w:rPr>
          <w:rFonts w:ascii="Times New Roman" w:hAnsi="Times New Roman" w:cs="Times New Roman"/>
          <w:sz w:val="24"/>
          <w:szCs w:val="24"/>
        </w:rPr>
        <w:t xml:space="preserve"> reports.  The report files will be a comma separated value (CSV) file.</w:t>
      </w:r>
    </w:p>
    <w:p w14:paraId="1797CF1D" w14:textId="77777777" w:rsidR="005632B1" w:rsidRDefault="005632B1" w:rsidP="005632B1">
      <w:pPr>
        <w:tabs>
          <w:tab w:val="left" w:pos="1800"/>
        </w:tabs>
        <w:spacing w:after="0"/>
        <w:ind w:left="2160"/>
        <w:rPr>
          <w:rFonts w:ascii="Times New Roman" w:hAnsi="Times New Roman" w:cs="Times New Roman"/>
          <w:sz w:val="24"/>
          <w:szCs w:val="24"/>
        </w:rPr>
      </w:pPr>
    </w:p>
    <w:p w14:paraId="35F13F29" w14:textId="0A3EDF76"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w:t>
      </w:r>
      <w:r>
        <w:rPr>
          <w:rFonts w:ascii="Times New Roman" w:hAnsi="Times New Roman" w:cs="Times New Roman"/>
          <w:sz w:val="24"/>
          <w:szCs w:val="24"/>
        </w:rPr>
        <w:t xml:space="preserve">.2 Location </w:t>
      </w:r>
    </w:p>
    <w:p w14:paraId="0310E782" w14:textId="77777777"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3A8E1103" w14:textId="77777777" w:rsidR="005632B1" w:rsidRDefault="005632B1" w:rsidP="005632B1">
      <w:pPr>
        <w:spacing w:after="0"/>
        <w:ind w:left="2880" w:firstLine="720"/>
        <w:rPr>
          <w:rFonts w:ascii="Times New Roman" w:hAnsi="Times New Roman" w:cs="Times New Roman"/>
          <w:sz w:val="24"/>
          <w:szCs w:val="24"/>
        </w:rPr>
      </w:pPr>
    </w:p>
    <w:p w14:paraId="772F6F10" w14:textId="3E1463EC" w:rsidR="005632B1" w:rsidRDefault="005632B1" w:rsidP="005632B1">
      <w:pPr>
        <w:spacing w:after="0"/>
        <w:ind w:left="2880" w:firstLine="720"/>
        <w:rPr>
          <w:rFonts w:ascii="Times New Roman" w:hAnsi="Times New Roman" w:cs="Times New Roman"/>
          <w:sz w:val="24"/>
          <w:szCs w:val="24"/>
        </w:rPr>
      </w:pPr>
      <w:r>
        <w:rPr>
          <w:rFonts w:ascii="Times New Roman" w:hAnsi="Times New Roman" w:cs="Times New Roman"/>
          <w:sz w:val="24"/>
          <w:szCs w:val="24"/>
        </w:rPr>
        <w:tab/>
      </w:r>
      <w:r w:rsidRPr="005632B1">
        <w:rPr>
          <w:rFonts w:ascii="Times New Roman" w:hAnsi="Times New Roman" w:cs="Times New Roman"/>
          <w:sz w:val="24"/>
          <w:szCs w:val="24"/>
        </w:rPr>
        <w:t>\\vrivscors01\BCC Scorecards\Coaching\Outliers</w:t>
      </w:r>
    </w:p>
    <w:p w14:paraId="7ADC1E32" w14:textId="77777777" w:rsidR="005632B1" w:rsidRDefault="005632B1" w:rsidP="00A05D1C">
      <w:pPr>
        <w:tabs>
          <w:tab w:val="left" w:pos="1800"/>
        </w:tabs>
        <w:spacing w:after="0"/>
        <w:ind w:left="720"/>
        <w:rPr>
          <w:rFonts w:ascii="Times New Roman" w:hAnsi="Times New Roman" w:cs="Times New Roman"/>
          <w:sz w:val="24"/>
          <w:szCs w:val="24"/>
        </w:rPr>
      </w:pPr>
    </w:p>
    <w:p w14:paraId="7583BE32" w14:textId="4B2951B6" w:rsidR="00C46920" w:rsidRDefault="00904695"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2.1.3.3</w:t>
      </w:r>
      <w:r w:rsidR="00C46920">
        <w:rPr>
          <w:rFonts w:ascii="Times New Roman" w:hAnsi="Times New Roman" w:cs="Times New Roman"/>
          <w:sz w:val="24"/>
          <w:szCs w:val="24"/>
        </w:rPr>
        <w:t>.3 Naming Convention</w:t>
      </w:r>
    </w:p>
    <w:p w14:paraId="0999B57A"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The file will have the following naming convention:</w:t>
      </w:r>
    </w:p>
    <w:p w14:paraId="68D3AF4F" w14:textId="77777777" w:rsidR="00C46920" w:rsidRPr="00C46920" w:rsidRDefault="00C46920" w:rsidP="00C46920">
      <w:pPr>
        <w:spacing w:after="0"/>
        <w:ind w:left="2880" w:firstLine="720"/>
        <w:rPr>
          <w:rFonts w:ascii="Times New Roman" w:hAnsi="Times New Roman" w:cs="Times New Roman"/>
          <w:sz w:val="24"/>
          <w:szCs w:val="24"/>
        </w:rPr>
      </w:pPr>
    </w:p>
    <w:p w14:paraId="1BF94710" w14:textId="70BF786D" w:rsidR="00C46920" w:rsidRPr="00C46920" w:rsidRDefault="00C46920" w:rsidP="00C46920">
      <w:pPr>
        <w:spacing w:after="0"/>
        <w:ind w:left="2880" w:firstLine="720"/>
        <w:rPr>
          <w:rFonts w:ascii="Times New Roman" w:hAnsi="Times New Roman" w:cs="Times New Roman"/>
          <w:sz w:val="24"/>
          <w:szCs w:val="24"/>
        </w:rPr>
      </w:pPr>
      <w:proofErr w:type="spellStart"/>
      <w:r w:rsidRPr="00C46920">
        <w:rPr>
          <w:rFonts w:ascii="Times New Roman" w:hAnsi="Times New Roman" w:cs="Times New Roman"/>
          <w:sz w:val="24"/>
          <w:szCs w:val="24"/>
        </w:rPr>
        <w:t>eCL_Outlier</w:t>
      </w:r>
      <w:proofErr w:type="spellEnd"/>
      <w:r w:rsidRPr="00C46920">
        <w:rPr>
          <w:rFonts w:ascii="Times New Roman" w:hAnsi="Times New Roman" w:cs="Times New Roman"/>
          <w:sz w:val="24"/>
          <w:szCs w:val="24"/>
        </w:rPr>
        <w:t xml:space="preserve"> Feed_&lt;</w:t>
      </w:r>
      <w:proofErr w:type="spellStart"/>
      <w:r w:rsidRPr="00C46920">
        <w:rPr>
          <w:rFonts w:ascii="Times New Roman" w:hAnsi="Times New Roman" w:cs="Times New Roman"/>
          <w:sz w:val="24"/>
          <w:szCs w:val="24"/>
        </w:rPr>
        <w:t>ReportCode</w:t>
      </w:r>
      <w:proofErr w:type="spellEnd"/>
      <w:r w:rsidRPr="00C46920">
        <w:rPr>
          <w:rFonts w:ascii="Times New Roman" w:hAnsi="Times New Roman" w:cs="Times New Roman"/>
          <w:sz w:val="24"/>
          <w:szCs w:val="24"/>
        </w:rPr>
        <w:t xml:space="preserve">&gt;&lt;YYYYMMDD&gt;.csv   </w:t>
      </w:r>
    </w:p>
    <w:p w14:paraId="284AE717" w14:textId="77777777" w:rsidR="00C46920" w:rsidRP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w:t>
      </w:r>
      <w:proofErr w:type="spellStart"/>
      <w:r w:rsidRPr="00C46920">
        <w:rPr>
          <w:rFonts w:ascii="Times New Roman" w:hAnsi="Times New Roman" w:cs="Times New Roman"/>
          <w:sz w:val="24"/>
          <w:szCs w:val="24"/>
        </w:rPr>
        <w:t>ReportCode</w:t>
      </w:r>
      <w:proofErr w:type="spellEnd"/>
      <w:r w:rsidRPr="00C46920">
        <w:rPr>
          <w:rFonts w:ascii="Times New Roman" w:hAnsi="Times New Roman" w:cs="Times New Roman"/>
          <w:sz w:val="24"/>
          <w:szCs w:val="24"/>
        </w:rPr>
        <w:t xml:space="preserve">&gt; represents the three character value from </w:t>
      </w:r>
      <w:proofErr w:type="spellStart"/>
      <w:r w:rsidRPr="00C46920">
        <w:rPr>
          <w:rFonts w:ascii="Times New Roman" w:hAnsi="Times New Roman" w:cs="Times New Roman"/>
          <w:sz w:val="24"/>
          <w:szCs w:val="24"/>
        </w:rPr>
        <w:t>strReportCode</w:t>
      </w:r>
      <w:proofErr w:type="spellEnd"/>
    </w:p>
    <w:p w14:paraId="18419799" w14:textId="5C9016D3" w:rsidR="00C46920" w:rsidRDefault="00C46920" w:rsidP="00C46920">
      <w:pPr>
        <w:spacing w:after="0"/>
        <w:ind w:left="2880" w:firstLine="720"/>
        <w:rPr>
          <w:rFonts w:ascii="Times New Roman" w:hAnsi="Times New Roman" w:cs="Times New Roman"/>
          <w:sz w:val="24"/>
          <w:szCs w:val="24"/>
        </w:rPr>
      </w:pPr>
      <w:r w:rsidRPr="00C46920">
        <w:rPr>
          <w:rFonts w:ascii="Times New Roman" w:hAnsi="Times New Roman" w:cs="Times New Roman"/>
          <w:sz w:val="24"/>
          <w:szCs w:val="24"/>
        </w:rPr>
        <w:t>&lt;YYYYMMDD&gt; represents the Year, Month and Day</w:t>
      </w:r>
    </w:p>
    <w:p w14:paraId="50C6CBC2" w14:textId="77777777" w:rsidR="00C46920" w:rsidRDefault="00C46920" w:rsidP="00A05D1C">
      <w:pPr>
        <w:tabs>
          <w:tab w:val="left" w:pos="1800"/>
        </w:tabs>
        <w:spacing w:after="0"/>
        <w:ind w:left="720"/>
        <w:rPr>
          <w:rFonts w:ascii="Times New Roman" w:hAnsi="Times New Roman" w:cs="Times New Roman"/>
          <w:sz w:val="24"/>
          <w:szCs w:val="24"/>
        </w:rPr>
      </w:pPr>
    </w:p>
    <w:p w14:paraId="136A3036" w14:textId="7A2557DA"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.4 Report Codes</w:t>
      </w:r>
    </w:p>
    <w:p w14:paraId="6BC8534B" w14:textId="1812E126"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The Report Codes for report</w:t>
      </w:r>
      <w:r w:rsidR="00B04411">
        <w:rPr>
          <w:rFonts w:ascii="Times New Roman" w:hAnsi="Times New Roman" w:cs="Times New Roman"/>
          <w:sz w:val="24"/>
          <w:szCs w:val="24"/>
        </w:rPr>
        <w:t>s</w:t>
      </w:r>
      <w:r w:rsidRPr="00C46920">
        <w:rPr>
          <w:rFonts w:ascii="Times New Roman" w:hAnsi="Times New Roman" w:cs="Times New Roman"/>
          <w:sz w:val="24"/>
          <w:szCs w:val="24"/>
        </w:rPr>
        <w:t xml:space="preserve"> shall be:</w:t>
      </w:r>
    </w:p>
    <w:p w14:paraId="7F304F9D" w14:textId="77777777" w:rsidR="00C46920" w:rsidRPr="00C46920" w:rsidRDefault="00C46920" w:rsidP="00C46920">
      <w:pPr>
        <w:tabs>
          <w:tab w:val="left" w:pos="1800"/>
        </w:tabs>
        <w:spacing w:after="0"/>
        <w:ind w:left="720"/>
        <w:rPr>
          <w:rFonts w:ascii="Times New Roman" w:hAnsi="Times New Roman" w:cs="Times New Roman"/>
          <w:sz w:val="24"/>
          <w:szCs w:val="24"/>
        </w:rPr>
      </w:pPr>
    </w:p>
    <w:p w14:paraId="7B6B4579" w14:textId="5FB047CF"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ab/>
      </w:r>
      <w:r>
        <w:rPr>
          <w:rFonts w:ascii="Times New Roman" w:hAnsi="Times New Roman" w:cs="Times New Roman"/>
          <w:sz w:val="24"/>
          <w:szCs w:val="24"/>
        </w:rPr>
        <w:t>IAE</w:t>
      </w:r>
      <w:r w:rsidRPr="00C46920">
        <w:rPr>
          <w:rFonts w:ascii="Times New Roman" w:hAnsi="Times New Roman" w:cs="Times New Roman"/>
          <w:sz w:val="24"/>
          <w:szCs w:val="24"/>
        </w:rPr>
        <w:t xml:space="preserve"> – OMR: Inappropriate ARC Escalation</w:t>
      </w:r>
    </w:p>
    <w:p w14:paraId="1F207E69" w14:textId="55FB90B7" w:rsidR="005A56EF" w:rsidRDefault="005A56EF"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IAT</w:t>
      </w:r>
      <w:r w:rsidRPr="00C46920">
        <w:rPr>
          <w:rFonts w:ascii="Times New Roman" w:hAnsi="Times New Roman" w:cs="Times New Roman"/>
          <w:sz w:val="24"/>
          <w:szCs w:val="24"/>
        </w:rPr>
        <w:t xml:space="preserve"> – OMR: Inappropriate ARC </w:t>
      </w:r>
      <w:r>
        <w:rPr>
          <w:rFonts w:ascii="Times New Roman" w:hAnsi="Times New Roman" w:cs="Times New Roman"/>
          <w:sz w:val="24"/>
          <w:szCs w:val="24"/>
        </w:rPr>
        <w:t>Transfer</w:t>
      </w:r>
    </w:p>
    <w:p w14:paraId="08BFB7D4" w14:textId="77777777" w:rsidR="00C46920" w:rsidRDefault="00C46920" w:rsidP="00C46920">
      <w:pPr>
        <w:tabs>
          <w:tab w:val="left" w:pos="1800"/>
        </w:tabs>
        <w:spacing w:after="0"/>
        <w:ind w:left="720"/>
        <w:rPr>
          <w:rFonts w:ascii="Times New Roman" w:hAnsi="Times New Roman" w:cs="Times New Roman"/>
          <w:sz w:val="24"/>
          <w:szCs w:val="24"/>
        </w:rPr>
      </w:pPr>
    </w:p>
    <w:p w14:paraId="32E4DCAE" w14:textId="756F87D3" w:rsidR="00C46920" w:rsidRP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2.1.</w:t>
      </w:r>
      <w:r>
        <w:rPr>
          <w:rFonts w:ascii="Times New Roman" w:hAnsi="Times New Roman" w:cs="Times New Roman"/>
          <w:sz w:val="24"/>
          <w:szCs w:val="24"/>
        </w:rPr>
        <w:t>3</w:t>
      </w:r>
      <w:r w:rsidR="00904695">
        <w:rPr>
          <w:rFonts w:ascii="Times New Roman" w:hAnsi="Times New Roman" w:cs="Times New Roman"/>
          <w:sz w:val="24"/>
          <w:szCs w:val="24"/>
        </w:rPr>
        <w:t>.3</w:t>
      </w:r>
      <w:r w:rsidRPr="00C46920">
        <w:rPr>
          <w:rFonts w:ascii="Times New Roman" w:hAnsi="Times New Roman" w:cs="Times New Roman"/>
          <w:sz w:val="24"/>
          <w:szCs w:val="24"/>
        </w:rPr>
        <w:t>.5 Invalid Records Not Processed</w:t>
      </w:r>
    </w:p>
    <w:p w14:paraId="78E948C2" w14:textId="2A7F8038" w:rsidR="00C46920" w:rsidRDefault="00C46920" w:rsidP="00C4692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46920">
        <w:rPr>
          <w:rFonts w:ascii="Times New Roman" w:hAnsi="Times New Roman" w:cs="Times New Roman"/>
          <w:sz w:val="24"/>
          <w:szCs w:val="24"/>
        </w:rPr>
        <w:t>Records from the feed file which cannot be processed will be identified.</w:t>
      </w:r>
    </w:p>
    <w:p w14:paraId="6146686E" w14:textId="77777777" w:rsidR="00F13D19" w:rsidRDefault="00F13D19" w:rsidP="00415353">
      <w:pPr>
        <w:spacing w:after="0"/>
        <w:ind w:left="720"/>
        <w:rPr>
          <w:rFonts w:ascii="Times New Roman" w:hAnsi="Times New Roman" w:cs="Times New Roman"/>
          <w:sz w:val="24"/>
          <w:szCs w:val="24"/>
        </w:rPr>
      </w:pPr>
    </w:p>
    <w:p w14:paraId="08787FE1" w14:textId="58C715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904695">
        <w:rPr>
          <w:rFonts w:ascii="Times New Roman" w:hAnsi="Times New Roman" w:cs="Times New Roman"/>
          <w:sz w:val="24"/>
          <w:szCs w:val="24"/>
        </w:rPr>
        <w:t>3.6</w:t>
      </w:r>
      <w:r>
        <w:rPr>
          <w:rFonts w:ascii="Times New Roman" w:hAnsi="Times New Roman" w:cs="Times New Roman"/>
          <w:sz w:val="24"/>
          <w:szCs w:val="24"/>
        </w:rPr>
        <w:t xml:space="preserve">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11CE951C" w14:textId="7828491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The eCoaching Log will be initiated in the CSR module.</w:t>
      </w:r>
    </w:p>
    <w:p w14:paraId="3D3B19C1" w14:textId="77777777" w:rsidR="00C46920" w:rsidRDefault="00C46920" w:rsidP="00C46920">
      <w:pPr>
        <w:spacing w:after="0"/>
        <w:ind w:left="2880"/>
        <w:rPr>
          <w:rFonts w:ascii="Times New Roman" w:hAnsi="Times New Roman" w:cs="Times New Roman"/>
          <w:sz w:val="24"/>
          <w:szCs w:val="24"/>
        </w:rPr>
      </w:pPr>
    </w:p>
    <w:p w14:paraId="1F57DF00" w14:textId="3C50086F"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7</w:t>
      </w:r>
      <w:r>
        <w:rPr>
          <w:rFonts w:ascii="Times New Roman" w:hAnsi="Times New Roman" w:cs="Times New Roman"/>
          <w:sz w:val="24"/>
          <w:szCs w:val="24"/>
        </w:rPr>
        <w:t xml:space="preserve"> Program</w:t>
      </w:r>
    </w:p>
    <w:p w14:paraId="0912CD55" w14:textId="2DFDF07B"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w:t>
      </w:r>
      <w:r w:rsidR="00F0550D">
        <w:rPr>
          <w:rFonts w:ascii="Times New Roman" w:hAnsi="Times New Roman" w:cs="Times New Roman"/>
          <w:sz w:val="24"/>
          <w:szCs w:val="24"/>
        </w:rPr>
        <w:t xml:space="preserve"> from the input feed</w:t>
      </w:r>
      <w:r>
        <w:rPr>
          <w:rFonts w:ascii="Times New Roman" w:hAnsi="Times New Roman" w:cs="Times New Roman"/>
          <w:sz w:val="24"/>
          <w:szCs w:val="24"/>
        </w:rPr>
        <w:t>.</w:t>
      </w:r>
    </w:p>
    <w:p w14:paraId="315BF08D" w14:textId="77777777" w:rsidR="00C46920" w:rsidRDefault="00C46920" w:rsidP="00C46920">
      <w:pPr>
        <w:spacing w:after="0"/>
        <w:ind w:left="2880" w:firstLine="720"/>
        <w:rPr>
          <w:rFonts w:ascii="Times New Roman" w:hAnsi="Times New Roman" w:cs="Times New Roman"/>
          <w:sz w:val="24"/>
          <w:szCs w:val="24"/>
        </w:rPr>
      </w:pPr>
    </w:p>
    <w:p w14:paraId="2F280D51" w14:textId="55FB0AFB"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8</w:t>
      </w:r>
      <w:r>
        <w:rPr>
          <w:rFonts w:ascii="Times New Roman" w:hAnsi="Times New Roman" w:cs="Times New Roman"/>
          <w:sz w:val="24"/>
          <w:szCs w:val="24"/>
        </w:rPr>
        <w:t xml:space="preserve"> Delivery Option</w:t>
      </w:r>
    </w:p>
    <w:p w14:paraId="2E93A9D4"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71E6F5D7" w14:textId="77777777" w:rsidR="00C46920" w:rsidRDefault="00C46920" w:rsidP="00C46920">
      <w:pPr>
        <w:tabs>
          <w:tab w:val="left" w:pos="1800"/>
        </w:tabs>
        <w:spacing w:after="0"/>
        <w:ind w:left="2160"/>
        <w:rPr>
          <w:rFonts w:ascii="Times New Roman" w:hAnsi="Times New Roman" w:cs="Times New Roman"/>
          <w:sz w:val="24"/>
          <w:szCs w:val="24"/>
        </w:rPr>
      </w:pPr>
    </w:p>
    <w:p w14:paraId="4472326A" w14:textId="21C6D7C8"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9</w:t>
      </w:r>
      <w:r>
        <w:rPr>
          <w:rFonts w:ascii="Times New Roman" w:hAnsi="Times New Roman" w:cs="Times New Roman"/>
          <w:sz w:val="24"/>
          <w:szCs w:val="24"/>
        </w:rPr>
        <w:t xml:space="preserve"> Date of Coaching</w:t>
      </w:r>
    </w:p>
    <w:p w14:paraId="6C04E957" w14:textId="2B982252"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w:t>
      </w:r>
      <w:r w:rsidR="00F0550D">
        <w:rPr>
          <w:rFonts w:ascii="Times New Roman" w:hAnsi="Times New Roman" w:cs="Times New Roman"/>
          <w:sz w:val="24"/>
          <w:szCs w:val="24"/>
        </w:rPr>
        <w:t>Event Date from the input feed</w:t>
      </w:r>
      <w:r>
        <w:rPr>
          <w:rFonts w:ascii="Times New Roman" w:hAnsi="Times New Roman" w:cs="Times New Roman"/>
          <w:sz w:val="24"/>
          <w:szCs w:val="24"/>
        </w:rPr>
        <w:t>.</w:t>
      </w:r>
    </w:p>
    <w:p w14:paraId="1378B0D5" w14:textId="77777777" w:rsidR="00C46920" w:rsidRDefault="00C46920" w:rsidP="00C46920">
      <w:pPr>
        <w:tabs>
          <w:tab w:val="left" w:pos="1800"/>
        </w:tabs>
        <w:spacing w:after="0"/>
        <w:ind w:left="2160"/>
        <w:rPr>
          <w:rFonts w:ascii="Times New Roman" w:hAnsi="Times New Roman" w:cs="Times New Roman"/>
          <w:sz w:val="24"/>
          <w:szCs w:val="24"/>
        </w:rPr>
      </w:pPr>
    </w:p>
    <w:p w14:paraId="1824A988" w14:textId="2E2B27FC"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10</w:t>
      </w:r>
      <w:r>
        <w:rPr>
          <w:rFonts w:ascii="Times New Roman" w:hAnsi="Times New Roman" w:cs="Times New Roman"/>
          <w:sz w:val="24"/>
          <w:szCs w:val="24"/>
        </w:rPr>
        <w:t xml:space="preserve"> Coaching Reasons </w:t>
      </w:r>
    </w:p>
    <w:p w14:paraId="51888B31" w14:textId="77777777"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7E50A6E5" w14:textId="77777777" w:rsidR="00C46920" w:rsidRDefault="00C46920" w:rsidP="00C46920">
      <w:pPr>
        <w:spacing w:after="0"/>
        <w:ind w:left="4140" w:hanging="540"/>
        <w:rPr>
          <w:rFonts w:ascii="Times New Roman" w:hAnsi="Times New Roman" w:cs="Times New Roman"/>
          <w:sz w:val="24"/>
          <w:szCs w:val="24"/>
        </w:rPr>
      </w:pPr>
    </w:p>
    <w:tbl>
      <w:tblPr>
        <w:tblW w:w="9729"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883"/>
        <w:gridCol w:w="4950"/>
      </w:tblGrid>
      <w:tr w:rsidR="00C46920" w:rsidRPr="008229D2" w14:paraId="201C027E" w14:textId="77777777" w:rsidTr="005A56EF">
        <w:trPr>
          <w:cantSplit/>
          <w:trHeight w:val="300"/>
        </w:trPr>
        <w:tc>
          <w:tcPr>
            <w:tcW w:w="1896" w:type="dxa"/>
            <w:shd w:val="clear" w:color="auto" w:fill="000000" w:themeFill="text1"/>
            <w:vAlign w:val="center"/>
            <w:hideMark/>
          </w:tcPr>
          <w:p w14:paraId="771FA60F"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4328BDB"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722C1484" w14:textId="77777777" w:rsidR="00C46920" w:rsidRPr="008229D2" w:rsidRDefault="00C46920" w:rsidP="0035703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C46920" w:rsidRPr="008229D2" w14:paraId="57036CC6" w14:textId="77777777" w:rsidTr="005A56EF">
        <w:trPr>
          <w:cantSplit/>
          <w:trHeight w:val="300"/>
        </w:trPr>
        <w:tc>
          <w:tcPr>
            <w:tcW w:w="1896" w:type="dxa"/>
            <w:shd w:val="clear" w:color="auto" w:fill="auto"/>
            <w:vAlign w:val="center"/>
          </w:tcPr>
          <w:p w14:paraId="3122F586" w14:textId="0A8CE14C" w:rsidR="00C46920" w:rsidRPr="008229D2" w:rsidRDefault="00F0550D"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2531DE10" w14:textId="77777777" w:rsidR="00C46920" w:rsidRDefault="00C46920"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0520D120" w14:textId="0CC7C6DE" w:rsidR="00C46920" w:rsidRDefault="00F0550D" w:rsidP="00357032">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OMR: Inappropriate ARC Escalation</w:t>
            </w:r>
          </w:p>
        </w:tc>
      </w:tr>
      <w:tr w:rsidR="005A56EF" w:rsidRPr="008229D2" w14:paraId="0FF9A77C" w14:textId="77777777" w:rsidTr="005A56EF">
        <w:trPr>
          <w:cantSplit/>
          <w:trHeight w:val="300"/>
        </w:trPr>
        <w:tc>
          <w:tcPr>
            <w:tcW w:w="1896" w:type="dxa"/>
            <w:shd w:val="clear" w:color="auto" w:fill="auto"/>
            <w:vAlign w:val="center"/>
          </w:tcPr>
          <w:p w14:paraId="15DEAADC" w14:textId="6DE84B90"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OMR/Exceptions</w:t>
            </w:r>
          </w:p>
        </w:tc>
        <w:tc>
          <w:tcPr>
            <w:tcW w:w="2883" w:type="dxa"/>
            <w:shd w:val="clear" w:color="auto" w:fill="auto"/>
            <w:noWrap/>
            <w:vAlign w:val="center"/>
          </w:tcPr>
          <w:p w14:paraId="1A4D7A10" w14:textId="03A7C32F" w:rsidR="005A56EF" w:rsidRDefault="005A56EF" w:rsidP="0035703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29507DDF" w14:textId="4D07C301" w:rsidR="005A56EF" w:rsidRPr="00F0550D" w:rsidRDefault="005A56EF" w:rsidP="005A56EF">
            <w:pPr>
              <w:spacing w:after="0" w:line="240" w:lineRule="auto"/>
              <w:rPr>
                <w:rFonts w:ascii="Times New Roman" w:eastAsia="Times New Roman" w:hAnsi="Times New Roman" w:cs="Times New Roman"/>
                <w:color w:val="000000"/>
                <w:sz w:val="24"/>
                <w:szCs w:val="24"/>
              </w:rPr>
            </w:pPr>
            <w:r w:rsidRPr="00F0550D">
              <w:rPr>
                <w:rFonts w:ascii="Times New Roman" w:eastAsia="Times New Roman" w:hAnsi="Times New Roman" w:cs="Times New Roman"/>
                <w:color w:val="000000"/>
                <w:sz w:val="24"/>
                <w:szCs w:val="24"/>
              </w:rPr>
              <w:t xml:space="preserve">OMR: Inappropriate ARC </w:t>
            </w:r>
            <w:r>
              <w:rPr>
                <w:rFonts w:ascii="Times New Roman" w:eastAsia="Times New Roman" w:hAnsi="Times New Roman" w:cs="Times New Roman"/>
                <w:color w:val="000000"/>
                <w:sz w:val="24"/>
                <w:szCs w:val="24"/>
              </w:rPr>
              <w:t>Transfer</w:t>
            </w:r>
          </w:p>
        </w:tc>
      </w:tr>
    </w:tbl>
    <w:p w14:paraId="3970D1F4" w14:textId="77777777" w:rsidR="00C46920" w:rsidRDefault="00C46920" w:rsidP="00C46920">
      <w:pPr>
        <w:spacing w:after="0"/>
        <w:ind w:left="4140" w:hanging="540"/>
        <w:rPr>
          <w:rFonts w:ascii="Times New Roman" w:hAnsi="Times New Roman" w:cs="Times New Roman"/>
          <w:sz w:val="24"/>
          <w:szCs w:val="24"/>
        </w:rPr>
      </w:pPr>
    </w:p>
    <w:p w14:paraId="3833584E" w14:textId="77777777" w:rsidR="00C46920" w:rsidRDefault="00C46920" w:rsidP="00C46920">
      <w:pPr>
        <w:spacing w:after="0"/>
        <w:ind w:left="4140" w:hanging="540"/>
        <w:rPr>
          <w:rFonts w:ascii="Times New Roman" w:hAnsi="Times New Roman" w:cs="Times New Roman"/>
          <w:sz w:val="24"/>
          <w:szCs w:val="24"/>
        </w:rPr>
      </w:pPr>
    </w:p>
    <w:p w14:paraId="24CF79EF" w14:textId="1D7B3924"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11</w:t>
      </w:r>
      <w:r w:rsidR="00904695">
        <w:rPr>
          <w:rFonts w:ascii="Times New Roman" w:hAnsi="Times New Roman" w:cs="Times New Roman"/>
          <w:sz w:val="24"/>
          <w:szCs w:val="24"/>
        </w:rPr>
        <w:t xml:space="preserve"> </w:t>
      </w:r>
      <w:r>
        <w:rPr>
          <w:rFonts w:ascii="Times New Roman" w:hAnsi="Times New Roman" w:cs="Times New Roman"/>
          <w:sz w:val="24"/>
          <w:szCs w:val="24"/>
        </w:rPr>
        <w:t xml:space="preserve">Report Details </w:t>
      </w:r>
    </w:p>
    <w:p w14:paraId="3928635A" w14:textId="5688D025" w:rsidR="00C46920" w:rsidRDefault="00C46920"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The Report Details shall be the following fields from the f</w:t>
      </w:r>
      <w:r w:rsidR="00F0550D">
        <w:rPr>
          <w:rFonts w:ascii="Times New Roman" w:hAnsi="Times New Roman" w:cs="Times New Roman"/>
          <w:sz w:val="24"/>
          <w:szCs w:val="24"/>
        </w:rPr>
        <w:t>eed file concatenated together:</w:t>
      </w:r>
    </w:p>
    <w:p w14:paraId="2B053F97" w14:textId="5BBB3ED1" w:rsidR="00444218"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r>
    </w:p>
    <w:tbl>
      <w:tblPr>
        <w:tblStyle w:val="TableGrid"/>
        <w:tblW w:w="9720" w:type="dxa"/>
        <w:tblInd w:w="2988" w:type="dxa"/>
        <w:tblLook w:val="04A0" w:firstRow="1" w:lastRow="0" w:firstColumn="1" w:lastColumn="0" w:noHBand="0" w:noVBand="1"/>
      </w:tblPr>
      <w:tblGrid>
        <w:gridCol w:w="2340"/>
        <w:gridCol w:w="7380"/>
      </w:tblGrid>
      <w:tr w:rsidR="005A56EF" w:rsidRPr="00C40897" w14:paraId="13DF664F" w14:textId="77777777" w:rsidTr="005A56EF">
        <w:tc>
          <w:tcPr>
            <w:tcW w:w="2340" w:type="dxa"/>
          </w:tcPr>
          <w:p w14:paraId="38414E9A" w14:textId="55838E91" w:rsidR="005A56EF" w:rsidRDefault="005A56EF" w:rsidP="00904695">
            <w:pPr>
              <w:jc w:val="center"/>
              <w:rPr>
                <w:rFonts w:ascii="Times New Roman" w:hAnsi="Times New Roman" w:cs="Times New Roman"/>
                <w:b/>
              </w:rPr>
            </w:pPr>
            <w:r w:rsidRPr="00C40897">
              <w:rPr>
                <w:rFonts w:ascii="Times New Roman" w:hAnsi="Times New Roman" w:cs="Times New Roman"/>
                <w:b/>
              </w:rPr>
              <w:t>OMR Report Code</w:t>
            </w:r>
          </w:p>
        </w:tc>
        <w:tc>
          <w:tcPr>
            <w:tcW w:w="7380" w:type="dxa"/>
          </w:tcPr>
          <w:p w14:paraId="60F62965" w14:textId="31E5EB8F" w:rsidR="005A56EF" w:rsidRPr="00C40897" w:rsidRDefault="005A56EF" w:rsidP="00904695">
            <w:pPr>
              <w:jc w:val="center"/>
              <w:rPr>
                <w:rFonts w:ascii="Times New Roman" w:hAnsi="Times New Roman" w:cs="Times New Roman"/>
                <w:b/>
              </w:rPr>
            </w:pPr>
            <w:r>
              <w:rPr>
                <w:rFonts w:ascii="Times New Roman" w:hAnsi="Times New Roman" w:cs="Times New Roman"/>
                <w:b/>
              </w:rPr>
              <w:t>Preceding Sentence</w:t>
            </w:r>
          </w:p>
        </w:tc>
      </w:tr>
      <w:tr w:rsidR="005A56EF" w:rsidRPr="00C40897" w14:paraId="4F8BEA90" w14:textId="77777777" w:rsidTr="005A56EF">
        <w:tc>
          <w:tcPr>
            <w:tcW w:w="2340" w:type="dxa"/>
            <w:vAlign w:val="bottom"/>
          </w:tcPr>
          <w:p w14:paraId="5EF4D6B1" w14:textId="33012199" w:rsidR="005A56EF" w:rsidRDefault="005A56EF" w:rsidP="00904695">
            <w:pPr>
              <w:rPr>
                <w:rFonts w:ascii="Times New Roman" w:hAnsi="Times New Roman" w:cs="Times New Roman"/>
                <w:color w:val="000000"/>
              </w:rPr>
            </w:pPr>
            <w:r w:rsidRPr="00C40897">
              <w:rPr>
                <w:rFonts w:ascii="Times New Roman" w:hAnsi="Times New Roman" w:cs="Times New Roman"/>
                <w:color w:val="000000"/>
              </w:rPr>
              <w:t>IAE</w:t>
            </w:r>
          </w:p>
        </w:tc>
        <w:tc>
          <w:tcPr>
            <w:tcW w:w="7380" w:type="dxa"/>
            <w:vAlign w:val="center"/>
          </w:tcPr>
          <w:p w14:paraId="3BDB14C0" w14:textId="2E3B8ACF" w:rsidR="005A56EF" w:rsidRPr="005A56EF" w:rsidRDefault="005A56EF" w:rsidP="00904695">
            <w:pPr>
              <w:rPr>
                <w:rFonts w:ascii="Times New Roman" w:hAnsi="Times New Roman" w:cs="Times New Roman"/>
              </w:rPr>
            </w:pPr>
            <w:r w:rsidRPr="005A56EF">
              <w:rPr>
                <w:rFonts w:ascii="Times New Roman" w:hAnsi="Times New Roman" w:cs="Times New Roman"/>
              </w:rPr>
              <w:t>“</w:t>
            </w:r>
            <w:r w:rsidR="0029028A" w:rsidRPr="0029028A">
              <w:rPr>
                <w:rFonts w:ascii="Times New Roman" w:hAnsi="Times New Roman" w:cs="Times New Roman"/>
              </w:rPr>
              <w:t xml:space="preserve">You are receiving this </w:t>
            </w:r>
            <w:proofErr w:type="spellStart"/>
            <w:r w:rsidR="0029028A" w:rsidRPr="0029028A">
              <w:rPr>
                <w:rFonts w:ascii="Times New Roman" w:hAnsi="Times New Roman" w:cs="Times New Roman"/>
              </w:rPr>
              <w:t>eCL</w:t>
            </w:r>
            <w:proofErr w:type="spellEnd"/>
            <w:r w:rsidR="0029028A" w:rsidRPr="0029028A">
              <w:rPr>
                <w:rFonts w:ascii="Times New Roman" w:hAnsi="Times New Roman" w:cs="Times New Roman"/>
              </w:rPr>
              <w:t xml:space="preserve"> because the ARC received an Inappropriate Escalation for this CSR.  Please review the </w:t>
            </w:r>
            <w:proofErr w:type="spellStart"/>
            <w:r w:rsidR="0029028A" w:rsidRPr="0029028A">
              <w:rPr>
                <w:rFonts w:ascii="Times New Roman" w:hAnsi="Times New Roman" w:cs="Times New Roman"/>
              </w:rPr>
              <w:t>Verint</w:t>
            </w:r>
            <w:proofErr w:type="spellEnd"/>
            <w:r w:rsidR="0029028A" w:rsidRPr="0029028A">
              <w:rPr>
                <w:rFonts w:ascii="Times New Roman" w:hAnsi="Times New Roman" w:cs="Times New Roman"/>
              </w:rPr>
              <w:t xml:space="preserve"> Call, NGD call record and coach as appropriate.</w:t>
            </w:r>
            <w:r w:rsidRPr="005A56EF">
              <w:rPr>
                <w:rFonts w:ascii="Times New Roman" w:hAnsi="Times New Roman" w:cs="Times New Roman"/>
              </w:rPr>
              <w:t>”</w:t>
            </w:r>
          </w:p>
        </w:tc>
      </w:tr>
      <w:tr w:rsidR="005A56EF" w:rsidRPr="00C40897" w14:paraId="5D2C748B" w14:textId="77777777" w:rsidTr="005A56EF">
        <w:tc>
          <w:tcPr>
            <w:tcW w:w="2340" w:type="dxa"/>
            <w:vAlign w:val="bottom"/>
          </w:tcPr>
          <w:p w14:paraId="4D6F3F01" w14:textId="4D72CB04" w:rsidR="005A56EF" w:rsidRDefault="005A56EF" w:rsidP="00904695">
            <w:pPr>
              <w:rPr>
                <w:rFonts w:ascii="Times New Roman" w:hAnsi="Times New Roman" w:cs="Times New Roman"/>
                <w:color w:val="000000"/>
              </w:rPr>
            </w:pPr>
            <w:r>
              <w:rPr>
                <w:rFonts w:ascii="Times New Roman" w:hAnsi="Times New Roman" w:cs="Times New Roman"/>
                <w:color w:val="000000"/>
              </w:rPr>
              <w:t>IAT</w:t>
            </w:r>
          </w:p>
        </w:tc>
        <w:tc>
          <w:tcPr>
            <w:tcW w:w="7380" w:type="dxa"/>
            <w:vAlign w:val="center"/>
          </w:tcPr>
          <w:p w14:paraId="68A523ED" w14:textId="192393DB" w:rsidR="005A56EF" w:rsidRPr="005A56EF" w:rsidRDefault="005A56EF" w:rsidP="005A56EF">
            <w:pPr>
              <w:rPr>
                <w:rFonts w:ascii="Times New Roman" w:hAnsi="Times New Roman" w:cs="Times New Roman"/>
                <w:color w:val="000000"/>
              </w:rPr>
            </w:pPr>
            <w:r w:rsidRPr="005A56EF">
              <w:rPr>
                <w:rFonts w:ascii="Times New Roman" w:hAnsi="Times New Roman" w:cs="Times New Roman"/>
              </w:rPr>
              <w:t>“</w:t>
            </w:r>
            <w:r w:rsidR="0029028A" w:rsidRPr="0029028A">
              <w:rPr>
                <w:rFonts w:ascii="Times New Roman" w:hAnsi="Times New Roman" w:cs="Times New Roman"/>
              </w:rPr>
              <w:t xml:space="preserve">You are receiving this </w:t>
            </w:r>
            <w:proofErr w:type="spellStart"/>
            <w:r w:rsidR="0029028A" w:rsidRPr="0029028A">
              <w:rPr>
                <w:rFonts w:ascii="Times New Roman" w:hAnsi="Times New Roman" w:cs="Times New Roman"/>
              </w:rPr>
              <w:t>eCL</w:t>
            </w:r>
            <w:proofErr w:type="spellEnd"/>
            <w:r w:rsidR="0029028A" w:rsidRPr="0029028A">
              <w:rPr>
                <w:rFonts w:ascii="Times New Roman" w:hAnsi="Times New Roman" w:cs="Times New Roman"/>
              </w:rPr>
              <w:t xml:space="preserve"> because the ARC received an Inappropriate Transfer from this CSR.  Please review the </w:t>
            </w:r>
            <w:proofErr w:type="spellStart"/>
            <w:r w:rsidR="0029028A" w:rsidRPr="0029028A">
              <w:rPr>
                <w:rFonts w:ascii="Times New Roman" w:hAnsi="Times New Roman" w:cs="Times New Roman"/>
              </w:rPr>
              <w:t>Verint</w:t>
            </w:r>
            <w:proofErr w:type="spellEnd"/>
            <w:r w:rsidR="0029028A" w:rsidRPr="0029028A">
              <w:rPr>
                <w:rFonts w:ascii="Times New Roman" w:hAnsi="Times New Roman" w:cs="Times New Roman"/>
              </w:rPr>
              <w:t xml:space="preserve"> Call, NGD call record and coach as appropriate.</w:t>
            </w:r>
            <w:r w:rsidRPr="005A56EF">
              <w:rPr>
                <w:rFonts w:ascii="Times New Roman" w:hAnsi="Times New Roman" w:cs="Times New Roman"/>
              </w:rPr>
              <w:t>”</w:t>
            </w:r>
          </w:p>
        </w:tc>
      </w:tr>
    </w:tbl>
    <w:p w14:paraId="10809032" w14:textId="77777777" w:rsidR="005A56EF" w:rsidRDefault="005A56EF" w:rsidP="00F0550D">
      <w:pPr>
        <w:spacing w:after="0"/>
        <w:ind w:left="4140" w:hanging="540"/>
        <w:rPr>
          <w:rFonts w:ascii="Times New Roman" w:hAnsi="Times New Roman" w:cs="Times New Roman"/>
          <w:sz w:val="24"/>
          <w:szCs w:val="24"/>
        </w:rPr>
      </w:pPr>
    </w:p>
    <w:p w14:paraId="2F287C79" w14:textId="3965B729" w:rsidR="005A56EF" w:rsidRDefault="005A56EF"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Preceding sentence followed by:</w:t>
      </w:r>
    </w:p>
    <w:p w14:paraId="6DF47712" w14:textId="03654486" w:rsidR="00F0550D" w:rsidRDefault="00F0550D" w:rsidP="00444218">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Text Description</w:t>
      </w:r>
    </w:p>
    <w:p w14:paraId="281259DC" w14:textId="3BA8BAAA"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CD1</w:t>
      </w:r>
    </w:p>
    <w:p w14:paraId="747806C5" w14:textId="544E115C" w:rsidR="00F0550D" w:rsidRDefault="00F0550D" w:rsidP="00F0550D">
      <w:pPr>
        <w:spacing w:after="0"/>
        <w:ind w:left="4140" w:hanging="540"/>
        <w:rPr>
          <w:rFonts w:ascii="Times New Roman" w:hAnsi="Times New Roman" w:cs="Times New Roman"/>
          <w:sz w:val="24"/>
          <w:szCs w:val="24"/>
        </w:rPr>
      </w:pPr>
      <w:r>
        <w:rPr>
          <w:rFonts w:ascii="Times New Roman" w:hAnsi="Times New Roman" w:cs="Times New Roman"/>
          <w:sz w:val="24"/>
          <w:szCs w:val="24"/>
        </w:rPr>
        <w:tab/>
        <w:t>CD2</w:t>
      </w:r>
    </w:p>
    <w:p w14:paraId="5D783448" w14:textId="20FB32E6" w:rsidR="00C46920" w:rsidRDefault="00C16EAA" w:rsidP="00C4692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t xml:space="preserve">Each field separated by carriage </w:t>
      </w:r>
    </w:p>
    <w:p w14:paraId="23DE90F0" w14:textId="77777777" w:rsidR="00C16EAA" w:rsidRDefault="00C16EAA" w:rsidP="00C46920">
      <w:pPr>
        <w:tabs>
          <w:tab w:val="left" w:pos="7230"/>
        </w:tabs>
        <w:spacing w:after="0"/>
        <w:ind w:left="4140" w:hanging="540"/>
        <w:rPr>
          <w:rFonts w:ascii="Times New Roman" w:hAnsi="Times New Roman" w:cs="Times New Roman"/>
          <w:sz w:val="24"/>
          <w:szCs w:val="24"/>
        </w:rPr>
      </w:pPr>
    </w:p>
    <w:p w14:paraId="677A9E06" w14:textId="4A6680BA"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2</w:t>
      </w:r>
      <w:r>
        <w:rPr>
          <w:rFonts w:ascii="Times New Roman" w:hAnsi="Times New Roman" w:cs="Times New Roman"/>
          <w:sz w:val="24"/>
          <w:szCs w:val="24"/>
        </w:rPr>
        <w:t xml:space="preserve"> Identify Source for eCoaching Log</w:t>
      </w:r>
    </w:p>
    <w:p w14:paraId="660D2D49" w14:textId="2007B7AF" w:rsidR="00C46920" w:rsidRDefault="00C46920" w:rsidP="00C46920">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source of the coaching log shall be </w:t>
      </w:r>
      <w:r w:rsidR="00F0550D">
        <w:rPr>
          <w:rFonts w:ascii="Times New Roman" w:hAnsi="Times New Roman" w:cs="Times New Roman"/>
          <w:sz w:val="24"/>
          <w:szCs w:val="24"/>
        </w:rPr>
        <w:t>OMR</w:t>
      </w:r>
      <w:r>
        <w:rPr>
          <w:rFonts w:ascii="Times New Roman" w:hAnsi="Times New Roman" w:cs="Times New Roman"/>
          <w:sz w:val="24"/>
          <w:szCs w:val="24"/>
        </w:rPr>
        <w:t>.</w:t>
      </w:r>
    </w:p>
    <w:p w14:paraId="228F32F2" w14:textId="77777777" w:rsidR="00C46920" w:rsidRDefault="00C46920" w:rsidP="00C46920">
      <w:pPr>
        <w:spacing w:after="0"/>
        <w:ind w:left="4140" w:hanging="540"/>
        <w:rPr>
          <w:rFonts w:ascii="Times New Roman" w:hAnsi="Times New Roman" w:cs="Times New Roman"/>
          <w:sz w:val="24"/>
          <w:szCs w:val="24"/>
        </w:rPr>
      </w:pPr>
    </w:p>
    <w:p w14:paraId="6AA23731" w14:textId="1A752D09"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w:t>
      </w:r>
      <w:r w:rsidR="00904695">
        <w:rPr>
          <w:rFonts w:ascii="Times New Roman" w:hAnsi="Times New Roman" w:cs="Times New Roman"/>
          <w:sz w:val="24"/>
          <w:szCs w:val="24"/>
        </w:rPr>
        <w:t>.1</w:t>
      </w:r>
      <w:r w:rsidR="000F4D7C">
        <w:rPr>
          <w:rFonts w:ascii="Times New Roman" w:hAnsi="Times New Roman" w:cs="Times New Roman"/>
          <w:sz w:val="24"/>
          <w:szCs w:val="24"/>
        </w:rPr>
        <w:t>3</w:t>
      </w:r>
      <w:r>
        <w:rPr>
          <w:rFonts w:ascii="Times New Roman" w:hAnsi="Times New Roman" w:cs="Times New Roman"/>
          <w:sz w:val="24"/>
          <w:szCs w:val="24"/>
        </w:rPr>
        <w:t xml:space="preserve"> Notification of eCoaching Logs</w:t>
      </w:r>
    </w:p>
    <w:p w14:paraId="6C2C455D" w14:textId="7C8BE90A"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Email notifications for </w:t>
      </w:r>
      <w:r w:rsidR="00F0550D">
        <w:rPr>
          <w:rFonts w:ascii="Times New Roman" w:hAnsi="Times New Roman" w:cs="Times New Roman"/>
          <w:sz w:val="24"/>
          <w:szCs w:val="24"/>
        </w:rPr>
        <w:t xml:space="preserve">OMR </w:t>
      </w:r>
      <w:r>
        <w:rPr>
          <w:rFonts w:ascii="Times New Roman" w:hAnsi="Times New Roman" w:cs="Times New Roman"/>
          <w:sz w:val="24"/>
          <w:szCs w:val="24"/>
        </w:rPr>
        <w:t xml:space="preserve">data feed eCoaching Logs from report codes </w:t>
      </w:r>
      <w:r w:rsidR="00F0550D">
        <w:rPr>
          <w:rFonts w:ascii="Times New Roman" w:hAnsi="Times New Roman" w:cs="Times New Roman"/>
          <w:sz w:val="24"/>
          <w:szCs w:val="24"/>
        </w:rPr>
        <w:t>IAE</w:t>
      </w:r>
      <w:r w:rsidR="005A56EF">
        <w:rPr>
          <w:rFonts w:ascii="Times New Roman" w:hAnsi="Times New Roman" w:cs="Times New Roman"/>
          <w:sz w:val="24"/>
          <w:szCs w:val="24"/>
        </w:rPr>
        <w:t>, IAT</w:t>
      </w:r>
      <w:r w:rsidR="00F0550D">
        <w:rPr>
          <w:rFonts w:ascii="Times New Roman" w:hAnsi="Times New Roman" w:cs="Times New Roman"/>
          <w:sz w:val="24"/>
          <w:szCs w:val="24"/>
        </w:rPr>
        <w:t xml:space="preserve"> </w:t>
      </w:r>
      <w:r>
        <w:rPr>
          <w:rFonts w:ascii="Times New Roman" w:hAnsi="Times New Roman" w:cs="Times New Roman"/>
          <w:sz w:val="24"/>
          <w:szCs w:val="24"/>
        </w:rPr>
        <w:t>shall follow the same form as those submitted though the user interface as Pending Supervisor Review.  The current employee hierarchy will be used to determine the employee’s supervisor and manager.</w:t>
      </w:r>
    </w:p>
    <w:p w14:paraId="796DF692" w14:textId="77777777" w:rsidR="00C46920" w:rsidRDefault="00C46920" w:rsidP="00C46920">
      <w:pPr>
        <w:spacing w:after="0"/>
        <w:ind w:left="2700"/>
        <w:rPr>
          <w:rFonts w:ascii="Times New Roman" w:hAnsi="Times New Roman" w:cs="Times New Roman"/>
          <w:sz w:val="24"/>
          <w:szCs w:val="24"/>
        </w:rPr>
      </w:pPr>
    </w:p>
    <w:p w14:paraId="0A992D90" w14:textId="4A6F8450"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sidR="00904695">
        <w:rPr>
          <w:rFonts w:ascii="Times New Roman" w:hAnsi="Times New Roman" w:cs="Times New Roman"/>
          <w:sz w:val="24"/>
          <w:szCs w:val="24"/>
        </w:rPr>
        <w:t>.1</w:t>
      </w:r>
      <w:r>
        <w:rPr>
          <w:rFonts w:ascii="Times New Roman" w:hAnsi="Times New Roman" w:cs="Times New Roman"/>
          <w:sz w:val="24"/>
          <w:szCs w:val="24"/>
        </w:rPr>
        <w:t xml:space="preserve"> Notification for </w:t>
      </w:r>
      <w:r w:rsidR="00F0550D">
        <w:rPr>
          <w:rFonts w:ascii="Times New Roman" w:hAnsi="Times New Roman" w:cs="Times New Roman"/>
          <w:sz w:val="24"/>
          <w:szCs w:val="24"/>
        </w:rPr>
        <w:t>Inappropriate ARC Escalation</w:t>
      </w:r>
      <w:r w:rsidR="00ED078A">
        <w:rPr>
          <w:rFonts w:ascii="Times New Roman" w:hAnsi="Times New Roman" w:cs="Times New Roman"/>
          <w:sz w:val="24"/>
          <w:szCs w:val="24"/>
        </w:rPr>
        <w:t>, Inappropriate ARC Transfer</w:t>
      </w:r>
    </w:p>
    <w:p w14:paraId="31759DCB" w14:textId="77777777" w:rsidR="00C46920" w:rsidRDefault="00C46920" w:rsidP="00904695">
      <w:pPr>
        <w:spacing w:after="0"/>
        <w:ind w:left="432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333C3B" w14:textId="77777777" w:rsidR="00C46920" w:rsidRDefault="00C46920" w:rsidP="00C46920">
      <w:pPr>
        <w:spacing w:after="0"/>
        <w:ind w:left="3600"/>
        <w:rPr>
          <w:rFonts w:ascii="Times New Roman" w:hAnsi="Times New Roman" w:cs="Times New Roman"/>
          <w:sz w:val="24"/>
          <w:szCs w:val="24"/>
        </w:rPr>
      </w:pPr>
    </w:p>
    <w:p w14:paraId="309A61DA" w14:textId="4D0A919A"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.3.1</w:t>
      </w:r>
      <w:r w:rsidR="000F4D7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2</w:t>
      </w:r>
      <w:r>
        <w:rPr>
          <w:rFonts w:ascii="Times New Roman" w:hAnsi="Times New Roman" w:cs="Times New Roman"/>
          <w:sz w:val="24"/>
          <w:szCs w:val="24"/>
        </w:rPr>
        <w:t xml:space="preserve"> Pending Supervisor Review</w:t>
      </w:r>
    </w:p>
    <w:p w14:paraId="2DA8A770" w14:textId="4FBD30A3"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F0550D">
        <w:rPr>
          <w:rFonts w:ascii="Times New Roman" w:hAnsi="Times New Roman" w:cs="Times New Roman"/>
          <w:sz w:val="24"/>
          <w:szCs w:val="24"/>
        </w:rPr>
        <w:t>IAE</w:t>
      </w:r>
      <w:r w:rsidR="00450B25">
        <w:rPr>
          <w:rFonts w:ascii="Times New Roman" w:hAnsi="Times New Roman" w:cs="Times New Roman"/>
          <w:sz w:val="24"/>
          <w:szCs w:val="24"/>
        </w:rPr>
        <w:t>, IAT</w:t>
      </w:r>
      <w:r w:rsidR="00ED078A">
        <w:rPr>
          <w:rFonts w:ascii="Times New Roman" w:hAnsi="Times New Roman" w:cs="Times New Roman"/>
          <w:sz w:val="24"/>
          <w:szCs w:val="24"/>
        </w:rPr>
        <w:t xml:space="preserve"> </w:t>
      </w:r>
      <w:r>
        <w:rPr>
          <w:rFonts w:ascii="Times New Roman" w:hAnsi="Times New Roman" w:cs="Times New Roman"/>
          <w:sz w:val="24"/>
          <w:szCs w:val="24"/>
        </w:rPr>
        <w:t xml:space="preserve">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A2C32DA" w14:textId="77777777" w:rsidR="00C46920" w:rsidRDefault="00C46920" w:rsidP="00C46920">
      <w:pPr>
        <w:spacing w:after="0"/>
        <w:ind w:left="2700"/>
        <w:rPr>
          <w:rFonts w:ascii="Times New Roman" w:hAnsi="Times New Roman" w:cs="Times New Roman"/>
          <w:sz w:val="24"/>
          <w:szCs w:val="24"/>
        </w:rPr>
      </w:pPr>
    </w:p>
    <w:p w14:paraId="4CA7B3C1" w14:textId="77777777" w:rsidR="00C46920" w:rsidRDefault="00C46920" w:rsidP="00C46920">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8A7D5CB" w14:textId="77777777" w:rsidR="00C46920" w:rsidRDefault="00C46920" w:rsidP="00C46920">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9C1AF0D" w14:textId="77777777" w:rsidR="00C46920" w:rsidRDefault="00C46920" w:rsidP="00C46920">
      <w:pPr>
        <w:spacing w:after="0"/>
        <w:ind w:left="2700"/>
        <w:rPr>
          <w:rFonts w:ascii="Times New Roman" w:hAnsi="Times New Roman" w:cs="Times New Roman"/>
          <w:sz w:val="24"/>
          <w:szCs w:val="24"/>
        </w:rPr>
      </w:pPr>
    </w:p>
    <w:p w14:paraId="56656B8D" w14:textId="77777777" w:rsidR="00C46920" w:rsidRDefault="00C46920" w:rsidP="00C46920">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BDBD44C" w14:textId="2ED97DC7" w:rsidR="00C46920" w:rsidRDefault="000E6429" w:rsidP="00C46920">
      <w:pPr>
        <w:spacing w:after="0"/>
        <w:ind w:left="4320"/>
        <w:rPr>
          <w:rFonts w:ascii="Times New Roman" w:hAnsi="Times New Roman" w:cs="Times New Roman"/>
          <w:sz w:val="24"/>
          <w:szCs w:val="24"/>
        </w:rPr>
      </w:pPr>
      <w:r w:rsidRPr="000E6429">
        <w:rPr>
          <w:rFonts w:ascii="Times New Roman" w:hAnsi="Times New Roman" w:cs="Times New Roman"/>
          <w:sz w:val="24"/>
          <w:szCs w:val="24"/>
        </w:rPr>
        <w:t>This eC</w:t>
      </w:r>
      <w:r>
        <w:rPr>
          <w:rFonts w:ascii="Times New Roman" w:hAnsi="Times New Roman" w:cs="Times New Roman"/>
          <w:sz w:val="24"/>
          <w:szCs w:val="24"/>
        </w:rPr>
        <w:t xml:space="preserve">oaching </w:t>
      </w:r>
      <w:r w:rsidRPr="000E6429">
        <w:rPr>
          <w:rFonts w:ascii="Times New Roman" w:hAnsi="Times New Roman" w:cs="Times New Roman"/>
          <w:sz w:val="24"/>
          <w:szCs w:val="24"/>
        </w:rPr>
        <w:t>L</w:t>
      </w:r>
      <w:r>
        <w:rPr>
          <w:rFonts w:ascii="Times New Roman" w:hAnsi="Times New Roman" w:cs="Times New Roman"/>
          <w:sz w:val="24"/>
          <w:szCs w:val="24"/>
        </w:rPr>
        <w:t>og</w:t>
      </w:r>
      <w:r w:rsidRPr="000E6429">
        <w:rPr>
          <w:rFonts w:ascii="Times New Roman" w:hAnsi="Times New Roman" w:cs="Times New Roman"/>
          <w:sz w:val="24"/>
          <w:szCs w:val="24"/>
        </w:rPr>
        <w:t xml:space="preserve"> has been created in reference to an inappropriate escalation or transfer to the ARC.  Please review </w:t>
      </w:r>
      <w:r>
        <w:rPr>
          <w:rFonts w:ascii="Times New Roman" w:hAnsi="Times New Roman" w:cs="Times New Roman"/>
          <w:sz w:val="24"/>
          <w:szCs w:val="24"/>
        </w:rPr>
        <w:t>and coach your CSR accordingly.</w:t>
      </w:r>
      <w:r w:rsidR="00C46920" w:rsidRPr="004341D5">
        <w:rPr>
          <w:rFonts w:ascii="Arial" w:hAnsi="Arial"/>
        </w:rPr>
        <w:br/>
      </w:r>
    </w:p>
    <w:p w14:paraId="5110DE4D" w14:textId="479EED18"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4</w:t>
      </w:r>
      <w:r>
        <w:rPr>
          <w:rFonts w:ascii="Times New Roman" w:hAnsi="Times New Roman" w:cs="Times New Roman"/>
          <w:sz w:val="24"/>
          <w:szCs w:val="24"/>
        </w:rPr>
        <w:t xml:space="preserve"> Description Text</w:t>
      </w:r>
    </w:p>
    <w:p w14:paraId="0F2CFE5A" w14:textId="274952B8" w:rsidR="00C46920" w:rsidRDefault="00C46920" w:rsidP="00904695">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The description text displayed will be </w:t>
      </w:r>
      <w:r w:rsidR="009E2C78">
        <w:rPr>
          <w:rFonts w:ascii="Times New Roman" w:hAnsi="Times New Roman" w:cs="Times New Roman"/>
          <w:sz w:val="24"/>
          <w:szCs w:val="24"/>
        </w:rPr>
        <w:t>a concatenation of several fields</w:t>
      </w:r>
      <w:r>
        <w:rPr>
          <w:rFonts w:ascii="Times New Roman" w:hAnsi="Times New Roman" w:cs="Times New Roman"/>
          <w:sz w:val="24"/>
          <w:szCs w:val="24"/>
        </w:rPr>
        <w:t>.</w:t>
      </w:r>
    </w:p>
    <w:p w14:paraId="4C267605" w14:textId="77777777" w:rsidR="00C46920" w:rsidRDefault="00C46920" w:rsidP="00C46920">
      <w:pPr>
        <w:spacing w:after="0"/>
        <w:ind w:left="2700"/>
        <w:rPr>
          <w:rFonts w:ascii="Times New Roman" w:hAnsi="Times New Roman" w:cs="Times New Roman"/>
          <w:sz w:val="24"/>
          <w:szCs w:val="24"/>
        </w:rPr>
      </w:pPr>
    </w:p>
    <w:p w14:paraId="7A8A87E9" w14:textId="603051CC" w:rsidR="00C46920" w:rsidRDefault="00C46920" w:rsidP="00904695">
      <w:pPr>
        <w:spacing w:after="0"/>
        <w:ind w:left="3420" w:firstLine="720"/>
        <w:rPr>
          <w:rFonts w:ascii="Times New Roman" w:hAnsi="Times New Roman" w:cs="Times New Roman"/>
          <w:sz w:val="24"/>
          <w:szCs w:val="24"/>
        </w:rPr>
      </w:pPr>
      <w:r>
        <w:rPr>
          <w:rFonts w:ascii="Times New Roman" w:hAnsi="Times New Roman" w:cs="Times New Roman"/>
          <w:sz w:val="24"/>
          <w:szCs w:val="24"/>
        </w:rPr>
        <w:t>2.1.</w:t>
      </w:r>
      <w:r w:rsidR="00F0550D">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3.14</w:t>
      </w:r>
      <w:r>
        <w:rPr>
          <w:rFonts w:ascii="Times New Roman" w:hAnsi="Times New Roman" w:cs="Times New Roman"/>
          <w:sz w:val="24"/>
          <w:szCs w:val="24"/>
        </w:rPr>
        <w:t>.1 Description Text</w:t>
      </w:r>
      <w:r w:rsidR="00450B25">
        <w:rPr>
          <w:rFonts w:ascii="Times New Roman" w:hAnsi="Times New Roman" w:cs="Times New Roman"/>
          <w:sz w:val="24"/>
          <w:szCs w:val="24"/>
        </w:rPr>
        <w:t xml:space="preserve"> IAE, IAT</w:t>
      </w:r>
    </w:p>
    <w:p w14:paraId="5D97226F" w14:textId="38BED7C0" w:rsidR="00C46920" w:rsidRDefault="00C46920" w:rsidP="00904695">
      <w:pPr>
        <w:spacing w:after="0"/>
        <w:ind w:left="41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w:t>
      </w:r>
      <w:r w:rsidR="00F0550D">
        <w:rPr>
          <w:rFonts w:ascii="Times New Roman" w:hAnsi="Times New Roman" w:cs="Times New Roman"/>
          <w:sz w:val="24"/>
          <w:szCs w:val="24"/>
        </w:rPr>
        <w:t>IAE</w:t>
      </w:r>
      <w:r w:rsidR="00450B25">
        <w:rPr>
          <w:rFonts w:ascii="Times New Roman" w:hAnsi="Times New Roman" w:cs="Times New Roman"/>
          <w:sz w:val="24"/>
          <w:szCs w:val="24"/>
        </w:rPr>
        <w:t>, IAT</w:t>
      </w:r>
    </w:p>
    <w:p w14:paraId="0A10F08B" w14:textId="77777777" w:rsidR="00C46920" w:rsidRDefault="00C46920" w:rsidP="00C46920">
      <w:pPr>
        <w:spacing w:after="0"/>
        <w:ind w:left="3420" w:firstLine="180"/>
        <w:rPr>
          <w:rFonts w:ascii="Times New Roman" w:hAnsi="Times New Roman" w:cs="Times New Roman"/>
          <w:sz w:val="24"/>
          <w:szCs w:val="24"/>
        </w:rPr>
      </w:pPr>
    </w:p>
    <w:p w14:paraId="46E8AD68" w14:textId="42F72C1E" w:rsidR="00C46920" w:rsidRDefault="00C46920" w:rsidP="00904695">
      <w:pPr>
        <w:spacing w:after="0"/>
        <w:ind w:left="3960" w:firstLine="180"/>
        <w:rPr>
          <w:rFonts w:ascii="Times New Roman" w:hAnsi="Times New Roman" w:cs="Times New Roman"/>
          <w:sz w:val="24"/>
          <w:szCs w:val="24"/>
        </w:rPr>
      </w:pPr>
      <w:r>
        <w:rPr>
          <w:rFonts w:ascii="Times New Roman" w:hAnsi="Times New Roman" w:cs="Times New Roman"/>
          <w:sz w:val="24"/>
          <w:szCs w:val="24"/>
        </w:rPr>
        <w:t xml:space="preserve">&lt;Report Details – </w:t>
      </w:r>
      <w:r w:rsidR="009E2C78">
        <w:rPr>
          <w:rFonts w:ascii="Times New Roman" w:hAnsi="Times New Roman" w:cs="Times New Roman"/>
          <w:sz w:val="24"/>
          <w:szCs w:val="24"/>
        </w:rPr>
        <w:t xml:space="preserve">concatenation of </w:t>
      </w:r>
      <w:r>
        <w:rPr>
          <w:rFonts w:ascii="Times New Roman" w:hAnsi="Times New Roman" w:cs="Times New Roman"/>
          <w:sz w:val="24"/>
          <w:szCs w:val="24"/>
        </w:rPr>
        <w:t>fields from report&gt;</w:t>
      </w:r>
    </w:p>
    <w:p w14:paraId="67514F5D" w14:textId="77777777" w:rsidR="00C46920" w:rsidRDefault="00C46920" w:rsidP="00C46920">
      <w:pPr>
        <w:spacing w:after="0"/>
        <w:ind w:left="2700"/>
        <w:rPr>
          <w:rFonts w:ascii="Times New Roman" w:hAnsi="Times New Roman" w:cs="Times New Roman"/>
          <w:sz w:val="24"/>
          <w:szCs w:val="24"/>
        </w:rPr>
      </w:pPr>
    </w:p>
    <w:p w14:paraId="735096DD" w14:textId="181BCFAC" w:rsidR="00C46920" w:rsidRDefault="00C46920" w:rsidP="00904695">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DF519C">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5</w:t>
      </w:r>
      <w:r>
        <w:rPr>
          <w:rFonts w:ascii="Times New Roman" w:hAnsi="Times New Roman" w:cs="Times New Roman"/>
          <w:sz w:val="24"/>
          <w:szCs w:val="24"/>
        </w:rPr>
        <w:t xml:space="preserve"> Supervisor Review</w:t>
      </w:r>
    </w:p>
    <w:p w14:paraId="75B89285" w14:textId="01BEAC6C" w:rsidR="00C46920" w:rsidRDefault="00C46920" w:rsidP="00904695">
      <w:pPr>
        <w:spacing w:after="0"/>
        <w:ind w:left="3600"/>
        <w:rPr>
          <w:rFonts w:ascii="Times New Roman" w:hAnsi="Times New Roman" w:cs="Times New Roman"/>
          <w:sz w:val="24"/>
          <w:szCs w:val="24"/>
        </w:rPr>
      </w:pPr>
      <w:r>
        <w:rPr>
          <w:rFonts w:ascii="Times New Roman" w:hAnsi="Times New Roman" w:cs="Times New Roman"/>
          <w:sz w:val="24"/>
          <w:szCs w:val="24"/>
        </w:rPr>
        <w:t xml:space="preserve">The format of the review page for an </w:t>
      </w:r>
      <w:r w:rsidR="00E560E6">
        <w:rPr>
          <w:rFonts w:ascii="Times New Roman" w:hAnsi="Times New Roman" w:cs="Times New Roman"/>
          <w:sz w:val="24"/>
          <w:szCs w:val="24"/>
        </w:rPr>
        <w:t>Inappropriate ARC Escalation</w:t>
      </w:r>
      <w:r w:rsidR="00450B25">
        <w:rPr>
          <w:rFonts w:ascii="Times New Roman" w:hAnsi="Times New Roman" w:cs="Times New Roman"/>
          <w:sz w:val="24"/>
          <w:szCs w:val="24"/>
        </w:rPr>
        <w:t xml:space="preserve">, Inappropriate ARC Transfer </w:t>
      </w:r>
      <w:r>
        <w:rPr>
          <w:rFonts w:ascii="Times New Roman" w:hAnsi="Times New Roman" w:cs="Times New Roman"/>
          <w:sz w:val="24"/>
          <w:szCs w:val="24"/>
        </w:rPr>
        <w:t xml:space="preserve">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w:t>
      </w:r>
      <w:r w:rsidR="00E560E6">
        <w:rPr>
          <w:rFonts w:ascii="Times New Roman" w:hAnsi="Times New Roman" w:cs="Times New Roman"/>
          <w:sz w:val="24"/>
          <w:szCs w:val="24"/>
        </w:rPr>
        <w:t>og</w:t>
      </w:r>
      <w:r>
        <w:rPr>
          <w:rFonts w:ascii="Times New Roman" w:hAnsi="Times New Roman" w:cs="Times New Roman"/>
          <w:sz w:val="24"/>
          <w:szCs w:val="24"/>
        </w:rPr>
        <w:t>:</w:t>
      </w:r>
    </w:p>
    <w:p w14:paraId="44D9EA6F" w14:textId="77777777" w:rsidR="00C46920" w:rsidRPr="007702C7" w:rsidRDefault="00C46920" w:rsidP="00C46920">
      <w:pPr>
        <w:spacing w:after="0"/>
        <w:ind w:left="720"/>
        <w:rPr>
          <w:rFonts w:ascii="Times New Roman" w:hAnsi="Times New Roman" w:cs="Times New Roman"/>
        </w:rPr>
      </w:pP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r w:rsidRPr="007702C7">
        <w:rPr>
          <w:rFonts w:ascii="Times New Roman" w:hAnsi="Times New Roman" w:cs="Times New Roman"/>
        </w:rPr>
        <w:tab/>
      </w:r>
    </w:p>
    <w:p w14:paraId="21CD19F0" w14:textId="11EAAB28" w:rsidR="007702C7" w:rsidRPr="007702C7" w:rsidRDefault="007702C7" w:rsidP="00904695">
      <w:pPr>
        <w:spacing w:before="60" w:after="60"/>
        <w:ind w:left="3600"/>
        <w:rPr>
          <w:rStyle w:val="f2027"/>
          <w:rFonts w:ascii="Times New Roman" w:hAnsi="Times New Roman" w:cs="Times New Roman"/>
        </w:rPr>
      </w:pPr>
      <w:r w:rsidRPr="007702C7">
        <w:rPr>
          <w:rStyle w:val="f2027"/>
          <w:rFonts w:ascii="Times New Roman" w:hAnsi="Times New Roman" w:cs="Times New Roman"/>
        </w:rPr>
        <w:t xml:space="preserve">You are receiving this </w:t>
      </w:r>
      <w:proofErr w:type="spellStart"/>
      <w:proofErr w:type="gramStart"/>
      <w:r w:rsidRPr="007702C7">
        <w:rPr>
          <w:rStyle w:val="f2027"/>
          <w:rFonts w:ascii="Times New Roman" w:hAnsi="Times New Roman" w:cs="Times New Roman"/>
        </w:rPr>
        <w:t>eCL</w:t>
      </w:r>
      <w:proofErr w:type="spellEnd"/>
      <w:proofErr w:type="gramEnd"/>
      <w:r w:rsidRPr="007702C7">
        <w:rPr>
          <w:rStyle w:val="f2027"/>
          <w:rFonts w:ascii="Times New Roman" w:hAnsi="Times New Roman" w:cs="Times New Roman"/>
        </w:rPr>
        <w:t xml:space="preserve"> record because an Employee on your team was identified in an Outlier Management Report (OMR). Please research this item in accordance with the latest </w:t>
      </w:r>
      <w:r w:rsidRPr="007702C7">
        <w:rPr>
          <w:rStyle w:val="f2027"/>
          <w:rFonts w:ascii="Times New Roman" w:hAnsi="Times New Roman" w:cs="Times New Roman"/>
          <w:b/>
          <w:u w:val="single"/>
        </w:rPr>
        <w:t>Contact Center Operations 46.0 Outlier Management Report (OMR): Outlier Research Process SOP</w:t>
      </w:r>
      <w:r w:rsidRPr="007702C7">
        <w:rPr>
          <w:rStyle w:val="f2027"/>
          <w:rFonts w:ascii="Times New Roman" w:hAnsi="Times New Roman" w:cs="Times New Roman"/>
        </w:rPr>
        <w:t xml:space="preserve"> and provide the details in the record below.</w:t>
      </w:r>
    </w:p>
    <w:p w14:paraId="59FAFAB9" w14:textId="77777777" w:rsidR="00C46920" w:rsidRPr="007702C7" w:rsidRDefault="00C46920" w:rsidP="00C46920">
      <w:pPr>
        <w:spacing w:after="0"/>
        <w:ind w:left="720"/>
        <w:rPr>
          <w:rFonts w:ascii="Times New Roman" w:hAnsi="Times New Roman" w:cs="Times New Roman"/>
        </w:rPr>
      </w:pPr>
    </w:p>
    <w:p w14:paraId="0C71821F" w14:textId="16009D13" w:rsidR="00C46920" w:rsidRDefault="00C46920" w:rsidP="00904695">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5</w:t>
      </w:r>
      <w:r w:rsidR="00904695">
        <w:rPr>
          <w:rFonts w:ascii="Times New Roman" w:hAnsi="Times New Roman" w:cs="Times New Roman"/>
          <w:sz w:val="24"/>
          <w:szCs w:val="24"/>
        </w:rPr>
        <w:t>.</w:t>
      </w:r>
      <w:r>
        <w:rPr>
          <w:rFonts w:ascii="Times New Roman" w:hAnsi="Times New Roman" w:cs="Times New Roman"/>
          <w:sz w:val="24"/>
          <w:szCs w:val="24"/>
        </w:rPr>
        <w:t>1 Link to SOP</w:t>
      </w:r>
    </w:p>
    <w:p w14:paraId="79999CD9" w14:textId="209913F4"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r>
        <w:rPr>
          <w:rFonts w:ascii="Times New Roman" w:hAnsi="Times New Roman" w:cs="Times New Roman"/>
          <w:sz w:val="24"/>
          <w:szCs w:val="24"/>
        </w:rPr>
        <w:t>The following is the hyper link to the appropriate Standard Operating Procedure:</w:t>
      </w:r>
    </w:p>
    <w:p w14:paraId="15233CE0" w14:textId="2B9F35FC" w:rsidR="00C46920" w:rsidRDefault="00C46920" w:rsidP="00C46920">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04695">
        <w:rPr>
          <w:rFonts w:ascii="Times New Roman" w:hAnsi="Times New Roman" w:cs="Times New Roman"/>
          <w:sz w:val="24"/>
          <w:szCs w:val="24"/>
        </w:rPr>
        <w:tab/>
      </w:r>
      <w:hyperlink r:id="rId36" w:history="1">
        <w:r>
          <w:rPr>
            <w:rStyle w:val="Hyperlink"/>
            <w:rFonts w:ascii="Times New Roman" w:hAnsi="Times New Roman" w:cs="Times New Roman"/>
            <w:sz w:val="24"/>
            <w:szCs w:val="24"/>
          </w:rPr>
          <w:t>https://cco.gdit.com/Resources/SOP/Contact Center Operations/Forms/AllItems.aspx</w:t>
        </w:r>
      </w:hyperlink>
    </w:p>
    <w:p w14:paraId="03E32396" w14:textId="77777777" w:rsidR="00C46920" w:rsidRDefault="00C46920" w:rsidP="00C46920">
      <w:pPr>
        <w:spacing w:after="0"/>
        <w:ind w:left="720"/>
        <w:rPr>
          <w:rFonts w:ascii="Times New Roman" w:hAnsi="Times New Roman" w:cs="Times New Roman"/>
          <w:sz w:val="24"/>
          <w:szCs w:val="24"/>
        </w:rPr>
      </w:pPr>
    </w:p>
    <w:p w14:paraId="3BD8EC89" w14:textId="1E2C620C" w:rsidR="00C46920" w:rsidRDefault="00E560E6"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2.1.3</w:t>
      </w:r>
      <w:r w:rsidR="00C46920">
        <w:rPr>
          <w:rFonts w:ascii="Times New Roman" w:hAnsi="Times New Roman" w:cs="Times New Roman"/>
          <w:sz w:val="24"/>
          <w:szCs w:val="24"/>
        </w:rPr>
        <w:t>.</w:t>
      </w:r>
      <w:r w:rsidR="00904695">
        <w:rPr>
          <w:rFonts w:ascii="Times New Roman" w:hAnsi="Times New Roman" w:cs="Times New Roman"/>
          <w:sz w:val="24"/>
          <w:szCs w:val="24"/>
        </w:rPr>
        <w:t>3.1</w:t>
      </w:r>
      <w:r w:rsidR="000F4D7C">
        <w:rPr>
          <w:rFonts w:ascii="Times New Roman" w:hAnsi="Times New Roman" w:cs="Times New Roman"/>
          <w:sz w:val="24"/>
          <w:szCs w:val="24"/>
        </w:rPr>
        <w:t>6</w:t>
      </w:r>
      <w:r w:rsidR="00C46920">
        <w:rPr>
          <w:rFonts w:ascii="Times New Roman" w:hAnsi="Times New Roman" w:cs="Times New Roman"/>
          <w:sz w:val="24"/>
          <w:szCs w:val="24"/>
        </w:rPr>
        <w:t xml:space="preserve"> Date</w:t>
      </w:r>
    </w:p>
    <w:p w14:paraId="0BF722B5"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22FB328D" w14:textId="77777777" w:rsidR="00C46920" w:rsidRDefault="00C46920" w:rsidP="00C46920">
      <w:pPr>
        <w:spacing w:after="0"/>
        <w:ind w:left="720"/>
        <w:rPr>
          <w:rFonts w:ascii="Times New Roman" w:hAnsi="Times New Roman" w:cs="Times New Roman"/>
          <w:sz w:val="24"/>
          <w:szCs w:val="24"/>
        </w:rPr>
      </w:pPr>
    </w:p>
    <w:p w14:paraId="19CF18ED" w14:textId="03A68BB1" w:rsidR="00C46920" w:rsidRDefault="00C46920" w:rsidP="00C46920">
      <w:pPr>
        <w:spacing w:after="0"/>
        <w:ind w:left="288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0F4D7C">
        <w:rPr>
          <w:rFonts w:ascii="Times New Roman" w:hAnsi="Times New Roman" w:cs="Times New Roman"/>
          <w:sz w:val="24"/>
          <w:szCs w:val="24"/>
        </w:rPr>
        <w:t>3.17</w:t>
      </w:r>
      <w:r>
        <w:rPr>
          <w:rFonts w:ascii="Times New Roman" w:hAnsi="Times New Roman" w:cs="Times New Roman"/>
          <w:sz w:val="24"/>
          <w:szCs w:val="24"/>
        </w:rPr>
        <w:t xml:space="preserve"> Is Coaching Required</w:t>
      </w:r>
    </w:p>
    <w:p w14:paraId="38FBFD70" w14:textId="77777777" w:rsidR="00C46920" w:rsidRDefault="00C46920" w:rsidP="00C46920">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36367426" w14:textId="77777777" w:rsidR="00C46920" w:rsidRDefault="00C46920" w:rsidP="00C46920">
      <w:pPr>
        <w:spacing w:after="0"/>
        <w:ind w:left="3600"/>
        <w:rPr>
          <w:rFonts w:ascii="Times New Roman" w:hAnsi="Times New Roman" w:cs="Times New Roman"/>
          <w:sz w:val="24"/>
          <w:szCs w:val="24"/>
        </w:rPr>
      </w:pPr>
    </w:p>
    <w:p w14:paraId="6212B410" w14:textId="53818D9C"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sidR="00904695">
        <w:rPr>
          <w:rFonts w:ascii="Times New Roman" w:hAnsi="Times New Roman" w:cs="Times New Roman"/>
          <w:sz w:val="24"/>
          <w:szCs w:val="24"/>
        </w:rPr>
        <w:t>.3.1</w:t>
      </w:r>
      <w:r w:rsidR="000F4D7C">
        <w:rPr>
          <w:rFonts w:ascii="Times New Roman" w:hAnsi="Times New Roman" w:cs="Times New Roman"/>
          <w:sz w:val="24"/>
          <w:szCs w:val="24"/>
        </w:rPr>
        <w:t>7</w:t>
      </w:r>
      <w:r w:rsidR="00904695">
        <w:rPr>
          <w:rFonts w:ascii="Times New Roman" w:hAnsi="Times New Roman" w:cs="Times New Roman"/>
          <w:sz w:val="24"/>
          <w:szCs w:val="24"/>
        </w:rPr>
        <w:t>.1</w:t>
      </w:r>
      <w:r>
        <w:rPr>
          <w:rFonts w:ascii="Times New Roman" w:hAnsi="Times New Roman" w:cs="Times New Roman"/>
          <w:sz w:val="24"/>
          <w:szCs w:val="24"/>
        </w:rPr>
        <w:t xml:space="preserve"> Yes Requires Coaching Fields</w:t>
      </w:r>
    </w:p>
    <w:p w14:paraId="0292B6FD"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5182ADF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Provide the details from the coaching session including action plans developed:</w:t>
      </w:r>
    </w:p>
    <w:p w14:paraId="1D590DCA"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C72D12D"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5BCFA089"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Status of coaching log becomes Pending Employee Review</w:t>
      </w:r>
    </w:p>
    <w:p w14:paraId="474E84E8" w14:textId="77777777" w:rsidR="00C46920" w:rsidRDefault="00C46920" w:rsidP="00C46920">
      <w:pPr>
        <w:spacing w:after="0"/>
        <w:ind w:left="720"/>
        <w:rPr>
          <w:rFonts w:ascii="Times New Roman" w:hAnsi="Times New Roman" w:cs="Times New Roman"/>
          <w:sz w:val="24"/>
          <w:szCs w:val="24"/>
        </w:rPr>
      </w:pPr>
    </w:p>
    <w:p w14:paraId="2A4D89A8" w14:textId="411515FF" w:rsidR="00C46920" w:rsidRDefault="00C46920" w:rsidP="00C46920">
      <w:pPr>
        <w:spacing w:after="0"/>
        <w:ind w:left="3600" w:firstLine="720"/>
        <w:rPr>
          <w:rFonts w:ascii="Times New Roman" w:hAnsi="Times New Roman" w:cs="Times New Roman"/>
          <w:sz w:val="24"/>
          <w:szCs w:val="24"/>
        </w:rPr>
      </w:pPr>
      <w:r>
        <w:rPr>
          <w:rFonts w:ascii="Times New Roman" w:hAnsi="Times New Roman" w:cs="Times New Roman"/>
          <w:sz w:val="24"/>
          <w:szCs w:val="24"/>
        </w:rPr>
        <w:t>2.1.</w:t>
      </w:r>
      <w:r w:rsidR="00E560E6">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3</w:t>
      </w:r>
      <w:r>
        <w:rPr>
          <w:rFonts w:ascii="Times New Roman" w:hAnsi="Times New Roman" w:cs="Times New Roman"/>
          <w:sz w:val="24"/>
          <w:szCs w:val="24"/>
        </w:rPr>
        <w:t>.</w:t>
      </w:r>
      <w:r w:rsidR="00904695">
        <w:rPr>
          <w:rFonts w:ascii="Times New Roman" w:hAnsi="Times New Roman" w:cs="Times New Roman"/>
          <w:sz w:val="24"/>
          <w:szCs w:val="24"/>
        </w:rPr>
        <w:t>1</w:t>
      </w:r>
      <w:r w:rsidR="000F4D7C">
        <w:rPr>
          <w:rFonts w:ascii="Times New Roman" w:hAnsi="Times New Roman" w:cs="Times New Roman"/>
          <w:sz w:val="24"/>
          <w:szCs w:val="24"/>
        </w:rPr>
        <w:t>7</w:t>
      </w:r>
      <w:r w:rsidR="00904695">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BA6AF8B" w14:textId="77777777" w:rsidR="00C46920" w:rsidRDefault="00C46920" w:rsidP="00C4692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4A96C9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32B6E74B"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2DD40250"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39697747" w14:textId="77777777" w:rsidR="00C46920" w:rsidRDefault="00C46920" w:rsidP="00C46920">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1E11ABD2"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26F966A4" w14:textId="77777777" w:rsidR="00C46920" w:rsidRDefault="00C46920" w:rsidP="00C46920">
      <w:pPr>
        <w:spacing w:after="0"/>
        <w:ind w:left="5040"/>
        <w:rPr>
          <w:rFonts w:ascii="Times New Roman" w:hAnsi="Times New Roman" w:cs="Times New Roman"/>
          <w:sz w:val="24"/>
          <w:szCs w:val="24"/>
        </w:rPr>
      </w:pPr>
      <w:r>
        <w:rPr>
          <w:rFonts w:ascii="Times New Roman" w:hAnsi="Times New Roman" w:cs="Times New Roman"/>
          <w:sz w:val="24"/>
          <w:szCs w:val="24"/>
        </w:rPr>
        <w:t xml:space="preserve">Status of coaching log becomes </w:t>
      </w:r>
      <w:r w:rsidRPr="0005689B">
        <w:rPr>
          <w:rFonts w:ascii="Times New Roman" w:hAnsi="Times New Roman" w:cs="Times New Roman"/>
          <w:sz w:val="24"/>
          <w:szCs w:val="24"/>
        </w:rPr>
        <w:t>Inactive</w:t>
      </w:r>
    </w:p>
    <w:p w14:paraId="48E362C4" w14:textId="77777777" w:rsidR="00C46920" w:rsidRDefault="00C46920" w:rsidP="00C46920">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7"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lastRenderedPageBreak/>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lastRenderedPageBreak/>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under one of these situations please coach them and have </w:t>
      </w:r>
      <w:proofErr w:type="gramStart"/>
      <w:r w:rsidRPr="00337FE7">
        <w:rPr>
          <w:rFonts w:ascii="Times New Roman" w:hAnsi="Times New Roman" w:cs="Times New Roman"/>
          <w:sz w:val="24"/>
          <w:szCs w:val="24"/>
        </w:rPr>
        <w:t>them</w:t>
      </w:r>
      <w:proofErr w:type="gramEnd"/>
      <w:r w:rsidRPr="00337FE7">
        <w:rPr>
          <w:rFonts w:ascii="Times New Roman" w:hAnsi="Times New Roman" w:cs="Times New Roman"/>
          <w:sz w:val="24"/>
          <w:szCs w:val="24"/>
        </w:rPr>
        <w:t xml:space="preserve">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8"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lastRenderedPageBreak/>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01FC85D" w14:textId="597ECEA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t xml:space="preserve">Supervisor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CoR</w:t>
            </w:r>
            <w:proofErr w:type="spellEnd"/>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eRes</w:t>
            </w:r>
            <w:proofErr w:type="spellEnd"/>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E624E3">
              <w:rPr>
                <w:rFonts w:ascii="Times New Roman" w:eastAsia="Times New Roman" w:hAnsi="Times New Roman" w:cs="Times New Roman"/>
                <w:color w:val="000000"/>
                <w:sz w:val="24"/>
                <w:szCs w:val="24"/>
              </w:rPr>
              <w:t>PPoM</w:t>
            </w:r>
            <w:proofErr w:type="spellEnd"/>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roofErr w:type="spellEnd"/>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7B44971" w14:textId="744A2EB4" w:rsidR="005D2043" w:rsidRDefault="005D2043" w:rsidP="00902959">
            <w:pPr>
              <w:spacing w:after="0" w:line="240" w:lineRule="auto"/>
              <w:rPr>
                <w:rFonts w:ascii="Times New Roman" w:eastAsia="Times New Roman" w:hAnsi="Times New Roman" w:cs="Times New Roman"/>
                <w:color w:val="000000"/>
                <w:sz w:val="24"/>
                <w:szCs w:val="24"/>
              </w:rPr>
            </w:pPr>
            <w:r w:rsidRPr="005D2043">
              <w:rPr>
                <w:rFonts w:ascii="Times New Roman" w:eastAsia="Times New Roman" w:hAnsi="Times New Roman" w:cs="Times New Roman"/>
                <w:color w:val="000000"/>
                <w:sz w:val="24"/>
                <w:szCs w:val="24"/>
              </w:rPr>
              <w:t>Appropriate use of hold</w:t>
            </w:r>
          </w:p>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Quality </w:t>
            </w:r>
            <w:proofErr w:type="spellStart"/>
            <w:r w:rsidRPr="008229D2">
              <w:rPr>
                <w:rFonts w:ascii="Times New Roman" w:eastAsia="Times New Roman" w:hAnsi="Times New Roman" w:cs="Times New Roman"/>
                <w:color w:val="000000"/>
                <w:sz w:val="24"/>
                <w:szCs w:val="24"/>
              </w:rPr>
              <w:t>eCL</w:t>
            </w:r>
            <w:proofErr w:type="spellEnd"/>
            <w:r w:rsidRPr="008229D2">
              <w:rPr>
                <w:rFonts w:ascii="Times New Roman" w:eastAsia="Times New Roman" w:hAnsi="Times New Roman" w:cs="Times New Roman"/>
                <w:color w:val="000000"/>
                <w:sz w:val="24"/>
                <w:szCs w:val="24"/>
              </w:rPr>
              <w:t xml:space="preserve">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 xml:space="preserve">Supervisor </w:t>
            </w:r>
            <w:proofErr w:type="spellStart"/>
            <w:r w:rsidR="00835DD6" w:rsidRPr="008229D2">
              <w:rPr>
                <w:rFonts w:ascii="Times New Roman" w:eastAsia="Times New Roman" w:hAnsi="Times New Roman" w:cs="Times New Roman"/>
                <w:color w:val="000000"/>
                <w:sz w:val="24"/>
                <w:szCs w:val="24"/>
              </w:rPr>
              <w:t>eCL</w:t>
            </w:r>
            <w:proofErr w:type="spellEnd"/>
            <w:r w:rsidR="00835DD6" w:rsidRPr="008229D2">
              <w:rPr>
                <w:rFonts w:ascii="Times New Roman" w:eastAsia="Times New Roman" w:hAnsi="Times New Roman" w:cs="Times New Roman"/>
                <w:color w:val="000000"/>
                <w:sz w:val="24"/>
                <w:szCs w:val="24"/>
              </w:rPr>
              <w:t xml:space="preserve">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CoR</w:t>
            </w:r>
            <w:proofErr w:type="spellEnd"/>
            <w:r w:rsidRPr="008229D2">
              <w:rPr>
                <w:rFonts w:ascii="Times New Roman" w:eastAsia="Times New Roman" w:hAnsi="Times New Roman" w:cs="Times New Roman"/>
                <w:color w:val="000000"/>
                <w:sz w:val="24"/>
                <w:szCs w:val="24"/>
              </w:rPr>
              <w:br/>
            </w:r>
            <w:proofErr w:type="spellStart"/>
            <w:r w:rsidRPr="008229D2">
              <w:rPr>
                <w:rFonts w:ascii="Times New Roman" w:eastAsia="Times New Roman" w:hAnsi="Times New Roman" w:cs="Times New Roman"/>
                <w:color w:val="000000"/>
                <w:sz w:val="24"/>
                <w:szCs w:val="24"/>
              </w:rPr>
              <w:t>eRes</w:t>
            </w:r>
            <w:proofErr w:type="spellEnd"/>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proofErr w:type="spellStart"/>
            <w:r w:rsidR="000D2013">
              <w:rPr>
                <w:rFonts w:ascii="Times New Roman" w:eastAsia="Times New Roman" w:hAnsi="Times New Roman" w:cs="Times New Roman"/>
                <w:color w:val="000000"/>
                <w:sz w:val="24"/>
                <w:szCs w:val="24"/>
              </w:rPr>
              <w:t>PPoM</w:t>
            </w:r>
            <w:proofErr w:type="spellEnd"/>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Verint</w:t>
            </w:r>
            <w:proofErr w:type="spellEnd"/>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Pr>
          <w:rFonts w:ascii="Times New Roman" w:hAnsi="Times New Roman" w:cs="Times New Roman"/>
          <w:sz w:val="24"/>
          <w:szCs w:val="24"/>
        </w:rPr>
        <w:t xml:space="preserv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11637D3F" w14:textId="25B124B5" w:rsidR="0086048F" w:rsidRDefault="0086048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            Senior Quality Specialist – WACQ13</w:t>
      </w:r>
    </w:p>
    <w:p w14:paraId="50691CB2" w14:textId="20E5AB0D"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C174F9F" w14:textId="6C9A117D"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w:t>
      </w:r>
      <w:proofErr w:type="spellStart"/>
      <w:r w:rsidR="00DF5972">
        <w:rPr>
          <w:rFonts w:ascii="Times New Roman" w:hAnsi="Times New Roman" w:cs="Times New Roman"/>
          <w:sz w:val="24"/>
          <w:szCs w:val="24"/>
        </w:rPr>
        <w:t>eMail</w:t>
      </w:r>
      <w:proofErr w:type="spellEnd"/>
      <w:r w:rsidR="00DF5972">
        <w:rPr>
          <w:rFonts w:ascii="Times New Roman" w:hAnsi="Times New Roman" w:cs="Times New Roman"/>
          <w:sz w:val="24"/>
          <w:szCs w:val="24"/>
        </w:rPr>
        <w:t xml:space="preserve">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r w:rsidRPr="0039727F">
              <w:rPr>
                <w:rFonts w:ascii="Tahoma" w:hAnsi="Tahoma" w:cs="Tahoma"/>
                <w:sz w:val="18"/>
              </w:rPr>
              <w:lastRenderedPageBreak/>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 xml:space="preserve">receives a system generated </w:t>
      </w:r>
      <w:proofErr w:type="spellStart"/>
      <w:r w:rsidR="00DF5972">
        <w:rPr>
          <w:rFonts w:ascii="Times New Roman" w:hAnsi="Times New Roman" w:cs="Times New Roman"/>
          <w:sz w:val="24"/>
          <w:szCs w:val="24"/>
        </w:rPr>
        <w:t>eMail</w:t>
      </w:r>
      <w:proofErr w:type="spellEnd"/>
      <w:r w:rsidR="00DF5972">
        <w:rPr>
          <w:rFonts w:ascii="Times New Roman" w:hAnsi="Times New Roman" w:cs="Times New Roman"/>
          <w:sz w:val="24"/>
          <w:szCs w:val="24"/>
        </w:rPr>
        <w:t xml:space="preserve">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is not a Customer Service Escalation and the status is Pending Manager Review, the immediate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a Customer Service Escalation and the status is Pending Sr. Manager Review, the immediate Sr.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is a Customer Service Escalation and the status is Pending Sr. Manager Review, the immediate Sr. Manager of the Employee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lastRenderedPageBreak/>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9"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yyyymmdd</w:t>
      </w:r>
      <w:proofErr w:type="spellEnd"/>
      <w:r>
        <w:rPr>
          <w:rFonts w:ascii="Times New Roman" w:hAnsi="Times New Roman" w:cs="Times New Roman"/>
          <w:sz w:val="24"/>
          <w:szCs w:val="24"/>
        </w:rPr>
        <w:t xml:space="preserve">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EOT – Exempt OT </w:t>
      </w:r>
      <w:proofErr w:type="spellStart"/>
      <w:r>
        <w:rPr>
          <w:rFonts w:ascii="Times New Roman" w:hAnsi="Times New Roman" w:cs="Times New Roman"/>
          <w:sz w:val="24"/>
          <w:szCs w:val="24"/>
        </w:rPr>
        <w:t>hrs</w:t>
      </w:r>
      <w:proofErr w:type="spellEnd"/>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Exempt OT </w:t>
            </w:r>
            <w:proofErr w:type="spellStart"/>
            <w:r>
              <w:rPr>
                <w:rFonts w:ascii="Times New Roman" w:eastAsia="Times New Roman" w:hAnsi="Times New Roman" w:cs="Times New Roman"/>
                <w:color w:val="000000"/>
                <w:sz w:val="24"/>
                <w:szCs w:val="24"/>
              </w:rPr>
              <w:t>hrs</w:t>
            </w:r>
            <w:proofErr w:type="spellEnd"/>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w:t>
      </w:r>
      <w:proofErr w:type="spellStart"/>
      <w:r>
        <w:rPr>
          <w:rFonts w:ascii="Times New Roman" w:hAnsi="Times New Roman" w:cs="Times New Roman"/>
          <w:sz w:val="24"/>
          <w:szCs w:val="24"/>
        </w:rPr>
        <w:t>hrs</w:t>
      </w:r>
      <w:proofErr w:type="spell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 xml:space="preserve">for Exempt OT </w:t>
      </w:r>
      <w:proofErr w:type="spellStart"/>
      <w:r w:rsidR="00D62CFA">
        <w:rPr>
          <w:rFonts w:ascii="Times New Roman" w:hAnsi="Times New Roman" w:cs="Times New Roman"/>
          <w:sz w:val="24"/>
          <w:szCs w:val="24"/>
        </w:rPr>
        <w:t>hrs</w:t>
      </w:r>
      <w:proofErr w:type="spellEnd"/>
      <w:r w:rsidR="00D62CFA">
        <w:rPr>
          <w:rFonts w:ascii="Times New Roman" w:hAnsi="Times New Roman" w:cs="Times New Roman"/>
          <w:sz w:val="24"/>
          <w:szCs w:val="24"/>
        </w:rPr>
        <w:t xml:space="preserve">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with a time code that is not valid in the CCO program.  The list of valid time codes can be found in the </w:t>
      </w:r>
      <w:proofErr w:type="spellStart"/>
      <w:r w:rsidRPr="00CE73F9">
        <w:rPr>
          <w:rFonts w:ascii="Times New Roman" w:hAnsi="Times New Roman" w:cs="Times New Roman"/>
          <w:sz w:val="24"/>
          <w:szCs w:val="24"/>
        </w:rPr>
        <w:t>Common_CCO_Time_Codes</w:t>
      </w:r>
      <w:proofErr w:type="spellEnd"/>
      <w:r w:rsidRPr="00CE73F9">
        <w:rPr>
          <w:rFonts w:ascii="Times New Roman" w:hAnsi="Times New Roman" w:cs="Times New Roman"/>
          <w:sz w:val="24"/>
          <w:szCs w:val="24"/>
        </w:rPr>
        <w:t xml:space="preserve">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under one of these situations please coach them and have </w:t>
      </w:r>
      <w:proofErr w:type="gramStart"/>
      <w:r w:rsidRPr="00CE73F9">
        <w:rPr>
          <w:rFonts w:ascii="Times New Roman" w:hAnsi="Times New Roman" w:cs="Times New Roman"/>
          <w:sz w:val="24"/>
          <w:szCs w:val="24"/>
        </w:rPr>
        <w:t>them</w:t>
      </w:r>
      <w:proofErr w:type="gramEnd"/>
      <w:r w:rsidRPr="00CE73F9">
        <w:rPr>
          <w:rFonts w:ascii="Times New Roman" w:hAnsi="Times New Roman" w:cs="Times New Roman"/>
          <w:sz w:val="24"/>
          <w:szCs w:val="24"/>
        </w:rPr>
        <w:t xml:space="preserve">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0229FB">
        <w:rPr>
          <w:rFonts w:ascii="Times New Roman" w:hAnsi="Times New Roman" w:cs="Times New Roman"/>
          <w:sz w:val="24"/>
          <w:szCs w:val="24"/>
        </w:rPr>
        <w:t>provide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0"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proofErr w:type="gramStart"/>
      <w:r w:rsidR="0023534D">
        <w:rPr>
          <w:rFonts w:ascii="Times New Roman" w:hAnsi="Times New Roman" w:cs="Times New Roman"/>
          <w:sz w:val="24"/>
          <w:szCs w:val="24"/>
        </w:rPr>
        <w:t>WACQ12</w:t>
      </w:r>
      <w:proofErr w:type="gramEnd"/>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B84BCB7" w14:textId="345215FA" w:rsidR="009436FF" w:rsidRDefault="009436FF" w:rsidP="008E6D78">
      <w:pPr>
        <w:spacing w:after="0"/>
        <w:ind w:left="3600" w:firstLine="720"/>
        <w:rPr>
          <w:rFonts w:ascii="Times New Roman" w:hAnsi="Times New Roman" w:cs="Times New Roman"/>
          <w:sz w:val="24"/>
          <w:szCs w:val="24"/>
        </w:rPr>
      </w:pPr>
      <w:r>
        <w:rPr>
          <w:rFonts w:ascii="Times New Roman" w:hAnsi="Times New Roman" w:cs="Times New Roman"/>
          <w:sz w:val="24"/>
          <w:szCs w:val="24"/>
        </w:rPr>
        <w:t>WPOP70 – Director, Operations</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 xml:space="preserve">A system generated </w:t>
      </w:r>
      <w:proofErr w:type="spellStart"/>
      <w:r w:rsidR="00A95B42">
        <w:rPr>
          <w:rFonts w:ascii="Times New Roman" w:hAnsi="Times New Roman" w:cs="Times New Roman"/>
          <w:sz w:val="24"/>
          <w:szCs w:val="24"/>
        </w:rPr>
        <w:t>eMail</w:t>
      </w:r>
      <w:proofErr w:type="spellEnd"/>
      <w:r w:rsidR="00A95B42">
        <w:rPr>
          <w:rFonts w:ascii="Times New Roman" w:hAnsi="Times New Roman" w:cs="Times New Roman"/>
          <w:sz w:val="24"/>
          <w:szCs w:val="24"/>
        </w:rPr>
        <w:t xml:space="preserve">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w:t>
      </w:r>
      <w:proofErr w:type="spellStart"/>
      <w:r w:rsidR="00A95B42">
        <w:rPr>
          <w:rFonts w:ascii="Times New Roman" w:hAnsi="Times New Roman" w:cs="Times New Roman"/>
          <w:sz w:val="24"/>
          <w:szCs w:val="24"/>
        </w:rPr>
        <w:t>eMail</w:t>
      </w:r>
      <w:proofErr w:type="spellEnd"/>
      <w:r w:rsidR="00A95B42">
        <w:rPr>
          <w:rFonts w:ascii="Times New Roman" w:hAnsi="Times New Roman" w:cs="Times New Roman"/>
          <w:sz w:val="24"/>
          <w:szCs w:val="24"/>
        </w:rPr>
        <w:t xml:space="preserve">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the status is Pending Employee Review, the Employee (Quality Specialist)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Manager Review, the immediate Quality Lead of the Employee (Quality Specialist)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 xml:space="preserve">WIHD01, WIHD02, WIHD03, </w:t>
      </w:r>
      <w:proofErr w:type="gramStart"/>
      <w:r w:rsidRPr="0085163A">
        <w:rPr>
          <w:rFonts w:ascii="Times New Roman" w:hAnsi="Times New Roman" w:cs="Times New Roman"/>
          <w:sz w:val="24"/>
          <w:szCs w:val="24"/>
        </w:rPr>
        <w:t>WIHD04</w:t>
      </w:r>
      <w:proofErr w:type="gramEnd"/>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proofErr w:type="spellStart"/>
            <w:r w:rsidRPr="008229D2">
              <w:rPr>
                <w:rFonts w:ascii="Times New Roman" w:eastAsia="Times New Roman" w:hAnsi="Times New Roman" w:cs="Times New Roman"/>
                <w:color w:val="000000"/>
                <w:sz w:val="24"/>
                <w:szCs w:val="24"/>
              </w:rPr>
              <w:t>CoR</w:t>
            </w:r>
            <w:proofErr w:type="spellEnd"/>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C21D530" w14:textId="3158A8F4" w:rsidR="009436FF" w:rsidRDefault="009436FF" w:rsidP="008E6D78">
      <w:pPr>
        <w:spacing w:after="0"/>
        <w:ind w:left="3600" w:firstLine="720"/>
        <w:rPr>
          <w:ins w:id="100" w:author="Stein, Lisa D" w:date="2016-01-04T06:02:00Z"/>
          <w:rFonts w:ascii="Times New Roman" w:hAnsi="Times New Roman" w:cs="Times New Roman"/>
          <w:sz w:val="24"/>
          <w:szCs w:val="24"/>
        </w:rPr>
      </w:pPr>
      <w:r>
        <w:rPr>
          <w:rFonts w:ascii="Times New Roman" w:hAnsi="Times New Roman" w:cs="Times New Roman"/>
          <w:sz w:val="24"/>
          <w:szCs w:val="24"/>
        </w:rPr>
        <w:t xml:space="preserve">WPOP70 – Director, Operations </w:t>
      </w:r>
    </w:p>
    <w:p w14:paraId="34864974" w14:textId="77777777" w:rsidR="00AD1CDE" w:rsidRPr="00AD1CDE" w:rsidRDefault="00AD1CDE" w:rsidP="00AD1CDE">
      <w:pPr>
        <w:spacing w:after="0"/>
        <w:ind w:left="3600" w:firstLine="720"/>
        <w:rPr>
          <w:ins w:id="101" w:author="Stein, Lisa D" w:date="2016-01-04T06:02:00Z"/>
          <w:rFonts w:ascii="Times New Roman" w:hAnsi="Times New Roman" w:cs="Times New Roman"/>
          <w:sz w:val="24"/>
          <w:szCs w:val="24"/>
        </w:rPr>
      </w:pPr>
      <w:ins w:id="102" w:author="Stein, Lisa D" w:date="2016-01-04T06:02:00Z">
        <w:r w:rsidRPr="00AD1CDE">
          <w:rPr>
            <w:rFonts w:ascii="Times New Roman" w:hAnsi="Times New Roman" w:cs="Times New Roman"/>
            <w:sz w:val="24"/>
            <w:szCs w:val="24"/>
          </w:rPr>
          <w:t>WIHD40 - Supervisor, Help Desk</w:t>
        </w:r>
      </w:ins>
    </w:p>
    <w:p w14:paraId="1EBCC2D1" w14:textId="77777777" w:rsidR="00AD1CDE" w:rsidRPr="00AD1CDE" w:rsidRDefault="00AD1CDE" w:rsidP="00AD1CDE">
      <w:pPr>
        <w:spacing w:after="0"/>
        <w:ind w:left="3600" w:firstLine="720"/>
        <w:rPr>
          <w:ins w:id="103" w:author="Stein, Lisa D" w:date="2016-01-04T06:02:00Z"/>
          <w:rFonts w:ascii="Times New Roman" w:hAnsi="Times New Roman" w:cs="Times New Roman"/>
          <w:sz w:val="24"/>
          <w:szCs w:val="24"/>
        </w:rPr>
      </w:pPr>
      <w:ins w:id="104" w:author="Stein, Lisa D" w:date="2016-01-04T06:02:00Z">
        <w:r w:rsidRPr="00AD1CDE">
          <w:rPr>
            <w:rFonts w:ascii="Times New Roman" w:hAnsi="Times New Roman" w:cs="Times New Roman"/>
            <w:sz w:val="24"/>
            <w:szCs w:val="24"/>
          </w:rPr>
          <w:t>WIHD50 - Manager, Help Desk</w:t>
        </w:r>
      </w:ins>
    </w:p>
    <w:p w14:paraId="467C4268" w14:textId="42838345" w:rsidR="00AD1CDE" w:rsidRDefault="00AD1CDE" w:rsidP="00AD1CDE">
      <w:pPr>
        <w:spacing w:after="0"/>
        <w:ind w:left="3600" w:firstLine="720"/>
        <w:rPr>
          <w:rFonts w:ascii="Times New Roman" w:hAnsi="Times New Roman" w:cs="Times New Roman"/>
          <w:sz w:val="24"/>
          <w:szCs w:val="24"/>
        </w:rPr>
      </w:pPr>
      <w:ins w:id="105" w:author="Stein, Lisa D" w:date="2016-01-04T06:02:00Z">
        <w:r w:rsidRPr="00AD1CDE">
          <w:rPr>
            <w:rFonts w:ascii="Times New Roman" w:hAnsi="Times New Roman" w:cs="Times New Roman"/>
            <w:sz w:val="24"/>
            <w:szCs w:val="24"/>
          </w:rPr>
          <w:t>WABA11 - Assoc</w:t>
        </w:r>
      </w:ins>
      <w:ins w:id="106" w:author="Stein, Lisa D" w:date="2016-01-04T06:03:00Z">
        <w:r>
          <w:rPr>
            <w:rFonts w:ascii="Times New Roman" w:hAnsi="Times New Roman" w:cs="Times New Roman"/>
            <w:sz w:val="24"/>
            <w:szCs w:val="24"/>
          </w:rPr>
          <w:t>iate</w:t>
        </w:r>
      </w:ins>
      <w:ins w:id="107" w:author="Stein, Lisa D" w:date="2016-01-04T06:02:00Z">
        <w:r w:rsidRPr="00AD1CDE">
          <w:rPr>
            <w:rFonts w:ascii="Times New Roman" w:hAnsi="Times New Roman" w:cs="Times New Roman"/>
            <w:sz w:val="24"/>
            <w:szCs w:val="24"/>
          </w:rPr>
          <w:t xml:space="preserve"> Administrator, Business</w:t>
        </w:r>
      </w:ins>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the status is Pending Employee Review, the Employee (LSA)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lastRenderedPageBreak/>
        <w:t>eCL</w:t>
      </w:r>
      <w:proofErr w:type="spellEnd"/>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LSA Manager of the Employee (LSA)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have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w:t>
      </w:r>
      <w:proofErr w:type="spellStart"/>
      <w:r w:rsidRPr="00835A13">
        <w:rPr>
          <w:rFonts w:ascii="Times New Roman" w:hAnsi="Times New Roman" w:cs="Times New Roman"/>
          <w:sz w:val="24"/>
          <w:szCs w:val="24"/>
        </w:rPr>
        <w:t>Sr</w:t>
      </w:r>
      <w:proofErr w:type="spellEnd"/>
      <w:r w:rsidRPr="00835A13">
        <w:rPr>
          <w:rFonts w:ascii="Times New Roman" w:hAnsi="Times New Roman" w:cs="Times New Roman"/>
          <w:sz w:val="24"/>
          <w:szCs w:val="24"/>
        </w:rPr>
        <w:t xml:space="preserve">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w:t>
      </w:r>
      <w:proofErr w:type="spellStart"/>
      <w:r w:rsidRPr="00F077DC">
        <w:rPr>
          <w:rFonts w:ascii="Times New Roman" w:hAnsi="Times New Roman" w:cs="Times New Roman"/>
          <w:sz w:val="24"/>
          <w:szCs w:val="24"/>
        </w:rPr>
        <w:t>Sr</w:t>
      </w:r>
      <w:proofErr w:type="spellEnd"/>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Classroom </w:t>
            </w:r>
            <w:r w:rsidRPr="000C3AA3">
              <w:rPr>
                <w:rFonts w:ascii="Times New Roman" w:hAnsi="Times New Roman" w:cs="Times New Roman"/>
                <w:sz w:val="24"/>
                <w:szCs w:val="24"/>
              </w:rPr>
              <w:lastRenderedPageBreak/>
              <w:t>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 xml:space="preserve">Opportunity or </w:t>
            </w:r>
            <w:r w:rsidRPr="008229D2">
              <w:rPr>
                <w:rFonts w:ascii="Times New Roman" w:eastAsia="Times New Roman" w:hAnsi="Times New Roman" w:cs="Times New Roman"/>
                <w:color w:val="000000"/>
                <w:sz w:val="24"/>
                <w:szCs w:val="24"/>
              </w:rPr>
              <w:lastRenderedPageBreak/>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Avoke</w:t>
      </w:r>
      <w:proofErr w:type="spellEnd"/>
      <w:r>
        <w:rPr>
          <w:rFonts w:ascii="Times New Roman" w:hAnsi="Times New Roman" w:cs="Times New Roman"/>
          <w:sz w:val="24"/>
          <w:szCs w:val="24"/>
        </w:rPr>
        <w:t xml:space="preserv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5BF70FEA" w14:textId="2E96B00C" w:rsidR="009436FF" w:rsidRDefault="009436FF"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Others – WPOP70 – Director, Operations</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Log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w:t>
            </w:r>
            <w:proofErr w:type="spellStart"/>
            <w:r w:rsidRPr="0039727F">
              <w:rPr>
                <w:rFonts w:ascii="Tahoma" w:hAnsi="Tahoma" w:cs="Tahoma"/>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the status is Pending Employee Review,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a Customer Service Escalation and the status is Pending Manager Review, the immediate Manager of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is a Customer Service Escalation and the status is Pending Manager Review, the immediate Manager of the Employee (Trainer)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spellStart"/>
      <w:proofErr w:type="gramStart"/>
      <w:r w:rsidRPr="00A95B42">
        <w:rPr>
          <w:rFonts w:ascii="Times New Roman" w:hAnsi="Times New Roman" w:cs="Times New Roman"/>
          <w:sz w:val="24"/>
          <w:szCs w:val="24"/>
        </w:rPr>
        <w:t>eCL</w:t>
      </w:r>
      <w:proofErr w:type="spellEnd"/>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lastRenderedPageBreak/>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FormID</w:t>
            </w:r>
            <w:proofErr w:type="spellEnd"/>
            <w:r w:rsidRPr="00124FAF">
              <w:rPr>
                <w:rFonts w:ascii="Times New Roman" w:hAnsi="Times New Roman" w:cs="Times New Roman"/>
              </w:rPr>
              <w:t>:</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proofErr w:type="spellStart"/>
            <w:r w:rsidRPr="00124FAF">
              <w:rPr>
                <w:rFonts w:ascii="Times New Roman" w:hAnsi="Times New Roman" w:cs="Times New Roman"/>
              </w:rPr>
              <w:t>Verint</w:t>
            </w:r>
            <w:proofErr w:type="spellEnd"/>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Verint</w:t>
            </w:r>
            <w:proofErr w:type="spellEnd"/>
            <w:r w:rsidRPr="00124FAF">
              <w:rPr>
                <w:rFonts w:ascii="Times New Roman" w:hAnsi="Times New Roman" w:cs="Times New Roman"/>
              </w:rPr>
              <w:t xml:space="preserve">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 xml:space="preserve">Display the </w:t>
            </w:r>
            <w:proofErr w:type="spellStart"/>
            <w:r w:rsidRPr="00124FAF">
              <w:rPr>
                <w:rFonts w:ascii="Times New Roman" w:hAnsi="Times New Roman" w:cs="Times New Roman"/>
              </w:rPr>
              <w:t>Verint</w:t>
            </w:r>
            <w:proofErr w:type="spellEnd"/>
            <w:r w:rsidRPr="00124FAF">
              <w:rPr>
                <w:rFonts w:ascii="Times New Roman" w:hAnsi="Times New Roman" w:cs="Times New Roman"/>
              </w:rPr>
              <w:t xml:space="preserve">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proofErr w:type="spellStart"/>
            <w:r w:rsidRPr="00124FAF">
              <w:rPr>
                <w:rFonts w:ascii="Times New Roman" w:hAnsi="Times New Roman" w:cs="Times New Roman"/>
              </w:rPr>
              <w:t>Avoke</w:t>
            </w:r>
            <w:proofErr w:type="spellEnd"/>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proofErr w:type="spellStart"/>
            <w:r w:rsidRPr="00124FAF">
              <w:rPr>
                <w:rFonts w:ascii="Times New Roman" w:hAnsi="Times New Roman" w:cs="Times New Roman"/>
              </w:rPr>
              <w:t>Avoke</w:t>
            </w:r>
            <w:proofErr w:type="spellEnd"/>
            <w:r w:rsidRPr="00124FAF">
              <w:rPr>
                <w:rFonts w:ascii="Times New Roman" w:hAnsi="Times New Roman" w:cs="Times New Roman"/>
              </w:rPr>
              <w:t xml:space="preserv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 xml:space="preserve">Display the </w:t>
            </w:r>
            <w:proofErr w:type="spellStart"/>
            <w:r w:rsidRPr="00124FAF">
              <w:rPr>
                <w:rFonts w:ascii="Times New Roman" w:hAnsi="Times New Roman" w:cs="Times New Roman"/>
              </w:rPr>
              <w:t>Avoke</w:t>
            </w:r>
            <w:proofErr w:type="spellEnd"/>
            <w:r w:rsidRPr="00124FAF">
              <w:rPr>
                <w:rFonts w:ascii="Times New Roman" w:hAnsi="Times New Roman" w:cs="Times New Roman"/>
              </w:rPr>
              <w:t xml:space="preserv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proofErr w:type="spellStart"/>
            <w:r w:rsidR="00E276B6">
              <w:rPr>
                <w:rFonts w:ascii="Times New Roman" w:hAnsi="Times New Roman" w:cs="Times New Roman"/>
              </w:rPr>
              <w:t>Ve</w:t>
            </w:r>
            <w:r w:rsidRPr="00124FAF">
              <w:rPr>
                <w:rFonts w:ascii="Times New Roman" w:hAnsi="Times New Roman" w:cs="Times New Roman"/>
              </w:rPr>
              <w:t>rint</w:t>
            </w:r>
            <w:proofErr w:type="spellEnd"/>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lastRenderedPageBreak/>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w:t>
      </w:r>
      <w:proofErr w:type="spellStart"/>
      <w:r w:rsidRPr="0050687A">
        <w:rPr>
          <w:rFonts w:ascii="Times New Roman" w:hAnsi="Times New Roman" w:cs="Times New Roman"/>
          <w:sz w:val="24"/>
          <w:szCs w:val="24"/>
        </w:rPr>
        <w:t>Verint</w:t>
      </w:r>
      <w:proofErr w:type="spellEnd"/>
      <w:r w:rsidRPr="0050687A">
        <w:rPr>
          <w:rFonts w:ascii="Times New Roman" w:hAnsi="Times New Roman" w:cs="Times New Roman"/>
          <w:sz w:val="24"/>
          <w:szCs w:val="24"/>
        </w:rPr>
        <w:t xml:space="preserve">, </w:t>
      </w:r>
      <w:proofErr w:type="spellStart"/>
      <w:r w:rsidRPr="0050687A">
        <w:rPr>
          <w:rFonts w:ascii="Times New Roman" w:hAnsi="Times New Roman" w:cs="Times New Roman"/>
          <w:sz w:val="24"/>
          <w:szCs w:val="24"/>
        </w:rPr>
        <w:t>Avoke</w:t>
      </w:r>
      <w:proofErr w:type="spellEnd"/>
      <w:r w:rsidRPr="0050687A">
        <w:rPr>
          <w:rFonts w:ascii="Times New Roman" w:hAnsi="Times New Roman" w:cs="Times New Roman"/>
          <w:sz w:val="24"/>
          <w:szCs w:val="24"/>
        </w:rPr>
        <w:t>,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When displayed from My Dashboard or My Submissions, 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w:t>
            </w:r>
            <w:r w:rsidR="004856F7">
              <w:rPr>
                <w:rFonts w:ascii="Times New Roman" w:hAnsi="Times New Roman" w:cs="Times New Roman"/>
              </w:rPr>
              <w:lastRenderedPageBreak/>
              <w:t>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When the Employee recipient reviews a log and the status is not completed, then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w:t>
      </w:r>
      <w:proofErr w:type="spellStart"/>
      <w:r w:rsidR="001D5F11">
        <w:rPr>
          <w:rFonts w:ascii="Times New Roman" w:hAnsi="Times New Roman" w:cs="Times New Roman"/>
          <w:sz w:val="24"/>
          <w:szCs w:val="24"/>
        </w:rPr>
        <w:t>LimeSurvey</w:t>
      </w:r>
      <w:proofErr w:type="spellEnd"/>
      <w:r w:rsidR="001D5F11">
        <w:rPr>
          <w:rFonts w:ascii="Times New Roman" w:hAnsi="Times New Roman" w:cs="Times New Roman"/>
          <w:sz w:val="24"/>
          <w:szCs w:val="24"/>
        </w:rPr>
        <w:t xml:space="preserve">,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 xml:space="preserve">-GDIT, </w:t>
      </w:r>
      <w:proofErr w:type="spellStart"/>
      <w:r w:rsidR="00851285">
        <w:rPr>
          <w:rFonts w:ascii="Times New Roman" w:hAnsi="Times New Roman" w:cs="Times New Roman"/>
          <w:sz w:val="24"/>
          <w:szCs w:val="24"/>
        </w:rPr>
        <w:t>Verint</w:t>
      </w:r>
      <w:proofErr w:type="spellEnd"/>
      <w:r w:rsidR="00851285">
        <w:rPr>
          <w:rFonts w:ascii="Times New Roman" w:hAnsi="Times New Roman" w:cs="Times New Roman"/>
          <w:sz w:val="24"/>
          <w:szCs w:val="24"/>
        </w:rPr>
        <w:t xml:space="preserve">-GDIT Supervisor, </w:t>
      </w:r>
      <w:r w:rsidR="001D5F11">
        <w:rPr>
          <w:rFonts w:ascii="Times New Roman" w:hAnsi="Times New Roman" w:cs="Times New Roman"/>
          <w:sz w:val="24"/>
          <w:szCs w:val="24"/>
        </w:rPr>
        <w:t xml:space="preserve">or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w:t>
      </w:r>
      <w:proofErr w:type="spellStart"/>
      <w:r w:rsidR="001D5F11">
        <w:rPr>
          <w:rFonts w:ascii="Times New Roman" w:hAnsi="Times New Roman" w:cs="Times New Roman"/>
          <w:sz w:val="24"/>
          <w:szCs w:val="24"/>
        </w:rPr>
        <w:t>LimeSurvey</w:t>
      </w:r>
      <w:proofErr w:type="spellEnd"/>
      <w:r w:rsidR="001D5F11">
        <w:rPr>
          <w:rFonts w:ascii="Times New Roman" w:hAnsi="Times New Roman" w:cs="Times New Roman"/>
          <w:sz w:val="24"/>
          <w:szCs w:val="24"/>
        </w:rPr>
        <w:t xml:space="preserve">,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 xml:space="preserve">-GDIT, </w:t>
      </w:r>
      <w:proofErr w:type="spellStart"/>
      <w:r w:rsidR="00851285">
        <w:rPr>
          <w:rFonts w:ascii="Times New Roman" w:hAnsi="Times New Roman" w:cs="Times New Roman"/>
          <w:sz w:val="24"/>
          <w:szCs w:val="24"/>
        </w:rPr>
        <w:t>Verint</w:t>
      </w:r>
      <w:proofErr w:type="spellEnd"/>
      <w:r w:rsidR="00851285">
        <w:rPr>
          <w:rFonts w:ascii="Times New Roman" w:hAnsi="Times New Roman" w:cs="Times New Roman"/>
          <w:sz w:val="24"/>
          <w:szCs w:val="24"/>
        </w:rPr>
        <w:t xml:space="preserve">-GDIT Supervisor, </w:t>
      </w:r>
      <w:r w:rsidR="001D5F11">
        <w:rPr>
          <w:rFonts w:ascii="Times New Roman" w:hAnsi="Times New Roman" w:cs="Times New Roman"/>
          <w:sz w:val="24"/>
          <w:szCs w:val="24"/>
        </w:rPr>
        <w:t xml:space="preserve">or </w:t>
      </w:r>
      <w:proofErr w:type="spellStart"/>
      <w:r w:rsidR="001D5F11">
        <w:rPr>
          <w:rFonts w:ascii="Times New Roman" w:hAnsi="Times New Roman" w:cs="Times New Roman"/>
          <w:sz w:val="24"/>
          <w:szCs w:val="24"/>
        </w:rPr>
        <w:t>Verint</w:t>
      </w:r>
      <w:proofErr w:type="spellEnd"/>
      <w:r w:rsidR="001D5F11">
        <w:rPr>
          <w:rFonts w:ascii="Times New Roman" w:hAnsi="Times New Roman" w:cs="Times New Roman"/>
          <w:sz w:val="24"/>
          <w:szCs w:val="24"/>
        </w:rPr>
        <w: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Supervisor of record reviews a log and the status is not completed, then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w:t>
      </w:r>
      <w:proofErr w:type="spellStart"/>
      <w:r>
        <w:rPr>
          <w:rFonts w:ascii="Times New Roman" w:hAnsi="Times New Roman" w:cs="Times New Roman"/>
          <w:sz w:val="24"/>
          <w:szCs w:val="24"/>
        </w:rPr>
        <w:t>LimeSurvey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-GDIT, </w:t>
      </w:r>
      <w:proofErr w:type="spellStart"/>
      <w:r w:rsidR="00964D27">
        <w:rPr>
          <w:rFonts w:ascii="Times New Roman" w:hAnsi="Times New Roman" w:cs="Times New Roman"/>
          <w:sz w:val="24"/>
          <w:szCs w:val="24"/>
        </w:rPr>
        <w:t>Verint</w:t>
      </w:r>
      <w:proofErr w:type="spellEnd"/>
      <w:r w:rsidR="00964D27">
        <w:rPr>
          <w:rFonts w:ascii="Times New Roman" w:hAnsi="Times New Roman" w:cs="Times New Roman"/>
          <w:sz w:val="24"/>
          <w:szCs w:val="24"/>
        </w:rPr>
        <w:t xml:space="preserve">-GIDT Supervisor, </w:t>
      </w:r>
      <w:r>
        <w:rPr>
          <w:rFonts w:ascii="Times New Roman" w:hAnsi="Times New Roman" w:cs="Times New Roman"/>
          <w:sz w:val="24"/>
          <w:szCs w:val="24"/>
        </w:rPr>
        <w:t xml:space="preserve">or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 xml:space="preserve">1. Check the box below to acknowledge the </w:t>
            </w:r>
            <w:r w:rsidRPr="00C37904">
              <w:rPr>
                <w:rFonts w:ascii="Times New Roman" w:hAnsi="Times New Roman" w:cs="Times New Roman"/>
              </w:rPr>
              <w:lastRenderedPageBreak/>
              <w:t>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lastRenderedPageBreak/>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lastRenderedPageBreak/>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w:t>
            </w:r>
            <w:proofErr w:type="spellStart"/>
            <w:r w:rsidRPr="00970630">
              <w:rPr>
                <w:rFonts w:ascii="Times New Roman" w:hAnsi="Times New Roman" w:cs="Times New Roman"/>
              </w:rPr>
              <w:t>eCL</w:t>
            </w:r>
            <w:proofErr w:type="spellEnd"/>
            <w:r w:rsidRPr="00970630">
              <w:rPr>
                <w:rFonts w:ascii="Times New Roman" w:hAnsi="Times New Roman" w:cs="Times New Roman"/>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w:t>
      </w:r>
      <w:proofErr w:type="spellStart"/>
      <w:r>
        <w:rPr>
          <w:rFonts w:ascii="Times New Roman" w:hAnsi="Times New Roman" w:cs="Times New Roman"/>
          <w:sz w:val="24"/>
          <w:szCs w:val="24"/>
        </w:rPr>
        <w:t>LimeSurvey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-GDIT,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 xml:space="preserve">-GDIT Supervisor, </w:t>
      </w:r>
      <w:proofErr w:type="spellStart"/>
      <w:r w:rsidR="00E32CFB">
        <w:rPr>
          <w:rFonts w:ascii="Times New Roman" w:hAnsi="Times New Roman" w:cs="Times New Roman"/>
          <w:sz w:val="24"/>
          <w:szCs w:val="24"/>
        </w:rPr>
        <w:t>Verint</w:t>
      </w:r>
      <w:proofErr w:type="spellEnd"/>
      <w:r w:rsidR="00E32CFB">
        <w:rPr>
          <w:rFonts w:ascii="Times New Roman" w:hAnsi="Times New Roman" w:cs="Times New Roman"/>
          <w:sz w:val="24"/>
          <w:szCs w:val="24"/>
        </w:rPr>
        <w:t xml:space="preserve">-TQC,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the Manager of record reviews a log and the status is not completed, then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w:t>
            </w:r>
            <w:proofErr w:type="spellStart"/>
            <w:r w:rsidRPr="00FB5D32">
              <w:rPr>
                <w:rFonts w:ascii="Times New Roman" w:hAnsi="Times New Roman" w:cs="Times New Roman"/>
              </w:rPr>
              <w:t>eCL</w:t>
            </w:r>
            <w:proofErr w:type="spellEnd"/>
            <w:r w:rsidRPr="00FB5D32">
              <w:rPr>
                <w:rFonts w:ascii="Times New Roman" w:hAnsi="Times New Roman" w:cs="Times New Roman"/>
              </w:rPr>
              <w:t xml:space="preserve">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3. Please provide reason / explanation / justification as to why the item is coachable for the </w:t>
            </w:r>
            <w:r w:rsidRPr="00FB5D32">
              <w:rPr>
                <w:rFonts w:ascii="Times New Roman" w:hAnsi="Times New Roman" w:cs="Times New Roman"/>
              </w:rPr>
              <w:lastRenderedPageBreak/>
              <w:t>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lastRenderedPageBreak/>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lastRenderedPageBreak/>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6"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lastRenderedPageBreak/>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lastRenderedPageBreak/>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manager notes of the log exist then display text and manager 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sidR="00964D27">
              <w:rPr>
                <w:rFonts w:ascii="Times New Roman" w:hAnsi="Times New Roman" w:cs="Times New Roman"/>
              </w:rPr>
              <w:t>Verint</w:t>
            </w:r>
            <w:proofErr w:type="spellEnd"/>
            <w:r w:rsidR="00964D27">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 xml:space="preserve">If source is IQS, </w:t>
            </w:r>
            <w:proofErr w:type="spellStart"/>
            <w:r>
              <w:rPr>
                <w:rFonts w:ascii="Times New Roman" w:hAnsi="Times New Roman" w:cs="Times New Roman"/>
              </w:rPr>
              <w:t>LimeSurvey</w:t>
            </w:r>
            <w:proofErr w:type="spellEnd"/>
            <w:r>
              <w:rPr>
                <w:rFonts w:ascii="Times New Roman" w:hAnsi="Times New Roman" w:cs="Times New Roman"/>
              </w:rPr>
              <w:t xml:space="preserve">, </w:t>
            </w:r>
            <w:proofErr w:type="spellStart"/>
            <w:r>
              <w:rPr>
                <w:rFonts w:ascii="Times New Roman" w:hAnsi="Times New Roman" w:cs="Times New Roman"/>
              </w:rPr>
              <w:t>Verint</w:t>
            </w:r>
            <w:proofErr w:type="spellEnd"/>
            <w:r>
              <w:rPr>
                <w:rFonts w:ascii="Times New Roman" w:hAnsi="Times New Roman" w:cs="Times New Roman"/>
              </w:rPr>
              <w:t xml:space="preserve">-GDIT, </w:t>
            </w:r>
            <w:proofErr w:type="spellStart"/>
            <w:r>
              <w:rPr>
                <w:rFonts w:ascii="Times New Roman" w:hAnsi="Times New Roman" w:cs="Times New Roman"/>
              </w:rPr>
              <w:t>Verint</w:t>
            </w:r>
            <w:proofErr w:type="spellEnd"/>
            <w:r>
              <w:rPr>
                <w:rFonts w:ascii="Times New Roman" w:hAnsi="Times New Roman" w:cs="Times New Roman"/>
              </w:rPr>
              <w:t xml:space="preserve">-GDIT Supervisor </w:t>
            </w:r>
            <w:proofErr w:type="spellStart"/>
            <w:r>
              <w:rPr>
                <w:rFonts w:ascii="Times New Roman" w:hAnsi="Times New Roman" w:cs="Times New Roman"/>
              </w:rPr>
              <w:t>Verint</w:t>
            </w:r>
            <w:proofErr w:type="spellEnd"/>
            <w:r>
              <w:rPr>
                <w:rFonts w:ascii="Times New Roman" w:hAnsi="Times New Roman" w:cs="Times New Roman"/>
              </w:rPr>
              <w: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5B292258" w14:textId="77777777" w:rsidR="00FF4EFB" w:rsidRDefault="00FF4EFB" w:rsidP="00641167">
      <w:pPr>
        <w:spacing w:after="0"/>
        <w:ind w:left="2880"/>
        <w:rPr>
          <w:rFonts w:ascii="Times New Roman" w:hAnsi="Times New Roman" w:cs="Times New Roman"/>
          <w:sz w:val="24"/>
          <w:szCs w:val="24"/>
        </w:rPr>
      </w:pPr>
    </w:p>
    <w:p w14:paraId="221D39B3" w14:textId="298A3A12" w:rsidR="00FF4EFB" w:rsidRDefault="00FF4EFB" w:rsidP="00FF4EF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4.2.3.3 Employee IDs with spaces</w:t>
      </w:r>
    </w:p>
    <w:p w14:paraId="563B4458" w14:textId="11AD2C79" w:rsidR="00FF4EFB" w:rsidRDefault="00FF4EFB" w:rsidP="00FF4EFB">
      <w:pPr>
        <w:spacing w:after="0"/>
        <w:ind w:left="2880"/>
        <w:rPr>
          <w:rFonts w:ascii="Times New Roman" w:hAnsi="Times New Roman" w:cs="Times New Roman"/>
          <w:sz w:val="24"/>
          <w:szCs w:val="24"/>
        </w:rPr>
      </w:pPr>
      <w:r>
        <w:rPr>
          <w:rFonts w:ascii="Times New Roman" w:hAnsi="Times New Roman" w:cs="Times New Roman"/>
          <w:sz w:val="24"/>
          <w:szCs w:val="24"/>
        </w:rPr>
        <w:t>Leading and trailing spaces will be removed from employee id fields before storing.</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proofErr w:type="spellStart"/>
      <w:r w:rsidR="00FF4895">
        <w:rPr>
          <w:rFonts w:ascii="Times New Roman" w:hAnsi="Times New Roman" w:cs="Times New Roman"/>
          <w:sz w:val="24"/>
          <w:szCs w:val="24"/>
        </w:rPr>
        <w:t>Inactivations</w:t>
      </w:r>
      <w:proofErr w:type="spellEnd"/>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for inactivating coaching logs will be </w:t>
      </w:r>
      <w:proofErr w:type="spellStart"/>
      <w:r>
        <w:rPr>
          <w:rFonts w:ascii="Times New Roman" w:hAnsi="Times New Roman" w:cs="Times New Roman"/>
          <w:sz w:val="24"/>
          <w:szCs w:val="24"/>
        </w:rPr>
        <w:t>eCL</w:t>
      </w:r>
      <w:r w:rsidRPr="00E47D37">
        <w:rPr>
          <w:rFonts w:ascii="Times New Roman" w:hAnsi="Times New Roman" w:cs="Times New Roman"/>
          <w:sz w:val="24"/>
          <w:szCs w:val="24"/>
        </w:rPr>
        <w:t>_</w:t>
      </w:r>
      <w:r>
        <w:rPr>
          <w:rFonts w:ascii="Times New Roman" w:hAnsi="Times New Roman" w:cs="Times New Roman"/>
          <w:sz w:val="24"/>
          <w:szCs w:val="24"/>
        </w:rPr>
        <w:t>Coaching</w:t>
      </w:r>
      <w:proofErr w:type="spellEnd"/>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roofErr w:type="spellStart"/>
      <w:r w:rsidRPr="004F578B">
        <w:rPr>
          <w:rFonts w:ascii="Times New Roman" w:hAnsi="Times New Roman" w:cs="Times New Roman"/>
          <w:sz w:val="24"/>
          <w:szCs w:val="24"/>
        </w:rPr>
        <w:t>FormName</w:t>
      </w:r>
      <w:proofErr w:type="spellEnd"/>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roofErr w:type="spellStart"/>
      <w:r w:rsidRPr="004F578B">
        <w:rPr>
          <w:rFonts w:ascii="Times New Roman" w:hAnsi="Times New Roman" w:cs="Times New Roman"/>
          <w:sz w:val="24"/>
          <w:szCs w:val="24"/>
        </w:rPr>
        <w:t>ProcessDate</w:t>
      </w:r>
      <w:proofErr w:type="spellEnd"/>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732167">
        <w:rPr>
          <w:rFonts w:ascii="Times New Roman" w:hAnsi="Times New Roman" w:cs="Times New Roman"/>
          <w:sz w:val="24"/>
          <w:szCs w:val="24"/>
        </w:rPr>
        <w:t>Verint</w:t>
      </w:r>
      <w:proofErr w:type="spellEnd"/>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p w14:paraId="25B38094" w14:textId="3724A1DA" w:rsidR="00F032FF" w:rsidRDefault="00F032FF" w:rsidP="00F032FF">
      <w:pPr>
        <w:spacing w:after="0"/>
        <w:ind w:left="1440" w:firstLine="720"/>
        <w:rPr>
          <w:rFonts w:ascii="Times New Roman" w:hAnsi="Times New Roman" w:cs="Times New Roman"/>
          <w:sz w:val="24"/>
          <w:szCs w:val="24"/>
        </w:rPr>
      </w:pPr>
      <w:r>
        <w:rPr>
          <w:rFonts w:ascii="Times New Roman" w:hAnsi="Times New Roman" w:cs="Times New Roman"/>
          <w:sz w:val="24"/>
          <w:szCs w:val="24"/>
        </w:rPr>
        <w:t>6.1.3 Permissions</w:t>
      </w:r>
    </w:p>
    <w:p w14:paraId="72587578" w14:textId="7567C59E" w:rsidR="00F032FF" w:rsidRDefault="00C73321" w:rsidP="00C73321">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Employees with a job code ending in 40 (e.g. WACS40) should not be allowed to extract data from the Historical Dashboard to an Excel file.</w:t>
      </w:r>
    </w:p>
    <w:p w14:paraId="7A979EC9" w14:textId="77777777" w:rsidR="00F032FF" w:rsidRDefault="00F032FF" w:rsidP="00732167">
      <w:pPr>
        <w:tabs>
          <w:tab w:val="left" w:pos="1800"/>
        </w:tabs>
        <w:spacing w:after="0"/>
        <w:ind w:left="1800"/>
        <w:rPr>
          <w:rFonts w:ascii="Times New Roman" w:hAnsi="Times New Roman" w:cs="Times New Roman"/>
          <w:sz w:val="24"/>
          <w:szCs w:val="24"/>
        </w:rPr>
      </w:pPr>
    </w:p>
    <w:p w14:paraId="7FAD1F9D" w14:textId="77777777" w:rsidR="00227A23" w:rsidRDefault="00227A23" w:rsidP="00732167">
      <w:pPr>
        <w:tabs>
          <w:tab w:val="left" w:pos="1800"/>
        </w:tabs>
        <w:spacing w:after="0"/>
        <w:ind w:left="1800"/>
        <w:rPr>
          <w:rFonts w:ascii="Times New Roman" w:hAnsi="Times New Roman" w:cs="Times New Roman"/>
          <w:sz w:val="24"/>
          <w:szCs w:val="24"/>
        </w:rPr>
      </w:pPr>
    </w:p>
    <w:p w14:paraId="10D9B312" w14:textId="77777777" w:rsidR="00227A23" w:rsidRPr="00BA51C6" w:rsidRDefault="00227A23" w:rsidP="00227A23">
      <w:pPr>
        <w:spacing w:after="0"/>
        <w:ind w:left="720"/>
        <w:rPr>
          <w:rFonts w:ascii="Times New Roman" w:hAnsi="Times New Roman" w:cs="Times New Roman"/>
          <w:b/>
          <w:sz w:val="28"/>
          <w:szCs w:val="28"/>
        </w:rPr>
      </w:pPr>
      <w:r>
        <w:rPr>
          <w:rFonts w:ascii="Times New Roman" w:hAnsi="Times New Roman" w:cs="Times New Roman"/>
          <w:b/>
          <w:sz w:val="28"/>
          <w:szCs w:val="28"/>
        </w:rPr>
        <w:t>7</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Survey</w:t>
      </w:r>
    </w:p>
    <w:p w14:paraId="0AB7629A" w14:textId="77777777" w:rsidR="00227A23" w:rsidRDefault="00227A23" w:rsidP="00227A23">
      <w:pPr>
        <w:spacing w:after="0"/>
        <w:ind w:left="720"/>
        <w:rPr>
          <w:rFonts w:ascii="Times New Roman" w:hAnsi="Times New Roman" w:cs="Times New Roman"/>
          <w:sz w:val="24"/>
          <w:szCs w:val="24"/>
        </w:rPr>
      </w:pPr>
    </w:p>
    <w:p w14:paraId="384E761A" w14:textId="77777777" w:rsidR="00227A23" w:rsidRDefault="00227A23" w:rsidP="00227A23">
      <w:pPr>
        <w:spacing w:after="0"/>
        <w:ind w:left="720"/>
        <w:rPr>
          <w:rFonts w:ascii="Times New Roman" w:hAnsi="Times New Roman" w:cs="Times New Roman"/>
          <w:sz w:val="24"/>
          <w:szCs w:val="24"/>
        </w:rPr>
      </w:pPr>
      <w:r>
        <w:rPr>
          <w:rFonts w:ascii="Times New Roman" w:hAnsi="Times New Roman" w:cs="Times New Roman"/>
          <w:sz w:val="24"/>
          <w:szCs w:val="24"/>
        </w:rPr>
        <w:tab/>
        <w:t>7.1 eCoaching Survey</w:t>
      </w:r>
    </w:p>
    <w:p w14:paraId="35159A37"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for employee’s to respond to an eCoaching Log related survey about their coaching experience.</w:t>
      </w:r>
    </w:p>
    <w:p w14:paraId="18C9F07F" w14:textId="77777777" w:rsidR="00227A23" w:rsidRDefault="00227A23" w:rsidP="00227A23">
      <w:pPr>
        <w:tabs>
          <w:tab w:val="left" w:pos="1800"/>
        </w:tabs>
        <w:spacing w:after="0"/>
        <w:ind w:left="1800"/>
        <w:rPr>
          <w:rFonts w:ascii="Times New Roman" w:hAnsi="Times New Roman" w:cs="Times New Roman"/>
          <w:sz w:val="24"/>
          <w:szCs w:val="24"/>
        </w:rPr>
      </w:pPr>
    </w:p>
    <w:p w14:paraId="161BFAAD"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7.1.1 Survey Selection</w:t>
      </w:r>
    </w:p>
    <w:p w14:paraId="4A6C7DB6"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To receive an eCoaching Survey an employee </w:t>
      </w:r>
    </w:p>
    <w:p w14:paraId="3F1F982B"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be active</w:t>
      </w:r>
    </w:p>
    <w:p w14:paraId="3A1D766C"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Must not have already received a survey for the calendar month</w:t>
      </w:r>
    </w:p>
    <w:p w14:paraId="1754EE0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Must have acknowledged and completed an eCoaching Log in the sampling period for the month</w:t>
      </w:r>
    </w:p>
    <w:p w14:paraId="303CE98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coaching logs with a source of </w:t>
      </w:r>
      <w:proofErr w:type="spellStart"/>
      <w:r>
        <w:rPr>
          <w:rFonts w:ascii="Times New Roman" w:hAnsi="Times New Roman" w:cs="Times New Roman"/>
          <w:sz w:val="24"/>
          <w:szCs w:val="24"/>
        </w:rPr>
        <w:t>Verint</w:t>
      </w:r>
      <w:proofErr w:type="spellEnd"/>
      <w:r>
        <w:rPr>
          <w:rFonts w:ascii="Times New Roman" w:hAnsi="Times New Roman" w:cs="Times New Roman"/>
          <w:sz w:val="24"/>
          <w:szCs w:val="24"/>
        </w:rPr>
        <w:t>-TQC will be excluded and not eligible for a survey)</w:t>
      </w:r>
    </w:p>
    <w:p w14:paraId="2BD879A0" w14:textId="77777777" w:rsidR="00227A23" w:rsidRDefault="00227A23" w:rsidP="00227A23">
      <w:pPr>
        <w:tabs>
          <w:tab w:val="left" w:pos="1800"/>
        </w:tabs>
        <w:spacing w:after="0"/>
        <w:ind w:left="1800"/>
        <w:rPr>
          <w:rFonts w:ascii="Times New Roman" w:hAnsi="Times New Roman" w:cs="Times New Roman"/>
          <w:sz w:val="24"/>
          <w:szCs w:val="24"/>
        </w:rPr>
      </w:pPr>
    </w:p>
    <w:p w14:paraId="2ABEB9D5"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7.1.1.1 Exception </w:t>
      </w:r>
    </w:p>
    <w:p w14:paraId="71EBD78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7FB823E4" w14:textId="77777777" w:rsidR="00227A23" w:rsidRDefault="00227A23" w:rsidP="00227A23">
      <w:pPr>
        <w:tabs>
          <w:tab w:val="left" w:pos="1800"/>
        </w:tabs>
        <w:spacing w:after="0"/>
        <w:ind w:left="2520"/>
        <w:rPr>
          <w:rFonts w:ascii="Times New Roman" w:hAnsi="Times New Roman" w:cs="Times New Roman"/>
          <w:sz w:val="24"/>
          <w:szCs w:val="24"/>
        </w:rPr>
      </w:pPr>
    </w:p>
    <w:p w14:paraId="5645D78A"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7.1.1.2 Sampling Period </w:t>
      </w:r>
    </w:p>
    <w:p w14:paraId="506AB0C2"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Selection of completed logs will take place three times a month as follows:</w:t>
      </w:r>
    </w:p>
    <w:p w14:paraId="280BE45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lastRenderedPageBreak/>
        <w:tab/>
      </w:r>
      <w:r w:rsidRPr="000F7A0B">
        <w:rPr>
          <w:rFonts w:ascii="Times New Roman" w:hAnsi="Times New Roman" w:cs="Times New Roman"/>
          <w:sz w:val="24"/>
          <w:szCs w:val="24"/>
        </w:rPr>
        <w:t xml:space="preserve">On the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sidRPr="00320A39">
        <w:rPr>
          <w:rFonts w:ascii="Times New Roman" w:hAnsi="Times New Roman" w:cs="Times New Roman"/>
          <w:sz w:val="24"/>
          <w:szCs w:val="24"/>
          <w:vertAlign w:val="superscript"/>
        </w:rPr>
        <w:t>st</w:t>
      </w:r>
      <w:r>
        <w:rPr>
          <w:rFonts w:ascii="Times New Roman" w:hAnsi="Times New Roman" w:cs="Times New Roman"/>
          <w:sz w:val="24"/>
          <w:szCs w:val="24"/>
        </w:rPr>
        <w:t xml:space="preserve"> </w:t>
      </w:r>
      <w:r w:rsidRPr="000F7A0B">
        <w:rPr>
          <w:rFonts w:ascii="Times New Roman" w:hAnsi="Times New Roman" w:cs="Times New Roman"/>
          <w:sz w:val="24"/>
          <w:szCs w:val="24"/>
        </w:rPr>
        <w:t xml:space="preserve">and </w:t>
      </w:r>
      <w:r>
        <w:rPr>
          <w:rFonts w:ascii="Times New Roman" w:hAnsi="Times New Roman" w:cs="Times New Roman"/>
          <w:sz w:val="24"/>
          <w:szCs w:val="24"/>
        </w:rPr>
        <w:t>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6B437342" w14:textId="77777777" w:rsidR="00227A23" w:rsidRPr="000F7A0B"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8</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p>
    <w:p w14:paraId="15A997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ab/>
      </w:r>
      <w:r w:rsidRPr="000F7A0B">
        <w:rPr>
          <w:rFonts w:ascii="Times New Roman" w:hAnsi="Times New Roman" w:cs="Times New Roman"/>
          <w:sz w:val="24"/>
          <w:szCs w:val="24"/>
        </w:rPr>
        <w:t>On the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0F7A0B">
        <w:rPr>
          <w:rFonts w:ascii="Times New Roman" w:hAnsi="Times New Roman" w:cs="Times New Roman"/>
          <w:sz w:val="24"/>
          <w:szCs w:val="24"/>
        </w:rPr>
        <w:t>of the month, look for coaching logs completed between 1</w:t>
      </w:r>
      <w:r>
        <w:rPr>
          <w:rFonts w:ascii="Times New Roman" w:hAnsi="Times New Roman" w:cs="Times New Roman"/>
          <w:sz w:val="24"/>
          <w:szCs w:val="24"/>
        </w:rPr>
        <w:t>5</w:t>
      </w:r>
      <w:r w:rsidRPr="00320A39">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0F7A0B">
        <w:rPr>
          <w:rFonts w:ascii="Times New Roman" w:hAnsi="Times New Roman" w:cs="Times New Roman"/>
          <w:sz w:val="24"/>
          <w:szCs w:val="24"/>
        </w:rPr>
        <w:t>and 2</w:t>
      </w:r>
      <w:r>
        <w:rPr>
          <w:rFonts w:ascii="Times New Roman" w:hAnsi="Times New Roman" w:cs="Times New Roman"/>
          <w:sz w:val="24"/>
          <w:szCs w:val="24"/>
        </w:rPr>
        <w:t>2</w:t>
      </w:r>
      <w:r w:rsidRPr="00320A39">
        <w:rPr>
          <w:rFonts w:ascii="Times New Roman" w:hAnsi="Times New Roman" w:cs="Times New Roman"/>
          <w:sz w:val="24"/>
          <w:szCs w:val="24"/>
          <w:vertAlign w:val="superscript"/>
        </w:rPr>
        <w:t>nd</w:t>
      </w:r>
      <w:r>
        <w:rPr>
          <w:rFonts w:ascii="Times New Roman" w:hAnsi="Times New Roman" w:cs="Times New Roman"/>
          <w:sz w:val="24"/>
          <w:szCs w:val="24"/>
        </w:rPr>
        <w:t xml:space="preserve"> </w:t>
      </w:r>
    </w:p>
    <w:p w14:paraId="263056E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note</w:t>
      </w:r>
      <w:proofErr w:type="gramEnd"/>
      <w:r>
        <w:rPr>
          <w:rFonts w:ascii="Times New Roman" w:hAnsi="Times New Roman" w:cs="Times New Roman"/>
          <w:sz w:val="24"/>
          <w:szCs w:val="24"/>
        </w:rPr>
        <w:t xml:space="preserve">: if an employee has more than one completed log in the sampling period, the selection of the log for a survey should be random) </w:t>
      </w:r>
    </w:p>
    <w:p w14:paraId="2781C850" w14:textId="77777777" w:rsidR="00227A23" w:rsidRDefault="00227A23" w:rsidP="00227A23">
      <w:pPr>
        <w:tabs>
          <w:tab w:val="left" w:pos="1800"/>
        </w:tabs>
        <w:spacing w:after="0"/>
        <w:ind w:left="1800"/>
        <w:rPr>
          <w:rFonts w:ascii="Times New Roman" w:hAnsi="Times New Roman" w:cs="Times New Roman"/>
          <w:sz w:val="24"/>
          <w:szCs w:val="24"/>
        </w:rPr>
      </w:pPr>
    </w:p>
    <w:p w14:paraId="38EE5EFC"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7.1.2 Notification</w:t>
      </w:r>
    </w:p>
    <w:p w14:paraId="2BBEACAF"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Employee will receive an email notification to complete the survey. </w:t>
      </w:r>
    </w:p>
    <w:p w14:paraId="4CF385D2" w14:textId="77777777" w:rsidR="00227A23" w:rsidRDefault="00227A23" w:rsidP="00227A23">
      <w:pPr>
        <w:tabs>
          <w:tab w:val="left" w:pos="1800"/>
        </w:tabs>
        <w:spacing w:after="0"/>
        <w:ind w:left="1800"/>
        <w:rPr>
          <w:rFonts w:ascii="Times New Roman" w:hAnsi="Times New Roman" w:cs="Times New Roman"/>
          <w:sz w:val="24"/>
          <w:szCs w:val="24"/>
        </w:rPr>
      </w:pPr>
    </w:p>
    <w:p w14:paraId="3561B7BC"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7.1.2.1 </w:t>
      </w:r>
      <w:proofErr w:type="spellStart"/>
      <w:proofErr w:type="gramStart"/>
      <w:r>
        <w:rPr>
          <w:rFonts w:ascii="Times New Roman" w:hAnsi="Times New Roman" w:cs="Times New Roman"/>
          <w:sz w:val="24"/>
          <w:szCs w:val="24"/>
        </w:rPr>
        <w:t>eMail</w:t>
      </w:r>
      <w:proofErr w:type="spellEnd"/>
      <w:proofErr w:type="gramEnd"/>
      <w:r>
        <w:rPr>
          <w:rFonts w:ascii="Times New Roman" w:hAnsi="Times New Roman" w:cs="Times New Roman"/>
          <w:sz w:val="24"/>
          <w:szCs w:val="24"/>
        </w:rPr>
        <w:t xml:space="preserve"> Format </w:t>
      </w:r>
    </w:p>
    <w:p w14:paraId="00D2771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following is the basic form of the eCoaching Survey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  </w:t>
      </w:r>
    </w:p>
    <w:p w14:paraId="252FBEB8" w14:textId="77777777" w:rsidR="00227A23" w:rsidRDefault="00227A23" w:rsidP="00227A23">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27A23" w14:paraId="2914299E" w14:textId="77777777" w:rsidTr="006F4A1A">
        <w:tc>
          <w:tcPr>
            <w:tcW w:w="8208" w:type="dxa"/>
            <w:shd w:val="clear" w:color="auto" w:fill="auto"/>
          </w:tcPr>
          <w:p w14:paraId="33B45B02"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To – [to]</w:t>
            </w:r>
          </w:p>
        </w:tc>
      </w:tr>
      <w:tr w:rsidR="00227A23" w14:paraId="198EAF2A" w14:textId="77777777" w:rsidTr="006F4A1A">
        <w:tc>
          <w:tcPr>
            <w:tcW w:w="8208" w:type="dxa"/>
            <w:shd w:val="clear" w:color="auto" w:fill="auto"/>
          </w:tcPr>
          <w:p w14:paraId="058D51FB"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27A23" w14:paraId="4B395ACF" w14:textId="77777777" w:rsidTr="006F4A1A">
        <w:tc>
          <w:tcPr>
            <w:tcW w:w="8208" w:type="dxa"/>
            <w:shd w:val="clear" w:color="auto" w:fill="auto"/>
          </w:tcPr>
          <w:p w14:paraId="11E29718" w14:textId="77777777" w:rsidR="00227A23" w:rsidRPr="0039727F" w:rsidRDefault="00227A23" w:rsidP="006F4A1A">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rFonts w:ascii="Times New Roman" w:hAnsi="Times New Roman" w:cs="Times New Roman"/>
                <w:sz w:val="24"/>
                <w:szCs w:val="24"/>
              </w:rPr>
              <w:t>Please take time to complete this survey regarding a</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coaching session for </w:t>
            </w:r>
            <w:r>
              <w:rPr>
                <w:rFonts w:ascii="Times New Roman" w:hAnsi="Times New Roman" w:cs="Times New Roman"/>
                <w:sz w:val="24"/>
                <w:szCs w:val="24"/>
              </w:rPr>
              <w:t>[</w:t>
            </w:r>
            <w:proofErr w:type="spellStart"/>
            <w:r>
              <w:rPr>
                <w:rFonts w:ascii="Times New Roman" w:hAnsi="Times New Roman" w:cs="Times New Roman"/>
                <w:sz w:val="24"/>
                <w:szCs w:val="24"/>
              </w:rPr>
              <w:t>FormID</w:t>
            </w:r>
            <w:proofErr w:type="spellEnd"/>
            <w:r>
              <w:rPr>
                <w:rFonts w:ascii="Times New Roman" w:hAnsi="Times New Roman" w:cs="Times New Roman"/>
                <w:sz w:val="24"/>
                <w:szCs w:val="24"/>
              </w:rPr>
              <w:t>]</w:t>
            </w:r>
            <w:r w:rsidRPr="00E24B65">
              <w:rPr>
                <w:rFonts w:ascii="Times New Roman" w:hAnsi="Times New Roman" w:cs="Times New Roman"/>
                <w:sz w:val="24"/>
                <w:szCs w:val="24"/>
              </w:rPr>
              <w:t>.</w:t>
            </w:r>
            <w:r>
              <w:rPr>
                <w:rFonts w:ascii="Times New Roman" w:hAnsi="Times New Roman" w:cs="Times New Roman"/>
                <w:sz w:val="24"/>
                <w:szCs w:val="24"/>
              </w:rPr>
              <w:t xml:space="preserve">  </w:t>
            </w:r>
            <w:r w:rsidRPr="00E24B65">
              <w:rPr>
                <w:rFonts w:ascii="Times New Roman" w:hAnsi="Times New Roman" w:cs="Times New Roman"/>
                <w:sz w:val="24"/>
                <w:szCs w:val="24"/>
              </w:rPr>
              <w:t xml:space="preserve">This survey will expire on </w:t>
            </w:r>
            <w:r>
              <w:rPr>
                <w:rFonts w:ascii="Times New Roman" w:hAnsi="Times New Roman" w:cs="Times New Roman"/>
                <w:sz w:val="24"/>
                <w:szCs w:val="24"/>
              </w:rPr>
              <w:t>[</w:t>
            </w:r>
            <w:proofErr w:type="spellStart"/>
            <w:r>
              <w:rPr>
                <w:rFonts w:ascii="Times New Roman" w:hAnsi="Times New Roman" w:cs="Times New Roman"/>
                <w:sz w:val="24"/>
                <w:szCs w:val="24"/>
              </w:rPr>
              <w:t>ExpirationDate</w:t>
            </w:r>
            <w:proofErr w:type="spellEnd"/>
            <w:r>
              <w:rPr>
                <w:rFonts w:ascii="Times New Roman" w:hAnsi="Times New Roman" w:cs="Times New Roman"/>
                <w:sz w:val="24"/>
                <w:szCs w:val="24"/>
              </w:rPr>
              <w:t>].</w:t>
            </w:r>
            <w:r w:rsidRPr="0039727F">
              <w:rPr>
                <w:rFonts w:ascii="Tahoma" w:hAnsi="Tahoma" w:cs="Tahoma"/>
                <w:sz w:val="18"/>
              </w:rPr>
              <w:br/>
            </w:r>
          </w:p>
          <w:p w14:paraId="3CCB31B9" w14:textId="77777777" w:rsidR="00227A23" w:rsidRPr="005A260F" w:rsidRDefault="00227A23" w:rsidP="006F4A1A">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5A3F58AA" w14:textId="77777777" w:rsidR="00227A23" w:rsidRPr="0039727F" w:rsidRDefault="00227A23" w:rsidP="006F4A1A">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AA0C813" wp14:editId="15286A08">
                  <wp:extent cx="1752600" cy="381000"/>
                  <wp:effectExtent l="0" t="0" r="0" b="0"/>
                  <wp:docPr id="12"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25D83FF" w14:textId="77777777" w:rsidR="00227A23" w:rsidRDefault="00227A23" w:rsidP="00227A23">
      <w:pPr>
        <w:spacing w:after="0"/>
        <w:ind w:left="2700"/>
        <w:rPr>
          <w:rFonts w:ascii="Times New Roman" w:hAnsi="Times New Roman" w:cs="Times New Roman"/>
          <w:sz w:val="24"/>
          <w:szCs w:val="24"/>
        </w:rPr>
      </w:pPr>
    </w:p>
    <w:p w14:paraId="089DD4D0" w14:textId="77777777" w:rsidR="00227A23" w:rsidRDefault="00227A23" w:rsidP="00227A23">
      <w:pPr>
        <w:tabs>
          <w:tab w:val="left" w:pos="1800"/>
        </w:tabs>
        <w:spacing w:after="0"/>
        <w:ind w:left="2880"/>
        <w:rPr>
          <w:rFonts w:ascii="Times New Roman" w:hAnsi="Times New Roman" w:cs="Times New Roman"/>
          <w:sz w:val="24"/>
          <w:szCs w:val="24"/>
        </w:rPr>
      </w:pPr>
      <w:proofErr w:type="spellStart"/>
      <w:r>
        <w:rPr>
          <w:rFonts w:ascii="Times New Roman" w:hAnsi="Times New Roman" w:cs="Times New Roman"/>
          <w:sz w:val="24"/>
          <w:szCs w:val="24"/>
        </w:rPr>
        <w:t>ExpirationDate</w:t>
      </w:r>
      <w:proofErr w:type="spellEnd"/>
      <w:r>
        <w:rPr>
          <w:rFonts w:ascii="Times New Roman" w:hAnsi="Times New Roman" w:cs="Times New Roman"/>
          <w:sz w:val="24"/>
          <w:szCs w:val="24"/>
        </w:rPr>
        <w:t xml:space="preserve"> will be calculated as 5 days from date the survey was created.  The format will be MM/DD/CCYY.</w:t>
      </w:r>
    </w:p>
    <w:p w14:paraId="29F9D6C0" w14:textId="77777777" w:rsidR="00227A23" w:rsidRDefault="00227A23" w:rsidP="00227A23">
      <w:pPr>
        <w:tabs>
          <w:tab w:val="left" w:pos="1800"/>
        </w:tabs>
        <w:spacing w:after="0"/>
        <w:ind w:left="2880"/>
        <w:rPr>
          <w:rFonts w:ascii="Times New Roman" w:hAnsi="Times New Roman" w:cs="Times New Roman"/>
          <w:sz w:val="24"/>
          <w:szCs w:val="24"/>
        </w:rPr>
      </w:pPr>
    </w:p>
    <w:p w14:paraId="70B05D83" w14:textId="77777777" w:rsidR="00227A23" w:rsidRDefault="00227A23" w:rsidP="00227A23">
      <w:pPr>
        <w:spacing w:after="0"/>
        <w:ind w:left="1440" w:firstLine="720"/>
        <w:rPr>
          <w:rFonts w:ascii="Times New Roman" w:hAnsi="Times New Roman" w:cs="Times New Roman"/>
          <w:sz w:val="24"/>
          <w:szCs w:val="24"/>
        </w:rPr>
      </w:pPr>
      <w:r>
        <w:rPr>
          <w:rFonts w:ascii="Times New Roman" w:hAnsi="Times New Roman" w:cs="Times New Roman"/>
          <w:sz w:val="24"/>
          <w:szCs w:val="24"/>
        </w:rPr>
        <w:t>7.1.3 Survey Form</w:t>
      </w:r>
    </w:p>
    <w:p w14:paraId="39005BA8"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Display survey questions and allow for answers and responses from employee. </w:t>
      </w:r>
    </w:p>
    <w:p w14:paraId="5DC9199D" w14:textId="77777777" w:rsidR="00227A23" w:rsidRDefault="00227A23" w:rsidP="00227A23">
      <w:pPr>
        <w:tabs>
          <w:tab w:val="left" w:pos="1800"/>
        </w:tabs>
        <w:spacing w:after="0"/>
        <w:ind w:left="1800"/>
        <w:rPr>
          <w:rFonts w:ascii="Times New Roman" w:hAnsi="Times New Roman" w:cs="Times New Roman"/>
          <w:sz w:val="24"/>
          <w:szCs w:val="24"/>
        </w:rPr>
      </w:pPr>
    </w:p>
    <w:p w14:paraId="06E897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Logo</w:t>
      </w:r>
    </w:p>
    <w:p w14:paraId="23FE0A80"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survey form should display the eCoaching Log logo.  </w:t>
      </w:r>
    </w:p>
    <w:p w14:paraId="63E58B18" w14:textId="77777777" w:rsidR="00227A23" w:rsidRDefault="00227A23" w:rsidP="00227A23">
      <w:pPr>
        <w:tabs>
          <w:tab w:val="left" w:pos="1800"/>
        </w:tabs>
        <w:spacing w:after="0"/>
        <w:ind w:left="2520"/>
        <w:rPr>
          <w:rFonts w:ascii="Times New Roman" w:hAnsi="Times New Roman" w:cs="Times New Roman"/>
          <w:sz w:val="24"/>
          <w:szCs w:val="24"/>
        </w:rPr>
      </w:pPr>
    </w:p>
    <w:p w14:paraId="7815F334"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7.1.3.2 Survey Text</w:t>
      </w:r>
    </w:p>
    <w:p w14:paraId="7D2009C6"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The opening text for the survey shall be:  </w:t>
      </w:r>
    </w:p>
    <w:p w14:paraId="5123E2BF" w14:textId="77777777" w:rsidR="00227A23" w:rsidRDefault="00227A23" w:rsidP="00227A23">
      <w:pPr>
        <w:tabs>
          <w:tab w:val="left" w:pos="1800"/>
        </w:tabs>
        <w:spacing w:after="0"/>
        <w:ind w:left="2520"/>
        <w:rPr>
          <w:rFonts w:ascii="Times New Roman" w:hAnsi="Times New Roman" w:cs="Times New Roman"/>
          <w:sz w:val="24"/>
          <w:szCs w:val="24"/>
        </w:rPr>
      </w:pPr>
    </w:p>
    <w:p w14:paraId="68BE8FED" w14:textId="77777777" w:rsidR="00227A23" w:rsidRDefault="00227A23" w:rsidP="00227A23">
      <w:pPr>
        <w:tabs>
          <w:tab w:val="left" w:pos="1800"/>
        </w:tabs>
        <w:spacing w:after="0"/>
        <w:ind w:left="2520"/>
        <w:rPr>
          <w:rFonts w:ascii="Times New Roman" w:hAnsi="Times New Roman" w:cs="Times New Roman"/>
          <w:sz w:val="24"/>
          <w:szCs w:val="24"/>
        </w:rPr>
      </w:pPr>
      <w:r w:rsidRPr="00D62AA8">
        <w:rPr>
          <w:rFonts w:ascii="Times New Roman" w:hAnsi="Times New Roman" w:cs="Times New Roman"/>
          <w:sz w:val="24"/>
          <w:szCs w:val="24"/>
        </w:rPr>
        <w:t>The Quality team is asking for your help in providing feedback on your coaching experience with your supervisor.  Please take a few minutes to complete this survey.</w:t>
      </w:r>
      <w:r>
        <w:rPr>
          <w:rFonts w:ascii="Times New Roman" w:hAnsi="Times New Roman" w:cs="Times New Roman"/>
          <w:sz w:val="24"/>
          <w:szCs w:val="24"/>
        </w:rPr>
        <w:t xml:space="preserve">  </w:t>
      </w:r>
      <w:r w:rsidRPr="00D62AA8">
        <w:rPr>
          <w:rFonts w:ascii="Times New Roman" w:hAnsi="Times New Roman" w:cs="Times New Roman"/>
          <w:sz w:val="24"/>
          <w:szCs w:val="24"/>
        </w:rPr>
        <w:t>The details from this survey will be used to improve the effectiveness, content and delivery of discussions regarding your performance.</w:t>
      </w:r>
    </w:p>
    <w:p w14:paraId="71A46F6E" w14:textId="77777777" w:rsidR="00227A23" w:rsidRDefault="00227A23" w:rsidP="00227A23">
      <w:pPr>
        <w:tabs>
          <w:tab w:val="left" w:pos="1800"/>
        </w:tabs>
        <w:spacing w:after="0"/>
        <w:ind w:left="2520"/>
        <w:rPr>
          <w:rFonts w:ascii="Times New Roman" w:hAnsi="Times New Roman" w:cs="Times New Roman"/>
          <w:sz w:val="24"/>
          <w:szCs w:val="24"/>
        </w:rPr>
      </w:pPr>
    </w:p>
    <w:p w14:paraId="4C53C439"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7.1.3.3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Link</w:t>
      </w:r>
    </w:p>
    <w:p w14:paraId="449BA2E3"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Provide a link to the corresponding eCoaching Log with text of:</w:t>
      </w:r>
    </w:p>
    <w:p w14:paraId="21C4B2B0" w14:textId="77777777" w:rsidR="00227A23" w:rsidRDefault="00227A23" w:rsidP="00227A23">
      <w:pPr>
        <w:tabs>
          <w:tab w:val="left" w:pos="1800"/>
        </w:tabs>
        <w:spacing w:after="0"/>
        <w:ind w:left="2520"/>
        <w:rPr>
          <w:rFonts w:ascii="Times New Roman" w:hAnsi="Times New Roman" w:cs="Times New Roman"/>
          <w:sz w:val="24"/>
          <w:szCs w:val="24"/>
        </w:rPr>
      </w:pPr>
    </w:p>
    <w:p w14:paraId="1207C3B6" w14:textId="77777777" w:rsidR="00227A23" w:rsidRDefault="00227A23" w:rsidP="00227A23">
      <w:pPr>
        <w:spacing w:after="0"/>
        <w:ind w:left="1800" w:firstLine="720"/>
        <w:rPr>
          <w:rFonts w:ascii="Times New Roman" w:hAnsi="Times New Roman" w:cs="Times New Roman"/>
          <w:sz w:val="24"/>
          <w:szCs w:val="24"/>
        </w:rPr>
      </w:pPr>
      <w:r w:rsidRPr="00D62AA8">
        <w:rPr>
          <w:rFonts w:ascii="Times New Roman" w:hAnsi="Times New Roman" w:cs="Times New Roman"/>
          <w:sz w:val="24"/>
          <w:szCs w:val="24"/>
        </w:rPr>
        <w:t xml:space="preserve">This survey is for </w:t>
      </w:r>
      <w:r>
        <w:rPr>
          <w:rFonts w:ascii="Times New Roman" w:hAnsi="Times New Roman" w:cs="Times New Roman"/>
          <w:sz w:val="24"/>
          <w:szCs w:val="24"/>
        </w:rPr>
        <w:t>[</w:t>
      </w:r>
      <w:proofErr w:type="spellStart"/>
      <w:r>
        <w:rPr>
          <w:rFonts w:ascii="Times New Roman" w:hAnsi="Times New Roman" w:cs="Times New Roman"/>
          <w:sz w:val="24"/>
          <w:szCs w:val="24"/>
        </w:rPr>
        <w:t>FormID</w:t>
      </w:r>
      <w:proofErr w:type="spellEnd"/>
      <w:r>
        <w:rPr>
          <w:rFonts w:ascii="Times New Roman" w:hAnsi="Times New Roman" w:cs="Times New Roman"/>
          <w:sz w:val="24"/>
          <w:szCs w:val="24"/>
        </w:rPr>
        <w:t>]</w:t>
      </w:r>
    </w:p>
    <w:p w14:paraId="4EEBD251"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 </w:t>
      </w:r>
    </w:p>
    <w:p w14:paraId="47F045EA"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Review form to display the same information as shown from the dashboard.</w:t>
      </w:r>
    </w:p>
    <w:p w14:paraId="67B70FB3" w14:textId="77777777" w:rsidR="00227A23" w:rsidRDefault="00227A23" w:rsidP="00227A23">
      <w:pPr>
        <w:tabs>
          <w:tab w:val="left" w:pos="1800"/>
        </w:tabs>
        <w:spacing w:after="0"/>
        <w:ind w:left="2880"/>
        <w:rPr>
          <w:rFonts w:ascii="Times New Roman" w:hAnsi="Times New Roman" w:cs="Times New Roman"/>
          <w:sz w:val="24"/>
          <w:szCs w:val="24"/>
        </w:rPr>
      </w:pPr>
    </w:p>
    <w:p w14:paraId="74E2433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7.1.3.4 Survey Questions</w:t>
      </w:r>
    </w:p>
    <w:p w14:paraId="273A1C4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Display a list of selected survey questions as determined by the Program team.</w:t>
      </w:r>
    </w:p>
    <w:p w14:paraId="7B5BB4B8" w14:textId="77777777" w:rsidR="00227A23" w:rsidRDefault="00227A23" w:rsidP="00227A23">
      <w:pPr>
        <w:tabs>
          <w:tab w:val="left" w:pos="1800"/>
        </w:tabs>
        <w:spacing w:after="0"/>
        <w:ind w:left="2880"/>
        <w:rPr>
          <w:rFonts w:ascii="Times New Roman" w:hAnsi="Times New Roman" w:cs="Times New Roman"/>
          <w:sz w:val="24"/>
          <w:szCs w:val="24"/>
        </w:rPr>
      </w:pPr>
    </w:p>
    <w:p w14:paraId="0830EA63"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7.1.3.4.1 Display Questions</w:t>
      </w:r>
    </w:p>
    <w:p w14:paraId="579C8F09"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Only display the questions when the survey is uncompleted and active.  If the survey has been completed or inactivated then do not display the survey questions. </w:t>
      </w:r>
    </w:p>
    <w:p w14:paraId="2C283984" w14:textId="77777777" w:rsidR="00227A23" w:rsidRDefault="00227A23" w:rsidP="00227A23">
      <w:pPr>
        <w:tabs>
          <w:tab w:val="left" w:pos="1800"/>
        </w:tabs>
        <w:spacing w:after="0"/>
        <w:ind w:left="2880"/>
        <w:rPr>
          <w:rFonts w:ascii="Times New Roman" w:hAnsi="Times New Roman" w:cs="Times New Roman"/>
          <w:sz w:val="24"/>
          <w:szCs w:val="24"/>
        </w:rPr>
      </w:pPr>
    </w:p>
    <w:p w14:paraId="1E33505A"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7.1.3.4.2 Survey Questions</w:t>
      </w:r>
    </w:p>
    <w:p w14:paraId="319E468B"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The number and content of survey questions may vary from month to month.  Some questions may be optional and not always applicable.  Survey questions are documented in the following located in TFS eCoaching_V2\Requirements\</w:t>
      </w:r>
      <w:r w:rsidRPr="005E192B">
        <w:rPr>
          <w:rFonts w:ascii="Times New Roman" w:hAnsi="Times New Roman" w:cs="Times New Roman"/>
          <w:sz w:val="24"/>
          <w:szCs w:val="24"/>
        </w:rPr>
        <w:t>CCO_eCoaching_Log_Survey_Questions.xlsx</w:t>
      </w:r>
      <w:r>
        <w:rPr>
          <w:rFonts w:ascii="Times New Roman" w:hAnsi="Times New Roman" w:cs="Times New Roman"/>
          <w:sz w:val="24"/>
          <w:szCs w:val="24"/>
        </w:rPr>
        <w:t>.</w:t>
      </w:r>
    </w:p>
    <w:p w14:paraId="2004FEAA" w14:textId="77777777" w:rsidR="00227A23" w:rsidRDefault="00227A23" w:rsidP="00227A23">
      <w:pPr>
        <w:tabs>
          <w:tab w:val="left" w:pos="1800"/>
        </w:tabs>
        <w:spacing w:after="0"/>
        <w:ind w:left="2880"/>
        <w:rPr>
          <w:rFonts w:ascii="Times New Roman" w:hAnsi="Times New Roman" w:cs="Times New Roman"/>
          <w:sz w:val="24"/>
          <w:szCs w:val="24"/>
        </w:rPr>
      </w:pPr>
    </w:p>
    <w:p w14:paraId="7AAA942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7.1.3.4.3 Survey Responses</w:t>
      </w:r>
    </w:p>
    <w:p w14:paraId="7D017DB1"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 </w:t>
      </w:r>
    </w:p>
    <w:p w14:paraId="3D3FE90F" w14:textId="77777777" w:rsidR="00227A23" w:rsidRDefault="00227A23" w:rsidP="00227A23">
      <w:pPr>
        <w:tabs>
          <w:tab w:val="left" w:pos="1800"/>
        </w:tabs>
        <w:spacing w:after="0"/>
        <w:ind w:left="2880"/>
        <w:rPr>
          <w:rFonts w:ascii="Times New Roman" w:hAnsi="Times New Roman" w:cs="Times New Roman"/>
          <w:sz w:val="24"/>
          <w:szCs w:val="24"/>
        </w:rPr>
      </w:pPr>
    </w:p>
    <w:p w14:paraId="57DCC4BB"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7.1.3.4.4 Maintenance</w:t>
      </w:r>
    </w:p>
    <w:p w14:paraId="4B74236F"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Responses shall remain associated with the original question even if subsequent surveys have different questions and response options.</w:t>
      </w:r>
    </w:p>
    <w:p w14:paraId="41802993" w14:textId="77777777" w:rsidR="00227A23" w:rsidRDefault="00227A23" w:rsidP="00227A23">
      <w:pPr>
        <w:tabs>
          <w:tab w:val="left" w:pos="1800"/>
        </w:tabs>
        <w:spacing w:after="0"/>
        <w:ind w:left="2880"/>
        <w:rPr>
          <w:rFonts w:ascii="Times New Roman" w:hAnsi="Times New Roman" w:cs="Times New Roman"/>
          <w:sz w:val="24"/>
          <w:szCs w:val="24"/>
        </w:rPr>
      </w:pPr>
    </w:p>
    <w:p w14:paraId="6CC7B47B" w14:textId="77777777" w:rsidR="00227A23" w:rsidRDefault="00227A23" w:rsidP="00227A23">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7.1.3.5 Hot Topic</w:t>
      </w:r>
    </w:p>
    <w:p w14:paraId="4463C8D8" w14:textId="77777777" w:rsidR="00227A23" w:rsidRDefault="00227A23" w:rsidP="00227A23">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Occasionally an additional question may be added to a survey representing an important timely topic.  The Hot Topic question may change from month to month, within a calendar month or may not be utilized at all.  </w:t>
      </w:r>
    </w:p>
    <w:p w14:paraId="431CF18B" w14:textId="77777777" w:rsidR="00227A23" w:rsidRDefault="00227A23" w:rsidP="00227A23">
      <w:pPr>
        <w:tabs>
          <w:tab w:val="left" w:pos="1800"/>
        </w:tabs>
        <w:spacing w:after="0"/>
        <w:ind w:left="2880"/>
        <w:rPr>
          <w:rFonts w:ascii="Times New Roman" w:hAnsi="Times New Roman" w:cs="Times New Roman"/>
          <w:sz w:val="24"/>
          <w:szCs w:val="24"/>
        </w:rPr>
      </w:pPr>
    </w:p>
    <w:p w14:paraId="486B2AA0" w14:textId="77777777" w:rsidR="00227A23" w:rsidRDefault="00227A23" w:rsidP="00227A23">
      <w:pPr>
        <w:spacing w:after="0"/>
        <w:ind w:left="2160" w:firstLine="720"/>
        <w:rPr>
          <w:rFonts w:ascii="Times New Roman" w:hAnsi="Times New Roman" w:cs="Times New Roman"/>
          <w:sz w:val="24"/>
          <w:szCs w:val="24"/>
        </w:rPr>
      </w:pPr>
      <w:r>
        <w:rPr>
          <w:rFonts w:ascii="Times New Roman" w:hAnsi="Times New Roman" w:cs="Times New Roman"/>
          <w:sz w:val="24"/>
          <w:szCs w:val="24"/>
        </w:rPr>
        <w:t>7.1.3.5.1 Mid-month Hot Topic</w:t>
      </w:r>
    </w:p>
    <w:p w14:paraId="524F20C1" w14:textId="77777777" w:rsidR="00227A23" w:rsidRDefault="00227A23" w:rsidP="00227A23">
      <w:pPr>
        <w:spacing w:after="0"/>
        <w:ind w:left="2880"/>
        <w:rPr>
          <w:rFonts w:ascii="Times New Roman" w:hAnsi="Times New Roman" w:cs="Times New Roman"/>
          <w:sz w:val="24"/>
          <w:szCs w:val="24"/>
        </w:rPr>
      </w:pPr>
      <w:r>
        <w:rPr>
          <w:rFonts w:ascii="Times New Roman" w:hAnsi="Times New Roman" w:cs="Times New Roman"/>
          <w:sz w:val="24"/>
          <w:szCs w:val="24"/>
        </w:rPr>
        <w:t xml:space="preserve">If Hot Topic is added during a calendar month, those employees who have already received a survey without a Hot Topic question will not need to respond again. </w:t>
      </w:r>
    </w:p>
    <w:p w14:paraId="40A863C8" w14:textId="77777777" w:rsidR="00227A23" w:rsidRDefault="00227A23" w:rsidP="00227A23">
      <w:pPr>
        <w:tabs>
          <w:tab w:val="left" w:pos="1800"/>
        </w:tabs>
        <w:spacing w:after="0"/>
        <w:ind w:left="2880"/>
        <w:rPr>
          <w:rFonts w:ascii="Times New Roman" w:hAnsi="Times New Roman" w:cs="Times New Roman"/>
          <w:sz w:val="24"/>
          <w:szCs w:val="24"/>
        </w:rPr>
      </w:pPr>
    </w:p>
    <w:p w14:paraId="1708B711" w14:textId="60DEDC55"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 xml:space="preserve">4 </w:t>
      </w:r>
      <w:r>
        <w:rPr>
          <w:rFonts w:ascii="Times New Roman" w:hAnsi="Times New Roman" w:cs="Times New Roman"/>
          <w:sz w:val="24"/>
          <w:szCs w:val="24"/>
        </w:rPr>
        <w:t xml:space="preserve">Information </w:t>
      </w:r>
    </w:p>
    <w:p w14:paraId="4463BE9F" w14:textId="77777777" w:rsidR="00227A23" w:rsidRDefault="00227A23" w:rsidP="006F4A1A">
      <w:pPr>
        <w:spacing w:after="0"/>
        <w:ind w:left="2160"/>
        <w:rPr>
          <w:rFonts w:ascii="Times New Roman" w:hAnsi="Times New Roman" w:cs="Times New Roman"/>
          <w:sz w:val="24"/>
          <w:szCs w:val="24"/>
        </w:rPr>
      </w:pPr>
      <w:r>
        <w:rPr>
          <w:rFonts w:ascii="Times New Roman" w:hAnsi="Times New Roman" w:cs="Times New Roman"/>
          <w:sz w:val="24"/>
          <w:szCs w:val="24"/>
        </w:rPr>
        <w:t>In addition to survey responses and any free form text entered, the following information may need to be available for reporting:</w:t>
      </w:r>
    </w:p>
    <w:p w14:paraId="4194C37C"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lastRenderedPageBreak/>
        <w:tab/>
        <w:t>Date of creation (date when survey was created for employee)</w:t>
      </w:r>
    </w:p>
    <w:p w14:paraId="031C5134"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ab/>
        <w:t>Expiration date (date survey actually expired without responses)</w:t>
      </w:r>
    </w:p>
    <w:p w14:paraId="7063F39B"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Completed date (date survey responses were submitted)</w:t>
      </w:r>
    </w:p>
    <w:p w14:paraId="45857899" w14:textId="77777777" w:rsidR="00227A23" w:rsidRDefault="00227A23" w:rsidP="006F4A1A">
      <w:pPr>
        <w:spacing w:after="0"/>
        <w:ind w:left="2160" w:firstLine="720"/>
        <w:rPr>
          <w:rFonts w:ascii="Times New Roman" w:hAnsi="Times New Roman" w:cs="Times New Roman"/>
          <w:sz w:val="24"/>
          <w:szCs w:val="24"/>
        </w:rPr>
      </w:pPr>
      <w:r>
        <w:rPr>
          <w:rFonts w:ascii="Times New Roman" w:hAnsi="Times New Roman" w:cs="Times New Roman"/>
          <w:sz w:val="24"/>
          <w:szCs w:val="24"/>
        </w:rPr>
        <w:t>Inactivation date (date survey was inactivated)</w:t>
      </w:r>
    </w:p>
    <w:p w14:paraId="2C7056BB"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Inactivation reason (text describing why survey inactivated)</w:t>
      </w:r>
    </w:p>
    <w:p w14:paraId="6CBC12E8"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Status (status representing whether the survey is new or open, completed or inactivated)</w:t>
      </w:r>
    </w:p>
    <w:p w14:paraId="062E395C" w14:textId="77777777" w:rsidR="00227A23" w:rsidRDefault="00227A23" w:rsidP="00227A23">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Link to the corresponding eCoaching Log with its associated information</w:t>
      </w:r>
    </w:p>
    <w:p w14:paraId="365B2144" w14:textId="77777777" w:rsidR="00227A23" w:rsidRDefault="00227A23" w:rsidP="00227A23">
      <w:pPr>
        <w:tabs>
          <w:tab w:val="left" w:pos="1800"/>
        </w:tabs>
        <w:spacing w:after="0"/>
        <w:ind w:left="2880"/>
        <w:rPr>
          <w:rFonts w:ascii="Times New Roman" w:hAnsi="Times New Roman" w:cs="Times New Roman"/>
          <w:sz w:val="24"/>
          <w:szCs w:val="24"/>
        </w:rPr>
      </w:pPr>
    </w:p>
    <w:p w14:paraId="6117F2EF" w14:textId="23607AC8"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 Inactivation/Deletion </w:t>
      </w:r>
    </w:p>
    <w:p w14:paraId="6ECFB4BB" w14:textId="77777777" w:rsidR="00227A23" w:rsidRDefault="00227A23" w:rsidP="006F4A1A">
      <w:pPr>
        <w:spacing w:after="0"/>
        <w:ind w:left="1440" w:firstLine="720"/>
        <w:rPr>
          <w:rFonts w:ascii="Times New Roman" w:hAnsi="Times New Roman" w:cs="Times New Roman"/>
          <w:sz w:val="24"/>
          <w:szCs w:val="24"/>
        </w:rPr>
      </w:pPr>
      <w:r>
        <w:rPr>
          <w:rFonts w:ascii="Times New Roman" w:hAnsi="Times New Roman" w:cs="Times New Roman"/>
          <w:sz w:val="24"/>
          <w:szCs w:val="24"/>
        </w:rPr>
        <w:t>Surveys may be inactivated or deleted.</w:t>
      </w:r>
    </w:p>
    <w:p w14:paraId="31555814" w14:textId="77777777" w:rsidR="00227A23" w:rsidRDefault="00227A23" w:rsidP="00227A23">
      <w:pPr>
        <w:tabs>
          <w:tab w:val="left" w:pos="1800"/>
        </w:tabs>
        <w:spacing w:after="0"/>
        <w:ind w:left="2880"/>
        <w:rPr>
          <w:rFonts w:ascii="Times New Roman" w:hAnsi="Times New Roman" w:cs="Times New Roman"/>
          <w:sz w:val="24"/>
          <w:szCs w:val="24"/>
        </w:rPr>
      </w:pPr>
    </w:p>
    <w:p w14:paraId="3220D1B5" w14:textId="477A3FCA"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.1 Five Day Inactivation</w:t>
      </w:r>
    </w:p>
    <w:p w14:paraId="3019C972" w14:textId="77777777"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 xml:space="preserve">Surveys which remain uncompleted 5 days after creation will be inactivated. </w:t>
      </w:r>
    </w:p>
    <w:p w14:paraId="6851F932" w14:textId="77777777" w:rsidR="00227A23" w:rsidRDefault="00227A23" w:rsidP="006F4A1A">
      <w:pPr>
        <w:tabs>
          <w:tab w:val="left" w:pos="1800"/>
        </w:tabs>
        <w:spacing w:after="0"/>
        <w:ind w:left="2160"/>
        <w:rPr>
          <w:rFonts w:ascii="Times New Roman" w:hAnsi="Times New Roman" w:cs="Times New Roman"/>
          <w:sz w:val="24"/>
          <w:szCs w:val="24"/>
        </w:rPr>
      </w:pPr>
    </w:p>
    <w:p w14:paraId="2BD1EAC0" w14:textId="49749D4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.2 Individual Inactivation</w:t>
      </w:r>
    </w:p>
    <w:p w14:paraId="2F279DB2"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inactivated whether completed or uncompleted when the corresponding eCoaching Log is inactivated. </w:t>
      </w:r>
    </w:p>
    <w:p w14:paraId="1DD97641" w14:textId="77777777" w:rsidR="00227A23" w:rsidRDefault="00227A23" w:rsidP="006F4A1A">
      <w:pPr>
        <w:spacing w:after="0"/>
        <w:ind w:left="2160"/>
        <w:rPr>
          <w:rFonts w:ascii="Times New Roman" w:hAnsi="Times New Roman" w:cs="Times New Roman"/>
          <w:sz w:val="24"/>
          <w:szCs w:val="24"/>
        </w:rPr>
      </w:pPr>
    </w:p>
    <w:p w14:paraId="3A9A651E" w14:textId="133838C6"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.3 Employee Status</w:t>
      </w:r>
    </w:p>
    <w:p w14:paraId="50261101"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Employee records which have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PeopleSoft will have their uncompleted surveys inactivated. </w:t>
      </w:r>
    </w:p>
    <w:p w14:paraId="5F673CC9" w14:textId="77777777" w:rsidR="00227A23" w:rsidRDefault="00227A23" w:rsidP="006F4A1A">
      <w:pPr>
        <w:tabs>
          <w:tab w:val="left" w:pos="1800"/>
        </w:tabs>
        <w:spacing w:after="0"/>
        <w:ind w:left="2160"/>
        <w:rPr>
          <w:rFonts w:ascii="Times New Roman" w:hAnsi="Times New Roman" w:cs="Times New Roman"/>
          <w:sz w:val="24"/>
          <w:szCs w:val="24"/>
        </w:rPr>
      </w:pPr>
    </w:p>
    <w:p w14:paraId="1693DAAA" w14:textId="23BF65FB" w:rsidR="00227A23" w:rsidRDefault="00227A23" w:rsidP="006F4A1A">
      <w:pPr>
        <w:tabs>
          <w:tab w:val="left" w:pos="1800"/>
        </w:tabs>
        <w:spacing w:after="0"/>
        <w:ind w:left="1800" w:firstLine="720"/>
        <w:rPr>
          <w:rFonts w:ascii="Times New Roman" w:hAnsi="Times New Roman" w:cs="Times New Roman"/>
          <w:sz w:val="24"/>
          <w:szCs w:val="24"/>
        </w:rPr>
      </w:pPr>
      <w:r>
        <w:rPr>
          <w:rFonts w:ascii="Times New Roman" w:hAnsi="Times New Roman" w:cs="Times New Roman"/>
          <w:sz w:val="24"/>
          <w:szCs w:val="24"/>
        </w:rPr>
        <w:t>7.1.</w:t>
      </w:r>
      <w:r w:rsidR="006F4A1A">
        <w:rPr>
          <w:rFonts w:ascii="Times New Roman" w:hAnsi="Times New Roman" w:cs="Times New Roman"/>
          <w:sz w:val="24"/>
          <w:szCs w:val="24"/>
        </w:rPr>
        <w:t>5</w:t>
      </w:r>
      <w:r>
        <w:rPr>
          <w:rFonts w:ascii="Times New Roman" w:hAnsi="Times New Roman" w:cs="Times New Roman"/>
          <w:sz w:val="24"/>
          <w:szCs w:val="24"/>
        </w:rPr>
        <w:t xml:space="preserve">.4 Individual Deletions </w:t>
      </w:r>
    </w:p>
    <w:p w14:paraId="413877F6" w14:textId="77777777" w:rsidR="00227A23" w:rsidRDefault="00227A23" w:rsidP="006F4A1A">
      <w:pPr>
        <w:tabs>
          <w:tab w:val="left" w:pos="1800"/>
        </w:tabs>
        <w:spacing w:after="0"/>
        <w:ind w:left="2520"/>
        <w:rPr>
          <w:rFonts w:ascii="Times New Roman" w:hAnsi="Times New Roman" w:cs="Times New Roman"/>
          <w:sz w:val="24"/>
          <w:szCs w:val="24"/>
        </w:rPr>
      </w:pPr>
      <w:r>
        <w:rPr>
          <w:rFonts w:ascii="Times New Roman" w:hAnsi="Times New Roman" w:cs="Times New Roman"/>
          <w:sz w:val="24"/>
          <w:szCs w:val="24"/>
        </w:rPr>
        <w:t xml:space="preserve">Individual surveys will be deleted whether completed or uncompleted when the corresponding eCoaching Log is deleted. </w:t>
      </w:r>
    </w:p>
    <w:p w14:paraId="2E5EE7CB" w14:textId="77777777" w:rsidR="00227A23" w:rsidRDefault="00227A23" w:rsidP="006F4A1A">
      <w:pPr>
        <w:spacing w:after="0"/>
        <w:ind w:left="2160"/>
        <w:rPr>
          <w:rFonts w:ascii="Times New Roman" w:hAnsi="Times New Roman" w:cs="Times New Roman"/>
          <w:sz w:val="24"/>
          <w:szCs w:val="24"/>
        </w:rPr>
      </w:pPr>
    </w:p>
    <w:p w14:paraId="09EF1EE8" w14:textId="77777777" w:rsidR="00227A23" w:rsidRDefault="00227A23" w:rsidP="00227A23">
      <w:pPr>
        <w:spacing w:after="0"/>
        <w:ind w:left="1080" w:firstLine="720"/>
        <w:rPr>
          <w:rFonts w:ascii="Times New Roman" w:hAnsi="Times New Roman" w:cs="Times New Roman"/>
          <w:sz w:val="24"/>
          <w:szCs w:val="24"/>
        </w:rPr>
      </w:pPr>
      <w:r>
        <w:rPr>
          <w:rFonts w:ascii="Times New Roman" w:hAnsi="Times New Roman" w:cs="Times New Roman"/>
          <w:sz w:val="24"/>
          <w:szCs w:val="24"/>
        </w:rPr>
        <w:t>7.2 Survey Recipients</w:t>
      </w:r>
    </w:p>
    <w:p w14:paraId="35815AB0" w14:textId="77777777" w:rsidR="00227A23" w:rsidRDefault="00227A23" w:rsidP="00227A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Recipients of eCoaching Log Surveys will be those employees in the CSR module.</w:t>
      </w:r>
    </w:p>
    <w:p w14:paraId="2FA2BA81" w14:textId="77777777" w:rsidR="00227A23" w:rsidRDefault="00227A23" w:rsidP="00732167">
      <w:pPr>
        <w:tabs>
          <w:tab w:val="left" w:pos="1800"/>
        </w:tabs>
        <w:spacing w:after="0"/>
        <w:ind w:left="1800"/>
        <w:rPr>
          <w:rFonts w:ascii="Times New Roman" w:hAnsi="Times New Roman" w:cs="Times New Roman"/>
          <w:sz w:val="24"/>
          <w:szCs w:val="24"/>
        </w:rPr>
      </w:pPr>
    </w:p>
    <w:sectPr w:rsidR="00227A23" w:rsidSect="00EC2B6D">
      <w:headerReference w:type="default" r:id="rId47"/>
      <w:footerReference w:type="default" r:id="rId48"/>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38A5D" w14:textId="77777777" w:rsidR="006C361B" w:rsidRDefault="006C361B" w:rsidP="0058110C">
      <w:pPr>
        <w:spacing w:after="0" w:line="240" w:lineRule="auto"/>
      </w:pPr>
      <w:r>
        <w:separator/>
      </w:r>
    </w:p>
  </w:endnote>
  <w:endnote w:type="continuationSeparator" w:id="0">
    <w:p w14:paraId="6C9F66DC" w14:textId="77777777" w:rsidR="006C361B" w:rsidRDefault="006C361B"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82C86" w14:textId="61BFD9C6" w:rsidR="0097604E" w:rsidRDefault="0097604E"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97604E" w:rsidRDefault="0097604E"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7659C6">
      <w:rPr>
        <w:rStyle w:val="PageNumber"/>
        <w:noProof/>
        <w:sz w:val="18"/>
        <w:szCs w:val="18"/>
      </w:rPr>
      <w:t>26</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7659C6">
      <w:rPr>
        <w:rStyle w:val="PageNumber"/>
        <w:noProof/>
        <w:sz w:val="18"/>
        <w:szCs w:val="18"/>
      </w:rPr>
      <w:t>184</w:t>
    </w:r>
    <w:r w:rsidRPr="005C11DA">
      <w:rPr>
        <w:rStyle w:val="PageNumber"/>
        <w:sz w:val="18"/>
        <w:szCs w:val="18"/>
      </w:rPr>
      <w:fldChar w:fldCharType="end"/>
    </w:r>
    <w:r>
      <w:rPr>
        <w:sz w:val="18"/>
      </w:rPr>
      <w:t xml:space="preserve">                                                                                                                           </w:t>
    </w:r>
  </w:p>
  <w:p w14:paraId="3B328916" w14:textId="77777777" w:rsidR="0097604E" w:rsidRDefault="0097604E"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97604E" w:rsidRDefault="0097604E"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659C6">
              <w:rPr>
                <w:b/>
                <w:noProof/>
              </w:rPr>
              <w:t>184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659C6">
              <w:rPr>
                <w:b/>
                <w:noProof/>
              </w:rPr>
              <w:t>184</w:t>
            </w:r>
            <w:r>
              <w:rPr>
                <w:b/>
                <w:sz w:val="24"/>
                <w:szCs w:val="24"/>
              </w:rPr>
              <w:fldChar w:fldCharType="end"/>
            </w:r>
          </w:p>
        </w:sdtContent>
      </w:sdt>
    </w:sdtContent>
  </w:sdt>
  <w:p w14:paraId="6E63AB7B" w14:textId="77777777" w:rsidR="0097604E" w:rsidRDefault="00976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37521D" w14:textId="77777777" w:rsidR="006C361B" w:rsidRDefault="006C361B" w:rsidP="0058110C">
      <w:pPr>
        <w:spacing w:after="0" w:line="240" w:lineRule="auto"/>
      </w:pPr>
      <w:r>
        <w:separator/>
      </w:r>
    </w:p>
  </w:footnote>
  <w:footnote w:type="continuationSeparator" w:id="0">
    <w:p w14:paraId="6D00D883" w14:textId="77777777" w:rsidR="006C361B" w:rsidRDefault="006C361B"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2916A" w14:textId="405BD2B3" w:rsidR="0097604E" w:rsidRPr="004913FD" w:rsidRDefault="0097604E"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97604E" w:rsidRPr="00B8788F" w:rsidRDefault="006C361B">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97604E">
      <w:rPr>
        <w:rFonts w:ascii="Arial" w:hAnsi="Arial" w:cs="Arial"/>
        <w:color w:val="0569B3"/>
        <w:sz w:val="20"/>
        <w:szCs w:val="20"/>
      </w:rPr>
      <w:t>eCoaching</w:t>
    </w:r>
    <w:proofErr w:type="gramEnd"/>
    <w:r w:rsidR="0097604E">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E6175"/>
    <w:multiLevelType w:val="hybridMultilevel"/>
    <w:tmpl w:val="5E52FFEE"/>
    <w:lvl w:ilvl="0" w:tplc="1E6C7C3A">
      <w:start w:val="10"/>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0" w15:restartNumberingAfterBreak="0">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5" w15:restartNumberingAfterBreak="0">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F14972"/>
    <w:multiLevelType w:val="hybridMultilevel"/>
    <w:tmpl w:val="DB80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0" w15:restartNumberingAfterBreak="0">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58200F"/>
    <w:multiLevelType w:val="hybridMultilevel"/>
    <w:tmpl w:val="124E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8"/>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1"/>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5"/>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3"/>
  </w:num>
  <w:num w:numId="14">
    <w:abstractNumId w:val="24"/>
  </w:num>
  <w:num w:numId="15">
    <w:abstractNumId w:val="2"/>
  </w:num>
  <w:num w:numId="16">
    <w:abstractNumId w:val="23"/>
  </w:num>
  <w:num w:numId="17">
    <w:abstractNumId w:val="7"/>
  </w:num>
  <w:num w:numId="18">
    <w:abstractNumId w:val="31"/>
  </w:num>
  <w:num w:numId="19">
    <w:abstractNumId w:val="16"/>
  </w:num>
  <w:num w:numId="20">
    <w:abstractNumId w:val="14"/>
  </w:num>
  <w:num w:numId="21">
    <w:abstractNumId w:val="20"/>
  </w:num>
  <w:num w:numId="22">
    <w:abstractNumId w:val="12"/>
  </w:num>
  <w:num w:numId="23">
    <w:abstractNumId w:val="1"/>
  </w:num>
  <w:num w:numId="24">
    <w:abstractNumId w:val="8"/>
  </w:num>
  <w:num w:numId="25">
    <w:abstractNumId w:val="4"/>
  </w:num>
  <w:num w:numId="26">
    <w:abstractNumId w:val="10"/>
  </w:num>
  <w:num w:numId="27">
    <w:abstractNumId w:val="19"/>
  </w:num>
  <w:num w:numId="28">
    <w:abstractNumId w:val="0"/>
  </w:num>
  <w:num w:numId="29">
    <w:abstractNumId w:val="33"/>
  </w:num>
  <w:num w:numId="30">
    <w:abstractNumId w:val="34"/>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3"/>
  </w:num>
  <w:num w:numId="34">
    <w:abstractNumId w:val="15"/>
  </w:num>
  <w:num w:numId="35">
    <w:abstractNumId w:val="25"/>
  </w:num>
  <w:num w:numId="36">
    <w:abstractNumId w:val="21"/>
  </w:num>
  <w:num w:numId="37">
    <w:abstractNumId w:val="5"/>
  </w:num>
  <w:num w:numId="38">
    <w:abstractNumId w:val="9"/>
  </w:num>
  <w:num w:numId="39">
    <w:abstractNumId w:val="17"/>
  </w:num>
  <w:num w:numId="40">
    <w:abstractNumId w:val="30"/>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num>
  <w:num w:numId="44">
    <w:abstractNumId w:val="6"/>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in, Lisa D">
    <w15:presenceInfo w15:providerId="AD" w15:userId="S-1-5-21-560238246-503670158-341402209-6341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2101"/>
    <w:rsid w:val="000024E2"/>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4C8D"/>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4724"/>
    <w:rsid w:val="00086851"/>
    <w:rsid w:val="000921D6"/>
    <w:rsid w:val="00095FC4"/>
    <w:rsid w:val="00097DF8"/>
    <w:rsid w:val="000A13F4"/>
    <w:rsid w:val="000A1653"/>
    <w:rsid w:val="000A179C"/>
    <w:rsid w:val="000A275B"/>
    <w:rsid w:val="000A38FB"/>
    <w:rsid w:val="000A3A60"/>
    <w:rsid w:val="000A405F"/>
    <w:rsid w:val="000A452D"/>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429"/>
    <w:rsid w:val="000E6662"/>
    <w:rsid w:val="000F3439"/>
    <w:rsid w:val="000F4D7C"/>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26A87"/>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3C0"/>
    <w:rsid w:val="0022761B"/>
    <w:rsid w:val="00227A23"/>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2698"/>
    <w:rsid w:val="00284407"/>
    <w:rsid w:val="002855B6"/>
    <w:rsid w:val="002901A0"/>
    <w:rsid w:val="0029028A"/>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06D3F"/>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1961"/>
    <w:rsid w:val="00341D92"/>
    <w:rsid w:val="00343530"/>
    <w:rsid w:val="0034429F"/>
    <w:rsid w:val="003449EA"/>
    <w:rsid w:val="00345037"/>
    <w:rsid w:val="003468E2"/>
    <w:rsid w:val="0034698D"/>
    <w:rsid w:val="0035371C"/>
    <w:rsid w:val="00356826"/>
    <w:rsid w:val="00357032"/>
    <w:rsid w:val="0036079F"/>
    <w:rsid w:val="00360EB1"/>
    <w:rsid w:val="0036195B"/>
    <w:rsid w:val="0036386A"/>
    <w:rsid w:val="003641F4"/>
    <w:rsid w:val="003646E8"/>
    <w:rsid w:val="00365FF3"/>
    <w:rsid w:val="00366B9B"/>
    <w:rsid w:val="00371AE3"/>
    <w:rsid w:val="0037377C"/>
    <w:rsid w:val="0037393D"/>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09CE"/>
    <w:rsid w:val="003D21EF"/>
    <w:rsid w:val="003D3157"/>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17E31"/>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4218"/>
    <w:rsid w:val="004469C2"/>
    <w:rsid w:val="00446C73"/>
    <w:rsid w:val="00450B25"/>
    <w:rsid w:val="00450E9A"/>
    <w:rsid w:val="00451A6B"/>
    <w:rsid w:val="00452BFB"/>
    <w:rsid w:val="004531EC"/>
    <w:rsid w:val="00455A03"/>
    <w:rsid w:val="0045631D"/>
    <w:rsid w:val="004607D4"/>
    <w:rsid w:val="00462E0B"/>
    <w:rsid w:val="004678FE"/>
    <w:rsid w:val="0047076B"/>
    <w:rsid w:val="00472493"/>
    <w:rsid w:val="00473DBA"/>
    <w:rsid w:val="00474851"/>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255"/>
    <w:rsid w:val="004A2E3F"/>
    <w:rsid w:val="004A3FC2"/>
    <w:rsid w:val="004A3FFE"/>
    <w:rsid w:val="004A4B7C"/>
    <w:rsid w:val="004A5A33"/>
    <w:rsid w:val="004A6481"/>
    <w:rsid w:val="004B097C"/>
    <w:rsid w:val="004B0D18"/>
    <w:rsid w:val="004B155A"/>
    <w:rsid w:val="004B27EB"/>
    <w:rsid w:val="004B3BDE"/>
    <w:rsid w:val="004B624A"/>
    <w:rsid w:val="004B7D3E"/>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2B1"/>
    <w:rsid w:val="0056354C"/>
    <w:rsid w:val="00563E76"/>
    <w:rsid w:val="00565769"/>
    <w:rsid w:val="0056715C"/>
    <w:rsid w:val="0056729D"/>
    <w:rsid w:val="00570668"/>
    <w:rsid w:val="00570790"/>
    <w:rsid w:val="005710ED"/>
    <w:rsid w:val="00571D97"/>
    <w:rsid w:val="00580930"/>
    <w:rsid w:val="00581002"/>
    <w:rsid w:val="0058110C"/>
    <w:rsid w:val="00581DAF"/>
    <w:rsid w:val="00583DD4"/>
    <w:rsid w:val="00584F5E"/>
    <w:rsid w:val="0058562F"/>
    <w:rsid w:val="00585961"/>
    <w:rsid w:val="00586022"/>
    <w:rsid w:val="00587F7E"/>
    <w:rsid w:val="00592E57"/>
    <w:rsid w:val="00594626"/>
    <w:rsid w:val="00595CEC"/>
    <w:rsid w:val="005978FD"/>
    <w:rsid w:val="00597DA7"/>
    <w:rsid w:val="005A01B1"/>
    <w:rsid w:val="005A08C9"/>
    <w:rsid w:val="005A1712"/>
    <w:rsid w:val="005A2114"/>
    <w:rsid w:val="005A260F"/>
    <w:rsid w:val="005A33A0"/>
    <w:rsid w:val="005A4148"/>
    <w:rsid w:val="005A56EF"/>
    <w:rsid w:val="005A7D8D"/>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043"/>
    <w:rsid w:val="005D2D03"/>
    <w:rsid w:val="005D477E"/>
    <w:rsid w:val="005D5832"/>
    <w:rsid w:val="005D6050"/>
    <w:rsid w:val="005D774E"/>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2483"/>
    <w:rsid w:val="006031AE"/>
    <w:rsid w:val="00604BFD"/>
    <w:rsid w:val="0060675D"/>
    <w:rsid w:val="00610700"/>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235F"/>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958FA"/>
    <w:rsid w:val="006A2B2E"/>
    <w:rsid w:val="006A4113"/>
    <w:rsid w:val="006A4D3F"/>
    <w:rsid w:val="006A4E82"/>
    <w:rsid w:val="006A67C6"/>
    <w:rsid w:val="006A68E9"/>
    <w:rsid w:val="006A7687"/>
    <w:rsid w:val="006B2685"/>
    <w:rsid w:val="006B39DA"/>
    <w:rsid w:val="006B6C54"/>
    <w:rsid w:val="006B7EF5"/>
    <w:rsid w:val="006C0653"/>
    <w:rsid w:val="006C128D"/>
    <w:rsid w:val="006C361B"/>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1A"/>
    <w:rsid w:val="006E7DC9"/>
    <w:rsid w:val="006F4A1A"/>
    <w:rsid w:val="006F4F6F"/>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296C"/>
    <w:rsid w:val="00763CAE"/>
    <w:rsid w:val="00764296"/>
    <w:rsid w:val="007659C6"/>
    <w:rsid w:val="00766202"/>
    <w:rsid w:val="007702C7"/>
    <w:rsid w:val="00772947"/>
    <w:rsid w:val="007731EA"/>
    <w:rsid w:val="00773ABB"/>
    <w:rsid w:val="007744F0"/>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19B"/>
    <w:rsid w:val="00797E7C"/>
    <w:rsid w:val="007A73F5"/>
    <w:rsid w:val="007A7A73"/>
    <w:rsid w:val="007B0BA7"/>
    <w:rsid w:val="007B20DA"/>
    <w:rsid w:val="007B31F5"/>
    <w:rsid w:val="007B521B"/>
    <w:rsid w:val="007B5C48"/>
    <w:rsid w:val="007B6E23"/>
    <w:rsid w:val="007C23A9"/>
    <w:rsid w:val="007C2D3C"/>
    <w:rsid w:val="007C2DB1"/>
    <w:rsid w:val="007C70BC"/>
    <w:rsid w:val="007C7827"/>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3A2"/>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04A2"/>
    <w:rsid w:val="00831A9E"/>
    <w:rsid w:val="00832C59"/>
    <w:rsid w:val="00834195"/>
    <w:rsid w:val="00834ECE"/>
    <w:rsid w:val="0083555B"/>
    <w:rsid w:val="00835DD6"/>
    <w:rsid w:val="00835E56"/>
    <w:rsid w:val="0083610E"/>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048F"/>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B7F8D"/>
    <w:rsid w:val="008C082B"/>
    <w:rsid w:val="008C291B"/>
    <w:rsid w:val="008C303B"/>
    <w:rsid w:val="008C37BC"/>
    <w:rsid w:val="008C396D"/>
    <w:rsid w:val="008C7068"/>
    <w:rsid w:val="008D0365"/>
    <w:rsid w:val="008D09FE"/>
    <w:rsid w:val="008D2B20"/>
    <w:rsid w:val="008D46F6"/>
    <w:rsid w:val="008D4BA7"/>
    <w:rsid w:val="008D5DDB"/>
    <w:rsid w:val="008D5DF0"/>
    <w:rsid w:val="008D6F0A"/>
    <w:rsid w:val="008E01CE"/>
    <w:rsid w:val="008E24E5"/>
    <w:rsid w:val="008E3F28"/>
    <w:rsid w:val="008E5560"/>
    <w:rsid w:val="008E6D78"/>
    <w:rsid w:val="008E7814"/>
    <w:rsid w:val="008F1898"/>
    <w:rsid w:val="00900F7D"/>
    <w:rsid w:val="00901D27"/>
    <w:rsid w:val="00902959"/>
    <w:rsid w:val="009033CD"/>
    <w:rsid w:val="00904695"/>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6FF"/>
    <w:rsid w:val="00943D41"/>
    <w:rsid w:val="00946988"/>
    <w:rsid w:val="00946ABB"/>
    <w:rsid w:val="00950820"/>
    <w:rsid w:val="00950C69"/>
    <w:rsid w:val="00951A9E"/>
    <w:rsid w:val="00952E33"/>
    <w:rsid w:val="009537DE"/>
    <w:rsid w:val="009542BF"/>
    <w:rsid w:val="00954982"/>
    <w:rsid w:val="009549A6"/>
    <w:rsid w:val="00955AE6"/>
    <w:rsid w:val="00956EB5"/>
    <w:rsid w:val="00957DA6"/>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04E"/>
    <w:rsid w:val="009769D2"/>
    <w:rsid w:val="00976F5E"/>
    <w:rsid w:val="00983503"/>
    <w:rsid w:val="009835A0"/>
    <w:rsid w:val="00985D04"/>
    <w:rsid w:val="00986131"/>
    <w:rsid w:val="00987A58"/>
    <w:rsid w:val="00987D5E"/>
    <w:rsid w:val="00991A2A"/>
    <w:rsid w:val="009921C0"/>
    <w:rsid w:val="00992F27"/>
    <w:rsid w:val="00993808"/>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2C78"/>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3DC8"/>
    <w:rsid w:val="00A14904"/>
    <w:rsid w:val="00A15258"/>
    <w:rsid w:val="00A15493"/>
    <w:rsid w:val="00A16554"/>
    <w:rsid w:val="00A16E81"/>
    <w:rsid w:val="00A204BB"/>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3B86"/>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1CDE"/>
    <w:rsid w:val="00AD3435"/>
    <w:rsid w:val="00AD3CF0"/>
    <w:rsid w:val="00AD425E"/>
    <w:rsid w:val="00AD4364"/>
    <w:rsid w:val="00AD4565"/>
    <w:rsid w:val="00AD52EE"/>
    <w:rsid w:val="00AE01FB"/>
    <w:rsid w:val="00AE458C"/>
    <w:rsid w:val="00AF0692"/>
    <w:rsid w:val="00AF2E32"/>
    <w:rsid w:val="00AF6971"/>
    <w:rsid w:val="00B00AEE"/>
    <w:rsid w:val="00B03052"/>
    <w:rsid w:val="00B03FA8"/>
    <w:rsid w:val="00B04411"/>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1E9C"/>
    <w:rsid w:val="00B44FEE"/>
    <w:rsid w:val="00B451F0"/>
    <w:rsid w:val="00B47BA4"/>
    <w:rsid w:val="00B53FB0"/>
    <w:rsid w:val="00B54DE9"/>
    <w:rsid w:val="00B55664"/>
    <w:rsid w:val="00B60486"/>
    <w:rsid w:val="00B62194"/>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69B"/>
    <w:rsid w:val="00B90E74"/>
    <w:rsid w:val="00B933F5"/>
    <w:rsid w:val="00B94C90"/>
    <w:rsid w:val="00B95C82"/>
    <w:rsid w:val="00B968FC"/>
    <w:rsid w:val="00B97A31"/>
    <w:rsid w:val="00B97A5C"/>
    <w:rsid w:val="00BA09B6"/>
    <w:rsid w:val="00BA0ABD"/>
    <w:rsid w:val="00BA180C"/>
    <w:rsid w:val="00BA4AA9"/>
    <w:rsid w:val="00BA51C6"/>
    <w:rsid w:val="00BA560D"/>
    <w:rsid w:val="00BA5937"/>
    <w:rsid w:val="00BA6B81"/>
    <w:rsid w:val="00BA6FB5"/>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6EAA"/>
    <w:rsid w:val="00C17E0F"/>
    <w:rsid w:val="00C17F29"/>
    <w:rsid w:val="00C232BE"/>
    <w:rsid w:val="00C2362F"/>
    <w:rsid w:val="00C27886"/>
    <w:rsid w:val="00C358F8"/>
    <w:rsid w:val="00C36D59"/>
    <w:rsid w:val="00C36DF4"/>
    <w:rsid w:val="00C37162"/>
    <w:rsid w:val="00C37904"/>
    <w:rsid w:val="00C37E69"/>
    <w:rsid w:val="00C40897"/>
    <w:rsid w:val="00C40BB4"/>
    <w:rsid w:val="00C41090"/>
    <w:rsid w:val="00C44553"/>
    <w:rsid w:val="00C44B78"/>
    <w:rsid w:val="00C45671"/>
    <w:rsid w:val="00C46059"/>
    <w:rsid w:val="00C46920"/>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3321"/>
    <w:rsid w:val="00C746D6"/>
    <w:rsid w:val="00C74DE1"/>
    <w:rsid w:val="00C75519"/>
    <w:rsid w:val="00C75DCB"/>
    <w:rsid w:val="00C80388"/>
    <w:rsid w:val="00C84E24"/>
    <w:rsid w:val="00C86CF8"/>
    <w:rsid w:val="00C91416"/>
    <w:rsid w:val="00C963CB"/>
    <w:rsid w:val="00C970BA"/>
    <w:rsid w:val="00C974B8"/>
    <w:rsid w:val="00CA26E6"/>
    <w:rsid w:val="00CB0AD8"/>
    <w:rsid w:val="00CB1D73"/>
    <w:rsid w:val="00CB306B"/>
    <w:rsid w:val="00CB3074"/>
    <w:rsid w:val="00CB6BAE"/>
    <w:rsid w:val="00CB721B"/>
    <w:rsid w:val="00CB7DCA"/>
    <w:rsid w:val="00CB7FEC"/>
    <w:rsid w:val="00CC07DE"/>
    <w:rsid w:val="00CC30E1"/>
    <w:rsid w:val="00CC42A2"/>
    <w:rsid w:val="00CC7419"/>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07C0A"/>
    <w:rsid w:val="00D10989"/>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03BE"/>
    <w:rsid w:val="00D5180F"/>
    <w:rsid w:val="00D51A73"/>
    <w:rsid w:val="00D51BA9"/>
    <w:rsid w:val="00D52F14"/>
    <w:rsid w:val="00D55AA9"/>
    <w:rsid w:val="00D57674"/>
    <w:rsid w:val="00D60161"/>
    <w:rsid w:val="00D60CEB"/>
    <w:rsid w:val="00D614E2"/>
    <w:rsid w:val="00D6175A"/>
    <w:rsid w:val="00D6203D"/>
    <w:rsid w:val="00D622BE"/>
    <w:rsid w:val="00D62CFA"/>
    <w:rsid w:val="00D65BDC"/>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269"/>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19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560E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04BC"/>
    <w:rsid w:val="00E907B0"/>
    <w:rsid w:val="00E91666"/>
    <w:rsid w:val="00E91FCF"/>
    <w:rsid w:val="00E93A31"/>
    <w:rsid w:val="00EA3CD6"/>
    <w:rsid w:val="00EA475C"/>
    <w:rsid w:val="00EA5744"/>
    <w:rsid w:val="00EA58D2"/>
    <w:rsid w:val="00EA685C"/>
    <w:rsid w:val="00EB02DD"/>
    <w:rsid w:val="00EB04D7"/>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078A"/>
    <w:rsid w:val="00ED15A2"/>
    <w:rsid w:val="00ED2E69"/>
    <w:rsid w:val="00ED4CDD"/>
    <w:rsid w:val="00ED7C6D"/>
    <w:rsid w:val="00EE204D"/>
    <w:rsid w:val="00EE366D"/>
    <w:rsid w:val="00EE48E5"/>
    <w:rsid w:val="00EE4ED3"/>
    <w:rsid w:val="00EE59F7"/>
    <w:rsid w:val="00EF0CF7"/>
    <w:rsid w:val="00EF1481"/>
    <w:rsid w:val="00EF1F12"/>
    <w:rsid w:val="00EF237A"/>
    <w:rsid w:val="00EF6B4B"/>
    <w:rsid w:val="00EF72B4"/>
    <w:rsid w:val="00F01E23"/>
    <w:rsid w:val="00F02FAB"/>
    <w:rsid w:val="00F032FF"/>
    <w:rsid w:val="00F03B34"/>
    <w:rsid w:val="00F0550D"/>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4F54"/>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6C2"/>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779"/>
    <w:rsid w:val="00FF4895"/>
    <w:rsid w:val="00FF4EFB"/>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15:docId w15:val="{6101FE93-84F5-4D6C-AE3D-65E846C4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amworks.gdit.com/uploadedFiles/Policies_Forms/Finance-Administration/Policies/FINPOL01.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file:///\\vrivscors01\BCC%20Scorecards\Coaching\ET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cco.gdit.com/Resources/SOP/Contact%20Center%20Operations/Forms/AllItems.aspx" TargetMode="External"/><Relationship Id="rId46" Type="http://schemas.openxmlformats.org/officeDocument/2006/relationships/hyperlink" Target="https://cco.gdit.com/Resources/SOP/Contact%20Center%20Operations/CC_46.0_OMR%20Outlier%20Research%20Proces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co.gdit.com/Resources/SOP/Contact%20Center%20Operations/Forms/AllItems.asp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mailto:First.Last@GDIT.com" TargetMode="External"/><Relationship Id="rId37" Type="http://schemas.openxmlformats.org/officeDocument/2006/relationships/hyperlink" Target="file:///\\vrivscors01\BCC%20Scorecards\Coaching\ETS\" TargetMode="External"/><Relationship Id="rId40" Type="http://schemas.openxmlformats.org/officeDocument/2006/relationships/hyperlink" Target="https://cco.gdit.com/Resources/SOP/Contact%20Center%20Operations/Forms/AllItems.aspx" TargetMode="External"/><Relationship Id="rId45" Type="http://schemas.openxmlformats.org/officeDocument/2006/relationships/hyperlink" Target="https://cco.gdit.com/Resources/SOP/Contact%20Center%20Operations/Forms/AllItems.aspx"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hyperlink" Target="https://cco.gdit.com/Resources/SOP/Contact%20Center%20Operations/Forms/AllItems.aspx"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4.BCEC1770"/><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9015FB54-74A8-4240-BC5A-35B71D34C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3233</TotalTime>
  <Pages>1</Pages>
  <Words>35916</Words>
  <Characters>204726</Characters>
  <Application>Microsoft Office Word</Application>
  <DocSecurity>0</DocSecurity>
  <Lines>1706</Lines>
  <Paragraphs>480</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240162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Stein, Lisa D</cp:lastModifiedBy>
  <cp:revision>210</cp:revision>
  <cp:lastPrinted>2015-07-27T14:22:00Z</cp:lastPrinted>
  <dcterms:created xsi:type="dcterms:W3CDTF">2015-03-03T18:58:00Z</dcterms:created>
  <dcterms:modified xsi:type="dcterms:W3CDTF">2016-01-04T12:06:00Z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