
<file path=[Content_Types].xml><?xml version="1.0" encoding="utf-8"?>
<Types xmlns="http://schemas.openxmlformats.org/package/2006/content-types">
  <Default Extension="png" ContentType="image/png"/>
  <Default Extension="BCEC1770"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6E0703BB" w:rsidR="00167A2E" w:rsidRDefault="008304A2" w:rsidP="00D5180F">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12/1</w:t>
            </w:r>
            <w:ins w:id="0" w:author="Stein, Lisa D" w:date="2015-12-15T06:56:00Z">
              <w:r w:rsidR="00983503">
                <w:rPr>
                  <w:rFonts w:ascii="Times New Roman (PCL6)" w:hAnsi="Times New Roman (PCL6)"/>
                  <w:color w:val="000000" w:themeColor="text1"/>
                  <w:sz w:val="20"/>
                </w:rPr>
                <w:t>5</w:t>
              </w:r>
            </w:ins>
            <w:del w:id="1" w:author="Stein, Lisa D" w:date="2015-12-15T06:56:00Z">
              <w:r w:rsidDel="00983503">
                <w:rPr>
                  <w:rFonts w:ascii="Times New Roman (PCL6)" w:hAnsi="Times New Roman (PCL6)"/>
                  <w:color w:val="000000" w:themeColor="text1"/>
                  <w:sz w:val="20"/>
                </w:rPr>
                <w:delText>0</w:delText>
              </w:r>
            </w:del>
            <w:r>
              <w:rPr>
                <w:rFonts w:ascii="Times New Roman (PCL6)" w:hAnsi="Times New Roman (PCL6)"/>
                <w:color w:val="000000" w:themeColor="text1"/>
                <w:sz w:val="20"/>
              </w:rPr>
              <w:t>/2015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727FF552" w:rsidR="007F195A" w:rsidRPr="004856F7" w:rsidRDefault="008304A2" w:rsidP="00FF4EFB">
            <w:pPr>
              <w:pStyle w:val="hdr1"/>
              <w:spacing w:before="0"/>
              <w:ind w:left="0"/>
              <w:jc w:val="left"/>
              <w:rPr>
                <w:sz w:val="20"/>
              </w:rPr>
            </w:pPr>
            <w:del w:id="2" w:author="Stein, Lisa D" w:date="2015-12-15T06:56:00Z">
              <w:r w:rsidRPr="008304A2" w:rsidDel="00983503">
                <w:rPr>
                  <w:sz w:val="20"/>
                </w:rPr>
                <w:delText>1410: eCoaching - Update "My Team's Warning eCoaching Logs" Section</w:delText>
              </w:r>
            </w:del>
            <w:ins w:id="3" w:author="Stein, Lisa D" w:date="2015-12-15T06:56:00Z">
              <w:r w:rsidR="00983503">
                <w:rPr>
                  <w:sz w:val="20"/>
                </w:rPr>
                <w:t>CR 1423: eCoaching – Add job code WHHR70 for HR users</w:t>
              </w:r>
            </w:ins>
          </w:p>
        </w:tc>
      </w:tr>
    </w:tbl>
    <w:p w14:paraId="3ECE7BFD" w14:textId="13C8C122" w:rsidR="008747B8" w:rsidRPr="00A525FE" w:rsidRDefault="0058562F"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58562F"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8B1B25">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8B1B25">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8B1B25">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8B1B25">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8B1B25">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8B1B25">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8B1B25">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8B1B25">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8B1B25">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8B1B25">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8B1B25">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8B1B25">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8B1B25">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8B1B25">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8B1B25">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8B1B25">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8B1B25">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8B1B25">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8B1B25">
            <w:pPr>
              <w:pStyle w:val="hdr1"/>
              <w:spacing w:before="0"/>
              <w:ind w:left="0"/>
              <w:jc w:val="left"/>
              <w:rPr>
                <w:color w:val="000000" w:themeColor="text1"/>
              </w:rPr>
            </w:pPr>
            <w:r>
              <w:rPr>
                <w:color w:val="000000" w:themeColor="text1"/>
              </w:rPr>
              <w:t>Brian</w:t>
            </w:r>
          </w:p>
          <w:p w14:paraId="4E306DC6" w14:textId="443E2DA3" w:rsidR="00A7693A" w:rsidRDefault="00A7693A" w:rsidP="008B1B25">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8B1B25">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8B1B25">
            <w:pPr>
              <w:pStyle w:val="hdr1"/>
              <w:spacing w:before="0"/>
              <w:ind w:left="0"/>
              <w:jc w:val="left"/>
            </w:pPr>
            <w:r>
              <w:t>P11841 – eCL Database Redesign</w:t>
            </w:r>
          </w:p>
          <w:p w14:paraId="2C4A6FFA" w14:textId="4ABBC8EE" w:rsidR="00A032FD" w:rsidRDefault="00A032FD" w:rsidP="008B1B25">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8B1B25">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8B1B25">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8B1B25">
            <w:pPr>
              <w:pStyle w:val="hdr1"/>
              <w:spacing w:before="0"/>
              <w:ind w:left="0"/>
              <w:jc w:val="left"/>
            </w:pPr>
            <w:r>
              <w:t>P12483 – Update eCL record to reflect appended score and note field</w:t>
            </w:r>
          </w:p>
          <w:p w14:paraId="333F45E3" w14:textId="77777777" w:rsidR="00EF0CF7" w:rsidRDefault="00EF0CF7" w:rsidP="008B1B25">
            <w:pPr>
              <w:pStyle w:val="hdr1"/>
              <w:spacing w:before="0"/>
              <w:ind w:left="0"/>
              <w:jc w:val="left"/>
            </w:pPr>
            <w:r>
              <w:t>Changes based on feedback</w:t>
            </w:r>
          </w:p>
          <w:p w14:paraId="72FA762E" w14:textId="77777777" w:rsidR="00EF0CF7" w:rsidRDefault="00EF0CF7" w:rsidP="008B1B25">
            <w:pPr>
              <w:pStyle w:val="hdr1"/>
              <w:spacing w:before="0"/>
              <w:ind w:left="0"/>
              <w:jc w:val="left"/>
            </w:pPr>
            <w:r>
              <w:t>II #55 – added missing values</w:t>
            </w:r>
          </w:p>
          <w:p w14:paraId="36DD7105" w14:textId="65EDA3A5" w:rsidR="00EF0CF7" w:rsidRDefault="00EF0CF7" w:rsidP="008B1B25">
            <w:pPr>
              <w:pStyle w:val="hdr1"/>
              <w:spacing w:before="0"/>
              <w:ind w:left="0"/>
              <w:jc w:val="left"/>
            </w:pPr>
            <w:r>
              <w:t>II #58 – removed previous note for Quality Coaching Reason</w:t>
            </w:r>
          </w:p>
        </w:tc>
        <w:tc>
          <w:tcPr>
            <w:tcW w:w="1530" w:type="dxa"/>
          </w:tcPr>
          <w:p w14:paraId="6845A71A" w14:textId="60814989" w:rsidR="00EF0CF7" w:rsidRDefault="00EF0CF7" w:rsidP="008B1B25">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8B1B25">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8B1B25">
            <w:pPr>
              <w:pStyle w:val="hdr1"/>
              <w:spacing w:before="0"/>
              <w:ind w:left="0"/>
              <w:jc w:val="left"/>
            </w:pPr>
            <w:r>
              <w:t>P12897 – eCL Coaching Source changes</w:t>
            </w:r>
          </w:p>
          <w:p w14:paraId="19DE39B7" w14:textId="373314C1" w:rsidR="004C5BA9" w:rsidRDefault="004C5BA9" w:rsidP="008B1B25">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8B1B25">
            <w:pPr>
              <w:pStyle w:val="hdr1"/>
              <w:spacing w:before="0"/>
              <w:ind w:left="0"/>
              <w:jc w:val="left"/>
            </w:pPr>
            <w:r>
              <w:t>II # 57 and IV Layouts – Added Internal CCO Reporting</w:t>
            </w:r>
          </w:p>
        </w:tc>
        <w:tc>
          <w:tcPr>
            <w:tcW w:w="1530" w:type="dxa"/>
          </w:tcPr>
          <w:p w14:paraId="6083071B" w14:textId="37E2FEB3" w:rsidR="004C5BA9" w:rsidRDefault="004C5BA9" w:rsidP="008B1B25">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8B1B25">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8B1B25">
            <w:pPr>
              <w:pStyle w:val="hdr1"/>
              <w:spacing w:before="0"/>
              <w:ind w:left="0"/>
              <w:jc w:val="left"/>
            </w:pPr>
            <w:r>
              <w:t>P12930 – Display Verint scorecard name</w:t>
            </w:r>
          </w:p>
          <w:p w14:paraId="3A98A73F" w14:textId="77777777" w:rsidR="00F40399" w:rsidRDefault="00F40399" w:rsidP="008B1B25">
            <w:pPr>
              <w:pStyle w:val="hdr1"/>
              <w:spacing w:before="0"/>
              <w:ind w:left="0"/>
              <w:jc w:val="left"/>
            </w:pPr>
            <w:r>
              <w:t>Added new section IV.VII Review Page Informational Display page 42</w:t>
            </w:r>
          </w:p>
          <w:p w14:paraId="609BB33C" w14:textId="0D54EDC9" w:rsidR="00641F9A" w:rsidRDefault="00641F9A" w:rsidP="008B1B25">
            <w:pPr>
              <w:pStyle w:val="hdr1"/>
              <w:spacing w:before="0"/>
              <w:ind w:left="0"/>
              <w:jc w:val="left"/>
            </w:pPr>
            <w:r>
              <w:t>And corrections from review</w:t>
            </w:r>
          </w:p>
        </w:tc>
        <w:tc>
          <w:tcPr>
            <w:tcW w:w="1530" w:type="dxa"/>
          </w:tcPr>
          <w:p w14:paraId="503801DA" w14:textId="63403610" w:rsidR="00CE074E" w:rsidRDefault="00CE074E" w:rsidP="008B1B25">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8B1B25">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8B1B25">
            <w:pPr>
              <w:pStyle w:val="hdr1"/>
              <w:spacing w:before="0"/>
              <w:ind w:left="0"/>
              <w:jc w:val="left"/>
              <w:rPr>
                <w:szCs w:val="24"/>
              </w:rPr>
            </w:pPr>
            <w:r>
              <w:rPr>
                <w:szCs w:val="24"/>
              </w:rPr>
              <w:t>P13054 – IQS/eCL Add Evaluation Form name to data feed</w:t>
            </w:r>
          </w:p>
          <w:p w14:paraId="75FB24E9" w14:textId="15702240" w:rsidR="0073550B" w:rsidRDefault="0073550B" w:rsidP="008B1B25">
            <w:pPr>
              <w:pStyle w:val="hdr1"/>
              <w:spacing w:before="0"/>
              <w:ind w:left="0"/>
              <w:jc w:val="left"/>
            </w:pPr>
            <w:r>
              <w:rPr>
                <w:szCs w:val="24"/>
              </w:rPr>
              <w:t>Added new field 23</w:t>
            </w:r>
          </w:p>
        </w:tc>
        <w:tc>
          <w:tcPr>
            <w:tcW w:w="1530" w:type="dxa"/>
          </w:tcPr>
          <w:p w14:paraId="3EC3ECDD" w14:textId="3FAF8ABB" w:rsidR="0073550B" w:rsidRDefault="0073550B" w:rsidP="008B1B25">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8B1B25">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8B1B25">
            <w:pPr>
              <w:pStyle w:val="hdr1"/>
              <w:spacing w:before="0"/>
              <w:ind w:left="0"/>
              <w:jc w:val="left"/>
              <w:rPr>
                <w:szCs w:val="24"/>
              </w:rPr>
            </w:pPr>
            <w:r>
              <w:rPr>
                <w:szCs w:val="24"/>
              </w:rPr>
              <w:t>P13098 – eCL Source drop down menu</w:t>
            </w:r>
          </w:p>
          <w:p w14:paraId="670564A9" w14:textId="26541DAD" w:rsidR="00105B5C" w:rsidRDefault="00105B5C" w:rsidP="008B1B25">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8B1B25">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8B1B25">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8B1B25">
            <w:pPr>
              <w:pStyle w:val="hdr1"/>
              <w:spacing w:before="0"/>
              <w:ind w:left="0"/>
              <w:jc w:val="left"/>
              <w:rPr>
                <w:szCs w:val="24"/>
              </w:rPr>
            </w:pPr>
            <w:r>
              <w:rPr>
                <w:szCs w:val="24"/>
              </w:rPr>
              <w:t>P13054 – IQS/eCL Add Evaluation Form name to data feed</w:t>
            </w:r>
          </w:p>
          <w:p w14:paraId="428AC7A7" w14:textId="560AB4AA" w:rsidR="007D7615" w:rsidRDefault="000065E9" w:rsidP="008B1B2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8B1B25">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8B1B25">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8B1B25">
            <w:pPr>
              <w:pStyle w:val="hdr1"/>
              <w:spacing w:before="0"/>
              <w:ind w:left="0"/>
              <w:jc w:val="left"/>
              <w:rPr>
                <w:szCs w:val="24"/>
              </w:rPr>
            </w:pPr>
            <w:r>
              <w:rPr>
                <w:szCs w:val="24"/>
              </w:rPr>
              <w:t xml:space="preserve">P13129 – eCL Add ETS to attendance </w:t>
            </w:r>
          </w:p>
          <w:p w14:paraId="6E7DE3B6" w14:textId="73641CEC" w:rsidR="00AC20AA" w:rsidRDefault="00AC20AA" w:rsidP="008B1B25">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8B1B25">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8B1B25">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8B1B25">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8B1B25">
            <w:pPr>
              <w:pStyle w:val="hdr1"/>
              <w:spacing w:before="0"/>
              <w:ind w:left="0"/>
              <w:jc w:val="left"/>
              <w:rPr>
                <w:szCs w:val="24"/>
              </w:rPr>
            </w:pPr>
            <w:r>
              <w:rPr>
                <w:szCs w:val="24"/>
              </w:rPr>
              <w:t>P13213 – eCL Change coaching reason ID for OMR feed</w:t>
            </w:r>
          </w:p>
          <w:p w14:paraId="326462C3" w14:textId="0F5BFA00" w:rsidR="004E4432" w:rsidRDefault="004E4432" w:rsidP="008B1B2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8B1B25">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8B1B25">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8B1B25">
            <w:pPr>
              <w:pStyle w:val="hdr1"/>
              <w:spacing w:before="0"/>
              <w:ind w:left="0"/>
              <w:jc w:val="left"/>
              <w:rPr>
                <w:szCs w:val="24"/>
              </w:rPr>
            </w:pPr>
            <w:r>
              <w:rPr>
                <w:szCs w:val="24"/>
              </w:rPr>
              <w:t>P13138 – eCL restrict notifications of failed scorecards</w:t>
            </w:r>
          </w:p>
          <w:p w14:paraId="3F8B4EFB" w14:textId="77777777" w:rsidR="000C18FA" w:rsidRDefault="000C18FA" w:rsidP="008B1B25">
            <w:pPr>
              <w:pStyle w:val="hdr1"/>
              <w:spacing w:before="0"/>
              <w:ind w:left="0"/>
              <w:jc w:val="left"/>
              <w:rPr>
                <w:szCs w:val="24"/>
              </w:rPr>
            </w:pPr>
            <w:r>
              <w:rPr>
                <w:szCs w:val="24"/>
              </w:rPr>
              <w:t>Updated the following</w:t>
            </w:r>
          </w:p>
          <w:p w14:paraId="0A5D4E52" w14:textId="77777777" w:rsidR="001C3C1E" w:rsidRDefault="001C3C1E" w:rsidP="008B1B25">
            <w:pPr>
              <w:pStyle w:val="hdr1"/>
              <w:spacing w:before="0"/>
              <w:ind w:left="0"/>
              <w:jc w:val="left"/>
              <w:rPr>
                <w:szCs w:val="24"/>
              </w:rPr>
            </w:pPr>
            <w:r>
              <w:rPr>
                <w:szCs w:val="24"/>
              </w:rPr>
              <w:t>V System Generated Emails</w:t>
            </w:r>
          </w:p>
          <w:p w14:paraId="5A5050C2" w14:textId="77777777" w:rsidR="000C18FA" w:rsidRDefault="000C18FA" w:rsidP="008B1B25">
            <w:pPr>
              <w:pStyle w:val="hdr1"/>
              <w:spacing w:before="0"/>
              <w:ind w:left="0"/>
              <w:jc w:val="left"/>
              <w:rPr>
                <w:szCs w:val="24"/>
              </w:rPr>
            </w:pPr>
            <w:r>
              <w:rPr>
                <w:szCs w:val="24"/>
              </w:rPr>
              <w:t xml:space="preserve">VII IQS (Data Feed\Form Entry </w:t>
            </w:r>
          </w:p>
          <w:p w14:paraId="05C99E90" w14:textId="28894A36" w:rsidR="000C18FA" w:rsidRDefault="000C18FA" w:rsidP="008B1B25">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8B1B25">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8B1B25">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8B1B25">
            <w:pPr>
              <w:pStyle w:val="hdr1"/>
              <w:spacing w:before="0"/>
              <w:ind w:left="0"/>
              <w:jc w:val="left"/>
              <w:rPr>
                <w:szCs w:val="24"/>
              </w:rPr>
            </w:pPr>
            <w:r w:rsidRPr="00A4215F">
              <w:rPr>
                <w:szCs w:val="24"/>
              </w:rPr>
              <w:t>P13218 – Display web server time zone</w:t>
            </w:r>
          </w:p>
          <w:p w14:paraId="74924F27" w14:textId="77777777" w:rsidR="00A4215F" w:rsidRDefault="00A4215F" w:rsidP="008B1B25">
            <w:pPr>
              <w:pStyle w:val="hdr1"/>
              <w:spacing w:before="0"/>
              <w:ind w:left="0"/>
              <w:jc w:val="left"/>
              <w:rPr>
                <w:szCs w:val="24"/>
              </w:rPr>
            </w:pPr>
            <w:r>
              <w:rPr>
                <w:szCs w:val="24"/>
              </w:rPr>
              <w:t>Updated the following</w:t>
            </w:r>
          </w:p>
          <w:p w14:paraId="7B8D8AAC" w14:textId="77777777" w:rsidR="00A4215F" w:rsidRDefault="00A4215F" w:rsidP="008B1B25">
            <w:pPr>
              <w:pStyle w:val="hdr1"/>
              <w:spacing w:before="0"/>
              <w:ind w:left="0"/>
              <w:jc w:val="left"/>
              <w:rPr>
                <w:szCs w:val="24"/>
              </w:rPr>
            </w:pPr>
            <w:r>
              <w:rPr>
                <w:szCs w:val="24"/>
              </w:rPr>
              <w:t>I CSR Dashboard</w:t>
            </w:r>
          </w:p>
          <w:p w14:paraId="000DE70B" w14:textId="77777777" w:rsidR="00A4215F" w:rsidRDefault="00A4215F" w:rsidP="008B1B25">
            <w:pPr>
              <w:pStyle w:val="hdr1"/>
              <w:spacing w:before="0"/>
              <w:ind w:left="0"/>
              <w:jc w:val="left"/>
              <w:rPr>
                <w:szCs w:val="24"/>
              </w:rPr>
            </w:pPr>
            <w:r>
              <w:rPr>
                <w:szCs w:val="24"/>
              </w:rPr>
              <w:t>II Supervisor Dashboard</w:t>
            </w:r>
          </w:p>
          <w:p w14:paraId="6303DA1A" w14:textId="77777777" w:rsidR="00A4215F" w:rsidRDefault="00A4215F" w:rsidP="008B1B25">
            <w:pPr>
              <w:pStyle w:val="hdr1"/>
              <w:spacing w:before="0"/>
              <w:ind w:left="0"/>
              <w:jc w:val="left"/>
              <w:rPr>
                <w:szCs w:val="24"/>
              </w:rPr>
            </w:pPr>
            <w:r>
              <w:rPr>
                <w:szCs w:val="24"/>
              </w:rPr>
              <w:t>III Manager Dashboard</w:t>
            </w:r>
          </w:p>
          <w:p w14:paraId="2CA3FF79" w14:textId="77777777" w:rsidR="00A4215F" w:rsidRDefault="00A4215F" w:rsidP="008B1B25">
            <w:pPr>
              <w:pStyle w:val="hdr1"/>
              <w:spacing w:before="0"/>
              <w:ind w:left="0"/>
              <w:jc w:val="left"/>
              <w:rPr>
                <w:szCs w:val="24"/>
              </w:rPr>
            </w:pPr>
            <w:r>
              <w:rPr>
                <w:szCs w:val="24"/>
              </w:rPr>
              <w:t>IV Quality\Training Supervisor Dashboard</w:t>
            </w:r>
          </w:p>
          <w:p w14:paraId="14161975" w14:textId="77777777" w:rsidR="00A4215F" w:rsidRDefault="00A4215F" w:rsidP="008B1B25">
            <w:pPr>
              <w:pStyle w:val="hdr1"/>
              <w:spacing w:before="0"/>
              <w:ind w:left="0"/>
              <w:jc w:val="left"/>
              <w:rPr>
                <w:szCs w:val="24"/>
              </w:rPr>
            </w:pPr>
            <w:r>
              <w:rPr>
                <w:szCs w:val="24"/>
              </w:rPr>
              <w:t>V Support Staff Dashboard</w:t>
            </w:r>
          </w:p>
          <w:p w14:paraId="38A5EA36" w14:textId="2EDB6211" w:rsidR="00A4215F" w:rsidRDefault="00A4215F" w:rsidP="008B1B25">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8B1B25">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8B1B25">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8B1B25">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8B1B25">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8B1B25">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8B1B25">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8B1B25">
            <w:pPr>
              <w:pStyle w:val="hdr1"/>
              <w:spacing w:before="0"/>
              <w:ind w:left="0"/>
              <w:jc w:val="left"/>
              <w:rPr>
                <w:szCs w:val="24"/>
              </w:rPr>
            </w:pPr>
            <w:r>
              <w:rPr>
                <w:szCs w:val="24"/>
              </w:rPr>
              <w:t>P13263 – eCL FFM ARC job codes to submit</w:t>
            </w:r>
          </w:p>
          <w:p w14:paraId="3B919065" w14:textId="5C830782" w:rsidR="00B451F0" w:rsidRPr="00C1277D" w:rsidRDefault="00B451F0" w:rsidP="008B1B25">
            <w:pPr>
              <w:pStyle w:val="hdr1"/>
              <w:spacing w:before="0"/>
              <w:ind w:left="0"/>
              <w:jc w:val="left"/>
              <w:rPr>
                <w:szCs w:val="24"/>
              </w:rPr>
            </w:pPr>
            <w:r>
              <w:rPr>
                <w:szCs w:val="24"/>
              </w:rPr>
              <w:t xml:space="preserve">IV Layouts, Dashboard Permissions Criteria </w:t>
            </w:r>
            <w:r w:rsidR="003D3157">
              <w:rPr>
                <w:szCs w:val="24"/>
              </w:rPr>
              <w:t>–</w:t>
            </w:r>
            <w:r>
              <w:rPr>
                <w:szCs w:val="24"/>
              </w:rPr>
              <w:t xml:space="preserve">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8B1B25">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8B1B25">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8B1B25">
            <w:pPr>
              <w:pStyle w:val="hdr1"/>
              <w:spacing w:before="0"/>
              <w:ind w:left="0"/>
              <w:jc w:val="left"/>
              <w:rPr>
                <w:szCs w:val="24"/>
              </w:rPr>
            </w:pPr>
            <w:r>
              <w:rPr>
                <w:szCs w:val="24"/>
              </w:rPr>
              <w:t>P13263 – eCL FFM ARC job codes to submit</w:t>
            </w:r>
          </w:p>
          <w:p w14:paraId="7590B05C" w14:textId="4686641C" w:rsidR="00E70F3D" w:rsidRDefault="00E70F3D" w:rsidP="008B1B25">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8B1B25">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8B1B25">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8B1B25">
            <w:pPr>
              <w:pStyle w:val="hdr1"/>
              <w:spacing w:before="0"/>
              <w:ind w:left="0"/>
              <w:jc w:val="left"/>
              <w:rPr>
                <w:szCs w:val="24"/>
              </w:rPr>
            </w:pPr>
            <w:r>
              <w:rPr>
                <w:szCs w:val="24"/>
              </w:rPr>
              <w:t>eCL Phase 2 – Supervisor and Quality</w:t>
            </w:r>
          </w:p>
          <w:p w14:paraId="36F1837C" w14:textId="77777777" w:rsidR="0013046F" w:rsidRDefault="0036195B" w:rsidP="008B1B25">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8B1B25">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8B1B25">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8B1B25">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8B1B25">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8B1B25">
            <w:pPr>
              <w:pStyle w:val="hdr1"/>
              <w:spacing w:before="0"/>
              <w:ind w:left="0"/>
              <w:jc w:val="left"/>
              <w:rPr>
                <w:szCs w:val="24"/>
              </w:rPr>
            </w:pPr>
            <w:r w:rsidRPr="006868B1">
              <w:rPr>
                <w:szCs w:val="24"/>
              </w:rPr>
              <w:t>P13386 – eCL FFM ARC Submit</w:t>
            </w:r>
          </w:p>
          <w:p w14:paraId="2A23520A" w14:textId="02CD3D32" w:rsidR="006868B1" w:rsidRDefault="006868B1" w:rsidP="008B1B25">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8B1B25">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8B1B25">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8B1B25">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8B1B25">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8B1B25">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8B1B25">
            <w:pPr>
              <w:pStyle w:val="hdr1"/>
              <w:spacing w:before="0"/>
              <w:ind w:left="0"/>
              <w:jc w:val="left"/>
              <w:rPr>
                <w:szCs w:val="24"/>
              </w:rPr>
            </w:pPr>
            <w:r>
              <w:rPr>
                <w:szCs w:val="24"/>
              </w:rPr>
              <w:t>P13506 – eCL CSR ARC Submit</w:t>
            </w:r>
          </w:p>
          <w:p w14:paraId="7F1768E7" w14:textId="32D7E170" w:rsidR="00F46E2D" w:rsidRDefault="00F46E2D" w:rsidP="008B1B25">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8B1B25">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8B1B25">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8B1B25">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8B1B25">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8B1B25">
            <w:pPr>
              <w:pStyle w:val="hdr1"/>
              <w:spacing w:before="0"/>
              <w:ind w:left="0"/>
              <w:jc w:val="left"/>
              <w:rPr>
                <w:szCs w:val="24"/>
              </w:rPr>
            </w:pPr>
            <w:r>
              <w:rPr>
                <w:szCs w:val="24"/>
              </w:rPr>
              <w:t xml:space="preserve">I Product Description, </w:t>
            </w:r>
          </w:p>
          <w:p w14:paraId="4C48D500" w14:textId="0BF33FE6" w:rsidR="008D6F0A" w:rsidRDefault="005D2D03" w:rsidP="008B1B25">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8B1B25">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8B1B25">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8B1B25">
            <w:pPr>
              <w:pStyle w:val="hdr1"/>
              <w:spacing w:before="0"/>
              <w:ind w:left="0"/>
              <w:jc w:val="left"/>
              <w:rPr>
                <w:szCs w:val="24"/>
              </w:rPr>
            </w:pPr>
            <w:r>
              <w:rPr>
                <w:szCs w:val="24"/>
              </w:rPr>
              <w:lastRenderedPageBreak/>
              <w:t xml:space="preserve">IV.I Employee Dashboard, </w:t>
            </w:r>
          </w:p>
          <w:p w14:paraId="49207FD3" w14:textId="77777777" w:rsidR="008D6F0A" w:rsidRDefault="005D2D03" w:rsidP="008B1B25">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8B1B25">
            <w:pPr>
              <w:pStyle w:val="hdr1"/>
              <w:spacing w:before="0"/>
              <w:ind w:left="0"/>
              <w:jc w:val="left"/>
              <w:rPr>
                <w:szCs w:val="24"/>
              </w:rPr>
            </w:pPr>
            <w:r>
              <w:rPr>
                <w:szCs w:val="24"/>
              </w:rPr>
              <w:t xml:space="preserve">IV.V Support Staff Dashboard, </w:t>
            </w:r>
          </w:p>
          <w:p w14:paraId="1B067F0E" w14:textId="77777777" w:rsidR="008D6F0A" w:rsidRDefault="005D2D03" w:rsidP="008B1B25">
            <w:pPr>
              <w:pStyle w:val="hdr1"/>
              <w:spacing w:before="0"/>
              <w:ind w:left="0"/>
              <w:jc w:val="left"/>
              <w:rPr>
                <w:szCs w:val="24"/>
              </w:rPr>
            </w:pPr>
            <w:r>
              <w:rPr>
                <w:szCs w:val="24"/>
              </w:rPr>
              <w:t xml:space="preserve">IV.VI Historical Reporting Dashboard, </w:t>
            </w:r>
          </w:p>
          <w:p w14:paraId="67BB2C91" w14:textId="77777777" w:rsidR="008D6F0A" w:rsidRDefault="005D2D03" w:rsidP="008B1B25">
            <w:pPr>
              <w:pStyle w:val="hdr1"/>
              <w:spacing w:before="0"/>
              <w:ind w:left="0"/>
              <w:jc w:val="left"/>
              <w:rPr>
                <w:szCs w:val="24"/>
              </w:rPr>
            </w:pPr>
            <w:r>
              <w:rPr>
                <w:szCs w:val="24"/>
              </w:rPr>
              <w:t xml:space="preserve">VII Review Page Informational Display, </w:t>
            </w:r>
          </w:p>
          <w:p w14:paraId="11FC7CE2" w14:textId="77777777" w:rsidR="008D6F0A" w:rsidRDefault="005D2D03" w:rsidP="008B1B25">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8B1B25">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8B1B25">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8B1B25">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8B1B25">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8B1B25">
            <w:pPr>
              <w:pStyle w:val="hdr1"/>
              <w:spacing w:before="0"/>
              <w:ind w:left="0"/>
              <w:jc w:val="left"/>
              <w:rPr>
                <w:szCs w:val="24"/>
              </w:rPr>
            </w:pPr>
            <w:r>
              <w:rPr>
                <w:szCs w:val="24"/>
              </w:rPr>
              <w:t>P13515 – eCL eMail Mappings</w:t>
            </w:r>
          </w:p>
          <w:p w14:paraId="33D4D66E" w14:textId="5D7A1B30" w:rsidR="00B95C82" w:rsidRPr="00B95C82" w:rsidRDefault="00B95C82" w:rsidP="008B1B25">
            <w:pPr>
              <w:pStyle w:val="hdr1"/>
              <w:spacing w:before="0"/>
              <w:ind w:left="0"/>
              <w:jc w:val="left"/>
              <w:rPr>
                <w:szCs w:val="24"/>
              </w:rPr>
            </w:pPr>
            <w:r w:rsidRPr="00B95C82">
              <w:rPr>
                <w:szCs w:val="24"/>
              </w:rPr>
              <w:t xml:space="preserve">II Customer Requirements </w:t>
            </w:r>
            <w:r w:rsidR="003D3157">
              <w:rPr>
                <w:szCs w:val="24"/>
              </w:rPr>
              <w:t>–</w:t>
            </w:r>
            <w:r w:rsidRPr="00B95C82">
              <w:rPr>
                <w:szCs w:val="24"/>
              </w:rPr>
              <w:t xml:space="preserve"> Data Definitions</w:t>
            </w:r>
          </w:p>
          <w:p w14:paraId="0733009F" w14:textId="1BF4DA47" w:rsidR="00B95C82" w:rsidRPr="00B95C82" w:rsidRDefault="00B95C82" w:rsidP="008B1B25">
            <w:pPr>
              <w:pStyle w:val="hdr1"/>
              <w:spacing w:before="0"/>
              <w:ind w:left="0"/>
              <w:jc w:val="left"/>
              <w:rPr>
                <w:szCs w:val="24"/>
              </w:rPr>
            </w:pPr>
            <w:r w:rsidRPr="00B95C82">
              <w:rPr>
                <w:szCs w:val="24"/>
              </w:rPr>
              <w:t xml:space="preserve">76 EmailSent </w:t>
            </w:r>
            <w:r w:rsidR="003D3157">
              <w:rPr>
                <w:szCs w:val="24"/>
              </w:rPr>
              <w:t>–</w:t>
            </w:r>
            <w:r w:rsidRPr="00B95C82">
              <w:rPr>
                <w:szCs w:val="24"/>
              </w:rPr>
              <w:t xml:space="preserve"> added Employee and removed Only for SubCoachingSource = Supervisor Coaching/Manager Coaching</w:t>
            </w:r>
          </w:p>
          <w:p w14:paraId="4AAB9240" w14:textId="47DAEBAB" w:rsidR="00B95C82" w:rsidRPr="00B95C82" w:rsidRDefault="00B95C82" w:rsidP="008B1B25">
            <w:pPr>
              <w:pStyle w:val="hdr1"/>
              <w:spacing w:before="0"/>
              <w:ind w:left="0"/>
              <w:jc w:val="left"/>
              <w:rPr>
                <w:szCs w:val="24"/>
              </w:rPr>
            </w:pPr>
            <w:r w:rsidRPr="00B95C82">
              <w:rPr>
                <w:szCs w:val="24"/>
              </w:rPr>
              <w:t xml:space="preserve">II Customer Requirements </w:t>
            </w:r>
            <w:r w:rsidR="003D3157">
              <w:rPr>
                <w:szCs w:val="24"/>
              </w:rPr>
              <w:t>–</w:t>
            </w:r>
            <w:r w:rsidRPr="00B95C82">
              <w:rPr>
                <w:szCs w:val="24"/>
              </w:rPr>
              <w:t xml:space="preserve"> User Interface Controls</w:t>
            </w:r>
          </w:p>
          <w:p w14:paraId="33168DD2" w14:textId="0F0FD532" w:rsidR="00B95C82" w:rsidRPr="00B95C82" w:rsidRDefault="00B95C82" w:rsidP="008B1B25">
            <w:pPr>
              <w:pStyle w:val="hdr1"/>
              <w:spacing w:before="0"/>
              <w:ind w:left="0"/>
              <w:jc w:val="left"/>
              <w:rPr>
                <w:szCs w:val="24"/>
              </w:rPr>
            </w:pPr>
            <w:r w:rsidRPr="00B95C82">
              <w:rPr>
                <w:szCs w:val="24"/>
              </w:rPr>
              <w:t xml:space="preserve">44 Submit </w:t>
            </w:r>
            <w:r w:rsidR="003D3157">
              <w:rPr>
                <w:szCs w:val="24"/>
              </w:rPr>
              <w:t>–</w:t>
            </w:r>
            <w:r w:rsidRPr="00B95C82">
              <w:rPr>
                <w:szCs w:val="24"/>
              </w:rPr>
              <w:t xml:space="preserve">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6061E463" w:rsidR="00B95C82" w:rsidRPr="00B95C82" w:rsidRDefault="00B95C82" w:rsidP="008B1B25">
            <w:pPr>
              <w:pStyle w:val="hdr1"/>
              <w:spacing w:before="0"/>
              <w:ind w:left="0"/>
              <w:jc w:val="left"/>
              <w:rPr>
                <w:szCs w:val="24"/>
              </w:rPr>
            </w:pPr>
            <w:r w:rsidRPr="00B95C82">
              <w:rPr>
                <w:szCs w:val="24"/>
              </w:rPr>
              <w:t xml:space="preserve">59 Submit </w:t>
            </w:r>
            <w:r w:rsidR="003D3157">
              <w:rPr>
                <w:szCs w:val="24"/>
              </w:rPr>
              <w:t>–</w:t>
            </w:r>
            <w:r w:rsidRPr="00B95C82">
              <w:rPr>
                <w:szCs w:val="24"/>
              </w:rPr>
              <w:t xml:space="preserve"> changed Employee to be the next lower level, removed If status is Pending...email is automatically sent</w:t>
            </w:r>
          </w:p>
          <w:p w14:paraId="0547959A" w14:textId="77777777" w:rsidR="00B95C82" w:rsidRPr="00B95C82" w:rsidRDefault="00B95C82" w:rsidP="008B1B25">
            <w:pPr>
              <w:pStyle w:val="hdr1"/>
              <w:spacing w:before="0"/>
              <w:ind w:left="0"/>
              <w:jc w:val="left"/>
              <w:rPr>
                <w:szCs w:val="24"/>
              </w:rPr>
            </w:pPr>
            <w:r w:rsidRPr="00B95C82">
              <w:rPr>
                <w:szCs w:val="24"/>
              </w:rPr>
              <w:t>V System Generated Emails</w:t>
            </w:r>
          </w:p>
          <w:p w14:paraId="2642EDBF" w14:textId="1E364994" w:rsidR="00B95C82" w:rsidRPr="00B95C82" w:rsidRDefault="00B95C82" w:rsidP="008B1B25">
            <w:pPr>
              <w:pStyle w:val="hdr1"/>
              <w:spacing w:before="0"/>
              <w:ind w:left="0"/>
              <w:jc w:val="left"/>
              <w:rPr>
                <w:szCs w:val="24"/>
              </w:rPr>
            </w:pPr>
            <w:r w:rsidRPr="00B95C82">
              <w:rPr>
                <w:szCs w:val="24"/>
              </w:rPr>
              <w:t xml:space="preserve">I Pending Supervisor Review </w:t>
            </w:r>
            <w:r w:rsidR="003D3157">
              <w:rPr>
                <w:szCs w:val="24"/>
              </w:rPr>
              <w:t>–</w:t>
            </w:r>
            <w:r w:rsidRPr="00B95C82">
              <w:rPr>
                <w:szCs w:val="24"/>
              </w:rPr>
              <w:t xml:space="preserve"> changed condition for Pending Supervisor Review</w:t>
            </w:r>
          </w:p>
          <w:p w14:paraId="70A776B7" w14:textId="6BBCBB61" w:rsidR="00B95C82" w:rsidRPr="00B95C82" w:rsidRDefault="00B95C82" w:rsidP="008B1B25">
            <w:pPr>
              <w:pStyle w:val="hdr1"/>
              <w:spacing w:before="0"/>
              <w:ind w:left="0"/>
              <w:jc w:val="left"/>
              <w:rPr>
                <w:szCs w:val="24"/>
              </w:rPr>
            </w:pPr>
            <w:r w:rsidRPr="00B95C82">
              <w:rPr>
                <w:szCs w:val="24"/>
              </w:rPr>
              <w:t xml:space="preserve">II Pending Manager Review </w:t>
            </w:r>
            <w:r w:rsidR="003D3157">
              <w:rPr>
                <w:szCs w:val="24"/>
              </w:rPr>
              <w:t>–</w:t>
            </w:r>
            <w:r w:rsidRPr="00B95C82">
              <w:rPr>
                <w:szCs w:val="24"/>
              </w:rPr>
              <w:t xml:space="preserve"> changed condition for Pending Manager Review</w:t>
            </w:r>
          </w:p>
          <w:p w14:paraId="6382403A" w14:textId="77881449" w:rsidR="00B95C82" w:rsidRPr="00B95C82" w:rsidRDefault="00B95C82" w:rsidP="008B1B25">
            <w:pPr>
              <w:pStyle w:val="hdr1"/>
              <w:spacing w:before="0"/>
              <w:ind w:left="0"/>
              <w:jc w:val="left"/>
              <w:rPr>
                <w:szCs w:val="24"/>
              </w:rPr>
            </w:pPr>
            <w:r w:rsidRPr="00B95C82">
              <w:rPr>
                <w:szCs w:val="24"/>
              </w:rPr>
              <w:t xml:space="preserve">III Pending Employee Review </w:t>
            </w:r>
            <w:r w:rsidR="003D3157">
              <w:rPr>
                <w:szCs w:val="24"/>
              </w:rPr>
              <w:t>–</w:t>
            </w:r>
            <w:r w:rsidRPr="00B95C82">
              <w:rPr>
                <w:szCs w:val="24"/>
              </w:rPr>
              <w:t xml:space="preserve"> changed condition for Pending Employee Review</w:t>
            </w:r>
          </w:p>
          <w:p w14:paraId="34781F77" w14:textId="3AB22A93" w:rsidR="00B95C82" w:rsidRDefault="00B95C82" w:rsidP="008B1B25">
            <w:pPr>
              <w:pStyle w:val="hdr1"/>
              <w:spacing w:before="0"/>
              <w:ind w:left="0"/>
              <w:jc w:val="left"/>
              <w:rPr>
                <w:szCs w:val="24"/>
              </w:rPr>
            </w:pPr>
            <w:r w:rsidRPr="00B95C82">
              <w:rPr>
                <w:szCs w:val="24"/>
              </w:rPr>
              <w:t xml:space="preserve">IV No Email </w:t>
            </w:r>
            <w:r w:rsidR="003D3157">
              <w:rPr>
                <w:szCs w:val="24"/>
              </w:rPr>
              <w:t>–</w:t>
            </w:r>
            <w:r w:rsidRPr="00B95C82">
              <w:rPr>
                <w:szCs w:val="24"/>
              </w:rPr>
              <w:t xml:space="preserve"> changed for no email sent</w:t>
            </w:r>
          </w:p>
          <w:p w14:paraId="04567819" w14:textId="1A62E3CF" w:rsidR="00660C20" w:rsidRDefault="00660C20" w:rsidP="008B1B25">
            <w:pPr>
              <w:pStyle w:val="hdr1"/>
              <w:spacing w:before="0"/>
              <w:ind w:left="0"/>
              <w:jc w:val="left"/>
              <w:rPr>
                <w:szCs w:val="24"/>
              </w:rPr>
            </w:pPr>
            <w:r w:rsidRPr="00660C20">
              <w:rPr>
                <w:szCs w:val="24"/>
              </w:rPr>
              <w:t xml:space="preserve">VI Outliers (Data Feed\Form Entry) </w:t>
            </w:r>
            <w:r w:rsidR="003D3157">
              <w:rPr>
                <w:szCs w:val="24"/>
              </w:rPr>
              <w:t>–</w:t>
            </w:r>
            <w:r w:rsidRPr="00660C20">
              <w:rPr>
                <w:szCs w:val="24"/>
              </w:rPr>
              <w:t xml:space="preserve"> added heading and note for Pending Acknowledgement</w:t>
            </w:r>
          </w:p>
          <w:p w14:paraId="5A42EFE9" w14:textId="0EC1A3F2" w:rsidR="00B95C82" w:rsidRDefault="00B95C82" w:rsidP="008B1B25">
            <w:pPr>
              <w:pStyle w:val="hdr1"/>
              <w:spacing w:before="0"/>
              <w:ind w:left="0"/>
              <w:jc w:val="left"/>
              <w:rPr>
                <w:szCs w:val="24"/>
              </w:rPr>
            </w:pPr>
            <w:r w:rsidRPr="00B95C82">
              <w:rPr>
                <w:szCs w:val="24"/>
              </w:rPr>
              <w:t xml:space="preserve">VII IQS (Data Feed) </w:t>
            </w:r>
            <w:r w:rsidR="003D3157">
              <w:rPr>
                <w:szCs w:val="24"/>
              </w:rPr>
              <w:t>–</w:t>
            </w:r>
            <w:r w:rsidRPr="00B95C82">
              <w:rPr>
                <w:szCs w:val="24"/>
              </w:rPr>
              <w:t xml:space="preserve"> added email notifications section</w:t>
            </w:r>
          </w:p>
        </w:tc>
        <w:tc>
          <w:tcPr>
            <w:tcW w:w="1530" w:type="dxa"/>
          </w:tcPr>
          <w:p w14:paraId="54FA96E2" w14:textId="68C636EF" w:rsidR="00B12002" w:rsidRDefault="00B12002" w:rsidP="008B1B25">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8B1B25">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8B1B25">
            <w:pPr>
              <w:pStyle w:val="hdr1"/>
              <w:spacing w:before="0"/>
              <w:ind w:left="0"/>
              <w:jc w:val="left"/>
              <w:rPr>
                <w:szCs w:val="24"/>
              </w:rPr>
            </w:pPr>
            <w:r>
              <w:rPr>
                <w:szCs w:val="24"/>
              </w:rPr>
              <w:t>P13479 – eCL Warning Coaching Logs for CSRs</w:t>
            </w:r>
          </w:p>
          <w:p w14:paraId="360D799E" w14:textId="56186248" w:rsidR="00A071B8" w:rsidRPr="00A071B8" w:rsidRDefault="00A071B8" w:rsidP="008B1B25">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8B1B25">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20149558" w:rsidR="00A071B8" w:rsidRPr="00A071B8" w:rsidRDefault="00A071B8" w:rsidP="008B1B25">
            <w:pPr>
              <w:pStyle w:val="hdr1"/>
              <w:spacing w:before="0"/>
              <w:ind w:left="0"/>
              <w:jc w:val="left"/>
              <w:rPr>
                <w:szCs w:val="24"/>
              </w:rPr>
            </w:pPr>
            <w:r w:rsidRPr="00A071B8">
              <w:rPr>
                <w:szCs w:val="24"/>
              </w:rPr>
              <w:t xml:space="preserve">III Program Requirements (D </w:t>
            </w:r>
            <w:r w:rsidR="003D3157">
              <w:rPr>
                <w:szCs w:val="24"/>
              </w:rPr>
              <w:t>–</w:t>
            </w:r>
            <w:r w:rsidRPr="00A071B8">
              <w:rPr>
                <w:szCs w:val="24"/>
              </w:rPr>
              <w:t xml:space="preserve"> second paragraph, F </w:t>
            </w:r>
            <w:r w:rsidR="003D3157">
              <w:rPr>
                <w:szCs w:val="24"/>
              </w:rPr>
              <w:t>–</w:t>
            </w:r>
            <w:r w:rsidRPr="00A071B8">
              <w:rPr>
                <w:szCs w:val="24"/>
              </w:rPr>
              <w:t xml:space="preserve"> labeled existing paragraph)</w:t>
            </w:r>
          </w:p>
          <w:p w14:paraId="0CAABA99" w14:textId="5A2A6686" w:rsidR="00A071B8" w:rsidRDefault="00A071B8" w:rsidP="008B1B25">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 xml:space="preserve">Criteria </w:t>
            </w:r>
            <w:r w:rsidR="003D3157">
              <w:rPr>
                <w:szCs w:val="24"/>
              </w:rPr>
              <w:t>–</w:t>
            </w:r>
            <w:r w:rsidRPr="00A071B8">
              <w:rPr>
                <w:szCs w:val="24"/>
              </w:rPr>
              <w:t xml:space="preserve"> Main Dashboard Review, II Supervisor Dashboard, III Manager Dashboard, VI Historical Reporting Dashboard, VII Review Page Informational Display)</w:t>
            </w:r>
          </w:p>
        </w:tc>
        <w:tc>
          <w:tcPr>
            <w:tcW w:w="1530" w:type="dxa"/>
          </w:tcPr>
          <w:p w14:paraId="0CC52D38" w14:textId="3EDEB886" w:rsidR="00B311A6" w:rsidRDefault="00B311A6" w:rsidP="008B1B25">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8B1B25">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8B1B25">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8B1B25">
            <w:pPr>
              <w:pStyle w:val="hdr1"/>
              <w:spacing w:before="0"/>
              <w:ind w:left="0"/>
              <w:jc w:val="left"/>
              <w:rPr>
                <w:szCs w:val="24"/>
              </w:rPr>
            </w:pPr>
            <w:r>
              <w:rPr>
                <w:szCs w:val="24"/>
              </w:rPr>
              <w:lastRenderedPageBreak/>
              <w:t>I Product Description (first paragraph)</w:t>
            </w:r>
          </w:p>
          <w:p w14:paraId="590D28E4" w14:textId="13295D67" w:rsidR="00A46CBB" w:rsidRDefault="00A46CBB"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0B7C3212" w:rsidR="005F76F0" w:rsidRPr="00A071B8" w:rsidRDefault="005F76F0" w:rsidP="008B1B25">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 xml:space="preserve">D </w:t>
            </w:r>
            <w:r w:rsidR="003D3157">
              <w:rPr>
                <w:szCs w:val="24"/>
              </w:rPr>
              <w:t>–</w:t>
            </w:r>
            <w:r w:rsidRPr="00A071B8">
              <w:rPr>
                <w:szCs w:val="24"/>
              </w:rPr>
              <w:t xml:space="preserve"> second paragraph)</w:t>
            </w:r>
          </w:p>
          <w:p w14:paraId="44FC9807" w14:textId="5322AA2A" w:rsidR="00481B9C" w:rsidRDefault="00A46CBB" w:rsidP="008B1B25">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8B1B25">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8B1B25">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8B1B25">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8B1B25">
            <w:pPr>
              <w:pStyle w:val="hdr1"/>
              <w:spacing w:before="0"/>
              <w:ind w:left="0"/>
              <w:jc w:val="left"/>
              <w:rPr>
                <w:szCs w:val="24"/>
              </w:rPr>
            </w:pPr>
            <w:r>
              <w:rPr>
                <w:szCs w:val="24"/>
              </w:rPr>
              <w:t>I Product Description (first paragraph)</w:t>
            </w:r>
          </w:p>
          <w:p w14:paraId="59D7ED11" w14:textId="15FD6C63" w:rsidR="001967B7" w:rsidRDefault="001967B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8B1B25">
            <w:pPr>
              <w:pStyle w:val="hdr1"/>
              <w:spacing w:before="0"/>
              <w:ind w:left="0"/>
              <w:jc w:val="left"/>
              <w:rPr>
                <w:szCs w:val="24"/>
              </w:rPr>
            </w:pPr>
            <w:r w:rsidRPr="00A071B8">
              <w:rPr>
                <w:szCs w:val="24"/>
              </w:rPr>
              <w:t>IV Layouts (Direct Coaching – Pr</w:t>
            </w:r>
            <w:r>
              <w:rPr>
                <w:szCs w:val="24"/>
              </w:rPr>
              <w:t>ogressive Disciplinary Warning)</w:t>
            </w:r>
          </w:p>
          <w:p w14:paraId="518EC1F5" w14:textId="3C6D58AB" w:rsidR="001967B7" w:rsidRDefault="001967B7" w:rsidP="008B1B25">
            <w:pPr>
              <w:pStyle w:val="hdr1"/>
              <w:spacing w:before="0"/>
              <w:ind w:left="0"/>
              <w:jc w:val="left"/>
              <w:rPr>
                <w:szCs w:val="24"/>
              </w:rPr>
            </w:pPr>
            <w:r w:rsidRPr="00B95C82">
              <w:rPr>
                <w:szCs w:val="24"/>
              </w:rPr>
              <w:t>V System Generated Emails</w:t>
            </w:r>
            <w:r>
              <w:rPr>
                <w:szCs w:val="24"/>
              </w:rPr>
              <w:t xml:space="preserve"> </w:t>
            </w:r>
            <w:r w:rsidR="003D3157">
              <w:rPr>
                <w:szCs w:val="24"/>
              </w:rPr>
              <w:t>–</w:t>
            </w:r>
            <w:r>
              <w:rPr>
                <w:szCs w:val="24"/>
              </w:rPr>
              <w:t xml:space="preserve"> </w:t>
            </w:r>
            <w:r w:rsidRPr="00B95C82">
              <w:rPr>
                <w:szCs w:val="24"/>
              </w:rPr>
              <w:t xml:space="preserve">IV No Email </w:t>
            </w:r>
          </w:p>
        </w:tc>
        <w:tc>
          <w:tcPr>
            <w:tcW w:w="1530" w:type="dxa"/>
          </w:tcPr>
          <w:p w14:paraId="6CB3B243" w14:textId="2EA29D1E" w:rsidR="00AC7B11" w:rsidRDefault="00AC7B11" w:rsidP="008B1B25">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8B1B25">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8B1B25">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8B1B25">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8B1B25">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8B1B25">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8B1B25">
            <w:pPr>
              <w:pStyle w:val="hdr1"/>
              <w:spacing w:before="0"/>
              <w:ind w:left="0"/>
              <w:jc w:val="left"/>
              <w:rPr>
                <w:szCs w:val="24"/>
              </w:rPr>
            </w:pPr>
            <w:r>
              <w:rPr>
                <w:szCs w:val="24"/>
              </w:rPr>
              <w:t>P13622 – eCL OMR SOP Link in review page</w:t>
            </w:r>
          </w:p>
          <w:p w14:paraId="519FAA44" w14:textId="77777777" w:rsidR="000A46CA" w:rsidRDefault="000A46CA" w:rsidP="008B1B25">
            <w:pPr>
              <w:pStyle w:val="hdr1"/>
              <w:spacing w:before="0"/>
              <w:ind w:left="0"/>
              <w:jc w:val="left"/>
              <w:rPr>
                <w:szCs w:val="24"/>
              </w:rPr>
            </w:pPr>
            <w:r>
              <w:rPr>
                <w:szCs w:val="24"/>
              </w:rPr>
              <w:t>Added link to following requirement</w:t>
            </w:r>
          </w:p>
          <w:p w14:paraId="10F5936E" w14:textId="120ABB3B" w:rsidR="000A46CA" w:rsidRDefault="000A46CA" w:rsidP="008B1B25">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8B1B25">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8B1B25">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8B1B25">
            <w:pPr>
              <w:pStyle w:val="hdr1"/>
              <w:spacing w:before="0"/>
              <w:ind w:left="0"/>
              <w:jc w:val="left"/>
              <w:rPr>
                <w:szCs w:val="24"/>
              </w:rPr>
            </w:pPr>
            <w:r>
              <w:rPr>
                <w:szCs w:val="24"/>
              </w:rPr>
              <w:t>P13622 – eCL OMR SOP Link in review page</w:t>
            </w:r>
          </w:p>
          <w:p w14:paraId="020D4825" w14:textId="0668A907" w:rsidR="00EC77B3" w:rsidRDefault="00EC77B3" w:rsidP="008B1B25">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8B1B25">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8B1B25">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8B1B25">
            <w:pPr>
              <w:pStyle w:val="hdr1"/>
              <w:spacing w:before="0"/>
              <w:ind w:left="0"/>
              <w:jc w:val="left"/>
              <w:rPr>
                <w:szCs w:val="24"/>
              </w:rPr>
            </w:pPr>
            <w:r>
              <w:rPr>
                <w:szCs w:val="24"/>
              </w:rPr>
              <w:t>P13653 – eCL LSA Module</w:t>
            </w:r>
          </w:p>
          <w:p w14:paraId="312EBEE9" w14:textId="77777777" w:rsidR="00265FEE" w:rsidRDefault="00265FEE" w:rsidP="008B1B25">
            <w:pPr>
              <w:pStyle w:val="hdr1"/>
              <w:spacing w:before="0"/>
              <w:ind w:left="0"/>
              <w:jc w:val="left"/>
              <w:rPr>
                <w:szCs w:val="24"/>
              </w:rPr>
            </w:pPr>
            <w:r>
              <w:rPr>
                <w:szCs w:val="24"/>
              </w:rPr>
              <w:t>Added or modified the following requirements:</w:t>
            </w:r>
          </w:p>
          <w:p w14:paraId="01F9497C" w14:textId="25BF8288" w:rsidR="00790416" w:rsidRDefault="00790416" w:rsidP="008B1B25">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8B1B25">
            <w:pPr>
              <w:pStyle w:val="hdr1"/>
              <w:spacing w:before="0"/>
              <w:ind w:left="0"/>
              <w:jc w:val="left"/>
              <w:rPr>
                <w:szCs w:val="24"/>
              </w:rPr>
            </w:pPr>
            <w:r>
              <w:rPr>
                <w:szCs w:val="24"/>
              </w:rPr>
              <w:t>IV Layouts Dashboard Permissions Criteria Main Dashboard</w:t>
            </w:r>
          </w:p>
          <w:p w14:paraId="06DCF0B0" w14:textId="695EC636" w:rsidR="00265FEE" w:rsidRDefault="00265FEE" w:rsidP="008B1B25">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8B1B25">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8B1B25">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8B1B25">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8B1B25">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8B1B25">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8B1B25">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8B1B25">
            <w:pPr>
              <w:pStyle w:val="hdr1"/>
              <w:spacing w:before="0"/>
              <w:ind w:left="0"/>
              <w:jc w:val="left"/>
              <w:rPr>
                <w:szCs w:val="24"/>
              </w:rPr>
            </w:pPr>
            <w:r>
              <w:rPr>
                <w:szCs w:val="24"/>
              </w:rPr>
              <w:t>P13479 – eCL Warning Coaching Logs for CSRs – updates from review</w:t>
            </w:r>
          </w:p>
          <w:p w14:paraId="49E0D8E2" w14:textId="77777777" w:rsidR="0035371C" w:rsidRDefault="00F430D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8B1B25">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8B1B25">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8B1B25">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8B1B25">
            <w:pPr>
              <w:pStyle w:val="hdr1"/>
              <w:spacing w:before="0"/>
              <w:ind w:left="0"/>
              <w:jc w:val="left"/>
              <w:rPr>
                <w:szCs w:val="24"/>
              </w:rPr>
            </w:pPr>
            <w:r>
              <w:rPr>
                <w:szCs w:val="24"/>
              </w:rPr>
              <w:t>P13609 – eCl for Quality Alignment Specialists</w:t>
            </w:r>
          </w:p>
          <w:p w14:paraId="27D44003" w14:textId="185102D8" w:rsidR="00BA4AA9" w:rsidRDefault="00BA4AA9" w:rsidP="008B1B25">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8B1B25">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8B1B25">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8B1B25">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8B1B25">
            <w:pPr>
              <w:pStyle w:val="hdr1"/>
              <w:spacing w:before="0"/>
              <w:ind w:left="0"/>
              <w:jc w:val="left"/>
              <w:rPr>
                <w:szCs w:val="24"/>
              </w:rPr>
            </w:pPr>
            <w:r>
              <w:rPr>
                <w:szCs w:val="24"/>
              </w:rPr>
              <w:t>P13624 – eCL Warnings 13 week inactivation</w:t>
            </w:r>
          </w:p>
          <w:p w14:paraId="3E07658D" w14:textId="01A61F89" w:rsidR="006A2B2E" w:rsidRDefault="006A2B2E" w:rsidP="008B1B25">
            <w:pPr>
              <w:pStyle w:val="hdr1"/>
              <w:spacing w:before="0"/>
              <w:ind w:left="0"/>
              <w:jc w:val="left"/>
              <w:rPr>
                <w:szCs w:val="24"/>
              </w:rPr>
            </w:pPr>
            <w:r w:rsidRPr="006A2B2E">
              <w:rPr>
                <w:szCs w:val="24"/>
              </w:rPr>
              <w:t xml:space="preserve">IV Layouts </w:t>
            </w:r>
            <w:r w:rsidR="003D3157">
              <w:rPr>
                <w:szCs w:val="24"/>
              </w:rPr>
              <w:t>–</w:t>
            </w:r>
            <w:r w:rsidRPr="006A2B2E">
              <w:rPr>
                <w:szCs w:val="24"/>
              </w:rPr>
              <w:t xml:space="preserve"> Dashboard Permissions Criteria</w:t>
            </w:r>
          </w:p>
          <w:p w14:paraId="0538A295" w14:textId="77777777" w:rsidR="006A2B2E" w:rsidRDefault="00CF06A9" w:rsidP="008B1B25">
            <w:pPr>
              <w:pStyle w:val="hdr1"/>
              <w:spacing w:before="0"/>
              <w:ind w:left="0"/>
              <w:jc w:val="left"/>
              <w:rPr>
                <w:szCs w:val="24"/>
              </w:rPr>
            </w:pPr>
            <w:r>
              <w:rPr>
                <w:szCs w:val="24"/>
              </w:rPr>
              <w:t>4.3.1 Inactivate Coaching Logs</w:t>
            </w:r>
          </w:p>
          <w:p w14:paraId="5BA82170" w14:textId="68C1DE75" w:rsidR="00CF06A9" w:rsidRDefault="00CF06A9" w:rsidP="008B1B25">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8B1B25">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8B1B25">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8B1B25">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8B1B25">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8B1B25">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8B1B25">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8B1B25">
            <w:pPr>
              <w:pStyle w:val="hdr1"/>
              <w:spacing w:before="0"/>
              <w:ind w:left="0"/>
              <w:jc w:val="left"/>
              <w:rPr>
                <w:szCs w:val="24"/>
              </w:rPr>
            </w:pPr>
            <w:r>
              <w:rPr>
                <w:szCs w:val="24"/>
              </w:rPr>
              <w:t>P13659 – eCL ETS Feed</w:t>
            </w:r>
          </w:p>
          <w:p w14:paraId="4C56EEA5" w14:textId="697576BA" w:rsidR="00886133" w:rsidRDefault="00886133" w:rsidP="008B1B25">
            <w:pPr>
              <w:pStyle w:val="hdr1"/>
              <w:spacing w:before="0"/>
              <w:ind w:left="0"/>
              <w:jc w:val="left"/>
              <w:rPr>
                <w:szCs w:val="24"/>
              </w:rPr>
            </w:pPr>
            <w:r>
              <w:rPr>
                <w:szCs w:val="24"/>
              </w:rPr>
              <w:t>Added the following requirements</w:t>
            </w:r>
          </w:p>
          <w:p w14:paraId="6720987E" w14:textId="77777777" w:rsidR="00886133" w:rsidRDefault="00886133" w:rsidP="008B1B25">
            <w:pPr>
              <w:pStyle w:val="hdr1"/>
              <w:spacing w:before="0"/>
              <w:ind w:left="0"/>
              <w:jc w:val="left"/>
              <w:rPr>
                <w:szCs w:val="24"/>
              </w:rPr>
            </w:pPr>
            <w:r>
              <w:rPr>
                <w:szCs w:val="24"/>
              </w:rPr>
              <w:t>2.1.5x Electronic Timecard System Data Feed (ETS)</w:t>
            </w:r>
          </w:p>
          <w:p w14:paraId="1B636FD0" w14:textId="7B551A45" w:rsidR="00886133" w:rsidRDefault="00886133" w:rsidP="008B1B25">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8B1B25">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8B1B25">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8B1B25">
            <w:pPr>
              <w:pStyle w:val="hdr1"/>
              <w:spacing w:before="0"/>
              <w:ind w:left="0"/>
              <w:jc w:val="left"/>
              <w:rPr>
                <w:szCs w:val="24"/>
              </w:rPr>
            </w:pPr>
            <w:r>
              <w:rPr>
                <w:szCs w:val="24"/>
              </w:rPr>
              <w:t>P13701 – IQS/eCL IQA Scorecards</w:t>
            </w:r>
          </w:p>
          <w:p w14:paraId="495DD604" w14:textId="77777777" w:rsidR="00C011D2" w:rsidRDefault="00C011D2" w:rsidP="008B1B25">
            <w:pPr>
              <w:pStyle w:val="hdr1"/>
              <w:spacing w:before="0"/>
              <w:ind w:left="0"/>
              <w:jc w:val="left"/>
              <w:rPr>
                <w:szCs w:val="24"/>
              </w:rPr>
            </w:pPr>
            <w:r>
              <w:rPr>
                <w:szCs w:val="24"/>
              </w:rPr>
              <w:t>Modified the following requirements</w:t>
            </w:r>
          </w:p>
          <w:p w14:paraId="563F722E" w14:textId="498F7D55" w:rsidR="006E59F0" w:rsidRDefault="006E59F0" w:rsidP="008B1B25">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8B1B25">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8B1B25">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8B1B25">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8B1B25">
            <w:pPr>
              <w:pStyle w:val="hdr1"/>
              <w:spacing w:before="0"/>
              <w:ind w:left="0"/>
              <w:jc w:val="left"/>
              <w:rPr>
                <w:szCs w:val="24"/>
              </w:rPr>
            </w:pPr>
            <w:r>
              <w:rPr>
                <w:szCs w:val="24"/>
              </w:rPr>
              <w:t>P13659 – eCL ETS Feed</w:t>
            </w:r>
          </w:p>
          <w:p w14:paraId="0F8B7871" w14:textId="6FC0C72C" w:rsidR="004103B9" w:rsidRDefault="004103B9" w:rsidP="008B1B25">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8B1B25">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8B1B25">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8B1B25">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8B1B25">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8B1B25">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8B1B25">
            <w:pPr>
              <w:pStyle w:val="hdr1"/>
              <w:spacing w:before="0"/>
              <w:ind w:left="0"/>
              <w:jc w:val="left"/>
              <w:rPr>
                <w:szCs w:val="24"/>
              </w:rPr>
            </w:pPr>
            <w:r>
              <w:rPr>
                <w:szCs w:val="24"/>
              </w:rPr>
              <w:t>P13631 – eCL Coaching Notes Overwritten</w:t>
            </w:r>
          </w:p>
          <w:p w14:paraId="5426BEC0" w14:textId="462138CD" w:rsidR="00C17F29" w:rsidRDefault="00C17F29" w:rsidP="008B1B25">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8B1B25">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8B1B25">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8B1B25">
            <w:pPr>
              <w:pStyle w:val="hdr1"/>
              <w:spacing w:before="0"/>
              <w:ind w:left="0"/>
              <w:jc w:val="left"/>
              <w:rPr>
                <w:szCs w:val="24"/>
              </w:rPr>
            </w:pPr>
            <w:r>
              <w:rPr>
                <w:szCs w:val="24"/>
              </w:rPr>
              <w:t>P13753 – eCL Access for Exec Mgmt</w:t>
            </w:r>
          </w:p>
          <w:p w14:paraId="723395CE" w14:textId="71DBDB8F" w:rsidR="00EB02DD" w:rsidRPr="00020991" w:rsidRDefault="00EB02DD" w:rsidP="008B1B25">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w:t>
            </w:r>
            <w:r w:rsidR="003D3157">
              <w:rPr>
                <w:szCs w:val="24"/>
              </w:rPr>
              <w:t>–</w:t>
            </w:r>
            <w:r>
              <w:rPr>
                <w:szCs w:val="24"/>
              </w:rPr>
              <w:t xml:space="preserve"> </w:t>
            </w:r>
            <w:r w:rsidRPr="00020991">
              <w:rPr>
                <w:szCs w:val="24"/>
              </w:rPr>
              <w:t xml:space="preserve">Manager Level users </w:t>
            </w:r>
            <w:r w:rsidR="003D3157">
              <w:rPr>
                <w:szCs w:val="24"/>
              </w:rPr>
              <w:t>–</w:t>
            </w:r>
            <w:r w:rsidRPr="00020991">
              <w:rPr>
                <w:szCs w:val="24"/>
              </w:rPr>
              <w:t xml:space="preserve"> added WPWL*</w:t>
            </w:r>
          </w:p>
          <w:p w14:paraId="67A26253" w14:textId="1B554D04" w:rsidR="00EB02DD" w:rsidRDefault="00EB02DD" w:rsidP="008B1B25">
            <w:pPr>
              <w:pStyle w:val="hdr1"/>
              <w:spacing w:before="0"/>
              <w:ind w:left="0"/>
              <w:jc w:val="left"/>
              <w:rPr>
                <w:szCs w:val="24"/>
              </w:rPr>
            </w:pPr>
            <w:r w:rsidRPr="00020991">
              <w:rPr>
                <w:szCs w:val="24"/>
              </w:rPr>
              <w:t xml:space="preserve">2.2.1.13 Access to submission </w:t>
            </w:r>
            <w:r w:rsidR="003D3157">
              <w:rPr>
                <w:szCs w:val="24"/>
              </w:rPr>
              <w:t>–</w:t>
            </w:r>
            <w:r w:rsidRPr="00020991">
              <w:rPr>
                <w:szCs w:val="24"/>
              </w:rPr>
              <w:t xml:space="preserve"> Sr Manager</w:t>
            </w:r>
            <w:r>
              <w:rPr>
                <w:szCs w:val="24"/>
              </w:rPr>
              <w:t xml:space="preserve"> </w:t>
            </w:r>
            <w:r w:rsidR="003D3157">
              <w:rPr>
                <w:szCs w:val="24"/>
              </w:rPr>
              <w:t>–</w:t>
            </w:r>
            <w:r>
              <w:rPr>
                <w:szCs w:val="24"/>
              </w:rPr>
              <w:t xml:space="preserve"> a</w:t>
            </w:r>
            <w:r w:rsidRPr="00020991">
              <w:rPr>
                <w:szCs w:val="24"/>
              </w:rPr>
              <w:t>dded WPWL51</w:t>
            </w:r>
          </w:p>
        </w:tc>
        <w:tc>
          <w:tcPr>
            <w:tcW w:w="1530" w:type="dxa"/>
          </w:tcPr>
          <w:p w14:paraId="5BA2EB2F" w14:textId="6762B3C2" w:rsidR="00EB02DD" w:rsidRDefault="00EB02DD" w:rsidP="008B1B25">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8B1B25">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8B1B25">
            <w:pPr>
              <w:pStyle w:val="hdr1"/>
              <w:spacing w:before="0"/>
              <w:ind w:left="0"/>
              <w:jc w:val="left"/>
              <w:rPr>
                <w:szCs w:val="24"/>
              </w:rPr>
            </w:pPr>
            <w:r>
              <w:rPr>
                <w:szCs w:val="24"/>
              </w:rPr>
              <w:t>P13479 – eCL Warning Coaching Logs for CSRs – updated sub-reasons</w:t>
            </w:r>
          </w:p>
          <w:p w14:paraId="3780D4BA" w14:textId="07DC4CA2" w:rsidR="007B5C48" w:rsidRDefault="007B5C48"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8B1B25">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8B1B25">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8B1B25">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8B1B25">
            <w:pPr>
              <w:pStyle w:val="hdr1"/>
              <w:spacing w:before="0"/>
              <w:ind w:left="0"/>
              <w:jc w:val="left"/>
              <w:rPr>
                <w:szCs w:val="24"/>
              </w:rPr>
            </w:pPr>
            <w:r>
              <w:rPr>
                <w:szCs w:val="24"/>
              </w:rPr>
              <w:t>P13659 – eCL ETS Feed</w:t>
            </w:r>
          </w:p>
          <w:p w14:paraId="10F245CF" w14:textId="764C972B" w:rsidR="004E587B" w:rsidRDefault="00BE503A" w:rsidP="008B1B25">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8B1B25">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removed Other as </w:t>
            </w:r>
            <w:r>
              <w:rPr>
                <w:szCs w:val="24"/>
              </w:rPr>
              <w:t>sub-reason.</w:t>
            </w:r>
          </w:p>
          <w:p w14:paraId="62D1A355" w14:textId="77777777" w:rsidR="004E587B" w:rsidRDefault="004E587B" w:rsidP="008B1B25">
            <w:pPr>
              <w:pStyle w:val="hdr1"/>
              <w:spacing w:before="0"/>
              <w:ind w:left="0"/>
              <w:jc w:val="left"/>
              <w:rPr>
                <w:szCs w:val="24"/>
              </w:rPr>
            </w:pPr>
          </w:p>
          <w:p w14:paraId="04456270" w14:textId="77777777" w:rsidR="004E587B" w:rsidRPr="004E587B" w:rsidRDefault="004E587B" w:rsidP="008B1B25">
            <w:pPr>
              <w:pStyle w:val="hdr1"/>
              <w:spacing w:before="0"/>
              <w:ind w:left="0"/>
              <w:jc w:val="left"/>
              <w:rPr>
                <w:szCs w:val="24"/>
              </w:rPr>
            </w:pPr>
            <w:r w:rsidRPr="004E587B">
              <w:rPr>
                <w:szCs w:val="24"/>
              </w:rPr>
              <w:t>II Customer Requirements User Interface Controls #28 (added ETS as Attendance sub-reason), ETS (removed)</w:t>
            </w:r>
          </w:p>
          <w:p w14:paraId="0519910C" w14:textId="4A8CF3BA" w:rsidR="004E587B" w:rsidRPr="004E587B" w:rsidRDefault="004E587B" w:rsidP="008B1B25">
            <w:pPr>
              <w:pStyle w:val="hdr1"/>
              <w:spacing w:before="0"/>
              <w:ind w:left="0"/>
              <w:jc w:val="left"/>
              <w:rPr>
                <w:szCs w:val="24"/>
              </w:rPr>
            </w:pPr>
            <w:r w:rsidRPr="004E587B">
              <w:rPr>
                <w:szCs w:val="24"/>
              </w:rPr>
              <w:t xml:space="preserve">IV Layouts Direct Coaching </w:t>
            </w:r>
            <w:r w:rsidR="003D3157">
              <w:rPr>
                <w:szCs w:val="24"/>
              </w:rPr>
              <w:t>–</w:t>
            </w:r>
            <w:r w:rsidRPr="004E587B">
              <w:rPr>
                <w:szCs w:val="24"/>
              </w:rPr>
              <w:t xml:space="preserve">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8B1B25">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8B1B25">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8B1B25">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8B1B25">
            <w:pPr>
              <w:pStyle w:val="hdr1"/>
              <w:spacing w:before="0"/>
              <w:ind w:left="0"/>
              <w:jc w:val="left"/>
              <w:rPr>
                <w:szCs w:val="24"/>
              </w:rPr>
            </w:pPr>
            <w:r>
              <w:rPr>
                <w:szCs w:val="24"/>
              </w:rPr>
              <w:t>P13659 – eCL ETS Feed</w:t>
            </w:r>
          </w:p>
          <w:p w14:paraId="1ED0E27D" w14:textId="77777777" w:rsidR="00C36DF4" w:rsidRDefault="00C36DF4" w:rsidP="008B1B25">
            <w:pPr>
              <w:pStyle w:val="hdr1"/>
              <w:spacing w:before="0"/>
              <w:ind w:left="0"/>
              <w:jc w:val="left"/>
              <w:rPr>
                <w:szCs w:val="24"/>
              </w:rPr>
            </w:pPr>
            <w:r>
              <w:rPr>
                <w:szCs w:val="24"/>
              </w:rPr>
              <w:t>Added ETS back as reason for Supervisor</w:t>
            </w:r>
          </w:p>
          <w:p w14:paraId="28916689" w14:textId="77777777" w:rsidR="00C36DF4" w:rsidRDefault="00C36DF4" w:rsidP="008B1B25">
            <w:pPr>
              <w:pStyle w:val="hdr1"/>
              <w:spacing w:before="0"/>
              <w:ind w:left="0"/>
              <w:jc w:val="left"/>
              <w:rPr>
                <w:szCs w:val="24"/>
              </w:rPr>
            </w:pPr>
            <w:r>
              <w:rPr>
                <w:szCs w:val="24"/>
              </w:rPr>
              <w:t>2.2.1.6.1 and 2.2.1.6.2</w:t>
            </w:r>
          </w:p>
          <w:p w14:paraId="6D176CAF" w14:textId="77777777" w:rsidR="003A3B12" w:rsidRDefault="003A3B12" w:rsidP="008B1B25">
            <w:pPr>
              <w:pStyle w:val="hdr1"/>
              <w:spacing w:before="0"/>
              <w:ind w:left="0"/>
              <w:jc w:val="left"/>
              <w:rPr>
                <w:szCs w:val="24"/>
              </w:rPr>
            </w:pPr>
            <w:r>
              <w:rPr>
                <w:szCs w:val="24"/>
              </w:rPr>
              <w:t>Changed Coaching Details to Report Details</w:t>
            </w:r>
          </w:p>
          <w:p w14:paraId="0BB78323" w14:textId="77777777" w:rsidR="003A3B12" w:rsidRDefault="003A3B12" w:rsidP="008B1B25">
            <w:pPr>
              <w:pStyle w:val="hdr1"/>
              <w:spacing w:before="0"/>
              <w:ind w:left="0"/>
              <w:jc w:val="left"/>
              <w:rPr>
                <w:szCs w:val="24"/>
              </w:rPr>
            </w:pPr>
            <w:r>
              <w:rPr>
                <w:szCs w:val="24"/>
              </w:rPr>
              <w:t>2.1.5.2.5 and 2.2.5.2.5</w:t>
            </w:r>
          </w:p>
          <w:p w14:paraId="05E4B364" w14:textId="77777777" w:rsidR="007E0406" w:rsidRDefault="007E0406" w:rsidP="008B1B25">
            <w:pPr>
              <w:pStyle w:val="hdr1"/>
              <w:spacing w:before="0"/>
              <w:ind w:left="0"/>
              <w:jc w:val="left"/>
              <w:rPr>
                <w:szCs w:val="24"/>
              </w:rPr>
            </w:pPr>
            <w:r>
              <w:rPr>
                <w:szCs w:val="24"/>
              </w:rPr>
              <w:t>Changed Review Text to Description Text</w:t>
            </w:r>
          </w:p>
          <w:p w14:paraId="7936234B" w14:textId="31C2B981" w:rsidR="007E0406" w:rsidRDefault="007E0406" w:rsidP="008B1B25">
            <w:pPr>
              <w:pStyle w:val="hdr1"/>
              <w:spacing w:before="0"/>
              <w:ind w:left="0"/>
              <w:jc w:val="left"/>
              <w:rPr>
                <w:szCs w:val="24"/>
              </w:rPr>
            </w:pPr>
            <w:r>
              <w:rPr>
                <w:szCs w:val="24"/>
              </w:rPr>
              <w:t>2.1.5.4x and 2.2.5.4x</w:t>
            </w:r>
          </w:p>
        </w:tc>
        <w:tc>
          <w:tcPr>
            <w:tcW w:w="1530" w:type="dxa"/>
          </w:tcPr>
          <w:p w14:paraId="2CF4E95C" w14:textId="071F111B" w:rsidR="00C36DF4" w:rsidRDefault="00C36DF4" w:rsidP="008B1B25">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8B1B25">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8B1B25">
            <w:pPr>
              <w:pStyle w:val="hdr1"/>
              <w:spacing w:before="0"/>
              <w:ind w:left="0"/>
              <w:jc w:val="left"/>
              <w:rPr>
                <w:szCs w:val="24"/>
              </w:rPr>
            </w:pPr>
            <w:r>
              <w:rPr>
                <w:szCs w:val="24"/>
              </w:rPr>
              <w:t>P13826 – IQS/eCL Source Values</w:t>
            </w:r>
          </w:p>
          <w:p w14:paraId="59FF52E8" w14:textId="35D3D70F" w:rsidR="00962D5C" w:rsidRDefault="001A15E0" w:rsidP="008B1B25">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8B1B25">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8B1B25">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8B1B25">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8B1B25">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8B1B25">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8B1B25">
            <w:pPr>
              <w:pStyle w:val="hdr1"/>
              <w:spacing w:before="0"/>
              <w:ind w:left="0"/>
              <w:jc w:val="left"/>
              <w:rPr>
                <w:szCs w:val="24"/>
              </w:rPr>
            </w:pPr>
            <w:r>
              <w:rPr>
                <w:szCs w:val="24"/>
              </w:rPr>
              <w:t>P13659 – eCL ETS Data Feed</w:t>
            </w:r>
          </w:p>
          <w:p w14:paraId="2E4EAA33" w14:textId="77777777" w:rsidR="00AA6AE2" w:rsidRDefault="00AA6AE2" w:rsidP="008B1B25">
            <w:pPr>
              <w:pStyle w:val="hdr1"/>
              <w:spacing w:before="0"/>
              <w:ind w:left="0"/>
              <w:jc w:val="left"/>
              <w:rPr>
                <w:szCs w:val="24"/>
              </w:rPr>
            </w:pPr>
            <w:r>
              <w:rPr>
                <w:szCs w:val="24"/>
              </w:rPr>
              <w:t>Updated the following based on review</w:t>
            </w:r>
          </w:p>
          <w:p w14:paraId="27B438E4" w14:textId="1AE444DD" w:rsidR="00AA6AE2" w:rsidRDefault="00AA6AE2" w:rsidP="008B1B25">
            <w:pPr>
              <w:pStyle w:val="hdr1"/>
              <w:spacing w:before="0"/>
              <w:ind w:left="0"/>
              <w:jc w:val="left"/>
              <w:rPr>
                <w:szCs w:val="24"/>
              </w:rPr>
            </w:pPr>
            <w:r>
              <w:rPr>
                <w:szCs w:val="24"/>
              </w:rPr>
              <w:t>2.1.5.2.4, 2.1.5.2.5, 2.2.5.2.4, 2.2.5.2.4</w:t>
            </w:r>
          </w:p>
        </w:tc>
        <w:tc>
          <w:tcPr>
            <w:tcW w:w="1530" w:type="dxa"/>
          </w:tcPr>
          <w:p w14:paraId="47F75A92" w14:textId="72088ECC" w:rsidR="00AA6AE2" w:rsidRDefault="00AA6AE2" w:rsidP="008B1B25">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8B1B25">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8B1B25">
            <w:pPr>
              <w:pStyle w:val="hdr1"/>
              <w:spacing w:before="0"/>
              <w:ind w:left="0"/>
              <w:jc w:val="left"/>
              <w:rPr>
                <w:szCs w:val="24"/>
              </w:rPr>
            </w:pPr>
            <w:r w:rsidRPr="00C13B3C">
              <w:rPr>
                <w:szCs w:val="24"/>
              </w:rPr>
              <w:t>P13822 – eCL Disable ARC My Submitted Review</w:t>
            </w:r>
          </w:p>
          <w:p w14:paraId="4957CCEF" w14:textId="71DD26F2" w:rsidR="00C13B3C" w:rsidRDefault="00C13B3C" w:rsidP="008B1B25">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8B1B25">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8B1B25">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8B1B25">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8B1B25">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8B1B25">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8B1B25">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8B1B25">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8B1B25">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8B1B25">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8B1B25">
            <w:pPr>
              <w:pStyle w:val="hdr1"/>
              <w:spacing w:before="0"/>
              <w:ind w:left="0"/>
              <w:jc w:val="left"/>
              <w:rPr>
                <w:szCs w:val="24"/>
              </w:rPr>
            </w:pPr>
            <w:r>
              <w:rPr>
                <w:szCs w:val="24"/>
              </w:rPr>
              <w:t>P13542 – eCL Supervisor Warnings</w:t>
            </w:r>
          </w:p>
          <w:p w14:paraId="506CD260" w14:textId="77777777" w:rsidR="000F3439" w:rsidRPr="000F3439" w:rsidRDefault="000F3439" w:rsidP="008B1B25">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8B1B25">
            <w:pPr>
              <w:pStyle w:val="hdr1"/>
              <w:spacing w:before="0"/>
              <w:ind w:left="0"/>
              <w:rPr>
                <w:szCs w:val="24"/>
              </w:rPr>
            </w:pPr>
            <w:r w:rsidRPr="000F3439">
              <w:rPr>
                <w:szCs w:val="24"/>
              </w:rPr>
              <w:t>2.2.1.4.1 Date of Coaching</w:t>
            </w:r>
          </w:p>
          <w:p w14:paraId="2D44200E" w14:textId="77777777" w:rsidR="000F3439" w:rsidRPr="000F3439" w:rsidRDefault="000F3439" w:rsidP="008B1B25">
            <w:pPr>
              <w:pStyle w:val="hdr1"/>
              <w:spacing w:before="0"/>
              <w:ind w:left="0"/>
              <w:rPr>
                <w:szCs w:val="24"/>
              </w:rPr>
            </w:pPr>
            <w:r w:rsidRPr="000F3439">
              <w:rPr>
                <w:szCs w:val="24"/>
              </w:rPr>
              <w:t>2.2.1.4.2 Date of Event</w:t>
            </w:r>
          </w:p>
          <w:p w14:paraId="298E7A5A" w14:textId="77777777" w:rsidR="000F3439" w:rsidRPr="000F3439" w:rsidRDefault="000F3439" w:rsidP="008B1B25">
            <w:pPr>
              <w:pStyle w:val="hdr1"/>
              <w:spacing w:before="0"/>
              <w:ind w:left="0"/>
              <w:rPr>
                <w:szCs w:val="24"/>
              </w:rPr>
            </w:pPr>
            <w:r w:rsidRPr="000F3439">
              <w:rPr>
                <w:szCs w:val="24"/>
              </w:rPr>
              <w:t>2.2.1.4.3 Date Warning Given</w:t>
            </w:r>
          </w:p>
          <w:p w14:paraId="59F88A30" w14:textId="77777777" w:rsidR="000F3439" w:rsidRPr="000F3439" w:rsidRDefault="000F3439" w:rsidP="008B1B25">
            <w:pPr>
              <w:pStyle w:val="hdr1"/>
              <w:spacing w:before="0"/>
              <w:ind w:left="0"/>
              <w:rPr>
                <w:szCs w:val="24"/>
              </w:rPr>
            </w:pPr>
            <w:r w:rsidRPr="000F3439">
              <w:rPr>
                <w:szCs w:val="24"/>
              </w:rPr>
              <w:t>2.2.1.6.3 Direct Warning Reason and Sub-Reasons</w:t>
            </w:r>
          </w:p>
          <w:p w14:paraId="2EDA35D2" w14:textId="77777777" w:rsidR="000F3439" w:rsidRPr="000F3439" w:rsidRDefault="000F3439" w:rsidP="008B1B25">
            <w:pPr>
              <w:pStyle w:val="hdr1"/>
              <w:spacing w:before="0"/>
              <w:ind w:left="0"/>
              <w:rPr>
                <w:szCs w:val="24"/>
              </w:rPr>
            </w:pPr>
            <w:r w:rsidRPr="000F3439">
              <w:rPr>
                <w:szCs w:val="24"/>
              </w:rPr>
              <w:t>2.2.1.7 Coaching Details</w:t>
            </w:r>
          </w:p>
          <w:p w14:paraId="044F7FBA" w14:textId="77777777" w:rsidR="000F3439" w:rsidRPr="000F3439" w:rsidRDefault="000F3439" w:rsidP="008B1B25">
            <w:pPr>
              <w:pStyle w:val="hdr1"/>
              <w:spacing w:before="0"/>
              <w:ind w:left="0"/>
              <w:rPr>
                <w:szCs w:val="24"/>
              </w:rPr>
            </w:pPr>
            <w:r w:rsidRPr="000F3439">
              <w:rPr>
                <w:szCs w:val="24"/>
              </w:rPr>
              <w:t>2.2.1.8 Coaching Session Details</w:t>
            </w:r>
          </w:p>
          <w:p w14:paraId="78E3AC27" w14:textId="77777777" w:rsidR="000F3439" w:rsidRPr="000F3439" w:rsidRDefault="000F3439" w:rsidP="008B1B25">
            <w:pPr>
              <w:pStyle w:val="hdr1"/>
              <w:spacing w:before="0"/>
              <w:ind w:left="0"/>
              <w:rPr>
                <w:szCs w:val="24"/>
              </w:rPr>
            </w:pPr>
            <w:r w:rsidRPr="000F3439">
              <w:rPr>
                <w:szCs w:val="24"/>
              </w:rPr>
              <w:t>2.2.1.9 Identify Source for eCoaching Log</w:t>
            </w:r>
          </w:p>
          <w:p w14:paraId="51504D1A" w14:textId="77777777" w:rsidR="000F3439" w:rsidRPr="000F3439" w:rsidRDefault="000F3439" w:rsidP="008B1B25">
            <w:pPr>
              <w:pStyle w:val="hdr1"/>
              <w:spacing w:before="0"/>
              <w:ind w:left="0"/>
              <w:rPr>
                <w:szCs w:val="24"/>
              </w:rPr>
            </w:pPr>
            <w:r w:rsidRPr="000F3439">
              <w:rPr>
                <w:szCs w:val="24"/>
              </w:rPr>
              <w:t>2.2.1.10 Associated with a Call Record</w:t>
            </w:r>
          </w:p>
          <w:p w14:paraId="10AABEE2" w14:textId="77777777" w:rsidR="000F3439" w:rsidRPr="000F3439" w:rsidRDefault="000F3439" w:rsidP="008B1B25">
            <w:pPr>
              <w:pStyle w:val="hdr1"/>
              <w:spacing w:before="0"/>
              <w:ind w:left="0"/>
              <w:rPr>
                <w:szCs w:val="24"/>
              </w:rPr>
            </w:pPr>
            <w:r w:rsidRPr="000F3439">
              <w:rPr>
                <w:szCs w:val="24"/>
              </w:rPr>
              <w:t xml:space="preserve">2.2.1.11 Verification </w:t>
            </w:r>
          </w:p>
          <w:p w14:paraId="01698ED1" w14:textId="77777777" w:rsidR="000F3439" w:rsidRPr="000F3439" w:rsidRDefault="000F3439" w:rsidP="008B1B25">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8B1B25">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8B1B25">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8B1B25">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8B1B25">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8B1B25">
            <w:pPr>
              <w:pStyle w:val="hdr1"/>
              <w:spacing w:before="0"/>
              <w:ind w:left="0"/>
              <w:jc w:val="left"/>
              <w:rPr>
                <w:szCs w:val="24"/>
              </w:rPr>
            </w:pPr>
            <w:r>
              <w:rPr>
                <w:szCs w:val="24"/>
              </w:rPr>
              <w:t>P13891 – eCL Original Hierarchy</w:t>
            </w:r>
          </w:p>
          <w:p w14:paraId="48CA4003" w14:textId="21A3E943" w:rsidR="0093195A" w:rsidRDefault="0093195A" w:rsidP="008B1B25">
            <w:pPr>
              <w:pStyle w:val="hdr1"/>
              <w:spacing w:before="0"/>
              <w:ind w:left="0"/>
              <w:jc w:val="left"/>
              <w:rPr>
                <w:szCs w:val="24"/>
              </w:rPr>
            </w:pPr>
            <w:r>
              <w:rPr>
                <w:szCs w:val="24"/>
              </w:rPr>
              <w:t>Modified the following:</w:t>
            </w:r>
          </w:p>
          <w:p w14:paraId="0F121393" w14:textId="6C1E8EE8" w:rsidR="00995D38" w:rsidRPr="003449EA" w:rsidRDefault="00995D38" w:rsidP="008B1B25">
            <w:pPr>
              <w:pStyle w:val="hdr1"/>
              <w:spacing w:before="0"/>
              <w:ind w:left="0"/>
              <w:rPr>
                <w:szCs w:val="24"/>
              </w:rPr>
            </w:pPr>
            <w:r w:rsidRPr="003449EA">
              <w:rPr>
                <w:szCs w:val="24"/>
              </w:rPr>
              <w:t xml:space="preserve">II Customer Requirements </w:t>
            </w:r>
            <w:r w:rsidR="003D3157">
              <w:rPr>
                <w:szCs w:val="24"/>
              </w:rPr>
              <w:t>–</w:t>
            </w:r>
            <w:r w:rsidRPr="003449EA">
              <w:rPr>
                <w:szCs w:val="24"/>
              </w:rPr>
              <w:t xml:space="preserve"> Data Definition (#</w:t>
            </w:r>
            <w:r>
              <w:rPr>
                <w:szCs w:val="24"/>
              </w:rPr>
              <w:t>82</w:t>
            </w:r>
            <w:r w:rsidRPr="003449EA">
              <w:rPr>
                <w:szCs w:val="24"/>
              </w:rPr>
              <w:t xml:space="preserve"> SupID, #</w:t>
            </w:r>
            <w:r>
              <w:rPr>
                <w:szCs w:val="24"/>
              </w:rPr>
              <w:t>83</w:t>
            </w:r>
            <w:r w:rsidRPr="003449EA">
              <w:rPr>
                <w:szCs w:val="24"/>
              </w:rPr>
              <w:t xml:space="preserve"> MgrID)</w:t>
            </w:r>
          </w:p>
          <w:p w14:paraId="73EA9C06" w14:textId="7374261C" w:rsidR="00A4685A" w:rsidRPr="003449EA" w:rsidRDefault="00A4685A" w:rsidP="008B1B25">
            <w:pPr>
              <w:pStyle w:val="hdr1"/>
              <w:spacing w:before="0"/>
              <w:ind w:left="0"/>
              <w:rPr>
                <w:szCs w:val="24"/>
              </w:rPr>
            </w:pPr>
            <w:r w:rsidRPr="003449EA">
              <w:rPr>
                <w:szCs w:val="24"/>
              </w:rPr>
              <w:t xml:space="preserve">III Program Requirements </w:t>
            </w:r>
            <w:r w:rsidR="003D3157">
              <w:rPr>
                <w:szCs w:val="24"/>
              </w:rPr>
              <w:t>–</w:t>
            </w:r>
            <w:r w:rsidRPr="003449EA">
              <w:rPr>
                <w:szCs w:val="24"/>
              </w:rPr>
              <w:t xml:space="preserve"> Item G</w:t>
            </w:r>
          </w:p>
          <w:p w14:paraId="719E3AF1" w14:textId="6A8AFD1F" w:rsidR="003449EA" w:rsidRDefault="00A84C44" w:rsidP="008B1B25">
            <w:pPr>
              <w:pStyle w:val="hdr1"/>
              <w:spacing w:before="0"/>
              <w:ind w:left="0"/>
              <w:jc w:val="left"/>
              <w:rPr>
                <w:szCs w:val="24"/>
              </w:rPr>
            </w:pPr>
            <w:r>
              <w:rPr>
                <w:szCs w:val="24"/>
              </w:rPr>
              <w:t xml:space="preserve">Added </w:t>
            </w:r>
            <w:r w:rsidR="003449EA">
              <w:rPr>
                <w:szCs w:val="24"/>
              </w:rPr>
              <w:t>the following:</w:t>
            </w:r>
          </w:p>
          <w:p w14:paraId="4369BFDB" w14:textId="3C45C8CC" w:rsidR="003449EA" w:rsidRPr="003449EA" w:rsidRDefault="003449EA" w:rsidP="008B1B25">
            <w:pPr>
              <w:pStyle w:val="hdr1"/>
              <w:spacing w:before="0"/>
              <w:ind w:left="0"/>
              <w:rPr>
                <w:szCs w:val="24"/>
              </w:rPr>
            </w:pPr>
            <w:r w:rsidRPr="003449EA">
              <w:rPr>
                <w:szCs w:val="24"/>
              </w:rPr>
              <w:t xml:space="preserve">II Customer Requirements </w:t>
            </w:r>
            <w:r w:rsidR="003D3157">
              <w:rPr>
                <w:szCs w:val="24"/>
              </w:rPr>
              <w:t>–</w:t>
            </w:r>
            <w:r w:rsidRPr="003449EA">
              <w:rPr>
                <w:szCs w:val="24"/>
              </w:rPr>
              <w:t xml:space="preserve">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AE0C7BB" w:rsidR="003449EA" w:rsidRDefault="003449EA" w:rsidP="008B1B25">
            <w:pPr>
              <w:pStyle w:val="hdr1"/>
              <w:spacing w:before="0"/>
              <w:ind w:left="0"/>
              <w:jc w:val="left"/>
              <w:rPr>
                <w:szCs w:val="24"/>
              </w:rPr>
            </w:pPr>
            <w:r w:rsidRPr="003449EA">
              <w:rPr>
                <w:szCs w:val="24"/>
              </w:rPr>
              <w:t>I</w:t>
            </w:r>
            <w:r w:rsidR="00A4685A">
              <w:rPr>
                <w:szCs w:val="24"/>
              </w:rPr>
              <w:t xml:space="preserve">II Program Requirements </w:t>
            </w:r>
            <w:r w:rsidR="003D3157">
              <w:rPr>
                <w:szCs w:val="24"/>
              </w:rPr>
              <w:t>–</w:t>
            </w:r>
            <w:r w:rsidR="00A4685A">
              <w:rPr>
                <w:szCs w:val="24"/>
              </w:rPr>
              <w:t xml:space="preserve"> Item H</w:t>
            </w:r>
          </w:p>
          <w:p w14:paraId="3F2D43DD" w14:textId="69BD9863" w:rsidR="00873B71" w:rsidRDefault="00873B71" w:rsidP="008B1B25">
            <w:pPr>
              <w:pStyle w:val="hdr1"/>
              <w:spacing w:before="0"/>
              <w:ind w:left="0"/>
              <w:jc w:val="left"/>
              <w:rPr>
                <w:szCs w:val="24"/>
              </w:rPr>
            </w:pPr>
            <w:r>
              <w:rPr>
                <w:szCs w:val="24"/>
              </w:rPr>
              <w:t>3.2 Review Page Display</w:t>
            </w:r>
          </w:p>
        </w:tc>
        <w:tc>
          <w:tcPr>
            <w:tcW w:w="1530" w:type="dxa"/>
          </w:tcPr>
          <w:p w14:paraId="469154D2" w14:textId="62344B13" w:rsidR="003449EA" w:rsidRDefault="003449EA" w:rsidP="008B1B25">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8B1B25">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8B1B25">
            <w:pPr>
              <w:pStyle w:val="hdr1"/>
              <w:spacing w:before="0"/>
              <w:ind w:left="0"/>
              <w:jc w:val="left"/>
              <w:rPr>
                <w:szCs w:val="24"/>
              </w:rPr>
            </w:pPr>
            <w:r>
              <w:rPr>
                <w:szCs w:val="24"/>
              </w:rPr>
              <w:t>P14028 – eCL OMR FFM T2 Transfers</w:t>
            </w:r>
          </w:p>
          <w:p w14:paraId="0CA20ED6" w14:textId="77777777" w:rsidR="00816EC0" w:rsidRPr="00816EC0" w:rsidRDefault="00816EC0" w:rsidP="008B1B25">
            <w:pPr>
              <w:pStyle w:val="hdr1"/>
              <w:spacing w:before="0"/>
              <w:ind w:left="0"/>
              <w:rPr>
                <w:szCs w:val="24"/>
              </w:rPr>
            </w:pPr>
            <w:r w:rsidRPr="00816EC0">
              <w:rPr>
                <w:szCs w:val="24"/>
              </w:rPr>
              <w:t>VI Outliers (Data Feed\Form Entry)</w:t>
            </w:r>
          </w:p>
          <w:p w14:paraId="401FD932" w14:textId="760DDFD7" w:rsidR="00816EC0" w:rsidRPr="00816EC0" w:rsidRDefault="00816EC0" w:rsidP="008B1B25">
            <w:pPr>
              <w:pStyle w:val="hdr1"/>
              <w:spacing w:before="0"/>
              <w:ind w:left="0"/>
              <w:rPr>
                <w:szCs w:val="24"/>
              </w:rPr>
            </w:pPr>
            <w:r w:rsidRPr="00816EC0">
              <w:rPr>
                <w:szCs w:val="24"/>
              </w:rPr>
              <w:t xml:space="preserve">eCL Outlier Reporting Matrix #20 </w:t>
            </w:r>
            <w:r w:rsidR="003D3157">
              <w:rPr>
                <w:szCs w:val="24"/>
              </w:rPr>
              <w:t>–</w:t>
            </w:r>
            <w:r w:rsidRPr="00816EC0">
              <w:rPr>
                <w:szCs w:val="24"/>
              </w:rPr>
              <w:t xml:space="preserve"> added entry for OMR: FFM T2 Transfers</w:t>
            </w:r>
          </w:p>
          <w:p w14:paraId="31E25486" w14:textId="00883596" w:rsidR="00816EC0" w:rsidRDefault="00816EC0" w:rsidP="008B1B25">
            <w:pPr>
              <w:pStyle w:val="hdr1"/>
              <w:spacing w:before="0"/>
              <w:ind w:left="0"/>
              <w:jc w:val="left"/>
              <w:rPr>
                <w:szCs w:val="24"/>
              </w:rPr>
            </w:pPr>
            <w:r w:rsidRPr="00816EC0">
              <w:rPr>
                <w:szCs w:val="24"/>
              </w:rPr>
              <w:t xml:space="preserve">File Layout </w:t>
            </w:r>
            <w:r w:rsidR="003D3157">
              <w:rPr>
                <w:szCs w:val="24"/>
              </w:rPr>
              <w:t>–</w:t>
            </w:r>
            <w:r w:rsidRPr="00816EC0">
              <w:rPr>
                <w:szCs w:val="24"/>
              </w:rPr>
              <w:t xml:space="preserve"> added OMR: FFM T2 Transfers to description of field #4</w:t>
            </w:r>
          </w:p>
        </w:tc>
        <w:tc>
          <w:tcPr>
            <w:tcW w:w="1530" w:type="dxa"/>
          </w:tcPr>
          <w:p w14:paraId="52D158D1" w14:textId="44F4ECD7" w:rsidR="00816EC0" w:rsidRDefault="00816EC0" w:rsidP="008B1B25">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8B1B25">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8B1B25">
            <w:pPr>
              <w:pStyle w:val="hdr1"/>
              <w:spacing w:before="0"/>
              <w:ind w:left="0"/>
              <w:jc w:val="left"/>
              <w:rPr>
                <w:szCs w:val="24"/>
              </w:rPr>
            </w:pPr>
            <w:r>
              <w:rPr>
                <w:szCs w:val="24"/>
              </w:rPr>
              <w:t>P14028 – eCL OMR FFM T2 Transfers</w:t>
            </w:r>
          </w:p>
          <w:p w14:paraId="593484BF" w14:textId="333BA2F8" w:rsidR="00832C59" w:rsidRPr="00832C59" w:rsidRDefault="00832C59" w:rsidP="008B1B25">
            <w:pPr>
              <w:pStyle w:val="hdr1"/>
              <w:spacing w:before="0"/>
              <w:ind w:left="0"/>
              <w:rPr>
                <w:szCs w:val="24"/>
              </w:rPr>
            </w:pPr>
            <w:r w:rsidRPr="00832C59">
              <w:rPr>
                <w:szCs w:val="24"/>
              </w:rPr>
              <w:t xml:space="preserve">II Customer Requirements </w:t>
            </w:r>
            <w:r w:rsidR="003D3157">
              <w:rPr>
                <w:szCs w:val="24"/>
              </w:rPr>
              <w:t>–</w:t>
            </w:r>
            <w:r w:rsidRPr="00832C59">
              <w:rPr>
                <w:szCs w:val="24"/>
              </w:rPr>
              <w:t xml:space="preserve"> Data Definition #60, User Interface Controls #34</w:t>
            </w:r>
          </w:p>
          <w:p w14:paraId="43209594" w14:textId="04C8899F" w:rsidR="00832C59" w:rsidRDefault="00832C59" w:rsidP="008B1B25">
            <w:pPr>
              <w:pStyle w:val="hdr1"/>
              <w:spacing w:before="0"/>
              <w:ind w:left="0"/>
              <w:jc w:val="left"/>
              <w:rPr>
                <w:szCs w:val="24"/>
              </w:rPr>
            </w:pPr>
            <w:r w:rsidRPr="00832C59">
              <w:rPr>
                <w:szCs w:val="24"/>
              </w:rPr>
              <w:t xml:space="preserve">IV Layouts </w:t>
            </w:r>
            <w:r w:rsidR="003D3157">
              <w:rPr>
                <w:szCs w:val="24"/>
              </w:rPr>
              <w:t>–</w:t>
            </w:r>
            <w:r w:rsidRPr="00832C59">
              <w:rPr>
                <w:szCs w:val="24"/>
              </w:rPr>
              <w:t xml:space="preserve"> Direct Coaching – Non CSE, Indirect Coaching – Non CSE</w:t>
            </w:r>
          </w:p>
        </w:tc>
        <w:tc>
          <w:tcPr>
            <w:tcW w:w="1530" w:type="dxa"/>
          </w:tcPr>
          <w:p w14:paraId="5417362B" w14:textId="71414866" w:rsidR="00832C59" w:rsidRDefault="00832C59" w:rsidP="008B1B25">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8B1B25">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8B1B25">
            <w:pPr>
              <w:pStyle w:val="hdr1"/>
              <w:spacing w:before="0"/>
              <w:ind w:left="0"/>
              <w:rPr>
                <w:szCs w:val="24"/>
              </w:rPr>
            </w:pPr>
            <w:r w:rsidRPr="00BF61A0">
              <w:rPr>
                <w:szCs w:val="24"/>
              </w:rPr>
              <w:t>P14031 – eCL ETS Non-compliance Action Report</w:t>
            </w:r>
          </w:p>
          <w:p w14:paraId="3D79A4EC" w14:textId="7EB8D23D" w:rsidR="000721A8" w:rsidRPr="00BF61A0" w:rsidRDefault="000721A8" w:rsidP="008B1B25">
            <w:pPr>
              <w:pStyle w:val="hdr1"/>
              <w:spacing w:before="0"/>
              <w:ind w:left="0"/>
              <w:rPr>
                <w:szCs w:val="24"/>
              </w:rPr>
            </w:pPr>
            <w:r>
              <w:rPr>
                <w:szCs w:val="24"/>
              </w:rPr>
              <w:t>Corrected numerous mis-spellings and double spaces</w:t>
            </w:r>
          </w:p>
          <w:p w14:paraId="6FA79340" w14:textId="7C964622" w:rsidR="00BF61A0" w:rsidRPr="00BF61A0" w:rsidRDefault="00BF61A0" w:rsidP="008B1B25">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8B1B25">
            <w:pPr>
              <w:pStyle w:val="hdr1"/>
              <w:spacing w:before="0"/>
              <w:ind w:left="0"/>
              <w:rPr>
                <w:szCs w:val="24"/>
              </w:rPr>
            </w:pPr>
            <w:r w:rsidRPr="00BF61A0">
              <w:rPr>
                <w:szCs w:val="24"/>
              </w:rPr>
              <w:t>2.1.5.1 ETS Reports</w:t>
            </w:r>
          </w:p>
          <w:p w14:paraId="5C6ED2F5" w14:textId="77777777" w:rsidR="00BF61A0" w:rsidRPr="00BF61A0" w:rsidRDefault="00BF61A0" w:rsidP="008B1B25">
            <w:pPr>
              <w:pStyle w:val="hdr1"/>
              <w:spacing w:before="0"/>
              <w:ind w:left="0"/>
              <w:rPr>
                <w:szCs w:val="24"/>
              </w:rPr>
            </w:pPr>
            <w:r w:rsidRPr="00BF61A0">
              <w:rPr>
                <w:szCs w:val="24"/>
              </w:rPr>
              <w:t>2.1.5.1.3 Naming Convention</w:t>
            </w:r>
          </w:p>
          <w:p w14:paraId="229FE629" w14:textId="77777777" w:rsidR="00BF61A0" w:rsidRPr="00BF61A0" w:rsidRDefault="00BF61A0" w:rsidP="008B1B25">
            <w:pPr>
              <w:pStyle w:val="hdr1"/>
              <w:spacing w:before="0"/>
              <w:ind w:left="0"/>
              <w:rPr>
                <w:szCs w:val="24"/>
              </w:rPr>
            </w:pPr>
            <w:r w:rsidRPr="00BF61A0">
              <w:rPr>
                <w:szCs w:val="24"/>
              </w:rPr>
              <w:t>2.1.5.1.4 Report Codes</w:t>
            </w:r>
          </w:p>
          <w:p w14:paraId="6B4D6E9C" w14:textId="77777777" w:rsidR="00BF61A0" w:rsidRPr="00BF61A0" w:rsidRDefault="00BF61A0" w:rsidP="008B1B25">
            <w:pPr>
              <w:pStyle w:val="hdr1"/>
              <w:spacing w:before="0"/>
              <w:ind w:left="0"/>
              <w:rPr>
                <w:szCs w:val="24"/>
              </w:rPr>
            </w:pPr>
            <w:r w:rsidRPr="00BF61A0">
              <w:rPr>
                <w:szCs w:val="24"/>
              </w:rPr>
              <w:t>2.1.5.2.3 Date of Coaching</w:t>
            </w:r>
          </w:p>
          <w:p w14:paraId="14994DF6" w14:textId="77777777" w:rsidR="00BF61A0" w:rsidRPr="00BF61A0" w:rsidRDefault="00BF61A0" w:rsidP="008B1B25">
            <w:pPr>
              <w:pStyle w:val="hdr1"/>
              <w:spacing w:before="0"/>
              <w:ind w:left="0"/>
              <w:rPr>
                <w:szCs w:val="24"/>
              </w:rPr>
            </w:pPr>
            <w:r w:rsidRPr="00BF61A0">
              <w:rPr>
                <w:szCs w:val="24"/>
              </w:rPr>
              <w:t xml:space="preserve">2.1.5.2.4 Coaching Reasons </w:t>
            </w:r>
          </w:p>
          <w:p w14:paraId="5850906F" w14:textId="77777777" w:rsidR="00BF61A0" w:rsidRPr="00BF61A0" w:rsidRDefault="00BF61A0" w:rsidP="008B1B25">
            <w:pPr>
              <w:pStyle w:val="hdr1"/>
              <w:spacing w:before="0"/>
              <w:ind w:left="0"/>
              <w:rPr>
                <w:szCs w:val="24"/>
              </w:rPr>
            </w:pPr>
            <w:r w:rsidRPr="00BF61A0">
              <w:rPr>
                <w:szCs w:val="24"/>
              </w:rPr>
              <w:t xml:space="preserve">2.1.5.2.5 Report Details </w:t>
            </w:r>
          </w:p>
          <w:p w14:paraId="25C1E9C3" w14:textId="77777777" w:rsidR="00BF61A0" w:rsidRPr="00BF61A0" w:rsidRDefault="00BF61A0" w:rsidP="008B1B25">
            <w:pPr>
              <w:pStyle w:val="hdr1"/>
              <w:spacing w:before="0"/>
              <w:ind w:left="0"/>
              <w:rPr>
                <w:szCs w:val="24"/>
              </w:rPr>
            </w:pPr>
            <w:r w:rsidRPr="00BF61A0">
              <w:rPr>
                <w:szCs w:val="24"/>
              </w:rPr>
              <w:t>2.1.5.3 Notification of eCoaching Logs</w:t>
            </w:r>
          </w:p>
          <w:p w14:paraId="1B31A5D9" w14:textId="77777777" w:rsidR="00BF61A0" w:rsidRPr="00BF61A0" w:rsidRDefault="00BF61A0" w:rsidP="008B1B25">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8B1B25">
            <w:pPr>
              <w:pStyle w:val="hdr1"/>
              <w:spacing w:before="0"/>
              <w:ind w:left="0"/>
              <w:rPr>
                <w:szCs w:val="24"/>
              </w:rPr>
            </w:pPr>
            <w:r w:rsidRPr="00BF61A0">
              <w:rPr>
                <w:szCs w:val="24"/>
              </w:rPr>
              <w:t>2.1.5.3.1.1 Pending Supervisor Review</w:t>
            </w:r>
          </w:p>
          <w:p w14:paraId="4FD4C883" w14:textId="77777777" w:rsidR="00BF61A0" w:rsidRPr="00BF61A0" w:rsidRDefault="00BF61A0" w:rsidP="008B1B25">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8B1B25">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8B1B25">
            <w:pPr>
              <w:pStyle w:val="hdr1"/>
              <w:spacing w:before="0"/>
              <w:ind w:left="0"/>
              <w:rPr>
                <w:szCs w:val="24"/>
              </w:rPr>
            </w:pPr>
            <w:r w:rsidRPr="00BF61A0">
              <w:rPr>
                <w:szCs w:val="24"/>
              </w:rPr>
              <w:t>2.1.5.5.1 Link to SOP</w:t>
            </w:r>
          </w:p>
          <w:p w14:paraId="4478955C" w14:textId="77777777" w:rsidR="00BF61A0" w:rsidRPr="00BF61A0" w:rsidRDefault="00BF61A0" w:rsidP="008B1B25">
            <w:pPr>
              <w:pStyle w:val="hdr1"/>
              <w:spacing w:before="0"/>
              <w:ind w:left="0"/>
              <w:rPr>
                <w:szCs w:val="24"/>
              </w:rPr>
            </w:pPr>
            <w:r w:rsidRPr="00BF61A0">
              <w:rPr>
                <w:szCs w:val="24"/>
              </w:rPr>
              <w:t>2.1.5.5.2 Yes Requires Coaching</w:t>
            </w:r>
          </w:p>
          <w:p w14:paraId="6106B37A" w14:textId="77777777" w:rsidR="00BF61A0" w:rsidRPr="00BF61A0" w:rsidRDefault="00BF61A0" w:rsidP="008B1B25">
            <w:pPr>
              <w:pStyle w:val="hdr1"/>
              <w:spacing w:before="0"/>
              <w:ind w:left="0"/>
              <w:rPr>
                <w:szCs w:val="24"/>
              </w:rPr>
            </w:pPr>
            <w:r w:rsidRPr="00BF61A0">
              <w:rPr>
                <w:szCs w:val="24"/>
              </w:rPr>
              <w:t>2.1.5.5.3 No Does Not Require Coaching</w:t>
            </w:r>
          </w:p>
          <w:p w14:paraId="59202CFB" w14:textId="77777777" w:rsidR="00BF61A0" w:rsidRPr="00BF61A0" w:rsidRDefault="00BF61A0" w:rsidP="008B1B25">
            <w:pPr>
              <w:pStyle w:val="hdr1"/>
              <w:spacing w:before="0"/>
              <w:ind w:left="0"/>
              <w:rPr>
                <w:szCs w:val="24"/>
              </w:rPr>
            </w:pPr>
            <w:r w:rsidRPr="00BF61A0">
              <w:rPr>
                <w:szCs w:val="24"/>
              </w:rPr>
              <w:t>2.2.5.1 ETS Reports</w:t>
            </w:r>
          </w:p>
          <w:p w14:paraId="426A74F9" w14:textId="77777777" w:rsidR="00BF61A0" w:rsidRPr="00BF61A0" w:rsidRDefault="00BF61A0" w:rsidP="008B1B25">
            <w:pPr>
              <w:pStyle w:val="hdr1"/>
              <w:spacing w:before="0"/>
              <w:ind w:left="0"/>
              <w:rPr>
                <w:szCs w:val="24"/>
              </w:rPr>
            </w:pPr>
            <w:r w:rsidRPr="00BF61A0">
              <w:rPr>
                <w:szCs w:val="24"/>
              </w:rPr>
              <w:t>2.1.5.1.3 Naming Convention</w:t>
            </w:r>
          </w:p>
          <w:p w14:paraId="09163B7E" w14:textId="77777777" w:rsidR="00BF61A0" w:rsidRPr="00BF61A0" w:rsidRDefault="00BF61A0" w:rsidP="008B1B25">
            <w:pPr>
              <w:pStyle w:val="hdr1"/>
              <w:spacing w:before="0"/>
              <w:ind w:left="0"/>
              <w:rPr>
                <w:szCs w:val="24"/>
              </w:rPr>
            </w:pPr>
            <w:r w:rsidRPr="00BF61A0">
              <w:rPr>
                <w:szCs w:val="24"/>
              </w:rPr>
              <w:t>2.2.5.1.4 Report Codes</w:t>
            </w:r>
          </w:p>
          <w:p w14:paraId="34F50BBE" w14:textId="77777777" w:rsidR="00BF61A0" w:rsidRPr="00BF61A0" w:rsidRDefault="00BF61A0" w:rsidP="008B1B25">
            <w:pPr>
              <w:pStyle w:val="hdr1"/>
              <w:spacing w:before="0"/>
              <w:ind w:left="0"/>
              <w:rPr>
                <w:szCs w:val="24"/>
              </w:rPr>
            </w:pPr>
            <w:r w:rsidRPr="00BF61A0">
              <w:rPr>
                <w:szCs w:val="24"/>
              </w:rPr>
              <w:t>2.2.5.2 eCoaching Logs</w:t>
            </w:r>
          </w:p>
          <w:p w14:paraId="37D04FFD" w14:textId="77777777" w:rsidR="00BF61A0" w:rsidRPr="00BF61A0" w:rsidRDefault="00BF61A0" w:rsidP="008B1B25">
            <w:pPr>
              <w:pStyle w:val="hdr1"/>
              <w:spacing w:before="0"/>
              <w:ind w:left="0"/>
              <w:rPr>
                <w:szCs w:val="24"/>
              </w:rPr>
            </w:pPr>
            <w:r w:rsidRPr="00BF61A0">
              <w:rPr>
                <w:szCs w:val="24"/>
              </w:rPr>
              <w:t>2.2.5.2.3 Date of Coaching</w:t>
            </w:r>
          </w:p>
          <w:p w14:paraId="4D998031" w14:textId="77777777" w:rsidR="00BF61A0" w:rsidRPr="00BF61A0" w:rsidRDefault="00BF61A0" w:rsidP="008B1B25">
            <w:pPr>
              <w:pStyle w:val="hdr1"/>
              <w:spacing w:before="0"/>
              <w:ind w:left="0"/>
              <w:rPr>
                <w:szCs w:val="24"/>
              </w:rPr>
            </w:pPr>
            <w:r w:rsidRPr="00BF61A0">
              <w:rPr>
                <w:szCs w:val="24"/>
              </w:rPr>
              <w:t xml:space="preserve">2.2.5.2.4 Coaching Reasons </w:t>
            </w:r>
          </w:p>
          <w:p w14:paraId="14D7A521" w14:textId="77777777" w:rsidR="00BF61A0" w:rsidRPr="00BF61A0" w:rsidRDefault="00BF61A0" w:rsidP="008B1B25">
            <w:pPr>
              <w:pStyle w:val="hdr1"/>
              <w:spacing w:before="0"/>
              <w:ind w:left="0"/>
              <w:rPr>
                <w:szCs w:val="24"/>
              </w:rPr>
            </w:pPr>
            <w:r w:rsidRPr="00BF61A0">
              <w:rPr>
                <w:szCs w:val="24"/>
              </w:rPr>
              <w:t xml:space="preserve">2.2.5.2.5 Report Details </w:t>
            </w:r>
          </w:p>
          <w:p w14:paraId="2FE6A7D9" w14:textId="77777777" w:rsidR="00BF61A0" w:rsidRPr="00BF61A0" w:rsidRDefault="00BF61A0" w:rsidP="008B1B25">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8B1B25">
            <w:pPr>
              <w:pStyle w:val="hdr1"/>
              <w:spacing w:before="0"/>
              <w:ind w:left="0"/>
              <w:rPr>
                <w:szCs w:val="24"/>
              </w:rPr>
            </w:pPr>
            <w:r w:rsidRPr="00BF61A0">
              <w:rPr>
                <w:szCs w:val="24"/>
              </w:rPr>
              <w:t>2.2.5.3.1.1 Pending Manager Review</w:t>
            </w:r>
          </w:p>
          <w:p w14:paraId="348F81F1" w14:textId="77777777" w:rsidR="00BF61A0" w:rsidRPr="00BF61A0" w:rsidRDefault="00BF61A0" w:rsidP="008B1B25">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8B1B25">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8B1B25">
            <w:pPr>
              <w:pStyle w:val="hdr1"/>
              <w:spacing w:before="0"/>
              <w:ind w:left="0"/>
              <w:rPr>
                <w:szCs w:val="24"/>
              </w:rPr>
            </w:pPr>
            <w:r w:rsidRPr="00BF61A0">
              <w:rPr>
                <w:szCs w:val="24"/>
              </w:rPr>
              <w:t>2.2.5.5 Manager Review</w:t>
            </w:r>
          </w:p>
          <w:p w14:paraId="24E34778" w14:textId="77777777" w:rsidR="00BF61A0" w:rsidRPr="00BF61A0" w:rsidRDefault="00BF61A0" w:rsidP="008B1B25">
            <w:pPr>
              <w:pStyle w:val="hdr1"/>
              <w:spacing w:before="0"/>
              <w:ind w:left="0"/>
              <w:rPr>
                <w:szCs w:val="24"/>
              </w:rPr>
            </w:pPr>
            <w:r w:rsidRPr="00BF61A0">
              <w:rPr>
                <w:szCs w:val="24"/>
              </w:rPr>
              <w:t>2.2.5.5.1 Manager Review OAE</w:t>
            </w:r>
          </w:p>
          <w:p w14:paraId="3E39992A" w14:textId="77777777" w:rsidR="00BF61A0" w:rsidRPr="00BF61A0" w:rsidRDefault="00BF61A0" w:rsidP="008B1B25">
            <w:pPr>
              <w:pStyle w:val="hdr1"/>
              <w:spacing w:before="0"/>
              <w:ind w:left="0"/>
              <w:rPr>
                <w:szCs w:val="24"/>
              </w:rPr>
            </w:pPr>
            <w:r w:rsidRPr="00BF61A0">
              <w:rPr>
                <w:szCs w:val="24"/>
              </w:rPr>
              <w:t>2.2.5.5.2 Manager Review OAS</w:t>
            </w:r>
          </w:p>
          <w:p w14:paraId="42B5C08A" w14:textId="77777777" w:rsidR="00BF61A0" w:rsidRPr="00BF61A0" w:rsidRDefault="00BF61A0" w:rsidP="008B1B25">
            <w:pPr>
              <w:pStyle w:val="hdr1"/>
              <w:spacing w:before="0"/>
              <w:ind w:left="0"/>
              <w:rPr>
                <w:szCs w:val="24"/>
              </w:rPr>
            </w:pPr>
            <w:r w:rsidRPr="00BF61A0">
              <w:rPr>
                <w:szCs w:val="24"/>
              </w:rPr>
              <w:t>2.2.5.5.3 Link to SOP</w:t>
            </w:r>
          </w:p>
          <w:p w14:paraId="51A857A2" w14:textId="77777777" w:rsidR="00BF61A0" w:rsidRPr="00BF61A0" w:rsidRDefault="00BF61A0" w:rsidP="008B1B25">
            <w:pPr>
              <w:pStyle w:val="hdr1"/>
              <w:spacing w:before="0"/>
              <w:ind w:left="0"/>
              <w:rPr>
                <w:szCs w:val="24"/>
              </w:rPr>
            </w:pPr>
            <w:r w:rsidRPr="00BF61A0">
              <w:rPr>
                <w:szCs w:val="24"/>
              </w:rPr>
              <w:t>2.2.5.5.4 Yes Requires Coaching</w:t>
            </w:r>
          </w:p>
          <w:p w14:paraId="4236B21A" w14:textId="77777777" w:rsidR="00BF61A0" w:rsidRPr="00BF61A0" w:rsidRDefault="00BF61A0" w:rsidP="008B1B25">
            <w:pPr>
              <w:pStyle w:val="hdr1"/>
              <w:spacing w:before="0"/>
              <w:ind w:left="0"/>
              <w:rPr>
                <w:szCs w:val="24"/>
              </w:rPr>
            </w:pPr>
            <w:r w:rsidRPr="00BF61A0">
              <w:rPr>
                <w:szCs w:val="24"/>
              </w:rPr>
              <w:t>2.2.5.5.4.1 Requires Coaching Fields</w:t>
            </w:r>
          </w:p>
          <w:p w14:paraId="475B5787" w14:textId="77777777" w:rsidR="00BF61A0" w:rsidRPr="00BF61A0" w:rsidRDefault="00BF61A0" w:rsidP="008B1B25">
            <w:pPr>
              <w:pStyle w:val="hdr1"/>
              <w:spacing w:before="0"/>
              <w:ind w:left="0"/>
              <w:rPr>
                <w:szCs w:val="24"/>
              </w:rPr>
            </w:pPr>
            <w:r w:rsidRPr="00BF61A0">
              <w:rPr>
                <w:szCs w:val="24"/>
              </w:rPr>
              <w:t>2.2.5.5.5 No Does Not Require Coaching</w:t>
            </w:r>
          </w:p>
          <w:p w14:paraId="40BF50BC" w14:textId="1639A5D8" w:rsidR="00626DF3" w:rsidRDefault="00BF61A0" w:rsidP="008B1B25">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8B1B25">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8B1B25">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8B1B25">
            <w:pPr>
              <w:pStyle w:val="hdr1"/>
              <w:spacing w:before="0"/>
              <w:ind w:left="0"/>
              <w:rPr>
                <w:szCs w:val="24"/>
              </w:rPr>
            </w:pPr>
            <w:r>
              <w:rPr>
                <w:szCs w:val="24"/>
              </w:rPr>
              <w:t>P14043 – eCL SOP Link</w:t>
            </w:r>
          </w:p>
          <w:p w14:paraId="2CB83B2F" w14:textId="6ADC2C4C" w:rsidR="00B2615F" w:rsidRDefault="00B2615F" w:rsidP="008B1B25">
            <w:pPr>
              <w:pStyle w:val="hdr1"/>
              <w:spacing w:before="0"/>
              <w:ind w:left="0"/>
              <w:rPr>
                <w:szCs w:val="24"/>
              </w:rPr>
            </w:pPr>
            <w:r w:rsidRPr="00B2615F">
              <w:rPr>
                <w:szCs w:val="24"/>
              </w:rPr>
              <w:t xml:space="preserve">eCL Outlier Research and Coaching Process Front-end Form Changes </w:t>
            </w:r>
            <w:r w:rsidR="003D3157">
              <w:rPr>
                <w:szCs w:val="24"/>
              </w:rPr>
              <w:t>–</w:t>
            </w:r>
            <w:r w:rsidRPr="00B2615F">
              <w:rPr>
                <w:szCs w:val="24"/>
              </w:rPr>
              <w:t xml:space="preserve"> Conditions for Review pages - #1</w:t>
            </w:r>
          </w:p>
          <w:p w14:paraId="01B4C295" w14:textId="17EFF14B" w:rsidR="00B2615F" w:rsidRPr="00BF61A0" w:rsidRDefault="00B2615F" w:rsidP="008B1B25">
            <w:pPr>
              <w:pStyle w:val="hdr1"/>
              <w:spacing w:before="0"/>
              <w:ind w:left="0"/>
              <w:rPr>
                <w:szCs w:val="24"/>
              </w:rPr>
            </w:pPr>
            <w:r>
              <w:rPr>
                <w:szCs w:val="24"/>
              </w:rPr>
              <w:t>added ‘latest’ to text and updated URL</w:t>
            </w:r>
          </w:p>
        </w:tc>
        <w:tc>
          <w:tcPr>
            <w:tcW w:w="1530" w:type="dxa"/>
          </w:tcPr>
          <w:p w14:paraId="0E9977F1" w14:textId="7A092735" w:rsidR="00B2615F" w:rsidRDefault="00B2615F" w:rsidP="008B1B25">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8B1B25">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8B1B25">
            <w:pPr>
              <w:pStyle w:val="hdr1"/>
              <w:spacing w:before="0"/>
              <w:ind w:left="0"/>
              <w:rPr>
                <w:szCs w:val="24"/>
              </w:rPr>
            </w:pPr>
            <w:r w:rsidRPr="00BF61A0">
              <w:rPr>
                <w:szCs w:val="24"/>
              </w:rPr>
              <w:t>P14031 – eCL ETS Non-compliance Action Report</w:t>
            </w:r>
          </w:p>
          <w:p w14:paraId="65DD8F8A" w14:textId="19ABB712" w:rsidR="00F55A30" w:rsidRPr="00BF61A0" w:rsidRDefault="00F55A30" w:rsidP="008B1B25">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8B1B25">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8B1B25">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8B1B25">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8B1B25">
            <w:pPr>
              <w:pStyle w:val="hdr1"/>
              <w:spacing w:before="0"/>
              <w:ind w:left="0"/>
              <w:rPr>
                <w:szCs w:val="24"/>
              </w:rPr>
            </w:pPr>
            <w:r>
              <w:rPr>
                <w:szCs w:val="24"/>
              </w:rPr>
              <w:t>P14139 – eCL LSA Submission job codes</w:t>
            </w:r>
          </w:p>
          <w:p w14:paraId="7272D219" w14:textId="77777777" w:rsidR="00A55EFF" w:rsidRDefault="00A55EFF" w:rsidP="008B1B25">
            <w:pPr>
              <w:pStyle w:val="hdr1"/>
              <w:spacing w:before="0"/>
              <w:ind w:left="0"/>
              <w:rPr>
                <w:szCs w:val="24"/>
              </w:rPr>
            </w:pPr>
            <w:r>
              <w:rPr>
                <w:szCs w:val="24"/>
              </w:rPr>
              <w:t>Updated the following:</w:t>
            </w:r>
          </w:p>
          <w:p w14:paraId="7AC98013" w14:textId="117B9FF0" w:rsidR="00A55EFF" w:rsidRPr="00BF61A0" w:rsidRDefault="00A55EFF" w:rsidP="008B1B25">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8B1B25">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8B1B25">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8B1B25">
            <w:pPr>
              <w:pStyle w:val="hdr1"/>
              <w:spacing w:before="0"/>
              <w:ind w:left="0"/>
              <w:rPr>
                <w:szCs w:val="24"/>
              </w:rPr>
            </w:pPr>
            <w:r>
              <w:rPr>
                <w:szCs w:val="24"/>
              </w:rPr>
              <w:t xml:space="preserve">P14072 – eCL EA Inactivations </w:t>
            </w:r>
          </w:p>
          <w:p w14:paraId="77C19825" w14:textId="77777777" w:rsidR="007A73F5" w:rsidRDefault="007A73F5" w:rsidP="008B1B25">
            <w:pPr>
              <w:pStyle w:val="hdr1"/>
              <w:spacing w:before="0"/>
              <w:ind w:left="0"/>
              <w:rPr>
                <w:szCs w:val="24"/>
              </w:rPr>
            </w:pPr>
            <w:r>
              <w:rPr>
                <w:szCs w:val="24"/>
              </w:rPr>
              <w:t>Moved 4.2 to 4.1.1</w:t>
            </w:r>
          </w:p>
          <w:p w14:paraId="58F6CC42" w14:textId="77777777" w:rsidR="007A73F5" w:rsidRDefault="007A73F5" w:rsidP="008B1B25">
            <w:pPr>
              <w:pStyle w:val="hdr1"/>
              <w:spacing w:before="0"/>
              <w:ind w:left="0"/>
              <w:rPr>
                <w:szCs w:val="24"/>
              </w:rPr>
            </w:pPr>
            <w:r>
              <w:rPr>
                <w:szCs w:val="24"/>
              </w:rPr>
              <w:t>Moved 4.3x to 4.2x</w:t>
            </w:r>
          </w:p>
          <w:p w14:paraId="18C74B98" w14:textId="5EB2E5FA" w:rsidR="007A73F5" w:rsidRDefault="007A73F5" w:rsidP="008B1B2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8B1B25">
            <w:pPr>
              <w:pStyle w:val="hdr1"/>
              <w:spacing w:before="0"/>
              <w:ind w:left="0"/>
              <w:rPr>
                <w:szCs w:val="24"/>
              </w:rPr>
            </w:pPr>
            <w:r>
              <w:rPr>
                <w:szCs w:val="24"/>
              </w:rPr>
              <w:t>Modified 4.3.1x and 4.3.2x</w:t>
            </w:r>
          </w:p>
        </w:tc>
        <w:tc>
          <w:tcPr>
            <w:tcW w:w="1530" w:type="dxa"/>
          </w:tcPr>
          <w:p w14:paraId="7EA582D0" w14:textId="44E3F430" w:rsidR="00641167" w:rsidRDefault="00641167" w:rsidP="008B1B25">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8B1B25">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8B1B25">
            <w:pPr>
              <w:pStyle w:val="hdr1"/>
              <w:spacing w:before="0"/>
              <w:ind w:left="0"/>
              <w:rPr>
                <w:szCs w:val="24"/>
              </w:rPr>
            </w:pPr>
            <w:r>
              <w:rPr>
                <w:szCs w:val="24"/>
              </w:rPr>
              <w:t xml:space="preserve">P14072 – eCL EA Inactivations </w:t>
            </w:r>
          </w:p>
          <w:p w14:paraId="662C4A2C" w14:textId="2D0429A5" w:rsidR="00233337" w:rsidRDefault="00233337" w:rsidP="008B1B25">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8B1B25">
            <w:pPr>
              <w:pStyle w:val="hdr1"/>
              <w:spacing w:before="0"/>
              <w:ind w:left="0"/>
              <w:rPr>
                <w:szCs w:val="24"/>
              </w:rPr>
            </w:pPr>
            <w:r w:rsidRPr="006E0356">
              <w:rPr>
                <w:szCs w:val="24"/>
              </w:rPr>
              <w:t xml:space="preserve">4.1.1 Employee Hierarchy </w:t>
            </w:r>
          </w:p>
          <w:p w14:paraId="2F66136B" w14:textId="77777777" w:rsidR="006E0356" w:rsidRPr="006E0356" w:rsidRDefault="006E0356" w:rsidP="008B1B25">
            <w:pPr>
              <w:pStyle w:val="hdr1"/>
              <w:spacing w:before="0"/>
              <w:ind w:left="0"/>
              <w:rPr>
                <w:szCs w:val="24"/>
              </w:rPr>
            </w:pPr>
            <w:r w:rsidRPr="006E0356">
              <w:rPr>
                <w:szCs w:val="24"/>
              </w:rPr>
              <w:t>4.3.1.1 Employee Status</w:t>
            </w:r>
          </w:p>
          <w:p w14:paraId="7A03C6C6" w14:textId="77777777" w:rsidR="006E0356" w:rsidRPr="006E0356" w:rsidRDefault="006E0356" w:rsidP="008B1B25">
            <w:pPr>
              <w:pStyle w:val="hdr1"/>
              <w:spacing w:before="0"/>
              <w:ind w:left="0"/>
              <w:rPr>
                <w:szCs w:val="24"/>
              </w:rPr>
            </w:pPr>
            <w:r w:rsidRPr="006E0356">
              <w:rPr>
                <w:szCs w:val="24"/>
              </w:rPr>
              <w:t>4.3.1.2 Missing Record</w:t>
            </w:r>
          </w:p>
          <w:p w14:paraId="7DEDA5DB" w14:textId="77777777" w:rsidR="006E0356" w:rsidRPr="006E0356" w:rsidRDefault="006E0356" w:rsidP="008B1B25">
            <w:pPr>
              <w:pStyle w:val="hdr1"/>
              <w:spacing w:before="0"/>
              <w:ind w:left="0"/>
              <w:rPr>
                <w:szCs w:val="24"/>
              </w:rPr>
            </w:pPr>
            <w:r w:rsidRPr="006E0356">
              <w:rPr>
                <w:szCs w:val="24"/>
              </w:rPr>
              <w:t>4.3.2.1 Employee Status</w:t>
            </w:r>
          </w:p>
          <w:p w14:paraId="3DC32D3E" w14:textId="2100B7D3" w:rsidR="00233337" w:rsidRDefault="006E0356" w:rsidP="008B1B25">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8B1B25">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8B1B25">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8B1B25">
            <w:pPr>
              <w:pStyle w:val="hdr1"/>
              <w:spacing w:before="0"/>
              <w:ind w:left="0"/>
              <w:rPr>
                <w:szCs w:val="24"/>
              </w:rPr>
            </w:pPr>
            <w:r>
              <w:rPr>
                <w:szCs w:val="24"/>
              </w:rPr>
              <w:t>P14065 – eCL HR Access to Historical Dashboard</w:t>
            </w:r>
          </w:p>
          <w:p w14:paraId="0D577147" w14:textId="56CB8A97" w:rsidR="00F02FAB" w:rsidRPr="00F02FAB" w:rsidRDefault="00F02FAB" w:rsidP="008B1B25">
            <w:pPr>
              <w:pStyle w:val="hdr1"/>
              <w:spacing w:before="0"/>
              <w:ind w:left="0"/>
              <w:rPr>
                <w:szCs w:val="24"/>
              </w:rPr>
            </w:pPr>
            <w:r w:rsidRPr="00F02FAB">
              <w:rPr>
                <w:szCs w:val="24"/>
              </w:rPr>
              <w:t xml:space="preserve">III Program Requirements </w:t>
            </w:r>
            <w:r w:rsidR="003D3157">
              <w:rPr>
                <w:szCs w:val="24"/>
              </w:rPr>
              <w:t>–</w:t>
            </w:r>
            <w:r w:rsidRPr="00F02FAB">
              <w:rPr>
                <w:szCs w:val="24"/>
              </w:rPr>
              <w:t xml:space="preserve"> D</w:t>
            </w:r>
          </w:p>
          <w:p w14:paraId="6EA16E28" w14:textId="28E3A4CB" w:rsidR="00F02FAB" w:rsidRPr="00F02FAB" w:rsidRDefault="00F02FAB" w:rsidP="008B1B25">
            <w:pPr>
              <w:pStyle w:val="hdr1"/>
              <w:spacing w:before="0"/>
              <w:ind w:left="0"/>
              <w:rPr>
                <w:szCs w:val="24"/>
              </w:rPr>
            </w:pPr>
            <w:r w:rsidRPr="00F02FAB">
              <w:rPr>
                <w:szCs w:val="24"/>
              </w:rPr>
              <w:t xml:space="preserve">IV Layouts </w:t>
            </w:r>
            <w:r w:rsidR="003D3157">
              <w:rPr>
                <w:szCs w:val="24"/>
              </w:rPr>
              <w:t>–</w:t>
            </w:r>
            <w:r w:rsidRPr="00F02FAB">
              <w:rPr>
                <w:szCs w:val="24"/>
              </w:rPr>
              <w:t xml:space="preserve"> Dashboard Permissions Criteria </w:t>
            </w:r>
            <w:r w:rsidR="003D3157">
              <w:rPr>
                <w:szCs w:val="24"/>
              </w:rPr>
              <w:t>–</w:t>
            </w:r>
            <w:r w:rsidRPr="00F02FAB">
              <w:rPr>
                <w:szCs w:val="24"/>
              </w:rPr>
              <w:t xml:space="preserve"> Historical Dashboard and Historical Dashboard Review</w:t>
            </w:r>
          </w:p>
          <w:p w14:paraId="4824D5FB" w14:textId="69EC8390" w:rsidR="00CB3074" w:rsidRDefault="00F02FAB" w:rsidP="008B1B25">
            <w:pPr>
              <w:pStyle w:val="hdr1"/>
              <w:spacing w:before="0"/>
              <w:ind w:left="0"/>
              <w:rPr>
                <w:szCs w:val="24"/>
              </w:rPr>
            </w:pPr>
            <w:r w:rsidRPr="00F02FAB">
              <w:rPr>
                <w:szCs w:val="24"/>
              </w:rPr>
              <w:t xml:space="preserve">IV Layouts </w:t>
            </w:r>
            <w:r w:rsidR="003D3157">
              <w:rPr>
                <w:szCs w:val="24"/>
              </w:rPr>
              <w:t>–</w:t>
            </w:r>
            <w:r w:rsidRPr="00F02FAB">
              <w:rPr>
                <w:szCs w:val="24"/>
              </w:rPr>
              <w:t xml:space="preserve"> VI Historical Reporting Dashboard</w:t>
            </w:r>
          </w:p>
        </w:tc>
        <w:tc>
          <w:tcPr>
            <w:tcW w:w="1530" w:type="dxa"/>
          </w:tcPr>
          <w:p w14:paraId="4831EC07" w14:textId="4696EE26" w:rsidR="00CB3074" w:rsidRDefault="00CB3074" w:rsidP="008B1B25">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8B1B25">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8B1B25">
            <w:pPr>
              <w:pStyle w:val="hdr1"/>
              <w:spacing w:before="0"/>
              <w:ind w:left="0"/>
              <w:rPr>
                <w:szCs w:val="24"/>
              </w:rPr>
            </w:pPr>
            <w:r>
              <w:rPr>
                <w:szCs w:val="24"/>
              </w:rPr>
              <w:t>P14065 – eCL HR Access to Historical Dashboard</w:t>
            </w:r>
          </w:p>
          <w:p w14:paraId="2371A6ED" w14:textId="77777777" w:rsidR="00570790" w:rsidRDefault="00570790" w:rsidP="008B1B25">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8B1B25">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8B1B25">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8B1B25">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8B1B25">
            <w:pPr>
              <w:pStyle w:val="hdr1"/>
              <w:spacing w:before="0"/>
              <w:ind w:left="0"/>
              <w:jc w:val="left"/>
              <w:rPr>
                <w:szCs w:val="24"/>
              </w:rPr>
            </w:pPr>
            <w:r>
              <w:rPr>
                <w:szCs w:val="24"/>
              </w:rPr>
              <w:t>P14252 – eCL LSA Job Codes to submit</w:t>
            </w:r>
          </w:p>
          <w:p w14:paraId="64074A5A" w14:textId="77D2D117" w:rsidR="000B09FD" w:rsidRDefault="000B09FD" w:rsidP="008B1B25">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8B1B25">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8B1B25">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8B1B25">
            <w:pPr>
              <w:pStyle w:val="hdr1"/>
              <w:spacing w:before="0"/>
              <w:ind w:left="0"/>
              <w:jc w:val="left"/>
              <w:rPr>
                <w:szCs w:val="24"/>
              </w:rPr>
            </w:pPr>
            <w:r>
              <w:rPr>
                <w:szCs w:val="24"/>
              </w:rPr>
              <w:t>P13272 – eCL Change BCC to CCO</w:t>
            </w:r>
          </w:p>
          <w:p w14:paraId="437FC10C" w14:textId="1C7DD29F" w:rsidR="00DB1EEC" w:rsidRDefault="00DB1EEC" w:rsidP="008B1B25">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31801ABB" w:rsidR="002F2006" w:rsidRPr="002F2006" w:rsidRDefault="002F2006" w:rsidP="003D3157">
            <w:pPr>
              <w:pStyle w:val="hdr1"/>
              <w:numPr>
                <w:ilvl w:val="0"/>
                <w:numId w:val="44"/>
              </w:numPr>
              <w:spacing w:before="0"/>
              <w:rPr>
                <w:szCs w:val="24"/>
              </w:rPr>
            </w:pPr>
            <w:r w:rsidRPr="002F2006">
              <w:rPr>
                <w:szCs w:val="24"/>
              </w:rPr>
              <w:t>Product Description</w:t>
            </w:r>
          </w:p>
          <w:p w14:paraId="29FA9077" w14:textId="38F58EC1" w:rsidR="002F2006" w:rsidRDefault="002F2006" w:rsidP="008B1B25">
            <w:pPr>
              <w:pStyle w:val="hdr1"/>
              <w:spacing w:before="0"/>
              <w:ind w:left="0"/>
              <w:jc w:val="left"/>
              <w:rPr>
                <w:szCs w:val="24"/>
              </w:rPr>
            </w:pPr>
            <w:r w:rsidRPr="002F2006">
              <w:rPr>
                <w:szCs w:val="24"/>
              </w:rPr>
              <w:t xml:space="preserve">Project Purpose </w:t>
            </w:r>
            <w:r w:rsidR="003D3157">
              <w:rPr>
                <w:szCs w:val="24"/>
              </w:rPr>
              <w:t>–</w:t>
            </w:r>
            <w:r w:rsidRPr="002F2006">
              <w:rPr>
                <w:szCs w:val="24"/>
              </w:rPr>
              <w:t xml:space="preserve"> first sentence</w:t>
            </w:r>
          </w:p>
          <w:p w14:paraId="610D9829" w14:textId="77777777" w:rsidR="00235C40" w:rsidRDefault="00235C40" w:rsidP="008B1B25">
            <w:pPr>
              <w:pStyle w:val="hdr1"/>
              <w:spacing w:before="0"/>
              <w:ind w:left="0"/>
              <w:jc w:val="left"/>
              <w:rPr>
                <w:szCs w:val="24"/>
              </w:rPr>
            </w:pPr>
            <w:r>
              <w:rPr>
                <w:szCs w:val="24"/>
              </w:rPr>
              <w:t xml:space="preserve">II. </w:t>
            </w:r>
            <w:r w:rsidRPr="00235C40">
              <w:rPr>
                <w:szCs w:val="24"/>
              </w:rPr>
              <w:t xml:space="preserve">Customer Requirements </w:t>
            </w:r>
          </w:p>
          <w:p w14:paraId="6F6B3D8F" w14:textId="1D619DCE" w:rsidR="00235C40" w:rsidRPr="00235C40" w:rsidRDefault="00235C40" w:rsidP="008B1B25">
            <w:pPr>
              <w:pStyle w:val="hdr1"/>
              <w:spacing w:before="0"/>
              <w:ind w:left="0"/>
              <w:jc w:val="left"/>
              <w:rPr>
                <w:szCs w:val="24"/>
              </w:rPr>
            </w:pPr>
            <w:r>
              <w:rPr>
                <w:szCs w:val="24"/>
              </w:rPr>
              <w:t xml:space="preserve">Data Definition </w:t>
            </w:r>
            <w:r w:rsidR="003D3157">
              <w:rPr>
                <w:szCs w:val="24"/>
              </w:rPr>
              <w:t>–</w:t>
            </w:r>
            <w:r>
              <w:rPr>
                <w:szCs w:val="24"/>
              </w:rPr>
              <w:t xml:space="preserve"> </w:t>
            </w:r>
            <w:r w:rsidRPr="00235C40">
              <w:rPr>
                <w:szCs w:val="24"/>
              </w:rPr>
              <w:t>59 CoachingReason</w:t>
            </w:r>
          </w:p>
          <w:p w14:paraId="462686CA" w14:textId="765E05BA" w:rsidR="00235C40" w:rsidRPr="00235C40" w:rsidRDefault="00235C40" w:rsidP="008B1B25">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8B1B25">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8B1B25">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8B1B25">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8B1B25">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8B1B25">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8B1B25">
            <w:pPr>
              <w:pStyle w:val="hdr1"/>
              <w:spacing w:before="0"/>
              <w:ind w:left="0"/>
              <w:jc w:val="left"/>
              <w:rPr>
                <w:szCs w:val="24"/>
              </w:rPr>
            </w:pPr>
            <w:r>
              <w:rPr>
                <w:szCs w:val="24"/>
              </w:rPr>
              <w:t>P13272 – eCL Change BCC to CCO</w:t>
            </w:r>
          </w:p>
          <w:p w14:paraId="1731539C" w14:textId="77777777" w:rsidR="00693A08" w:rsidRDefault="00693A08" w:rsidP="008B1B25">
            <w:pPr>
              <w:pStyle w:val="hdr1"/>
              <w:spacing w:before="0"/>
              <w:ind w:left="0"/>
              <w:jc w:val="left"/>
              <w:rPr>
                <w:szCs w:val="24"/>
              </w:rPr>
            </w:pPr>
            <w:r>
              <w:rPr>
                <w:szCs w:val="24"/>
              </w:rPr>
              <w:t xml:space="preserve">II. </w:t>
            </w:r>
            <w:r w:rsidRPr="00235C40">
              <w:rPr>
                <w:szCs w:val="24"/>
              </w:rPr>
              <w:t xml:space="preserve">Customer Requirements </w:t>
            </w:r>
          </w:p>
          <w:p w14:paraId="11C31F96" w14:textId="36CFE19D" w:rsidR="00693A08" w:rsidRDefault="00693A08" w:rsidP="008B1B25">
            <w:pPr>
              <w:pStyle w:val="hdr1"/>
              <w:spacing w:before="0"/>
              <w:ind w:left="0"/>
              <w:jc w:val="left"/>
              <w:rPr>
                <w:szCs w:val="24"/>
              </w:rPr>
            </w:pPr>
            <w:r>
              <w:rPr>
                <w:szCs w:val="24"/>
              </w:rPr>
              <w:t xml:space="preserve">Data Definition </w:t>
            </w:r>
            <w:r w:rsidR="003D3157">
              <w:rPr>
                <w:szCs w:val="24"/>
              </w:rPr>
              <w:t>–</w:t>
            </w:r>
            <w:r>
              <w:rPr>
                <w:szCs w:val="24"/>
              </w:rPr>
              <w:t xml:space="preserve">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8B1B25">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8B1B25">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8B1B25">
            <w:pPr>
              <w:pStyle w:val="hdr1"/>
              <w:spacing w:before="0"/>
              <w:ind w:left="0"/>
              <w:jc w:val="left"/>
              <w:rPr>
                <w:szCs w:val="24"/>
              </w:rPr>
            </w:pPr>
            <w:r>
              <w:rPr>
                <w:szCs w:val="24"/>
              </w:rPr>
              <w:t>P14065 – eCL HR Access to Historical Dashboard</w:t>
            </w:r>
          </w:p>
          <w:p w14:paraId="55050298" w14:textId="77777777" w:rsidR="00D51BA9" w:rsidRDefault="00A56EF4" w:rsidP="008B1B25">
            <w:pPr>
              <w:pStyle w:val="hdr1"/>
              <w:spacing w:before="0"/>
              <w:ind w:left="0"/>
              <w:jc w:val="left"/>
              <w:rPr>
                <w:szCs w:val="24"/>
              </w:rPr>
            </w:pPr>
            <w:r w:rsidRPr="00F02FAB">
              <w:rPr>
                <w:szCs w:val="24"/>
              </w:rPr>
              <w:t>IV Layouts</w:t>
            </w:r>
          </w:p>
          <w:p w14:paraId="555ADB85" w14:textId="14AA8F23" w:rsidR="00A56EF4" w:rsidRDefault="00A56EF4" w:rsidP="008B1B25">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8B1B25">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8B1B25">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8B1B25">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8B1B25">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8B1B25">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8B1B25">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8B1B25">
            <w:pPr>
              <w:pStyle w:val="hdr1"/>
              <w:spacing w:before="0"/>
              <w:ind w:left="0"/>
              <w:jc w:val="left"/>
              <w:rPr>
                <w:szCs w:val="24"/>
              </w:rPr>
            </w:pPr>
            <w:r>
              <w:rPr>
                <w:szCs w:val="24"/>
              </w:rPr>
              <w:t>P14323 – eCL No self coaching logs</w:t>
            </w:r>
          </w:p>
          <w:p w14:paraId="080F02D2" w14:textId="77777777" w:rsidR="004B0D18" w:rsidRDefault="004B0D18" w:rsidP="008B1B25">
            <w:pPr>
              <w:pStyle w:val="hdr1"/>
              <w:spacing w:before="0"/>
              <w:ind w:left="0"/>
              <w:jc w:val="left"/>
              <w:rPr>
                <w:szCs w:val="24"/>
              </w:rPr>
            </w:pPr>
            <w:r>
              <w:rPr>
                <w:szCs w:val="24"/>
              </w:rPr>
              <w:t>Added the following requirement</w:t>
            </w:r>
          </w:p>
          <w:p w14:paraId="01829A36" w14:textId="0947D008" w:rsidR="004B0D18" w:rsidRDefault="004B0D18" w:rsidP="008B1B25">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8B1B25">
            <w:pPr>
              <w:pStyle w:val="hdr1"/>
              <w:spacing w:before="0"/>
              <w:ind w:left="0"/>
              <w:jc w:val="left"/>
              <w:rPr>
                <w:szCs w:val="24"/>
              </w:rPr>
            </w:pPr>
            <w:r>
              <w:rPr>
                <w:szCs w:val="24"/>
              </w:rPr>
              <w:t>2.1.1.1 No log to self</w:t>
            </w:r>
          </w:p>
          <w:p w14:paraId="6B324E7F" w14:textId="005A4845" w:rsidR="006751EE" w:rsidRDefault="006751EE" w:rsidP="008B1B25">
            <w:pPr>
              <w:spacing w:after="0"/>
              <w:rPr>
                <w:szCs w:val="24"/>
              </w:rPr>
            </w:pPr>
            <w:r>
              <w:rPr>
                <w:rFonts w:ascii="Times New Roman" w:hAnsi="Times New Roman" w:cs="Times New Roman"/>
                <w:sz w:val="24"/>
                <w:szCs w:val="24"/>
              </w:rPr>
              <w:t>2.2.1.15 No log to self</w:t>
            </w:r>
          </w:p>
          <w:p w14:paraId="7EE56F12" w14:textId="41295F1A" w:rsidR="006751EE" w:rsidRDefault="006751EE" w:rsidP="008B1B25">
            <w:pPr>
              <w:pStyle w:val="hdr1"/>
              <w:spacing w:before="0"/>
              <w:ind w:left="0"/>
              <w:jc w:val="left"/>
              <w:rPr>
                <w:szCs w:val="24"/>
              </w:rPr>
            </w:pPr>
            <w:r>
              <w:rPr>
                <w:szCs w:val="24"/>
              </w:rPr>
              <w:t>2.3.1.14 No log to self</w:t>
            </w:r>
          </w:p>
          <w:p w14:paraId="41447F62" w14:textId="2E8351CA" w:rsidR="006751EE" w:rsidRDefault="006751EE" w:rsidP="008B1B25">
            <w:pPr>
              <w:pStyle w:val="hdr1"/>
              <w:spacing w:before="0"/>
              <w:ind w:left="0"/>
              <w:jc w:val="left"/>
              <w:rPr>
                <w:szCs w:val="24"/>
              </w:rPr>
            </w:pPr>
            <w:r>
              <w:rPr>
                <w:szCs w:val="24"/>
              </w:rPr>
              <w:t>2.4.1.14 No log to self</w:t>
            </w:r>
          </w:p>
        </w:tc>
        <w:tc>
          <w:tcPr>
            <w:tcW w:w="1530" w:type="dxa"/>
          </w:tcPr>
          <w:p w14:paraId="7BD797FB" w14:textId="29163EFD" w:rsidR="004B0D18" w:rsidRDefault="004B0D18" w:rsidP="008B1B25">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8B1B25">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8B1B25">
            <w:pPr>
              <w:pStyle w:val="hdr1"/>
              <w:spacing w:before="0"/>
              <w:ind w:left="0"/>
              <w:jc w:val="left"/>
              <w:rPr>
                <w:szCs w:val="24"/>
              </w:rPr>
            </w:pPr>
            <w:r>
              <w:rPr>
                <w:szCs w:val="24"/>
              </w:rPr>
              <w:t>P14304 – eCL Warning Reasons on Dashboard</w:t>
            </w:r>
          </w:p>
          <w:p w14:paraId="6B500564" w14:textId="77EBB699" w:rsidR="0096352D" w:rsidRDefault="0096352D" w:rsidP="008B1B25">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8B1B25">
            <w:pPr>
              <w:pStyle w:val="hdr1"/>
              <w:spacing w:before="0"/>
              <w:ind w:left="0"/>
              <w:jc w:val="left"/>
              <w:rPr>
                <w:szCs w:val="24"/>
              </w:rPr>
            </w:pPr>
            <w:r w:rsidRPr="0096352D">
              <w:rPr>
                <w:szCs w:val="24"/>
              </w:rPr>
              <w:t xml:space="preserve">IV Layouts </w:t>
            </w:r>
          </w:p>
          <w:p w14:paraId="7CAA8EC9" w14:textId="40305E14" w:rsidR="0096352D" w:rsidRPr="0096352D" w:rsidRDefault="0096352D" w:rsidP="008B1B25">
            <w:pPr>
              <w:pStyle w:val="hdr1"/>
              <w:spacing w:before="0"/>
              <w:ind w:left="0"/>
              <w:jc w:val="left"/>
              <w:rPr>
                <w:szCs w:val="24"/>
              </w:rPr>
            </w:pPr>
            <w:r w:rsidRPr="0096352D">
              <w:rPr>
                <w:szCs w:val="24"/>
              </w:rPr>
              <w:t xml:space="preserve">- II Supervisor Dashboard </w:t>
            </w:r>
            <w:r w:rsidR="003D3157">
              <w:rPr>
                <w:szCs w:val="24"/>
              </w:rPr>
              <w:t>–</w:t>
            </w:r>
            <w:r w:rsidRPr="0096352D">
              <w:rPr>
                <w:szCs w:val="24"/>
              </w:rPr>
              <w:t xml:space="preserve"> 6 My Teams Warning eCoaching Logs</w:t>
            </w:r>
          </w:p>
          <w:p w14:paraId="3634BA51" w14:textId="09A1A6E1" w:rsidR="0096352D" w:rsidRPr="0096352D" w:rsidRDefault="0096352D" w:rsidP="008B1B25">
            <w:pPr>
              <w:pStyle w:val="hdr1"/>
              <w:spacing w:before="0"/>
              <w:ind w:left="0"/>
              <w:jc w:val="left"/>
              <w:rPr>
                <w:szCs w:val="24"/>
              </w:rPr>
            </w:pPr>
            <w:r w:rsidRPr="0096352D">
              <w:rPr>
                <w:szCs w:val="24"/>
              </w:rPr>
              <w:t xml:space="preserve">- III Manager Dashboard </w:t>
            </w:r>
            <w:r w:rsidR="003D3157">
              <w:rPr>
                <w:szCs w:val="24"/>
              </w:rPr>
              <w:t>–</w:t>
            </w:r>
            <w:r w:rsidRPr="0096352D">
              <w:rPr>
                <w:szCs w:val="24"/>
              </w:rPr>
              <w:t xml:space="preserve"> 5 My Teams Warning eCoaching Logs</w:t>
            </w:r>
          </w:p>
          <w:p w14:paraId="1FDC94A9" w14:textId="77777777" w:rsidR="0096352D" w:rsidRDefault="0096352D" w:rsidP="008B1B25">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8B1B25">
            <w:pPr>
              <w:pStyle w:val="hdr1"/>
              <w:spacing w:before="0"/>
              <w:ind w:left="0"/>
              <w:rPr>
                <w:szCs w:val="24"/>
              </w:rPr>
            </w:pPr>
            <w:r w:rsidRPr="00961B10">
              <w:rPr>
                <w:szCs w:val="24"/>
              </w:rPr>
              <w:t>2.1.1.3 No Duplicate Warnings</w:t>
            </w:r>
          </w:p>
          <w:p w14:paraId="19E934CA" w14:textId="77777777" w:rsidR="0096352D" w:rsidRDefault="0096352D" w:rsidP="008B1B25">
            <w:pPr>
              <w:pStyle w:val="hdr1"/>
              <w:spacing w:before="0"/>
              <w:ind w:left="0"/>
              <w:jc w:val="left"/>
              <w:rPr>
                <w:szCs w:val="24"/>
              </w:rPr>
            </w:pPr>
            <w:r w:rsidRPr="0096352D">
              <w:rPr>
                <w:szCs w:val="24"/>
              </w:rPr>
              <w:t>2.2.1.6.3 Direct Warning Reason and Sub-Reasons</w:t>
            </w:r>
          </w:p>
          <w:p w14:paraId="30C74CDA" w14:textId="49C75FEB" w:rsidR="00961B10" w:rsidRDefault="00961B10" w:rsidP="008B1B25">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8B1B25">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8B1B25">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8B1B25">
            <w:pPr>
              <w:pStyle w:val="hdr1"/>
              <w:spacing w:before="0"/>
              <w:ind w:left="0"/>
              <w:jc w:val="left"/>
              <w:rPr>
                <w:szCs w:val="24"/>
              </w:rPr>
            </w:pPr>
            <w:r w:rsidRPr="00DB0867">
              <w:rPr>
                <w:szCs w:val="24"/>
              </w:rPr>
              <w:t>P14323 – eCL No self coaching logs</w:t>
            </w:r>
          </w:p>
          <w:p w14:paraId="6149823A" w14:textId="23A4EEAF" w:rsidR="00DB0867" w:rsidRDefault="00DB0867" w:rsidP="008B1B25">
            <w:pPr>
              <w:pStyle w:val="hdr1"/>
              <w:spacing w:before="0"/>
              <w:ind w:left="0"/>
              <w:jc w:val="left"/>
              <w:rPr>
                <w:szCs w:val="24"/>
              </w:rPr>
            </w:pPr>
            <w:r>
              <w:rPr>
                <w:szCs w:val="24"/>
              </w:rPr>
              <w:t>Modified the following requirement</w:t>
            </w:r>
          </w:p>
          <w:p w14:paraId="4AFC0722" w14:textId="77777777" w:rsidR="00DB0867" w:rsidRDefault="00DB0867" w:rsidP="008B1B25">
            <w:pPr>
              <w:pStyle w:val="hdr1"/>
              <w:spacing w:before="0"/>
              <w:ind w:left="0"/>
              <w:jc w:val="left"/>
              <w:rPr>
                <w:szCs w:val="24"/>
              </w:rPr>
            </w:pPr>
            <w:r>
              <w:rPr>
                <w:szCs w:val="24"/>
              </w:rPr>
              <w:t>2.1.1.1 No log to self</w:t>
            </w:r>
          </w:p>
          <w:p w14:paraId="41AA8B0D" w14:textId="77777777" w:rsidR="00DB0867" w:rsidRDefault="00DB0867" w:rsidP="008B1B25">
            <w:pPr>
              <w:spacing w:after="0"/>
              <w:rPr>
                <w:szCs w:val="24"/>
              </w:rPr>
            </w:pPr>
            <w:r>
              <w:rPr>
                <w:rFonts w:ascii="Times New Roman" w:hAnsi="Times New Roman" w:cs="Times New Roman"/>
                <w:sz w:val="24"/>
                <w:szCs w:val="24"/>
              </w:rPr>
              <w:t>2.2.1.15 No log to self</w:t>
            </w:r>
          </w:p>
          <w:p w14:paraId="46A55A8C" w14:textId="77777777" w:rsidR="00DB0867" w:rsidRDefault="00DB0867" w:rsidP="008B1B25">
            <w:pPr>
              <w:pStyle w:val="hdr1"/>
              <w:spacing w:before="0"/>
              <w:ind w:left="0"/>
              <w:jc w:val="left"/>
              <w:rPr>
                <w:szCs w:val="24"/>
              </w:rPr>
            </w:pPr>
            <w:r>
              <w:rPr>
                <w:szCs w:val="24"/>
              </w:rPr>
              <w:t>2.3.1.14 No log to self</w:t>
            </w:r>
          </w:p>
          <w:p w14:paraId="47BA4A1D" w14:textId="508F8B1E" w:rsidR="00DB0867" w:rsidRDefault="00DB0867" w:rsidP="008B1B25">
            <w:pPr>
              <w:pStyle w:val="hdr1"/>
              <w:spacing w:before="0"/>
              <w:ind w:left="0"/>
              <w:jc w:val="left"/>
              <w:rPr>
                <w:szCs w:val="24"/>
              </w:rPr>
            </w:pPr>
            <w:r>
              <w:rPr>
                <w:szCs w:val="24"/>
              </w:rPr>
              <w:t>2.4.1.14 No log to self</w:t>
            </w:r>
          </w:p>
        </w:tc>
        <w:tc>
          <w:tcPr>
            <w:tcW w:w="1530" w:type="dxa"/>
          </w:tcPr>
          <w:p w14:paraId="50BA058A" w14:textId="2DD8EB12" w:rsidR="0096352D" w:rsidRDefault="00DB0867" w:rsidP="008B1B25">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8B1B25">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B1B25">
            <w:pPr>
              <w:pStyle w:val="hdr1"/>
              <w:spacing w:before="0"/>
              <w:ind w:left="0"/>
              <w:jc w:val="left"/>
              <w:rPr>
                <w:szCs w:val="24"/>
              </w:rPr>
            </w:pPr>
            <w:r>
              <w:rPr>
                <w:szCs w:val="24"/>
              </w:rPr>
              <w:t>P14423 – eCL Extend Dashboard Hierarchy</w:t>
            </w:r>
          </w:p>
          <w:p w14:paraId="17EE839B" w14:textId="77777777" w:rsidR="00413486" w:rsidRPr="00413486" w:rsidRDefault="00413486" w:rsidP="008B1B25">
            <w:pPr>
              <w:pStyle w:val="hdr1"/>
              <w:spacing w:before="0"/>
              <w:ind w:left="0"/>
              <w:jc w:val="left"/>
              <w:rPr>
                <w:szCs w:val="24"/>
              </w:rPr>
            </w:pPr>
            <w:r w:rsidRPr="00413486">
              <w:rPr>
                <w:szCs w:val="24"/>
              </w:rPr>
              <w:t>III Program Requirements</w:t>
            </w:r>
          </w:p>
          <w:p w14:paraId="343B8AB4" w14:textId="1EAF5747" w:rsidR="00413486" w:rsidRPr="00413486" w:rsidRDefault="00413486" w:rsidP="008B1B25">
            <w:pPr>
              <w:pStyle w:val="hdr1"/>
              <w:spacing w:before="0"/>
              <w:ind w:left="0"/>
              <w:jc w:val="left"/>
              <w:rPr>
                <w:szCs w:val="24"/>
              </w:rPr>
            </w:pPr>
            <w:r w:rsidRPr="00413486">
              <w:rPr>
                <w:szCs w:val="24"/>
              </w:rPr>
              <w:t xml:space="preserve">- D </w:t>
            </w:r>
            <w:r w:rsidR="003D3157">
              <w:rPr>
                <w:szCs w:val="24"/>
              </w:rPr>
              <w:t>–</w:t>
            </w:r>
            <w:r w:rsidRPr="00413486">
              <w:rPr>
                <w:szCs w:val="24"/>
              </w:rPr>
              <w:t xml:space="preserve"> added warning information about senior managers, directors, and regional managers </w:t>
            </w:r>
          </w:p>
          <w:p w14:paraId="6B44FA79" w14:textId="6002B479" w:rsidR="00413486" w:rsidRPr="00413486" w:rsidRDefault="00413486" w:rsidP="008B1B25">
            <w:pPr>
              <w:pStyle w:val="hdr1"/>
              <w:spacing w:before="0"/>
              <w:ind w:left="0"/>
              <w:jc w:val="left"/>
              <w:rPr>
                <w:szCs w:val="24"/>
              </w:rPr>
            </w:pPr>
            <w:r w:rsidRPr="00413486">
              <w:rPr>
                <w:szCs w:val="24"/>
              </w:rPr>
              <w:t xml:space="preserve">- K </w:t>
            </w:r>
            <w:r w:rsidR="003D3157">
              <w:rPr>
                <w:szCs w:val="24"/>
              </w:rPr>
              <w:t>–</w:t>
            </w:r>
            <w:r w:rsidRPr="00413486">
              <w:rPr>
                <w:szCs w:val="24"/>
              </w:rPr>
              <w:t xml:space="preserve"> added new log information about senior managers, directors, and regional managers </w:t>
            </w:r>
          </w:p>
          <w:p w14:paraId="3D4B9B8C" w14:textId="34482F5D" w:rsidR="00413486" w:rsidRDefault="00413486" w:rsidP="008B1B25">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B1B25">
            <w:pPr>
              <w:pStyle w:val="hdr1"/>
              <w:spacing w:before="0"/>
              <w:ind w:left="0"/>
              <w:jc w:val="left"/>
              <w:rPr>
                <w:szCs w:val="24"/>
              </w:rPr>
            </w:pPr>
            <w:r w:rsidRPr="008A6F5E">
              <w:rPr>
                <w:szCs w:val="24"/>
              </w:rPr>
              <w:t>I Employee Dashboard</w:t>
            </w:r>
          </w:p>
          <w:p w14:paraId="5A337D38" w14:textId="77777777" w:rsidR="008A6F5E" w:rsidRPr="008A6F5E" w:rsidRDefault="008A6F5E" w:rsidP="008B1B25">
            <w:pPr>
              <w:pStyle w:val="hdr1"/>
              <w:spacing w:before="0"/>
              <w:ind w:left="0"/>
              <w:jc w:val="left"/>
              <w:rPr>
                <w:szCs w:val="24"/>
              </w:rPr>
            </w:pPr>
            <w:r w:rsidRPr="008A6F5E">
              <w:rPr>
                <w:szCs w:val="24"/>
              </w:rPr>
              <w:t>II Supervisor Dashboard</w:t>
            </w:r>
          </w:p>
          <w:p w14:paraId="0457B86C" w14:textId="77777777" w:rsidR="008A6F5E" w:rsidRPr="008A6F5E" w:rsidRDefault="008A6F5E" w:rsidP="008B1B25">
            <w:pPr>
              <w:pStyle w:val="hdr1"/>
              <w:spacing w:before="0"/>
              <w:ind w:left="0"/>
              <w:jc w:val="left"/>
              <w:rPr>
                <w:szCs w:val="24"/>
              </w:rPr>
            </w:pPr>
            <w:r w:rsidRPr="008A6F5E">
              <w:rPr>
                <w:szCs w:val="24"/>
              </w:rPr>
              <w:t>III Manager Dashboard</w:t>
            </w:r>
          </w:p>
          <w:p w14:paraId="344AAA01" w14:textId="77777777" w:rsidR="008A6F5E" w:rsidRPr="008A6F5E" w:rsidRDefault="008A6F5E" w:rsidP="008B1B25">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B1B25">
            <w:pPr>
              <w:pStyle w:val="hdr1"/>
              <w:spacing w:before="0"/>
              <w:ind w:left="0"/>
              <w:jc w:val="left"/>
              <w:rPr>
                <w:szCs w:val="24"/>
              </w:rPr>
            </w:pPr>
            <w:r w:rsidRPr="008A6F5E">
              <w:rPr>
                <w:szCs w:val="24"/>
              </w:rPr>
              <w:t>V Support Staff Dashboard</w:t>
            </w:r>
          </w:p>
          <w:p w14:paraId="63C48730" w14:textId="4A0933F0" w:rsidR="00413486" w:rsidRPr="00DB0867" w:rsidRDefault="008A6F5E" w:rsidP="008B1B25">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8B1B25">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8B1B25">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8B1B25">
            <w:pPr>
              <w:pStyle w:val="hdr1"/>
              <w:spacing w:before="0"/>
              <w:ind w:left="0"/>
              <w:jc w:val="left"/>
              <w:rPr>
                <w:szCs w:val="24"/>
              </w:rPr>
            </w:pPr>
            <w:r>
              <w:rPr>
                <w:szCs w:val="24"/>
              </w:rPr>
              <w:t>P14422 – eCL Dashboard Enhancements</w:t>
            </w:r>
          </w:p>
          <w:p w14:paraId="395ADF54" w14:textId="0F3A82C1" w:rsidR="00B417AE" w:rsidRDefault="00B417AE" w:rsidP="008B1B25">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8B1B25">
            <w:pPr>
              <w:pStyle w:val="hdr1"/>
              <w:spacing w:before="0"/>
              <w:ind w:left="0"/>
              <w:jc w:val="left"/>
              <w:rPr>
                <w:szCs w:val="24"/>
              </w:rPr>
            </w:pPr>
            <w:r w:rsidRPr="00B417AE">
              <w:rPr>
                <w:szCs w:val="24"/>
              </w:rPr>
              <w:t>I Employee Dashboard</w:t>
            </w:r>
          </w:p>
          <w:p w14:paraId="2F451034" w14:textId="77777777" w:rsidR="00B417AE" w:rsidRPr="00B417AE" w:rsidRDefault="00B417AE" w:rsidP="008B1B25">
            <w:pPr>
              <w:pStyle w:val="hdr1"/>
              <w:spacing w:before="0"/>
              <w:ind w:left="0"/>
              <w:jc w:val="left"/>
              <w:rPr>
                <w:szCs w:val="24"/>
              </w:rPr>
            </w:pPr>
            <w:r w:rsidRPr="00B417AE">
              <w:rPr>
                <w:szCs w:val="24"/>
              </w:rPr>
              <w:t>II Supervisor Dashboard</w:t>
            </w:r>
          </w:p>
          <w:p w14:paraId="078B562A" w14:textId="77777777" w:rsidR="00B417AE" w:rsidRPr="00B417AE" w:rsidRDefault="00B417AE" w:rsidP="008B1B25">
            <w:pPr>
              <w:pStyle w:val="hdr1"/>
              <w:spacing w:before="0"/>
              <w:ind w:left="0"/>
              <w:jc w:val="left"/>
              <w:rPr>
                <w:szCs w:val="24"/>
              </w:rPr>
            </w:pPr>
            <w:r w:rsidRPr="00B417AE">
              <w:rPr>
                <w:szCs w:val="24"/>
              </w:rPr>
              <w:t>III Manager Dashboard</w:t>
            </w:r>
          </w:p>
          <w:p w14:paraId="07753060" w14:textId="77777777" w:rsidR="00B417AE" w:rsidRPr="00B417AE" w:rsidRDefault="00B417AE" w:rsidP="008B1B25">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8B1B25">
            <w:pPr>
              <w:pStyle w:val="hdr1"/>
              <w:spacing w:before="0"/>
              <w:ind w:left="0"/>
              <w:jc w:val="left"/>
              <w:rPr>
                <w:szCs w:val="24"/>
              </w:rPr>
            </w:pPr>
            <w:r w:rsidRPr="00B417AE">
              <w:rPr>
                <w:szCs w:val="24"/>
              </w:rPr>
              <w:t>V Support Staff Dashboard</w:t>
            </w:r>
          </w:p>
          <w:p w14:paraId="2799C887" w14:textId="77777777" w:rsidR="00B417AE" w:rsidRPr="00B417AE" w:rsidRDefault="00B417AE" w:rsidP="008B1B25">
            <w:pPr>
              <w:pStyle w:val="hdr1"/>
              <w:spacing w:before="0"/>
              <w:ind w:left="0"/>
              <w:jc w:val="left"/>
              <w:rPr>
                <w:szCs w:val="24"/>
              </w:rPr>
            </w:pPr>
            <w:r w:rsidRPr="00B417AE">
              <w:rPr>
                <w:szCs w:val="24"/>
              </w:rPr>
              <w:t>VI Historical Reporting Dashboard</w:t>
            </w:r>
          </w:p>
          <w:p w14:paraId="3789340D" w14:textId="324FB84D" w:rsidR="00B417AE" w:rsidRDefault="00B417AE" w:rsidP="008B1B25">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8B1B25">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8B1B25">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8B1B25">
            <w:pPr>
              <w:pStyle w:val="hdr1"/>
              <w:spacing w:before="0"/>
              <w:ind w:left="0"/>
              <w:jc w:val="left"/>
              <w:rPr>
                <w:szCs w:val="24"/>
              </w:rPr>
            </w:pPr>
            <w:r>
              <w:rPr>
                <w:szCs w:val="24"/>
              </w:rPr>
              <w:t>P14512 – eCL Training Module</w:t>
            </w:r>
          </w:p>
          <w:p w14:paraId="654FED7D" w14:textId="77777777" w:rsidR="00330079" w:rsidRPr="00330079" w:rsidRDefault="00330079" w:rsidP="008B1B25">
            <w:pPr>
              <w:pStyle w:val="hdr1"/>
              <w:spacing w:before="0"/>
              <w:ind w:left="0"/>
              <w:jc w:val="left"/>
              <w:rPr>
                <w:szCs w:val="24"/>
              </w:rPr>
            </w:pPr>
            <w:r w:rsidRPr="00330079">
              <w:rPr>
                <w:szCs w:val="24"/>
              </w:rPr>
              <w:t>II Customer Requirements</w:t>
            </w:r>
          </w:p>
          <w:p w14:paraId="0B9D62EB" w14:textId="1D3F4318" w:rsidR="00330079" w:rsidRDefault="00330079" w:rsidP="008B1B25">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8B1B25">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8B1B25">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8B1B25">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8B1B25">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8B1B25">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8B1B25">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8B1B25">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8B1B25">
            <w:pPr>
              <w:pStyle w:val="hdr1"/>
              <w:spacing w:before="0"/>
              <w:ind w:left="0"/>
              <w:jc w:val="left"/>
              <w:rPr>
                <w:szCs w:val="24"/>
              </w:rPr>
            </w:pPr>
            <w:r w:rsidRPr="00A607FC">
              <w:rPr>
                <w:szCs w:val="24"/>
              </w:rPr>
              <w:t>IV Layouts</w:t>
            </w:r>
          </w:p>
          <w:p w14:paraId="7575F9F0" w14:textId="0204FE12" w:rsidR="001873C5" w:rsidRPr="00A607FC" w:rsidRDefault="001873C5" w:rsidP="008B1B25">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8B1B25">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8B1B25">
            <w:pPr>
              <w:pStyle w:val="hdr1"/>
              <w:spacing w:before="0"/>
              <w:ind w:left="0"/>
              <w:jc w:val="left"/>
              <w:rPr>
                <w:szCs w:val="24"/>
              </w:rPr>
            </w:pPr>
            <w:r w:rsidRPr="00A607FC">
              <w:rPr>
                <w:szCs w:val="24"/>
              </w:rPr>
              <w:t>5.0 Administrative Functions</w:t>
            </w:r>
          </w:p>
          <w:p w14:paraId="7FF89E6D" w14:textId="77777777" w:rsidR="00A607FC" w:rsidRPr="00A607FC" w:rsidRDefault="00A607FC" w:rsidP="008B1B25">
            <w:pPr>
              <w:pStyle w:val="hdr1"/>
              <w:spacing w:before="0"/>
              <w:ind w:left="0"/>
              <w:jc w:val="left"/>
              <w:rPr>
                <w:szCs w:val="24"/>
              </w:rPr>
            </w:pPr>
            <w:r w:rsidRPr="00A607FC">
              <w:rPr>
                <w:szCs w:val="24"/>
              </w:rPr>
              <w:t>5.1 Delete Records</w:t>
            </w:r>
          </w:p>
          <w:p w14:paraId="0852D5E8" w14:textId="77777777" w:rsidR="00A607FC" w:rsidRDefault="00A607FC" w:rsidP="008B1B25">
            <w:pPr>
              <w:pStyle w:val="hdr1"/>
              <w:spacing w:before="0"/>
              <w:ind w:left="0"/>
              <w:jc w:val="left"/>
              <w:rPr>
                <w:szCs w:val="24"/>
              </w:rPr>
            </w:pPr>
            <w:r w:rsidRPr="00A607FC">
              <w:rPr>
                <w:szCs w:val="24"/>
              </w:rPr>
              <w:t>5.2 Inactivate Records</w:t>
            </w:r>
          </w:p>
          <w:p w14:paraId="6CE4D323" w14:textId="77777777" w:rsidR="00D05FFE" w:rsidRDefault="00D05FFE" w:rsidP="008B1B25">
            <w:pPr>
              <w:pStyle w:val="hdr1"/>
              <w:spacing w:before="0"/>
              <w:ind w:left="0"/>
              <w:jc w:val="left"/>
              <w:rPr>
                <w:szCs w:val="24"/>
              </w:rPr>
            </w:pPr>
            <w:r>
              <w:rPr>
                <w:szCs w:val="24"/>
              </w:rPr>
              <w:t>P14423 – eCL Extend Dashboard Hierarchy</w:t>
            </w:r>
          </w:p>
          <w:p w14:paraId="2E366E77" w14:textId="3BC362EA" w:rsidR="00D05FFE" w:rsidRPr="00A607FC" w:rsidRDefault="00D05FFE" w:rsidP="008B1B25">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8B1B25">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8B1B25">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8B1B25">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8B1B25">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8B1B25">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8B1B25">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8B1B25">
            <w:pPr>
              <w:pStyle w:val="hdr1"/>
              <w:spacing w:before="0"/>
              <w:ind w:left="0"/>
              <w:jc w:val="left"/>
              <w:rPr>
                <w:szCs w:val="24"/>
              </w:rPr>
            </w:pPr>
            <w:r>
              <w:rPr>
                <w:szCs w:val="24"/>
              </w:rPr>
              <w:t>P14634 – eCL Inactivate logs process</w:t>
            </w:r>
          </w:p>
          <w:p w14:paraId="1E65FBA0" w14:textId="77777777" w:rsidR="00423C38" w:rsidRDefault="00423C38" w:rsidP="008B1B25">
            <w:pPr>
              <w:pStyle w:val="hdr1"/>
              <w:spacing w:before="0"/>
              <w:ind w:left="0"/>
              <w:jc w:val="left"/>
              <w:rPr>
                <w:szCs w:val="24"/>
              </w:rPr>
            </w:pPr>
            <w:r>
              <w:rPr>
                <w:szCs w:val="24"/>
              </w:rPr>
              <w:t>Added or updated the following requirements</w:t>
            </w:r>
          </w:p>
          <w:p w14:paraId="1C957C54" w14:textId="2DF9F694" w:rsidR="00423C38" w:rsidRPr="00A607FC" w:rsidRDefault="00423C38" w:rsidP="008B1B25">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8B1B25">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8B1B25">
            <w:pPr>
              <w:pStyle w:val="hdr1"/>
              <w:spacing w:before="0"/>
              <w:ind w:left="0"/>
              <w:jc w:val="left"/>
              <w:rPr>
                <w:szCs w:val="24"/>
              </w:rPr>
            </w:pPr>
            <w:r w:rsidRPr="009B0B5E">
              <w:rPr>
                <w:szCs w:val="24"/>
              </w:rPr>
              <w:t>P13618 – eCL Dashboard check current lanid</w:t>
            </w:r>
          </w:p>
          <w:p w14:paraId="6CF7E610" w14:textId="218CB939" w:rsidR="007F195A" w:rsidRDefault="007F195A" w:rsidP="008B1B25">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8B1B25">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8B1B25">
            <w:pPr>
              <w:pStyle w:val="hdr1"/>
              <w:spacing w:before="0"/>
              <w:ind w:left="0"/>
              <w:jc w:val="left"/>
              <w:rPr>
                <w:szCs w:val="24"/>
              </w:rPr>
            </w:pPr>
            <w:r>
              <w:rPr>
                <w:szCs w:val="24"/>
              </w:rPr>
              <w:t>P14422 – eCL Dashboard Enhancements</w:t>
            </w:r>
          </w:p>
          <w:p w14:paraId="493A4320" w14:textId="351ACDA8" w:rsidR="007F195A" w:rsidRPr="009B0B5E" w:rsidRDefault="007F195A" w:rsidP="008B1B25">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8B1B25">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8B1B25">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8B1B25">
            <w:pPr>
              <w:pStyle w:val="hdr1"/>
              <w:spacing w:before="0"/>
              <w:ind w:left="0"/>
              <w:jc w:val="left"/>
              <w:rPr>
                <w:szCs w:val="24"/>
              </w:rPr>
            </w:pPr>
            <w:r>
              <w:rPr>
                <w:szCs w:val="24"/>
              </w:rPr>
              <w:t>P14423 – eCL Extend Dashboard Hierarchy</w:t>
            </w:r>
          </w:p>
          <w:p w14:paraId="565490C0" w14:textId="504B0020" w:rsidR="000D544D" w:rsidRDefault="000D544D" w:rsidP="008B1B25">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8B1B25">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8B1B25">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8B1B25">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8B1B25">
            <w:pPr>
              <w:pStyle w:val="hdr1"/>
              <w:spacing w:before="0"/>
              <w:ind w:left="0"/>
              <w:jc w:val="left"/>
              <w:rPr>
                <w:szCs w:val="24"/>
              </w:rPr>
            </w:pPr>
            <w:r>
              <w:rPr>
                <w:szCs w:val="24"/>
              </w:rPr>
              <w:t>Added or updated 5.1x</w:t>
            </w:r>
          </w:p>
        </w:tc>
        <w:tc>
          <w:tcPr>
            <w:tcW w:w="1530" w:type="dxa"/>
          </w:tcPr>
          <w:p w14:paraId="61B53DCC" w14:textId="43EEF427" w:rsidR="00001384" w:rsidRDefault="00001384" w:rsidP="008B1B25">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8B1B25">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8B1B25">
            <w:pPr>
              <w:pStyle w:val="hdr1"/>
              <w:spacing w:before="0"/>
              <w:ind w:left="0"/>
              <w:jc w:val="left"/>
              <w:rPr>
                <w:szCs w:val="24"/>
              </w:rPr>
            </w:pPr>
            <w:r>
              <w:rPr>
                <w:szCs w:val="24"/>
              </w:rPr>
              <w:t>P14634 – eCL Inactivate Logs</w:t>
            </w:r>
          </w:p>
          <w:p w14:paraId="1D2735A9" w14:textId="7430CE3D" w:rsidR="00322ABE" w:rsidRPr="00A607FC" w:rsidRDefault="00322ABE" w:rsidP="008B1B25">
            <w:pPr>
              <w:pStyle w:val="hdr1"/>
              <w:spacing w:before="0"/>
              <w:ind w:left="0"/>
              <w:jc w:val="left"/>
              <w:rPr>
                <w:szCs w:val="24"/>
              </w:rPr>
            </w:pPr>
            <w:r>
              <w:rPr>
                <w:szCs w:val="24"/>
              </w:rPr>
              <w:t>Added or updated 5.2x</w:t>
            </w:r>
          </w:p>
        </w:tc>
        <w:tc>
          <w:tcPr>
            <w:tcW w:w="1530" w:type="dxa"/>
          </w:tcPr>
          <w:p w14:paraId="04425B0E" w14:textId="0F64DF3E" w:rsidR="00322ABE" w:rsidRDefault="00322ABE" w:rsidP="008B1B25">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8B1B25">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8B1B2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8B1B2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8B1B25">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8B1B25">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8B1B2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8B1B2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8B1B25">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8B1B25">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8B1B25">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8B1B25">
            <w:pPr>
              <w:pStyle w:val="hdr1"/>
              <w:spacing w:before="0"/>
              <w:ind w:left="0"/>
              <w:jc w:val="left"/>
              <w:rPr>
                <w:szCs w:val="24"/>
              </w:rPr>
            </w:pPr>
            <w:r>
              <w:rPr>
                <w:szCs w:val="24"/>
              </w:rPr>
              <w:t>P14512 – eCL Training Module</w:t>
            </w:r>
          </w:p>
          <w:p w14:paraId="52C50AB4" w14:textId="77777777" w:rsidR="009E1458" w:rsidRPr="009E1458" w:rsidRDefault="00A37AAC" w:rsidP="008B1B25">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8B1B25">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8B1B25">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B1B25">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B1B25">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B1B25">
            <w:pPr>
              <w:pStyle w:val="hdr1"/>
              <w:spacing w:before="0"/>
              <w:ind w:left="0"/>
              <w:jc w:val="left"/>
              <w:rPr>
                <w:szCs w:val="24"/>
              </w:rPr>
            </w:pPr>
            <w:r>
              <w:rPr>
                <w:szCs w:val="24"/>
              </w:rPr>
              <w:t xml:space="preserve">Added the following requirements: </w:t>
            </w:r>
          </w:p>
          <w:p w14:paraId="5EA47889" w14:textId="77777777" w:rsidR="00812621" w:rsidRDefault="00812621" w:rsidP="008B1B25">
            <w:pPr>
              <w:pStyle w:val="hdr1"/>
              <w:spacing w:before="0"/>
              <w:ind w:left="0"/>
              <w:jc w:val="left"/>
              <w:rPr>
                <w:szCs w:val="24"/>
              </w:rPr>
            </w:pPr>
            <w:r>
              <w:rPr>
                <w:szCs w:val="24"/>
              </w:rPr>
              <w:t>6.0 Reporting</w:t>
            </w:r>
          </w:p>
          <w:p w14:paraId="1B441F5E" w14:textId="77777777" w:rsidR="00812621" w:rsidRPr="00812621" w:rsidRDefault="00812621" w:rsidP="008B1B25">
            <w:pPr>
              <w:pStyle w:val="hdr1"/>
              <w:spacing w:before="0"/>
              <w:ind w:left="0"/>
              <w:rPr>
                <w:szCs w:val="24"/>
              </w:rPr>
            </w:pPr>
            <w:r w:rsidRPr="00812621">
              <w:rPr>
                <w:szCs w:val="24"/>
              </w:rPr>
              <w:t>6.1.1 Filters</w:t>
            </w:r>
          </w:p>
          <w:p w14:paraId="5B914FC9" w14:textId="1F742295" w:rsidR="00812621" w:rsidRDefault="00812621" w:rsidP="008B1B25">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B1B25">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B1B25">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B1B25">
            <w:pPr>
              <w:pStyle w:val="hdr1"/>
              <w:spacing w:before="0"/>
              <w:ind w:left="0"/>
              <w:jc w:val="left"/>
              <w:rPr>
                <w:szCs w:val="24"/>
              </w:rPr>
            </w:pPr>
            <w:r>
              <w:rPr>
                <w:szCs w:val="24"/>
              </w:rPr>
              <w:t>P14634 – eCL Log Inactivation Feed</w:t>
            </w:r>
          </w:p>
          <w:p w14:paraId="13AB1694" w14:textId="77777777" w:rsidR="00EA5744" w:rsidRDefault="00EA5744" w:rsidP="008B1B25">
            <w:pPr>
              <w:pStyle w:val="hdr1"/>
              <w:spacing w:before="0"/>
              <w:ind w:left="0"/>
              <w:jc w:val="left"/>
              <w:rPr>
                <w:szCs w:val="24"/>
              </w:rPr>
            </w:pPr>
            <w:r>
              <w:rPr>
                <w:szCs w:val="24"/>
              </w:rPr>
              <w:t>Changes from review</w:t>
            </w:r>
          </w:p>
          <w:p w14:paraId="4F8915E2" w14:textId="77777777" w:rsidR="004F578B" w:rsidRDefault="00EA5744" w:rsidP="008B1B25">
            <w:pPr>
              <w:pStyle w:val="hdr1"/>
              <w:spacing w:before="0"/>
              <w:ind w:left="0"/>
              <w:jc w:val="left"/>
              <w:rPr>
                <w:szCs w:val="24"/>
              </w:rPr>
            </w:pPr>
            <w:r>
              <w:rPr>
                <w:szCs w:val="24"/>
              </w:rPr>
              <w:t>5.2.2.3 Schedule</w:t>
            </w:r>
          </w:p>
          <w:p w14:paraId="0FC9C34A" w14:textId="3DEB9669" w:rsidR="00EA5744" w:rsidRPr="00CF6240" w:rsidRDefault="00EA5744" w:rsidP="008B1B25">
            <w:pPr>
              <w:pStyle w:val="hdr1"/>
              <w:spacing w:before="0"/>
              <w:ind w:left="0"/>
              <w:jc w:val="left"/>
              <w:rPr>
                <w:szCs w:val="24"/>
              </w:rPr>
            </w:pPr>
            <w:r>
              <w:rPr>
                <w:szCs w:val="24"/>
              </w:rPr>
              <w:t>5.2.2.4.2 Notification</w:t>
            </w:r>
          </w:p>
        </w:tc>
        <w:tc>
          <w:tcPr>
            <w:tcW w:w="1530" w:type="dxa"/>
          </w:tcPr>
          <w:p w14:paraId="4A55AF72" w14:textId="578B3563" w:rsidR="004F578B" w:rsidRDefault="004F578B" w:rsidP="008B1B25">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B1B25">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B1B25">
            <w:pPr>
              <w:pStyle w:val="hdr1"/>
              <w:spacing w:before="0"/>
              <w:ind w:left="0"/>
              <w:jc w:val="left"/>
              <w:rPr>
                <w:szCs w:val="24"/>
              </w:rPr>
            </w:pPr>
            <w:r>
              <w:rPr>
                <w:szCs w:val="24"/>
              </w:rPr>
              <w:t>P14840 – eCL Performance Improvements</w:t>
            </w:r>
          </w:p>
          <w:p w14:paraId="42F2DD2C" w14:textId="77777777" w:rsidR="00DF5694" w:rsidRDefault="00DF5694" w:rsidP="008B1B25">
            <w:pPr>
              <w:pStyle w:val="hdr1"/>
              <w:spacing w:before="0"/>
              <w:ind w:left="0"/>
              <w:jc w:val="left"/>
              <w:rPr>
                <w:szCs w:val="24"/>
              </w:rPr>
            </w:pPr>
            <w:r>
              <w:rPr>
                <w:szCs w:val="24"/>
              </w:rPr>
              <w:t>IV Layouts</w:t>
            </w:r>
          </w:p>
          <w:p w14:paraId="7A1BA949" w14:textId="272BB63D" w:rsidR="00DF5694" w:rsidRDefault="00DF5694" w:rsidP="008B1B25">
            <w:pPr>
              <w:pStyle w:val="hdr1"/>
              <w:spacing w:before="0"/>
              <w:ind w:left="0"/>
              <w:jc w:val="left"/>
              <w:rPr>
                <w:szCs w:val="24"/>
              </w:rPr>
            </w:pPr>
            <w:r>
              <w:rPr>
                <w:szCs w:val="24"/>
              </w:rPr>
              <w:t>Dashboard Filter Values – added notes for initial defaults</w:t>
            </w:r>
          </w:p>
          <w:p w14:paraId="3FF05DE0" w14:textId="0A70ADD0" w:rsidR="00DF5694" w:rsidRDefault="00DF5694" w:rsidP="008B1B25">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8B1B25">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B1B25">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B1B25">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B1B25">
            <w:pPr>
              <w:pStyle w:val="hdr1"/>
              <w:spacing w:before="0"/>
              <w:ind w:left="0"/>
              <w:jc w:val="left"/>
              <w:rPr>
                <w:szCs w:val="24"/>
              </w:rPr>
            </w:pPr>
            <w:r>
              <w:rPr>
                <w:szCs w:val="24"/>
              </w:rPr>
              <w:t>P14818 – eCL Low CSAT Feed</w:t>
            </w:r>
          </w:p>
          <w:p w14:paraId="244411E3" w14:textId="515C40E5" w:rsidR="00B62C44" w:rsidRDefault="00B62C44" w:rsidP="008B1B25">
            <w:pPr>
              <w:pStyle w:val="hdr1"/>
              <w:spacing w:before="0"/>
              <w:ind w:left="0"/>
              <w:jc w:val="left"/>
              <w:rPr>
                <w:szCs w:val="24"/>
              </w:rPr>
            </w:pPr>
            <w:r>
              <w:rPr>
                <w:szCs w:val="24"/>
              </w:rPr>
              <w:t>Added exception to note on manager providing research/coaching</w:t>
            </w:r>
          </w:p>
          <w:p w14:paraId="5B327B83" w14:textId="70EA7E19" w:rsidR="00B62C44" w:rsidRDefault="00B62C44" w:rsidP="008B1B25">
            <w:pPr>
              <w:pStyle w:val="hdr1"/>
              <w:spacing w:before="0"/>
              <w:ind w:left="0"/>
              <w:jc w:val="left"/>
              <w:rPr>
                <w:szCs w:val="24"/>
              </w:rPr>
            </w:pPr>
            <w:r>
              <w:rPr>
                <w:szCs w:val="24"/>
              </w:rPr>
              <w:t>eCL Outlier Reporting Matrix 12 to Manager Review and Data Feed</w:t>
            </w:r>
          </w:p>
          <w:p w14:paraId="214E7590" w14:textId="15097730" w:rsidR="00942C3C" w:rsidRDefault="00942C3C" w:rsidP="008B1B25">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8B1B25">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B1B25">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B1B25">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B1B25">
            <w:pPr>
              <w:pStyle w:val="hdr1"/>
              <w:spacing w:before="0"/>
              <w:ind w:left="0"/>
              <w:jc w:val="left"/>
              <w:rPr>
                <w:szCs w:val="24"/>
              </w:rPr>
            </w:pPr>
            <w:r>
              <w:rPr>
                <w:szCs w:val="24"/>
              </w:rPr>
              <w:t>P14916 – eCL New HR Job Codes</w:t>
            </w:r>
          </w:p>
          <w:p w14:paraId="1A530F2D" w14:textId="386446FF" w:rsidR="0056715C" w:rsidRDefault="0056715C" w:rsidP="008B1B25">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B1B25">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B1B25">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8B1B25">
            <w:pPr>
              <w:pStyle w:val="hdr1"/>
              <w:spacing w:before="0"/>
              <w:ind w:left="0"/>
              <w:jc w:val="left"/>
              <w:rPr>
                <w:szCs w:val="24"/>
              </w:rPr>
            </w:pPr>
            <w:r>
              <w:rPr>
                <w:szCs w:val="24"/>
              </w:rPr>
              <w:t>P15029 – eCL AHT for Supervisor Module</w:t>
            </w:r>
          </w:p>
          <w:p w14:paraId="7CC40933" w14:textId="77777777" w:rsidR="00902959" w:rsidRDefault="00902959" w:rsidP="008B1B25">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8B1B25">
            <w:pPr>
              <w:pStyle w:val="hdr1"/>
              <w:spacing w:before="0"/>
              <w:ind w:left="0"/>
              <w:rPr>
                <w:szCs w:val="24"/>
              </w:rPr>
            </w:pPr>
            <w:r w:rsidRPr="00902959">
              <w:rPr>
                <w:szCs w:val="24"/>
              </w:rPr>
              <w:t>2.2.1.6.1 Direct Coaching Reason and Sub-Reasons</w:t>
            </w:r>
          </w:p>
          <w:p w14:paraId="5108AAAC" w14:textId="1EC099FC" w:rsidR="00902959" w:rsidRDefault="00902959" w:rsidP="008B1B25">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B1B25">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B1B25">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8B1B25">
            <w:pPr>
              <w:pStyle w:val="hdr1"/>
              <w:spacing w:before="0"/>
              <w:ind w:left="0"/>
              <w:jc w:val="left"/>
              <w:rPr>
                <w:szCs w:val="24"/>
              </w:rPr>
            </w:pPr>
            <w:r>
              <w:rPr>
                <w:szCs w:val="24"/>
              </w:rPr>
              <w:t>P15008 – New job codes for Supervisor module</w:t>
            </w:r>
          </w:p>
          <w:p w14:paraId="02318700" w14:textId="77777777" w:rsidR="008509BD" w:rsidRDefault="008509BD" w:rsidP="008B1B25">
            <w:pPr>
              <w:pStyle w:val="hdr1"/>
              <w:spacing w:before="0"/>
              <w:ind w:left="0"/>
              <w:jc w:val="left"/>
              <w:rPr>
                <w:szCs w:val="24"/>
              </w:rPr>
            </w:pPr>
            <w:r>
              <w:rPr>
                <w:szCs w:val="24"/>
              </w:rPr>
              <w:t xml:space="preserve">Added two new job codes to </w:t>
            </w:r>
          </w:p>
          <w:p w14:paraId="5C7140BC" w14:textId="525368D5" w:rsidR="008509BD" w:rsidRDefault="008509BD" w:rsidP="008B1B25">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B1B25">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B1B25">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8B1B25">
            <w:pPr>
              <w:pStyle w:val="hdr1"/>
              <w:spacing w:before="0"/>
              <w:ind w:left="0"/>
              <w:jc w:val="left"/>
              <w:rPr>
                <w:szCs w:val="24"/>
              </w:rPr>
            </w:pPr>
            <w:r>
              <w:rPr>
                <w:szCs w:val="24"/>
              </w:rPr>
              <w:t>P15075 – eCL Training Module Updates</w:t>
            </w:r>
          </w:p>
          <w:p w14:paraId="74FBE5F5" w14:textId="77777777" w:rsidR="002D6C06" w:rsidRDefault="002D6C06" w:rsidP="008B1B25">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8B1B25">
            <w:pPr>
              <w:pStyle w:val="hdr1"/>
              <w:ind w:left="0"/>
              <w:rPr>
                <w:szCs w:val="24"/>
              </w:rPr>
            </w:pPr>
            <w:r w:rsidRPr="002D6C06">
              <w:rPr>
                <w:szCs w:val="24"/>
              </w:rPr>
              <w:t>2.5.1.6.1 Direct Coaching Reason and Sub-Reasons</w:t>
            </w:r>
          </w:p>
          <w:p w14:paraId="4CAB1F77" w14:textId="13D63F57" w:rsidR="002D6C06" w:rsidRDefault="002D6C06" w:rsidP="008B1B25">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B1B25">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B1B25">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8B1B25">
            <w:pPr>
              <w:pStyle w:val="hdr1"/>
              <w:spacing w:before="0"/>
              <w:ind w:left="0"/>
              <w:jc w:val="left"/>
              <w:rPr>
                <w:szCs w:val="24"/>
              </w:rPr>
            </w:pPr>
            <w:r>
              <w:rPr>
                <w:szCs w:val="24"/>
              </w:rPr>
              <w:t>TFS261 – eCL ETS OAS New Text</w:t>
            </w:r>
          </w:p>
          <w:p w14:paraId="4471DA05" w14:textId="77777777" w:rsidR="001D1FDC" w:rsidRDefault="001D1FDC" w:rsidP="008B1B25">
            <w:pPr>
              <w:pStyle w:val="hdr1"/>
              <w:spacing w:before="0"/>
              <w:ind w:left="0"/>
              <w:jc w:val="left"/>
              <w:rPr>
                <w:szCs w:val="24"/>
              </w:rPr>
            </w:pPr>
            <w:r>
              <w:rPr>
                <w:szCs w:val="24"/>
              </w:rPr>
              <w:t>Modified the text in the following requirement</w:t>
            </w:r>
          </w:p>
          <w:p w14:paraId="3D3800C4" w14:textId="1D7D8885" w:rsidR="001D1FDC" w:rsidRDefault="001D1FDC" w:rsidP="008B1B25">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B1B25">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B1B25">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8B1B25">
            <w:pPr>
              <w:pStyle w:val="hdr1"/>
              <w:spacing w:before="0"/>
              <w:ind w:left="0"/>
              <w:jc w:val="left"/>
              <w:rPr>
                <w:szCs w:val="24"/>
              </w:rPr>
            </w:pPr>
            <w:r>
              <w:rPr>
                <w:szCs w:val="24"/>
              </w:rPr>
              <w:t>TFS363 – eCL Duplicate form names</w:t>
            </w:r>
          </w:p>
          <w:p w14:paraId="3A048491" w14:textId="77777777" w:rsidR="00C5113A" w:rsidRDefault="00C5113A" w:rsidP="008B1B25">
            <w:pPr>
              <w:pStyle w:val="hdr1"/>
              <w:spacing w:before="0"/>
              <w:ind w:left="0"/>
              <w:jc w:val="left"/>
              <w:rPr>
                <w:szCs w:val="24"/>
              </w:rPr>
            </w:pPr>
            <w:r>
              <w:rPr>
                <w:szCs w:val="24"/>
              </w:rPr>
              <w:t>Updated the following:</w:t>
            </w:r>
          </w:p>
          <w:p w14:paraId="3F3BF4B2" w14:textId="3E458988" w:rsidR="00C5113A" w:rsidRDefault="00C5113A" w:rsidP="008B1B25">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B1B25">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B1B25">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8B1B25">
            <w:pPr>
              <w:pStyle w:val="hdr1"/>
              <w:spacing w:before="0"/>
              <w:ind w:left="0"/>
              <w:jc w:val="left"/>
              <w:rPr>
                <w:szCs w:val="24"/>
              </w:rPr>
            </w:pPr>
            <w:r>
              <w:rPr>
                <w:szCs w:val="24"/>
              </w:rPr>
              <w:t>TFS364 – eCL not displaying coaching notes</w:t>
            </w:r>
          </w:p>
          <w:p w14:paraId="6543543F" w14:textId="67C3B7CA" w:rsidR="007970B3" w:rsidRDefault="007970B3" w:rsidP="008B1B25">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B1B25">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B1B25">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8B1B25">
            <w:pPr>
              <w:pStyle w:val="hdr1"/>
              <w:spacing w:before="0"/>
              <w:ind w:left="0"/>
              <w:jc w:val="left"/>
              <w:rPr>
                <w:szCs w:val="24"/>
              </w:rPr>
            </w:pPr>
            <w:r>
              <w:rPr>
                <w:szCs w:val="24"/>
              </w:rPr>
              <w:t>TFS363 – eCL Duplicate form names</w:t>
            </w:r>
          </w:p>
          <w:p w14:paraId="4900E950" w14:textId="789DF41C" w:rsidR="005E0D5E" w:rsidRDefault="005E0D5E" w:rsidP="008B1B25">
            <w:pPr>
              <w:pStyle w:val="hdr1"/>
              <w:spacing w:before="0"/>
              <w:ind w:left="0"/>
              <w:jc w:val="left"/>
              <w:rPr>
                <w:szCs w:val="24"/>
              </w:rPr>
            </w:pPr>
            <w:r>
              <w:rPr>
                <w:szCs w:val="24"/>
              </w:rPr>
              <w:t>Updated the following based on feedback:</w:t>
            </w:r>
          </w:p>
          <w:p w14:paraId="72DEC33A" w14:textId="5C957FAF" w:rsidR="005E0D5E" w:rsidRDefault="005E0D5E" w:rsidP="008B1B25">
            <w:pPr>
              <w:pStyle w:val="hdr1"/>
              <w:spacing w:before="0"/>
              <w:ind w:left="0"/>
              <w:jc w:val="left"/>
              <w:rPr>
                <w:szCs w:val="24"/>
              </w:rPr>
            </w:pPr>
            <w:r>
              <w:rPr>
                <w:szCs w:val="24"/>
              </w:rPr>
              <w:t>II Customer Requirements – Data Definition #3 FormName – added note that resulting form name shall be unique</w:t>
            </w:r>
          </w:p>
        </w:tc>
        <w:tc>
          <w:tcPr>
            <w:tcW w:w="1530" w:type="dxa"/>
          </w:tcPr>
          <w:p w14:paraId="66F478AF" w14:textId="6E504BEA" w:rsidR="005E0D5E" w:rsidRDefault="005E0D5E" w:rsidP="008B1B25">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B1B25">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8B1B25">
            <w:pPr>
              <w:pStyle w:val="hdr1"/>
              <w:spacing w:before="0"/>
              <w:ind w:left="0"/>
              <w:jc w:val="left"/>
              <w:rPr>
                <w:szCs w:val="24"/>
              </w:rPr>
            </w:pPr>
            <w:r>
              <w:rPr>
                <w:szCs w:val="24"/>
              </w:rPr>
              <w:t>TFS175 – eCL Assigned Reviewer</w:t>
            </w:r>
          </w:p>
          <w:p w14:paraId="3C3C1C3E" w14:textId="77777777" w:rsidR="00D82407" w:rsidRDefault="00D82407" w:rsidP="008B1B25">
            <w:pPr>
              <w:pStyle w:val="hdr1"/>
              <w:spacing w:before="0"/>
              <w:ind w:left="0"/>
              <w:jc w:val="left"/>
              <w:rPr>
                <w:szCs w:val="24"/>
              </w:rPr>
            </w:pPr>
            <w:r>
              <w:rPr>
                <w:szCs w:val="24"/>
              </w:rPr>
              <w:t>Updated the following requirements:</w:t>
            </w:r>
          </w:p>
          <w:p w14:paraId="32DD1593" w14:textId="40972E65" w:rsidR="00D82407" w:rsidRDefault="00D82407" w:rsidP="008B1B25">
            <w:pPr>
              <w:pStyle w:val="hdr1"/>
              <w:spacing w:before="0"/>
              <w:ind w:left="0"/>
              <w:jc w:val="left"/>
              <w:rPr>
                <w:szCs w:val="24"/>
              </w:rPr>
            </w:pPr>
            <w:r w:rsidRPr="00D82407">
              <w:rPr>
                <w:szCs w:val="24"/>
              </w:rPr>
              <w:t xml:space="preserve">VII Review Page Informational Display </w:t>
            </w:r>
            <w:r w:rsidR="003D3157">
              <w:rPr>
                <w:szCs w:val="24"/>
              </w:rPr>
              <w:t>–</w:t>
            </w:r>
            <w:r w:rsidRPr="00D82407">
              <w:rPr>
                <w:szCs w:val="24"/>
              </w:rPr>
              <w:t xml:space="preserve"> number 13, Condition/value, Description/source</w:t>
            </w:r>
            <w:r>
              <w:rPr>
                <w:szCs w:val="24"/>
              </w:rPr>
              <w:t xml:space="preserve"> page 68</w:t>
            </w:r>
          </w:p>
          <w:p w14:paraId="08138EEA" w14:textId="7ACD8427" w:rsidR="00D82407" w:rsidRDefault="00E276B6" w:rsidP="008B1B25">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B1B25">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B1B25">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8B1B25">
            <w:pPr>
              <w:pStyle w:val="hdr1"/>
              <w:spacing w:before="0"/>
              <w:ind w:left="0"/>
              <w:jc w:val="left"/>
              <w:rPr>
                <w:szCs w:val="24"/>
              </w:rPr>
            </w:pPr>
            <w:r w:rsidRPr="00851285">
              <w:rPr>
                <w:szCs w:val="24"/>
              </w:rPr>
              <w:t>TFS413 – IQS/eCL new Verint-GDIT Supervisor source</w:t>
            </w:r>
          </w:p>
          <w:p w14:paraId="68C8E2FF" w14:textId="77777777" w:rsidR="00B85D55" w:rsidRDefault="00B85D55" w:rsidP="008B1B25">
            <w:pPr>
              <w:pStyle w:val="hdr1"/>
              <w:spacing w:before="0"/>
              <w:ind w:left="0"/>
              <w:jc w:val="left"/>
              <w:rPr>
                <w:szCs w:val="24"/>
              </w:rPr>
            </w:pPr>
            <w:r>
              <w:rPr>
                <w:szCs w:val="24"/>
              </w:rPr>
              <w:t>Updated the following requirements</w:t>
            </w:r>
          </w:p>
          <w:p w14:paraId="1AEEDF14" w14:textId="423D12FE" w:rsidR="00B85D55" w:rsidRPr="00B85D55" w:rsidRDefault="00B85D55" w:rsidP="008B1B25">
            <w:pPr>
              <w:pStyle w:val="hdr1"/>
              <w:spacing w:before="0"/>
              <w:ind w:left="0"/>
              <w:jc w:val="left"/>
              <w:rPr>
                <w:szCs w:val="24"/>
              </w:rPr>
            </w:pPr>
            <w:r w:rsidRPr="00B85D55">
              <w:rPr>
                <w:szCs w:val="24"/>
              </w:rPr>
              <w:t xml:space="preserve">II Customer Requirements </w:t>
            </w:r>
            <w:r w:rsidR="003D3157">
              <w:rPr>
                <w:szCs w:val="24"/>
              </w:rPr>
              <w:t>–</w:t>
            </w:r>
            <w:r w:rsidRPr="00B85D55">
              <w:rPr>
                <w:szCs w:val="24"/>
              </w:rPr>
              <w:t xml:space="preserve"> Data Definition - #58 SubCoachingSource</w:t>
            </w:r>
          </w:p>
          <w:p w14:paraId="58F0BB49" w14:textId="0F4A7F14" w:rsidR="00B85D55" w:rsidRPr="00B85D55" w:rsidRDefault="00B85D55" w:rsidP="008B1B25">
            <w:pPr>
              <w:pStyle w:val="hdr1"/>
              <w:spacing w:before="0"/>
              <w:ind w:left="0"/>
              <w:jc w:val="left"/>
              <w:rPr>
                <w:szCs w:val="24"/>
              </w:rPr>
            </w:pPr>
            <w:r w:rsidRPr="00B85D55">
              <w:rPr>
                <w:szCs w:val="24"/>
              </w:rPr>
              <w:t xml:space="preserve">IV Layouts </w:t>
            </w:r>
            <w:r w:rsidR="003D3157">
              <w:rPr>
                <w:szCs w:val="24"/>
              </w:rPr>
              <w:t>–</w:t>
            </w:r>
            <w:r w:rsidRPr="00B85D55">
              <w:rPr>
                <w:szCs w:val="24"/>
              </w:rPr>
              <w:t xml:space="preserve"> Dashboard Filter Values - #8 Source</w:t>
            </w:r>
          </w:p>
          <w:p w14:paraId="264DC221" w14:textId="3FB6C0D9" w:rsidR="00B85D55" w:rsidRPr="00B85D55" w:rsidRDefault="00B85D55" w:rsidP="008B1B25">
            <w:pPr>
              <w:pStyle w:val="hdr1"/>
              <w:spacing w:before="0"/>
              <w:ind w:left="0"/>
              <w:jc w:val="left"/>
              <w:rPr>
                <w:szCs w:val="24"/>
              </w:rPr>
            </w:pPr>
            <w:r w:rsidRPr="00B85D55">
              <w:rPr>
                <w:szCs w:val="24"/>
              </w:rPr>
              <w:t xml:space="preserve">VII </w:t>
            </w:r>
            <w:r w:rsidR="003D3157">
              <w:rPr>
                <w:szCs w:val="24"/>
              </w:rPr>
              <w:t>–</w:t>
            </w:r>
            <w:r w:rsidRPr="00B85D55">
              <w:rPr>
                <w:szCs w:val="24"/>
              </w:rPr>
              <w:t xml:space="preserve"> IQS (Data Feed) </w:t>
            </w:r>
            <w:r w:rsidR="003D3157">
              <w:rPr>
                <w:szCs w:val="24"/>
              </w:rPr>
              <w:t>–</w:t>
            </w:r>
            <w:r w:rsidRPr="00B85D55">
              <w:rPr>
                <w:szCs w:val="24"/>
              </w:rPr>
              <w:t xml:space="preserve"> File Layout: - #19 Source</w:t>
            </w:r>
          </w:p>
          <w:p w14:paraId="101D20F7" w14:textId="77777777" w:rsidR="00B85D55" w:rsidRPr="00B85D55" w:rsidRDefault="00B85D55" w:rsidP="008B1B2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8B1B25">
            <w:pPr>
              <w:pStyle w:val="hdr1"/>
              <w:spacing w:before="0"/>
              <w:ind w:left="0"/>
              <w:jc w:val="left"/>
              <w:rPr>
                <w:szCs w:val="24"/>
              </w:rPr>
            </w:pPr>
            <w:r w:rsidRPr="00B85D55">
              <w:rPr>
                <w:szCs w:val="24"/>
              </w:rPr>
              <w:t>3.2.3.2 Acknowledge and feedback</w:t>
            </w:r>
          </w:p>
          <w:p w14:paraId="6736621E" w14:textId="77777777" w:rsidR="00B85D55" w:rsidRPr="00B85D55" w:rsidRDefault="00B85D55" w:rsidP="008B1B25">
            <w:pPr>
              <w:pStyle w:val="hdr1"/>
              <w:spacing w:before="0"/>
              <w:ind w:left="0"/>
              <w:jc w:val="left"/>
              <w:rPr>
                <w:szCs w:val="24"/>
              </w:rPr>
            </w:pPr>
            <w:r w:rsidRPr="00B85D55">
              <w:rPr>
                <w:szCs w:val="24"/>
              </w:rPr>
              <w:t xml:space="preserve">3.2.4.1 Acknowledgement </w:t>
            </w:r>
          </w:p>
          <w:p w14:paraId="297EF2A7" w14:textId="2C5F14FB" w:rsidR="00B85D55" w:rsidRDefault="00B85D55" w:rsidP="008B1B2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B1B25">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B1B25">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8B1B25">
            <w:pPr>
              <w:pStyle w:val="hdr1"/>
              <w:spacing w:before="0"/>
              <w:ind w:left="0"/>
              <w:jc w:val="left"/>
              <w:rPr>
                <w:szCs w:val="24"/>
              </w:rPr>
            </w:pPr>
            <w:r>
              <w:rPr>
                <w:szCs w:val="24"/>
              </w:rPr>
              <w:t>TFS283 – IQS/eCL Scorecard feed changes</w:t>
            </w:r>
          </w:p>
          <w:p w14:paraId="5D39B33B" w14:textId="099DBF78" w:rsidR="00AE458C" w:rsidRDefault="00AE458C" w:rsidP="008B1B25">
            <w:pPr>
              <w:pStyle w:val="hdr1"/>
              <w:spacing w:before="0"/>
              <w:ind w:left="0"/>
              <w:jc w:val="left"/>
              <w:rPr>
                <w:szCs w:val="24"/>
              </w:rPr>
            </w:pPr>
            <w:r>
              <w:rPr>
                <w:szCs w:val="24"/>
              </w:rPr>
              <w:t>Updated the following requirements</w:t>
            </w:r>
          </w:p>
          <w:p w14:paraId="31C2EA75" w14:textId="3AE2E50A" w:rsidR="00AE458C" w:rsidRPr="00851285" w:rsidRDefault="00AE458C" w:rsidP="008B1B2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B1B25">
            <w:pPr>
              <w:pStyle w:val="hdr1"/>
              <w:spacing w:before="0"/>
              <w:ind w:left="0"/>
              <w:jc w:val="left"/>
              <w:rPr>
                <w:color w:val="000000" w:themeColor="text1"/>
              </w:rPr>
            </w:pPr>
            <w:r>
              <w:rPr>
                <w:color w:val="000000" w:themeColor="text1"/>
              </w:rPr>
              <w:t>Doug Stearns</w:t>
            </w:r>
          </w:p>
        </w:tc>
      </w:tr>
      <w:tr w:rsidR="00A029F9" w:rsidRPr="00A43661" w14:paraId="710A38B7" w14:textId="77777777" w:rsidTr="0096352D">
        <w:trPr>
          <w:trHeight w:val="341"/>
        </w:trPr>
        <w:tc>
          <w:tcPr>
            <w:tcW w:w="1440" w:type="dxa"/>
          </w:tcPr>
          <w:p w14:paraId="78B8FD90" w14:textId="73255E67"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7BA38B6D" w14:textId="77777777" w:rsidR="00A029F9" w:rsidRDefault="00A029F9" w:rsidP="008B1B25">
            <w:pPr>
              <w:pStyle w:val="hdr1"/>
              <w:spacing w:before="0"/>
              <w:ind w:left="0"/>
              <w:jc w:val="left"/>
              <w:rPr>
                <w:szCs w:val="24"/>
              </w:rPr>
            </w:pPr>
            <w:r>
              <w:rPr>
                <w:szCs w:val="24"/>
              </w:rPr>
              <w:t>TFS481 – eCL display of reasons/sub-reasons/values</w:t>
            </w:r>
          </w:p>
          <w:p w14:paraId="4C28D819" w14:textId="77777777" w:rsidR="00A029F9" w:rsidRDefault="00A029F9" w:rsidP="008B1B25">
            <w:pPr>
              <w:pStyle w:val="hdr1"/>
              <w:spacing w:before="0"/>
              <w:ind w:left="0"/>
              <w:jc w:val="left"/>
              <w:rPr>
                <w:szCs w:val="24"/>
              </w:rPr>
            </w:pPr>
            <w:r>
              <w:rPr>
                <w:szCs w:val="24"/>
              </w:rPr>
              <w:t>Modified the following requirements</w:t>
            </w:r>
          </w:p>
          <w:p w14:paraId="6BE466CF" w14:textId="55F70887" w:rsidR="00A029F9" w:rsidRDefault="00A029F9" w:rsidP="008B1B25">
            <w:pPr>
              <w:pStyle w:val="hdr1"/>
              <w:spacing w:before="0"/>
              <w:ind w:left="0"/>
              <w:jc w:val="left"/>
              <w:rPr>
                <w:szCs w:val="24"/>
              </w:rPr>
            </w:pPr>
            <w:r w:rsidRPr="005C64C5">
              <w:rPr>
                <w:szCs w:val="24"/>
              </w:rPr>
              <w:t>3.2.1.3 Coaching/Warning Reasons Found</w:t>
            </w:r>
          </w:p>
        </w:tc>
        <w:tc>
          <w:tcPr>
            <w:tcW w:w="1530" w:type="dxa"/>
          </w:tcPr>
          <w:p w14:paraId="344909D0" w14:textId="010F0DE5"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FB1E8DA" w14:textId="77777777" w:rsidTr="0096352D">
        <w:trPr>
          <w:trHeight w:val="341"/>
        </w:trPr>
        <w:tc>
          <w:tcPr>
            <w:tcW w:w="1440" w:type="dxa"/>
          </w:tcPr>
          <w:p w14:paraId="44DA57E6" w14:textId="473ECC23"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0D6D8259" w14:textId="77777777" w:rsidR="00A029F9" w:rsidRDefault="00A029F9" w:rsidP="008B1B25">
            <w:pPr>
              <w:pStyle w:val="hdr1"/>
              <w:spacing w:before="0"/>
              <w:ind w:left="0"/>
              <w:jc w:val="left"/>
              <w:rPr>
                <w:szCs w:val="24"/>
              </w:rPr>
            </w:pPr>
            <w:r>
              <w:rPr>
                <w:szCs w:val="24"/>
              </w:rPr>
              <w:t>TFS364 – eCL not displaying coaching notes</w:t>
            </w:r>
          </w:p>
          <w:p w14:paraId="359AB68B" w14:textId="77777777" w:rsidR="00A029F9" w:rsidRDefault="00A029F9" w:rsidP="008B1B25">
            <w:pPr>
              <w:pStyle w:val="hdr1"/>
              <w:spacing w:before="0"/>
              <w:ind w:left="0"/>
              <w:jc w:val="left"/>
              <w:rPr>
                <w:szCs w:val="24"/>
              </w:rPr>
            </w:pPr>
            <w:r>
              <w:rPr>
                <w:szCs w:val="24"/>
              </w:rPr>
              <w:t>Continued changes to section 3.2x for review pages</w:t>
            </w:r>
          </w:p>
          <w:p w14:paraId="076AF637" w14:textId="51744B57" w:rsidR="00A029F9" w:rsidRDefault="00A029F9" w:rsidP="008B1B25">
            <w:pPr>
              <w:pStyle w:val="hdr1"/>
              <w:spacing w:before="0"/>
              <w:ind w:left="0"/>
              <w:jc w:val="left"/>
              <w:rPr>
                <w:szCs w:val="24"/>
              </w:rPr>
            </w:pPr>
            <w:r>
              <w:rPr>
                <w:szCs w:val="24"/>
              </w:rPr>
              <w:t>Rem</w:t>
            </w:r>
            <w:r w:rsidRPr="00F410CD">
              <w:rPr>
                <w:szCs w:val="24"/>
              </w:rPr>
              <w:t>oved VII Re</w:t>
            </w:r>
            <w:r>
              <w:rPr>
                <w:szCs w:val="24"/>
              </w:rPr>
              <w:t>view Page Informational Display</w:t>
            </w:r>
          </w:p>
        </w:tc>
        <w:tc>
          <w:tcPr>
            <w:tcW w:w="1530" w:type="dxa"/>
          </w:tcPr>
          <w:p w14:paraId="2D743F6C" w14:textId="1EED3741"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4DCFDA4" w14:textId="77777777" w:rsidTr="0096352D">
        <w:trPr>
          <w:trHeight w:val="341"/>
        </w:trPr>
        <w:tc>
          <w:tcPr>
            <w:tcW w:w="1440" w:type="dxa"/>
          </w:tcPr>
          <w:p w14:paraId="53DA8096" w14:textId="3CBBA95C" w:rsidR="00A029F9" w:rsidRDefault="008D2B20" w:rsidP="008B1B25">
            <w:pPr>
              <w:pStyle w:val="hdr1"/>
              <w:spacing w:before="0"/>
              <w:ind w:left="0"/>
              <w:jc w:val="left"/>
              <w:rPr>
                <w:color w:val="000000" w:themeColor="text1"/>
              </w:rPr>
            </w:pPr>
            <w:r>
              <w:rPr>
                <w:color w:val="000000" w:themeColor="text1"/>
              </w:rPr>
              <w:t>08/25/2015</w:t>
            </w:r>
          </w:p>
        </w:tc>
        <w:tc>
          <w:tcPr>
            <w:tcW w:w="7038" w:type="dxa"/>
          </w:tcPr>
          <w:p w14:paraId="15098D9C" w14:textId="77777777" w:rsidR="00A029F9" w:rsidRDefault="008D2B20" w:rsidP="008B1B25">
            <w:pPr>
              <w:pStyle w:val="hdr1"/>
              <w:spacing w:before="0"/>
              <w:ind w:left="0"/>
              <w:jc w:val="left"/>
              <w:rPr>
                <w:szCs w:val="24"/>
              </w:rPr>
            </w:pPr>
            <w:r>
              <w:rPr>
                <w:szCs w:val="24"/>
              </w:rPr>
              <w:t>TFS605 – eCL alpha employee id</w:t>
            </w:r>
          </w:p>
          <w:p w14:paraId="2A309FB0" w14:textId="51CD13B0" w:rsidR="008B1B25" w:rsidRPr="008B1B25" w:rsidRDefault="008B1B25" w:rsidP="008B1B25">
            <w:pPr>
              <w:pStyle w:val="hdr1"/>
              <w:spacing w:before="0"/>
              <w:ind w:left="0"/>
              <w:rPr>
                <w:szCs w:val="24"/>
              </w:rPr>
            </w:pPr>
            <w:r w:rsidRPr="008B1B25">
              <w:rPr>
                <w:szCs w:val="24"/>
              </w:rPr>
              <w:t xml:space="preserve">II Customer Requirements </w:t>
            </w:r>
            <w:r w:rsidR="003D3157">
              <w:rPr>
                <w:szCs w:val="24"/>
              </w:rPr>
              <w:t>–</w:t>
            </w:r>
            <w:r w:rsidRPr="008B1B25">
              <w:rPr>
                <w:szCs w:val="24"/>
              </w:rPr>
              <w:t xml:space="preserve"> Data Definition </w:t>
            </w:r>
            <w:r w:rsidR="003D3157">
              <w:rPr>
                <w:szCs w:val="24"/>
              </w:rPr>
              <w:t>–</w:t>
            </w:r>
            <w:r w:rsidRPr="008B1B25">
              <w:rPr>
                <w:szCs w:val="24"/>
              </w:rPr>
              <w:t xml:space="preserve"> changed the following to represent text data type instead of integer</w:t>
            </w:r>
          </w:p>
          <w:p w14:paraId="0083D0E4" w14:textId="266AFD9A" w:rsidR="008B1B25" w:rsidRDefault="008B1B25" w:rsidP="008B1B25">
            <w:pPr>
              <w:pStyle w:val="hdr1"/>
              <w:spacing w:before="0"/>
              <w:ind w:left="0"/>
              <w:jc w:val="left"/>
              <w:rPr>
                <w:szCs w:val="24"/>
              </w:rPr>
            </w:pPr>
            <w:r w:rsidRPr="008B1B25">
              <w:rPr>
                <w:szCs w:val="24"/>
              </w:rPr>
              <w:t>- #8 EmpID, #38 SupID, #43 MgrID, #82 SupID, #83 MgrID, #84 Review_SupID, #85 Review_MgrID</w:t>
            </w:r>
          </w:p>
        </w:tc>
        <w:tc>
          <w:tcPr>
            <w:tcW w:w="1530" w:type="dxa"/>
          </w:tcPr>
          <w:p w14:paraId="5BF15880" w14:textId="4C788632" w:rsidR="00A029F9" w:rsidRDefault="008D2B20" w:rsidP="008B1B25">
            <w:pPr>
              <w:pStyle w:val="hdr1"/>
              <w:spacing w:before="0"/>
              <w:ind w:left="0"/>
              <w:jc w:val="left"/>
              <w:rPr>
                <w:color w:val="000000" w:themeColor="text1"/>
              </w:rPr>
            </w:pPr>
            <w:r>
              <w:rPr>
                <w:color w:val="000000" w:themeColor="text1"/>
              </w:rPr>
              <w:t>Doug Stearns</w:t>
            </w:r>
          </w:p>
        </w:tc>
      </w:tr>
      <w:tr w:rsidR="00F032FF" w:rsidRPr="00A43661" w14:paraId="589B856B" w14:textId="77777777" w:rsidTr="0096352D">
        <w:trPr>
          <w:trHeight w:val="341"/>
        </w:trPr>
        <w:tc>
          <w:tcPr>
            <w:tcW w:w="1440" w:type="dxa"/>
          </w:tcPr>
          <w:p w14:paraId="2BC8BD35" w14:textId="615A4B50" w:rsidR="00F032FF" w:rsidRDefault="00F032FF" w:rsidP="008B1B25">
            <w:pPr>
              <w:pStyle w:val="hdr1"/>
              <w:spacing w:before="0"/>
              <w:ind w:left="0"/>
              <w:jc w:val="left"/>
              <w:rPr>
                <w:color w:val="000000" w:themeColor="text1"/>
              </w:rPr>
            </w:pPr>
            <w:r>
              <w:rPr>
                <w:color w:val="000000" w:themeColor="text1"/>
              </w:rPr>
              <w:t>08/25/2015</w:t>
            </w:r>
          </w:p>
        </w:tc>
        <w:tc>
          <w:tcPr>
            <w:tcW w:w="7038" w:type="dxa"/>
          </w:tcPr>
          <w:p w14:paraId="2E771279" w14:textId="77777777" w:rsidR="00F032FF" w:rsidRDefault="00F032FF" w:rsidP="008B1B25">
            <w:pPr>
              <w:pStyle w:val="hdr1"/>
              <w:spacing w:before="0"/>
              <w:ind w:left="0"/>
              <w:jc w:val="left"/>
              <w:rPr>
                <w:szCs w:val="24"/>
              </w:rPr>
            </w:pPr>
            <w:r>
              <w:rPr>
                <w:szCs w:val="24"/>
              </w:rPr>
              <w:t>TFS548 – eCL Disable Extract to Excel</w:t>
            </w:r>
          </w:p>
          <w:p w14:paraId="290C7996" w14:textId="77777777" w:rsidR="00C73321" w:rsidRDefault="00C73321" w:rsidP="008B1B25">
            <w:pPr>
              <w:pStyle w:val="hdr1"/>
              <w:spacing w:before="0"/>
              <w:ind w:left="0"/>
              <w:jc w:val="left"/>
              <w:rPr>
                <w:szCs w:val="24"/>
              </w:rPr>
            </w:pPr>
            <w:r>
              <w:rPr>
                <w:szCs w:val="24"/>
              </w:rPr>
              <w:t>Added the following requirement</w:t>
            </w:r>
          </w:p>
          <w:p w14:paraId="4F0F54C6" w14:textId="33C1091E" w:rsidR="00C73321" w:rsidRDefault="00C73321" w:rsidP="008B1B25">
            <w:pPr>
              <w:pStyle w:val="hdr1"/>
              <w:spacing w:before="0"/>
              <w:ind w:left="0"/>
              <w:jc w:val="left"/>
              <w:rPr>
                <w:szCs w:val="24"/>
              </w:rPr>
            </w:pPr>
            <w:r>
              <w:rPr>
                <w:szCs w:val="24"/>
              </w:rPr>
              <w:t>6.1.3 Permissions</w:t>
            </w:r>
          </w:p>
        </w:tc>
        <w:tc>
          <w:tcPr>
            <w:tcW w:w="1530" w:type="dxa"/>
          </w:tcPr>
          <w:p w14:paraId="1A340474" w14:textId="4FBC65BF" w:rsidR="00F032FF" w:rsidRDefault="00F032FF" w:rsidP="008B1B25">
            <w:pPr>
              <w:pStyle w:val="hdr1"/>
              <w:spacing w:before="0"/>
              <w:ind w:left="0"/>
              <w:jc w:val="left"/>
              <w:rPr>
                <w:color w:val="000000" w:themeColor="text1"/>
              </w:rPr>
            </w:pPr>
            <w:r>
              <w:rPr>
                <w:color w:val="000000" w:themeColor="text1"/>
              </w:rPr>
              <w:t>Doug Stearns</w:t>
            </w:r>
          </w:p>
        </w:tc>
      </w:tr>
      <w:tr w:rsidR="00227A23" w:rsidRPr="00A43661" w14:paraId="472C032B" w14:textId="77777777" w:rsidTr="0096352D">
        <w:trPr>
          <w:trHeight w:val="341"/>
        </w:trPr>
        <w:tc>
          <w:tcPr>
            <w:tcW w:w="1440" w:type="dxa"/>
          </w:tcPr>
          <w:p w14:paraId="014C4C09" w14:textId="7E82520C" w:rsidR="00227A23" w:rsidRDefault="00227A23" w:rsidP="008B1B25">
            <w:pPr>
              <w:pStyle w:val="hdr1"/>
              <w:spacing w:before="0"/>
              <w:ind w:left="0"/>
              <w:jc w:val="left"/>
              <w:rPr>
                <w:color w:val="000000" w:themeColor="text1"/>
              </w:rPr>
            </w:pPr>
            <w:r>
              <w:rPr>
                <w:color w:val="000000" w:themeColor="text1"/>
              </w:rPr>
              <w:t>08/27/2015</w:t>
            </w:r>
          </w:p>
        </w:tc>
        <w:tc>
          <w:tcPr>
            <w:tcW w:w="7038" w:type="dxa"/>
          </w:tcPr>
          <w:p w14:paraId="3264D7F1" w14:textId="77777777" w:rsidR="00227A23" w:rsidRDefault="00227A23" w:rsidP="00227A23">
            <w:pPr>
              <w:pStyle w:val="hdr1"/>
              <w:spacing w:before="0"/>
              <w:ind w:left="0"/>
              <w:jc w:val="left"/>
              <w:rPr>
                <w:szCs w:val="24"/>
              </w:rPr>
            </w:pPr>
            <w:r>
              <w:rPr>
                <w:szCs w:val="24"/>
              </w:rPr>
              <w:t>TFS549 – eCL Survey</w:t>
            </w:r>
          </w:p>
          <w:p w14:paraId="61BCFB4F" w14:textId="77777777" w:rsidR="00227A23" w:rsidRDefault="00227A23" w:rsidP="00227A23">
            <w:pPr>
              <w:pStyle w:val="hdr1"/>
              <w:spacing w:before="0"/>
              <w:ind w:left="0"/>
              <w:jc w:val="left"/>
              <w:rPr>
                <w:szCs w:val="24"/>
              </w:rPr>
            </w:pPr>
            <w:r>
              <w:rPr>
                <w:szCs w:val="24"/>
              </w:rPr>
              <w:t>Added the following requirements for eCoaching Log Survey</w:t>
            </w:r>
          </w:p>
          <w:p w14:paraId="670DB10F" w14:textId="2A01FFD6" w:rsidR="00227A23" w:rsidRDefault="00227A23" w:rsidP="00227A23">
            <w:pPr>
              <w:pStyle w:val="hdr1"/>
              <w:spacing w:before="0"/>
              <w:ind w:left="0"/>
              <w:jc w:val="left"/>
              <w:rPr>
                <w:szCs w:val="24"/>
              </w:rPr>
            </w:pPr>
            <w:r>
              <w:rPr>
                <w:szCs w:val="24"/>
              </w:rPr>
              <w:t>7x eCoaching Log Survey</w:t>
            </w:r>
          </w:p>
        </w:tc>
        <w:tc>
          <w:tcPr>
            <w:tcW w:w="1530" w:type="dxa"/>
          </w:tcPr>
          <w:p w14:paraId="134E8AB5" w14:textId="29C06B11" w:rsidR="00227A23" w:rsidRDefault="00227A23" w:rsidP="008B1B25">
            <w:pPr>
              <w:pStyle w:val="hdr1"/>
              <w:spacing w:before="0"/>
              <w:ind w:left="0"/>
              <w:jc w:val="left"/>
              <w:rPr>
                <w:color w:val="000000" w:themeColor="text1"/>
              </w:rPr>
            </w:pPr>
            <w:r>
              <w:rPr>
                <w:color w:val="000000" w:themeColor="text1"/>
              </w:rPr>
              <w:t>Doug Stearns</w:t>
            </w:r>
          </w:p>
        </w:tc>
      </w:tr>
      <w:tr w:rsidR="00341D92" w:rsidRPr="00A43661" w14:paraId="0BB6953F" w14:textId="77777777" w:rsidTr="0096352D">
        <w:trPr>
          <w:trHeight w:val="341"/>
        </w:trPr>
        <w:tc>
          <w:tcPr>
            <w:tcW w:w="1440" w:type="dxa"/>
          </w:tcPr>
          <w:p w14:paraId="4FB6C9ED" w14:textId="76884908" w:rsidR="00341D92" w:rsidRDefault="00341D92" w:rsidP="008B1B25">
            <w:pPr>
              <w:pStyle w:val="hdr1"/>
              <w:spacing w:before="0"/>
              <w:ind w:left="0"/>
              <w:jc w:val="left"/>
              <w:rPr>
                <w:color w:val="000000" w:themeColor="text1"/>
              </w:rPr>
            </w:pPr>
            <w:r>
              <w:rPr>
                <w:color w:val="000000" w:themeColor="text1"/>
              </w:rPr>
              <w:t>09/01/2015</w:t>
            </w:r>
          </w:p>
        </w:tc>
        <w:tc>
          <w:tcPr>
            <w:tcW w:w="7038" w:type="dxa"/>
          </w:tcPr>
          <w:p w14:paraId="5CEE94D8" w14:textId="77777777" w:rsidR="00341D92" w:rsidRDefault="00341D92" w:rsidP="005D2043">
            <w:pPr>
              <w:pStyle w:val="hdr1"/>
              <w:spacing w:before="0"/>
              <w:ind w:left="0"/>
              <w:jc w:val="left"/>
              <w:rPr>
                <w:szCs w:val="24"/>
              </w:rPr>
            </w:pPr>
            <w:r>
              <w:rPr>
                <w:szCs w:val="24"/>
              </w:rPr>
              <w:t>TFS604 – eCL New AHT sub-reason for CSR and SUP</w:t>
            </w:r>
          </w:p>
          <w:p w14:paraId="373E85DD" w14:textId="77777777" w:rsidR="005D2043" w:rsidRDefault="005D2043" w:rsidP="005D2043">
            <w:pPr>
              <w:pStyle w:val="hdr1"/>
              <w:spacing w:before="0"/>
              <w:ind w:left="0"/>
              <w:jc w:val="left"/>
              <w:rPr>
                <w:szCs w:val="24"/>
              </w:rPr>
            </w:pPr>
            <w:r>
              <w:rPr>
                <w:szCs w:val="24"/>
              </w:rPr>
              <w:t>Updated the following requirements</w:t>
            </w:r>
          </w:p>
          <w:p w14:paraId="171CE721" w14:textId="77777777" w:rsidR="005D2043" w:rsidRPr="005D2043" w:rsidRDefault="005D2043" w:rsidP="005D2043">
            <w:pPr>
              <w:pStyle w:val="hdr1"/>
              <w:spacing w:before="0"/>
              <w:ind w:left="0"/>
              <w:rPr>
                <w:szCs w:val="24"/>
              </w:rPr>
            </w:pPr>
            <w:r w:rsidRPr="005D2043">
              <w:rPr>
                <w:szCs w:val="24"/>
              </w:rPr>
              <w:t>II Customer Requirements, User Interface Controls, #26 AHT</w:t>
            </w:r>
          </w:p>
          <w:p w14:paraId="4ADBA136" w14:textId="3AEDA134" w:rsidR="005D2043" w:rsidRPr="005D2043" w:rsidRDefault="005D2043" w:rsidP="005D2043">
            <w:pPr>
              <w:pStyle w:val="hdr1"/>
              <w:spacing w:before="0"/>
              <w:ind w:left="0"/>
              <w:rPr>
                <w:szCs w:val="24"/>
              </w:rPr>
            </w:pPr>
            <w:r w:rsidRPr="005D2043">
              <w:rPr>
                <w:szCs w:val="24"/>
              </w:rPr>
              <w:lastRenderedPageBreak/>
              <w:t xml:space="preserve">IV.Layouts </w:t>
            </w:r>
            <w:r w:rsidR="003D3157">
              <w:rPr>
                <w:szCs w:val="24"/>
              </w:rPr>
              <w:t>–</w:t>
            </w:r>
            <w:r w:rsidRPr="005D2043">
              <w:rPr>
                <w:szCs w:val="24"/>
              </w:rPr>
              <w:t xml:space="preserve"> Direct Coaching </w:t>
            </w:r>
            <w:r w:rsidR="003D3157">
              <w:rPr>
                <w:szCs w:val="24"/>
              </w:rPr>
              <w:t>–</w:t>
            </w:r>
            <w:r w:rsidRPr="005D2043">
              <w:rPr>
                <w:szCs w:val="24"/>
              </w:rPr>
              <w:t xml:space="preserve"> Non CSE</w:t>
            </w:r>
          </w:p>
          <w:p w14:paraId="66C469FF" w14:textId="6F97561C" w:rsidR="005D2043" w:rsidRPr="005D2043" w:rsidRDefault="005D2043" w:rsidP="005D2043">
            <w:pPr>
              <w:pStyle w:val="hdr1"/>
              <w:spacing w:before="0"/>
              <w:ind w:left="0"/>
              <w:rPr>
                <w:szCs w:val="24"/>
              </w:rPr>
            </w:pPr>
            <w:r w:rsidRPr="005D2043">
              <w:rPr>
                <w:szCs w:val="24"/>
              </w:rPr>
              <w:t xml:space="preserve">IV.Layouts </w:t>
            </w:r>
            <w:r w:rsidR="003D3157">
              <w:rPr>
                <w:szCs w:val="24"/>
              </w:rPr>
              <w:t>–</w:t>
            </w:r>
            <w:r w:rsidRPr="005D2043">
              <w:rPr>
                <w:szCs w:val="24"/>
              </w:rPr>
              <w:t xml:space="preserve"> Indirect Coaching </w:t>
            </w:r>
            <w:r w:rsidR="003D3157">
              <w:rPr>
                <w:szCs w:val="24"/>
              </w:rPr>
              <w:t>–</w:t>
            </w:r>
            <w:r w:rsidRPr="005D2043">
              <w:rPr>
                <w:szCs w:val="24"/>
              </w:rPr>
              <w:t xml:space="preserve"> Non CSE</w:t>
            </w:r>
          </w:p>
          <w:p w14:paraId="182347D6" w14:textId="77777777" w:rsidR="005D2043" w:rsidRPr="005D2043" w:rsidRDefault="005D2043" w:rsidP="005D2043">
            <w:pPr>
              <w:pStyle w:val="hdr1"/>
              <w:spacing w:before="0"/>
              <w:ind w:left="0"/>
              <w:rPr>
                <w:szCs w:val="24"/>
              </w:rPr>
            </w:pPr>
            <w:r w:rsidRPr="005D2043">
              <w:rPr>
                <w:szCs w:val="24"/>
              </w:rPr>
              <w:t>2.2.1.6.1 Direct Coaching Reason and Sub-Reasons</w:t>
            </w:r>
          </w:p>
          <w:p w14:paraId="326D56A6" w14:textId="1C879B4F" w:rsidR="005D2043" w:rsidRDefault="005D2043" w:rsidP="005D2043">
            <w:pPr>
              <w:pStyle w:val="hdr1"/>
              <w:spacing w:before="0"/>
              <w:ind w:left="0"/>
              <w:jc w:val="left"/>
              <w:rPr>
                <w:szCs w:val="24"/>
              </w:rPr>
            </w:pPr>
            <w:r w:rsidRPr="005D2043">
              <w:rPr>
                <w:szCs w:val="24"/>
              </w:rPr>
              <w:t>2.2.1.6.2 Indirect Coaching Reason and Sub-Reasons</w:t>
            </w:r>
          </w:p>
        </w:tc>
        <w:tc>
          <w:tcPr>
            <w:tcW w:w="1530" w:type="dxa"/>
          </w:tcPr>
          <w:p w14:paraId="27A1F812" w14:textId="4D8996B8" w:rsidR="00341D92" w:rsidRDefault="00341D92" w:rsidP="008B1B25">
            <w:pPr>
              <w:pStyle w:val="hdr1"/>
              <w:spacing w:before="0"/>
              <w:ind w:left="0"/>
              <w:jc w:val="left"/>
              <w:rPr>
                <w:color w:val="000000" w:themeColor="text1"/>
              </w:rPr>
            </w:pPr>
            <w:r>
              <w:rPr>
                <w:color w:val="000000" w:themeColor="text1"/>
              </w:rPr>
              <w:lastRenderedPageBreak/>
              <w:t>Doug Stearns</w:t>
            </w:r>
          </w:p>
        </w:tc>
      </w:tr>
      <w:tr w:rsidR="00FF4EFB" w:rsidRPr="00A43661" w14:paraId="51E28B8A" w14:textId="77777777" w:rsidTr="0096352D">
        <w:trPr>
          <w:trHeight w:val="341"/>
        </w:trPr>
        <w:tc>
          <w:tcPr>
            <w:tcW w:w="1440" w:type="dxa"/>
          </w:tcPr>
          <w:p w14:paraId="23931D78" w14:textId="7B100E16" w:rsidR="00FF4EFB" w:rsidRDefault="00FF4EFB" w:rsidP="008B1B25">
            <w:pPr>
              <w:pStyle w:val="hdr1"/>
              <w:spacing w:before="0"/>
              <w:ind w:left="0"/>
              <w:jc w:val="left"/>
              <w:rPr>
                <w:color w:val="000000" w:themeColor="text1"/>
              </w:rPr>
            </w:pPr>
            <w:r>
              <w:rPr>
                <w:color w:val="000000" w:themeColor="text1"/>
              </w:rPr>
              <w:lastRenderedPageBreak/>
              <w:t>09/01/2015</w:t>
            </w:r>
          </w:p>
        </w:tc>
        <w:tc>
          <w:tcPr>
            <w:tcW w:w="7038" w:type="dxa"/>
          </w:tcPr>
          <w:p w14:paraId="17DE6AA5" w14:textId="77777777" w:rsidR="00FF4EFB" w:rsidRDefault="00FF4EFB" w:rsidP="005D2043">
            <w:pPr>
              <w:pStyle w:val="hdr1"/>
              <w:spacing w:before="0"/>
              <w:ind w:left="0"/>
              <w:jc w:val="left"/>
              <w:rPr>
                <w:szCs w:val="24"/>
              </w:rPr>
            </w:pPr>
            <w:r>
              <w:rPr>
                <w:szCs w:val="24"/>
              </w:rPr>
              <w:t>TFS641 – eCL Trim spaces from employee id</w:t>
            </w:r>
          </w:p>
          <w:p w14:paraId="6F226E20" w14:textId="77777777" w:rsidR="00FF4EFB" w:rsidRDefault="00FF4EFB" w:rsidP="005D2043">
            <w:pPr>
              <w:pStyle w:val="hdr1"/>
              <w:spacing w:before="0"/>
              <w:ind w:left="0"/>
              <w:jc w:val="left"/>
              <w:rPr>
                <w:szCs w:val="24"/>
              </w:rPr>
            </w:pPr>
            <w:r>
              <w:rPr>
                <w:szCs w:val="24"/>
              </w:rPr>
              <w:t>Added the following requirement</w:t>
            </w:r>
          </w:p>
          <w:p w14:paraId="5DDE3BD0" w14:textId="1D82883D" w:rsidR="00FF4EFB" w:rsidRDefault="00FF4EFB" w:rsidP="005D2043">
            <w:pPr>
              <w:pStyle w:val="hdr1"/>
              <w:spacing w:before="0"/>
              <w:ind w:left="0"/>
              <w:jc w:val="left"/>
              <w:rPr>
                <w:szCs w:val="24"/>
              </w:rPr>
            </w:pPr>
            <w:r w:rsidRPr="00FF4EFB">
              <w:rPr>
                <w:szCs w:val="24"/>
              </w:rPr>
              <w:t>4.2.3.3 Employee IDs with spaces</w:t>
            </w:r>
          </w:p>
        </w:tc>
        <w:tc>
          <w:tcPr>
            <w:tcW w:w="1530" w:type="dxa"/>
          </w:tcPr>
          <w:p w14:paraId="31A995BF" w14:textId="67CE69D6" w:rsidR="00FF4EFB" w:rsidRDefault="00FF4EFB" w:rsidP="008B1B25">
            <w:pPr>
              <w:pStyle w:val="hdr1"/>
              <w:spacing w:before="0"/>
              <w:ind w:left="0"/>
              <w:jc w:val="left"/>
              <w:rPr>
                <w:color w:val="000000" w:themeColor="text1"/>
              </w:rPr>
            </w:pPr>
            <w:r>
              <w:rPr>
                <w:color w:val="000000" w:themeColor="text1"/>
              </w:rPr>
              <w:t>Doug Stearns</w:t>
            </w:r>
          </w:p>
        </w:tc>
      </w:tr>
      <w:tr w:rsidR="00A13DC8" w:rsidRPr="00A43661" w14:paraId="483DE68D" w14:textId="77777777" w:rsidTr="0096352D">
        <w:trPr>
          <w:trHeight w:val="341"/>
        </w:trPr>
        <w:tc>
          <w:tcPr>
            <w:tcW w:w="1440" w:type="dxa"/>
          </w:tcPr>
          <w:p w14:paraId="70DC251F" w14:textId="09C278BB" w:rsidR="00A13DC8" w:rsidRDefault="00A13DC8" w:rsidP="008B1B25">
            <w:pPr>
              <w:pStyle w:val="hdr1"/>
              <w:spacing w:before="0"/>
              <w:ind w:left="0"/>
              <w:jc w:val="left"/>
              <w:rPr>
                <w:color w:val="000000" w:themeColor="text1"/>
              </w:rPr>
            </w:pPr>
            <w:r>
              <w:rPr>
                <w:color w:val="000000" w:themeColor="text1"/>
              </w:rPr>
              <w:t>09/02/2015</w:t>
            </w:r>
          </w:p>
        </w:tc>
        <w:tc>
          <w:tcPr>
            <w:tcW w:w="7038" w:type="dxa"/>
          </w:tcPr>
          <w:p w14:paraId="3CA79E1A" w14:textId="77777777" w:rsidR="00A13DC8" w:rsidRDefault="00A13DC8" w:rsidP="005D2043">
            <w:pPr>
              <w:pStyle w:val="hdr1"/>
              <w:spacing w:before="0"/>
              <w:ind w:left="0"/>
              <w:jc w:val="left"/>
              <w:rPr>
                <w:szCs w:val="24"/>
              </w:rPr>
            </w:pPr>
            <w:r w:rsidRPr="00A13DC8">
              <w:rPr>
                <w:szCs w:val="24"/>
              </w:rPr>
              <w:t>TFS667 – eCL WPOP70 submit all modules</w:t>
            </w:r>
          </w:p>
          <w:p w14:paraId="622DB0D4" w14:textId="77777777" w:rsidR="009436FF" w:rsidRDefault="009436FF" w:rsidP="009436FF">
            <w:pPr>
              <w:pStyle w:val="hdr1"/>
              <w:spacing w:before="0"/>
              <w:ind w:left="0"/>
              <w:jc w:val="left"/>
              <w:rPr>
                <w:szCs w:val="24"/>
              </w:rPr>
            </w:pPr>
            <w:r>
              <w:rPr>
                <w:szCs w:val="24"/>
              </w:rPr>
              <w:t>Added WPOP70 to the following requirements</w:t>
            </w:r>
          </w:p>
          <w:p w14:paraId="74621DAA" w14:textId="77777777" w:rsidR="009436FF" w:rsidRDefault="009436FF" w:rsidP="009436FF">
            <w:pPr>
              <w:pStyle w:val="hdr1"/>
              <w:spacing w:before="0"/>
              <w:ind w:left="0"/>
              <w:jc w:val="left"/>
              <w:rPr>
                <w:szCs w:val="24"/>
              </w:rPr>
            </w:pPr>
            <w:r w:rsidRPr="009436FF">
              <w:rPr>
                <w:szCs w:val="24"/>
              </w:rPr>
              <w:t>2.2.1.13 Access to submission</w:t>
            </w:r>
          </w:p>
          <w:p w14:paraId="42D7B803" w14:textId="77777777" w:rsidR="009436FF" w:rsidRDefault="009436FF" w:rsidP="009436FF">
            <w:pPr>
              <w:pStyle w:val="hdr1"/>
              <w:spacing w:before="0"/>
              <w:ind w:left="0"/>
              <w:jc w:val="left"/>
              <w:rPr>
                <w:szCs w:val="24"/>
              </w:rPr>
            </w:pPr>
            <w:r w:rsidRPr="009436FF">
              <w:rPr>
                <w:szCs w:val="24"/>
              </w:rPr>
              <w:t xml:space="preserve">2.3.1.13 Access to Submission </w:t>
            </w:r>
          </w:p>
          <w:p w14:paraId="27BFA0F8" w14:textId="68BB2527" w:rsidR="009436FF" w:rsidRPr="009436FF" w:rsidRDefault="009436FF" w:rsidP="009436FF">
            <w:pPr>
              <w:pStyle w:val="hdr1"/>
              <w:spacing w:before="0"/>
              <w:ind w:left="0"/>
              <w:jc w:val="left"/>
              <w:rPr>
                <w:szCs w:val="24"/>
              </w:rPr>
            </w:pPr>
            <w:r w:rsidRPr="009436FF">
              <w:rPr>
                <w:szCs w:val="24"/>
              </w:rPr>
              <w:t xml:space="preserve">2.4.1.13 Access to Submission </w:t>
            </w:r>
          </w:p>
          <w:p w14:paraId="48890EAC" w14:textId="7D8F1611" w:rsidR="009436FF" w:rsidRDefault="009436FF" w:rsidP="009436FF">
            <w:pPr>
              <w:pStyle w:val="hdr1"/>
              <w:spacing w:before="0"/>
              <w:ind w:left="0"/>
              <w:jc w:val="left"/>
              <w:rPr>
                <w:szCs w:val="24"/>
              </w:rPr>
            </w:pPr>
            <w:r w:rsidRPr="009436FF">
              <w:rPr>
                <w:szCs w:val="24"/>
              </w:rPr>
              <w:t>2.5.1.13 Access to Submission</w:t>
            </w:r>
          </w:p>
        </w:tc>
        <w:tc>
          <w:tcPr>
            <w:tcW w:w="1530" w:type="dxa"/>
          </w:tcPr>
          <w:p w14:paraId="4D04B26D" w14:textId="62543E51" w:rsidR="00A13DC8" w:rsidRDefault="00A13DC8" w:rsidP="008B1B25">
            <w:pPr>
              <w:pStyle w:val="hdr1"/>
              <w:spacing w:before="0"/>
              <w:ind w:left="0"/>
              <w:jc w:val="left"/>
              <w:rPr>
                <w:color w:val="000000" w:themeColor="text1"/>
              </w:rPr>
            </w:pPr>
            <w:r>
              <w:rPr>
                <w:color w:val="000000" w:themeColor="text1"/>
              </w:rPr>
              <w:t>Doug Stearns</w:t>
            </w:r>
          </w:p>
        </w:tc>
      </w:tr>
      <w:tr w:rsidR="00BA6FB5" w:rsidRPr="00A43661" w14:paraId="002DD7B6" w14:textId="77777777" w:rsidTr="00EB04D7">
        <w:trPr>
          <w:trHeight w:val="341"/>
        </w:trPr>
        <w:tc>
          <w:tcPr>
            <w:tcW w:w="1440" w:type="dxa"/>
          </w:tcPr>
          <w:p w14:paraId="64C57C18" w14:textId="79B9024F" w:rsidR="00BA6FB5" w:rsidRDefault="00BA6FB5" w:rsidP="008B1B25">
            <w:pPr>
              <w:pStyle w:val="hdr1"/>
              <w:spacing w:before="0"/>
              <w:ind w:left="0"/>
              <w:jc w:val="left"/>
              <w:rPr>
                <w:color w:val="000000" w:themeColor="text1"/>
              </w:rPr>
            </w:pPr>
            <w:r>
              <w:rPr>
                <w:color w:val="000000" w:themeColor="text1"/>
              </w:rPr>
              <w:t>09/04/2015</w:t>
            </w:r>
          </w:p>
        </w:tc>
        <w:tc>
          <w:tcPr>
            <w:tcW w:w="7038" w:type="dxa"/>
          </w:tcPr>
          <w:p w14:paraId="6B73EC65" w14:textId="77777777" w:rsidR="00BA6FB5" w:rsidRDefault="00BA6FB5" w:rsidP="00282698">
            <w:pPr>
              <w:pStyle w:val="hdr1"/>
              <w:spacing w:before="0"/>
              <w:ind w:left="0"/>
              <w:jc w:val="left"/>
              <w:rPr>
                <w:szCs w:val="24"/>
              </w:rPr>
            </w:pPr>
            <w:r>
              <w:rPr>
                <w:szCs w:val="24"/>
              </w:rPr>
              <w:t>TFS644 – eCL Inappropriate ARC Escalation feed</w:t>
            </w:r>
          </w:p>
          <w:p w14:paraId="46C161DE" w14:textId="77777777" w:rsidR="00126A87" w:rsidRDefault="00BA6FB5" w:rsidP="00282698">
            <w:pPr>
              <w:pStyle w:val="hdr1"/>
              <w:spacing w:before="0"/>
              <w:ind w:left="0"/>
              <w:jc w:val="left"/>
              <w:rPr>
                <w:szCs w:val="24"/>
              </w:rPr>
            </w:pPr>
            <w:r>
              <w:rPr>
                <w:szCs w:val="24"/>
              </w:rPr>
              <w:t>Modified the following requirements</w:t>
            </w:r>
          </w:p>
          <w:p w14:paraId="538C2644" w14:textId="00E8BB1C" w:rsidR="00282698" w:rsidRPr="00282698" w:rsidRDefault="00282698" w:rsidP="00282698">
            <w:pPr>
              <w:pStyle w:val="hdr1"/>
              <w:spacing w:before="0"/>
              <w:ind w:left="0"/>
              <w:rPr>
                <w:szCs w:val="24"/>
              </w:rPr>
            </w:pPr>
            <w:r w:rsidRPr="00282698">
              <w:rPr>
                <w:szCs w:val="24"/>
              </w:rPr>
              <w:t xml:space="preserve">II Customer Requirements </w:t>
            </w:r>
            <w:r w:rsidR="003D3157">
              <w:rPr>
                <w:szCs w:val="24"/>
              </w:rPr>
              <w:t>–</w:t>
            </w:r>
            <w:r w:rsidRPr="00282698">
              <w:rPr>
                <w:szCs w:val="24"/>
              </w:rPr>
              <w:t xml:space="preserve"> User Interface Controls #34 OMR Exceptions</w:t>
            </w:r>
          </w:p>
          <w:p w14:paraId="42A4E19C" w14:textId="00E84C48" w:rsidR="00282698" w:rsidRPr="00282698" w:rsidRDefault="00282698" w:rsidP="00282698">
            <w:pPr>
              <w:pStyle w:val="hdr1"/>
              <w:spacing w:before="0"/>
              <w:ind w:left="0"/>
              <w:rPr>
                <w:szCs w:val="24"/>
              </w:rPr>
            </w:pPr>
            <w:r w:rsidRPr="00282698">
              <w:rPr>
                <w:szCs w:val="24"/>
              </w:rPr>
              <w:t xml:space="preserve">IV Layouts </w:t>
            </w:r>
            <w:r w:rsidR="003D3157">
              <w:rPr>
                <w:szCs w:val="24"/>
              </w:rPr>
              <w:t>–</w:t>
            </w:r>
            <w:r w:rsidRPr="00282698">
              <w:rPr>
                <w:szCs w:val="24"/>
              </w:rPr>
              <w:t xml:space="preserve"> Direct Coaching – Non CSE, Indirect Coaching – Non CSE</w:t>
            </w:r>
          </w:p>
          <w:p w14:paraId="4A6FEE85" w14:textId="77777777" w:rsidR="00282698" w:rsidRPr="00282698" w:rsidRDefault="00282698" w:rsidP="00282698">
            <w:pPr>
              <w:pStyle w:val="hdr1"/>
              <w:spacing w:before="0"/>
              <w:ind w:left="0"/>
              <w:rPr>
                <w:szCs w:val="24"/>
              </w:rPr>
            </w:pPr>
            <w:r w:rsidRPr="00282698">
              <w:rPr>
                <w:szCs w:val="24"/>
              </w:rPr>
              <w:t>VI. Outliers (Data Feed\Form Entry)</w:t>
            </w:r>
          </w:p>
          <w:p w14:paraId="431E3DC8" w14:textId="77777777" w:rsidR="00282698" w:rsidRPr="00282698" w:rsidRDefault="00282698" w:rsidP="00282698">
            <w:pPr>
              <w:pStyle w:val="hdr1"/>
              <w:spacing w:before="0"/>
              <w:ind w:left="0"/>
              <w:rPr>
                <w:szCs w:val="24"/>
              </w:rPr>
            </w:pPr>
            <w:r w:rsidRPr="00282698">
              <w:rPr>
                <w:szCs w:val="24"/>
              </w:rPr>
              <w:t>eCL Outlier Research and Coaching Process</w:t>
            </w:r>
          </w:p>
          <w:p w14:paraId="7A34F6D9" w14:textId="77777777" w:rsidR="00282698" w:rsidRPr="00282698" w:rsidRDefault="00282698" w:rsidP="00282698">
            <w:pPr>
              <w:pStyle w:val="hdr1"/>
              <w:spacing w:before="0"/>
              <w:ind w:left="0"/>
              <w:rPr>
                <w:szCs w:val="24"/>
              </w:rPr>
            </w:pPr>
            <w:r w:rsidRPr="00282698">
              <w:rPr>
                <w:szCs w:val="24"/>
              </w:rPr>
              <w:t xml:space="preserve">eCL Outlier Reporting Matrix – 6 OMR: Inappropriate ARC Escalation, 17 OMR: Returned MAC Escalation, 23 Inappropriate ARC Transfers </w:t>
            </w:r>
          </w:p>
          <w:p w14:paraId="5CEED0D3" w14:textId="77777777" w:rsidR="00282698" w:rsidRPr="00282698" w:rsidRDefault="00282698" w:rsidP="00282698">
            <w:pPr>
              <w:pStyle w:val="hdr1"/>
              <w:spacing w:before="0"/>
              <w:ind w:left="0"/>
              <w:rPr>
                <w:szCs w:val="24"/>
              </w:rPr>
            </w:pPr>
            <w:r w:rsidRPr="00282698">
              <w:rPr>
                <w:szCs w:val="24"/>
              </w:rPr>
              <w:t xml:space="preserve">eCL Outlier Research and Coaching Process Front-end Form Changes </w:t>
            </w:r>
          </w:p>
          <w:p w14:paraId="50CE215E" w14:textId="77777777" w:rsidR="00282698" w:rsidRPr="00282698" w:rsidRDefault="00282698" w:rsidP="00282698">
            <w:pPr>
              <w:pStyle w:val="hdr1"/>
              <w:spacing w:before="0"/>
              <w:ind w:left="0"/>
              <w:rPr>
                <w:szCs w:val="24"/>
              </w:rPr>
            </w:pPr>
            <w:r w:rsidRPr="00282698">
              <w:rPr>
                <w:szCs w:val="24"/>
              </w:rPr>
              <w:t>- #1</w:t>
            </w:r>
          </w:p>
          <w:p w14:paraId="0EE2F083" w14:textId="77777777" w:rsidR="00282698" w:rsidRPr="00282698" w:rsidRDefault="00282698" w:rsidP="00282698">
            <w:pPr>
              <w:pStyle w:val="hdr1"/>
              <w:spacing w:before="0"/>
              <w:ind w:left="0"/>
              <w:rPr>
                <w:szCs w:val="24"/>
              </w:rPr>
            </w:pPr>
            <w:r w:rsidRPr="00282698">
              <w:rPr>
                <w:szCs w:val="24"/>
              </w:rPr>
              <w:t>- Conditions for Manager Review pages #1</w:t>
            </w:r>
          </w:p>
          <w:p w14:paraId="33319181" w14:textId="77777777" w:rsidR="00282698" w:rsidRPr="00282698" w:rsidRDefault="00282698" w:rsidP="00282698">
            <w:pPr>
              <w:pStyle w:val="hdr1"/>
              <w:spacing w:before="0"/>
              <w:ind w:left="0"/>
              <w:rPr>
                <w:szCs w:val="24"/>
              </w:rPr>
            </w:pPr>
            <w:r w:rsidRPr="00282698">
              <w:rPr>
                <w:szCs w:val="24"/>
              </w:rPr>
              <w:t xml:space="preserve">- Conditions for Supervisor Review pages #1, </w:t>
            </w:r>
          </w:p>
          <w:p w14:paraId="0FA7D962" w14:textId="77777777" w:rsidR="00282698" w:rsidRPr="00282698" w:rsidRDefault="00282698" w:rsidP="00282698">
            <w:pPr>
              <w:pStyle w:val="hdr1"/>
              <w:spacing w:before="0"/>
              <w:ind w:left="0"/>
              <w:rPr>
                <w:szCs w:val="24"/>
              </w:rPr>
            </w:pPr>
            <w:r w:rsidRPr="00282698">
              <w:rPr>
                <w:szCs w:val="24"/>
              </w:rPr>
              <w:t>Dashboards #2</w:t>
            </w:r>
          </w:p>
          <w:p w14:paraId="07368C93" w14:textId="354B3E13" w:rsidR="00126A87" w:rsidRPr="00A13DC8" w:rsidRDefault="00282698" w:rsidP="00282698">
            <w:pPr>
              <w:pStyle w:val="hdr1"/>
              <w:spacing w:before="0"/>
              <w:ind w:left="0"/>
              <w:jc w:val="left"/>
              <w:rPr>
                <w:szCs w:val="24"/>
              </w:rPr>
            </w:pPr>
            <w:r w:rsidRPr="00282698">
              <w:rPr>
                <w:szCs w:val="24"/>
              </w:rPr>
              <w:t>2.1.3 Outlier Data Feed (OMR) (and child requirements)</w:t>
            </w:r>
          </w:p>
        </w:tc>
        <w:tc>
          <w:tcPr>
            <w:tcW w:w="1530" w:type="dxa"/>
          </w:tcPr>
          <w:p w14:paraId="52BB8D70" w14:textId="07E8077D" w:rsidR="00BA6FB5" w:rsidRDefault="00BA6FB5" w:rsidP="008B1B25">
            <w:pPr>
              <w:pStyle w:val="hdr1"/>
              <w:spacing w:before="0"/>
              <w:ind w:left="0"/>
              <w:jc w:val="left"/>
              <w:rPr>
                <w:color w:val="000000" w:themeColor="text1"/>
              </w:rPr>
            </w:pPr>
            <w:r>
              <w:rPr>
                <w:color w:val="000000" w:themeColor="text1"/>
              </w:rPr>
              <w:t>Doug Stearns</w:t>
            </w:r>
          </w:p>
        </w:tc>
      </w:tr>
      <w:tr w:rsidR="00D5180F" w:rsidRPr="00A43661" w14:paraId="2C457B7F" w14:textId="77777777" w:rsidTr="00EB04D7">
        <w:trPr>
          <w:trHeight w:val="341"/>
        </w:trPr>
        <w:tc>
          <w:tcPr>
            <w:tcW w:w="1440" w:type="dxa"/>
          </w:tcPr>
          <w:p w14:paraId="2B6D09C9" w14:textId="009F9420" w:rsidR="00D5180F" w:rsidRDefault="00D5180F" w:rsidP="008B1B25">
            <w:pPr>
              <w:pStyle w:val="hdr1"/>
              <w:spacing w:before="0"/>
              <w:ind w:left="0"/>
              <w:jc w:val="left"/>
              <w:rPr>
                <w:color w:val="000000" w:themeColor="text1"/>
              </w:rPr>
            </w:pPr>
            <w:r>
              <w:rPr>
                <w:color w:val="000000" w:themeColor="text1"/>
              </w:rPr>
              <w:t>09/11/2015</w:t>
            </w:r>
          </w:p>
        </w:tc>
        <w:tc>
          <w:tcPr>
            <w:tcW w:w="7038" w:type="dxa"/>
          </w:tcPr>
          <w:p w14:paraId="4321947F" w14:textId="77777777" w:rsidR="00D5180F" w:rsidRDefault="00D5180F" w:rsidP="00ED078A">
            <w:pPr>
              <w:pStyle w:val="hdr1"/>
              <w:spacing w:before="0"/>
              <w:ind w:left="0"/>
              <w:jc w:val="left"/>
              <w:rPr>
                <w:szCs w:val="24"/>
              </w:rPr>
            </w:pPr>
            <w:r>
              <w:rPr>
                <w:szCs w:val="24"/>
              </w:rPr>
              <w:t>TFS644 – eCL Inappropriate ARC Escalation feed</w:t>
            </w:r>
          </w:p>
          <w:p w14:paraId="7A4AA479" w14:textId="25DAF444" w:rsidR="00D5180F" w:rsidRDefault="00D5180F" w:rsidP="00ED078A">
            <w:pPr>
              <w:pStyle w:val="hdr1"/>
              <w:spacing w:before="0"/>
              <w:ind w:left="0"/>
              <w:jc w:val="left"/>
              <w:rPr>
                <w:szCs w:val="24"/>
              </w:rPr>
            </w:pPr>
            <w:r>
              <w:rPr>
                <w:szCs w:val="24"/>
              </w:rPr>
              <w:t>Moved RME back to generic OMR</w:t>
            </w:r>
          </w:p>
          <w:p w14:paraId="50FA08B5" w14:textId="77777777" w:rsidR="00ED078A" w:rsidRPr="00ED078A" w:rsidRDefault="00ED078A" w:rsidP="00ED078A">
            <w:pPr>
              <w:pStyle w:val="hdr1"/>
              <w:spacing w:before="0"/>
              <w:ind w:left="0"/>
              <w:jc w:val="left"/>
              <w:rPr>
                <w:szCs w:val="24"/>
              </w:rPr>
            </w:pPr>
            <w:r w:rsidRPr="00ED078A">
              <w:rPr>
                <w:szCs w:val="24"/>
              </w:rPr>
              <w:t xml:space="preserve">VI. Outliers (Data Feed\Form Entry) </w:t>
            </w:r>
          </w:p>
          <w:p w14:paraId="232CEE42" w14:textId="77777777" w:rsidR="00ED078A" w:rsidRPr="00ED078A" w:rsidRDefault="00ED078A" w:rsidP="00ED078A">
            <w:pPr>
              <w:pStyle w:val="hdr1"/>
              <w:spacing w:before="0"/>
              <w:ind w:left="0"/>
              <w:jc w:val="left"/>
              <w:rPr>
                <w:szCs w:val="24"/>
              </w:rPr>
            </w:pPr>
            <w:r w:rsidRPr="00ED078A">
              <w:rPr>
                <w:szCs w:val="24"/>
              </w:rPr>
              <w:t>- eCL Outlier Research and Coaching Process</w:t>
            </w:r>
          </w:p>
          <w:p w14:paraId="0DBD200A" w14:textId="77777777" w:rsidR="00ED078A" w:rsidRPr="00ED078A" w:rsidRDefault="00ED078A" w:rsidP="00ED078A">
            <w:pPr>
              <w:pStyle w:val="hdr1"/>
              <w:spacing w:before="0"/>
              <w:ind w:left="0"/>
              <w:jc w:val="left"/>
              <w:rPr>
                <w:szCs w:val="24"/>
              </w:rPr>
            </w:pPr>
            <w:r w:rsidRPr="00ED078A">
              <w:rPr>
                <w:szCs w:val="24"/>
              </w:rPr>
              <w:t>- eCL Outlier Reporting Matrix #17</w:t>
            </w:r>
          </w:p>
          <w:p w14:paraId="2B82CCBE" w14:textId="77777777" w:rsidR="00ED078A" w:rsidRPr="00ED078A" w:rsidRDefault="00ED078A" w:rsidP="00ED078A">
            <w:pPr>
              <w:pStyle w:val="hdr1"/>
              <w:spacing w:before="0"/>
              <w:ind w:left="0"/>
              <w:jc w:val="left"/>
              <w:rPr>
                <w:szCs w:val="24"/>
              </w:rPr>
            </w:pPr>
            <w:r w:rsidRPr="00ED078A">
              <w:rPr>
                <w:szCs w:val="24"/>
              </w:rPr>
              <w:t>- eCL Outlier Research and Coaching Process Front-end Form Changes Conditions for Manager Review Pages #1, Conditions for Supervisor Review pages #1</w:t>
            </w:r>
          </w:p>
          <w:p w14:paraId="53F555D6" w14:textId="7EBBFAE1" w:rsidR="00ED078A" w:rsidRPr="00ED078A" w:rsidRDefault="00ED078A" w:rsidP="00ED078A">
            <w:pPr>
              <w:pStyle w:val="hdr1"/>
              <w:spacing w:before="0"/>
              <w:ind w:left="0"/>
              <w:jc w:val="left"/>
              <w:rPr>
                <w:szCs w:val="24"/>
              </w:rPr>
            </w:pPr>
            <w:r w:rsidRPr="00ED078A">
              <w:rPr>
                <w:szCs w:val="24"/>
              </w:rPr>
              <w:t>X. eC</w:t>
            </w:r>
            <w:r>
              <w:rPr>
                <w:szCs w:val="24"/>
              </w:rPr>
              <w:t>o</w:t>
            </w:r>
            <w:r w:rsidRPr="00ED078A">
              <w:rPr>
                <w:szCs w:val="24"/>
              </w:rPr>
              <w:t>aching Modules</w:t>
            </w:r>
          </w:p>
          <w:p w14:paraId="05EAD128" w14:textId="37F2E617" w:rsidR="00ED078A" w:rsidRPr="00ED078A" w:rsidRDefault="00ED078A" w:rsidP="00ED078A">
            <w:pPr>
              <w:pStyle w:val="hdr1"/>
              <w:spacing w:before="0"/>
              <w:ind w:left="0"/>
              <w:jc w:val="left"/>
              <w:rPr>
                <w:szCs w:val="24"/>
              </w:rPr>
            </w:pPr>
            <w:r>
              <w:rPr>
                <w:szCs w:val="24"/>
              </w:rPr>
              <w:t xml:space="preserve">- </w:t>
            </w:r>
            <w:r w:rsidRPr="00ED078A">
              <w:rPr>
                <w:szCs w:val="24"/>
              </w:rPr>
              <w:t>2.1.3.1 Generic Reports</w:t>
            </w:r>
          </w:p>
          <w:p w14:paraId="1C6699EA" w14:textId="7C71DCD0" w:rsidR="00ED078A" w:rsidRPr="00ED078A" w:rsidRDefault="00ED078A" w:rsidP="00ED078A">
            <w:pPr>
              <w:pStyle w:val="hdr1"/>
              <w:spacing w:before="0"/>
              <w:ind w:left="0"/>
              <w:jc w:val="left"/>
              <w:rPr>
                <w:szCs w:val="24"/>
              </w:rPr>
            </w:pPr>
            <w:r>
              <w:rPr>
                <w:szCs w:val="24"/>
              </w:rPr>
              <w:t xml:space="preserve">- </w:t>
            </w:r>
            <w:r w:rsidRPr="00ED078A">
              <w:rPr>
                <w:szCs w:val="24"/>
              </w:rPr>
              <w:t>2.1.3.3 Supervisor Review Reports</w:t>
            </w:r>
          </w:p>
          <w:p w14:paraId="272B6A32" w14:textId="37311D4F" w:rsidR="00ED078A" w:rsidRPr="00ED078A" w:rsidRDefault="00ED078A" w:rsidP="00ED078A">
            <w:pPr>
              <w:pStyle w:val="hdr1"/>
              <w:spacing w:before="0"/>
              <w:ind w:left="0"/>
              <w:jc w:val="left"/>
              <w:rPr>
                <w:szCs w:val="24"/>
              </w:rPr>
            </w:pPr>
            <w:r>
              <w:rPr>
                <w:szCs w:val="24"/>
              </w:rPr>
              <w:t xml:space="preserve">- </w:t>
            </w:r>
            <w:r w:rsidRPr="00ED078A">
              <w:rPr>
                <w:szCs w:val="24"/>
              </w:rPr>
              <w:t>2.1.3.3.1 OMR Feed File Layout</w:t>
            </w:r>
          </w:p>
          <w:p w14:paraId="4795BEE1" w14:textId="5985658B" w:rsidR="00ED078A" w:rsidRPr="00ED078A" w:rsidRDefault="00ED078A" w:rsidP="00ED078A">
            <w:pPr>
              <w:pStyle w:val="hdr1"/>
              <w:spacing w:before="0"/>
              <w:ind w:left="0"/>
              <w:jc w:val="left"/>
              <w:rPr>
                <w:szCs w:val="24"/>
              </w:rPr>
            </w:pPr>
            <w:r>
              <w:rPr>
                <w:szCs w:val="24"/>
              </w:rPr>
              <w:t xml:space="preserve">- </w:t>
            </w:r>
            <w:r w:rsidRPr="00ED078A">
              <w:rPr>
                <w:szCs w:val="24"/>
              </w:rPr>
              <w:t>2.1.3.3.4 Report Codes</w:t>
            </w:r>
          </w:p>
          <w:p w14:paraId="56C898DA" w14:textId="6D956B52"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2.1.3.3.10 Coaching Reasons </w:t>
            </w:r>
          </w:p>
          <w:p w14:paraId="689CB83D" w14:textId="1843233A"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2.1.3.3.11 Report Details </w:t>
            </w:r>
          </w:p>
          <w:p w14:paraId="5F54DC37" w14:textId="62AB140D" w:rsidR="00ED078A" w:rsidRPr="00ED078A" w:rsidRDefault="00ED078A" w:rsidP="00ED078A">
            <w:pPr>
              <w:pStyle w:val="hdr1"/>
              <w:spacing w:before="0"/>
              <w:ind w:left="0"/>
              <w:jc w:val="left"/>
              <w:rPr>
                <w:szCs w:val="24"/>
              </w:rPr>
            </w:pPr>
            <w:r>
              <w:rPr>
                <w:szCs w:val="24"/>
              </w:rPr>
              <w:lastRenderedPageBreak/>
              <w:t xml:space="preserve">- </w:t>
            </w:r>
            <w:r w:rsidRPr="00ED078A">
              <w:rPr>
                <w:szCs w:val="24"/>
              </w:rPr>
              <w:t>2.1.3.3.13 Notification of eCoaching Logs</w:t>
            </w:r>
          </w:p>
          <w:p w14:paraId="559124F0" w14:textId="623362BF" w:rsidR="00ED078A" w:rsidRPr="00ED078A" w:rsidRDefault="00ED078A" w:rsidP="00ED078A">
            <w:pPr>
              <w:pStyle w:val="hdr1"/>
              <w:spacing w:before="0"/>
              <w:ind w:left="0"/>
              <w:jc w:val="left"/>
              <w:rPr>
                <w:szCs w:val="24"/>
              </w:rPr>
            </w:pPr>
            <w:r>
              <w:rPr>
                <w:szCs w:val="24"/>
              </w:rPr>
              <w:t xml:space="preserve">- </w:t>
            </w:r>
            <w:r w:rsidRPr="00ED078A">
              <w:rPr>
                <w:szCs w:val="24"/>
              </w:rPr>
              <w:t>2.1.3.3.13.1 Notification for Inappropriate ARC Escalation, Inappropriate ARC Transfer</w:t>
            </w:r>
          </w:p>
          <w:p w14:paraId="3C42E7CD" w14:textId="6860297A" w:rsidR="00ED078A" w:rsidRPr="00ED078A" w:rsidRDefault="00ED078A" w:rsidP="00ED078A">
            <w:pPr>
              <w:pStyle w:val="hdr1"/>
              <w:spacing w:before="0"/>
              <w:ind w:left="0"/>
              <w:jc w:val="left"/>
              <w:rPr>
                <w:szCs w:val="24"/>
              </w:rPr>
            </w:pPr>
            <w:r>
              <w:rPr>
                <w:szCs w:val="24"/>
              </w:rPr>
              <w:t xml:space="preserve">- </w:t>
            </w:r>
            <w:r w:rsidRPr="00ED078A">
              <w:rPr>
                <w:szCs w:val="24"/>
              </w:rPr>
              <w:t>2.1.3.3.13.2 Pending Supervisor Review</w:t>
            </w:r>
          </w:p>
          <w:p w14:paraId="6DC36A6D" w14:textId="216C50F1" w:rsidR="00ED078A" w:rsidRPr="00ED078A" w:rsidRDefault="00ED078A" w:rsidP="00ED078A">
            <w:pPr>
              <w:pStyle w:val="hdr1"/>
              <w:spacing w:before="0"/>
              <w:ind w:left="0"/>
              <w:jc w:val="left"/>
              <w:rPr>
                <w:szCs w:val="24"/>
              </w:rPr>
            </w:pPr>
            <w:r>
              <w:rPr>
                <w:szCs w:val="24"/>
              </w:rPr>
              <w:t xml:space="preserve">- </w:t>
            </w:r>
            <w:r w:rsidRPr="00ED078A">
              <w:rPr>
                <w:szCs w:val="24"/>
              </w:rPr>
              <w:t>2.1.3.3.14.1 Description Text IAE, IAT</w:t>
            </w:r>
          </w:p>
          <w:p w14:paraId="111D3924" w14:textId="5369F7F4" w:rsidR="00D5180F" w:rsidRDefault="00ED078A" w:rsidP="00ED078A">
            <w:pPr>
              <w:pStyle w:val="hdr1"/>
              <w:spacing w:before="0"/>
              <w:ind w:left="0"/>
              <w:jc w:val="left"/>
              <w:rPr>
                <w:szCs w:val="24"/>
              </w:rPr>
            </w:pPr>
            <w:r>
              <w:rPr>
                <w:szCs w:val="24"/>
              </w:rPr>
              <w:t xml:space="preserve">- </w:t>
            </w:r>
            <w:r w:rsidRPr="00ED078A">
              <w:rPr>
                <w:szCs w:val="24"/>
              </w:rPr>
              <w:t>2.1.3.3.15 Supervisor Review</w:t>
            </w:r>
          </w:p>
        </w:tc>
        <w:tc>
          <w:tcPr>
            <w:tcW w:w="1530" w:type="dxa"/>
          </w:tcPr>
          <w:p w14:paraId="2925DABE" w14:textId="5BD9A300" w:rsidR="00D5180F" w:rsidRDefault="00D5180F" w:rsidP="008B1B25">
            <w:pPr>
              <w:pStyle w:val="hdr1"/>
              <w:spacing w:before="0"/>
              <w:ind w:left="0"/>
              <w:jc w:val="left"/>
              <w:rPr>
                <w:color w:val="000000" w:themeColor="text1"/>
              </w:rPr>
            </w:pPr>
            <w:r>
              <w:rPr>
                <w:color w:val="000000" w:themeColor="text1"/>
              </w:rPr>
              <w:lastRenderedPageBreak/>
              <w:t>Doug Stearns</w:t>
            </w:r>
          </w:p>
        </w:tc>
      </w:tr>
      <w:tr w:rsidR="00F726C2" w14:paraId="70E424B8" w14:textId="77777777" w:rsidTr="00F726C2">
        <w:trPr>
          <w:trHeight w:val="341"/>
        </w:trPr>
        <w:tc>
          <w:tcPr>
            <w:tcW w:w="1440" w:type="dxa"/>
          </w:tcPr>
          <w:p w14:paraId="203FF8EE" w14:textId="33C1E64B" w:rsidR="00F726C2" w:rsidRDefault="00F726C2" w:rsidP="00F726C2">
            <w:pPr>
              <w:pStyle w:val="hdr1"/>
              <w:spacing w:before="0"/>
              <w:ind w:left="0"/>
              <w:jc w:val="left"/>
              <w:rPr>
                <w:color w:val="000000" w:themeColor="text1"/>
              </w:rPr>
            </w:pPr>
            <w:r>
              <w:rPr>
                <w:color w:val="000000" w:themeColor="text1"/>
              </w:rPr>
              <w:lastRenderedPageBreak/>
              <w:t>09/27/2015</w:t>
            </w:r>
          </w:p>
        </w:tc>
        <w:tc>
          <w:tcPr>
            <w:tcW w:w="7038" w:type="dxa"/>
          </w:tcPr>
          <w:p w14:paraId="513D7988" w14:textId="77777777" w:rsidR="00F726C2" w:rsidRDefault="00F726C2" w:rsidP="00F726C2">
            <w:pPr>
              <w:pStyle w:val="hdr1"/>
              <w:spacing w:before="0"/>
              <w:ind w:left="0"/>
              <w:jc w:val="left"/>
              <w:rPr>
                <w:szCs w:val="24"/>
              </w:rPr>
            </w:pPr>
            <w:r>
              <w:rPr>
                <w:szCs w:val="24"/>
              </w:rPr>
              <w:t>TFS644 – eCL Inappropriate ARC Escalation feed</w:t>
            </w:r>
          </w:p>
          <w:p w14:paraId="389DED64" w14:textId="47F49CFE" w:rsidR="00F726C2" w:rsidRDefault="00F726C2" w:rsidP="00F726C2">
            <w:pPr>
              <w:pStyle w:val="hdr1"/>
              <w:spacing w:before="0"/>
              <w:ind w:left="0"/>
              <w:jc w:val="left"/>
              <w:rPr>
                <w:szCs w:val="24"/>
              </w:rPr>
            </w:pPr>
            <w:r>
              <w:rPr>
                <w:szCs w:val="24"/>
              </w:rPr>
              <w:t>Updates for clarity as a result of review. (VI. Outliers</w:t>
            </w:r>
            <w:r w:rsidR="00AA3B86">
              <w:rPr>
                <w:szCs w:val="24"/>
              </w:rPr>
              <w:t xml:space="preserve"> Page 72</w:t>
            </w:r>
            <w:r>
              <w:rPr>
                <w:szCs w:val="24"/>
              </w:rPr>
              <w:t>)</w:t>
            </w:r>
          </w:p>
        </w:tc>
        <w:tc>
          <w:tcPr>
            <w:tcW w:w="1530" w:type="dxa"/>
          </w:tcPr>
          <w:p w14:paraId="1DA8D445" w14:textId="672F923A" w:rsidR="00F726C2" w:rsidRDefault="00F726C2" w:rsidP="00F726C2">
            <w:pPr>
              <w:pStyle w:val="hdr1"/>
              <w:spacing w:before="0"/>
              <w:ind w:left="0"/>
              <w:jc w:val="left"/>
              <w:rPr>
                <w:color w:val="000000" w:themeColor="text1"/>
              </w:rPr>
            </w:pPr>
            <w:r>
              <w:rPr>
                <w:color w:val="000000" w:themeColor="text1"/>
              </w:rPr>
              <w:t>Lisa Stein</w:t>
            </w:r>
          </w:p>
        </w:tc>
      </w:tr>
      <w:tr w:rsidR="003D3157" w14:paraId="38E47C0F" w14:textId="77777777" w:rsidTr="00F726C2">
        <w:trPr>
          <w:trHeight w:val="341"/>
        </w:trPr>
        <w:tc>
          <w:tcPr>
            <w:tcW w:w="1440" w:type="dxa"/>
          </w:tcPr>
          <w:p w14:paraId="5F5D9888" w14:textId="2DCFF56A" w:rsidR="003D3157" w:rsidRDefault="003D3157" w:rsidP="00F726C2">
            <w:pPr>
              <w:pStyle w:val="hdr1"/>
              <w:spacing w:before="0"/>
              <w:ind w:left="0"/>
              <w:jc w:val="left"/>
              <w:rPr>
                <w:color w:val="000000" w:themeColor="text1"/>
              </w:rPr>
            </w:pPr>
            <w:r>
              <w:rPr>
                <w:color w:val="000000" w:themeColor="text1"/>
              </w:rPr>
              <w:t>10/9/2015</w:t>
            </w:r>
          </w:p>
        </w:tc>
        <w:tc>
          <w:tcPr>
            <w:tcW w:w="7038" w:type="dxa"/>
          </w:tcPr>
          <w:p w14:paraId="24B170B3" w14:textId="48EE8157" w:rsidR="003D3157" w:rsidRDefault="003D3157" w:rsidP="0086048F">
            <w:pPr>
              <w:pStyle w:val="hdr1"/>
              <w:rPr>
                <w:szCs w:val="24"/>
              </w:rPr>
            </w:pPr>
            <w:r>
              <w:rPr>
                <w:szCs w:val="24"/>
              </w:rPr>
              <w:t>TFS841 – eCoaching – Open up Supervisor module to job code WACQ13</w:t>
            </w:r>
            <w:r w:rsidR="0086048F">
              <w:rPr>
                <w:szCs w:val="24"/>
              </w:rPr>
              <w:t xml:space="preserve"> </w:t>
            </w:r>
            <w:r w:rsidR="0086048F" w:rsidRPr="0086048F">
              <w:rPr>
                <w:szCs w:val="24"/>
              </w:rPr>
              <w:t>Updat</w:t>
            </w:r>
            <w:r w:rsidR="0086048F">
              <w:rPr>
                <w:szCs w:val="24"/>
              </w:rPr>
              <w:t>e 2.2.1.13 access to submission</w:t>
            </w:r>
          </w:p>
        </w:tc>
        <w:tc>
          <w:tcPr>
            <w:tcW w:w="1530" w:type="dxa"/>
          </w:tcPr>
          <w:p w14:paraId="463D4DF5" w14:textId="49ACE350" w:rsidR="003D3157" w:rsidRDefault="003D3157" w:rsidP="00F726C2">
            <w:pPr>
              <w:pStyle w:val="hdr1"/>
              <w:spacing w:before="0"/>
              <w:ind w:left="0"/>
              <w:jc w:val="left"/>
              <w:rPr>
                <w:color w:val="000000" w:themeColor="text1"/>
              </w:rPr>
            </w:pPr>
            <w:r>
              <w:rPr>
                <w:color w:val="000000" w:themeColor="text1"/>
              </w:rPr>
              <w:t>Lisa Stein</w:t>
            </w:r>
          </w:p>
        </w:tc>
      </w:tr>
      <w:tr w:rsidR="008304A2" w14:paraId="00852F2D" w14:textId="77777777" w:rsidTr="00F726C2">
        <w:trPr>
          <w:trHeight w:val="341"/>
        </w:trPr>
        <w:tc>
          <w:tcPr>
            <w:tcW w:w="1440" w:type="dxa"/>
          </w:tcPr>
          <w:p w14:paraId="474C0D4F" w14:textId="225B57EA" w:rsidR="008304A2" w:rsidRDefault="008304A2" w:rsidP="00F726C2">
            <w:pPr>
              <w:pStyle w:val="hdr1"/>
              <w:spacing w:before="0"/>
              <w:ind w:left="0"/>
              <w:jc w:val="left"/>
              <w:rPr>
                <w:color w:val="000000" w:themeColor="text1"/>
              </w:rPr>
            </w:pPr>
            <w:r>
              <w:rPr>
                <w:color w:val="000000" w:themeColor="text1"/>
              </w:rPr>
              <w:t>12/10/2015</w:t>
            </w:r>
          </w:p>
        </w:tc>
        <w:tc>
          <w:tcPr>
            <w:tcW w:w="7038" w:type="dxa"/>
          </w:tcPr>
          <w:p w14:paraId="014E35D8" w14:textId="44C34F05" w:rsidR="00610700" w:rsidRPr="00610700" w:rsidRDefault="008304A2" w:rsidP="00610700">
            <w:pPr>
              <w:pStyle w:val="hdr1"/>
              <w:rPr>
                <w:szCs w:val="24"/>
              </w:rPr>
            </w:pPr>
            <w:r w:rsidRPr="008304A2">
              <w:rPr>
                <w:szCs w:val="24"/>
              </w:rPr>
              <w:t>1410: eCoaching - Update "My Team's Warning eCoaching Logs" Section</w:t>
            </w:r>
            <w:r>
              <w:rPr>
                <w:szCs w:val="24"/>
              </w:rPr>
              <w:t xml:space="preserve"> </w:t>
            </w:r>
            <w:r w:rsidR="00610700">
              <w:rPr>
                <w:szCs w:val="24"/>
              </w:rPr>
              <w:t xml:space="preserve">Updated  </w:t>
            </w:r>
          </w:p>
          <w:p w14:paraId="4BA75DED" w14:textId="307443CF" w:rsidR="008304A2" w:rsidRDefault="00610700" w:rsidP="00610700">
            <w:pPr>
              <w:pStyle w:val="hdr1"/>
              <w:ind w:left="0"/>
              <w:rPr>
                <w:szCs w:val="24"/>
              </w:rPr>
            </w:pPr>
            <w:r w:rsidRPr="00610700">
              <w:rPr>
                <w:szCs w:val="24"/>
              </w:rPr>
              <w:t>IV.</w:t>
            </w:r>
            <w:r w:rsidRPr="00610700">
              <w:rPr>
                <w:szCs w:val="24"/>
              </w:rPr>
              <w:tab/>
              <w:t>Quality\Training Supervisor Dashboard and Quality\Training Supervisor Dashboard Filters</w:t>
            </w:r>
          </w:p>
        </w:tc>
        <w:tc>
          <w:tcPr>
            <w:tcW w:w="1530" w:type="dxa"/>
          </w:tcPr>
          <w:p w14:paraId="6ECB18D9" w14:textId="297C12C2" w:rsidR="008304A2" w:rsidRDefault="008304A2" w:rsidP="00F726C2">
            <w:pPr>
              <w:pStyle w:val="hdr1"/>
              <w:spacing w:before="0"/>
              <w:ind w:left="0"/>
              <w:jc w:val="left"/>
              <w:rPr>
                <w:color w:val="000000" w:themeColor="text1"/>
              </w:rPr>
            </w:pPr>
            <w:r>
              <w:rPr>
                <w:color w:val="000000" w:themeColor="text1"/>
              </w:rPr>
              <w:t>Lisa Stein</w:t>
            </w:r>
          </w:p>
        </w:tc>
      </w:tr>
      <w:tr w:rsidR="008B7F8D" w14:paraId="2496498C" w14:textId="77777777" w:rsidTr="00F726C2">
        <w:trPr>
          <w:trHeight w:val="341"/>
        </w:trPr>
        <w:tc>
          <w:tcPr>
            <w:tcW w:w="1440" w:type="dxa"/>
          </w:tcPr>
          <w:p w14:paraId="15FDC2B6" w14:textId="34904CF6" w:rsidR="008B7F8D" w:rsidRDefault="008B7F8D" w:rsidP="00F726C2">
            <w:pPr>
              <w:pStyle w:val="hdr1"/>
              <w:spacing w:before="0"/>
              <w:ind w:left="0"/>
              <w:jc w:val="left"/>
              <w:rPr>
                <w:color w:val="000000" w:themeColor="text1"/>
              </w:rPr>
            </w:pPr>
            <w:r>
              <w:rPr>
                <w:color w:val="000000" w:themeColor="text1"/>
              </w:rPr>
              <w:t>12/10/2015</w:t>
            </w:r>
          </w:p>
        </w:tc>
        <w:tc>
          <w:tcPr>
            <w:tcW w:w="7038" w:type="dxa"/>
          </w:tcPr>
          <w:p w14:paraId="5FA0059F" w14:textId="300C9914" w:rsidR="008B7F8D" w:rsidRPr="00610700" w:rsidRDefault="008B7F8D" w:rsidP="008B7F8D">
            <w:pPr>
              <w:pStyle w:val="hdr1"/>
              <w:ind w:left="0"/>
              <w:jc w:val="left"/>
              <w:rPr>
                <w:szCs w:val="24"/>
              </w:rPr>
            </w:pPr>
            <w:r w:rsidRPr="008304A2">
              <w:rPr>
                <w:szCs w:val="24"/>
              </w:rPr>
              <w:t>1410: eCoaching - Update "My Team's Warning eCoaching Logs" Section</w:t>
            </w:r>
            <w:r>
              <w:rPr>
                <w:szCs w:val="24"/>
              </w:rPr>
              <w:t xml:space="preserve"> Updated ‘V’ (support staff dashboard) per review.</w:t>
            </w:r>
          </w:p>
          <w:p w14:paraId="4323735E" w14:textId="0F558A1C" w:rsidR="008B7F8D" w:rsidRPr="008304A2" w:rsidRDefault="008B7F8D" w:rsidP="008B7F8D">
            <w:pPr>
              <w:pStyle w:val="hdr1"/>
              <w:ind w:left="0"/>
              <w:rPr>
                <w:szCs w:val="24"/>
              </w:rPr>
            </w:pPr>
          </w:p>
        </w:tc>
        <w:tc>
          <w:tcPr>
            <w:tcW w:w="1530" w:type="dxa"/>
          </w:tcPr>
          <w:p w14:paraId="420DC047" w14:textId="4913F438" w:rsidR="008B7F8D" w:rsidRDefault="008B7F8D" w:rsidP="00F726C2">
            <w:pPr>
              <w:pStyle w:val="hdr1"/>
              <w:spacing w:before="0"/>
              <w:ind w:left="0"/>
              <w:jc w:val="left"/>
              <w:rPr>
                <w:color w:val="000000" w:themeColor="text1"/>
              </w:rPr>
            </w:pPr>
            <w:r>
              <w:rPr>
                <w:color w:val="000000" w:themeColor="text1"/>
              </w:rPr>
              <w:t>Lisa Stein</w:t>
            </w:r>
          </w:p>
        </w:tc>
      </w:tr>
      <w:tr w:rsidR="00983503" w14:paraId="54A3CA0F" w14:textId="77777777" w:rsidTr="00F726C2">
        <w:trPr>
          <w:trHeight w:val="341"/>
          <w:ins w:id="4" w:author="Stein, Lisa D" w:date="2015-12-15T06:57:00Z"/>
        </w:trPr>
        <w:tc>
          <w:tcPr>
            <w:tcW w:w="1440" w:type="dxa"/>
          </w:tcPr>
          <w:p w14:paraId="33FB4853" w14:textId="398C2FE4" w:rsidR="00983503" w:rsidRDefault="00983503" w:rsidP="00F726C2">
            <w:pPr>
              <w:pStyle w:val="hdr1"/>
              <w:spacing w:before="0"/>
              <w:ind w:left="0"/>
              <w:jc w:val="left"/>
              <w:rPr>
                <w:ins w:id="5" w:author="Stein, Lisa D" w:date="2015-12-15T06:57:00Z"/>
                <w:color w:val="000000" w:themeColor="text1"/>
              </w:rPr>
            </w:pPr>
            <w:ins w:id="6" w:author="Stein, Lisa D" w:date="2015-12-15T06:57:00Z">
              <w:r>
                <w:rPr>
                  <w:color w:val="000000" w:themeColor="text1"/>
                </w:rPr>
                <w:t>12/15/2015</w:t>
              </w:r>
            </w:ins>
          </w:p>
        </w:tc>
        <w:tc>
          <w:tcPr>
            <w:tcW w:w="7038" w:type="dxa"/>
          </w:tcPr>
          <w:p w14:paraId="4A125E49" w14:textId="37C9FEB6" w:rsidR="00983503" w:rsidRPr="008304A2" w:rsidRDefault="00983503" w:rsidP="00474851">
            <w:pPr>
              <w:pStyle w:val="hdr1"/>
              <w:ind w:left="0"/>
              <w:rPr>
                <w:ins w:id="7" w:author="Stein, Lisa D" w:date="2015-12-15T06:57:00Z"/>
                <w:szCs w:val="24"/>
              </w:rPr>
              <w:pPrChange w:id="8" w:author="Stein, Lisa D" w:date="2015-12-15T10:43:00Z">
                <w:pPr>
                  <w:pStyle w:val="hdr1"/>
                  <w:framePr w:hSpace="180" w:wrap="around" w:vAnchor="text" w:hAnchor="margin" w:y="-532"/>
                  <w:ind w:left="0"/>
                  <w:jc w:val="left"/>
                </w:pPr>
              </w:pPrChange>
            </w:pPr>
            <w:ins w:id="9" w:author="Stein, Lisa D" w:date="2015-12-15T06:57:00Z">
              <w:r>
                <w:rPr>
                  <w:szCs w:val="24"/>
                </w:rPr>
                <w:t>1423: eCoaching – Add job code WHH</w:t>
              </w:r>
            </w:ins>
            <w:ins w:id="10" w:author="Stein, Lisa D" w:date="2015-12-15T06:58:00Z">
              <w:r>
                <w:rPr>
                  <w:szCs w:val="24"/>
                </w:rPr>
                <w:t>R</w:t>
              </w:r>
            </w:ins>
            <w:ins w:id="11" w:author="Stein, Lisa D" w:date="2015-12-15T06:57:00Z">
              <w:r>
                <w:rPr>
                  <w:szCs w:val="24"/>
                </w:rPr>
                <w:t xml:space="preserve">70 for HR users. Replaced all </w:t>
              </w:r>
            </w:ins>
            <w:ins w:id="12" w:author="Stein, Lisa D" w:date="2015-12-15T06:58:00Z">
              <w:r>
                <w:rPr>
                  <w:szCs w:val="24"/>
                </w:rPr>
                <w:t>occurrences</w:t>
              </w:r>
            </w:ins>
            <w:ins w:id="13" w:author="Stein, Lisa D" w:date="2015-12-15T06:57:00Z">
              <w:r>
                <w:rPr>
                  <w:szCs w:val="24"/>
                </w:rPr>
                <w:t xml:space="preserve"> of WHHR80 with WHHR70</w:t>
              </w:r>
            </w:ins>
            <w:ins w:id="14" w:author="Stein, Lisa D" w:date="2015-12-15T07:01:00Z">
              <w:r w:rsidR="0097604E">
                <w:rPr>
                  <w:szCs w:val="24"/>
                </w:rPr>
                <w:t xml:space="preserve">. </w:t>
              </w:r>
              <w:r w:rsidR="006B7EF5">
                <w:rPr>
                  <w:szCs w:val="24"/>
                </w:rPr>
                <w:t xml:space="preserve">Updates on </w:t>
              </w:r>
              <w:r w:rsidR="006B7EF5">
                <w:t xml:space="preserve"> </w:t>
              </w:r>
              <w:r w:rsidR="006B7EF5" w:rsidRPr="006B7EF5">
                <w:rPr>
                  <w:szCs w:val="24"/>
                </w:rPr>
                <w:t>Page 56 of 184</w:t>
              </w:r>
              <w:r w:rsidR="006B7EF5">
                <w:rPr>
                  <w:szCs w:val="24"/>
                </w:rPr>
                <w:t xml:space="preserve">: </w:t>
              </w:r>
              <w:r w:rsidR="006B7EF5" w:rsidRPr="006B7EF5">
                <w:rPr>
                  <w:szCs w:val="24"/>
                </w:rPr>
                <w:t>Dashboard Permissions Criteria</w:t>
              </w:r>
              <w:r w:rsidR="006B7EF5">
                <w:rPr>
                  <w:szCs w:val="24"/>
                </w:rPr>
                <w:t xml:space="preserve">, </w:t>
              </w:r>
              <w:r w:rsidR="006B7EF5" w:rsidRPr="006B7EF5">
                <w:rPr>
                  <w:szCs w:val="24"/>
                </w:rPr>
                <w:t>Submission Page</w:t>
              </w:r>
              <w:r w:rsidR="006B7EF5">
                <w:rPr>
                  <w:szCs w:val="24"/>
                </w:rPr>
                <w:t xml:space="preserve">, </w:t>
              </w:r>
              <w:r w:rsidR="006B7EF5" w:rsidRPr="006B7EF5">
                <w:rPr>
                  <w:szCs w:val="24"/>
                </w:rPr>
                <w:t>Main Dashboard</w:t>
              </w:r>
              <w:r w:rsidR="006B7EF5">
                <w:rPr>
                  <w:szCs w:val="24"/>
                </w:rPr>
                <w:t xml:space="preserve">, </w:t>
              </w:r>
              <w:r w:rsidR="006B7EF5" w:rsidRPr="006B7EF5">
                <w:rPr>
                  <w:szCs w:val="24"/>
                </w:rPr>
                <w:t>My Submitted</w:t>
              </w:r>
            </w:ins>
          </w:p>
        </w:tc>
        <w:tc>
          <w:tcPr>
            <w:tcW w:w="1530" w:type="dxa"/>
          </w:tcPr>
          <w:p w14:paraId="3DB7F0F5" w14:textId="03128D54" w:rsidR="00983503" w:rsidRDefault="00983503" w:rsidP="00F726C2">
            <w:pPr>
              <w:pStyle w:val="hdr1"/>
              <w:spacing w:before="0"/>
              <w:ind w:left="0"/>
              <w:jc w:val="left"/>
              <w:rPr>
                <w:ins w:id="15" w:author="Stein, Lisa D" w:date="2015-12-15T06:57:00Z"/>
                <w:color w:val="000000" w:themeColor="text1"/>
              </w:rPr>
            </w:pPr>
            <w:ins w:id="16" w:author="Stein, Lisa D" w:date="2015-12-15T06:58:00Z">
              <w:r>
                <w:rPr>
                  <w:color w:val="000000" w:themeColor="text1"/>
                </w:rPr>
                <w:t>Lisa Stein</w:t>
              </w:r>
            </w:ins>
          </w:p>
        </w:tc>
      </w:tr>
      <w:tr w:rsidR="00474851" w14:paraId="3CD91B86" w14:textId="77777777" w:rsidTr="00F726C2">
        <w:trPr>
          <w:trHeight w:val="341"/>
          <w:ins w:id="17" w:author="Stein, Lisa D" w:date="2015-12-15T10:42:00Z"/>
        </w:trPr>
        <w:tc>
          <w:tcPr>
            <w:tcW w:w="1440" w:type="dxa"/>
          </w:tcPr>
          <w:p w14:paraId="7D3262C5" w14:textId="7001BAAB" w:rsidR="00474851" w:rsidRDefault="00474851" w:rsidP="00F726C2">
            <w:pPr>
              <w:pStyle w:val="hdr1"/>
              <w:spacing w:before="0"/>
              <w:ind w:left="0"/>
              <w:jc w:val="left"/>
              <w:rPr>
                <w:ins w:id="18" w:author="Stein, Lisa D" w:date="2015-12-15T10:42:00Z"/>
                <w:color w:val="000000" w:themeColor="text1"/>
              </w:rPr>
            </w:pPr>
            <w:ins w:id="19" w:author="Stein, Lisa D" w:date="2015-12-15T10:42:00Z">
              <w:r>
                <w:rPr>
                  <w:color w:val="000000" w:themeColor="text1"/>
                </w:rPr>
                <w:t>12/15/2015</w:t>
              </w:r>
            </w:ins>
          </w:p>
        </w:tc>
        <w:tc>
          <w:tcPr>
            <w:tcW w:w="7038" w:type="dxa"/>
          </w:tcPr>
          <w:p w14:paraId="11041B80" w14:textId="7EBD193C" w:rsidR="00474851" w:rsidRDefault="00474851" w:rsidP="00474851">
            <w:pPr>
              <w:pStyle w:val="hdr1"/>
              <w:ind w:left="0"/>
              <w:rPr>
                <w:ins w:id="20" w:author="Stein, Lisa D" w:date="2015-12-15T10:42:00Z"/>
                <w:szCs w:val="24"/>
              </w:rPr>
              <w:pPrChange w:id="21" w:author="Stein, Lisa D" w:date="2015-12-15T10:42:00Z">
                <w:pPr>
                  <w:pStyle w:val="hdr1"/>
                  <w:framePr w:hSpace="180" w:wrap="around" w:vAnchor="text" w:hAnchor="margin" w:y="-532"/>
                </w:pPr>
              </w:pPrChange>
            </w:pPr>
            <w:ins w:id="22" w:author="Stein, Lisa D" w:date="2015-12-15T10:42:00Z">
              <w:r>
                <w:rPr>
                  <w:szCs w:val="24"/>
                </w:rPr>
                <w:t xml:space="preserve">1423: Add job code WHHR70 for HR users. After discussion, placing </w:t>
              </w:r>
            </w:ins>
            <w:ins w:id="23" w:author="Stein, Lisa D" w:date="2015-12-15T10:43:00Z">
              <w:r>
                <w:rPr>
                  <w:szCs w:val="24"/>
                </w:rPr>
                <w:t xml:space="preserve">WHHR80 back in next to WHHR70.  </w:t>
              </w:r>
              <w:r>
                <w:rPr>
                  <w:szCs w:val="24"/>
                </w:rPr>
                <w:t xml:space="preserve">Updates on </w:t>
              </w:r>
              <w:r>
                <w:t xml:space="preserve"> </w:t>
              </w:r>
              <w:r w:rsidRPr="006B7EF5">
                <w:rPr>
                  <w:szCs w:val="24"/>
                </w:rPr>
                <w:t>Page 56 of 184</w:t>
              </w:r>
              <w:r>
                <w:rPr>
                  <w:szCs w:val="24"/>
                </w:rPr>
                <w:t xml:space="preserve">: </w:t>
              </w:r>
              <w:r w:rsidRPr="006B7EF5">
                <w:rPr>
                  <w:szCs w:val="24"/>
                </w:rPr>
                <w:t>Dashboard Permissions Criteria</w:t>
              </w:r>
              <w:r>
                <w:rPr>
                  <w:szCs w:val="24"/>
                </w:rPr>
                <w:t xml:space="preserve">, </w:t>
              </w:r>
              <w:r w:rsidRPr="006B7EF5">
                <w:rPr>
                  <w:szCs w:val="24"/>
                </w:rPr>
                <w:t>Submission Page</w:t>
              </w:r>
              <w:r>
                <w:rPr>
                  <w:szCs w:val="24"/>
                </w:rPr>
                <w:t xml:space="preserve">, </w:t>
              </w:r>
              <w:r w:rsidRPr="006B7EF5">
                <w:rPr>
                  <w:szCs w:val="24"/>
                </w:rPr>
                <w:t>Main Dashboard</w:t>
              </w:r>
              <w:r>
                <w:rPr>
                  <w:szCs w:val="24"/>
                </w:rPr>
                <w:t xml:space="preserve">, </w:t>
              </w:r>
              <w:r w:rsidRPr="006B7EF5">
                <w:rPr>
                  <w:szCs w:val="24"/>
                </w:rPr>
                <w:t>My Submitted</w:t>
              </w:r>
            </w:ins>
          </w:p>
        </w:tc>
        <w:tc>
          <w:tcPr>
            <w:tcW w:w="1530" w:type="dxa"/>
          </w:tcPr>
          <w:p w14:paraId="659FC1C2" w14:textId="30E4D375" w:rsidR="00474851" w:rsidRDefault="00474851" w:rsidP="00F726C2">
            <w:pPr>
              <w:pStyle w:val="hdr1"/>
              <w:spacing w:before="0"/>
              <w:ind w:left="0"/>
              <w:jc w:val="left"/>
              <w:rPr>
                <w:ins w:id="24" w:author="Stein, Lisa D" w:date="2015-12-15T10:42:00Z"/>
                <w:color w:val="000000" w:themeColor="text1"/>
              </w:rPr>
            </w:pPr>
            <w:ins w:id="25" w:author="Stein, Lisa D" w:date="2015-12-15T10:43:00Z">
              <w:r>
                <w:rPr>
                  <w:color w:val="000000" w:themeColor="text1"/>
                </w:rPr>
                <w:t>Lisa Stein</w:t>
              </w:r>
            </w:ins>
          </w:p>
        </w:tc>
      </w:tr>
    </w:tbl>
    <w:p w14:paraId="1A51E9F4" w14:textId="293AE2F0"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26" w:name="_Toc399751311"/>
      <w:r w:rsidRPr="00A43661">
        <w:rPr>
          <w:color w:val="000000" w:themeColor="text1"/>
        </w:rPr>
        <w:lastRenderedPageBreak/>
        <w:t>Product Description</w:t>
      </w:r>
      <w:bookmarkEnd w:id="26"/>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eCoaching Log (eCL)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an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production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r w:rsidR="003D6632">
        <w:rPr>
          <w:rStyle w:val="f2027"/>
          <w:rFonts w:cs="Arial"/>
          <w:color w:val="000000" w:themeColor="text1"/>
          <w:sz w:val="20"/>
          <w:szCs w:val="20"/>
        </w:rPr>
        <w:t xml:space="preserve">eCoaching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7" w:name="_Toc399751312"/>
      <w:r w:rsidRPr="00A613A9">
        <w:lastRenderedPageBreak/>
        <w:t>C</w:t>
      </w:r>
      <w:r w:rsidR="000A38FB" w:rsidRPr="00A613A9">
        <w:t>ustomer Requirements</w:t>
      </w:r>
      <w:bookmarkEnd w:id="27"/>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00C5BD05" w:rsidR="00A73D91" w:rsidRPr="00A43661" w:rsidRDefault="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[strCSR]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DF880A"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6CAAA91C"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4B82AA42" w14:textId="7CE4FD34"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LimeSurvey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Verint-GDIT (This is system generated not in UI and will identify records from Verint GDIT quality)</w:t>
            </w:r>
          </w:p>
          <w:p w14:paraId="3FED6B27" w14:textId="77777777"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a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3"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These currently include RMAs, EE/MMs, DMEPOS, Short Calls</w:t>
            </w:r>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4F720815"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06652F62"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0CEBDA53" w:rsidR="00327654" w:rsidRDefault="008D2B20" w:rsidP="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1CA6AFFC" w:rsidR="00327654"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67F62ED" w14:textId="45818B96" w:rsidR="00341D92" w:rsidRDefault="00341D92" w:rsidP="00341D92">
            <w:pPr>
              <w:pStyle w:val="NoSpacing"/>
              <w:numPr>
                <w:ilvl w:val="0"/>
                <w:numId w:val="22"/>
              </w:numPr>
              <w:rPr>
                <w:color w:val="000000" w:themeColor="text1"/>
                <w:sz w:val="18"/>
                <w:szCs w:val="18"/>
              </w:rPr>
            </w:pPr>
            <w:r w:rsidRPr="00341D92">
              <w:rPr>
                <w:color w:val="000000" w:themeColor="text1"/>
                <w:sz w:val="18"/>
                <w:szCs w:val="18"/>
              </w:rPr>
              <w:t>Appropriate use of hold</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 xml:space="preserve">Enters authorization error </w:t>
            </w:r>
            <w:r w:rsidRPr="003E6ED4">
              <w:rPr>
                <w:color w:val="000000" w:themeColor="text1"/>
                <w:sz w:val="18"/>
                <w:szCs w:val="18"/>
              </w:rPr>
              <w:lastRenderedPageBreak/>
              <w:t>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2AD8E11" w14:textId="77777777" w:rsidR="00A204BB" w:rsidRPr="004A3FFE" w:rsidRDefault="00A204BB" w:rsidP="00A204BB">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7DDFD0E4" w14:textId="7DA91E4E" w:rsidR="00396D84" w:rsidRPr="00A43661" w:rsidRDefault="00B62194" w:rsidP="00B62194">
            <w:pPr>
              <w:pStyle w:val="NoSpacing"/>
              <w:numPr>
                <w:ilvl w:val="0"/>
                <w:numId w:val="25"/>
              </w:numPr>
              <w:rPr>
                <w:rFonts w:ascii="Verdana" w:hAnsi="Verdana"/>
                <w:color w:val="000000" w:themeColor="text1"/>
                <w:sz w:val="16"/>
                <w:szCs w:val="16"/>
              </w:rPr>
            </w:pPr>
            <w:r>
              <w:rPr>
                <w:color w:val="000000" w:themeColor="text1"/>
                <w:sz w:val="18"/>
                <w:szCs w:val="18"/>
              </w:rPr>
              <w:t xml:space="preserve">Other: </w:t>
            </w:r>
            <w:r>
              <w:rPr>
                <w:rFonts w:ascii="Verdana" w:hAnsi="Verdana"/>
                <w:color w:val="000000" w:themeColor="text1"/>
                <w:sz w:val="16"/>
                <w:szCs w:val="16"/>
              </w:rPr>
              <w:t>Specify reason under coaching details.</w:t>
            </w: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19BBC5B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lastRenderedPageBreak/>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Note: Quality Reasons will translate Opportunity as Did </w:t>
            </w:r>
            <w:r>
              <w:rPr>
                <w:rFonts w:ascii="Verdana" w:hAnsi="Verdana" w:cstheme="minorHAnsi"/>
                <w:color w:val="000000" w:themeColor="text1"/>
                <w:sz w:val="16"/>
                <w:szCs w:val="16"/>
              </w:rPr>
              <w:lastRenderedPageBreak/>
              <w:t>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Written </w:t>
            </w:r>
            <w:r>
              <w:rPr>
                <w:rFonts w:ascii="Verdana" w:hAnsi="Verdana" w:cstheme="minorHAnsi"/>
                <w:color w:val="000000" w:themeColor="text1"/>
                <w:sz w:val="16"/>
                <w:szCs w:val="16"/>
              </w:rPr>
              <w:lastRenderedPageBreak/>
              <w:t>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 xml:space="preserve">non Customer Service </w:t>
            </w:r>
            <w:r w:rsidRPr="00A43661">
              <w:rPr>
                <w:rFonts w:ascii="Verdana" w:hAnsi="Verdana" w:cstheme="minorHAnsi"/>
                <w:color w:val="000000" w:themeColor="text1"/>
                <w:sz w:val="16"/>
                <w:szCs w:val="16"/>
              </w:rPr>
              <w:lastRenderedPageBreak/>
              <w:t>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Mark “Yes” if it’s determined to be a CSE or change to </w:t>
            </w:r>
            <w:r w:rsidRPr="00A43661">
              <w:rPr>
                <w:rFonts w:ascii="Verdana" w:hAnsi="Verdana" w:cstheme="minorHAnsi"/>
                <w:color w:val="000000" w:themeColor="text1"/>
                <w:sz w:val="16"/>
                <w:szCs w:val="16"/>
              </w:rPr>
              <w:lastRenderedPageBreak/>
              <w:t>“No”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8" w:name="_Toc399751313"/>
      <w:r w:rsidRPr="00DD75E3">
        <w:lastRenderedPageBreak/>
        <w:t>Program Requirements</w:t>
      </w:r>
      <w:bookmarkEnd w:id="28"/>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29" w:name="_Toc399751314"/>
      <w:r w:rsidRPr="00DD75E3">
        <w:rPr>
          <w:rFonts w:ascii="Calibri" w:hAnsi="Calibri"/>
          <w:b w:val="0"/>
          <w:color w:val="auto"/>
          <w:sz w:val="20"/>
          <w:szCs w:val="20"/>
        </w:rPr>
        <w:t>Supervisors must conduct at least one eCoaching session per week</w:t>
      </w:r>
      <w:bookmarkEnd w:id="29"/>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0"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30"/>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1" w:name="_Toc399751316"/>
      <w:r w:rsidRPr="00DD75E3">
        <w:rPr>
          <w:rFonts w:ascii="Calibri" w:hAnsi="Calibri"/>
          <w:b w:val="0"/>
          <w:color w:val="auto"/>
          <w:sz w:val="20"/>
          <w:szCs w:val="20"/>
        </w:rPr>
        <w:t>The eCoaching Log form is predominately displayed in the middle of the home page.</w:t>
      </w:r>
      <w:bookmarkEnd w:id="31"/>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2"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32"/>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3"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33"/>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34"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34"/>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35" w:name="_Toc399751320"/>
      <w:r>
        <w:rPr>
          <w:color w:val="000000" w:themeColor="text1"/>
        </w:rPr>
        <w:lastRenderedPageBreak/>
        <w:t>Layouts</w:t>
      </w:r>
      <w:bookmarkEnd w:id="35"/>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EC2B6D">
          <w:footerReference w:type="default" r:id="rId15"/>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D4CE9D" w14:textId="63B7077C" w:rsidR="00341D92" w:rsidRDefault="00341D92" w:rsidP="00341D92">
      <w:pPr>
        <w:pStyle w:val="NoSpacing"/>
        <w:numPr>
          <w:ilvl w:val="0"/>
          <w:numId w:val="22"/>
        </w:numPr>
        <w:rPr>
          <w:color w:val="1F497D"/>
          <w:sz w:val="16"/>
          <w:szCs w:val="16"/>
        </w:rPr>
      </w:pPr>
      <w:r w:rsidRPr="00341D92">
        <w:rPr>
          <w:color w:val="1F497D"/>
          <w:sz w:val="16"/>
          <w:szCs w:val="16"/>
        </w:rPr>
        <w:t>Appropriate use of hold</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0BECA82" w14:textId="77777777" w:rsidR="00A204BB" w:rsidRDefault="00A204BB"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5106E652" w14:textId="77777777" w:rsidR="00A204BB" w:rsidRDefault="00A204BB"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45F0E44C" w14:textId="77777777" w:rsidR="00403052" w:rsidRDefault="00403052" w:rsidP="00316793"/>
    <w:p w14:paraId="716F2C64" w14:textId="77777777" w:rsidR="00A204BB" w:rsidRDefault="00A204BB"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4A553886" w14:textId="77777777" w:rsidR="005D2043" w:rsidRDefault="005D2043" w:rsidP="0078390C">
      <w:pPr>
        <w:pStyle w:val="NoSpacing"/>
        <w:rPr>
          <w:sz w:val="16"/>
          <w:szCs w:val="16"/>
        </w:rPr>
      </w:pPr>
    </w:p>
    <w:p w14:paraId="426654D5" w14:textId="77777777" w:rsidR="005D2043" w:rsidRDefault="005D2043" w:rsidP="0078390C">
      <w:pPr>
        <w:pStyle w:val="NoSpacing"/>
        <w:rPr>
          <w:sz w:val="16"/>
          <w:szCs w:val="16"/>
        </w:rPr>
      </w:pPr>
    </w:p>
    <w:p w14:paraId="5AD35AED" w14:textId="77777777" w:rsidR="005D2043" w:rsidRDefault="005D2043" w:rsidP="0078390C">
      <w:pPr>
        <w:pStyle w:val="NoSpacing"/>
        <w:rPr>
          <w:sz w:val="16"/>
          <w:szCs w:val="16"/>
        </w:rPr>
      </w:pPr>
    </w:p>
    <w:p w14:paraId="71AECA78" w14:textId="77777777" w:rsidR="0078390C" w:rsidRPr="0015636F" w:rsidRDefault="0078390C" w:rsidP="0078390C">
      <w:pPr>
        <w:pStyle w:val="NoSpacing"/>
        <w:rPr>
          <w:sz w:val="16"/>
          <w:szCs w:val="16"/>
        </w:rPr>
      </w:pPr>
      <w:r w:rsidRPr="0015636F">
        <w:rPr>
          <w:sz w:val="16"/>
          <w:szCs w:val="16"/>
        </w:rPr>
        <w:t>AHT:</w:t>
      </w:r>
    </w:p>
    <w:p w14:paraId="795413D4" w14:textId="6F9B1592" w:rsidR="005D2043" w:rsidRDefault="005D2043" w:rsidP="005D2043">
      <w:pPr>
        <w:pStyle w:val="NoSpacing"/>
        <w:numPr>
          <w:ilvl w:val="0"/>
          <w:numId w:val="22"/>
        </w:numPr>
        <w:rPr>
          <w:color w:val="1F497D"/>
          <w:sz w:val="16"/>
          <w:szCs w:val="16"/>
        </w:rPr>
      </w:pPr>
      <w:r w:rsidRPr="005D2043">
        <w:rPr>
          <w:color w:val="1F497D"/>
          <w:sz w:val="16"/>
          <w:szCs w:val="16"/>
        </w:rPr>
        <w:t>Appropriate use of hold</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F9CBA2A" w14:textId="77777777" w:rsidR="0025281B" w:rsidRDefault="0025281B" w:rsidP="00CD48EC">
      <w:pPr>
        <w:sectPr w:rsidR="0025281B" w:rsidSect="00EC2B6D">
          <w:type w:val="continuous"/>
          <w:pgSz w:w="12240" w:h="15840" w:code="1"/>
          <w:pgMar w:top="1440" w:right="1440" w:bottom="1440" w:left="1440" w:header="720" w:footer="720" w:gutter="0"/>
          <w:cols w:num="2" w:space="720"/>
          <w:docGrid w:linePitch="299"/>
        </w:sectPr>
      </w:pPr>
    </w:p>
    <w:p w14:paraId="06D098FB" w14:textId="77777777" w:rsidR="0025281B" w:rsidRDefault="0025281B" w:rsidP="00CD48EC"/>
    <w:p w14:paraId="7ADEAF61" w14:textId="73318E40" w:rsidR="00CD48EC" w:rsidRPr="00CD48EC" w:rsidRDefault="0078390C" w:rsidP="00CD48EC">
      <w:pPr>
        <w:rPr>
          <w:b/>
        </w:rPr>
      </w:pPr>
      <w:r>
        <w:rPr>
          <w:b/>
        </w:rPr>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99466D5"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ins w:id="36" w:author="Stein, Lisa D" w:date="2015-12-15T06:58:00Z">
        <w:r w:rsidR="00983503">
          <w:rPr>
            <w:rFonts w:cs="Arial"/>
            <w:sz w:val="20"/>
            <w:szCs w:val="20"/>
          </w:rPr>
          <w:t>7</w:t>
        </w:r>
      </w:ins>
      <w:del w:id="37" w:author="Stein, Lisa D" w:date="2015-12-15T06:58:00Z">
        <w:r w:rsidR="0056715C" w:rsidDel="00983503">
          <w:rPr>
            <w:rFonts w:cs="Arial"/>
            <w:sz w:val="20"/>
            <w:szCs w:val="20"/>
          </w:rPr>
          <w:delText>8</w:delText>
        </w:r>
      </w:del>
      <w:r w:rsidR="0056715C">
        <w:rPr>
          <w:rFonts w:cs="Arial"/>
          <w:sz w:val="20"/>
          <w:szCs w:val="20"/>
        </w:rPr>
        <w:t>0</w:t>
      </w:r>
      <w:ins w:id="38" w:author="Stein, Lisa D" w:date="2015-12-15T10:44:00Z">
        <w:r w:rsidR="006031AE">
          <w:rPr>
            <w:rFonts w:cs="Arial"/>
            <w:sz w:val="20"/>
            <w:szCs w:val="20"/>
          </w:rPr>
          <w:t>, WHHR80</w:t>
        </w:r>
      </w:ins>
      <w:r w:rsidR="0056715C">
        <w:rPr>
          <w:rFonts w:cs="Arial"/>
          <w:sz w:val="20"/>
          <w:szCs w:val="20"/>
        </w:rPr>
        <w:t xml:space="preserve">,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D39CB0D"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WHHR13, WHHR14, WHHR</w:t>
      </w:r>
      <w:ins w:id="39" w:author="Stein, Lisa D" w:date="2015-12-15T06:58:00Z">
        <w:r w:rsidR="00983503">
          <w:rPr>
            <w:rFonts w:cs="Arial"/>
            <w:sz w:val="20"/>
            <w:szCs w:val="20"/>
          </w:rPr>
          <w:t>7</w:t>
        </w:r>
      </w:ins>
      <w:del w:id="40" w:author="Stein, Lisa D" w:date="2015-12-15T06:58:00Z">
        <w:r w:rsidDel="00983503">
          <w:rPr>
            <w:rFonts w:cs="Arial"/>
            <w:sz w:val="20"/>
            <w:szCs w:val="20"/>
          </w:rPr>
          <w:delText>8</w:delText>
        </w:r>
      </w:del>
      <w:r>
        <w:rPr>
          <w:rFonts w:cs="Arial"/>
          <w:sz w:val="20"/>
          <w:szCs w:val="20"/>
        </w:rPr>
        <w:t xml:space="preserve">0, </w:t>
      </w:r>
      <w:ins w:id="41" w:author="Stein, Lisa D" w:date="2015-12-15T10:44:00Z">
        <w:r w:rsidR="006031AE">
          <w:rPr>
            <w:rFonts w:cs="Arial"/>
            <w:sz w:val="20"/>
            <w:szCs w:val="20"/>
          </w:rPr>
          <w:t xml:space="preserve">WHHR80, </w:t>
        </w:r>
      </w:ins>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6D2F8B1C"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WHHR13, WHHR14, WHHR</w:t>
      </w:r>
      <w:ins w:id="42" w:author="Stein, Lisa D" w:date="2015-12-15T06:58:00Z">
        <w:r w:rsidR="00983503">
          <w:rPr>
            <w:rFonts w:cs="Arial"/>
            <w:sz w:val="20"/>
            <w:szCs w:val="20"/>
          </w:rPr>
          <w:t>7</w:t>
        </w:r>
      </w:ins>
      <w:del w:id="43" w:author="Stein, Lisa D" w:date="2015-12-15T06:58:00Z">
        <w:r w:rsidDel="00983503">
          <w:rPr>
            <w:rFonts w:cs="Arial"/>
            <w:sz w:val="20"/>
            <w:szCs w:val="20"/>
          </w:rPr>
          <w:delText>8</w:delText>
        </w:r>
      </w:del>
      <w:r>
        <w:rPr>
          <w:rFonts w:cs="Arial"/>
          <w:sz w:val="20"/>
          <w:szCs w:val="20"/>
        </w:rPr>
        <w:t xml:space="preserve">0, </w:t>
      </w:r>
      <w:ins w:id="44" w:author="Stein, Lisa D" w:date="2015-12-15T10:44:00Z">
        <w:r w:rsidR="006031AE">
          <w:rPr>
            <w:rFonts w:cs="Arial"/>
            <w:sz w:val="20"/>
            <w:szCs w:val="20"/>
          </w:rPr>
          <w:t xml:space="preserve">WHHR80, </w:t>
        </w:r>
      </w:ins>
      <w:bookmarkStart w:id="45" w:name="_GoBack"/>
      <w:bookmarkEnd w:id="45"/>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lastRenderedPageBreak/>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lastRenderedPageBreak/>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Default="001873C5" w:rsidP="008736FA">
            <w:pPr>
              <w:rPr>
                <w:sz w:val="20"/>
                <w:szCs w:val="20"/>
              </w:rPr>
            </w:pPr>
            <w:r w:rsidRPr="00604BFD">
              <w:rPr>
                <w:sz w:val="20"/>
                <w:szCs w:val="20"/>
              </w:rPr>
              <w:t>Verint-GDIT</w:t>
            </w:r>
          </w:p>
          <w:p w14:paraId="1EE031BE" w14:textId="19E10C62" w:rsidR="00851285" w:rsidRPr="00604BFD" w:rsidRDefault="00851285" w:rsidP="00851285">
            <w:pPr>
              <w:rPr>
                <w:sz w:val="20"/>
                <w:szCs w:val="20"/>
              </w:rPr>
            </w:pPr>
            <w:r w:rsidRPr="00604BFD">
              <w:rPr>
                <w:sz w:val="20"/>
                <w:szCs w:val="20"/>
              </w:rPr>
              <w:t>Verint-GDIT</w:t>
            </w:r>
            <w:r>
              <w:rPr>
                <w:sz w:val="20"/>
                <w:szCs w:val="20"/>
              </w:rPr>
              <w:t xml:space="preserve"> Supervisor</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46" w:name="_Toc335259524"/>
      <w:bookmarkStart w:id="47" w:name="_Toc340500959"/>
      <w:bookmarkStart w:id="48" w:name="_Toc379289852"/>
      <w:bookmarkStart w:id="49"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46"/>
      <w:bookmarkEnd w:id="47"/>
      <w:bookmarkEnd w:id="48"/>
      <w:bookmarkEnd w:id="49"/>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50" w:name="_Toc335259525"/>
      <w:bookmarkStart w:id="51" w:name="_Toc340500960"/>
      <w:bookmarkStart w:id="52" w:name="_Toc379289853"/>
      <w:bookmarkStart w:id="53"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50"/>
      <w:bookmarkEnd w:id="51"/>
      <w:bookmarkEnd w:id="52"/>
      <w:bookmarkEnd w:id="53"/>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lastRenderedPageBreak/>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w:t>
            </w:r>
            <w:r w:rsidR="0010438C">
              <w:rPr>
                <w:rFonts w:cstheme="minorHAnsi"/>
                <w:sz w:val="16"/>
                <w:szCs w:val="16"/>
              </w:rPr>
              <w:lastRenderedPageBreak/>
              <w:t>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54" w:name="_Toc335259526"/>
      <w:bookmarkStart w:id="55" w:name="_Toc340500961"/>
      <w:bookmarkStart w:id="56" w:name="_Toc379289854"/>
      <w:bookmarkStart w:id="57"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lastRenderedPageBreak/>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54"/>
      <w:bookmarkEnd w:id="55"/>
      <w:r w:rsidR="00EB0ADA">
        <w:rPr>
          <w:rFonts w:asciiTheme="minorHAnsi" w:hAnsiTheme="minorHAnsi" w:cstheme="minorHAnsi"/>
          <w:sz w:val="22"/>
        </w:rPr>
        <w:t>d</w:t>
      </w:r>
      <w:bookmarkEnd w:id="56"/>
      <w:bookmarkEnd w:id="57"/>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58" w:name="_Toc379289855"/>
      <w:bookmarkStart w:id="59" w:name="_Toc399751324"/>
      <w:bookmarkStart w:id="60" w:name="_Toc335259527"/>
      <w:bookmarkStart w:id="61"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58"/>
      <w:bookmarkEnd w:id="59"/>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002101">
        <w:tc>
          <w:tcPr>
            <w:tcW w:w="299" w:type="dxa"/>
            <w:tcBorders>
              <w:bottom w:val="single" w:sz="4" w:space="0" w:color="7297BD"/>
            </w:tcBorders>
            <w:shd w:val="clear" w:color="auto" w:fill="auto"/>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auto"/>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auto"/>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auto"/>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auto"/>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8304A2" w:rsidRPr="002D7D35" w14:paraId="31AD929C" w14:textId="77777777" w:rsidTr="008304A2">
        <w:tc>
          <w:tcPr>
            <w:tcW w:w="299" w:type="dxa"/>
            <w:tcBorders>
              <w:bottom w:val="single" w:sz="4" w:space="0" w:color="000000" w:themeColor="text1"/>
            </w:tcBorders>
            <w:shd w:val="clear" w:color="auto" w:fill="auto"/>
          </w:tcPr>
          <w:p w14:paraId="40AB5D91" w14:textId="31B466D0" w:rsidR="008304A2" w:rsidRDefault="008304A2" w:rsidP="008304A2">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auto"/>
          </w:tcPr>
          <w:p w14:paraId="09315BB8" w14:textId="70D90ADB" w:rsidR="008304A2" w:rsidRDefault="008304A2" w:rsidP="008304A2">
            <w:pPr>
              <w:spacing w:before="60" w:after="60"/>
              <w:rPr>
                <w:rFonts w:cstheme="minorHAnsi"/>
                <w:sz w:val="16"/>
                <w:szCs w:val="16"/>
              </w:rPr>
            </w:pPr>
            <w:r>
              <w:rPr>
                <w:rFonts w:cstheme="minorHAnsi"/>
                <w:sz w:val="16"/>
                <w:szCs w:val="16"/>
              </w:rPr>
              <w:t>My Teams Warning eCoaching Logs</w:t>
            </w:r>
          </w:p>
        </w:tc>
        <w:tc>
          <w:tcPr>
            <w:tcW w:w="2499" w:type="dxa"/>
            <w:tcBorders>
              <w:bottom w:val="single" w:sz="4" w:space="0" w:color="000000" w:themeColor="text1"/>
            </w:tcBorders>
            <w:shd w:val="clear" w:color="auto" w:fill="auto"/>
          </w:tcPr>
          <w:p w14:paraId="518276D5" w14:textId="77777777" w:rsidR="008304A2" w:rsidRDefault="008304A2" w:rsidP="008304A2">
            <w:pPr>
              <w:spacing w:before="60" w:after="60"/>
              <w:rPr>
                <w:rFonts w:cstheme="minorHAnsi"/>
                <w:sz w:val="16"/>
                <w:szCs w:val="16"/>
              </w:rPr>
            </w:pPr>
            <w:r>
              <w:rPr>
                <w:rFonts w:cstheme="minorHAnsi"/>
                <w:sz w:val="16"/>
                <w:szCs w:val="16"/>
              </w:rPr>
              <w:t>Supervisor Name = current user</w:t>
            </w:r>
          </w:p>
          <w:p w14:paraId="1515AC36" w14:textId="20B0C6CD" w:rsidR="008304A2" w:rsidRDefault="008304A2" w:rsidP="008304A2">
            <w:pPr>
              <w:spacing w:before="60" w:after="60"/>
              <w:rPr>
                <w:rFonts w:cstheme="minorHAnsi"/>
                <w:sz w:val="16"/>
                <w:szCs w:val="16"/>
              </w:rPr>
            </w:pPr>
            <w:r>
              <w:rPr>
                <w:rFonts w:cstheme="minorHAnsi"/>
                <w:sz w:val="16"/>
                <w:szCs w:val="16"/>
              </w:rPr>
              <w:t>Role = Supervisor (Quality; Training)</w:t>
            </w:r>
          </w:p>
          <w:p w14:paraId="459865BB" w14:textId="7B055AC8" w:rsidR="008304A2" w:rsidRDefault="008304A2" w:rsidP="008304A2">
            <w:pPr>
              <w:spacing w:before="60" w:after="60"/>
              <w:rPr>
                <w:rFonts w:cstheme="minorHAnsi"/>
                <w:sz w:val="16"/>
                <w:szCs w:val="16"/>
              </w:rPr>
            </w:pPr>
          </w:p>
        </w:tc>
        <w:tc>
          <w:tcPr>
            <w:tcW w:w="2458" w:type="dxa"/>
            <w:tcBorders>
              <w:bottom w:val="single" w:sz="4" w:space="0" w:color="000000" w:themeColor="text1"/>
            </w:tcBorders>
            <w:shd w:val="clear" w:color="auto" w:fill="auto"/>
          </w:tcPr>
          <w:p w14:paraId="6D1BAEB8" w14:textId="77777777" w:rsidR="008304A2" w:rsidRDefault="008304A2" w:rsidP="008304A2">
            <w:pPr>
              <w:rPr>
                <w:rFonts w:cstheme="minorHAnsi"/>
                <w:sz w:val="16"/>
                <w:szCs w:val="16"/>
              </w:rPr>
            </w:pPr>
            <w:r>
              <w:rPr>
                <w:rFonts w:cstheme="minorHAnsi"/>
                <w:sz w:val="16"/>
                <w:szCs w:val="16"/>
              </w:rPr>
              <w:t>FormID (w/Link to form)</w:t>
            </w:r>
          </w:p>
          <w:p w14:paraId="5A0AC419" w14:textId="77777777" w:rsidR="008304A2" w:rsidRDefault="008304A2" w:rsidP="008304A2">
            <w:pPr>
              <w:rPr>
                <w:rFonts w:cstheme="minorHAnsi"/>
                <w:sz w:val="16"/>
                <w:szCs w:val="16"/>
              </w:rPr>
            </w:pPr>
            <w:r>
              <w:rPr>
                <w:rFonts w:cstheme="minorHAnsi"/>
                <w:sz w:val="16"/>
                <w:szCs w:val="16"/>
              </w:rPr>
              <w:t>Employee Name</w:t>
            </w:r>
          </w:p>
          <w:p w14:paraId="6A11EBA4" w14:textId="77777777" w:rsidR="008304A2" w:rsidRDefault="008304A2" w:rsidP="008304A2">
            <w:pPr>
              <w:rPr>
                <w:rFonts w:cstheme="minorHAnsi"/>
                <w:sz w:val="16"/>
                <w:szCs w:val="16"/>
              </w:rPr>
            </w:pPr>
            <w:r>
              <w:rPr>
                <w:rFonts w:cstheme="minorHAnsi"/>
                <w:sz w:val="16"/>
                <w:szCs w:val="16"/>
              </w:rPr>
              <w:t>Supervisor Name</w:t>
            </w:r>
          </w:p>
          <w:p w14:paraId="4C89D662" w14:textId="77777777" w:rsidR="008304A2" w:rsidRDefault="008304A2" w:rsidP="008304A2">
            <w:pPr>
              <w:rPr>
                <w:rFonts w:cstheme="minorHAnsi"/>
                <w:sz w:val="16"/>
                <w:szCs w:val="16"/>
              </w:rPr>
            </w:pPr>
            <w:r>
              <w:rPr>
                <w:rFonts w:cstheme="minorHAnsi"/>
                <w:sz w:val="16"/>
                <w:szCs w:val="16"/>
              </w:rPr>
              <w:t>Manager Name</w:t>
            </w:r>
          </w:p>
          <w:p w14:paraId="5EF24557" w14:textId="77777777" w:rsidR="008304A2" w:rsidRDefault="008304A2" w:rsidP="008304A2">
            <w:pPr>
              <w:rPr>
                <w:rFonts w:cstheme="minorHAnsi"/>
                <w:sz w:val="16"/>
                <w:szCs w:val="16"/>
              </w:rPr>
            </w:pPr>
            <w:r>
              <w:rPr>
                <w:rFonts w:cstheme="minorHAnsi"/>
                <w:sz w:val="16"/>
                <w:szCs w:val="16"/>
              </w:rPr>
              <w:t>Warning Type (Coaching Reason)</w:t>
            </w:r>
          </w:p>
          <w:p w14:paraId="0F5B0F59" w14:textId="77777777" w:rsidR="008304A2" w:rsidRDefault="008304A2" w:rsidP="008304A2">
            <w:pPr>
              <w:rPr>
                <w:rFonts w:cstheme="minorHAnsi"/>
                <w:sz w:val="16"/>
                <w:szCs w:val="16"/>
              </w:rPr>
            </w:pPr>
            <w:r>
              <w:rPr>
                <w:rFonts w:cstheme="minorHAnsi"/>
                <w:sz w:val="16"/>
                <w:szCs w:val="16"/>
              </w:rPr>
              <w:t>Warning Reasons(s) (Sub-Coaching Reason)</w:t>
            </w:r>
          </w:p>
          <w:p w14:paraId="02838025" w14:textId="33687CA9" w:rsidR="008304A2" w:rsidRDefault="008304A2" w:rsidP="008304A2">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auto"/>
          </w:tcPr>
          <w:p w14:paraId="4A832321" w14:textId="77777777" w:rsidR="008304A2" w:rsidRDefault="008304A2" w:rsidP="008304A2">
            <w:pPr>
              <w:rPr>
                <w:rFonts w:cstheme="minorHAnsi"/>
                <w:sz w:val="16"/>
                <w:szCs w:val="16"/>
              </w:rPr>
            </w:pPr>
            <w:r>
              <w:rPr>
                <w:rFonts w:cstheme="minorHAnsi"/>
                <w:sz w:val="16"/>
                <w:szCs w:val="16"/>
              </w:rPr>
              <w:t>Pagination = 20 records</w:t>
            </w:r>
          </w:p>
          <w:p w14:paraId="23E78A9F" w14:textId="77777777" w:rsidR="008304A2" w:rsidRDefault="008304A2" w:rsidP="008304A2">
            <w:pPr>
              <w:rPr>
                <w:rFonts w:cstheme="minorHAnsi"/>
                <w:sz w:val="16"/>
                <w:szCs w:val="16"/>
              </w:rPr>
            </w:pPr>
          </w:p>
          <w:p w14:paraId="04BDC33E" w14:textId="77777777" w:rsidR="008304A2" w:rsidRDefault="008304A2" w:rsidP="008304A2">
            <w:pPr>
              <w:rPr>
                <w:rFonts w:cstheme="minorHAnsi"/>
                <w:sz w:val="16"/>
                <w:szCs w:val="16"/>
              </w:rPr>
            </w:pPr>
            <w:r>
              <w:rPr>
                <w:rFonts w:cstheme="minorHAnsi"/>
                <w:sz w:val="16"/>
                <w:szCs w:val="16"/>
              </w:rPr>
              <w:t xml:space="preserve">Show items in descending order from Created Date </w:t>
            </w:r>
          </w:p>
          <w:p w14:paraId="7EF7CDF4" w14:textId="77777777" w:rsidR="008304A2" w:rsidRDefault="008304A2" w:rsidP="008304A2">
            <w:pPr>
              <w:rPr>
                <w:rFonts w:cstheme="minorHAnsi"/>
                <w:sz w:val="16"/>
                <w:szCs w:val="16"/>
              </w:rPr>
            </w:pPr>
          </w:p>
          <w:p w14:paraId="09D7AA51" w14:textId="03A4FED5" w:rsidR="008304A2" w:rsidRDefault="008304A2" w:rsidP="008304A2">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8304A2" w:rsidRPr="002D7D35" w14:paraId="1410D90C" w14:textId="77777777" w:rsidTr="008304A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1E8FD315" w14:textId="19B1548B" w:rsidR="008304A2" w:rsidRDefault="008304A2" w:rsidP="008304A2">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0EA19B89" w14:textId="597A0BF3" w:rsidR="008304A2" w:rsidRDefault="008304A2" w:rsidP="008304A2">
            <w:pPr>
              <w:spacing w:before="60" w:after="60"/>
              <w:rPr>
                <w:rFonts w:cstheme="minorHAnsi"/>
                <w:sz w:val="16"/>
                <w:szCs w:val="16"/>
              </w:rPr>
            </w:pPr>
            <w:r>
              <w:rPr>
                <w:rFonts w:cstheme="minorHAnsi"/>
                <w:sz w:val="16"/>
                <w:szCs w:val="16"/>
              </w:rPr>
              <w:t>My Submitted Pending eCoaching Logs</w:t>
            </w:r>
          </w:p>
        </w:tc>
        <w:tc>
          <w:tcPr>
            <w:tcW w:w="2499" w:type="dxa"/>
            <w:tcBorders>
              <w:bottom w:val="single" w:sz="4" w:space="0" w:color="000000" w:themeColor="text1"/>
            </w:tcBorders>
            <w:shd w:val="clear" w:color="auto" w:fill="C6D9F1" w:themeFill="text2" w:themeFillTint="33"/>
          </w:tcPr>
          <w:p w14:paraId="3B9320CC" w14:textId="77777777" w:rsidR="008304A2" w:rsidRDefault="008304A2" w:rsidP="008304A2">
            <w:pPr>
              <w:spacing w:before="60" w:after="60"/>
              <w:rPr>
                <w:rFonts w:cstheme="minorHAnsi"/>
                <w:sz w:val="16"/>
                <w:szCs w:val="16"/>
              </w:rPr>
            </w:pPr>
            <w:r>
              <w:rPr>
                <w:rFonts w:cstheme="minorHAnsi"/>
                <w:sz w:val="16"/>
                <w:szCs w:val="16"/>
              </w:rPr>
              <w:t>Submitter Name = current user</w:t>
            </w:r>
          </w:p>
          <w:p w14:paraId="68D88526" w14:textId="165E164B" w:rsidR="008304A2" w:rsidRDefault="008304A2" w:rsidP="008304A2">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C6D9F1" w:themeFill="text2" w:themeFillTint="33"/>
          </w:tcPr>
          <w:p w14:paraId="3289E91A" w14:textId="77777777" w:rsidR="008304A2" w:rsidRDefault="008304A2" w:rsidP="008304A2">
            <w:pPr>
              <w:rPr>
                <w:rFonts w:cstheme="minorHAnsi"/>
                <w:sz w:val="16"/>
                <w:szCs w:val="16"/>
              </w:rPr>
            </w:pPr>
            <w:r>
              <w:rPr>
                <w:rFonts w:cstheme="minorHAnsi"/>
                <w:sz w:val="16"/>
                <w:szCs w:val="16"/>
              </w:rPr>
              <w:t>FormID (w/Link to form)</w:t>
            </w:r>
          </w:p>
          <w:p w14:paraId="6FC06A93" w14:textId="77777777" w:rsidR="008304A2" w:rsidRDefault="008304A2" w:rsidP="008304A2">
            <w:pPr>
              <w:rPr>
                <w:rFonts w:cstheme="minorHAnsi"/>
                <w:sz w:val="16"/>
                <w:szCs w:val="16"/>
              </w:rPr>
            </w:pPr>
            <w:r>
              <w:rPr>
                <w:rFonts w:cstheme="minorHAnsi"/>
                <w:sz w:val="16"/>
                <w:szCs w:val="16"/>
              </w:rPr>
              <w:t>Employee Name</w:t>
            </w:r>
          </w:p>
          <w:p w14:paraId="43C58B54" w14:textId="77777777" w:rsidR="008304A2" w:rsidRDefault="008304A2" w:rsidP="008304A2">
            <w:pPr>
              <w:rPr>
                <w:rFonts w:cstheme="minorHAnsi"/>
                <w:sz w:val="16"/>
                <w:szCs w:val="16"/>
              </w:rPr>
            </w:pPr>
            <w:r>
              <w:rPr>
                <w:rFonts w:cstheme="minorHAnsi"/>
                <w:sz w:val="16"/>
                <w:szCs w:val="16"/>
              </w:rPr>
              <w:t>Supervisor Name</w:t>
            </w:r>
          </w:p>
          <w:p w14:paraId="0C7EEE29" w14:textId="77777777" w:rsidR="008304A2" w:rsidRDefault="008304A2" w:rsidP="008304A2">
            <w:pPr>
              <w:rPr>
                <w:rFonts w:cstheme="minorHAnsi"/>
                <w:sz w:val="16"/>
                <w:szCs w:val="16"/>
              </w:rPr>
            </w:pPr>
            <w:r>
              <w:rPr>
                <w:rFonts w:cstheme="minorHAnsi"/>
                <w:sz w:val="16"/>
                <w:szCs w:val="16"/>
              </w:rPr>
              <w:t>Manager Name</w:t>
            </w:r>
          </w:p>
          <w:p w14:paraId="7C8349CC" w14:textId="40EDEA24" w:rsidR="008304A2" w:rsidRDefault="008304A2" w:rsidP="008304A2">
            <w:pPr>
              <w:rPr>
                <w:rFonts w:cstheme="minorHAnsi"/>
                <w:sz w:val="16"/>
                <w:szCs w:val="16"/>
              </w:rPr>
            </w:pPr>
            <w:r>
              <w:rPr>
                <w:rFonts w:cstheme="minorHAnsi"/>
                <w:sz w:val="16"/>
                <w:szCs w:val="16"/>
              </w:rPr>
              <w:t>Status</w:t>
            </w:r>
          </w:p>
          <w:p w14:paraId="1F696D23" w14:textId="77777777" w:rsidR="008304A2" w:rsidRDefault="008304A2" w:rsidP="008304A2">
            <w:pPr>
              <w:rPr>
                <w:rFonts w:cstheme="minorHAnsi"/>
                <w:sz w:val="16"/>
                <w:szCs w:val="16"/>
              </w:rPr>
            </w:pPr>
            <w:r>
              <w:rPr>
                <w:rFonts w:cstheme="minorHAnsi"/>
                <w:sz w:val="16"/>
                <w:szCs w:val="16"/>
              </w:rPr>
              <w:lastRenderedPageBreak/>
              <w:t>Coaching Reason</w:t>
            </w:r>
          </w:p>
          <w:p w14:paraId="53B30C12" w14:textId="77777777" w:rsidR="008304A2" w:rsidRDefault="008304A2" w:rsidP="008304A2">
            <w:pPr>
              <w:rPr>
                <w:rFonts w:cstheme="minorHAnsi"/>
                <w:sz w:val="16"/>
                <w:szCs w:val="16"/>
              </w:rPr>
            </w:pPr>
            <w:r>
              <w:rPr>
                <w:rFonts w:cstheme="minorHAnsi"/>
                <w:sz w:val="16"/>
                <w:szCs w:val="16"/>
              </w:rPr>
              <w:t>Sub-coaching Reason</w:t>
            </w:r>
          </w:p>
          <w:p w14:paraId="16E2FD36" w14:textId="77777777" w:rsidR="008304A2" w:rsidRDefault="008304A2" w:rsidP="008304A2">
            <w:pPr>
              <w:rPr>
                <w:rFonts w:cstheme="minorHAnsi"/>
                <w:sz w:val="16"/>
                <w:szCs w:val="16"/>
              </w:rPr>
            </w:pPr>
            <w:r>
              <w:rPr>
                <w:rFonts w:cstheme="minorHAnsi"/>
                <w:sz w:val="16"/>
                <w:szCs w:val="16"/>
              </w:rPr>
              <w:t>Value</w:t>
            </w:r>
          </w:p>
          <w:p w14:paraId="5578ED5A" w14:textId="1D18BEF6" w:rsidR="008304A2" w:rsidRDefault="008304A2" w:rsidP="008304A2">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59629BA3" w14:textId="77777777" w:rsidR="008304A2" w:rsidRDefault="008304A2" w:rsidP="008304A2">
            <w:pPr>
              <w:rPr>
                <w:rFonts w:cstheme="minorHAnsi"/>
                <w:sz w:val="16"/>
                <w:szCs w:val="16"/>
              </w:rPr>
            </w:pPr>
            <w:r>
              <w:rPr>
                <w:rFonts w:cstheme="minorHAnsi"/>
                <w:sz w:val="16"/>
                <w:szCs w:val="16"/>
              </w:rPr>
              <w:lastRenderedPageBreak/>
              <w:t>Pagination = 20 records</w:t>
            </w:r>
          </w:p>
          <w:p w14:paraId="36F9A5DD" w14:textId="77777777" w:rsidR="008304A2" w:rsidRDefault="008304A2" w:rsidP="008304A2">
            <w:pPr>
              <w:rPr>
                <w:rFonts w:cstheme="minorHAnsi"/>
                <w:sz w:val="16"/>
                <w:szCs w:val="16"/>
              </w:rPr>
            </w:pPr>
          </w:p>
          <w:p w14:paraId="225CED79" w14:textId="77777777" w:rsidR="008304A2" w:rsidRDefault="008304A2" w:rsidP="008304A2">
            <w:pPr>
              <w:rPr>
                <w:rFonts w:cstheme="minorHAnsi"/>
                <w:sz w:val="16"/>
                <w:szCs w:val="16"/>
              </w:rPr>
            </w:pPr>
            <w:r>
              <w:rPr>
                <w:rFonts w:cstheme="minorHAnsi"/>
                <w:sz w:val="16"/>
                <w:szCs w:val="16"/>
              </w:rPr>
              <w:t>Show items in descending order from Created Date</w:t>
            </w:r>
          </w:p>
          <w:p w14:paraId="620EFACB" w14:textId="77777777" w:rsidR="008304A2" w:rsidRDefault="008304A2" w:rsidP="008304A2">
            <w:pPr>
              <w:rPr>
                <w:rFonts w:cstheme="minorHAnsi"/>
                <w:sz w:val="16"/>
                <w:szCs w:val="16"/>
              </w:rPr>
            </w:pPr>
          </w:p>
          <w:p w14:paraId="1B367AC7" w14:textId="21373B3F" w:rsidR="008304A2" w:rsidRDefault="008304A2" w:rsidP="008304A2">
            <w:pPr>
              <w:rPr>
                <w:rFonts w:cstheme="minorHAnsi"/>
                <w:sz w:val="16"/>
                <w:szCs w:val="16"/>
              </w:rPr>
            </w:pPr>
            <w:r w:rsidRPr="00210985">
              <w:rPr>
                <w:rFonts w:cstheme="minorHAnsi"/>
                <w:sz w:val="16"/>
                <w:szCs w:val="16"/>
              </w:rPr>
              <w:lastRenderedPageBreak/>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8304A2" w:rsidRPr="002D7D35" w14:paraId="23E0246F" w14:textId="77777777" w:rsidTr="000021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auto"/>
          </w:tcPr>
          <w:p w14:paraId="2E75987C" w14:textId="35D6C80A" w:rsidR="008304A2" w:rsidRDefault="008304A2" w:rsidP="008304A2">
            <w:pPr>
              <w:spacing w:before="60" w:after="60"/>
              <w:rPr>
                <w:rFonts w:cstheme="minorHAnsi"/>
                <w:sz w:val="16"/>
                <w:szCs w:val="16"/>
              </w:rPr>
            </w:pPr>
            <w:r>
              <w:rPr>
                <w:rFonts w:cstheme="minorHAnsi"/>
                <w:sz w:val="16"/>
                <w:szCs w:val="16"/>
              </w:rPr>
              <w:lastRenderedPageBreak/>
              <w:t>7</w:t>
            </w:r>
          </w:p>
        </w:tc>
        <w:tc>
          <w:tcPr>
            <w:tcW w:w="1962" w:type="dxa"/>
            <w:tcBorders>
              <w:bottom w:val="single" w:sz="4" w:space="0" w:color="000000" w:themeColor="text1"/>
            </w:tcBorders>
            <w:shd w:val="clear" w:color="auto" w:fill="auto"/>
          </w:tcPr>
          <w:p w14:paraId="7067A6F5" w14:textId="1925F0E9" w:rsidR="008304A2" w:rsidRDefault="008304A2" w:rsidP="008304A2">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auto"/>
          </w:tcPr>
          <w:p w14:paraId="200377A3" w14:textId="77777777" w:rsidR="008304A2" w:rsidRDefault="008304A2" w:rsidP="008304A2">
            <w:pPr>
              <w:spacing w:before="60" w:after="60"/>
              <w:rPr>
                <w:rFonts w:cstheme="minorHAnsi"/>
                <w:sz w:val="16"/>
                <w:szCs w:val="16"/>
              </w:rPr>
            </w:pPr>
            <w:r>
              <w:rPr>
                <w:rFonts w:cstheme="minorHAnsi"/>
                <w:sz w:val="16"/>
                <w:szCs w:val="16"/>
              </w:rPr>
              <w:t>Submitter Name = current user</w:t>
            </w:r>
          </w:p>
          <w:p w14:paraId="5E6AB3D5" w14:textId="77777777" w:rsidR="008304A2" w:rsidRDefault="008304A2" w:rsidP="008304A2">
            <w:pPr>
              <w:spacing w:before="60" w:after="60"/>
              <w:rPr>
                <w:rFonts w:cstheme="minorHAnsi"/>
                <w:sz w:val="16"/>
                <w:szCs w:val="16"/>
              </w:rPr>
            </w:pPr>
            <w:r>
              <w:rPr>
                <w:rFonts w:cstheme="minorHAnsi"/>
                <w:sz w:val="16"/>
                <w:szCs w:val="16"/>
              </w:rPr>
              <w:t>Role = Support Staff</w:t>
            </w:r>
          </w:p>
          <w:p w14:paraId="537D0402" w14:textId="6C1FFCCE" w:rsidR="008304A2" w:rsidRDefault="008304A2" w:rsidP="008304A2">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auto"/>
          </w:tcPr>
          <w:p w14:paraId="779DC873" w14:textId="77777777" w:rsidR="008304A2" w:rsidRDefault="008304A2" w:rsidP="008304A2">
            <w:pPr>
              <w:rPr>
                <w:rFonts w:cstheme="minorHAnsi"/>
                <w:sz w:val="16"/>
                <w:szCs w:val="16"/>
              </w:rPr>
            </w:pPr>
            <w:r>
              <w:rPr>
                <w:rFonts w:cstheme="minorHAnsi"/>
                <w:sz w:val="16"/>
                <w:szCs w:val="16"/>
              </w:rPr>
              <w:t>FormID (w/Link to form)</w:t>
            </w:r>
          </w:p>
          <w:p w14:paraId="7B1FD60A" w14:textId="77777777" w:rsidR="008304A2" w:rsidRDefault="008304A2" w:rsidP="008304A2">
            <w:pPr>
              <w:rPr>
                <w:rFonts w:cstheme="minorHAnsi"/>
                <w:sz w:val="16"/>
                <w:szCs w:val="16"/>
              </w:rPr>
            </w:pPr>
            <w:r>
              <w:rPr>
                <w:rFonts w:cstheme="minorHAnsi"/>
                <w:sz w:val="16"/>
                <w:szCs w:val="16"/>
              </w:rPr>
              <w:t>Employee Name</w:t>
            </w:r>
          </w:p>
          <w:p w14:paraId="0F633DFD" w14:textId="77777777" w:rsidR="008304A2" w:rsidRDefault="008304A2" w:rsidP="008304A2">
            <w:pPr>
              <w:rPr>
                <w:rFonts w:cstheme="minorHAnsi"/>
                <w:sz w:val="16"/>
                <w:szCs w:val="16"/>
              </w:rPr>
            </w:pPr>
            <w:r>
              <w:rPr>
                <w:rFonts w:cstheme="minorHAnsi"/>
                <w:sz w:val="16"/>
                <w:szCs w:val="16"/>
              </w:rPr>
              <w:t>Supervisor Name</w:t>
            </w:r>
          </w:p>
          <w:p w14:paraId="6D4DCC3A" w14:textId="77777777" w:rsidR="008304A2" w:rsidRDefault="008304A2" w:rsidP="008304A2">
            <w:pPr>
              <w:rPr>
                <w:rFonts w:cstheme="minorHAnsi"/>
                <w:sz w:val="16"/>
                <w:szCs w:val="16"/>
              </w:rPr>
            </w:pPr>
            <w:r>
              <w:rPr>
                <w:rFonts w:cstheme="minorHAnsi"/>
                <w:sz w:val="16"/>
                <w:szCs w:val="16"/>
              </w:rPr>
              <w:t>Manager Name</w:t>
            </w:r>
          </w:p>
          <w:p w14:paraId="6E8DB3E8" w14:textId="77777777" w:rsidR="008304A2" w:rsidRDefault="008304A2" w:rsidP="008304A2">
            <w:pPr>
              <w:rPr>
                <w:rFonts w:cstheme="minorHAnsi"/>
                <w:sz w:val="16"/>
                <w:szCs w:val="16"/>
              </w:rPr>
            </w:pPr>
            <w:r>
              <w:rPr>
                <w:rFonts w:cstheme="minorHAnsi"/>
                <w:sz w:val="16"/>
                <w:szCs w:val="16"/>
              </w:rPr>
              <w:t>Status</w:t>
            </w:r>
            <w:r>
              <w:rPr>
                <w:rFonts w:cstheme="minorHAnsi"/>
                <w:sz w:val="16"/>
                <w:szCs w:val="16"/>
              </w:rPr>
              <w:br/>
              <w:t>Coaching Reason</w:t>
            </w:r>
          </w:p>
          <w:p w14:paraId="1FADAB14" w14:textId="77777777" w:rsidR="008304A2" w:rsidRDefault="008304A2" w:rsidP="008304A2">
            <w:pPr>
              <w:rPr>
                <w:rFonts w:cstheme="minorHAnsi"/>
                <w:sz w:val="16"/>
                <w:szCs w:val="16"/>
              </w:rPr>
            </w:pPr>
            <w:r>
              <w:rPr>
                <w:rFonts w:cstheme="minorHAnsi"/>
                <w:sz w:val="16"/>
                <w:szCs w:val="16"/>
              </w:rPr>
              <w:t>Sub-coaching Reason</w:t>
            </w:r>
          </w:p>
          <w:p w14:paraId="6488E359" w14:textId="77777777" w:rsidR="008304A2" w:rsidRDefault="008304A2" w:rsidP="008304A2">
            <w:pPr>
              <w:rPr>
                <w:rFonts w:cstheme="minorHAnsi"/>
                <w:sz w:val="16"/>
                <w:szCs w:val="16"/>
              </w:rPr>
            </w:pPr>
            <w:r>
              <w:rPr>
                <w:rFonts w:cstheme="minorHAnsi"/>
                <w:sz w:val="16"/>
                <w:szCs w:val="16"/>
              </w:rPr>
              <w:t>Value</w:t>
            </w:r>
          </w:p>
          <w:p w14:paraId="7E0F9611" w14:textId="7286B94D" w:rsidR="008304A2" w:rsidRDefault="008304A2" w:rsidP="008304A2">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auto"/>
          </w:tcPr>
          <w:p w14:paraId="357FB55C" w14:textId="77777777" w:rsidR="008304A2" w:rsidRDefault="008304A2" w:rsidP="008304A2">
            <w:pPr>
              <w:rPr>
                <w:rFonts w:cstheme="minorHAnsi"/>
                <w:sz w:val="16"/>
                <w:szCs w:val="16"/>
              </w:rPr>
            </w:pPr>
            <w:r>
              <w:rPr>
                <w:rFonts w:cstheme="minorHAnsi"/>
                <w:sz w:val="16"/>
                <w:szCs w:val="16"/>
              </w:rPr>
              <w:t>Pagination = 20 records</w:t>
            </w:r>
          </w:p>
          <w:p w14:paraId="7F5D63F5" w14:textId="77777777" w:rsidR="008304A2" w:rsidRDefault="008304A2" w:rsidP="008304A2">
            <w:pPr>
              <w:rPr>
                <w:rFonts w:cstheme="minorHAnsi"/>
                <w:sz w:val="16"/>
                <w:szCs w:val="16"/>
              </w:rPr>
            </w:pPr>
          </w:p>
          <w:p w14:paraId="3CD0B088" w14:textId="77777777" w:rsidR="008304A2" w:rsidRDefault="008304A2" w:rsidP="008304A2">
            <w:pPr>
              <w:rPr>
                <w:rFonts w:cstheme="minorHAnsi"/>
                <w:sz w:val="16"/>
                <w:szCs w:val="16"/>
              </w:rPr>
            </w:pPr>
            <w:r>
              <w:rPr>
                <w:rFonts w:cstheme="minorHAnsi"/>
                <w:sz w:val="16"/>
                <w:szCs w:val="16"/>
              </w:rPr>
              <w:t>Show items in descending order from Created Date</w:t>
            </w:r>
          </w:p>
          <w:p w14:paraId="2D111511" w14:textId="77777777" w:rsidR="008304A2" w:rsidRDefault="008304A2" w:rsidP="008304A2">
            <w:pPr>
              <w:rPr>
                <w:rFonts w:cstheme="minorHAnsi"/>
                <w:sz w:val="16"/>
                <w:szCs w:val="16"/>
              </w:rPr>
            </w:pPr>
          </w:p>
          <w:p w14:paraId="36FD061C" w14:textId="3348AB5E" w:rsidR="008304A2" w:rsidRDefault="008304A2" w:rsidP="008304A2">
            <w:pPr>
              <w:rPr>
                <w:rFonts w:cstheme="minorHAnsi"/>
                <w:sz w:val="16"/>
                <w:szCs w:val="16"/>
              </w:rPr>
            </w:pPr>
            <w:r w:rsidRPr="00210985">
              <w:rPr>
                <w:rFonts w:cstheme="minorHAnsi"/>
                <w:sz w:val="16"/>
                <w:szCs w:val="16"/>
              </w:rPr>
              <w:t>Sorting can be done by selecting any column h</w:t>
            </w:r>
            <w:r>
              <w:rPr>
                <w:rFonts w:cstheme="minorHAnsi"/>
                <w:sz w:val="16"/>
                <w:szCs w:val="16"/>
              </w:rPr>
              <w:t>eading which has a hyperlink</w:t>
            </w:r>
            <w:r w:rsidRPr="00B300A6">
              <w:rPr>
                <w:rFonts w:cstheme="minorHAnsi"/>
                <w:sz w:val="16"/>
                <w:szCs w:val="16"/>
              </w:rPr>
              <w:t>.</w:t>
            </w:r>
          </w:p>
        </w:tc>
      </w:tr>
    </w:tbl>
    <w:p w14:paraId="371DE063" w14:textId="77777777" w:rsidR="00B54DE9" w:rsidRDefault="00B54DE9" w:rsidP="00B54DE9">
      <w:bookmarkStart w:id="62" w:name="_Toc379289856"/>
      <w:bookmarkStart w:id="63"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189E1BEB" w:rsidR="000C73B7" w:rsidRPr="00056BC0" w:rsidRDefault="00002101" w:rsidP="00E01D6C">
            <w:pPr>
              <w:rPr>
                <w:rFonts w:cstheme="minorHAnsi"/>
                <w:b/>
                <w:sz w:val="20"/>
                <w:szCs w:val="20"/>
              </w:rPr>
            </w:pPr>
            <w:r>
              <w:rPr>
                <w:b/>
                <w:sz w:val="20"/>
                <w:szCs w:val="20"/>
              </w:rPr>
              <w:t xml:space="preserve">My Dashboard – </w:t>
            </w:r>
            <w:r w:rsidRPr="0017518C">
              <w:rPr>
                <w:b/>
                <w:sz w:val="20"/>
                <w:szCs w:val="20"/>
              </w:rPr>
              <w:t>My Team’s Warning 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4A9494D1" w:rsidR="000C73B7" w:rsidRPr="003C277A" w:rsidRDefault="00002101" w:rsidP="00E01D6C">
            <w:pPr>
              <w:rPr>
                <w:rFonts w:cstheme="minorHAnsi"/>
                <w:sz w:val="20"/>
                <w:szCs w:val="20"/>
              </w:rPr>
            </w:pPr>
            <w:r>
              <w:rPr>
                <w:sz w:val="20"/>
                <w:szCs w:val="20"/>
              </w:rPr>
              <w:t>State</w:t>
            </w:r>
          </w:p>
        </w:tc>
        <w:tc>
          <w:tcPr>
            <w:tcW w:w="7192" w:type="dxa"/>
            <w:shd w:val="clear" w:color="auto" w:fill="F2F2F2" w:themeFill="background1" w:themeFillShade="F2"/>
          </w:tcPr>
          <w:p w14:paraId="554CB52B" w14:textId="16DB67AA" w:rsidR="000C73B7" w:rsidRDefault="006F4F6F" w:rsidP="00E01D6C">
            <w:pPr>
              <w:rPr>
                <w:rFonts w:cstheme="minorHAnsi"/>
                <w:sz w:val="20"/>
                <w:szCs w:val="20"/>
              </w:rPr>
            </w:pPr>
            <w:r w:rsidRPr="006F4F6F">
              <w:rPr>
                <w:sz w:val="20"/>
                <w:szCs w:val="20"/>
              </w:rPr>
              <w:t>Includes a list of possible state values of warning logs such as active or expired.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32EBD63E" w:rsidR="000C73B7" w:rsidRPr="003C277A" w:rsidRDefault="00002101" w:rsidP="00E01D6C">
            <w:pPr>
              <w:rPr>
                <w:rFonts w:cstheme="minorHAnsi"/>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066ED4B6" w14:textId="06F5F2BA" w:rsidR="000C73B7" w:rsidRDefault="006F4F6F" w:rsidP="00E01D6C">
            <w:pPr>
              <w:rPr>
                <w:rFonts w:cstheme="minorHAnsi"/>
                <w:sz w:val="20"/>
                <w:szCs w:val="20"/>
              </w:rPr>
            </w:pPr>
            <w:r w:rsidRPr="006F4F6F">
              <w:rPr>
                <w:sz w:val="20"/>
                <w:szCs w:val="20"/>
              </w:rPr>
              <w:t>Will include warning logs which were submitted or created between the entered start and end date range.</w:t>
            </w:r>
          </w:p>
        </w:tc>
      </w:tr>
      <w:tr w:rsidR="00002101" w:rsidRPr="00056BC0" w14:paraId="46EED1F0" w14:textId="77777777" w:rsidTr="00002101">
        <w:trPr>
          <w:trHeight w:val="228"/>
        </w:trPr>
        <w:tc>
          <w:tcPr>
            <w:tcW w:w="340" w:type="dxa"/>
            <w:shd w:val="clear" w:color="auto" w:fill="C6D9F1" w:themeFill="text2" w:themeFillTint="33"/>
          </w:tcPr>
          <w:p w14:paraId="09FBE218" w14:textId="060BB32D" w:rsidR="00002101" w:rsidRDefault="00002101" w:rsidP="00084724">
            <w:pPr>
              <w:rPr>
                <w:rFonts w:cstheme="minorHAnsi"/>
                <w:sz w:val="20"/>
                <w:szCs w:val="20"/>
              </w:rPr>
            </w:pPr>
            <w:r>
              <w:rPr>
                <w:rFonts w:cstheme="minorHAnsi"/>
                <w:sz w:val="20"/>
                <w:szCs w:val="20"/>
              </w:rPr>
              <w:t>4</w:t>
            </w:r>
          </w:p>
        </w:tc>
        <w:tc>
          <w:tcPr>
            <w:tcW w:w="9164" w:type="dxa"/>
            <w:gridSpan w:val="2"/>
            <w:shd w:val="clear" w:color="auto" w:fill="C6D9F1" w:themeFill="text2" w:themeFillTint="33"/>
          </w:tcPr>
          <w:p w14:paraId="1F1D6D17" w14:textId="77777777" w:rsidR="00002101" w:rsidRPr="00056BC0" w:rsidRDefault="00002101" w:rsidP="00084724">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002101" w14:paraId="6F5C54AF" w14:textId="77777777" w:rsidTr="00002101">
        <w:trPr>
          <w:trHeight w:val="489"/>
        </w:trPr>
        <w:tc>
          <w:tcPr>
            <w:tcW w:w="340" w:type="dxa"/>
            <w:shd w:val="clear" w:color="auto" w:fill="C6D9F1" w:themeFill="text2" w:themeFillTint="33"/>
          </w:tcPr>
          <w:p w14:paraId="52F8C212" w14:textId="77777777" w:rsidR="00002101" w:rsidRDefault="00002101" w:rsidP="00084724">
            <w:pPr>
              <w:rPr>
                <w:rFonts w:cstheme="minorHAnsi"/>
                <w:sz w:val="20"/>
                <w:szCs w:val="20"/>
              </w:rPr>
            </w:pPr>
            <w:r>
              <w:rPr>
                <w:rFonts w:cstheme="minorHAnsi"/>
                <w:sz w:val="20"/>
                <w:szCs w:val="20"/>
              </w:rPr>
              <w:t>A</w:t>
            </w:r>
          </w:p>
        </w:tc>
        <w:tc>
          <w:tcPr>
            <w:tcW w:w="1972" w:type="dxa"/>
            <w:shd w:val="clear" w:color="auto" w:fill="C6D9F1" w:themeFill="text2" w:themeFillTint="33"/>
          </w:tcPr>
          <w:p w14:paraId="2C3A1D3C" w14:textId="77777777" w:rsidR="00002101" w:rsidRPr="003C277A" w:rsidRDefault="00002101" w:rsidP="00084724">
            <w:pPr>
              <w:rPr>
                <w:rFonts w:cstheme="minorHAnsi"/>
                <w:sz w:val="20"/>
                <w:szCs w:val="20"/>
              </w:rPr>
            </w:pPr>
            <w:r w:rsidRPr="003C277A">
              <w:rPr>
                <w:sz w:val="20"/>
                <w:szCs w:val="20"/>
              </w:rPr>
              <w:t>Manager</w:t>
            </w:r>
          </w:p>
        </w:tc>
        <w:tc>
          <w:tcPr>
            <w:tcW w:w="7192" w:type="dxa"/>
            <w:shd w:val="clear" w:color="auto" w:fill="C6D9F1" w:themeFill="text2" w:themeFillTint="33"/>
          </w:tcPr>
          <w:p w14:paraId="4C804177" w14:textId="77777777" w:rsidR="00002101" w:rsidRDefault="00002101" w:rsidP="00084724">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02101" w14:paraId="5110D0B8" w14:textId="77777777" w:rsidTr="00002101">
        <w:trPr>
          <w:trHeight w:val="489"/>
        </w:trPr>
        <w:tc>
          <w:tcPr>
            <w:tcW w:w="340" w:type="dxa"/>
            <w:tcBorders>
              <w:bottom w:val="single" w:sz="4" w:space="0" w:color="auto"/>
            </w:tcBorders>
            <w:shd w:val="clear" w:color="auto" w:fill="C6D9F1" w:themeFill="text2" w:themeFillTint="33"/>
          </w:tcPr>
          <w:p w14:paraId="4429B157" w14:textId="77777777" w:rsidR="00002101" w:rsidRDefault="00002101" w:rsidP="00084724">
            <w:pPr>
              <w:rPr>
                <w:rFonts w:cstheme="minorHAnsi"/>
                <w:sz w:val="20"/>
                <w:szCs w:val="20"/>
              </w:rPr>
            </w:pPr>
            <w:r>
              <w:rPr>
                <w:rFonts w:cstheme="minorHAnsi"/>
                <w:sz w:val="20"/>
                <w:szCs w:val="20"/>
              </w:rPr>
              <w:t>B</w:t>
            </w:r>
          </w:p>
        </w:tc>
        <w:tc>
          <w:tcPr>
            <w:tcW w:w="1972" w:type="dxa"/>
            <w:tcBorders>
              <w:bottom w:val="single" w:sz="4" w:space="0" w:color="auto"/>
            </w:tcBorders>
            <w:shd w:val="clear" w:color="auto" w:fill="C6D9F1" w:themeFill="text2" w:themeFillTint="33"/>
          </w:tcPr>
          <w:p w14:paraId="0E852283" w14:textId="77777777" w:rsidR="00002101" w:rsidRPr="003C277A" w:rsidRDefault="00002101" w:rsidP="00084724">
            <w:pPr>
              <w:rPr>
                <w:rFonts w:cstheme="minorHAnsi"/>
                <w:sz w:val="20"/>
                <w:szCs w:val="20"/>
              </w:rPr>
            </w:pPr>
            <w:r w:rsidRPr="003C277A">
              <w:rPr>
                <w:sz w:val="20"/>
                <w:szCs w:val="20"/>
              </w:rPr>
              <w:t>Supervisor</w:t>
            </w:r>
          </w:p>
        </w:tc>
        <w:tc>
          <w:tcPr>
            <w:tcW w:w="7192" w:type="dxa"/>
            <w:tcBorders>
              <w:bottom w:val="single" w:sz="4" w:space="0" w:color="auto"/>
            </w:tcBorders>
            <w:shd w:val="clear" w:color="auto" w:fill="C6D9F1" w:themeFill="text2" w:themeFillTint="33"/>
          </w:tcPr>
          <w:p w14:paraId="2489AF24" w14:textId="77777777" w:rsidR="00002101" w:rsidRDefault="00002101" w:rsidP="00084724">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002101" w14:paraId="6457C6A6" w14:textId="77777777" w:rsidTr="000021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C6D9F1" w:themeFill="text2" w:themeFillTint="33"/>
          </w:tcPr>
          <w:p w14:paraId="0D23F81E" w14:textId="77777777" w:rsidR="00002101" w:rsidRDefault="00002101" w:rsidP="00084724">
            <w:pPr>
              <w:rPr>
                <w:rFonts w:cstheme="minorHAnsi"/>
                <w:sz w:val="20"/>
                <w:szCs w:val="20"/>
              </w:rPr>
            </w:pPr>
            <w:r>
              <w:rPr>
                <w:rFonts w:cstheme="minorHAnsi"/>
                <w:sz w:val="20"/>
                <w:szCs w:val="20"/>
              </w:rPr>
              <w:t>C</w:t>
            </w:r>
          </w:p>
        </w:tc>
        <w:tc>
          <w:tcPr>
            <w:tcW w:w="1972" w:type="dxa"/>
            <w:tcBorders>
              <w:top w:val="single" w:sz="4" w:space="0" w:color="auto"/>
            </w:tcBorders>
            <w:shd w:val="clear" w:color="auto" w:fill="C6D9F1" w:themeFill="text2" w:themeFillTint="33"/>
          </w:tcPr>
          <w:p w14:paraId="37F23F23" w14:textId="77777777" w:rsidR="00002101" w:rsidRPr="003C277A" w:rsidRDefault="00002101" w:rsidP="00084724">
            <w:pPr>
              <w:rPr>
                <w:sz w:val="20"/>
                <w:szCs w:val="20"/>
              </w:rPr>
            </w:pPr>
            <w:r w:rsidRPr="003C277A">
              <w:rPr>
                <w:sz w:val="20"/>
                <w:szCs w:val="20"/>
              </w:rPr>
              <w:t>Employee</w:t>
            </w:r>
          </w:p>
        </w:tc>
        <w:tc>
          <w:tcPr>
            <w:tcW w:w="7192" w:type="dxa"/>
            <w:tcBorders>
              <w:top w:val="single" w:sz="4" w:space="0" w:color="auto"/>
            </w:tcBorders>
            <w:shd w:val="clear" w:color="auto" w:fill="C6D9F1" w:themeFill="text2" w:themeFillTint="33"/>
          </w:tcPr>
          <w:p w14:paraId="636CE9F2" w14:textId="77777777" w:rsidR="00002101" w:rsidRDefault="00002101" w:rsidP="0008472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002101">
        <w:trPr>
          <w:trHeight w:val="264"/>
        </w:trPr>
        <w:tc>
          <w:tcPr>
            <w:tcW w:w="340" w:type="dxa"/>
            <w:shd w:val="clear" w:color="auto" w:fill="EEECE1" w:themeFill="background2"/>
          </w:tcPr>
          <w:p w14:paraId="1E825ABE" w14:textId="41DAB986" w:rsidR="00420BB7" w:rsidRDefault="00002101" w:rsidP="00E01D6C">
            <w:pPr>
              <w:rPr>
                <w:rFonts w:cstheme="minorHAnsi"/>
                <w:sz w:val="20"/>
                <w:szCs w:val="20"/>
              </w:rPr>
            </w:pPr>
            <w:r>
              <w:rPr>
                <w:rFonts w:cstheme="minorHAnsi"/>
                <w:sz w:val="20"/>
                <w:szCs w:val="20"/>
              </w:rPr>
              <w:t>5</w:t>
            </w:r>
          </w:p>
        </w:tc>
        <w:tc>
          <w:tcPr>
            <w:tcW w:w="9164" w:type="dxa"/>
            <w:gridSpan w:val="2"/>
            <w:shd w:val="clear" w:color="auto" w:fill="EEECE1" w:themeFill="background2"/>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002101">
        <w:trPr>
          <w:trHeight w:val="489"/>
        </w:trPr>
        <w:tc>
          <w:tcPr>
            <w:tcW w:w="340" w:type="dxa"/>
            <w:shd w:val="clear" w:color="auto" w:fill="EEECE1" w:themeFill="background2"/>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EEECE1" w:themeFill="background2"/>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EEECE1" w:themeFill="background2"/>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002101">
        <w:trPr>
          <w:trHeight w:val="489"/>
        </w:trPr>
        <w:tc>
          <w:tcPr>
            <w:tcW w:w="340" w:type="dxa"/>
            <w:shd w:val="clear" w:color="auto" w:fill="EEECE1" w:themeFill="background2"/>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EEECE1" w:themeFill="background2"/>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EEECE1" w:themeFill="background2"/>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002101">
        <w:trPr>
          <w:trHeight w:val="489"/>
        </w:trPr>
        <w:tc>
          <w:tcPr>
            <w:tcW w:w="340" w:type="dxa"/>
            <w:shd w:val="clear" w:color="auto" w:fill="EEECE1" w:themeFill="background2"/>
          </w:tcPr>
          <w:p w14:paraId="06ACE903" w14:textId="0962F76A" w:rsidR="00420BB7" w:rsidRDefault="009C04BC" w:rsidP="00E01D6C">
            <w:pPr>
              <w:rPr>
                <w:rFonts w:cstheme="minorHAnsi"/>
                <w:sz w:val="20"/>
                <w:szCs w:val="20"/>
              </w:rPr>
            </w:pPr>
            <w:r>
              <w:rPr>
                <w:rFonts w:cstheme="minorHAnsi"/>
                <w:sz w:val="20"/>
                <w:szCs w:val="20"/>
              </w:rPr>
              <w:lastRenderedPageBreak/>
              <w:t>C</w:t>
            </w:r>
          </w:p>
        </w:tc>
        <w:tc>
          <w:tcPr>
            <w:tcW w:w="1972" w:type="dxa"/>
            <w:shd w:val="clear" w:color="auto" w:fill="EEECE1" w:themeFill="background2"/>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EEECE1" w:themeFill="background2"/>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60"/>
      <w:bookmarkEnd w:id="61"/>
      <w:bookmarkEnd w:id="62"/>
      <w:bookmarkEnd w:id="63"/>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084724"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2C053B07" w:rsidR="00084724" w:rsidRPr="002D7D35" w:rsidRDefault="00084724" w:rsidP="0008472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084724" w:rsidRDefault="00084724" w:rsidP="0008472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084724" w:rsidRDefault="00084724" w:rsidP="00084724">
            <w:pPr>
              <w:spacing w:before="60" w:after="60"/>
              <w:rPr>
                <w:rFonts w:cstheme="minorHAnsi"/>
                <w:sz w:val="16"/>
                <w:szCs w:val="16"/>
              </w:rPr>
            </w:pPr>
            <w:r>
              <w:rPr>
                <w:rFonts w:cstheme="minorHAnsi"/>
                <w:sz w:val="16"/>
                <w:szCs w:val="16"/>
              </w:rPr>
              <w:t>Name = current user</w:t>
            </w:r>
          </w:p>
          <w:p w14:paraId="1F8990EF" w14:textId="002B4D0C" w:rsidR="00084724" w:rsidRDefault="00084724" w:rsidP="00084724">
            <w:pPr>
              <w:spacing w:before="60" w:after="60"/>
              <w:rPr>
                <w:rFonts w:cstheme="minorHAnsi"/>
                <w:sz w:val="16"/>
                <w:szCs w:val="16"/>
              </w:rPr>
            </w:pPr>
            <w:r>
              <w:rPr>
                <w:rFonts w:cstheme="minorHAnsi"/>
                <w:sz w:val="16"/>
                <w:szCs w:val="16"/>
              </w:rPr>
              <w:t>Role = Support Staff</w:t>
            </w:r>
          </w:p>
          <w:p w14:paraId="7B89DF63" w14:textId="225484BB" w:rsidR="00084724" w:rsidRDefault="00084724" w:rsidP="00084724">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084724" w:rsidRDefault="00084724" w:rsidP="00084724">
            <w:pPr>
              <w:rPr>
                <w:rFonts w:cstheme="minorHAnsi"/>
                <w:sz w:val="16"/>
                <w:szCs w:val="16"/>
              </w:rPr>
            </w:pPr>
            <w:r>
              <w:rPr>
                <w:rFonts w:cstheme="minorHAnsi"/>
                <w:sz w:val="16"/>
                <w:szCs w:val="16"/>
              </w:rPr>
              <w:t>FormID (w/Link to form)</w:t>
            </w:r>
          </w:p>
          <w:p w14:paraId="3DF14E26" w14:textId="77777777" w:rsidR="00084724" w:rsidRDefault="00084724" w:rsidP="00084724">
            <w:pPr>
              <w:rPr>
                <w:rFonts w:cstheme="minorHAnsi"/>
                <w:sz w:val="16"/>
                <w:szCs w:val="16"/>
              </w:rPr>
            </w:pPr>
            <w:r>
              <w:rPr>
                <w:rFonts w:cstheme="minorHAnsi"/>
                <w:sz w:val="16"/>
                <w:szCs w:val="16"/>
              </w:rPr>
              <w:t>Employee Name</w:t>
            </w:r>
          </w:p>
          <w:p w14:paraId="6D4FE730" w14:textId="77777777" w:rsidR="00084724" w:rsidRDefault="00084724" w:rsidP="00084724">
            <w:pPr>
              <w:rPr>
                <w:rFonts w:cstheme="minorHAnsi"/>
                <w:sz w:val="16"/>
                <w:szCs w:val="16"/>
              </w:rPr>
            </w:pPr>
            <w:r>
              <w:rPr>
                <w:rFonts w:cstheme="minorHAnsi"/>
                <w:sz w:val="16"/>
                <w:szCs w:val="16"/>
              </w:rPr>
              <w:t>Supervisor Name</w:t>
            </w:r>
          </w:p>
          <w:p w14:paraId="2D64FF0B" w14:textId="77777777" w:rsidR="00084724" w:rsidRDefault="00084724" w:rsidP="00084724">
            <w:pPr>
              <w:rPr>
                <w:rFonts w:cstheme="minorHAnsi"/>
                <w:sz w:val="16"/>
                <w:szCs w:val="16"/>
              </w:rPr>
            </w:pPr>
            <w:r>
              <w:rPr>
                <w:rFonts w:cstheme="minorHAnsi"/>
                <w:sz w:val="16"/>
                <w:szCs w:val="16"/>
              </w:rPr>
              <w:t>Manager Name</w:t>
            </w:r>
          </w:p>
          <w:p w14:paraId="16992456" w14:textId="77777777" w:rsidR="00084724" w:rsidRDefault="00084724" w:rsidP="00084724">
            <w:pPr>
              <w:rPr>
                <w:rFonts w:cstheme="minorHAnsi"/>
                <w:sz w:val="16"/>
                <w:szCs w:val="16"/>
              </w:rPr>
            </w:pPr>
            <w:r>
              <w:rPr>
                <w:rFonts w:cstheme="minorHAnsi"/>
                <w:sz w:val="16"/>
                <w:szCs w:val="16"/>
              </w:rPr>
              <w:t>Status</w:t>
            </w:r>
          </w:p>
          <w:p w14:paraId="6BF32AB5" w14:textId="77777777" w:rsidR="00084724" w:rsidRDefault="00084724" w:rsidP="00084724">
            <w:pPr>
              <w:rPr>
                <w:rFonts w:cstheme="minorHAnsi"/>
                <w:sz w:val="16"/>
                <w:szCs w:val="16"/>
              </w:rPr>
            </w:pPr>
            <w:r>
              <w:rPr>
                <w:rFonts w:cstheme="minorHAnsi"/>
                <w:sz w:val="16"/>
                <w:szCs w:val="16"/>
              </w:rPr>
              <w:t>Coaching Reason</w:t>
            </w:r>
          </w:p>
          <w:p w14:paraId="6ABA5DD5" w14:textId="77777777" w:rsidR="00084724" w:rsidRDefault="00084724" w:rsidP="00084724">
            <w:pPr>
              <w:rPr>
                <w:rFonts w:cstheme="minorHAnsi"/>
                <w:sz w:val="16"/>
                <w:szCs w:val="16"/>
              </w:rPr>
            </w:pPr>
            <w:r>
              <w:rPr>
                <w:rFonts w:cstheme="minorHAnsi"/>
                <w:sz w:val="16"/>
                <w:szCs w:val="16"/>
              </w:rPr>
              <w:t>Sub-coaching Reason</w:t>
            </w:r>
          </w:p>
          <w:p w14:paraId="0AAEACCB" w14:textId="77777777" w:rsidR="00084724" w:rsidRDefault="00084724" w:rsidP="00084724">
            <w:pPr>
              <w:rPr>
                <w:rFonts w:cstheme="minorHAnsi"/>
                <w:sz w:val="16"/>
                <w:szCs w:val="16"/>
              </w:rPr>
            </w:pPr>
            <w:r>
              <w:rPr>
                <w:rFonts w:cstheme="minorHAnsi"/>
                <w:sz w:val="16"/>
                <w:szCs w:val="16"/>
              </w:rPr>
              <w:t>Value</w:t>
            </w:r>
          </w:p>
          <w:p w14:paraId="6A279740" w14:textId="77777777" w:rsidR="00084724" w:rsidRDefault="00084724" w:rsidP="0008472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084724" w:rsidRDefault="00084724" w:rsidP="00084724">
            <w:pPr>
              <w:rPr>
                <w:rFonts w:cstheme="minorHAnsi"/>
                <w:sz w:val="16"/>
                <w:szCs w:val="16"/>
              </w:rPr>
            </w:pPr>
            <w:r>
              <w:rPr>
                <w:rFonts w:cstheme="minorHAnsi"/>
                <w:sz w:val="16"/>
                <w:szCs w:val="16"/>
              </w:rPr>
              <w:t>Pagination = 20 records</w:t>
            </w:r>
          </w:p>
          <w:p w14:paraId="0479956D" w14:textId="77777777" w:rsidR="00084724" w:rsidRDefault="00084724" w:rsidP="00084724">
            <w:pPr>
              <w:rPr>
                <w:rFonts w:cstheme="minorHAnsi"/>
                <w:sz w:val="16"/>
                <w:szCs w:val="16"/>
              </w:rPr>
            </w:pPr>
          </w:p>
          <w:p w14:paraId="476630F7" w14:textId="77777777" w:rsidR="00084724" w:rsidRDefault="00084724" w:rsidP="00084724">
            <w:pPr>
              <w:rPr>
                <w:rFonts w:cstheme="minorHAnsi"/>
                <w:sz w:val="16"/>
                <w:szCs w:val="16"/>
              </w:rPr>
            </w:pPr>
            <w:r>
              <w:rPr>
                <w:rFonts w:cstheme="minorHAnsi"/>
                <w:sz w:val="16"/>
                <w:szCs w:val="16"/>
              </w:rPr>
              <w:t>Show items in descending order from Created Date</w:t>
            </w:r>
          </w:p>
          <w:p w14:paraId="367160AD" w14:textId="77777777" w:rsidR="00084724" w:rsidRDefault="00084724" w:rsidP="00084724">
            <w:pPr>
              <w:rPr>
                <w:rFonts w:cstheme="minorHAnsi"/>
                <w:sz w:val="16"/>
                <w:szCs w:val="16"/>
              </w:rPr>
            </w:pPr>
          </w:p>
          <w:p w14:paraId="3696AABC" w14:textId="77777777" w:rsidR="00084724" w:rsidRDefault="00084724" w:rsidP="0008472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084724" w:rsidRPr="002D7D35" w14:paraId="3640192A" w14:textId="77777777" w:rsidTr="0008472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auto"/>
          </w:tcPr>
          <w:p w14:paraId="5F5287C6" w14:textId="6F3036B4" w:rsidR="00084724" w:rsidRDefault="00084724" w:rsidP="00084724">
            <w:pPr>
              <w:spacing w:before="60" w:after="60"/>
              <w:rPr>
                <w:rFonts w:cstheme="minorHAnsi"/>
                <w:sz w:val="16"/>
                <w:szCs w:val="16"/>
              </w:rPr>
            </w:pPr>
            <w:r>
              <w:rPr>
                <w:rFonts w:cstheme="minorHAnsi"/>
                <w:sz w:val="16"/>
                <w:szCs w:val="16"/>
              </w:rPr>
              <w:t>5</w:t>
            </w:r>
          </w:p>
        </w:tc>
        <w:tc>
          <w:tcPr>
            <w:tcW w:w="1979" w:type="dxa"/>
            <w:tcBorders>
              <w:bottom w:val="single" w:sz="4" w:space="0" w:color="000000" w:themeColor="text1"/>
            </w:tcBorders>
            <w:shd w:val="clear" w:color="auto" w:fill="auto"/>
          </w:tcPr>
          <w:p w14:paraId="7C2FA6CB" w14:textId="35AA62C1" w:rsidR="00084724" w:rsidRDefault="00084724" w:rsidP="00084724">
            <w:pPr>
              <w:spacing w:before="60" w:after="60"/>
              <w:rPr>
                <w:rFonts w:cstheme="minorHAnsi"/>
                <w:sz w:val="16"/>
                <w:szCs w:val="16"/>
              </w:rPr>
            </w:pPr>
            <w:r>
              <w:rPr>
                <w:rFonts w:cstheme="minorHAnsi"/>
                <w:sz w:val="16"/>
                <w:szCs w:val="16"/>
              </w:rPr>
              <w:t>My Teams Warning eCoaching Logs</w:t>
            </w:r>
          </w:p>
        </w:tc>
        <w:tc>
          <w:tcPr>
            <w:tcW w:w="2526" w:type="dxa"/>
            <w:tcBorders>
              <w:bottom w:val="single" w:sz="4" w:space="0" w:color="000000" w:themeColor="text1"/>
            </w:tcBorders>
            <w:shd w:val="clear" w:color="auto" w:fill="auto"/>
          </w:tcPr>
          <w:p w14:paraId="649B4C05" w14:textId="77777777" w:rsidR="00084724" w:rsidRDefault="00084724" w:rsidP="00084724">
            <w:pPr>
              <w:spacing w:before="60" w:after="60"/>
              <w:rPr>
                <w:rFonts w:cstheme="minorHAnsi"/>
                <w:sz w:val="16"/>
                <w:szCs w:val="16"/>
              </w:rPr>
            </w:pPr>
            <w:r>
              <w:rPr>
                <w:rFonts w:cstheme="minorHAnsi"/>
                <w:sz w:val="16"/>
                <w:szCs w:val="16"/>
              </w:rPr>
              <w:t>Supervisor Name = current user</w:t>
            </w:r>
          </w:p>
          <w:p w14:paraId="34C047B7" w14:textId="26DFB49C" w:rsidR="00084724" w:rsidRDefault="00084724" w:rsidP="00084724">
            <w:pPr>
              <w:spacing w:before="60" w:after="60"/>
              <w:rPr>
                <w:rFonts w:cstheme="minorHAnsi"/>
                <w:sz w:val="16"/>
                <w:szCs w:val="16"/>
              </w:rPr>
            </w:pPr>
            <w:r>
              <w:rPr>
                <w:rFonts w:cstheme="minorHAnsi"/>
                <w:sz w:val="16"/>
                <w:szCs w:val="16"/>
              </w:rPr>
              <w:t xml:space="preserve">Role = </w:t>
            </w:r>
            <w:r w:rsidR="006F4F6F">
              <w:rPr>
                <w:rFonts w:cstheme="minorHAnsi"/>
                <w:sz w:val="16"/>
                <w:szCs w:val="16"/>
              </w:rPr>
              <w:t>Support Staff</w:t>
            </w:r>
          </w:p>
          <w:p w14:paraId="4B1EC137" w14:textId="77777777" w:rsidR="00084724" w:rsidRDefault="00084724" w:rsidP="00084724">
            <w:pPr>
              <w:spacing w:before="60" w:after="60"/>
              <w:rPr>
                <w:rFonts w:cstheme="minorHAnsi"/>
                <w:sz w:val="16"/>
                <w:szCs w:val="16"/>
              </w:rPr>
            </w:pPr>
          </w:p>
        </w:tc>
        <w:tc>
          <w:tcPr>
            <w:tcW w:w="2477" w:type="dxa"/>
            <w:tcBorders>
              <w:bottom w:val="single" w:sz="4" w:space="0" w:color="000000" w:themeColor="text1"/>
            </w:tcBorders>
            <w:shd w:val="clear" w:color="auto" w:fill="auto"/>
          </w:tcPr>
          <w:p w14:paraId="4F8C0089" w14:textId="77777777" w:rsidR="00084724" w:rsidRDefault="00084724" w:rsidP="00084724">
            <w:pPr>
              <w:rPr>
                <w:rFonts w:cstheme="minorHAnsi"/>
                <w:sz w:val="16"/>
                <w:szCs w:val="16"/>
              </w:rPr>
            </w:pPr>
            <w:r>
              <w:rPr>
                <w:rFonts w:cstheme="minorHAnsi"/>
                <w:sz w:val="16"/>
                <w:szCs w:val="16"/>
              </w:rPr>
              <w:t>FormID (w/Link to form)</w:t>
            </w:r>
          </w:p>
          <w:p w14:paraId="48FD656E" w14:textId="77777777" w:rsidR="00084724" w:rsidRDefault="00084724" w:rsidP="00084724">
            <w:pPr>
              <w:rPr>
                <w:rFonts w:cstheme="minorHAnsi"/>
                <w:sz w:val="16"/>
                <w:szCs w:val="16"/>
              </w:rPr>
            </w:pPr>
            <w:r>
              <w:rPr>
                <w:rFonts w:cstheme="minorHAnsi"/>
                <w:sz w:val="16"/>
                <w:szCs w:val="16"/>
              </w:rPr>
              <w:t>Employee Name</w:t>
            </w:r>
          </w:p>
          <w:p w14:paraId="3C2908C0" w14:textId="77777777" w:rsidR="00084724" w:rsidRDefault="00084724" w:rsidP="00084724">
            <w:pPr>
              <w:rPr>
                <w:rFonts w:cstheme="minorHAnsi"/>
                <w:sz w:val="16"/>
                <w:szCs w:val="16"/>
              </w:rPr>
            </w:pPr>
            <w:r>
              <w:rPr>
                <w:rFonts w:cstheme="minorHAnsi"/>
                <w:sz w:val="16"/>
                <w:szCs w:val="16"/>
              </w:rPr>
              <w:t>Supervisor Name</w:t>
            </w:r>
          </w:p>
          <w:p w14:paraId="0D4174C9" w14:textId="77777777" w:rsidR="00084724" w:rsidRDefault="00084724" w:rsidP="00084724">
            <w:pPr>
              <w:rPr>
                <w:rFonts w:cstheme="minorHAnsi"/>
                <w:sz w:val="16"/>
                <w:szCs w:val="16"/>
              </w:rPr>
            </w:pPr>
            <w:r>
              <w:rPr>
                <w:rFonts w:cstheme="minorHAnsi"/>
                <w:sz w:val="16"/>
                <w:szCs w:val="16"/>
              </w:rPr>
              <w:t>Manager Name</w:t>
            </w:r>
          </w:p>
          <w:p w14:paraId="2329FDFD" w14:textId="77777777" w:rsidR="00084724" w:rsidRDefault="00084724" w:rsidP="00084724">
            <w:pPr>
              <w:rPr>
                <w:rFonts w:cstheme="minorHAnsi"/>
                <w:sz w:val="16"/>
                <w:szCs w:val="16"/>
              </w:rPr>
            </w:pPr>
            <w:r>
              <w:rPr>
                <w:rFonts w:cstheme="minorHAnsi"/>
                <w:sz w:val="16"/>
                <w:szCs w:val="16"/>
              </w:rPr>
              <w:t>Warning Type (Coaching Reason)</w:t>
            </w:r>
          </w:p>
          <w:p w14:paraId="1D01AAE1" w14:textId="77777777" w:rsidR="00084724" w:rsidRDefault="00084724" w:rsidP="00084724">
            <w:pPr>
              <w:rPr>
                <w:rFonts w:cstheme="minorHAnsi"/>
                <w:sz w:val="16"/>
                <w:szCs w:val="16"/>
              </w:rPr>
            </w:pPr>
            <w:r>
              <w:rPr>
                <w:rFonts w:cstheme="minorHAnsi"/>
                <w:sz w:val="16"/>
                <w:szCs w:val="16"/>
              </w:rPr>
              <w:t>Warning Reasons(s) (Sub-Coaching Reason)</w:t>
            </w:r>
          </w:p>
          <w:p w14:paraId="75E74467" w14:textId="640536A7" w:rsidR="00084724" w:rsidRDefault="00084724" w:rsidP="0008472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auto"/>
          </w:tcPr>
          <w:p w14:paraId="370E985C" w14:textId="77777777" w:rsidR="00084724" w:rsidRDefault="00084724" w:rsidP="00084724">
            <w:pPr>
              <w:rPr>
                <w:rFonts w:cstheme="minorHAnsi"/>
                <w:sz w:val="16"/>
                <w:szCs w:val="16"/>
              </w:rPr>
            </w:pPr>
            <w:r>
              <w:rPr>
                <w:rFonts w:cstheme="minorHAnsi"/>
                <w:sz w:val="16"/>
                <w:szCs w:val="16"/>
              </w:rPr>
              <w:t>Pagination = 20 records</w:t>
            </w:r>
          </w:p>
          <w:p w14:paraId="45F7C648" w14:textId="77777777" w:rsidR="00084724" w:rsidRDefault="00084724" w:rsidP="00084724">
            <w:pPr>
              <w:rPr>
                <w:rFonts w:cstheme="minorHAnsi"/>
                <w:sz w:val="16"/>
                <w:szCs w:val="16"/>
              </w:rPr>
            </w:pPr>
          </w:p>
          <w:p w14:paraId="4D7E8F39" w14:textId="77777777" w:rsidR="00084724" w:rsidRDefault="00084724" w:rsidP="00084724">
            <w:pPr>
              <w:rPr>
                <w:rFonts w:cstheme="minorHAnsi"/>
                <w:sz w:val="16"/>
                <w:szCs w:val="16"/>
              </w:rPr>
            </w:pPr>
            <w:r>
              <w:rPr>
                <w:rFonts w:cstheme="minorHAnsi"/>
                <w:sz w:val="16"/>
                <w:szCs w:val="16"/>
              </w:rPr>
              <w:t xml:space="preserve">Show items in descending order from Created Date </w:t>
            </w:r>
          </w:p>
          <w:p w14:paraId="0B495A19" w14:textId="77777777" w:rsidR="00084724" w:rsidRDefault="00084724" w:rsidP="00084724">
            <w:pPr>
              <w:rPr>
                <w:rFonts w:cstheme="minorHAnsi"/>
                <w:sz w:val="16"/>
                <w:szCs w:val="16"/>
              </w:rPr>
            </w:pPr>
          </w:p>
          <w:p w14:paraId="44381310" w14:textId="18122323" w:rsidR="00084724" w:rsidRDefault="00084724" w:rsidP="0008472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084724" w:rsidRPr="002D7D35" w14:paraId="0D9ED82B" w14:textId="77777777" w:rsidTr="00084724">
        <w:tc>
          <w:tcPr>
            <w:tcW w:w="298" w:type="dxa"/>
            <w:tcBorders>
              <w:top w:val="single" w:sz="4" w:space="0" w:color="000000" w:themeColor="text1"/>
              <w:bottom w:val="single" w:sz="4" w:space="0" w:color="7297BD"/>
            </w:tcBorders>
            <w:shd w:val="clear" w:color="auto" w:fill="C6D9F1" w:themeFill="text2" w:themeFillTint="33"/>
          </w:tcPr>
          <w:p w14:paraId="7EE36F0A" w14:textId="161DF68E" w:rsidR="00084724" w:rsidRPr="002D7D35" w:rsidRDefault="00084724" w:rsidP="00084724">
            <w:pPr>
              <w:spacing w:before="60" w:after="60"/>
              <w:rPr>
                <w:rFonts w:cstheme="minorHAnsi"/>
                <w:sz w:val="16"/>
                <w:szCs w:val="16"/>
              </w:rPr>
            </w:pPr>
            <w:r>
              <w:rPr>
                <w:rFonts w:cstheme="minorHAnsi"/>
                <w:sz w:val="16"/>
                <w:szCs w:val="16"/>
              </w:rPr>
              <w:t>6</w:t>
            </w:r>
          </w:p>
        </w:tc>
        <w:tc>
          <w:tcPr>
            <w:tcW w:w="1979" w:type="dxa"/>
            <w:tcBorders>
              <w:top w:val="single" w:sz="4" w:space="0" w:color="000000" w:themeColor="text1"/>
              <w:bottom w:val="single" w:sz="4" w:space="0" w:color="7297BD"/>
            </w:tcBorders>
            <w:shd w:val="clear" w:color="auto" w:fill="C6D9F1" w:themeFill="text2" w:themeFillTint="33"/>
          </w:tcPr>
          <w:p w14:paraId="7627CD2D" w14:textId="77777777" w:rsidR="00084724" w:rsidRPr="002D7D35" w:rsidRDefault="00084724" w:rsidP="00084724">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C6D9F1" w:themeFill="text2" w:themeFillTint="33"/>
          </w:tcPr>
          <w:p w14:paraId="6FF72737" w14:textId="77777777" w:rsidR="00084724" w:rsidRDefault="00084724" w:rsidP="00084724">
            <w:pPr>
              <w:spacing w:before="60" w:after="60"/>
              <w:rPr>
                <w:rFonts w:cstheme="minorHAnsi"/>
                <w:sz w:val="16"/>
                <w:szCs w:val="16"/>
              </w:rPr>
            </w:pPr>
            <w:r>
              <w:rPr>
                <w:rFonts w:cstheme="minorHAnsi"/>
                <w:sz w:val="16"/>
                <w:szCs w:val="16"/>
              </w:rPr>
              <w:t>Submitter Name = current user</w:t>
            </w:r>
          </w:p>
          <w:p w14:paraId="77A84A29" w14:textId="77777777" w:rsidR="00084724" w:rsidRDefault="00084724" w:rsidP="00084724">
            <w:pPr>
              <w:spacing w:before="60" w:after="60"/>
              <w:rPr>
                <w:rFonts w:cstheme="minorHAnsi"/>
                <w:sz w:val="16"/>
                <w:szCs w:val="16"/>
              </w:rPr>
            </w:pPr>
            <w:r>
              <w:rPr>
                <w:rFonts w:cstheme="minorHAnsi"/>
                <w:sz w:val="16"/>
                <w:szCs w:val="16"/>
              </w:rPr>
              <w:t>Role = Support Staff</w:t>
            </w:r>
          </w:p>
          <w:p w14:paraId="0E31F75E" w14:textId="125DB72A" w:rsidR="00084724" w:rsidRPr="002D7D35" w:rsidRDefault="00084724" w:rsidP="00084724">
            <w:pPr>
              <w:spacing w:before="60" w:after="60"/>
              <w:rPr>
                <w:rFonts w:cstheme="minorHAnsi"/>
                <w:sz w:val="16"/>
                <w:szCs w:val="16"/>
              </w:rPr>
            </w:pPr>
            <w:r>
              <w:rPr>
                <w:rFonts w:cstheme="minorHAnsi"/>
                <w:sz w:val="16"/>
                <w:szCs w:val="16"/>
              </w:rPr>
              <w:lastRenderedPageBreak/>
              <w:t>Status = Pending Acknowledgment, Pending Employee Review, Pending Supervisor Review and Pending Manager Review</w:t>
            </w:r>
          </w:p>
        </w:tc>
        <w:tc>
          <w:tcPr>
            <w:tcW w:w="2477" w:type="dxa"/>
            <w:tcBorders>
              <w:top w:val="single" w:sz="4" w:space="0" w:color="000000" w:themeColor="text1"/>
              <w:bottom w:val="single" w:sz="4" w:space="0" w:color="7297BD"/>
            </w:tcBorders>
            <w:shd w:val="clear" w:color="auto" w:fill="C6D9F1" w:themeFill="text2" w:themeFillTint="33"/>
          </w:tcPr>
          <w:p w14:paraId="712B3ECD" w14:textId="77777777" w:rsidR="00084724" w:rsidRDefault="00084724" w:rsidP="00084724">
            <w:pPr>
              <w:rPr>
                <w:rFonts w:cstheme="minorHAnsi"/>
                <w:sz w:val="16"/>
                <w:szCs w:val="16"/>
              </w:rPr>
            </w:pPr>
            <w:r>
              <w:rPr>
                <w:rFonts w:cstheme="minorHAnsi"/>
                <w:sz w:val="16"/>
                <w:szCs w:val="16"/>
              </w:rPr>
              <w:lastRenderedPageBreak/>
              <w:t>FormID (w/Link to form)</w:t>
            </w:r>
          </w:p>
          <w:p w14:paraId="7F5D5840" w14:textId="77777777" w:rsidR="00084724" w:rsidRDefault="00084724" w:rsidP="00084724">
            <w:pPr>
              <w:rPr>
                <w:rFonts w:cstheme="minorHAnsi"/>
                <w:sz w:val="16"/>
                <w:szCs w:val="16"/>
              </w:rPr>
            </w:pPr>
            <w:r>
              <w:rPr>
                <w:rFonts w:cstheme="minorHAnsi"/>
                <w:sz w:val="16"/>
                <w:szCs w:val="16"/>
              </w:rPr>
              <w:t>Employee Name</w:t>
            </w:r>
          </w:p>
          <w:p w14:paraId="4B8D772D" w14:textId="77777777" w:rsidR="00084724" w:rsidRDefault="00084724" w:rsidP="00084724">
            <w:pPr>
              <w:rPr>
                <w:rFonts w:cstheme="minorHAnsi"/>
                <w:sz w:val="16"/>
                <w:szCs w:val="16"/>
              </w:rPr>
            </w:pPr>
            <w:r>
              <w:rPr>
                <w:rFonts w:cstheme="minorHAnsi"/>
                <w:sz w:val="16"/>
                <w:szCs w:val="16"/>
              </w:rPr>
              <w:t>Supervisor Name</w:t>
            </w:r>
          </w:p>
          <w:p w14:paraId="4662C22A" w14:textId="77777777" w:rsidR="00084724" w:rsidRDefault="00084724" w:rsidP="00084724">
            <w:pPr>
              <w:rPr>
                <w:rFonts w:cstheme="minorHAnsi"/>
                <w:sz w:val="16"/>
                <w:szCs w:val="16"/>
              </w:rPr>
            </w:pPr>
            <w:r>
              <w:rPr>
                <w:rFonts w:cstheme="minorHAnsi"/>
                <w:sz w:val="16"/>
                <w:szCs w:val="16"/>
              </w:rPr>
              <w:lastRenderedPageBreak/>
              <w:t>Manager Name</w:t>
            </w:r>
          </w:p>
          <w:p w14:paraId="6D39F9B8" w14:textId="4FF0F967" w:rsidR="00084724" w:rsidRDefault="00084724" w:rsidP="00084724">
            <w:pPr>
              <w:rPr>
                <w:rFonts w:cstheme="minorHAnsi"/>
                <w:sz w:val="16"/>
                <w:szCs w:val="16"/>
              </w:rPr>
            </w:pPr>
            <w:r>
              <w:rPr>
                <w:rFonts w:cstheme="minorHAnsi"/>
                <w:sz w:val="16"/>
                <w:szCs w:val="16"/>
              </w:rPr>
              <w:t>Status</w:t>
            </w:r>
          </w:p>
          <w:p w14:paraId="09730BCD" w14:textId="77777777" w:rsidR="00084724" w:rsidRDefault="00084724" w:rsidP="00084724">
            <w:pPr>
              <w:rPr>
                <w:rFonts w:cstheme="minorHAnsi"/>
                <w:sz w:val="16"/>
                <w:szCs w:val="16"/>
              </w:rPr>
            </w:pPr>
            <w:r>
              <w:rPr>
                <w:rFonts w:cstheme="minorHAnsi"/>
                <w:sz w:val="16"/>
                <w:szCs w:val="16"/>
              </w:rPr>
              <w:t>Coaching Reason</w:t>
            </w:r>
          </w:p>
          <w:p w14:paraId="73EEB751" w14:textId="77777777" w:rsidR="00084724" w:rsidRDefault="00084724" w:rsidP="00084724">
            <w:pPr>
              <w:rPr>
                <w:rFonts w:cstheme="minorHAnsi"/>
                <w:sz w:val="16"/>
                <w:szCs w:val="16"/>
              </w:rPr>
            </w:pPr>
            <w:r>
              <w:rPr>
                <w:rFonts w:cstheme="minorHAnsi"/>
                <w:sz w:val="16"/>
                <w:szCs w:val="16"/>
              </w:rPr>
              <w:t>Sub-coaching Reason</w:t>
            </w:r>
          </w:p>
          <w:p w14:paraId="27FB884D" w14:textId="77777777" w:rsidR="00084724" w:rsidRDefault="00084724" w:rsidP="00084724">
            <w:pPr>
              <w:rPr>
                <w:rFonts w:cstheme="minorHAnsi"/>
                <w:sz w:val="16"/>
                <w:szCs w:val="16"/>
              </w:rPr>
            </w:pPr>
            <w:r>
              <w:rPr>
                <w:rFonts w:cstheme="minorHAnsi"/>
                <w:sz w:val="16"/>
                <w:szCs w:val="16"/>
              </w:rPr>
              <w:t>Value</w:t>
            </w:r>
          </w:p>
          <w:p w14:paraId="2DEB76FD" w14:textId="1FAB92BD" w:rsidR="00084724" w:rsidRPr="002D7D35" w:rsidRDefault="00084724" w:rsidP="00084724">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C6D9F1" w:themeFill="text2" w:themeFillTint="33"/>
          </w:tcPr>
          <w:p w14:paraId="3D409756" w14:textId="77777777" w:rsidR="00084724" w:rsidRDefault="00084724" w:rsidP="00084724">
            <w:pPr>
              <w:rPr>
                <w:rFonts w:cstheme="minorHAnsi"/>
                <w:sz w:val="16"/>
                <w:szCs w:val="16"/>
              </w:rPr>
            </w:pPr>
            <w:r>
              <w:rPr>
                <w:rFonts w:cstheme="minorHAnsi"/>
                <w:sz w:val="16"/>
                <w:szCs w:val="16"/>
              </w:rPr>
              <w:lastRenderedPageBreak/>
              <w:t>Pagination = 20 records</w:t>
            </w:r>
          </w:p>
          <w:p w14:paraId="3C9064FA" w14:textId="77777777" w:rsidR="00084724" w:rsidRDefault="00084724" w:rsidP="00084724">
            <w:pPr>
              <w:rPr>
                <w:rFonts w:cstheme="minorHAnsi"/>
                <w:sz w:val="16"/>
                <w:szCs w:val="16"/>
              </w:rPr>
            </w:pPr>
          </w:p>
          <w:p w14:paraId="71FA8665" w14:textId="49F79257" w:rsidR="00084724" w:rsidRDefault="00084724" w:rsidP="00084724">
            <w:pPr>
              <w:rPr>
                <w:rFonts w:cstheme="minorHAnsi"/>
                <w:sz w:val="16"/>
                <w:szCs w:val="16"/>
              </w:rPr>
            </w:pPr>
            <w:r>
              <w:rPr>
                <w:rFonts w:cstheme="minorHAnsi"/>
                <w:sz w:val="16"/>
                <w:szCs w:val="16"/>
              </w:rPr>
              <w:t xml:space="preserve">Show items in descending order </w:t>
            </w:r>
            <w:r>
              <w:rPr>
                <w:rFonts w:cstheme="minorHAnsi"/>
                <w:sz w:val="16"/>
                <w:szCs w:val="16"/>
              </w:rPr>
              <w:lastRenderedPageBreak/>
              <w:t xml:space="preserve">from Created Date </w:t>
            </w:r>
          </w:p>
          <w:p w14:paraId="39B5F84F" w14:textId="77777777" w:rsidR="00084724" w:rsidRDefault="00084724" w:rsidP="00084724">
            <w:pPr>
              <w:rPr>
                <w:rFonts w:cstheme="minorHAnsi"/>
                <w:sz w:val="16"/>
                <w:szCs w:val="16"/>
              </w:rPr>
            </w:pPr>
          </w:p>
          <w:p w14:paraId="1503CD56" w14:textId="71960531" w:rsidR="00084724" w:rsidRDefault="00084724" w:rsidP="0008472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p w14:paraId="3302CDD3" w14:textId="51570FCE" w:rsidR="00084724" w:rsidRDefault="00084724" w:rsidP="00084724">
            <w:pPr>
              <w:rPr>
                <w:rFonts w:cstheme="minorHAnsi"/>
                <w:sz w:val="16"/>
                <w:szCs w:val="16"/>
              </w:rPr>
            </w:pPr>
          </w:p>
        </w:tc>
      </w:tr>
      <w:tr w:rsidR="00084724" w:rsidRPr="002D7D35" w14:paraId="06CB39A8" w14:textId="77777777" w:rsidTr="00084724">
        <w:tc>
          <w:tcPr>
            <w:tcW w:w="298" w:type="dxa"/>
            <w:shd w:val="clear" w:color="auto" w:fill="auto"/>
          </w:tcPr>
          <w:p w14:paraId="21D7AC29" w14:textId="09A21768" w:rsidR="00084724" w:rsidRPr="002D7D35" w:rsidRDefault="00084724" w:rsidP="00084724">
            <w:pPr>
              <w:spacing w:before="60" w:after="60"/>
              <w:rPr>
                <w:rFonts w:cstheme="minorHAnsi"/>
                <w:sz w:val="16"/>
                <w:szCs w:val="16"/>
              </w:rPr>
            </w:pPr>
            <w:r>
              <w:rPr>
                <w:rFonts w:cstheme="minorHAnsi"/>
                <w:sz w:val="16"/>
                <w:szCs w:val="16"/>
              </w:rPr>
              <w:lastRenderedPageBreak/>
              <w:t>7</w:t>
            </w:r>
          </w:p>
        </w:tc>
        <w:tc>
          <w:tcPr>
            <w:tcW w:w="1979" w:type="dxa"/>
            <w:shd w:val="clear" w:color="auto" w:fill="auto"/>
          </w:tcPr>
          <w:p w14:paraId="69F45FC2" w14:textId="77777777" w:rsidR="00084724" w:rsidRPr="002D7D35" w:rsidRDefault="00084724" w:rsidP="00084724">
            <w:pPr>
              <w:spacing w:before="60" w:after="60"/>
              <w:rPr>
                <w:rFonts w:cstheme="minorHAnsi"/>
                <w:sz w:val="16"/>
                <w:szCs w:val="16"/>
              </w:rPr>
            </w:pPr>
            <w:r>
              <w:rPr>
                <w:rFonts w:cstheme="minorHAnsi"/>
                <w:sz w:val="16"/>
                <w:szCs w:val="16"/>
              </w:rPr>
              <w:t>My Submitted Completed eCoaching Logs</w:t>
            </w:r>
          </w:p>
        </w:tc>
        <w:tc>
          <w:tcPr>
            <w:tcW w:w="2526" w:type="dxa"/>
            <w:shd w:val="clear" w:color="auto" w:fill="auto"/>
          </w:tcPr>
          <w:p w14:paraId="5F0A7E86" w14:textId="77777777" w:rsidR="00084724" w:rsidRDefault="00084724" w:rsidP="00084724">
            <w:pPr>
              <w:spacing w:before="60" w:after="60"/>
              <w:rPr>
                <w:rFonts w:cstheme="minorHAnsi"/>
                <w:sz w:val="16"/>
                <w:szCs w:val="16"/>
              </w:rPr>
            </w:pPr>
            <w:r>
              <w:rPr>
                <w:rFonts w:cstheme="minorHAnsi"/>
                <w:sz w:val="16"/>
                <w:szCs w:val="16"/>
              </w:rPr>
              <w:t>Submitter Name = current user</w:t>
            </w:r>
          </w:p>
          <w:p w14:paraId="30A4CDD9" w14:textId="77777777" w:rsidR="00084724" w:rsidRDefault="00084724" w:rsidP="00084724">
            <w:pPr>
              <w:spacing w:before="60" w:after="60"/>
              <w:rPr>
                <w:rFonts w:cstheme="minorHAnsi"/>
                <w:sz w:val="16"/>
                <w:szCs w:val="16"/>
              </w:rPr>
            </w:pPr>
            <w:r>
              <w:rPr>
                <w:rFonts w:cstheme="minorHAnsi"/>
                <w:sz w:val="16"/>
                <w:szCs w:val="16"/>
              </w:rPr>
              <w:t>Role = Support Staff</w:t>
            </w:r>
          </w:p>
          <w:p w14:paraId="3D79B847" w14:textId="4173C451" w:rsidR="00084724" w:rsidRPr="002D7D35" w:rsidRDefault="00084724" w:rsidP="00084724">
            <w:pPr>
              <w:spacing w:before="60" w:after="60"/>
              <w:rPr>
                <w:rFonts w:cstheme="minorHAnsi"/>
                <w:sz w:val="16"/>
                <w:szCs w:val="16"/>
              </w:rPr>
            </w:pPr>
            <w:r>
              <w:rPr>
                <w:rFonts w:cstheme="minorHAnsi"/>
                <w:sz w:val="16"/>
                <w:szCs w:val="16"/>
              </w:rPr>
              <w:t>Status = Completed</w:t>
            </w:r>
          </w:p>
        </w:tc>
        <w:tc>
          <w:tcPr>
            <w:tcW w:w="2477" w:type="dxa"/>
            <w:shd w:val="clear" w:color="auto" w:fill="auto"/>
          </w:tcPr>
          <w:p w14:paraId="610D71CE" w14:textId="77777777" w:rsidR="00084724" w:rsidRDefault="00084724" w:rsidP="00084724">
            <w:pPr>
              <w:rPr>
                <w:rFonts w:cstheme="minorHAnsi"/>
                <w:sz w:val="16"/>
                <w:szCs w:val="16"/>
              </w:rPr>
            </w:pPr>
            <w:r>
              <w:rPr>
                <w:rFonts w:cstheme="minorHAnsi"/>
                <w:sz w:val="16"/>
                <w:szCs w:val="16"/>
              </w:rPr>
              <w:t>FormID (w/Link to form)</w:t>
            </w:r>
          </w:p>
          <w:p w14:paraId="37B8C19A" w14:textId="77777777" w:rsidR="00084724" w:rsidRDefault="00084724" w:rsidP="00084724">
            <w:pPr>
              <w:rPr>
                <w:rFonts w:cstheme="minorHAnsi"/>
                <w:sz w:val="16"/>
                <w:szCs w:val="16"/>
              </w:rPr>
            </w:pPr>
            <w:r>
              <w:rPr>
                <w:rFonts w:cstheme="minorHAnsi"/>
                <w:sz w:val="16"/>
                <w:szCs w:val="16"/>
              </w:rPr>
              <w:t>Employee Name</w:t>
            </w:r>
          </w:p>
          <w:p w14:paraId="204D2F0F" w14:textId="77777777" w:rsidR="00084724" w:rsidRDefault="00084724" w:rsidP="00084724">
            <w:pPr>
              <w:rPr>
                <w:rFonts w:cstheme="minorHAnsi"/>
                <w:sz w:val="16"/>
                <w:szCs w:val="16"/>
              </w:rPr>
            </w:pPr>
            <w:r>
              <w:rPr>
                <w:rFonts w:cstheme="minorHAnsi"/>
                <w:sz w:val="16"/>
                <w:szCs w:val="16"/>
              </w:rPr>
              <w:t>Supervisor Name</w:t>
            </w:r>
          </w:p>
          <w:p w14:paraId="0E3ECE44" w14:textId="77777777" w:rsidR="00084724" w:rsidRDefault="00084724" w:rsidP="00084724">
            <w:pPr>
              <w:rPr>
                <w:rFonts w:cstheme="minorHAnsi"/>
                <w:sz w:val="16"/>
                <w:szCs w:val="16"/>
              </w:rPr>
            </w:pPr>
            <w:r>
              <w:rPr>
                <w:rFonts w:cstheme="minorHAnsi"/>
                <w:sz w:val="16"/>
                <w:szCs w:val="16"/>
              </w:rPr>
              <w:t>Manager Name</w:t>
            </w:r>
          </w:p>
          <w:p w14:paraId="262856E5" w14:textId="4CDDE864" w:rsidR="00084724" w:rsidRDefault="00084724" w:rsidP="00084724">
            <w:pPr>
              <w:rPr>
                <w:rFonts w:cstheme="minorHAnsi"/>
                <w:sz w:val="16"/>
                <w:szCs w:val="16"/>
              </w:rPr>
            </w:pPr>
            <w:r>
              <w:rPr>
                <w:rFonts w:cstheme="minorHAnsi"/>
                <w:sz w:val="16"/>
                <w:szCs w:val="16"/>
              </w:rPr>
              <w:t>Status</w:t>
            </w:r>
          </w:p>
          <w:p w14:paraId="7B825B7D" w14:textId="77777777" w:rsidR="00084724" w:rsidRDefault="00084724" w:rsidP="00084724">
            <w:pPr>
              <w:rPr>
                <w:rFonts w:cstheme="minorHAnsi"/>
                <w:sz w:val="16"/>
                <w:szCs w:val="16"/>
              </w:rPr>
            </w:pPr>
            <w:r>
              <w:rPr>
                <w:rFonts w:cstheme="minorHAnsi"/>
                <w:sz w:val="16"/>
                <w:szCs w:val="16"/>
              </w:rPr>
              <w:t>Coaching Reason</w:t>
            </w:r>
          </w:p>
          <w:p w14:paraId="0A453363" w14:textId="77777777" w:rsidR="00084724" w:rsidRDefault="00084724" w:rsidP="00084724">
            <w:pPr>
              <w:rPr>
                <w:rFonts w:cstheme="minorHAnsi"/>
                <w:sz w:val="16"/>
                <w:szCs w:val="16"/>
              </w:rPr>
            </w:pPr>
            <w:r>
              <w:rPr>
                <w:rFonts w:cstheme="minorHAnsi"/>
                <w:sz w:val="16"/>
                <w:szCs w:val="16"/>
              </w:rPr>
              <w:t>Sub-coaching Reason</w:t>
            </w:r>
          </w:p>
          <w:p w14:paraId="1BD1014F" w14:textId="77777777" w:rsidR="00084724" w:rsidRDefault="00084724" w:rsidP="00084724">
            <w:pPr>
              <w:rPr>
                <w:rFonts w:cstheme="minorHAnsi"/>
                <w:sz w:val="16"/>
                <w:szCs w:val="16"/>
              </w:rPr>
            </w:pPr>
            <w:r>
              <w:rPr>
                <w:rFonts w:cstheme="minorHAnsi"/>
                <w:sz w:val="16"/>
                <w:szCs w:val="16"/>
              </w:rPr>
              <w:t>Value</w:t>
            </w:r>
          </w:p>
          <w:p w14:paraId="019F4959" w14:textId="7BDD54AE" w:rsidR="00084724" w:rsidRPr="002D7D35" w:rsidRDefault="00084724" w:rsidP="00084724">
            <w:pPr>
              <w:rPr>
                <w:rFonts w:cstheme="minorHAnsi"/>
                <w:sz w:val="16"/>
                <w:szCs w:val="16"/>
              </w:rPr>
            </w:pPr>
            <w:r>
              <w:rPr>
                <w:rFonts w:cstheme="minorHAnsi"/>
                <w:sz w:val="16"/>
                <w:szCs w:val="16"/>
              </w:rPr>
              <w:t>Created Date</w:t>
            </w:r>
          </w:p>
        </w:tc>
        <w:tc>
          <w:tcPr>
            <w:tcW w:w="2224" w:type="dxa"/>
            <w:shd w:val="clear" w:color="auto" w:fill="auto"/>
          </w:tcPr>
          <w:p w14:paraId="56CD8EBB" w14:textId="77777777" w:rsidR="00084724" w:rsidRDefault="00084724" w:rsidP="00084724">
            <w:pPr>
              <w:rPr>
                <w:rFonts w:cstheme="minorHAnsi"/>
                <w:sz w:val="16"/>
                <w:szCs w:val="16"/>
              </w:rPr>
            </w:pPr>
            <w:r>
              <w:rPr>
                <w:rFonts w:cstheme="minorHAnsi"/>
                <w:sz w:val="16"/>
                <w:szCs w:val="16"/>
              </w:rPr>
              <w:t>Pagination = 20 records</w:t>
            </w:r>
          </w:p>
          <w:p w14:paraId="30A267C6" w14:textId="77777777" w:rsidR="00084724" w:rsidRDefault="00084724" w:rsidP="00084724">
            <w:pPr>
              <w:rPr>
                <w:rFonts w:cstheme="minorHAnsi"/>
                <w:sz w:val="16"/>
                <w:szCs w:val="16"/>
              </w:rPr>
            </w:pPr>
          </w:p>
          <w:p w14:paraId="26E98D01" w14:textId="5FBF666C" w:rsidR="00084724" w:rsidRDefault="00084724" w:rsidP="00084724">
            <w:pPr>
              <w:rPr>
                <w:rFonts w:cstheme="minorHAnsi"/>
                <w:sz w:val="16"/>
                <w:szCs w:val="16"/>
              </w:rPr>
            </w:pPr>
            <w:r>
              <w:rPr>
                <w:rFonts w:cstheme="minorHAnsi"/>
                <w:sz w:val="16"/>
                <w:szCs w:val="16"/>
              </w:rPr>
              <w:t>Show items in descending order from Created Date</w:t>
            </w:r>
          </w:p>
          <w:p w14:paraId="1210FC0E" w14:textId="77777777" w:rsidR="00084724" w:rsidRDefault="00084724" w:rsidP="00084724">
            <w:pPr>
              <w:rPr>
                <w:rFonts w:cstheme="minorHAnsi"/>
                <w:sz w:val="16"/>
                <w:szCs w:val="16"/>
              </w:rPr>
            </w:pPr>
          </w:p>
          <w:p w14:paraId="68D321F9" w14:textId="44090BC6" w:rsidR="00084724" w:rsidRDefault="00084724" w:rsidP="0008472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bl>
    <w:p w14:paraId="3D9D3C7B" w14:textId="77777777" w:rsidR="00E01D6C" w:rsidRDefault="00E01D6C" w:rsidP="00E01D6C">
      <w:bookmarkStart w:id="64" w:name="_Toc335259528"/>
      <w:bookmarkStart w:id="65" w:name="_Toc340500963"/>
      <w:bookmarkStart w:id="66" w:name="_Toc379289857"/>
      <w:bookmarkStart w:id="67"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8B7F8D" w:rsidRPr="003C277A" w14:paraId="3F7F1EA3" w14:textId="77777777" w:rsidTr="008B7F8D">
        <w:trPr>
          <w:trHeight w:val="318"/>
        </w:trPr>
        <w:tc>
          <w:tcPr>
            <w:tcW w:w="340" w:type="dxa"/>
            <w:tcBorders>
              <w:bottom w:val="single" w:sz="4" w:space="0" w:color="auto"/>
            </w:tcBorders>
            <w:shd w:val="clear" w:color="auto" w:fill="C6D9F1" w:themeFill="text2" w:themeFillTint="33"/>
          </w:tcPr>
          <w:p w14:paraId="74A6FDED" w14:textId="0AC732E7" w:rsidR="008B7F8D" w:rsidRDefault="008B7F8D" w:rsidP="00E01D6C">
            <w:pPr>
              <w:rPr>
                <w:rFonts w:cstheme="minorHAnsi"/>
                <w:sz w:val="20"/>
                <w:szCs w:val="20"/>
              </w:rPr>
            </w:pPr>
            <w:r>
              <w:rPr>
                <w:rFonts w:cstheme="minorHAnsi"/>
                <w:sz w:val="20"/>
                <w:szCs w:val="20"/>
              </w:rPr>
              <w:t>3</w:t>
            </w:r>
          </w:p>
        </w:tc>
        <w:tc>
          <w:tcPr>
            <w:tcW w:w="9164" w:type="dxa"/>
            <w:gridSpan w:val="2"/>
            <w:tcBorders>
              <w:bottom w:val="single" w:sz="4" w:space="0" w:color="auto"/>
            </w:tcBorders>
            <w:shd w:val="clear" w:color="auto" w:fill="C6D9F1" w:themeFill="text2" w:themeFillTint="33"/>
          </w:tcPr>
          <w:p w14:paraId="51AEF1CD" w14:textId="453B4B72" w:rsidR="008B7F8D" w:rsidRDefault="008B7F8D" w:rsidP="00FE3BF8">
            <w:pPr>
              <w:rPr>
                <w:rFonts w:cstheme="minorHAnsi"/>
                <w:sz w:val="20"/>
                <w:szCs w:val="20"/>
              </w:rPr>
            </w:pPr>
            <w:r>
              <w:rPr>
                <w:b/>
                <w:sz w:val="20"/>
                <w:szCs w:val="20"/>
              </w:rPr>
              <w:t xml:space="preserve">My Dashboard – </w:t>
            </w:r>
            <w:r w:rsidRPr="0017518C">
              <w:rPr>
                <w:b/>
                <w:sz w:val="20"/>
                <w:szCs w:val="20"/>
              </w:rPr>
              <w:t>My Team’s Warning eCoaching Logs</w:t>
            </w:r>
          </w:p>
        </w:tc>
      </w:tr>
      <w:tr w:rsidR="008B7F8D" w:rsidRPr="003C277A" w14:paraId="1473E556" w14:textId="77777777" w:rsidTr="008B7F8D">
        <w:trPr>
          <w:trHeight w:val="489"/>
        </w:trPr>
        <w:tc>
          <w:tcPr>
            <w:tcW w:w="340" w:type="dxa"/>
            <w:tcBorders>
              <w:bottom w:val="single" w:sz="4" w:space="0" w:color="auto"/>
            </w:tcBorders>
            <w:shd w:val="clear" w:color="auto" w:fill="C6D9F1" w:themeFill="text2" w:themeFillTint="33"/>
          </w:tcPr>
          <w:p w14:paraId="79E4644E" w14:textId="4E7C958E" w:rsidR="008B7F8D" w:rsidRDefault="008B7F8D" w:rsidP="00E01D6C">
            <w:pPr>
              <w:rPr>
                <w:rFonts w:cstheme="minorHAnsi"/>
                <w:sz w:val="20"/>
                <w:szCs w:val="20"/>
              </w:rPr>
            </w:pPr>
            <w:r>
              <w:rPr>
                <w:rFonts w:cstheme="minorHAnsi"/>
                <w:sz w:val="20"/>
                <w:szCs w:val="20"/>
              </w:rPr>
              <w:t>A</w:t>
            </w:r>
          </w:p>
        </w:tc>
        <w:tc>
          <w:tcPr>
            <w:tcW w:w="1972" w:type="dxa"/>
            <w:tcBorders>
              <w:bottom w:val="single" w:sz="4" w:space="0" w:color="auto"/>
            </w:tcBorders>
            <w:shd w:val="clear" w:color="auto" w:fill="C6D9F1" w:themeFill="text2" w:themeFillTint="33"/>
          </w:tcPr>
          <w:p w14:paraId="49E90F41" w14:textId="1C825768" w:rsidR="008B7F8D" w:rsidRDefault="008B7F8D" w:rsidP="00E01D6C">
            <w:pPr>
              <w:rPr>
                <w:sz w:val="20"/>
                <w:szCs w:val="20"/>
              </w:rPr>
            </w:pPr>
            <w:r>
              <w:rPr>
                <w:sz w:val="20"/>
                <w:szCs w:val="20"/>
              </w:rPr>
              <w:t>State</w:t>
            </w:r>
          </w:p>
        </w:tc>
        <w:tc>
          <w:tcPr>
            <w:tcW w:w="7192" w:type="dxa"/>
            <w:tcBorders>
              <w:bottom w:val="single" w:sz="4" w:space="0" w:color="auto"/>
            </w:tcBorders>
            <w:shd w:val="clear" w:color="auto" w:fill="C6D9F1" w:themeFill="text2" w:themeFillTint="33"/>
          </w:tcPr>
          <w:p w14:paraId="0CFB0177" w14:textId="3645D4ED" w:rsidR="008B7F8D" w:rsidRDefault="006F4F6F" w:rsidP="00FE3BF8">
            <w:pPr>
              <w:rPr>
                <w:rFonts w:cstheme="minorHAnsi"/>
                <w:sz w:val="20"/>
                <w:szCs w:val="20"/>
              </w:rPr>
            </w:pPr>
            <w:r w:rsidRPr="006F4F6F">
              <w:rPr>
                <w:sz w:val="20"/>
                <w:szCs w:val="20"/>
              </w:rPr>
              <w:t>Includes a list of possible state values of warning logs such as active or expired.</w:t>
            </w:r>
          </w:p>
        </w:tc>
      </w:tr>
      <w:tr w:rsidR="008B7F8D" w:rsidRPr="003C277A" w14:paraId="09468AE8" w14:textId="77777777" w:rsidTr="008B7F8D">
        <w:trPr>
          <w:trHeight w:val="489"/>
        </w:trPr>
        <w:tc>
          <w:tcPr>
            <w:tcW w:w="340" w:type="dxa"/>
            <w:tcBorders>
              <w:bottom w:val="single" w:sz="4" w:space="0" w:color="auto"/>
            </w:tcBorders>
            <w:shd w:val="clear" w:color="auto" w:fill="C6D9F1" w:themeFill="text2" w:themeFillTint="33"/>
          </w:tcPr>
          <w:p w14:paraId="47D74023" w14:textId="724BAA77" w:rsidR="008B7F8D" w:rsidRDefault="008B7F8D"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C6D9F1" w:themeFill="text2" w:themeFillTint="33"/>
          </w:tcPr>
          <w:p w14:paraId="27C465E5" w14:textId="5BD77C4F" w:rsidR="008B7F8D" w:rsidRDefault="008B7F8D" w:rsidP="00E01D6C">
            <w:pPr>
              <w:rPr>
                <w:sz w:val="20"/>
                <w:szCs w:val="20"/>
              </w:rPr>
            </w:pPr>
            <w:r>
              <w:rPr>
                <w:sz w:val="20"/>
                <w:szCs w:val="20"/>
              </w:rPr>
              <w:t>Submitted</w:t>
            </w:r>
          </w:p>
        </w:tc>
        <w:tc>
          <w:tcPr>
            <w:tcW w:w="7192" w:type="dxa"/>
            <w:tcBorders>
              <w:bottom w:val="single" w:sz="4" w:space="0" w:color="auto"/>
            </w:tcBorders>
            <w:shd w:val="clear" w:color="auto" w:fill="C6D9F1" w:themeFill="text2" w:themeFillTint="33"/>
          </w:tcPr>
          <w:p w14:paraId="3485BA3D" w14:textId="68A9B966" w:rsidR="008B7F8D" w:rsidRDefault="006F4F6F" w:rsidP="00FE3BF8">
            <w:pPr>
              <w:rPr>
                <w:sz w:val="20"/>
                <w:szCs w:val="20"/>
              </w:rPr>
            </w:pPr>
            <w:r w:rsidRPr="006F4F6F">
              <w:rPr>
                <w:sz w:val="20"/>
                <w:szCs w:val="20"/>
              </w:rPr>
              <w:t>Will include warning logs which were submitted or created between the entered start and end date range.</w:t>
            </w:r>
          </w:p>
        </w:tc>
      </w:tr>
      <w:tr w:rsidR="00FD64CC" w:rsidRPr="003C277A" w14:paraId="6C8CD9CC" w14:textId="77777777" w:rsidTr="008B7F8D">
        <w:trPr>
          <w:trHeight w:val="264"/>
        </w:trPr>
        <w:tc>
          <w:tcPr>
            <w:tcW w:w="340" w:type="dxa"/>
            <w:shd w:val="clear" w:color="auto" w:fill="auto"/>
          </w:tcPr>
          <w:p w14:paraId="1A99AC2A" w14:textId="6929BFB0" w:rsidR="00FD64CC" w:rsidRDefault="008B7F8D" w:rsidP="00FD64CC">
            <w:pPr>
              <w:rPr>
                <w:rFonts w:cstheme="minorHAnsi"/>
                <w:sz w:val="20"/>
                <w:szCs w:val="20"/>
              </w:rPr>
            </w:pPr>
            <w:r>
              <w:rPr>
                <w:rFonts w:cstheme="minorHAnsi"/>
                <w:sz w:val="20"/>
                <w:szCs w:val="20"/>
              </w:rPr>
              <w:t>4</w:t>
            </w:r>
          </w:p>
        </w:tc>
        <w:tc>
          <w:tcPr>
            <w:tcW w:w="9164" w:type="dxa"/>
            <w:gridSpan w:val="2"/>
            <w:shd w:val="clear" w:color="auto" w:fill="auto"/>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8B7F8D">
        <w:trPr>
          <w:trHeight w:val="489"/>
        </w:trPr>
        <w:tc>
          <w:tcPr>
            <w:tcW w:w="340" w:type="dxa"/>
            <w:shd w:val="clear" w:color="auto" w:fill="auto"/>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auto"/>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auto"/>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8B7F8D">
        <w:trPr>
          <w:trHeight w:val="489"/>
        </w:trPr>
        <w:tc>
          <w:tcPr>
            <w:tcW w:w="340" w:type="dxa"/>
            <w:shd w:val="clear" w:color="auto" w:fill="auto"/>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auto"/>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auto"/>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8B7F8D">
        <w:trPr>
          <w:trHeight w:val="489"/>
        </w:trPr>
        <w:tc>
          <w:tcPr>
            <w:tcW w:w="340" w:type="dxa"/>
            <w:tcBorders>
              <w:bottom w:val="single" w:sz="4" w:space="0" w:color="auto"/>
            </w:tcBorders>
            <w:shd w:val="clear" w:color="auto" w:fill="auto"/>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auto"/>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auto"/>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8B7F8D">
        <w:trPr>
          <w:trHeight w:val="228"/>
        </w:trPr>
        <w:tc>
          <w:tcPr>
            <w:tcW w:w="340" w:type="dxa"/>
            <w:shd w:val="clear" w:color="auto" w:fill="C6D9F1" w:themeFill="text2" w:themeFillTint="33"/>
          </w:tcPr>
          <w:p w14:paraId="2BCB081F" w14:textId="34B4F5E6" w:rsidR="00FD64CC" w:rsidRDefault="008B7F8D" w:rsidP="00F33012">
            <w:pPr>
              <w:rPr>
                <w:rFonts w:cstheme="minorHAnsi"/>
                <w:sz w:val="20"/>
                <w:szCs w:val="20"/>
              </w:rPr>
            </w:pPr>
            <w:r>
              <w:rPr>
                <w:rFonts w:cstheme="minorHAnsi"/>
                <w:sz w:val="20"/>
                <w:szCs w:val="20"/>
              </w:rPr>
              <w:t>5</w:t>
            </w:r>
          </w:p>
        </w:tc>
        <w:tc>
          <w:tcPr>
            <w:tcW w:w="9164" w:type="dxa"/>
            <w:gridSpan w:val="2"/>
            <w:shd w:val="clear" w:color="auto" w:fill="C6D9F1" w:themeFill="text2" w:themeFillTint="33"/>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8B7F8D">
        <w:trPr>
          <w:trHeight w:val="489"/>
        </w:trPr>
        <w:tc>
          <w:tcPr>
            <w:tcW w:w="340" w:type="dxa"/>
            <w:shd w:val="clear" w:color="auto" w:fill="C6D9F1" w:themeFill="text2" w:themeFillTint="33"/>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C6D9F1" w:themeFill="text2" w:themeFillTint="33"/>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C6D9F1" w:themeFill="text2" w:themeFillTint="33"/>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8B7F8D">
        <w:trPr>
          <w:trHeight w:val="489"/>
        </w:trPr>
        <w:tc>
          <w:tcPr>
            <w:tcW w:w="340" w:type="dxa"/>
            <w:shd w:val="clear" w:color="auto" w:fill="C6D9F1" w:themeFill="text2" w:themeFillTint="33"/>
          </w:tcPr>
          <w:p w14:paraId="1FB4ECF8" w14:textId="77777777" w:rsidR="00FD64CC" w:rsidRDefault="00FD64CC" w:rsidP="00B347AB">
            <w:pPr>
              <w:rPr>
                <w:rFonts w:cstheme="minorHAnsi"/>
                <w:sz w:val="20"/>
                <w:szCs w:val="20"/>
              </w:rPr>
            </w:pPr>
            <w:r>
              <w:rPr>
                <w:rFonts w:cstheme="minorHAnsi"/>
                <w:sz w:val="20"/>
                <w:szCs w:val="20"/>
              </w:rPr>
              <w:lastRenderedPageBreak/>
              <w:t>B</w:t>
            </w:r>
          </w:p>
        </w:tc>
        <w:tc>
          <w:tcPr>
            <w:tcW w:w="1972" w:type="dxa"/>
            <w:shd w:val="clear" w:color="auto" w:fill="C6D9F1" w:themeFill="text2" w:themeFillTint="33"/>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C6D9F1" w:themeFill="text2" w:themeFillTint="33"/>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8B7F8D">
        <w:trPr>
          <w:trHeight w:val="489"/>
        </w:trPr>
        <w:tc>
          <w:tcPr>
            <w:tcW w:w="340" w:type="dxa"/>
            <w:shd w:val="clear" w:color="auto" w:fill="C6D9F1" w:themeFill="text2" w:themeFillTint="33"/>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C6D9F1" w:themeFill="text2" w:themeFillTint="33"/>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C6D9F1" w:themeFill="text2" w:themeFillTint="33"/>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64"/>
      <w:bookmarkEnd w:id="65"/>
      <w:bookmarkEnd w:id="66"/>
      <w:bookmarkEnd w:id="67"/>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This dashboard allows managers and supervisors to view their direct reports’ pending and completed eCLs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Note: When IQS feeds are received, containing updated logs that are still Open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lastRenderedPageBreak/>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lastRenderedPageBreak/>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lastRenderedPageBreak/>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lastRenderedPageBreak/>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lastRenderedPageBreak/>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eCL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lastRenderedPageBreak/>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68" w:name="_Toc340500964"/>
      <w:bookmarkStart w:id="69" w:name="_Toc379289858"/>
      <w:bookmarkStart w:id="70" w:name="_Toc399751328"/>
      <w:r w:rsidRPr="00855F0A">
        <w:rPr>
          <w:color w:val="000000" w:themeColor="text1"/>
        </w:rPr>
        <w:t>System Generated Emails</w:t>
      </w:r>
      <w:bookmarkEnd w:id="68"/>
      <w:bookmarkEnd w:id="69"/>
      <w:bookmarkEnd w:id="70"/>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71" w:name="_Toc335259530"/>
      <w:bookmarkStart w:id="72" w:name="_Toc340500965"/>
      <w:bookmarkStart w:id="73" w:name="_Toc379289859"/>
      <w:bookmarkStart w:id="74" w:name="_Toc399751329"/>
      <w:r w:rsidRPr="00855F0A">
        <w:rPr>
          <w:rFonts w:asciiTheme="minorHAnsi" w:hAnsiTheme="minorHAnsi" w:cstheme="minorHAnsi"/>
          <w:sz w:val="22"/>
        </w:rPr>
        <w:t>Pending Supervisor Review</w:t>
      </w:r>
      <w:bookmarkEnd w:id="71"/>
      <w:bookmarkEnd w:id="72"/>
      <w:bookmarkEnd w:id="73"/>
      <w:bookmarkEnd w:id="74"/>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r w:rsidRPr="003E2144">
              <w:rPr>
                <w:rFonts w:cstheme="minorHAnsi"/>
                <w:sz w:val="16"/>
                <w:szCs w:val="16"/>
              </w:rPr>
              <w:t xml:space="preserve">strCtrMessage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below  to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75" w:name="_Toc335259531"/>
      <w:bookmarkStart w:id="76" w:name="_Toc340500966"/>
      <w:bookmarkStart w:id="77" w:name="_Toc379289860"/>
      <w:bookmarkStart w:id="78" w:name="_Toc399751330"/>
      <w:r>
        <w:rPr>
          <w:rFonts w:asciiTheme="minorHAnsi" w:hAnsiTheme="minorHAnsi" w:cstheme="minorHAnsi"/>
          <w:sz w:val="22"/>
        </w:rPr>
        <w:t>Pending Manager Review</w:t>
      </w:r>
      <w:bookmarkEnd w:id="75"/>
      <w:bookmarkEnd w:id="76"/>
      <w:bookmarkEnd w:id="77"/>
      <w:bookmarkEnd w:id="78"/>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r w:rsidRPr="003E2144">
              <w:rPr>
                <w:rFonts w:cstheme="minorHAnsi"/>
                <w:sz w:val="16"/>
                <w:szCs w:val="16"/>
              </w:rPr>
              <w:t xml:space="preserve">strCtrMessage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eCL entered on &lt;strong&gt;DateTime.Now().ToString&lt;/strong&gt; for &lt;strong&gt;strPerson&lt;/strong&gt; is a valid Customer Service Escalation (CSE). </w:t>
            </w:r>
            <w:r w:rsidRPr="003E2144">
              <w:rPr>
                <w:rFonts w:cstheme="minorHAnsi"/>
                <w:sz w:val="16"/>
                <w:szCs w:val="16"/>
              </w:rPr>
              <w:lastRenderedPageBreak/>
              <w:t>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lastRenderedPageBreak/>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r w:rsidRPr="00286DEA">
              <w:rPr>
                <w:rFonts w:cstheme="minorHAnsi"/>
                <w:sz w:val="16"/>
                <w:szCs w:val="16"/>
              </w:rPr>
              <w:t xml:space="preserve">strCtrMessage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&lt;strong&gt;DateTime.Now().ToString&lt;/strong&gt;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79" w:name="_Toc335259532"/>
      <w:bookmarkStart w:id="80" w:name="_Toc340500967"/>
      <w:bookmarkStart w:id="81" w:name="_Toc379289861"/>
      <w:bookmarkStart w:id="82"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79"/>
      <w:bookmarkEnd w:id="80"/>
      <w:r w:rsidR="003A0570">
        <w:rPr>
          <w:rFonts w:asciiTheme="minorHAnsi" w:hAnsiTheme="minorHAnsi" w:cstheme="minorHAnsi"/>
          <w:sz w:val="22"/>
        </w:rPr>
        <w:t>w</w:t>
      </w:r>
      <w:bookmarkEnd w:id="81"/>
      <w:bookmarkEnd w:id="82"/>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r w:rsidRPr="00B01FBC">
              <w:rPr>
                <w:rFonts w:cstheme="minorHAnsi"/>
                <w:sz w:val="16"/>
                <w:szCs w:val="16"/>
              </w:rPr>
              <w:t xml:space="preserve">strCtrMessage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&lt;strong&gt;DateTime.Now().ToString&lt;/strong&gt;.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83" w:name="_Toc335259533"/>
      <w:bookmarkStart w:id="84" w:name="_Toc340500968"/>
      <w:bookmarkStart w:id="85" w:name="_Toc379289862"/>
      <w:bookmarkStart w:id="86" w:name="_Toc399751332"/>
      <w:r>
        <w:rPr>
          <w:rFonts w:asciiTheme="minorHAnsi" w:hAnsiTheme="minorHAnsi" w:cstheme="minorHAnsi"/>
          <w:sz w:val="22"/>
        </w:rPr>
        <w:t>No Email</w:t>
      </w:r>
      <w:bookmarkEnd w:id="83"/>
      <w:bookmarkEnd w:id="84"/>
      <w:bookmarkEnd w:id="85"/>
      <w:bookmarkEnd w:id="86"/>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87" w:name="_Toc335259534"/>
      <w:bookmarkStart w:id="88" w:name="_Toc399751333"/>
      <w:r>
        <w:rPr>
          <w:rFonts w:asciiTheme="minorHAnsi" w:hAnsiTheme="minorHAnsi" w:cstheme="minorHAnsi"/>
          <w:sz w:val="22"/>
        </w:rPr>
        <w:t>Email Format</w:t>
      </w:r>
      <w:bookmarkEnd w:id="87"/>
      <w:bookmarkEnd w:id="88"/>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r>
            <w:r w:rsidRPr="00485A03">
              <w:rPr>
                <w:rFonts w:ascii="Tahoma" w:hAnsi="Tahoma" w:cs="Tahoma"/>
                <w:sz w:val="18"/>
                <w:szCs w:val="20"/>
              </w:rPr>
              <w:lastRenderedPageBreak/>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lastRenderedPageBreak/>
        <w:br w:type="textWrapping" w:clear="all"/>
      </w:r>
    </w:p>
    <w:p w14:paraId="2ED4DC21" w14:textId="6F0F9B2A" w:rsidR="006278E8" w:rsidRPr="006278E8" w:rsidRDefault="006278E8" w:rsidP="006278E8">
      <w:pPr>
        <w:pStyle w:val="Heading1"/>
      </w:pPr>
      <w:bookmarkStart w:id="89" w:name="_Toc399751334"/>
      <w:r w:rsidRPr="006278E8">
        <w:t>Outliers (Data Feed\Form Entry)</w:t>
      </w:r>
      <w:bookmarkEnd w:id="89"/>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90" w:name="_Toc340500971"/>
      <w:bookmarkStart w:id="91" w:name="_Toc379289865"/>
      <w:r w:rsidRPr="00365FF3">
        <w:rPr>
          <w:b/>
          <w:color w:val="365F91" w:themeColor="accent1" w:themeShade="BF"/>
          <w:sz w:val="20"/>
          <w:szCs w:val="20"/>
        </w:rPr>
        <w:t>eCL Outlier Research and Coaching Assumptions</w:t>
      </w:r>
      <w:bookmarkEnd w:id="90"/>
      <w:bookmarkEnd w:id="91"/>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92" w:name="_Toc340500972"/>
      <w:bookmarkStart w:id="93" w:name="_Toc379289866"/>
      <w:r w:rsidRPr="00365FF3">
        <w:rPr>
          <w:b/>
          <w:color w:val="365F91" w:themeColor="accent1" w:themeShade="BF"/>
          <w:sz w:val="20"/>
          <w:szCs w:val="20"/>
        </w:rPr>
        <w:t>eCL Outlier Research and Coaching Process</w:t>
      </w:r>
      <w:bookmarkEnd w:id="92"/>
      <w:bookmarkEnd w:id="93"/>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94" w:name="_Toc340500973"/>
      <w:bookmarkStart w:id="95" w:name="_Toc379289867"/>
      <w:r w:rsidRPr="006278E8">
        <w:t>* POC for manual entry or data feed is to be determined though the Outlier/Exception Management Process project led by the Analytics team.</w:t>
      </w:r>
      <w:bookmarkEnd w:id="94"/>
      <w:bookmarkEnd w:id="95"/>
    </w:p>
    <w:p w14:paraId="3B5E1548" w14:textId="5E839E3B" w:rsidR="006278E8" w:rsidRPr="006278E8" w:rsidRDefault="006278E8" w:rsidP="00365FF3">
      <w:r w:rsidRPr="006278E8">
        <w:t>* Manager represents the direct Manager o</w:t>
      </w:r>
      <w:r w:rsidR="00993808">
        <w:t>f</w:t>
      </w:r>
      <w:r w:rsidRPr="006278E8">
        <w:t xml:space="preserve"> the direct report requiring coaching as defined in </w:t>
      </w:r>
      <w:r w:rsidR="00037E42">
        <w:t>Peoplesoft and eWFM</w:t>
      </w:r>
      <w:r w:rsidRPr="006278E8">
        <w:t>.</w:t>
      </w:r>
      <w:r w:rsidR="00176C9C">
        <w:t xml:space="preserve">  </w:t>
      </w:r>
      <w:r w:rsidR="00BA6FB5">
        <w:t>E</w:t>
      </w:r>
      <w:r w:rsidR="00176C9C">
        <w:t>xception</w:t>
      </w:r>
      <w:r w:rsidR="00BA6FB5">
        <w:t>s:</w:t>
      </w:r>
      <w:r w:rsidR="00176C9C">
        <w:t xml:space="preserve"> </w:t>
      </w:r>
      <w:r w:rsidR="00BA6FB5">
        <w:br/>
        <w:t xml:space="preserve">- </w:t>
      </w:r>
      <w:r w:rsidR="00176C9C">
        <w:t xml:space="preserve">Low CSAT (Customer Satisfaction) feed where designated managers will conduct the research on a </w:t>
      </w:r>
      <w:r w:rsidR="00176C9C">
        <w:lastRenderedPageBreak/>
        <w:t>rotating basis.  Therefore, the manager will be identified in the feed file received by the eCoaching system.</w:t>
      </w:r>
      <w:r w:rsidR="00BA6FB5">
        <w:br/>
        <w:t>- Inappropriate ARC Escalation</w:t>
      </w:r>
      <w:r w:rsidR="00C358F8">
        <w:t>, Inappropriate ARC Transfer</w:t>
      </w:r>
      <w:r w:rsidR="00ED078A">
        <w:t xml:space="preserve"> </w:t>
      </w:r>
      <w:r w:rsidR="00BA6FB5">
        <w:t>will be researched by Supervisor instead of Manager.</w:t>
      </w:r>
    </w:p>
    <w:p w14:paraId="23634A3E" w14:textId="2051ED09" w:rsidR="006278E8" w:rsidRPr="006278E8" w:rsidRDefault="006278E8" w:rsidP="00365FF3">
      <w:r w:rsidRPr="006278E8">
        <w:t>* Supervisor rep</w:t>
      </w:r>
      <w:r w:rsidR="00993808">
        <w:t>resents the direct Supervisor of</w:t>
      </w:r>
      <w:r w:rsidRPr="006278E8">
        <w:t xml:space="preserve">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96" w:name="_Toc340500974"/>
      <w:bookmarkStart w:id="97" w:name="_Toc379289868"/>
      <w:r w:rsidRPr="00365FF3">
        <w:rPr>
          <w:b/>
          <w:color w:val="365F91" w:themeColor="accent1" w:themeShade="BF"/>
          <w:sz w:val="20"/>
          <w:szCs w:val="20"/>
        </w:rPr>
        <w:t>Outlier Reporting Matrix</w:t>
      </w:r>
      <w:bookmarkEnd w:id="96"/>
      <w:bookmarkEnd w:id="97"/>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8512" w:type="dxa"/>
        <w:tblInd w:w="93" w:type="dxa"/>
        <w:tblLayout w:type="fixed"/>
        <w:tblLook w:val="04A0" w:firstRow="1" w:lastRow="0" w:firstColumn="1" w:lastColumn="0" w:noHBand="0" w:noVBand="1"/>
      </w:tblPr>
      <w:tblGrid>
        <w:gridCol w:w="379"/>
        <w:gridCol w:w="3866"/>
        <w:gridCol w:w="720"/>
        <w:gridCol w:w="1440"/>
        <w:gridCol w:w="1170"/>
        <w:gridCol w:w="937"/>
      </w:tblGrid>
      <w:tr w:rsidR="00D10989" w:rsidRPr="007E2C75" w14:paraId="3F909C16" w14:textId="77777777" w:rsidTr="00D10989">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D10989" w:rsidRPr="007E2C75" w:rsidRDefault="00D10989"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3866" w:type="dxa"/>
            <w:tcBorders>
              <w:top w:val="single" w:sz="8" w:space="0" w:color="F2F2F2"/>
              <w:left w:val="nil"/>
              <w:bottom w:val="nil"/>
              <w:right w:val="single" w:sz="8" w:space="0" w:color="F2F2F2"/>
            </w:tcBorders>
            <w:shd w:val="clear" w:color="000000" w:fill="7297BD"/>
            <w:vAlign w:val="center"/>
            <w:hideMark/>
          </w:tcPr>
          <w:p w14:paraId="7FE1118A"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720" w:type="dxa"/>
            <w:tcBorders>
              <w:top w:val="single" w:sz="8" w:space="0" w:color="F2F2F2"/>
              <w:left w:val="nil"/>
              <w:bottom w:val="nil"/>
              <w:right w:val="single" w:sz="8" w:space="0" w:color="F2F2F2"/>
            </w:tcBorders>
            <w:shd w:val="clear" w:color="000000" w:fill="7297BD"/>
            <w:vAlign w:val="center"/>
            <w:hideMark/>
          </w:tcPr>
          <w:p w14:paraId="3550B0B8"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1440" w:type="dxa"/>
            <w:tcBorders>
              <w:top w:val="single" w:sz="8" w:space="0" w:color="F2F2F2"/>
              <w:left w:val="nil"/>
              <w:bottom w:val="nil"/>
              <w:right w:val="single" w:sz="8" w:space="0" w:color="F2F2F2"/>
            </w:tcBorders>
            <w:shd w:val="clear" w:color="000000" w:fill="7297BD"/>
            <w:vAlign w:val="center"/>
            <w:hideMark/>
          </w:tcPr>
          <w:p w14:paraId="73984E4B"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1170" w:type="dxa"/>
            <w:tcBorders>
              <w:top w:val="single" w:sz="8" w:space="0" w:color="F2F2F2"/>
              <w:left w:val="nil"/>
              <w:bottom w:val="nil"/>
              <w:right w:val="single" w:sz="8" w:space="0" w:color="F2F2F2"/>
            </w:tcBorders>
            <w:shd w:val="clear" w:color="000000" w:fill="7297BD"/>
            <w:vAlign w:val="center"/>
            <w:hideMark/>
          </w:tcPr>
          <w:p w14:paraId="3500901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937" w:type="dxa"/>
            <w:tcBorders>
              <w:top w:val="single" w:sz="8" w:space="0" w:color="F2F2F2"/>
              <w:left w:val="nil"/>
              <w:bottom w:val="nil"/>
              <w:right w:val="single" w:sz="8" w:space="0" w:color="F2F2F2"/>
            </w:tcBorders>
            <w:shd w:val="clear" w:color="000000" w:fill="7297BD"/>
            <w:vAlign w:val="center"/>
            <w:hideMark/>
          </w:tcPr>
          <w:p w14:paraId="71A41A4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D10989" w:rsidRPr="007E2C75" w14:paraId="715DB29E" w14:textId="77777777" w:rsidTr="00D10989">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3866"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720"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1440" w:type="dxa"/>
            <w:tcBorders>
              <w:top w:val="single" w:sz="4" w:space="0" w:color="auto"/>
              <w:left w:val="nil"/>
              <w:bottom w:val="single" w:sz="4" w:space="0" w:color="auto"/>
              <w:right w:val="single" w:sz="4" w:space="0" w:color="auto"/>
            </w:tcBorders>
            <w:shd w:val="clear" w:color="000000" w:fill="C5D9F1"/>
            <w:vAlign w:val="center"/>
            <w:hideMark/>
          </w:tcPr>
          <w:p w14:paraId="47D58BAF" w14:textId="77777777" w:rsidR="00D10989" w:rsidRDefault="00D10989" w:rsidP="00D10989">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533B5D4D" w14:textId="665C8CF1" w:rsidR="00D10989" w:rsidRPr="007E2C75" w:rsidRDefault="00D10989" w:rsidP="00D10989">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single" w:sz="4" w:space="0" w:color="auto"/>
              <w:left w:val="nil"/>
              <w:bottom w:val="single" w:sz="4" w:space="0" w:color="auto"/>
              <w:right w:val="single" w:sz="4" w:space="0" w:color="auto"/>
            </w:tcBorders>
            <w:shd w:val="clear" w:color="000000" w:fill="C5D9F1"/>
            <w:vAlign w:val="center"/>
            <w:hideMark/>
          </w:tcPr>
          <w:p w14:paraId="674893B6" w14:textId="77777777" w:rsidR="00D10989" w:rsidRDefault="00D10989" w:rsidP="002C60F0">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277722EC" w14:textId="66578D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114375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3866" w:type="dxa"/>
            <w:tcBorders>
              <w:top w:val="nil"/>
              <w:left w:val="nil"/>
              <w:bottom w:val="single" w:sz="4" w:space="0" w:color="auto"/>
              <w:right w:val="single" w:sz="4" w:space="0" w:color="auto"/>
            </w:tcBorders>
            <w:shd w:val="clear" w:color="000000" w:fill="C5D9F1"/>
            <w:noWrap/>
            <w:vAlign w:val="center"/>
            <w:hideMark/>
          </w:tcPr>
          <w:p w14:paraId="62B887CD"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720" w:type="dxa"/>
            <w:tcBorders>
              <w:top w:val="nil"/>
              <w:left w:val="nil"/>
              <w:bottom w:val="single" w:sz="4" w:space="0" w:color="auto"/>
              <w:right w:val="single" w:sz="4" w:space="0" w:color="auto"/>
            </w:tcBorders>
            <w:shd w:val="clear" w:color="000000" w:fill="C5D9F1"/>
            <w:vAlign w:val="center"/>
            <w:hideMark/>
          </w:tcPr>
          <w:p w14:paraId="6C3C542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1440" w:type="dxa"/>
            <w:tcBorders>
              <w:top w:val="nil"/>
              <w:left w:val="nil"/>
              <w:bottom w:val="single" w:sz="4" w:space="0" w:color="auto"/>
              <w:right w:val="single" w:sz="4" w:space="0" w:color="auto"/>
            </w:tcBorders>
            <w:shd w:val="clear" w:color="000000" w:fill="C5D9F1"/>
            <w:vAlign w:val="center"/>
            <w:hideMark/>
          </w:tcPr>
          <w:p w14:paraId="2032909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175E09E" w14:textId="4EE2F9E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7B4182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236F5ED" w14:textId="530F25A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185477D" w14:textId="186A3E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F41F85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3866" w:type="dxa"/>
            <w:tcBorders>
              <w:top w:val="nil"/>
              <w:left w:val="nil"/>
              <w:bottom w:val="single" w:sz="4" w:space="0" w:color="auto"/>
              <w:right w:val="single" w:sz="4" w:space="0" w:color="auto"/>
            </w:tcBorders>
            <w:shd w:val="clear" w:color="000000" w:fill="C5D9F1"/>
            <w:noWrap/>
            <w:vAlign w:val="center"/>
            <w:hideMark/>
          </w:tcPr>
          <w:p w14:paraId="5AE7FF1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720" w:type="dxa"/>
            <w:tcBorders>
              <w:top w:val="nil"/>
              <w:left w:val="nil"/>
              <w:bottom w:val="single" w:sz="4" w:space="0" w:color="auto"/>
              <w:right w:val="single" w:sz="4" w:space="0" w:color="auto"/>
            </w:tcBorders>
            <w:shd w:val="clear" w:color="000000" w:fill="C5D9F1"/>
            <w:vAlign w:val="center"/>
            <w:hideMark/>
          </w:tcPr>
          <w:p w14:paraId="6E2979B9"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1440" w:type="dxa"/>
            <w:tcBorders>
              <w:top w:val="nil"/>
              <w:left w:val="nil"/>
              <w:bottom w:val="single" w:sz="4" w:space="0" w:color="auto"/>
              <w:right w:val="single" w:sz="4" w:space="0" w:color="auto"/>
            </w:tcBorders>
            <w:shd w:val="clear" w:color="000000" w:fill="C5D9F1"/>
            <w:vAlign w:val="center"/>
            <w:hideMark/>
          </w:tcPr>
          <w:p w14:paraId="47F9B88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482FA39F" w14:textId="522A13B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1CD0C1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6A4D683" w14:textId="725539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CC651EE" w14:textId="44962BF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D10989" w:rsidRPr="007E2C75" w14:paraId="0300BEB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3866" w:type="dxa"/>
            <w:tcBorders>
              <w:top w:val="nil"/>
              <w:left w:val="nil"/>
              <w:bottom w:val="single" w:sz="4" w:space="0" w:color="auto"/>
              <w:right w:val="single" w:sz="4" w:space="0" w:color="auto"/>
            </w:tcBorders>
            <w:shd w:val="clear" w:color="000000" w:fill="C5D9F1"/>
            <w:noWrap/>
            <w:vAlign w:val="center"/>
            <w:hideMark/>
          </w:tcPr>
          <w:p w14:paraId="370EBD0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720" w:type="dxa"/>
            <w:tcBorders>
              <w:top w:val="nil"/>
              <w:left w:val="nil"/>
              <w:bottom w:val="single" w:sz="4" w:space="0" w:color="auto"/>
              <w:right w:val="single" w:sz="4" w:space="0" w:color="auto"/>
            </w:tcBorders>
            <w:shd w:val="clear" w:color="000000" w:fill="C5D9F1"/>
            <w:vAlign w:val="center"/>
            <w:hideMark/>
          </w:tcPr>
          <w:p w14:paraId="446F5E3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1440" w:type="dxa"/>
            <w:tcBorders>
              <w:top w:val="nil"/>
              <w:left w:val="nil"/>
              <w:bottom w:val="single" w:sz="4" w:space="0" w:color="auto"/>
              <w:right w:val="single" w:sz="4" w:space="0" w:color="auto"/>
            </w:tcBorders>
            <w:shd w:val="clear" w:color="000000" w:fill="C5D9F1"/>
            <w:vAlign w:val="center"/>
            <w:hideMark/>
          </w:tcPr>
          <w:p w14:paraId="7EC6C07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7F7F767E" w14:textId="29D1E84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A9EAB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57F1B748" w14:textId="449DDA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F113A91" w14:textId="43EEC58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0FB5AB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3866" w:type="dxa"/>
            <w:tcBorders>
              <w:top w:val="nil"/>
              <w:left w:val="nil"/>
              <w:bottom w:val="single" w:sz="4" w:space="0" w:color="auto"/>
              <w:right w:val="single" w:sz="4" w:space="0" w:color="auto"/>
            </w:tcBorders>
            <w:shd w:val="clear" w:color="000000" w:fill="C5D9F1"/>
            <w:noWrap/>
            <w:vAlign w:val="center"/>
            <w:hideMark/>
          </w:tcPr>
          <w:p w14:paraId="1F9A593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720" w:type="dxa"/>
            <w:tcBorders>
              <w:top w:val="nil"/>
              <w:left w:val="nil"/>
              <w:bottom w:val="single" w:sz="4" w:space="0" w:color="auto"/>
              <w:right w:val="single" w:sz="4" w:space="0" w:color="auto"/>
            </w:tcBorders>
            <w:shd w:val="clear" w:color="000000" w:fill="C5D9F1"/>
            <w:vAlign w:val="center"/>
            <w:hideMark/>
          </w:tcPr>
          <w:p w14:paraId="29BD90F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1440" w:type="dxa"/>
            <w:tcBorders>
              <w:top w:val="nil"/>
              <w:left w:val="nil"/>
              <w:bottom w:val="single" w:sz="4" w:space="0" w:color="auto"/>
              <w:right w:val="single" w:sz="4" w:space="0" w:color="auto"/>
            </w:tcBorders>
            <w:shd w:val="clear" w:color="000000" w:fill="C5D9F1"/>
            <w:vAlign w:val="center"/>
            <w:hideMark/>
          </w:tcPr>
          <w:p w14:paraId="1CF325B7"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86E747F" w14:textId="36FAA66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00A8AF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70780B25" w14:textId="4F82126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48507092" w14:textId="69981A3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72DEF99"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3866" w:type="dxa"/>
            <w:tcBorders>
              <w:top w:val="nil"/>
              <w:left w:val="nil"/>
              <w:bottom w:val="single" w:sz="4" w:space="0" w:color="auto"/>
              <w:right w:val="single" w:sz="4" w:space="0" w:color="auto"/>
            </w:tcBorders>
            <w:shd w:val="clear" w:color="000000" w:fill="C5D9F1"/>
            <w:noWrap/>
            <w:vAlign w:val="center"/>
            <w:hideMark/>
          </w:tcPr>
          <w:p w14:paraId="20993C27"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720" w:type="dxa"/>
            <w:tcBorders>
              <w:top w:val="nil"/>
              <w:left w:val="nil"/>
              <w:bottom w:val="single" w:sz="4" w:space="0" w:color="auto"/>
              <w:right w:val="single" w:sz="4" w:space="0" w:color="auto"/>
            </w:tcBorders>
            <w:shd w:val="clear" w:color="000000" w:fill="C5D9F1"/>
            <w:vAlign w:val="center"/>
            <w:hideMark/>
          </w:tcPr>
          <w:p w14:paraId="32815FB0"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1440" w:type="dxa"/>
            <w:tcBorders>
              <w:top w:val="nil"/>
              <w:left w:val="nil"/>
              <w:bottom w:val="single" w:sz="4" w:space="0" w:color="auto"/>
              <w:right w:val="single" w:sz="4" w:space="0" w:color="auto"/>
            </w:tcBorders>
            <w:shd w:val="clear" w:color="000000" w:fill="C5D9F1"/>
            <w:vAlign w:val="center"/>
            <w:hideMark/>
          </w:tcPr>
          <w:p w14:paraId="2840AF84" w14:textId="1229D0EF" w:rsidR="00D10989" w:rsidRPr="007E2C75" w:rsidRDefault="00584F5E"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Supervisor</w:t>
            </w:r>
            <w:r w:rsidR="00D10989">
              <w:rPr>
                <w:rFonts w:ascii="Calibri" w:eastAsia="Times New Roman" w:hAnsi="Calibri" w:cstheme="minorHAnsi"/>
                <w:color w:val="000000"/>
                <w:sz w:val="16"/>
                <w:szCs w:val="16"/>
              </w:rPr>
              <w:t xml:space="preserve"> Review</w:t>
            </w:r>
          </w:p>
        </w:tc>
        <w:tc>
          <w:tcPr>
            <w:tcW w:w="1170" w:type="dxa"/>
            <w:tcBorders>
              <w:top w:val="nil"/>
              <w:left w:val="nil"/>
              <w:bottom w:val="single" w:sz="4" w:space="0" w:color="auto"/>
              <w:right w:val="single" w:sz="4" w:space="0" w:color="auto"/>
            </w:tcBorders>
            <w:shd w:val="clear" w:color="000000" w:fill="C5D9F1"/>
            <w:vAlign w:val="center"/>
            <w:hideMark/>
          </w:tcPr>
          <w:p w14:paraId="549A26DB" w14:textId="6A94F84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8D17979" w14:textId="2AC477D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38F7F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3866" w:type="dxa"/>
            <w:tcBorders>
              <w:top w:val="nil"/>
              <w:left w:val="nil"/>
              <w:bottom w:val="single" w:sz="4" w:space="0" w:color="auto"/>
              <w:right w:val="single" w:sz="4" w:space="0" w:color="auto"/>
            </w:tcBorders>
            <w:shd w:val="clear" w:color="000000" w:fill="C5D9F1"/>
            <w:noWrap/>
            <w:vAlign w:val="center"/>
            <w:hideMark/>
          </w:tcPr>
          <w:p w14:paraId="737A9A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720" w:type="dxa"/>
            <w:tcBorders>
              <w:top w:val="nil"/>
              <w:left w:val="nil"/>
              <w:bottom w:val="single" w:sz="4" w:space="0" w:color="auto"/>
              <w:right w:val="single" w:sz="4" w:space="0" w:color="auto"/>
            </w:tcBorders>
            <w:shd w:val="clear" w:color="000000" w:fill="C5D9F1"/>
            <w:vAlign w:val="center"/>
            <w:hideMark/>
          </w:tcPr>
          <w:p w14:paraId="7E2A835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1440" w:type="dxa"/>
            <w:tcBorders>
              <w:top w:val="nil"/>
              <w:left w:val="nil"/>
              <w:bottom w:val="single" w:sz="4" w:space="0" w:color="auto"/>
              <w:right w:val="single" w:sz="4" w:space="0" w:color="auto"/>
            </w:tcBorders>
            <w:shd w:val="clear" w:color="000000" w:fill="C5D9F1"/>
            <w:vAlign w:val="center"/>
            <w:hideMark/>
          </w:tcPr>
          <w:p w14:paraId="3FFD835C" w14:textId="52287A9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BA549B1" w14:textId="12F4638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0F091360" w14:textId="5F25137A"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1CF689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3866" w:type="dxa"/>
            <w:tcBorders>
              <w:top w:val="nil"/>
              <w:left w:val="nil"/>
              <w:bottom w:val="single" w:sz="4" w:space="0" w:color="auto"/>
              <w:right w:val="single" w:sz="4" w:space="0" w:color="auto"/>
            </w:tcBorders>
            <w:shd w:val="clear" w:color="000000" w:fill="C5D9F1"/>
            <w:noWrap/>
            <w:vAlign w:val="center"/>
            <w:hideMark/>
          </w:tcPr>
          <w:p w14:paraId="13F7226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720" w:type="dxa"/>
            <w:tcBorders>
              <w:top w:val="nil"/>
              <w:left w:val="nil"/>
              <w:bottom w:val="single" w:sz="4" w:space="0" w:color="auto"/>
              <w:right w:val="single" w:sz="4" w:space="0" w:color="auto"/>
            </w:tcBorders>
            <w:shd w:val="clear" w:color="000000" w:fill="C5D9F1"/>
            <w:vAlign w:val="center"/>
            <w:hideMark/>
          </w:tcPr>
          <w:p w14:paraId="31CDC89C"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1440" w:type="dxa"/>
            <w:tcBorders>
              <w:top w:val="nil"/>
              <w:left w:val="nil"/>
              <w:bottom w:val="single" w:sz="4" w:space="0" w:color="auto"/>
              <w:right w:val="single" w:sz="4" w:space="0" w:color="auto"/>
            </w:tcBorders>
            <w:shd w:val="clear" w:color="000000" w:fill="C5D9F1"/>
            <w:vAlign w:val="center"/>
            <w:hideMark/>
          </w:tcPr>
          <w:p w14:paraId="3E95C810" w14:textId="22AF5E3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328DAEB" w14:textId="5A7B7E0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1631954" w14:textId="00A4951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1EF726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3866" w:type="dxa"/>
            <w:tcBorders>
              <w:top w:val="nil"/>
              <w:left w:val="nil"/>
              <w:bottom w:val="single" w:sz="4" w:space="0" w:color="auto"/>
              <w:right w:val="single" w:sz="4" w:space="0" w:color="auto"/>
            </w:tcBorders>
            <w:shd w:val="clear" w:color="000000" w:fill="C5D9F1"/>
            <w:noWrap/>
            <w:vAlign w:val="center"/>
            <w:hideMark/>
          </w:tcPr>
          <w:p w14:paraId="437E9A4F"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720" w:type="dxa"/>
            <w:tcBorders>
              <w:top w:val="nil"/>
              <w:left w:val="nil"/>
              <w:bottom w:val="single" w:sz="4" w:space="0" w:color="auto"/>
              <w:right w:val="single" w:sz="4" w:space="0" w:color="auto"/>
            </w:tcBorders>
            <w:shd w:val="clear" w:color="000000" w:fill="C5D9F1"/>
            <w:vAlign w:val="center"/>
            <w:hideMark/>
          </w:tcPr>
          <w:p w14:paraId="7904BD4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1440" w:type="dxa"/>
            <w:tcBorders>
              <w:top w:val="nil"/>
              <w:left w:val="nil"/>
              <w:bottom w:val="single" w:sz="4" w:space="0" w:color="auto"/>
              <w:right w:val="single" w:sz="4" w:space="0" w:color="auto"/>
            </w:tcBorders>
            <w:shd w:val="clear" w:color="000000" w:fill="C5D9F1"/>
            <w:vAlign w:val="center"/>
            <w:hideMark/>
          </w:tcPr>
          <w:p w14:paraId="45DEE241" w14:textId="2B9C648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29AA2C5" w14:textId="1EE04F0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1631A29" w14:textId="2A60437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A19EA1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3866" w:type="dxa"/>
            <w:tcBorders>
              <w:top w:val="nil"/>
              <w:left w:val="nil"/>
              <w:bottom w:val="single" w:sz="4" w:space="0" w:color="auto"/>
              <w:right w:val="single" w:sz="4" w:space="0" w:color="auto"/>
            </w:tcBorders>
            <w:shd w:val="clear" w:color="000000" w:fill="C5D9F1"/>
            <w:noWrap/>
            <w:vAlign w:val="center"/>
            <w:hideMark/>
          </w:tcPr>
          <w:p w14:paraId="435FF61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720" w:type="dxa"/>
            <w:tcBorders>
              <w:top w:val="nil"/>
              <w:left w:val="nil"/>
              <w:bottom w:val="single" w:sz="4" w:space="0" w:color="auto"/>
              <w:right w:val="single" w:sz="4" w:space="0" w:color="auto"/>
            </w:tcBorders>
            <w:shd w:val="clear" w:color="000000" w:fill="C5D9F1"/>
            <w:vAlign w:val="center"/>
            <w:hideMark/>
          </w:tcPr>
          <w:p w14:paraId="127D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1440" w:type="dxa"/>
            <w:tcBorders>
              <w:top w:val="nil"/>
              <w:left w:val="nil"/>
              <w:bottom w:val="single" w:sz="4" w:space="0" w:color="auto"/>
              <w:right w:val="single" w:sz="4" w:space="0" w:color="auto"/>
            </w:tcBorders>
            <w:shd w:val="clear" w:color="000000" w:fill="C5D9F1"/>
            <w:vAlign w:val="center"/>
            <w:hideMark/>
          </w:tcPr>
          <w:p w14:paraId="736322FE" w14:textId="180F5DE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D424E01" w14:textId="2D53ED5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3B74D36" w14:textId="77B885C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06730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11</w:t>
            </w:r>
          </w:p>
        </w:tc>
        <w:tc>
          <w:tcPr>
            <w:tcW w:w="3866" w:type="dxa"/>
            <w:tcBorders>
              <w:top w:val="nil"/>
              <w:left w:val="nil"/>
              <w:bottom w:val="single" w:sz="4" w:space="0" w:color="auto"/>
              <w:right w:val="single" w:sz="4" w:space="0" w:color="auto"/>
            </w:tcBorders>
            <w:shd w:val="clear" w:color="000000" w:fill="C5D9F1"/>
            <w:noWrap/>
            <w:vAlign w:val="center"/>
            <w:hideMark/>
          </w:tcPr>
          <w:p w14:paraId="0530F24A" w14:textId="7FB40FB3"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720" w:type="dxa"/>
            <w:tcBorders>
              <w:top w:val="nil"/>
              <w:left w:val="nil"/>
              <w:bottom w:val="single" w:sz="4" w:space="0" w:color="auto"/>
              <w:right w:val="single" w:sz="4" w:space="0" w:color="auto"/>
            </w:tcBorders>
            <w:shd w:val="clear" w:color="000000" w:fill="C5D9F1"/>
            <w:vAlign w:val="center"/>
            <w:hideMark/>
          </w:tcPr>
          <w:p w14:paraId="3CCD965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1440" w:type="dxa"/>
            <w:tcBorders>
              <w:top w:val="nil"/>
              <w:left w:val="nil"/>
              <w:bottom w:val="single" w:sz="4" w:space="0" w:color="auto"/>
              <w:right w:val="single" w:sz="4" w:space="0" w:color="auto"/>
            </w:tcBorders>
            <w:shd w:val="clear" w:color="000000" w:fill="C5D9F1"/>
            <w:vAlign w:val="center"/>
            <w:hideMark/>
          </w:tcPr>
          <w:p w14:paraId="2D96EB52"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60EA0CA" w14:textId="11CE67A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8411A5"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A3B3CE6" w14:textId="18A5C7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D9C2362" w14:textId="616CDF4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5938D0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3866" w:type="dxa"/>
            <w:tcBorders>
              <w:top w:val="nil"/>
              <w:left w:val="nil"/>
              <w:bottom w:val="single" w:sz="4" w:space="0" w:color="auto"/>
              <w:right w:val="single" w:sz="4" w:space="0" w:color="auto"/>
            </w:tcBorders>
            <w:shd w:val="clear" w:color="000000" w:fill="C5D9F1"/>
            <w:noWrap/>
            <w:vAlign w:val="center"/>
            <w:hideMark/>
          </w:tcPr>
          <w:p w14:paraId="3F48C6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720" w:type="dxa"/>
            <w:tcBorders>
              <w:top w:val="nil"/>
              <w:left w:val="nil"/>
              <w:bottom w:val="single" w:sz="4" w:space="0" w:color="auto"/>
              <w:right w:val="single" w:sz="4" w:space="0" w:color="auto"/>
            </w:tcBorders>
            <w:shd w:val="clear" w:color="000000" w:fill="C5D9F1"/>
            <w:vAlign w:val="center"/>
            <w:hideMark/>
          </w:tcPr>
          <w:p w14:paraId="0C14400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1440" w:type="dxa"/>
            <w:tcBorders>
              <w:top w:val="nil"/>
              <w:left w:val="nil"/>
              <w:bottom w:val="single" w:sz="4" w:space="0" w:color="auto"/>
              <w:right w:val="single" w:sz="4" w:space="0" w:color="auto"/>
            </w:tcBorders>
            <w:shd w:val="clear" w:color="000000" w:fill="C5D9F1"/>
            <w:vAlign w:val="center"/>
            <w:hideMark/>
          </w:tcPr>
          <w:p w14:paraId="7FE90376" w14:textId="2F1AC08D" w:rsidR="00D10989" w:rsidRPr="007E2C75" w:rsidRDefault="00D10989"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936CB8A" w14:textId="7AA1468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62B48C5" w14:textId="7739987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871FFAA"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3866" w:type="dxa"/>
            <w:tcBorders>
              <w:top w:val="nil"/>
              <w:left w:val="nil"/>
              <w:bottom w:val="single" w:sz="4" w:space="0" w:color="auto"/>
              <w:right w:val="single" w:sz="4" w:space="0" w:color="auto"/>
            </w:tcBorders>
            <w:shd w:val="clear" w:color="000000" w:fill="C5D9F1"/>
            <w:noWrap/>
            <w:vAlign w:val="center"/>
            <w:hideMark/>
          </w:tcPr>
          <w:p w14:paraId="2EDAAB5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720" w:type="dxa"/>
            <w:tcBorders>
              <w:top w:val="nil"/>
              <w:left w:val="nil"/>
              <w:bottom w:val="single" w:sz="4" w:space="0" w:color="auto"/>
              <w:right w:val="single" w:sz="4" w:space="0" w:color="auto"/>
            </w:tcBorders>
            <w:shd w:val="clear" w:color="000000" w:fill="C5D9F1"/>
            <w:vAlign w:val="center"/>
            <w:hideMark/>
          </w:tcPr>
          <w:p w14:paraId="0B5FCB48"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1440" w:type="dxa"/>
            <w:tcBorders>
              <w:top w:val="nil"/>
              <w:left w:val="nil"/>
              <w:bottom w:val="single" w:sz="4" w:space="0" w:color="auto"/>
              <w:right w:val="single" w:sz="4" w:space="0" w:color="auto"/>
            </w:tcBorders>
            <w:shd w:val="clear" w:color="000000" w:fill="C5D9F1"/>
            <w:vAlign w:val="center"/>
            <w:hideMark/>
          </w:tcPr>
          <w:p w14:paraId="75064A44" w14:textId="694AF45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D5C0CFD" w14:textId="4A263F8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F6B0A2C" w14:textId="3AE329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868B3AE"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3866" w:type="dxa"/>
            <w:tcBorders>
              <w:top w:val="nil"/>
              <w:left w:val="nil"/>
              <w:bottom w:val="single" w:sz="4" w:space="0" w:color="auto"/>
              <w:right w:val="single" w:sz="4" w:space="0" w:color="auto"/>
            </w:tcBorders>
            <w:shd w:val="clear" w:color="000000" w:fill="C5D9F1"/>
            <w:noWrap/>
            <w:vAlign w:val="center"/>
            <w:hideMark/>
          </w:tcPr>
          <w:p w14:paraId="19789FF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720" w:type="dxa"/>
            <w:tcBorders>
              <w:top w:val="nil"/>
              <w:left w:val="nil"/>
              <w:bottom w:val="single" w:sz="4" w:space="0" w:color="auto"/>
              <w:right w:val="single" w:sz="4" w:space="0" w:color="auto"/>
            </w:tcBorders>
            <w:shd w:val="clear" w:color="000000" w:fill="C5D9F1"/>
            <w:vAlign w:val="center"/>
            <w:hideMark/>
          </w:tcPr>
          <w:p w14:paraId="004E14B4"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1440" w:type="dxa"/>
            <w:tcBorders>
              <w:top w:val="nil"/>
              <w:left w:val="nil"/>
              <w:bottom w:val="single" w:sz="4" w:space="0" w:color="auto"/>
              <w:right w:val="single" w:sz="4" w:space="0" w:color="auto"/>
            </w:tcBorders>
            <w:shd w:val="clear" w:color="000000" w:fill="C5D9F1"/>
            <w:vAlign w:val="center"/>
            <w:hideMark/>
          </w:tcPr>
          <w:p w14:paraId="4E7CF58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AE3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47144C8" w14:textId="4B2CB58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F3ACA63"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3866" w:type="dxa"/>
            <w:tcBorders>
              <w:top w:val="nil"/>
              <w:left w:val="nil"/>
              <w:bottom w:val="single" w:sz="4" w:space="0" w:color="auto"/>
              <w:right w:val="single" w:sz="4" w:space="0" w:color="auto"/>
            </w:tcBorders>
            <w:shd w:val="clear" w:color="000000" w:fill="C5D9F1"/>
            <w:noWrap/>
            <w:vAlign w:val="center"/>
            <w:hideMark/>
          </w:tcPr>
          <w:p w14:paraId="5ECE55A8"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720" w:type="dxa"/>
            <w:tcBorders>
              <w:top w:val="nil"/>
              <w:left w:val="nil"/>
              <w:bottom w:val="single" w:sz="4" w:space="0" w:color="auto"/>
              <w:right w:val="single" w:sz="4" w:space="0" w:color="auto"/>
            </w:tcBorders>
            <w:shd w:val="clear" w:color="000000" w:fill="C5D9F1"/>
            <w:vAlign w:val="center"/>
            <w:hideMark/>
          </w:tcPr>
          <w:p w14:paraId="500280E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1440" w:type="dxa"/>
            <w:tcBorders>
              <w:top w:val="nil"/>
              <w:left w:val="nil"/>
              <w:bottom w:val="single" w:sz="4" w:space="0" w:color="auto"/>
              <w:right w:val="single" w:sz="4" w:space="0" w:color="auto"/>
            </w:tcBorders>
            <w:shd w:val="clear" w:color="000000" w:fill="C5D9F1"/>
            <w:vAlign w:val="center"/>
            <w:hideMark/>
          </w:tcPr>
          <w:p w14:paraId="0B2B0F0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0B17552B" w14:textId="0DEBA3A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38103F6"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192AF7CA" w14:textId="4781CEC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070B775" w14:textId="30DD20A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49B1DEB"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3866" w:type="dxa"/>
            <w:tcBorders>
              <w:top w:val="nil"/>
              <w:left w:val="nil"/>
              <w:bottom w:val="single" w:sz="4" w:space="0" w:color="auto"/>
              <w:right w:val="single" w:sz="4" w:space="0" w:color="auto"/>
            </w:tcBorders>
            <w:shd w:val="clear" w:color="000000" w:fill="C5D9F1"/>
            <w:noWrap/>
            <w:vAlign w:val="center"/>
            <w:hideMark/>
          </w:tcPr>
          <w:p w14:paraId="3187A8A2" w14:textId="4826A206"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720" w:type="dxa"/>
            <w:tcBorders>
              <w:top w:val="nil"/>
              <w:left w:val="nil"/>
              <w:bottom w:val="single" w:sz="4" w:space="0" w:color="auto"/>
              <w:right w:val="single" w:sz="4" w:space="0" w:color="auto"/>
            </w:tcBorders>
            <w:shd w:val="clear" w:color="000000" w:fill="C5D9F1"/>
            <w:vAlign w:val="center"/>
            <w:hideMark/>
          </w:tcPr>
          <w:p w14:paraId="587C932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1440" w:type="dxa"/>
            <w:tcBorders>
              <w:top w:val="nil"/>
              <w:left w:val="nil"/>
              <w:bottom w:val="single" w:sz="4" w:space="0" w:color="auto"/>
              <w:right w:val="single" w:sz="4" w:space="0" w:color="auto"/>
            </w:tcBorders>
            <w:shd w:val="clear" w:color="000000" w:fill="C5D9F1"/>
            <w:vAlign w:val="center"/>
            <w:hideMark/>
          </w:tcPr>
          <w:p w14:paraId="553A3CA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E276025" w14:textId="3635DA2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AD4E05C"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7A03EC4" w14:textId="73AFF59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9949815" w14:textId="514F694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76FCDE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3866" w:type="dxa"/>
            <w:tcBorders>
              <w:top w:val="nil"/>
              <w:left w:val="nil"/>
              <w:bottom w:val="single" w:sz="4" w:space="0" w:color="auto"/>
              <w:right w:val="single" w:sz="4" w:space="0" w:color="auto"/>
            </w:tcBorders>
            <w:shd w:val="clear" w:color="000000" w:fill="C5D9F1"/>
            <w:noWrap/>
            <w:vAlign w:val="center"/>
            <w:hideMark/>
          </w:tcPr>
          <w:p w14:paraId="2263A561"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720" w:type="dxa"/>
            <w:tcBorders>
              <w:top w:val="nil"/>
              <w:left w:val="nil"/>
              <w:bottom w:val="single" w:sz="4" w:space="0" w:color="auto"/>
              <w:right w:val="single" w:sz="4" w:space="0" w:color="auto"/>
            </w:tcBorders>
            <w:shd w:val="clear" w:color="000000" w:fill="C5D9F1"/>
            <w:vAlign w:val="center"/>
            <w:hideMark/>
          </w:tcPr>
          <w:p w14:paraId="2D1EFED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1440" w:type="dxa"/>
            <w:tcBorders>
              <w:top w:val="nil"/>
              <w:left w:val="nil"/>
              <w:bottom w:val="single" w:sz="4" w:space="0" w:color="auto"/>
              <w:right w:val="single" w:sz="4" w:space="0" w:color="auto"/>
            </w:tcBorders>
            <w:shd w:val="clear" w:color="000000" w:fill="C5D9F1"/>
            <w:vAlign w:val="center"/>
            <w:hideMark/>
          </w:tcPr>
          <w:p w14:paraId="19235001" w14:textId="43F483D9" w:rsidR="00D10989" w:rsidRPr="007E2C75" w:rsidRDefault="00D5180F"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w:t>
            </w:r>
            <w:r w:rsidR="00C358F8">
              <w:rPr>
                <w:rFonts w:ascii="Calibri" w:eastAsia="Times New Roman" w:hAnsi="Calibri" w:cstheme="minorHAnsi"/>
                <w:color w:val="000000"/>
                <w:sz w:val="16"/>
                <w:szCs w:val="16"/>
              </w:rPr>
              <w:t xml:space="preserve"> </w:t>
            </w:r>
            <w:r w:rsidR="00D10989" w:rsidRPr="007E2C75">
              <w:rPr>
                <w:rFonts w:ascii="Calibri" w:eastAsia="Times New Roman" w:hAnsi="Calibri" w:cstheme="minorHAnsi"/>
                <w:color w:val="000000"/>
                <w:sz w:val="16"/>
                <w:szCs w:val="16"/>
              </w:rPr>
              <w:t>Review</w:t>
            </w:r>
          </w:p>
        </w:tc>
        <w:tc>
          <w:tcPr>
            <w:tcW w:w="1170" w:type="dxa"/>
            <w:tcBorders>
              <w:top w:val="nil"/>
              <w:left w:val="nil"/>
              <w:bottom w:val="single" w:sz="4" w:space="0" w:color="auto"/>
              <w:right w:val="single" w:sz="4" w:space="0" w:color="auto"/>
            </w:tcBorders>
            <w:shd w:val="clear" w:color="000000" w:fill="C5D9F1"/>
            <w:vAlign w:val="center"/>
            <w:hideMark/>
          </w:tcPr>
          <w:p w14:paraId="7AC0FE4B" w14:textId="2358FF2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8E86B78" w14:textId="0D4CB7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413D39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3866" w:type="dxa"/>
            <w:tcBorders>
              <w:top w:val="nil"/>
              <w:left w:val="nil"/>
              <w:bottom w:val="single" w:sz="4" w:space="0" w:color="auto"/>
              <w:right w:val="single" w:sz="4" w:space="0" w:color="auto"/>
            </w:tcBorders>
            <w:shd w:val="clear" w:color="000000" w:fill="C5D9F1"/>
            <w:noWrap/>
            <w:vAlign w:val="center"/>
            <w:hideMark/>
          </w:tcPr>
          <w:p w14:paraId="4414CDDA" w14:textId="2AA1DBC1"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720" w:type="dxa"/>
            <w:tcBorders>
              <w:top w:val="nil"/>
              <w:left w:val="nil"/>
              <w:bottom w:val="single" w:sz="4" w:space="0" w:color="auto"/>
              <w:right w:val="single" w:sz="4" w:space="0" w:color="auto"/>
            </w:tcBorders>
            <w:shd w:val="clear" w:color="000000" w:fill="C5D9F1"/>
            <w:vAlign w:val="center"/>
            <w:hideMark/>
          </w:tcPr>
          <w:p w14:paraId="7F1D4FC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1440" w:type="dxa"/>
            <w:tcBorders>
              <w:top w:val="nil"/>
              <w:left w:val="nil"/>
              <w:bottom w:val="single" w:sz="4" w:space="0" w:color="auto"/>
              <w:right w:val="single" w:sz="4" w:space="0" w:color="auto"/>
            </w:tcBorders>
            <w:shd w:val="clear" w:color="000000" w:fill="C5D9F1"/>
            <w:vAlign w:val="center"/>
            <w:hideMark/>
          </w:tcPr>
          <w:p w14:paraId="126E5C1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228A6009" w14:textId="2ED0C5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6EE7381"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3192EB8C" w14:textId="74D1ECB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C632F20" w14:textId="614D8DF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8FAC220"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D10989" w:rsidRPr="00816EC0" w:rsidRDefault="00D10989"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3866" w:type="dxa"/>
            <w:tcBorders>
              <w:top w:val="nil"/>
              <w:left w:val="nil"/>
              <w:bottom w:val="single" w:sz="4" w:space="0" w:color="auto"/>
              <w:right w:val="single" w:sz="4" w:space="0" w:color="auto"/>
            </w:tcBorders>
            <w:shd w:val="clear" w:color="000000" w:fill="C5D9F1"/>
            <w:noWrap/>
            <w:vAlign w:val="center"/>
            <w:hideMark/>
          </w:tcPr>
          <w:p w14:paraId="577C0BFD" w14:textId="77777777" w:rsidR="00D10989" w:rsidRPr="007E2C75" w:rsidRDefault="00D10989"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720" w:type="dxa"/>
            <w:tcBorders>
              <w:top w:val="nil"/>
              <w:left w:val="nil"/>
              <w:bottom w:val="single" w:sz="4" w:space="0" w:color="auto"/>
              <w:right w:val="single" w:sz="4" w:space="0" w:color="auto"/>
            </w:tcBorders>
            <w:shd w:val="clear" w:color="000000" w:fill="C5D9F1"/>
            <w:vAlign w:val="center"/>
            <w:hideMark/>
          </w:tcPr>
          <w:p w14:paraId="7E2A1BC4"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1440" w:type="dxa"/>
            <w:tcBorders>
              <w:top w:val="nil"/>
              <w:left w:val="nil"/>
              <w:bottom w:val="single" w:sz="4" w:space="0" w:color="auto"/>
              <w:right w:val="single" w:sz="4" w:space="0" w:color="auto"/>
            </w:tcBorders>
            <w:shd w:val="clear" w:color="000000" w:fill="C5D9F1"/>
            <w:vAlign w:val="center"/>
            <w:hideMark/>
          </w:tcPr>
          <w:p w14:paraId="30781E5F"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B31F935"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7321FCD"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95396A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532443A4" w14:textId="006A43A8" w:rsidR="00584F5E" w:rsidRPr="007E2C75" w:rsidRDefault="00584F5E" w:rsidP="00DE6804">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20</w:t>
            </w:r>
          </w:p>
        </w:tc>
        <w:tc>
          <w:tcPr>
            <w:tcW w:w="3866" w:type="dxa"/>
            <w:tcBorders>
              <w:top w:val="nil"/>
              <w:left w:val="nil"/>
              <w:bottom w:val="single" w:sz="4" w:space="0" w:color="auto"/>
              <w:right w:val="single" w:sz="4" w:space="0" w:color="auto"/>
            </w:tcBorders>
            <w:shd w:val="clear" w:color="000000" w:fill="C5D9F1"/>
            <w:noWrap/>
            <w:vAlign w:val="center"/>
          </w:tcPr>
          <w:p w14:paraId="3143D7FA" w14:textId="07B23E67" w:rsidR="00584F5E" w:rsidRPr="007E2C75" w:rsidRDefault="00584F5E" w:rsidP="00DE6804">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FFM T2 Transfers</w:t>
            </w:r>
          </w:p>
        </w:tc>
        <w:tc>
          <w:tcPr>
            <w:tcW w:w="720" w:type="dxa"/>
            <w:tcBorders>
              <w:top w:val="nil"/>
              <w:left w:val="nil"/>
              <w:bottom w:val="single" w:sz="4" w:space="0" w:color="auto"/>
              <w:right w:val="single" w:sz="4" w:space="0" w:color="auto"/>
            </w:tcBorders>
            <w:shd w:val="clear" w:color="000000" w:fill="C5D9F1"/>
            <w:vAlign w:val="center"/>
          </w:tcPr>
          <w:p w14:paraId="12C14CCB" w14:textId="5C10BC00"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TR2</w:t>
            </w:r>
          </w:p>
        </w:tc>
        <w:tc>
          <w:tcPr>
            <w:tcW w:w="1440" w:type="dxa"/>
            <w:tcBorders>
              <w:top w:val="nil"/>
              <w:left w:val="nil"/>
              <w:bottom w:val="single" w:sz="4" w:space="0" w:color="auto"/>
              <w:right w:val="single" w:sz="4" w:space="0" w:color="auto"/>
            </w:tcBorders>
            <w:shd w:val="clear" w:color="000000" w:fill="C5D9F1"/>
            <w:vAlign w:val="center"/>
          </w:tcPr>
          <w:p w14:paraId="109E27D2"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p w14:paraId="1CABB95A" w14:textId="73F9478F"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tcPr>
          <w:p w14:paraId="20354B25"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p w14:paraId="02F26E9E" w14:textId="427415E8"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8ADF77B"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298A4A5D" w14:textId="64FBDB36" w:rsidR="00584F5E" w:rsidRPr="00CB7FEC"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6B836E17"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1A44934" w14:textId="588C83F5" w:rsidR="00584F5E" w:rsidRPr="00584F5E" w:rsidRDefault="00584F5E" w:rsidP="00584F5E">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21</w:t>
            </w:r>
          </w:p>
        </w:tc>
        <w:tc>
          <w:tcPr>
            <w:tcW w:w="3866" w:type="dxa"/>
            <w:tcBorders>
              <w:top w:val="nil"/>
              <w:left w:val="nil"/>
              <w:bottom w:val="single" w:sz="4" w:space="0" w:color="auto"/>
              <w:right w:val="single" w:sz="4" w:space="0" w:color="auto"/>
            </w:tcBorders>
            <w:shd w:val="clear" w:color="000000" w:fill="C5D9F1"/>
            <w:noWrap/>
            <w:vAlign w:val="center"/>
          </w:tcPr>
          <w:p w14:paraId="56992828" w14:textId="472E4DB8"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Inappropriate Transfers</w:t>
            </w:r>
          </w:p>
        </w:tc>
        <w:tc>
          <w:tcPr>
            <w:tcW w:w="720" w:type="dxa"/>
            <w:tcBorders>
              <w:top w:val="nil"/>
              <w:left w:val="nil"/>
              <w:bottom w:val="single" w:sz="4" w:space="0" w:color="auto"/>
              <w:right w:val="single" w:sz="4" w:space="0" w:color="auto"/>
            </w:tcBorders>
            <w:shd w:val="clear" w:color="000000" w:fill="C5D9F1"/>
            <w:vAlign w:val="center"/>
          </w:tcPr>
          <w:p w14:paraId="4CA65F52" w14:textId="1555AE81"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5A3AFFF" w14:textId="0B9136CE"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13A38FFF" w14:textId="0720CBBA"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04D7F29F"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89017B5"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2C234844" w14:textId="7DE40488" w:rsidR="00584F5E" w:rsidRPr="00584F5E" w:rsidRDefault="00584F5E"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22</w:t>
            </w:r>
          </w:p>
        </w:tc>
        <w:tc>
          <w:tcPr>
            <w:tcW w:w="3866" w:type="dxa"/>
            <w:tcBorders>
              <w:top w:val="nil"/>
              <w:left w:val="nil"/>
              <w:bottom w:val="single" w:sz="4" w:space="0" w:color="auto"/>
              <w:right w:val="single" w:sz="4" w:space="0" w:color="auto"/>
            </w:tcBorders>
            <w:shd w:val="clear" w:color="000000" w:fill="C5D9F1"/>
            <w:noWrap/>
            <w:vAlign w:val="center"/>
          </w:tcPr>
          <w:p w14:paraId="60981F5C" w14:textId="3F3842B6"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PDP Complaints</w:t>
            </w:r>
          </w:p>
        </w:tc>
        <w:tc>
          <w:tcPr>
            <w:tcW w:w="720" w:type="dxa"/>
            <w:tcBorders>
              <w:top w:val="nil"/>
              <w:left w:val="nil"/>
              <w:bottom w:val="single" w:sz="4" w:space="0" w:color="auto"/>
              <w:right w:val="single" w:sz="4" w:space="0" w:color="auto"/>
            </w:tcBorders>
            <w:shd w:val="clear" w:color="000000" w:fill="C5D9F1"/>
            <w:vAlign w:val="center"/>
          </w:tcPr>
          <w:p w14:paraId="46F7F146" w14:textId="33F33C1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00E39C69" w14:textId="786FC30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4E97EBA4" w14:textId="288044C8"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3537CBBE"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C358F8" w:rsidRPr="007E2C75" w14:paraId="43547904" w14:textId="77777777" w:rsidTr="00C358F8">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D75B01A" w14:textId="62EED044" w:rsidR="00C358F8" w:rsidRPr="007E2C75" w:rsidRDefault="00C358F8" w:rsidP="00C358F8">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23</w:t>
            </w:r>
          </w:p>
        </w:tc>
        <w:tc>
          <w:tcPr>
            <w:tcW w:w="3866" w:type="dxa"/>
            <w:tcBorders>
              <w:top w:val="nil"/>
              <w:left w:val="nil"/>
              <w:bottom w:val="single" w:sz="4" w:space="0" w:color="auto"/>
              <w:right w:val="single" w:sz="4" w:space="0" w:color="auto"/>
            </w:tcBorders>
            <w:shd w:val="clear" w:color="000000" w:fill="C5D9F1"/>
            <w:noWrap/>
            <w:vAlign w:val="center"/>
          </w:tcPr>
          <w:p w14:paraId="36F1BD26" w14:textId="23D9B763" w:rsidR="00C358F8" w:rsidRPr="007E2C75" w:rsidRDefault="00C358F8" w:rsidP="00C358F8">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Inappropriate ARC Transfers</w:t>
            </w:r>
          </w:p>
        </w:tc>
        <w:tc>
          <w:tcPr>
            <w:tcW w:w="720" w:type="dxa"/>
            <w:tcBorders>
              <w:top w:val="nil"/>
              <w:left w:val="nil"/>
              <w:bottom w:val="single" w:sz="4" w:space="0" w:color="auto"/>
              <w:right w:val="single" w:sz="4" w:space="0" w:color="auto"/>
            </w:tcBorders>
            <w:shd w:val="clear" w:color="000000" w:fill="C5D9F1"/>
            <w:vAlign w:val="center"/>
          </w:tcPr>
          <w:p w14:paraId="72F21D43" w14:textId="75DC3095"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IAT</w:t>
            </w:r>
          </w:p>
        </w:tc>
        <w:tc>
          <w:tcPr>
            <w:tcW w:w="1440" w:type="dxa"/>
            <w:tcBorders>
              <w:top w:val="nil"/>
              <w:left w:val="nil"/>
              <w:bottom w:val="single" w:sz="4" w:space="0" w:color="auto"/>
              <w:right w:val="single" w:sz="4" w:space="0" w:color="auto"/>
            </w:tcBorders>
            <w:shd w:val="clear" w:color="000000" w:fill="C5D9F1"/>
            <w:vAlign w:val="center"/>
          </w:tcPr>
          <w:p w14:paraId="0127A5B1" w14:textId="0993F63C"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Supervisor Review</w:t>
            </w:r>
          </w:p>
        </w:tc>
        <w:tc>
          <w:tcPr>
            <w:tcW w:w="1170" w:type="dxa"/>
            <w:tcBorders>
              <w:top w:val="nil"/>
              <w:left w:val="nil"/>
              <w:bottom w:val="single" w:sz="4" w:space="0" w:color="auto"/>
              <w:right w:val="single" w:sz="4" w:space="0" w:color="auto"/>
            </w:tcBorders>
            <w:shd w:val="clear" w:color="000000" w:fill="C5D9F1"/>
            <w:vAlign w:val="center"/>
          </w:tcPr>
          <w:p w14:paraId="12E60510" w14:textId="77777777"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D5CFED2" w14:textId="77777777" w:rsidR="00C358F8"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13A8871F" w14:textId="77777777" w:rsidR="00C358F8" w:rsidRPr="00CB7FEC"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258B878A"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0AEA52E0" w14:textId="3E72361E" w:rsidR="00584F5E" w:rsidRPr="00816EC0" w:rsidRDefault="00C358F8"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24</w:t>
            </w:r>
          </w:p>
        </w:tc>
        <w:tc>
          <w:tcPr>
            <w:tcW w:w="3866" w:type="dxa"/>
            <w:tcBorders>
              <w:top w:val="nil"/>
              <w:left w:val="nil"/>
              <w:bottom w:val="single" w:sz="4" w:space="0" w:color="auto"/>
              <w:right w:val="single" w:sz="4" w:space="0" w:color="auto"/>
            </w:tcBorders>
            <w:shd w:val="clear" w:color="000000" w:fill="C5D9F1"/>
            <w:noWrap/>
            <w:vAlign w:val="center"/>
          </w:tcPr>
          <w:p w14:paraId="5A79FFDD" w14:textId="32FAA814"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Other: Specify reason under coaching details.</w:t>
            </w:r>
          </w:p>
        </w:tc>
        <w:tc>
          <w:tcPr>
            <w:tcW w:w="720" w:type="dxa"/>
            <w:tcBorders>
              <w:top w:val="nil"/>
              <w:left w:val="nil"/>
              <w:bottom w:val="single" w:sz="4" w:space="0" w:color="auto"/>
              <w:right w:val="single" w:sz="4" w:space="0" w:color="auto"/>
            </w:tcBorders>
            <w:shd w:val="clear" w:color="000000" w:fill="C5D9F1"/>
            <w:vAlign w:val="center"/>
          </w:tcPr>
          <w:p w14:paraId="1559ACBC" w14:textId="550ECD9F"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C446DE8" w14:textId="6D784F06"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58392D4E" w14:textId="330CF944"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248BE2E1" w14:textId="77777777"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bl>
    <w:p w14:paraId="273CCCDC" w14:textId="77777777" w:rsidR="00584F5E" w:rsidRDefault="00584F5E" w:rsidP="00365FF3">
      <w:pPr>
        <w:spacing w:after="0"/>
        <w:jc w:val="both"/>
        <w:rPr>
          <w:b/>
          <w:color w:val="365F91" w:themeColor="accent1" w:themeShade="BF"/>
          <w:sz w:val="20"/>
          <w:szCs w:val="20"/>
        </w:rPr>
      </w:pPr>
    </w:p>
    <w:p w14:paraId="628BD3E9" w14:textId="77777777" w:rsidR="00584F5E" w:rsidRDefault="00584F5E" w:rsidP="00365FF3">
      <w:pPr>
        <w:spacing w:after="0"/>
        <w:jc w:val="both"/>
        <w:rPr>
          <w:b/>
          <w:color w:val="365F91" w:themeColor="accent1" w:themeShade="BF"/>
          <w:sz w:val="20"/>
          <w:szCs w:val="20"/>
        </w:rPr>
      </w:pPr>
    </w:p>
    <w:p w14:paraId="294D7021" w14:textId="77777777" w:rsidR="00584F5E" w:rsidRDefault="00584F5E" w:rsidP="00365FF3">
      <w:pPr>
        <w:spacing w:after="0"/>
        <w:jc w:val="both"/>
        <w:rPr>
          <w:b/>
          <w:color w:val="365F91" w:themeColor="accent1" w:themeShade="BF"/>
          <w:sz w:val="20"/>
          <w:szCs w:val="20"/>
        </w:rPr>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lastRenderedPageBreak/>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4ED38DA8" w:rsidR="006278E8" w:rsidRDefault="006278E8" w:rsidP="00F22AEA">
            <w:pPr>
              <w:spacing w:before="60" w:after="60"/>
              <w:rPr>
                <w:rFonts w:cstheme="minorHAnsi"/>
                <w:sz w:val="16"/>
                <w:szCs w:val="16"/>
              </w:rPr>
            </w:pPr>
            <w:r>
              <w:rPr>
                <w:rFonts w:cstheme="minorHAnsi"/>
                <w:sz w:val="16"/>
                <w:szCs w:val="16"/>
              </w:rPr>
              <w:t>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E1C3F0F"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strFormType = </w:t>
            </w:r>
            <w:r w:rsidR="002901A0">
              <w:rPr>
                <w:rFonts w:cstheme="minorHAnsi"/>
                <w:sz w:val="16"/>
                <w:szCs w:val="16"/>
              </w:rPr>
              <w:t xml:space="preserve">‘Direct’ or </w:t>
            </w:r>
            <w:r>
              <w:rPr>
                <w:rFonts w:cstheme="minorHAnsi"/>
                <w:sz w:val="16"/>
                <w:szCs w:val="16"/>
              </w:rPr>
              <w:t>‘Indirect’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07E25BC9" w14:textId="4A984673"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Cancelled Calls</w:t>
            </w:r>
          </w:p>
          <w:p w14:paraId="11E7E25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Default Qualifiers</w:t>
            </w:r>
          </w:p>
          <w:p w14:paraId="07E235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Open Calls</w:t>
            </w:r>
          </w:p>
          <w:p w14:paraId="0C26E9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Short Calls Inbound</w:t>
            </w:r>
          </w:p>
          <w:p w14:paraId="4BD44D50"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Short Calls Outbound</w:t>
            </w:r>
          </w:p>
          <w:p w14:paraId="2AA6C171"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ACW</w:t>
            </w:r>
          </w:p>
          <w:p w14:paraId="5A57DB8C"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AHT</w:t>
            </w:r>
          </w:p>
          <w:p w14:paraId="778E7F58"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CCO Security and Privacy Incident Coaching</w:t>
            </w:r>
          </w:p>
          <w:p w14:paraId="30B84BFB"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Inappropriate ACO Escalation</w:t>
            </w:r>
          </w:p>
          <w:p w14:paraId="29479D26"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Inappropriate Transfers</w:t>
            </w:r>
          </w:p>
          <w:p w14:paraId="3B6480CA"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PDP Complaints</w:t>
            </w:r>
          </w:p>
          <w:p w14:paraId="19AD91E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Other: Specify reason under coaching details.</w:t>
            </w:r>
          </w:p>
          <w:p w14:paraId="72C049FB" w14:textId="32C27666" w:rsidR="006278E8" w:rsidRPr="0090387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FFM T2 Transfers</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021585BE"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 xml:space="preserve">Conditions for </w:t>
            </w:r>
            <w:r w:rsidR="002901A0">
              <w:rPr>
                <w:rFonts w:cstheme="minorHAnsi"/>
                <w:color w:val="FFFFFF" w:themeColor="background1"/>
                <w:sz w:val="16"/>
                <w:szCs w:val="16"/>
              </w:rPr>
              <w:t xml:space="preserve">Manager </w:t>
            </w:r>
            <w:r w:rsidRPr="00A31450">
              <w:rPr>
                <w:rFonts w:cstheme="minorHAnsi"/>
                <w:color w:val="FFFFFF" w:themeColor="background1"/>
                <w:sz w:val="16"/>
                <w:szCs w:val="16"/>
              </w:rPr>
              <w:t>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100B1569"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2901A0">
              <w:rPr>
                <w:rFonts w:cstheme="minorHAnsi"/>
                <w:sz w:val="16"/>
                <w:szCs w:val="16"/>
              </w:rPr>
              <w:t xml:space="preserve">like </w:t>
            </w:r>
            <w:r w:rsidRPr="007C0278">
              <w:rPr>
                <w:rFonts w:cstheme="minorHAnsi"/>
                <w:sz w:val="16"/>
                <w:szCs w:val="16"/>
              </w:rPr>
              <w:t>‘</w:t>
            </w:r>
            <w:r>
              <w:rPr>
                <w:rFonts w:cstheme="minorHAnsi"/>
                <w:sz w:val="16"/>
                <w:szCs w:val="16"/>
              </w:rPr>
              <w:t>LCS</w:t>
            </w:r>
            <w:r w:rsidRPr="007C0278">
              <w:rPr>
                <w:rFonts w:cstheme="minorHAnsi"/>
                <w:sz w:val="16"/>
                <w:szCs w:val="16"/>
              </w:rPr>
              <w:t>’</w:t>
            </w:r>
            <w:r w:rsidR="002901A0">
              <w:rPr>
                <w:rFonts w:cstheme="minorHAnsi"/>
                <w:sz w:val="16"/>
                <w:szCs w:val="16"/>
              </w:rPr>
              <w:t>, ‘IAE’</w:t>
            </w:r>
            <w:r w:rsidR="00C358F8">
              <w:rPr>
                <w:rFonts w:cstheme="minorHAnsi"/>
                <w:sz w:val="16"/>
                <w:szCs w:val="16"/>
              </w:rPr>
              <w:t xml:space="preserve">, </w:t>
            </w:r>
            <w:r w:rsidR="005A56EF">
              <w:rPr>
                <w:rFonts w:cstheme="minorHAnsi"/>
                <w:sz w:val="16"/>
                <w:szCs w:val="16"/>
              </w:rPr>
              <w:t>‘</w:t>
            </w:r>
            <w:r w:rsidR="00C358F8">
              <w:rPr>
                <w:rFonts w:cstheme="minorHAnsi"/>
                <w:sz w:val="16"/>
                <w:szCs w:val="16"/>
              </w:rPr>
              <w:t>IAT</w:t>
            </w:r>
            <w:r w:rsidR="005A56EF">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lastRenderedPageBreak/>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64AE8B69" w:rsidR="006278E8" w:rsidRDefault="00306D3F" w:rsidP="00F22AEA">
            <w:pPr>
              <w:spacing w:before="60" w:after="60"/>
              <w:rPr>
                <w:rStyle w:val="f2027"/>
                <w:rFonts w:cs="Arial"/>
                <w:color w:val="333333"/>
                <w:sz w:val="16"/>
                <w:szCs w:val="16"/>
              </w:rPr>
            </w:pPr>
            <w:r>
              <w:rPr>
                <w:rFonts w:cstheme="minorHAnsi"/>
                <w:sz w:val="16"/>
                <w:szCs w:val="16"/>
              </w:rPr>
              <w:lastRenderedPageBreak/>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 xml:space="preserve">Contact Center Operations 46.0 Outlier Management Report </w:t>
            </w:r>
            <w:r w:rsidR="00F92A75" w:rsidRPr="00F92A75">
              <w:rPr>
                <w:rStyle w:val="f2027"/>
                <w:rFonts w:cs="Arial"/>
                <w:b/>
                <w:color w:val="333333"/>
                <w:sz w:val="16"/>
                <w:szCs w:val="16"/>
                <w:u w:val="single"/>
              </w:rPr>
              <w:lastRenderedPageBreak/>
              <w:t>(OMR): Outlier Research Process SOP</w:t>
            </w:r>
            <w:r w:rsidR="00F92A75"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58562F" w:rsidP="006352D3">
            <w:pPr>
              <w:pStyle w:val="ListParagraph"/>
              <w:spacing w:before="60" w:after="60"/>
              <w:ind w:left="294" w:right="90"/>
              <w:rPr>
                <w:rFonts w:cstheme="minorHAnsi"/>
                <w:sz w:val="16"/>
                <w:szCs w:val="16"/>
              </w:rPr>
            </w:pPr>
            <w:hyperlink r:id="rId29"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2901A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tcBorders>
              <w:bottom w:val="single" w:sz="4" w:space="0" w:color="000000" w:themeColor="text1"/>
            </w:tcBorders>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tcBorders>
              <w:bottom w:val="single" w:sz="4" w:space="0" w:color="000000" w:themeColor="text1"/>
            </w:tcBorders>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tcBorders>
              <w:bottom w:val="single" w:sz="4" w:space="0" w:color="000000" w:themeColor="text1"/>
            </w:tcBorders>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tcBorders>
              <w:bottom w:val="single" w:sz="4" w:space="0" w:color="000000" w:themeColor="text1"/>
            </w:tcBorders>
            <w:shd w:val="clear" w:color="auto" w:fill="F2F2F2"/>
          </w:tcPr>
          <w:p w14:paraId="7FC2332E" w14:textId="0592A811"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sidR="00306D3F">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bottom w:val="single" w:sz="4" w:space="0" w:color="000000" w:themeColor="text1"/>
            </w:tcBorders>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tcBorders>
              <w:bottom w:val="single" w:sz="4" w:space="0" w:color="000000" w:themeColor="text1"/>
            </w:tcBorders>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2901A0">
        <w:tc>
          <w:tcPr>
            <w:tcW w:w="403" w:type="dxa"/>
            <w:tcBorders>
              <w:top w:val="single" w:sz="4" w:space="0" w:color="000000" w:themeColor="text1"/>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Do not allow </w:t>
            </w:r>
            <w:r w:rsidRPr="00FA31D6">
              <w:rPr>
                <w:rFonts w:cstheme="minorHAnsi"/>
                <w:sz w:val="16"/>
                <w:szCs w:val="16"/>
              </w:rPr>
              <w:lastRenderedPageBreak/>
              <w:t>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lastRenderedPageBreak/>
              <w:t>7</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r w:rsidR="002901A0" w:rsidRPr="002D7D35" w14:paraId="473B7E22" w14:textId="77777777" w:rsidTr="00357032">
        <w:tc>
          <w:tcPr>
            <w:tcW w:w="9446" w:type="dxa"/>
            <w:gridSpan w:val="7"/>
            <w:tcBorders>
              <w:top w:val="single" w:sz="4" w:space="0" w:color="7297BD"/>
              <w:bottom w:val="single" w:sz="4" w:space="0" w:color="7297BD"/>
            </w:tcBorders>
            <w:shd w:val="clear" w:color="auto" w:fill="7297BD"/>
            <w:tcMar>
              <w:left w:w="43" w:type="dxa"/>
              <w:right w:w="43" w:type="dxa"/>
            </w:tcMar>
          </w:tcPr>
          <w:p w14:paraId="07FE70D6" w14:textId="0EB888AB" w:rsidR="002901A0" w:rsidRPr="00A31450" w:rsidRDefault="002901A0" w:rsidP="00357032">
            <w:pPr>
              <w:spacing w:before="60" w:after="60"/>
              <w:ind w:right="90"/>
              <w:rPr>
                <w:rFonts w:cstheme="minorHAnsi"/>
                <w:color w:val="FFFFFF" w:themeColor="background1"/>
                <w:sz w:val="16"/>
                <w:szCs w:val="16"/>
              </w:rPr>
            </w:pPr>
            <w:r w:rsidRPr="00A31450">
              <w:rPr>
                <w:rFonts w:cstheme="minorHAnsi"/>
                <w:color w:val="FFFFFF" w:themeColor="background1"/>
                <w:sz w:val="16"/>
                <w:szCs w:val="16"/>
              </w:rPr>
              <w:t xml:space="preserve">Conditions for </w:t>
            </w:r>
            <w:r>
              <w:rPr>
                <w:rFonts w:cstheme="minorHAnsi"/>
                <w:color w:val="FFFFFF" w:themeColor="background1"/>
                <w:sz w:val="16"/>
                <w:szCs w:val="16"/>
              </w:rPr>
              <w:t xml:space="preserve">Supervisor </w:t>
            </w:r>
            <w:r w:rsidRPr="00A31450">
              <w:rPr>
                <w:rFonts w:cstheme="minorHAnsi"/>
                <w:color w:val="FFFFFF" w:themeColor="background1"/>
                <w:sz w:val="16"/>
                <w:szCs w:val="16"/>
              </w:rPr>
              <w:t>Review pages</w:t>
            </w:r>
          </w:p>
        </w:tc>
      </w:tr>
      <w:tr w:rsidR="002901A0" w:rsidRPr="00986B8C" w14:paraId="39F5B9D0" w14:textId="77777777" w:rsidTr="007702C7">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5062C7A0" w14:textId="6AD24F15" w:rsidR="002901A0" w:rsidRPr="009D3AFF" w:rsidRDefault="002901A0" w:rsidP="00357032">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89126D4" w14:textId="75B46F14" w:rsidR="002901A0" w:rsidRPr="009D3AFF" w:rsidRDefault="002901A0" w:rsidP="00357032">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38B8DD2" w14:textId="77777777" w:rsidR="002901A0" w:rsidRPr="009D3AFF" w:rsidRDefault="002901A0" w:rsidP="00357032">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4BCCA667" w14:textId="19E10C6E"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is like</w:t>
            </w:r>
            <w:r w:rsidRPr="007C0278">
              <w:rPr>
                <w:rFonts w:cstheme="minorHAnsi"/>
                <w:sz w:val="16"/>
                <w:szCs w:val="16"/>
              </w:rPr>
              <w:t xml:space="preserve"> ‘</w:t>
            </w:r>
            <w:r>
              <w:rPr>
                <w:rFonts w:cstheme="minorHAnsi"/>
                <w:sz w:val="16"/>
                <w:szCs w:val="16"/>
              </w:rPr>
              <w:t>IAE’</w:t>
            </w:r>
            <w:r w:rsidR="00C358F8">
              <w:rPr>
                <w:rFonts w:cstheme="minorHAnsi"/>
                <w:sz w:val="16"/>
                <w:szCs w:val="16"/>
              </w:rPr>
              <w:t xml:space="preserve">, </w:t>
            </w:r>
            <w:r w:rsidR="00D5180F">
              <w:rPr>
                <w:rFonts w:cstheme="minorHAnsi"/>
                <w:sz w:val="16"/>
                <w:szCs w:val="16"/>
              </w:rPr>
              <w:t>‘IAT’</w:t>
            </w:r>
          </w:p>
          <w:p w14:paraId="051893AA" w14:textId="77777777"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1AE596DC" w14:textId="0C3EB17A" w:rsidR="002901A0"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 xml:space="preserve">Show only on form view: </w:t>
            </w:r>
            <w:r>
              <w:rPr>
                <w:rFonts w:cstheme="minorHAnsi"/>
                <w:sz w:val="16"/>
                <w:szCs w:val="16"/>
              </w:rPr>
              <w:t>Supervisor</w:t>
            </w:r>
            <w:r w:rsidRPr="007C0278">
              <w:rPr>
                <w:rFonts w:cstheme="minorHAnsi"/>
                <w:sz w:val="16"/>
                <w:szCs w:val="16"/>
              </w:rPr>
              <w:t xml:space="preserve"> Review</w:t>
            </w:r>
          </w:p>
          <w:p w14:paraId="74D92EF0" w14:textId="77777777" w:rsidR="002901A0" w:rsidRPr="007C0278" w:rsidRDefault="002901A0" w:rsidP="00357032">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A7F8EC" w14:textId="77777777" w:rsidR="007702C7" w:rsidRDefault="007702C7" w:rsidP="007702C7">
            <w:pPr>
              <w:spacing w:before="60" w:after="60"/>
              <w:rPr>
                <w:rStyle w:val="f2027"/>
                <w:rFonts w:cs="Arial"/>
                <w:color w:val="333333"/>
                <w:sz w:val="16"/>
                <w:szCs w:val="16"/>
              </w:rPr>
            </w:pPr>
            <w:r>
              <w:rPr>
                <w:rFonts w:cstheme="minorHAnsi"/>
                <w:sz w:val="16"/>
                <w:szCs w:val="16"/>
              </w:rPr>
              <w:t>“</w:t>
            </w:r>
            <w:r w:rsidRPr="00F92A75">
              <w:rPr>
                <w:rStyle w:val="f2027"/>
                <w:rFonts w:cs="Arial"/>
                <w:color w:val="333333"/>
                <w:sz w:val="16"/>
                <w:szCs w:val="16"/>
              </w:rPr>
              <w:t>You are receiving this eCL record because a</w:t>
            </w:r>
            <w:r>
              <w:rPr>
                <w:rStyle w:val="f2027"/>
                <w:rFonts w:cs="Arial"/>
                <w:color w:val="333333"/>
                <w:sz w:val="16"/>
                <w:szCs w:val="16"/>
              </w:rPr>
              <w:t xml:space="preserve">n Employee </w:t>
            </w:r>
            <w:r w:rsidRPr="00F92A75">
              <w:rPr>
                <w:rStyle w:val="f2027"/>
                <w:rFonts w:cs="Arial"/>
                <w:color w:val="333333"/>
                <w:sz w:val="16"/>
                <w:szCs w:val="16"/>
              </w:rPr>
              <w:t xml:space="preserve">on your team was identified in an Outlier Management Report (OMR). Please research this item in accordance with the </w:t>
            </w:r>
            <w:r>
              <w:rPr>
                <w:rStyle w:val="f2027"/>
                <w:rFonts w:cs="Arial"/>
                <w:color w:val="333333"/>
                <w:sz w:val="16"/>
                <w:szCs w:val="16"/>
              </w:rPr>
              <w:t xml:space="preserve">latest </w:t>
            </w:r>
            <w:r w:rsidRPr="00F92A75">
              <w:rPr>
                <w:rStyle w:val="f2027"/>
                <w:rFonts w:cs="Arial"/>
                <w:b/>
                <w:color w:val="333333"/>
                <w:sz w:val="16"/>
                <w:szCs w:val="16"/>
                <w:u w:val="single"/>
              </w:rPr>
              <w:t>Contact Center Operations 46.0 Outlier Management Report (OMR): Outlier Research Process SOP</w:t>
            </w:r>
            <w:r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1E3E999" w14:textId="77777777" w:rsidR="002901A0" w:rsidRPr="00EC77B3" w:rsidRDefault="002901A0" w:rsidP="00357032">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F856647" w14:textId="77777777" w:rsidR="002901A0" w:rsidRPr="009D3AFF" w:rsidRDefault="002901A0" w:rsidP="00357032">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BB18782" w14:textId="77777777" w:rsidR="002901A0" w:rsidRPr="009D3AFF"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64A87EA2" w14:textId="77777777" w:rsidR="002901A0"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026DA08E" w14:textId="5C2B3B02" w:rsidR="002901A0" w:rsidRDefault="002901A0" w:rsidP="00357032">
            <w:pPr>
              <w:pStyle w:val="ListParagraph"/>
              <w:spacing w:before="60" w:after="60"/>
              <w:ind w:left="294" w:right="90"/>
              <w:rPr>
                <w:rFonts w:cstheme="minorHAnsi"/>
                <w:sz w:val="16"/>
                <w:szCs w:val="16"/>
              </w:rPr>
            </w:pPr>
          </w:p>
          <w:p w14:paraId="4C74BF3F" w14:textId="77777777" w:rsidR="007702C7" w:rsidRDefault="007702C7" w:rsidP="007702C7">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35D9BCF0" w14:textId="77777777" w:rsidR="007702C7" w:rsidRDefault="0058562F" w:rsidP="007702C7">
            <w:pPr>
              <w:pStyle w:val="ListParagraph"/>
              <w:spacing w:before="60" w:after="60"/>
              <w:ind w:left="294" w:right="90"/>
              <w:rPr>
                <w:rFonts w:cstheme="minorHAnsi"/>
                <w:sz w:val="16"/>
                <w:szCs w:val="16"/>
              </w:rPr>
            </w:pPr>
            <w:hyperlink r:id="rId30" w:history="1">
              <w:r w:rsidR="007702C7" w:rsidRPr="0054784F">
                <w:rPr>
                  <w:rStyle w:val="Hyperlink"/>
                  <w:rFonts w:cstheme="minorHAnsi"/>
                  <w:sz w:val="16"/>
                  <w:szCs w:val="16"/>
                </w:rPr>
                <w:t>https://cco.gdit.com/Resources/SOP/Contact Center Operations/Forms/AllItems.aspx</w:t>
              </w:r>
            </w:hyperlink>
          </w:p>
          <w:p w14:paraId="42B52268" w14:textId="77777777" w:rsidR="002901A0" w:rsidRPr="009D3AFF" w:rsidRDefault="002901A0" w:rsidP="00357032">
            <w:pPr>
              <w:pStyle w:val="ListParagraph"/>
              <w:spacing w:before="60" w:after="60"/>
              <w:ind w:left="294" w:right="90"/>
              <w:rPr>
                <w:rFonts w:cstheme="minorHAnsi"/>
                <w:sz w:val="16"/>
                <w:szCs w:val="16"/>
              </w:rPr>
            </w:pPr>
          </w:p>
        </w:tc>
      </w:tr>
      <w:tr w:rsidR="007702C7" w:rsidRPr="00986B8C" w14:paraId="63F13A04"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2EA49063" w14:textId="77777777" w:rsidR="007702C7" w:rsidRPr="009D3AFF" w:rsidRDefault="007702C7" w:rsidP="00904695">
            <w:pPr>
              <w:spacing w:before="60" w:after="60"/>
              <w:rPr>
                <w:rFonts w:cstheme="minorHAnsi"/>
                <w:sz w:val="16"/>
                <w:szCs w:val="16"/>
              </w:rPr>
            </w:pPr>
            <w:r w:rsidRPr="009D3AFF">
              <w:rPr>
                <w:rFonts w:cstheme="minorHAnsi"/>
                <w:sz w:val="16"/>
                <w:szCs w:val="16"/>
              </w:rPr>
              <w:t>2</w:t>
            </w:r>
          </w:p>
        </w:tc>
        <w:tc>
          <w:tcPr>
            <w:tcW w:w="1170" w:type="dxa"/>
            <w:tcBorders>
              <w:bottom w:val="single" w:sz="4" w:space="0" w:color="000000" w:themeColor="text1"/>
            </w:tcBorders>
            <w:shd w:val="clear" w:color="auto" w:fill="DBE5F1" w:themeFill="accent1" w:themeFillTint="33"/>
          </w:tcPr>
          <w:p w14:paraId="7A43F336" w14:textId="40E3C0F0" w:rsidR="007702C7" w:rsidRPr="009D3AFF"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bottom w:val="single" w:sz="4" w:space="0" w:color="000000" w:themeColor="text1"/>
            </w:tcBorders>
            <w:shd w:val="clear" w:color="auto" w:fill="DBE5F1" w:themeFill="accent1" w:themeFillTint="33"/>
          </w:tcPr>
          <w:p w14:paraId="1BD6693D" w14:textId="77777777" w:rsidR="007702C7" w:rsidRPr="009D3AFF" w:rsidRDefault="007702C7" w:rsidP="00904695">
            <w:pPr>
              <w:spacing w:before="60" w:after="60"/>
              <w:rPr>
                <w:rFonts w:cstheme="minorHAnsi"/>
                <w:sz w:val="16"/>
                <w:szCs w:val="16"/>
              </w:rPr>
            </w:pPr>
            <w:r w:rsidRPr="009D3AFF">
              <w:rPr>
                <w:rFonts w:cstheme="minorHAnsi"/>
                <w:sz w:val="16"/>
                <w:szCs w:val="16"/>
              </w:rPr>
              <w:t>strReasonNotCoachable</w:t>
            </w:r>
          </w:p>
        </w:tc>
        <w:tc>
          <w:tcPr>
            <w:tcW w:w="1620" w:type="dxa"/>
            <w:tcBorders>
              <w:bottom w:val="single" w:sz="4" w:space="0" w:color="000000" w:themeColor="text1"/>
            </w:tcBorders>
            <w:shd w:val="clear" w:color="auto" w:fill="DBE5F1" w:themeFill="accent1" w:themeFillTint="33"/>
          </w:tcPr>
          <w:p w14:paraId="0B8FFE23" w14:textId="77777777" w:rsidR="007702C7" w:rsidRPr="009D3AFF" w:rsidRDefault="007702C7" w:rsidP="00904695">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2E15484D" w14:textId="0CD73842"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view: </w:t>
            </w:r>
            <w:r w:rsidR="004A2255">
              <w:rPr>
                <w:rFonts w:cstheme="minorHAnsi"/>
                <w:sz w:val="16"/>
                <w:szCs w:val="16"/>
              </w:rPr>
              <w:t xml:space="preserve">Supervisor </w:t>
            </w:r>
            <w:r w:rsidRPr="009D3AFF">
              <w:rPr>
                <w:rFonts w:cstheme="minorHAnsi"/>
                <w:sz w:val="16"/>
                <w:szCs w:val="16"/>
              </w:rPr>
              <w:t>Review</w:t>
            </w:r>
          </w:p>
          <w:p w14:paraId="018385AC"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2DABC6D7"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bottom w:val="single" w:sz="4" w:space="0" w:color="000000" w:themeColor="text1"/>
            </w:tcBorders>
            <w:shd w:val="clear" w:color="auto" w:fill="DBE5F1" w:themeFill="accent1" w:themeFillTint="33"/>
          </w:tcPr>
          <w:p w14:paraId="31F7F828" w14:textId="77777777" w:rsidR="007702C7" w:rsidRPr="00986B8C" w:rsidRDefault="007702C7" w:rsidP="00904695">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bottom w:val="single" w:sz="4" w:space="0" w:color="000000" w:themeColor="text1"/>
            </w:tcBorders>
            <w:shd w:val="clear" w:color="auto" w:fill="DBE5F1" w:themeFill="accent1" w:themeFillTint="33"/>
          </w:tcPr>
          <w:p w14:paraId="10F7D18A" w14:textId="77777777" w:rsidR="007702C7" w:rsidRPr="009D3AFF" w:rsidRDefault="007702C7" w:rsidP="00904695">
            <w:pPr>
              <w:spacing w:before="60" w:after="60"/>
              <w:rPr>
                <w:rFonts w:cstheme="minorHAnsi"/>
                <w:sz w:val="16"/>
                <w:szCs w:val="16"/>
              </w:rPr>
            </w:pPr>
            <w:r w:rsidRPr="009D3AFF">
              <w:rPr>
                <w:rFonts w:cstheme="minorHAnsi"/>
                <w:sz w:val="16"/>
                <w:szCs w:val="16"/>
              </w:rPr>
              <w:t>Dropdown Menu</w:t>
            </w:r>
          </w:p>
        </w:tc>
        <w:tc>
          <w:tcPr>
            <w:tcW w:w="1753" w:type="dxa"/>
            <w:tcBorders>
              <w:bottom w:val="single" w:sz="4" w:space="0" w:color="000000" w:themeColor="text1"/>
            </w:tcBorders>
            <w:shd w:val="clear" w:color="auto" w:fill="DBE5F1" w:themeFill="accent1" w:themeFillTint="33"/>
          </w:tcPr>
          <w:p w14:paraId="0E2E6368" w14:textId="77777777" w:rsidR="007702C7" w:rsidRPr="009D3AFF" w:rsidRDefault="007702C7" w:rsidP="00904695">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24A83475" w14:textId="77777777" w:rsidR="007702C7" w:rsidRPr="009D3AFF" w:rsidRDefault="007702C7" w:rsidP="00904695">
            <w:pPr>
              <w:spacing w:before="60" w:after="60"/>
              <w:ind w:left="114" w:right="90"/>
              <w:rPr>
                <w:rFonts w:cstheme="minorHAnsi"/>
                <w:sz w:val="16"/>
                <w:szCs w:val="16"/>
              </w:rPr>
            </w:pPr>
          </w:p>
        </w:tc>
      </w:tr>
      <w:tr w:rsidR="007702C7" w:rsidRPr="00986B8C" w14:paraId="6C3532F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384B94EA" w14:textId="77777777" w:rsidR="007702C7" w:rsidRPr="00FA31D6" w:rsidRDefault="007702C7" w:rsidP="00904695">
            <w:pPr>
              <w:spacing w:before="60" w:after="60"/>
              <w:rPr>
                <w:rFonts w:cstheme="minorHAnsi"/>
                <w:sz w:val="16"/>
                <w:szCs w:val="16"/>
              </w:rPr>
            </w:pPr>
            <w:r w:rsidRPr="00FA31D6">
              <w:rPr>
                <w:rFonts w:cstheme="minorHAnsi"/>
                <w:sz w:val="16"/>
                <w:szCs w:val="16"/>
              </w:rPr>
              <w:t>3</w:t>
            </w:r>
          </w:p>
        </w:tc>
        <w:tc>
          <w:tcPr>
            <w:tcW w:w="1170" w:type="dxa"/>
            <w:tcBorders>
              <w:bottom w:val="single" w:sz="4" w:space="0" w:color="000000" w:themeColor="text1"/>
            </w:tcBorders>
            <w:shd w:val="clear" w:color="auto" w:fill="F2F2F2" w:themeFill="background1" w:themeFillShade="F2"/>
          </w:tcPr>
          <w:p w14:paraId="469CB4EA" w14:textId="10704197"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04D56208" w14:textId="77777777" w:rsidR="007702C7" w:rsidRPr="00FA31D6" w:rsidRDefault="007702C7" w:rsidP="00904695">
            <w:pPr>
              <w:spacing w:before="60" w:after="60"/>
              <w:rPr>
                <w:rFonts w:cstheme="minorHAnsi"/>
                <w:sz w:val="16"/>
                <w:szCs w:val="16"/>
              </w:rPr>
            </w:pPr>
            <w:r w:rsidRPr="00FA31D6">
              <w:rPr>
                <w:rFonts w:cstheme="minorHAnsi"/>
                <w:sz w:val="16"/>
                <w:szCs w:val="16"/>
              </w:rPr>
              <w:t>txtReasonNotCoachable</w:t>
            </w:r>
          </w:p>
        </w:tc>
        <w:tc>
          <w:tcPr>
            <w:tcW w:w="1620" w:type="dxa"/>
            <w:tcBorders>
              <w:bottom w:val="single" w:sz="4" w:space="0" w:color="000000" w:themeColor="text1"/>
            </w:tcBorders>
            <w:shd w:val="clear" w:color="auto" w:fill="F2F2F2" w:themeFill="background1" w:themeFillShade="F2"/>
          </w:tcPr>
          <w:p w14:paraId="091E8B66"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73D68E42" w14:textId="09F5EBB5" w:rsidR="007702C7" w:rsidRPr="00FA31D6" w:rsidRDefault="007702C7" w:rsidP="004A2255">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4A2255">
              <w:rPr>
                <w:rFonts w:cstheme="minorHAnsi"/>
                <w:sz w:val="16"/>
                <w:szCs w:val="16"/>
              </w:rPr>
              <w:t xml:space="preserve">Supervisor </w:t>
            </w:r>
            <w:r w:rsidRPr="00FA31D6">
              <w:rPr>
                <w:rFonts w:cstheme="minorHAnsi"/>
                <w:sz w:val="16"/>
                <w:szCs w:val="16"/>
              </w:rPr>
              <w:t>Review</w:t>
            </w:r>
          </w:p>
        </w:tc>
        <w:tc>
          <w:tcPr>
            <w:tcW w:w="1934" w:type="dxa"/>
            <w:tcBorders>
              <w:bottom w:val="single" w:sz="4" w:space="0" w:color="000000" w:themeColor="text1"/>
            </w:tcBorders>
            <w:shd w:val="clear" w:color="auto" w:fill="F2F2F2" w:themeFill="background1" w:themeFillShade="F2"/>
          </w:tcPr>
          <w:p w14:paraId="091C81C0" w14:textId="77777777" w:rsidR="007702C7" w:rsidRPr="00FA31D6" w:rsidRDefault="007702C7" w:rsidP="00904695">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bottom w:val="single" w:sz="4" w:space="0" w:color="000000" w:themeColor="text1"/>
            </w:tcBorders>
            <w:shd w:val="clear" w:color="auto" w:fill="F2F2F2" w:themeFill="background1" w:themeFillShade="F2"/>
          </w:tcPr>
          <w:p w14:paraId="25AA5B53" w14:textId="77777777" w:rsidR="007702C7" w:rsidRPr="00FA31D6" w:rsidRDefault="007702C7" w:rsidP="00904695">
            <w:pPr>
              <w:spacing w:before="60" w:after="60"/>
              <w:rPr>
                <w:rFonts w:cstheme="minorHAnsi"/>
                <w:sz w:val="16"/>
                <w:szCs w:val="16"/>
              </w:rPr>
            </w:pPr>
            <w:r w:rsidRPr="00FA31D6">
              <w:rPr>
                <w:rFonts w:cstheme="minorHAnsi"/>
                <w:sz w:val="16"/>
                <w:szCs w:val="16"/>
              </w:rPr>
              <w:t>Text Box</w:t>
            </w:r>
          </w:p>
        </w:tc>
        <w:tc>
          <w:tcPr>
            <w:tcW w:w="1753" w:type="dxa"/>
            <w:tcBorders>
              <w:bottom w:val="single" w:sz="4" w:space="0" w:color="000000" w:themeColor="text1"/>
            </w:tcBorders>
            <w:shd w:val="clear" w:color="auto" w:fill="F2F2F2" w:themeFill="background1" w:themeFillShade="F2"/>
          </w:tcPr>
          <w:p w14:paraId="137E37F3"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454B822B"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7E785BA4" w14:textId="77777777" w:rsidR="007702C7" w:rsidRPr="00FA31D6" w:rsidRDefault="007702C7" w:rsidP="00904695">
            <w:pPr>
              <w:spacing w:before="60" w:after="60"/>
              <w:rPr>
                <w:rFonts w:cstheme="minorHAnsi"/>
                <w:sz w:val="16"/>
                <w:szCs w:val="16"/>
              </w:rPr>
            </w:pPr>
            <w:r>
              <w:rPr>
                <w:rFonts w:cstheme="minorHAnsi"/>
                <w:sz w:val="16"/>
                <w:szCs w:val="16"/>
              </w:rPr>
              <w:t>4</w:t>
            </w:r>
          </w:p>
        </w:tc>
        <w:tc>
          <w:tcPr>
            <w:tcW w:w="1170" w:type="dxa"/>
            <w:tcBorders>
              <w:bottom w:val="single" w:sz="4" w:space="0" w:color="000000" w:themeColor="text1"/>
            </w:tcBorders>
            <w:shd w:val="clear" w:color="auto" w:fill="DBE5F1" w:themeFill="accent1" w:themeFillTint="33"/>
          </w:tcPr>
          <w:p w14:paraId="6A6096F1" w14:textId="477D51A2"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Pr>
                <w:rFonts w:cstheme="minorHAnsi"/>
                <w:sz w:val="16"/>
                <w:szCs w:val="16"/>
              </w:rPr>
              <w:t>Review</w:t>
            </w:r>
          </w:p>
        </w:tc>
        <w:tc>
          <w:tcPr>
            <w:tcW w:w="1620" w:type="dxa"/>
            <w:tcBorders>
              <w:bottom w:val="single" w:sz="4" w:space="0" w:color="000000" w:themeColor="text1"/>
            </w:tcBorders>
            <w:shd w:val="clear" w:color="auto" w:fill="DBE5F1" w:themeFill="accent1" w:themeFillTint="33"/>
          </w:tcPr>
          <w:p w14:paraId="168B78D7" w14:textId="77777777" w:rsidR="007702C7" w:rsidRPr="004314E8" w:rsidRDefault="007702C7" w:rsidP="00904695">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bottom w:val="single" w:sz="4" w:space="0" w:color="000000" w:themeColor="text1"/>
            </w:tcBorders>
            <w:shd w:val="clear" w:color="auto" w:fill="DBE5F1" w:themeFill="accent1" w:themeFillTint="33"/>
          </w:tcPr>
          <w:p w14:paraId="7FA7890C" w14:textId="77777777" w:rsidR="007702C7" w:rsidRPr="004314E8" w:rsidRDefault="007702C7" w:rsidP="00904695">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Pr>
                <w:color w:val="000000" w:themeColor="text1"/>
                <w:sz w:val="16"/>
                <w:szCs w:val="16"/>
              </w:rPr>
              <w:t xml:space="preserve"> (displayed under Coaching Reasons)</w:t>
            </w:r>
          </w:p>
        </w:tc>
        <w:tc>
          <w:tcPr>
            <w:tcW w:w="1934" w:type="dxa"/>
            <w:tcBorders>
              <w:bottom w:val="single" w:sz="4" w:space="0" w:color="000000" w:themeColor="text1"/>
            </w:tcBorders>
            <w:shd w:val="clear" w:color="auto" w:fill="DBE5F1" w:themeFill="accent1" w:themeFillTint="33"/>
          </w:tcPr>
          <w:p w14:paraId="5941935C" w14:textId="77777777" w:rsidR="007702C7" w:rsidRPr="004314E8" w:rsidRDefault="007702C7" w:rsidP="00904695">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bottom w:val="single" w:sz="4" w:space="0" w:color="000000" w:themeColor="text1"/>
            </w:tcBorders>
            <w:shd w:val="clear" w:color="auto" w:fill="DBE5F1" w:themeFill="accent1" w:themeFillTint="33"/>
          </w:tcPr>
          <w:p w14:paraId="43BF0FF5" w14:textId="77777777" w:rsidR="007702C7" w:rsidRPr="00FA31D6" w:rsidRDefault="007702C7" w:rsidP="00904695">
            <w:pPr>
              <w:spacing w:before="60" w:after="60"/>
              <w:rPr>
                <w:rFonts w:cstheme="minorHAnsi"/>
                <w:sz w:val="16"/>
                <w:szCs w:val="16"/>
              </w:rPr>
            </w:pPr>
            <w:r>
              <w:rPr>
                <w:rFonts w:cstheme="minorHAnsi"/>
                <w:sz w:val="16"/>
                <w:szCs w:val="16"/>
              </w:rPr>
              <w:t>Static TextBox</w:t>
            </w:r>
          </w:p>
        </w:tc>
        <w:tc>
          <w:tcPr>
            <w:tcW w:w="1753" w:type="dxa"/>
            <w:tcBorders>
              <w:bottom w:val="single" w:sz="4" w:space="0" w:color="000000" w:themeColor="text1"/>
            </w:tcBorders>
            <w:shd w:val="clear" w:color="auto" w:fill="DBE5F1" w:themeFill="accent1" w:themeFillTint="33"/>
          </w:tcPr>
          <w:p w14:paraId="13D3F430"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1F54A91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7CCD9651" w14:textId="77777777" w:rsidR="007702C7" w:rsidRPr="00FA31D6" w:rsidRDefault="007702C7" w:rsidP="00904695">
            <w:pPr>
              <w:spacing w:before="60" w:after="60"/>
              <w:rPr>
                <w:rFonts w:cstheme="minorHAnsi"/>
                <w:sz w:val="16"/>
                <w:szCs w:val="16"/>
              </w:rPr>
            </w:pPr>
            <w:r>
              <w:rPr>
                <w:rFonts w:cstheme="minorHAnsi"/>
                <w:sz w:val="16"/>
                <w:szCs w:val="16"/>
              </w:rPr>
              <w:t>5</w:t>
            </w:r>
          </w:p>
        </w:tc>
        <w:tc>
          <w:tcPr>
            <w:tcW w:w="1170" w:type="dxa"/>
            <w:tcBorders>
              <w:bottom w:val="single" w:sz="4" w:space="0" w:color="000000" w:themeColor="text1"/>
            </w:tcBorders>
            <w:shd w:val="clear" w:color="auto" w:fill="F2F2F2" w:themeFill="background1" w:themeFillShade="F2"/>
          </w:tcPr>
          <w:p w14:paraId="760C9470" w14:textId="0F0E770E"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5BA785FF" w14:textId="537C20C6" w:rsidR="007702C7" w:rsidRPr="00FA31D6" w:rsidRDefault="00306D3F" w:rsidP="00904695">
            <w:pPr>
              <w:spacing w:before="60" w:after="60"/>
              <w:rPr>
                <w:rFonts w:cstheme="minorHAnsi"/>
                <w:sz w:val="16"/>
                <w:szCs w:val="16"/>
              </w:rPr>
            </w:pPr>
            <w:r>
              <w:rPr>
                <w:rFonts w:cstheme="minorHAnsi"/>
                <w:sz w:val="16"/>
                <w:szCs w:val="16"/>
              </w:rPr>
              <w:t>Coaching</w:t>
            </w:r>
            <w:r w:rsidR="007702C7" w:rsidRPr="00FA31D6">
              <w:rPr>
                <w:rFonts w:cstheme="minorHAnsi"/>
                <w:sz w:val="16"/>
                <w:szCs w:val="16"/>
              </w:rPr>
              <w:t>Notes</w:t>
            </w:r>
          </w:p>
        </w:tc>
        <w:tc>
          <w:tcPr>
            <w:tcW w:w="1620" w:type="dxa"/>
            <w:tcBorders>
              <w:bottom w:val="single" w:sz="4" w:space="0" w:color="000000" w:themeColor="text1"/>
            </w:tcBorders>
            <w:shd w:val="clear" w:color="auto" w:fill="F2F2F2" w:themeFill="background1" w:themeFillShade="F2"/>
          </w:tcPr>
          <w:p w14:paraId="44CC6479"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w:t>
            </w:r>
            <w:r w:rsidRPr="00FA31D6">
              <w:rPr>
                <w:rFonts w:cstheme="minorHAnsi"/>
                <w:sz w:val="16"/>
                <w:szCs w:val="16"/>
              </w:rPr>
              <w:lastRenderedPageBreak/>
              <w:t>red] = True</w:t>
            </w:r>
          </w:p>
          <w:p w14:paraId="703751D1" w14:textId="2BEF0104" w:rsidR="007702C7" w:rsidRPr="00FA31D6" w:rsidRDefault="007702C7" w:rsidP="00CB6BAE">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 xml:space="preserve">Review </w:t>
            </w:r>
          </w:p>
        </w:tc>
        <w:tc>
          <w:tcPr>
            <w:tcW w:w="1934" w:type="dxa"/>
            <w:tcBorders>
              <w:bottom w:val="single" w:sz="4" w:space="0" w:color="000000" w:themeColor="text1"/>
            </w:tcBorders>
            <w:shd w:val="clear" w:color="auto" w:fill="F2F2F2" w:themeFill="background1" w:themeFillShade="F2"/>
          </w:tcPr>
          <w:p w14:paraId="154AB34B" w14:textId="470A37FD" w:rsidR="007702C7" w:rsidRPr="00FA31D6" w:rsidRDefault="007702C7" w:rsidP="00904695">
            <w:pPr>
              <w:spacing w:before="60" w:after="60"/>
              <w:rPr>
                <w:rFonts w:cstheme="minorHAnsi"/>
                <w:sz w:val="16"/>
                <w:szCs w:val="16"/>
              </w:rPr>
            </w:pPr>
            <w:r w:rsidRPr="00FA31D6">
              <w:rPr>
                <w:rFonts w:cstheme="minorHAnsi"/>
                <w:sz w:val="16"/>
                <w:szCs w:val="16"/>
              </w:rPr>
              <w:lastRenderedPageBreak/>
              <w:t>‘</w:t>
            </w:r>
            <w:r w:rsidR="00D503BE" w:rsidRPr="00D503BE">
              <w:rPr>
                <w:rFonts w:cstheme="minorHAnsi"/>
                <w:sz w:val="16"/>
                <w:szCs w:val="16"/>
              </w:rPr>
              <w:t xml:space="preserve">Provide the details from the coaching session </w:t>
            </w:r>
            <w:r w:rsidR="00D503BE" w:rsidRPr="00D503BE">
              <w:rPr>
                <w:rFonts w:cstheme="minorHAnsi"/>
                <w:sz w:val="16"/>
                <w:szCs w:val="16"/>
              </w:rPr>
              <w:lastRenderedPageBreak/>
              <w:t>including action plans developed:</w:t>
            </w:r>
            <w:r w:rsidRPr="00FA31D6">
              <w:rPr>
                <w:rFonts w:cstheme="minorHAnsi"/>
                <w:sz w:val="16"/>
                <w:szCs w:val="16"/>
              </w:rPr>
              <w:t>’</w:t>
            </w:r>
          </w:p>
        </w:tc>
        <w:tc>
          <w:tcPr>
            <w:tcW w:w="946" w:type="dxa"/>
            <w:tcBorders>
              <w:bottom w:val="single" w:sz="4" w:space="0" w:color="000000" w:themeColor="text1"/>
            </w:tcBorders>
            <w:shd w:val="clear" w:color="auto" w:fill="F2F2F2" w:themeFill="background1" w:themeFillShade="F2"/>
          </w:tcPr>
          <w:p w14:paraId="6DCCFB2B" w14:textId="77777777" w:rsidR="007702C7" w:rsidRPr="00FA31D6" w:rsidRDefault="007702C7" w:rsidP="00904695">
            <w:pPr>
              <w:spacing w:before="60" w:after="60"/>
              <w:rPr>
                <w:rFonts w:cstheme="minorHAnsi"/>
                <w:sz w:val="16"/>
                <w:szCs w:val="16"/>
              </w:rPr>
            </w:pPr>
            <w:r w:rsidRPr="00FA31D6">
              <w:rPr>
                <w:rFonts w:cstheme="minorHAnsi"/>
                <w:sz w:val="16"/>
                <w:szCs w:val="16"/>
              </w:rPr>
              <w:lastRenderedPageBreak/>
              <w:t>Text Box</w:t>
            </w:r>
          </w:p>
        </w:tc>
        <w:tc>
          <w:tcPr>
            <w:tcW w:w="1753" w:type="dxa"/>
            <w:tcBorders>
              <w:bottom w:val="single" w:sz="4" w:space="0" w:color="000000" w:themeColor="text1"/>
            </w:tcBorders>
            <w:shd w:val="clear" w:color="auto" w:fill="F2F2F2" w:themeFill="background1" w:themeFillShade="F2"/>
          </w:tcPr>
          <w:p w14:paraId="6BCC7FED" w14:textId="14223551" w:rsidR="007702C7" w:rsidRPr="00FA31D6" w:rsidRDefault="00CB6BAE" w:rsidP="00904695">
            <w:pPr>
              <w:spacing w:before="60" w:after="60"/>
              <w:rPr>
                <w:rFonts w:cstheme="minorHAnsi"/>
                <w:sz w:val="16"/>
                <w:szCs w:val="16"/>
              </w:rPr>
            </w:pPr>
            <w:r>
              <w:rPr>
                <w:rFonts w:cstheme="minorHAnsi"/>
                <w:sz w:val="16"/>
                <w:szCs w:val="16"/>
              </w:rPr>
              <w:t xml:space="preserve">Note: CoachingNotes should contain the </w:t>
            </w:r>
            <w:r>
              <w:rPr>
                <w:rFonts w:cstheme="minorHAnsi"/>
                <w:sz w:val="16"/>
                <w:szCs w:val="16"/>
              </w:rPr>
              <w:lastRenderedPageBreak/>
              <w:t>name of the supervisor, system date of review, manual date entered on review page followed by any text entered.</w:t>
            </w:r>
          </w:p>
        </w:tc>
      </w:tr>
      <w:tr w:rsidR="007702C7" w:rsidRPr="002D7D35" w14:paraId="01D0CE7C"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DBE5F1" w:themeFill="accent1" w:themeFillTint="33"/>
          </w:tcPr>
          <w:p w14:paraId="0DE8039E" w14:textId="77777777" w:rsidR="007702C7" w:rsidRPr="00FA31D6" w:rsidRDefault="007702C7" w:rsidP="00904695">
            <w:pPr>
              <w:spacing w:before="60" w:after="60"/>
              <w:rPr>
                <w:rFonts w:cstheme="minorHAnsi"/>
                <w:sz w:val="16"/>
                <w:szCs w:val="16"/>
              </w:rPr>
            </w:pPr>
            <w:r>
              <w:rPr>
                <w:rFonts w:cstheme="minorHAnsi"/>
                <w:sz w:val="16"/>
                <w:szCs w:val="16"/>
              </w:rPr>
              <w:lastRenderedPageBreak/>
              <w:t>6</w:t>
            </w:r>
          </w:p>
        </w:tc>
        <w:tc>
          <w:tcPr>
            <w:tcW w:w="1170" w:type="dxa"/>
            <w:shd w:val="clear" w:color="auto" w:fill="DBE5F1" w:themeFill="accent1" w:themeFillTint="33"/>
          </w:tcPr>
          <w:p w14:paraId="18DF8E95" w14:textId="6B378E86"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shd w:val="clear" w:color="auto" w:fill="DBE5F1" w:themeFill="accent1" w:themeFillTint="33"/>
          </w:tcPr>
          <w:p w14:paraId="536D96DC" w14:textId="0F88ABDD" w:rsidR="007702C7" w:rsidRPr="00FA31D6" w:rsidRDefault="00CB6BAE" w:rsidP="00CB6BAE">
            <w:pPr>
              <w:spacing w:before="60" w:after="60"/>
              <w:rPr>
                <w:rFonts w:cstheme="minorHAnsi"/>
                <w:sz w:val="16"/>
                <w:szCs w:val="16"/>
              </w:rPr>
            </w:pPr>
            <w:r>
              <w:rPr>
                <w:rFonts w:cstheme="minorHAnsi"/>
                <w:sz w:val="16"/>
                <w:szCs w:val="16"/>
              </w:rPr>
              <w:t>Coaching</w:t>
            </w:r>
            <w:r w:rsidRPr="00FA31D6">
              <w:rPr>
                <w:rFonts w:cstheme="minorHAnsi"/>
                <w:sz w:val="16"/>
                <w:szCs w:val="16"/>
              </w:rPr>
              <w:t>Notes</w:t>
            </w:r>
          </w:p>
        </w:tc>
        <w:tc>
          <w:tcPr>
            <w:tcW w:w="1620" w:type="dxa"/>
            <w:shd w:val="clear" w:color="auto" w:fill="DBE5F1" w:themeFill="accent1" w:themeFillTint="33"/>
          </w:tcPr>
          <w:p w14:paraId="2E41609F" w14:textId="28C13EF9"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Review</w:t>
            </w:r>
          </w:p>
          <w:p w14:paraId="1D24806A"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shd w:val="clear" w:color="auto" w:fill="DBE5F1" w:themeFill="accent1" w:themeFillTint="33"/>
          </w:tcPr>
          <w:p w14:paraId="1C5F3562" w14:textId="77777777" w:rsidR="007702C7" w:rsidRPr="00FA31D6" w:rsidRDefault="007702C7" w:rsidP="00904695">
            <w:pPr>
              <w:spacing w:before="60" w:after="60"/>
              <w:rPr>
                <w:rFonts w:cstheme="minorHAnsi"/>
                <w:sz w:val="16"/>
                <w:szCs w:val="16"/>
              </w:rPr>
            </w:pPr>
            <w:r w:rsidRPr="00FA31D6">
              <w:rPr>
                <w:rFonts w:cstheme="minorHAnsi"/>
                <w:sz w:val="16"/>
                <w:szCs w:val="16"/>
              </w:rPr>
              <w:t>‘Date:’</w:t>
            </w:r>
          </w:p>
        </w:tc>
        <w:tc>
          <w:tcPr>
            <w:tcW w:w="946" w:type="dxa"/>
            <w:shd w:val="clear" w:color="auto" w:fill="DBE5F1" w:themeFill="accent1" w:themeFillTint="33"/>
          </w:tcPr>
          <w:p w14:paraId="0B8FA009" w14:textId="77777777" w:rsidR="007702C7" w:rsidRPr="00FA31D6" w:rsidRDefault="007702C7" w:rsidP="00904695">
            <w:pPr>
              <w:spacing w:before="60" w:after="60"/>
              <w:rPr>
                <w:rFonts w:cstheme="minorHAnsi"/>
                <w:sz w:val="16"/>
                <w:szCs w:val="16"/>
              </w:rPr>
            </w:pPr>
            <w:r w:rsidRPr="00FA31D6">
              <w:rPr>
                <w:rFonts w:cstheme="minorHAnsi"/>
                <w:sz w:val="16"/>
                <w:szCs w:val="16"/>
              </w:rPr>
              <w:t>Date Picker</w:t>
            </w:r>
          </w:p>
        </w:tc>
        <w:tc>
          <w:tcPr>
            <w:tcW w:w="1753" w:type="dxa"/>
            <w:shd w:val="clear" w:color="auto" w:fill="DBE5F1" w:themeFill="accent1" w:themeFillTint="33"/>
          </w:tcPr>
          <w:p w14:paraId="1FFB2BEC" w14:textId="290714F5" w:rsidR="007702C7" w:rsidRPr="00FA31D6" w:rsidRDefault="00CB6BAE" w:rsidP="00904695">
            <w:pPr>
              <w:spacing w:before="60" w:after="60"/>
              <w:rPr>
                <w:rFonts w:cstheme="minorHAnsi"/>
                <w:sz w:val="16"/>
                <w:szCs w:val="16"/>
              </w:rPr>
            </w:pPr>
            <w:r>
              <w:rPr>
                <w:rFonts w:cstheme="minorHAnsi"/>
                <w:sz w:val="16"/>
                <w:szCs w:val="16"/>
              </w:rPr>
              <w:t>Note: CoachingNotes should contain the name of the supervisor, system date of review, manual date entered on review page followed by any text entered.</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If the log is of strSource type OMR and if the EmailSent attribute in the Coaching_Log table is Null\False, one of the following emails will be sent depending on the strFormStatus (Pending Employee Review, Pending Supervisor Review, Pending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DateTime.Now()</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DateTime.Now()</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lastRenderedPageBreak/>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AFCF7F" w14:textId="05F63EC9"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Cancelled Calls</w:t>
            </w:r>
          </w:p>
          <w:p w14:paraId="30F20D2E" w14:textId="63B804CA"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Default Qualifiers</w:t>
            </w:r>
          </w:p>
          <w:p w14:paraId="50F06784"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Open Calls</w:t>
            </w:r>
          </w:p>
          <w:p w14:paraId="31C0099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Inbound</w:t>
            </w:r>
          </w:p>
          <w:p w14:paraId="2F3BFEF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Outbound</w:t>
            </w:r>
          </w:p>
          <w:p w14:paraId="2BB1AD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ACW</w:t>
            </w:r>
          </w:p>
          <w:p w14:paraId="5A6B9A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AHT</w:t>
            </w:r>
          </w:p>
          <w:p w14:paraId="6D20408F"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CCO Security and Privacy Incident Coaching</w:t>
            </w:r>
          </w:p>
          <w:p w14:paraId="0959A3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ACO Escalation</w:t>
            </w:r>
          </w:p>
          <w:p w14:paraId="4EF3F181"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ARC Escalation</w:t>
            </w:r>
          </w:p>
          <w:p w14:paraId="7F84B33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DME Escalation</w:t>
            </w:r>
          </w:p>
          <w:p w14:paraId="20DCE8A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EE/MM Escalation</w:t>
            </w:r>
          </w:p>
          <w:p w14:paraId="55D713A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NGD Feedback</w:t>
            </w:r>
          </w:p>
          <w:p w14:paraId="3718FF13"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ISG Consults</w:t>
            </w:r>
          </w:p>
          <w:p w14:paraId="54FE51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Low CSAT</w:t>
            </w:r>
          </w:p>
          <w:p w14:paraId="3B96B26C"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NGD Inappropriate Transfer</w:t>
            </w:r>
          </w:p>
          <w:p w14:paraId="1F47A2B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Returned MAC Escalation</w:t>
            </w:r>
          </w:p>
          <w:p w14:paraId="1A3B0D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Scripts Logged</w:t>
            </w:r>
          </w:p>
          <w:p w14:paraId="668C01A0"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Transfers</w:t>
            </w:r>
          </w:p>
          <w:p w14:paraId="242746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Inappropriate Transfers</w:t>
            </w:r>
          </w:p>
          <w:p w14:paraId="11D2BFC6"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PDP Complaints</w:t>
            </w:r>
          </w:p>
          <w:p w14:paraId="5D13B7FD"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Other: Specify reason under coaching details.</w:t>
            </w:r>
          </w:p>
          <w:p w14:paraId="30B3CD98" w14:textId="77777777" w:rsidR="006278E8"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FFM T2 Transfers</w:t>
            </w:r>
          </w:p>
          <w:p w14:paraId="1B1B7CEA" w14:textId="7CE2FAF6" w:rsidR="005A56EF" w:rsidRPr="006E7D1A" w:rsidRDefault="005A56EF" w:rsidP="006E7D1A">
            <w:pPr>
              <w:pStyle w:val="ListParagraph"/>
              <w:numPr>
                <w:ilvl w:val="0"/>
                <w:numId w:val="43"/>
              </w:numPr>
              <w:spacing w:before="60" w:after="60"/>
              <w:rPr>
                <w:rFonts w:cstheme="minorHAnsi"/>
                <w:sz w:val="16"/>
                <w:szCs w:val="16"/>
              </w:rPr>
            </w:pPr>
            <w:r>
              <w:rPr>
                <w:rFonts w:cstheme="minorHAnsi"/>
                <w:sz w:val="16"/>
                <w:szCs w:val="16"/>
              </w:rPr>
              <w:t>OMR: Inappropriate ARC Transfer</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5FA03235" w14:textId="77777777" w:rsidR="0005698A" w:rsidRDefault="0005698A" w:rsidP="0005698A">
      <w:r>
        <w:lastRenderedPageBreak/>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98" w:name="_Toc379289869"/>
      <w:bookmarkStart w:id="99" w:name="_Toc399751335"/>
      <w:r>
        <w:t>IQS</w:t>
      </w:r>
      <w:r w:rsidRPr="006278E8">
        <w:t xml:space="preserve"> (Data Feed)</w:t>
      </w:r>
      <w:bookmarkEnd w:id="98"/>
      <w:bookmarkEnd w:id="99"/>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w:t>
      </w:r>
      <w:r w:rsidR="00851285">
        <w:rPr>
          <w:sz w:val="20"/>
          <w:szCs w:val="20"/>
        </w:rPr>
        <w:t xml:space="preserve">Verint-GDIT Supervisor identifies records entered into Verint by the GDIT Supervisors (contain GDIT and Supervisor in form name).  </w:t>
      </w:r>
      <w:r w:rsidR="00DD33B4">
        <w:rPr>
          <w:sz w:val="20"/>
          <w:szCs w:val="20"/>
        </w:rPr>
        <w:t xml:space="preserve">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DateTime.Now()</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DateTime.Now()</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lastRenderedPageBreak/>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r w:rsidR="00A66045">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58562F" w:rsidP="00A66045">
            <w:pPr>
              <w:spacing w:after="0" w:line="240" w:lineRule="auto"/>
              <w:rPr>
                <w:rFonts w:ascii="Calibri" w:eastAsia="Times New Roman" w:hAnsi="Calibri" w:cs="Times New Roman"/>
                <w:color w:val="0000FF"/>
                <w:u w:val="single"/>
              </w:rPr>
            </w:pPr>
            <w:hyperlink r:id="rId32"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EC2B6D">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100" w:name="_Toc399751336"/>
      <w:r>
        <w:lastRenderedPageBreak/>
        <w:t>Other System Attribute</w:t>
      </w:r>
      <w:r w:rsidR="007852A8">
        <w:t>s</w:t>
      </w:r>
      <w:bookmarkEnd w:id="100"/>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101" w:name="_Toc335259538"/>
      <w:bookmarkStart w:id="102" w:name="_Toc340500978"/>
      <w:bookmarkStart w:id="103" w:name="_Toc379289875"/>
      <w:bookmarkStart w:id="104" w:name="_Toc399751337"/>
      <w:r w:rsidRPr="00E5468E">
        <w:t>Historical Reporting Access Controls</w:t>
      </w:r>
      <w:bookmarkEnd w:id="101"/>
      <w:bookmarkEnd w:id="102"/>
      <w:bookmarkEnd w:id="103"/>
      <w:bookmarkEnd w:id="104"/>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105" w:name="_Toc399751338"/>
      <w:r w:rsidRPr="00A43661">
        <w:rPr>
          <w:color w:val="000000" w:themeColor="text1"/>
        </w:rPr>
        <w:t>Method for Change Management</w:t>
      </w:r>
      <w:bookmarkEnd w:id="105"/>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106" w:name="_Toc399751339"/>
      <w:r>
        <w:rPr>
          <w:color w:val="000000" w:themeColor="text1"/>
        </w:rPr>
        <w:lastRenderedPageBreak/>
        <w:t>eCoaching Modules</w:t>
      </w:r>
      <w:bookmarkEnd w:id="106"/>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Status displayed while entering coaching information shall be New, following by the selected module (CSR Coaching, Supervisor Coaching, Quality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7CD64C8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p>
    <w:p w14:paraId="6C18E429" w14:textId="77777777" w:rsidR="00C40897" w:rsidRDefault="00C40897" w:rsidP="00A05D1C">
      <w:pPr>
        <w:tabs>
          <w:tab w:val="left" w:pos="1800"/>
        </w:tabs>
        <w:spacing w:after="0"/>
        <w:ind w:left="720"/>
        <w:rPr>
          <w:rFonts w:ascii="Times New Roman" w:hAnsi="Times New Roman" w:cs="Times New Roman"/>
          <w:sz w:val="24"/>
          <w:szCs w:val="24"/>
        </w:rPr>
      </w:pPr>
    </w:p>
    <w:p w14:paraId="20CD0F03" w14:textId="43402931"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2.1.3.1 Generic Reports</w:t>
      </w:r>
    </w:p>
    <w:p w14:paraId="75C5A361" w14:textId="1EC8B2FE"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OMR data feed for the following </w:t>
      </w:r>
      <w:r w:rsidR="00976F5E">
        <w:rPr>
          <w:rFonts w:ascii="Times New Roman" w:hAnsi="Times New Roman" w:cs="Times New Roman"/>
          <w:sz w:val="24"/>
          <w:szCs w:val="24"/>
        </w:rPr>
        <w:t xml:space="preserve">reports </w:t>
      </w:r>
      <w:r>
        <w:rPr>
          <w:rFonts w:ascii="Times New Roman" w:hAnsi="Times New Roman" w:cs="Times New Roman"/>
          <w:sz w:val="24"/>
          <w:szCs w:val="24"/>
        </w:rPr>
        <w:t>are defined in section VI above.</w:t>
      </w:r>
    </w:p>
    <w:p w14:paraId="2C12FC2D"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1658C7DA" w14:textId="77777777" w:rsidTr="00D5180F">
        <w:tc>
          <w:tcPr>
            <w:tcW w:w="2340" w:type="dxa"/>
          </w:tcPr>
          <w:p w14:paraId="02F7B6CC" w14:textId="1667F184" w:rsidR="005632B1" w:rsidRPr="00C40897" w:rsidRDefault="005632B1" w:rsidP="00C40897">
            <w:pPr>
              <w:jc w:val="center"/>
              <w:rPr>
                <w:rFonts w:ascii="Times New Roman" w:hAnsi="Times New Roman" w:cs="Times New Roman"/>
                <w:b/>
              </w:rPr>
            </w:pPr>
            <w:r>
              <w:rPr>
                <w:rFonts w:ascii="Times New Roman" w:hAnsi="Times New Roman" w:cs="Times New Roman"/>
                <w:b/>
              </w:rPr>
              <w:t>Coaching Reason</w:t>
            </w:r>
          </w:p>
        </w:tc>
        <w:tc>
          <w:tcPr>
            <w:tcW w:w="4306" w:type="dxa"/>
          </w:tcPr>
          <w:p w14:paraId="7B8A9EDF" w14:textId="436B35B2"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0FFDCAC6" w14:textId="7DF4FB88"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015D3413" w14:textId="77777777" w:rsidTr="00D5180F">
        <w:tc>
          <w:tcPr>
            <w:tcW w:w="2340" w:type="dxa"/>
          </w:tcPr>
          <w:p w14:paraId="6793308B" w14:textId="2CA918B1" w:rsidR="005632B1" w:rsidRPr="00C40897" w:rsidRDefault="005632B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6F7B954" w14:textId="742C6E5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Cancelled Calls</w:t>
            </w:r>
          </w:p>
        </w:tc>
        <w:tc>
          <w:tcPr>
            <w:tcW w:w="2017" w:type="dxa"/>
            <w:vAlign w:val="bottom"/>
          </w:tcPr>
          <w:p w14:paraId="488DC220" w14:textId="30DAC00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CAN</w:t>
            </w:r>
          </w:p>
        </w:tc>
      </w:tr>
      <w:tr w:rsidR="005632B1" w:rsidRPr="00C40897" w14:paraId="2BA3043A" w14:textId="77777777" w:rsidTr="00D5180F">
        <w:tc>
          <w:tcPr>
            <w:tcW w:w="2340" w:type="dxa"/>
          </w:tcPr>
          <w:p w14:paraId="43DCD2E5" w14:textId="4C3A7AE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FA36656" w14:textId="14BA22FC"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Default Qualifiers</w:t>
            </w:r>
          </w:p>
        </w:tc>
        <w:tc>
          <w:tcPr>
            <w:tcW w:w="2017" w:type="dxa"/>
            <w:vAlign w:val="bottom"/>
          </w:tcPr>
          <w:p w14:paraId="6A99DC3D" w14:textId="47328FEB"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DFQ</w:t>
            </w:r>
          </w:p>
        </w:tc>
      </w:tr>
      <w:tr w:rsidR="005632B1" w:rsidRPr="00C40897" w14:paraId="57817491" w14:textId="77777777" w:rsidTr="00D5180F">
        <w:tc>
          <w:tcPr>
            <w:tcW w:w="2340" w:type="dxa"/>
          </w:tcPr>
          <w:p w14:paraId="7AE06FD9" w14:textId="7A8AD9B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E5E669" w14:textId="0993819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Open Calls</w:t>
            </w:r>
          </w:p>
        </w:tc>
        <w:tc>
          <w:tcPr>
            <w:tcW w:w="2017" w:type="dxa"/>
            <w:vAlign w:val="bottom"/>
          </w:tcPr>
          <w:p w14:paraId="39C50C9B" w14:textId="0ABACD4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OPN</w:t>
            </w:r>
          </w:p>
        </w:tc>
      </w:tr>
      <w:tr w:rsidR="005632B1" w:rsidRPr="00C40897" w14:paraId="253A984F" w14:textId="77777777" w:rsidTr="00D5180F">
        <w:tc>
          <w:tcPr>
            <w:tcW w:w="2340" w:type="dxa"/>
          </w:tcPr>
          <w:p w14:paraId="392966E6" w14:textId="3BD053B2"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C61CBD9" w14:textId="0F2FD5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Inbound</w:t>
            </w:r>
          </w:p>
        </w:tc>
        <w:tc>
          <w:tcPr>
            <w:tcW w:w="2017" w:type="dxa"/>
            <w:vAlign w:val="bottom"/>
          </w:tcPr>
          <w:p w14:paraId="6ED61042" w14:textId="21BAC1D5"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ISQ</w:t>
            </w:r>
          </w:p>
        </w:tc>
      </w:tr>
      <w:tr w:rsidR="005632B1" w:rsidRPr="00C40897" w14:paraId="77241368" w14:textId="77777777" w:rsidTr="00D5180F">
        <w:tc>
          <w:tcPr>
            <w:tcW w:w="2340" w:type="dxa"/>
          </w:tcPr>
          <w:p w14:paraId="09A37F96" w14:textId="4227AF4D"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869E52" w14:textId="045D481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Outbound</w:t>
            </w:r>
          </w:p>
        </w:tc>
        <w:tc>
          <w:tcPr>
            <w:tcW w:w="2017" w:type="dxa"/>
            <w:vAlign w:val="bottom"/>
          </w:tcPr>
          <w:p w14:paraId="29748BCD" w14:textId="77F22FD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OSC</w:t>
            </w:r>
          </w:p>
        </w:tc>
      </w:tr>
      <w:tr w:rsidR="005632B1" w:rsidRPr="00C40897" w14:paraId="2C9EADDB" w14:textId="77777777" w:rsidTr="00D5180F">
        <w:tc>
          <w:tcPr>
            <w:tcW w:w="2340" w:type="dxa"/>
          </w:tcPr>
          <w:p w14:paraId="39109183" w14:textId="077CFC6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8B69795" w14:textId="6062602D"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ACW</w:t>
            </w:r>
          </w:p>
        </w:tc>
        <w:tc>
          <w:tcPr>
            <w:tcW w:w="2017" w:type="dxa"/>
            <w:vAlign w:val="bottom"/>
          </w:tcPr>
          <w:p w14:paraId="4FE2031F" w14:textId="271254E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ACW</w:t>
            </w:r>
          </w:p>
        </w:tc>
      </w:tr>
      <w:tr w:rsidR="005632B1" w:rsidRPr="00C40897" w14:paraId="68B7BC49" w14:textId="77777777" w:rsidTr="00D5180F">
        <w:tc>
          <w:tcPr>
            <w:tcW w:w="2340" w:type="dxa"/>
          </w:tcPr>
          <w:p w14:paraId="0146299C" w14:textId="60ECF189"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F77CA63" w14:textId="4BAB2F6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AHT</w:t>
            </w:r>
          </w:p>
        </w:tc>
        <w:tc>
          <w:tcPr>
            <w:tcW w:w="2017" w:type="dxa"/>
            <w:vAlign w:val="bottom"/>
          </w:tcPr>
          <w:p w14:paraId="519BFFF8" w14:textId="53C2A1C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AHT</w:t>
            </w:r>
          </w:p>
        </w:tc>
      </w:tr>
      <w:tr w:rsidR="005632B1" w:rsidRPr="00C40897" w14:paraId="49D05462" w14:textId="77777777" w:rsidTr="00D5180F">
        <w:tc>
          <w:tcPr>
            <w:tcW w:w="2340" w:type="dxa"/>
          </w:tcPr>
          <w:p w14:paraId="357E189C" w14:textId="7CFAEBFC"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3208035" w14:textId="7BB6F91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CCO Security and Privacy Incident Coaching</w:t>
            </w:r>
          </w:p>
        </w:tc>
        <w:tc>
          <w:tcPr>
            <w:tcW w:w="2017" w:type="dxa"/>
            <w:vAlign w:val="bottom"/>
          </w:tcPr>
          <w:p w14:paraId="20E344BA" w14:textId="4154B04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SPI</w:t>
            </w:r>
          </w:p>
        </w:tc>
      </w:tr>
      <w:tr w:rsidR="005632B1" w:rsidRPr="00C40897" w14:paraId="54A2D033" w14:textId="77777777" w:rsidTr="00D5180F">
        <w:tc>
          <w:tcPr>
            <w:tcW w:w="2340" w:type="dxa"/>
          </w:tcPr>
          <w:p w14:paraId="54290518" w14:textId="413C0CD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8B3C2ED" w14:textId="4182DB6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ACO Escalation</w:t>
            </w:r>
          </w:p>
        </w:tc>
        <w:tc>
          <w:tcPr>
            <w:tcW w:w="2017" w:type="dxa"/>
            <w:vAlign w:val="bottom"/>
          </w:tcPr>
          <w:p w14:paraId="5349E353" w14:textId="1C292D1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ACO</w:t>
            </w:r>
          </w:p>
        </w:tc>
      </w:tr>
      <w:tr w:rsidR="005632B1" w:rsidRPr="00C40897" w14:paraId="517E3629" w14:textId="77777777" w:rsidTr="00D5180F">
        <w:tc>
          <w:tcPr>
            <w:tcW w:w="2340" w:type="dxa"/>
          </w:tcPr>
          <w:p w14:paraId="795AD1B4" w14:textId="37C69743"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AFF09B9" w14:textId="44B5466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DME Escalation</w:t>
            </w:r>
          </w:p>
        </w:tc>
        <w:tc>
          <w:tcPr>
            <w:tcW w:w="2017" w:type="dxa"/>
            <w:vAlign w:val="bottom"/>
          </w:tcPr>
          <w:p w14:paraId="6524D7F8" w14:textId="224931C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IDE</w:t>
            </w:r>
          </w:p>
        </w:tc>
      </w:tr>
      <w:tr w:rsidR="005632B1" w:rsidRPr="00C40897" w14:paraId="3D638B27" w14:textId="77777777" w:rsidTr="00D5180F">
        <w:tc>
          <w:tcPr>
            <w:tcW w:w="2340" w:type="dxa"/>
          </w:tcPr>
          <w:p w14:paraId="2AB02D2D" w14:textId="58A5AD6B"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34AD34" w14:textId="2C2BE2F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EE/MM Escalation</w:t>
            </w:r>
          </w:p>
        </w:tc>
        <w:tc>
          <w:tcPr>
            <w:tcW w:w="2017" w:type="dxa"/>
            <w:vAlign w:val="bottom"/>
          </w:tcPr>
          <w:p w14:paraId="2AE56514" w14:textId="341A5FF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IEE</w:t>
            </w:r>
          </w:p>
        </w:tc>
      </w:tr>
      <w:tr w:rsidR="005632B1" w:rsidRPr="00C40897" w14:paraId="7AE04CB0" w14:textId="77777777" w:rsidTr="00D5180F">
        <w:tc>
          <w:tcPr>
            <w:tcW w:w="2340" w:type="dxa"/>
          </w:tcPr>
          <w:p w14:paraId="7E6EDCB9" w14:textId="66FAD80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37168F8" w14:textId="43C1D75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NGD Feedback</w:t>
            </w:r>
          </w:p>
        </w:tc>
        <w:tc>
          <w:tcPr>
            <w:tcW w:w="2017" w:type="dxa"/>
            <w:vAlign w:val="bottom"/>
          </w:tcPr>
          <w:p w14:paraId="00D4B2E9" w14:textId="147B0F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INF</w:t>
            </w:r>
          </w:p>
        </w:tc>
      </w:tr>
      <w:tr w:rsidR="005632B1" w:rsidRPr="00C40897" w14:paraId="7799FE6C" w14:textId="77777777" w:rsidTr="00D5180F">
        <w:tc>
          <w:tcPr>
            <w:tcW w:w="2340" w:type="dxa"/>
          </w:tcPr>
          <w:p w14:paraId="461C5B95" w14:textId="403E95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5608488" w14:textId="7E16A747"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ISG Consults</w:t>
            </w:r>
          </w:p>
        </w:tc>
        <w:tc>
          <w:tcPr>
            <w:tcW w:w="2017" w:type="dxa"/>
            <w:vAlign w:val="bottom"/>
          </w:tcPr>
          <w:p w14:paraId="02C91792" w14:textId="7A85260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ISG</w:t>
            </w:r>
          </w:p>
        </w:tc>
      </w:tr>
      <w:tr w:rsidR="005632B1" w:rsidRPr="00C40897" w14:paraId="2028A406" w14:textId="77777777" w:rsidTr="00D5180F">
        <w:tc>
          <w:tcPr>
            <w:tcW w:w="2340" w:type="dxa"/>
          </w:tcPr>
          <w:p w14:paraId="11DA3398" w14:textId="058DB17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D8E948F" w14:textId="48F248A8"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NGD Inappropriate Transfer</w:t>
            </w:r>
          </w:p>
        </w:tc>
        <w:tc>
          <w:tcPr>
            <w:tcW w:w="2017" w:type="dxa"/>
            <w:vAlign w:val="bottom"/>
          </w:tcPr>
          <w:p w14:paraId="71E603B1" w14:textId="281F0F05"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NIT</w:t>
            </w:r>
          </w:p>
        </w:tc>
      </w:tr>
      <w:tr w:rsidR="00D5180F" w:rsidRPr="00C40897" w14:paraId="3A5C1201" w14:textId="77777777" w:rsidTr="00D5180F">
        <w:tc>
          <w:tcPr>
            <w:tcW w:w="2340" w:type="dxa"/>
          </w:tcPr>
          <w:p w14:paraId="17F89D20" w14:textId="77777777" w:rsidR="00D5180F" w:rsidRDefault="00D5180F" w:rsidP="00D5180F">
            <w:pPr>
              <w:rPr>
                <w:rFonts w:ascii="Times New Roman" w:hAnsi="Times New Roman" w:cs="Times New Roman"/>
                <w:color w:val="000000"/>
              </w:rPr>
            </w:pPr>
            <w:r>
              <w:rPr>
                <w:rFonts w:ascii="Times New Roman" w:hAnsi="Times New Roman" w:cs="Times New Roman"/>
                <w:color w:val="000000"/>
              </w:rPr>
              <w:t>OMR/Exceptions</w:t>
            </w:r>
          </w:p>
        </w:tc>
        <w:tc>
          <w:tcPr>
            <w:tcW w:w="4306" w:type="dxa"/>
          </w:tcPr>
          <w:p w14:paraId="37B080C2"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OMR: Returned MAC Escalation</w:t>
            </w:r>
          </w:p>
        </w:tc>
        <w:tc>
          <w:tcPr>
            <w:tcW w:w="2017" w:type="dxa"/>
          </w:tcPr>
          <w:p w14:paraId="09486BCB"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RME</w:t>
            </w:r>
          </w:p>
        </w:tc>
      </w:tr>
      <w:tr w:rsidR="005632B1" w:rsidRPr="00C40897" w14:paraId="7728D0A2" w14:textId="77777777" w:rsidTr="00D5180F">
        <w:tc>
          <w:tcPr>
            <w:tcW w:w="2340" w:type="dxa"/>
          </w:tcPr>
          <w:p w14:paraId="51454C01" w14:textId="27DDF841"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B0ADC8E" w14:textId="09A31ABC"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Scripts Logged</w:t>
            </w:r>
          </w:p>
        </w:tc>
        <w:tc>
          <w:tcPr>
            <w:tcW w:w="2017" w:type="dxa"/>
            <w:vAlign w:val="bottom"/>
          </w:tcPr>
          <w:p w14:paraId="5ABBF167" w14:textId="0F451316"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SLG</w:t>
            </w:r>
          </w:p>
        </w:tc>
      </w:tr>
      <w:tr w:rsidR="005632B1" w:rsidRPr="00C40897" w14:paraId="49FBE837" w14:textId="77777777" w:rsidTr="00D5180F">
        <w:tc>
          <w:tcPr>
            <w:tcW w:w="2340" w:type="dxa"/>
          </w:tcPr>
          <w:p w14:paraId="082D15C2" w14:textId="09898DC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6A5BA1" w14:textId="6A81948F"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Transfers</w:t>
            </w:r>
          </w:p>
        </w:tc>
        <w:tc>
          <w:tcPr>
            <w:tcW w:w="2017" w:type="dxa"/>
            <w:vAlign w:val="bottom"/>
          </w:tcPr>
          <w:p w14:paraId="6D49F9AA" w14:textId="7B3EC1EA"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TRN</w:t>
            </w:r>
          </w:p>
        </w:tc>
      </w:tr>
      <w:tr w:rsidR="005632B1" w:rsidRPr="00C40897" w14:paraId="52F62889" w14:textId="77777777" w:rsidTr="00D5180F">
        <w:tc>
          <w:tcPr>
            <w:tcW w:w="2340" w:type="dxa"/>
          </w:tcPr>
          <w:p w14:paraId="0B31F3F0" w14:textId="7D11C4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CFD4E0C" w14:textId="44A864DB"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FFM T2 Transfers</w:t>
            </w:r>
          </w:p>
        </w:tc>
        <w:tc>
          <w:tcPr>
            <w:tcW w:w="2017" w:type="dxa"/>
            <w:vAlign w:val="bottom"/>
          </w:tcPr>
          <w:p w14:paraId="7CA7F886" w14:textId="3CFC0241"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TR2</w:t>
            </w:r>
          </w:p>
        </w:tc>
      </w:tr>
    </w:tbl>
    <w:p w14:paraId="40D0AB02" w14:textId="77777777" w:rsidR="00C40897" w:rsidRDefault="00C40897" w:rsidP="00C40897">
      <w:pPr>
        <w:spacing w:after="0"/>
        <w:ind w:left="1980" w:firstLine="720"/>
        <w:rPr>
          <w:rFonts w:ascii="Times New Roman" w:hAnsi="Times New Roman" w:cs="Times New Roman"/>
          <w:sz w:val="24"/>
          <w:szCs w:val="24"/>
        </w:rPr>
      </w:pPr>
    </w:p>
    <w:p w14:paraId="66C87E32" w14:textId="69049305"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2</w:t>
      </w:r>
      <w:r>
        <w:rPr>
          <w:rFonts w:ascii="Times New Roman" w:hAnsi="Times New Roman" w:cs="Times New Roman"/>
          <w:sz w:val="24"/>
          <w:szCs w:val="24"/>
        </w:rPr>
        <w:t xml:space="preserve"> </w:t>
      </w:r>
      <w:r w:rsidR="005A7D8D">
        <w:rPr>
          <w:rFonts w:ascii="Times New Roman" w:hAnsi="Times New Roman" w:cs="Times New Roman"/>
          <w:sz w:val="24"/>
          <w:szCs w:val="24"/>
        </w:rPr>
        <w:t xml:space="preserve">Assigned Manager Review </w:t>
      </w:r>
      <w:r>
        <w:rPr>
          <w:rFonts w:ascii="Times New Roman" w:hAnsi="Times New Roman" w:cs="Times New Roman"/>
          <w:sz w:val="24"/>
          <w:szCs w:val="24"/>
        </w:rPr>
        <w:t>Reports</w:t>
      </w:r>
    </w:p>
    <w:p w14:paraId="349E287E" w14:textId="0B95F8B0"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w:t>
      </w:r>
      <w:r w:rsidR="005632B1">
        <w:rPr>
          <w:rFonts w:ascii="Times New Roman" w:hAnsi="Times New Roman" w:cs="Times New Roman"/>
          <w:sz w:val="24"/>
          <w:szCs w:val="24"/>
        </w:rPr>
        <w:t>OMR data feed for the following</w:t>
      </w:r>
      <w:r>
        <w:rPr>
          <w:rFonts w:ascii="Times New Roman" w:hAnsi="Times New Roman" w:cs="Times New Roman"/>
          <w:sz w:val="24"/>
          <w:szCs w:val="24"/>
        </w:rPr>
        <w:t xml:space="preserve"> </w:t>
      </w:r>
      <w:r w:rsidR="00976F5E">
        <w:rPr>
          <w:rFonts w:ascii="Times New Roman" w:hAnsi="Times New Roman" w:cs="Times New Roman"/>
          <w:sz w:val="24"/>
          <w:szCs w:val="24"/>
        </w:rPr>
        <w:t>report is</w:t>
      </w:r>
      <w:r>
        <w:rPr>
          <w:rFonts w:ascii="Times New Roman" w:hAnsi="Times New Roman" w:cs="Times New Roman"/>
          <w:sz w:val="24"/>
          <w:szCs w:val="24"/>
        </w:rPr>
        <w:t xml:space="preserve"> defined in section VI above.</w:t>
      </w:r>
    </w:p>
    <w:p w14:paraId="444344B7"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32" w:type="dxa"/>
        <w:tblInd w:w="2808" w:type="dxa"/>
        <w:tblLook w:val="04A0" w:firstRow="1" w:lastRow="0" w:firstColumn="1" w:lastColumn="0" w:noHBand="0" w:noVBand="1"/>
      </w:tblPr>
      <w:tblGrid>
        <w:gridCol w:w="2340"/>
        <w:gridCol w:w="4266"/>
        <w:gridCol w:w="2026"/>
      </w:tblGrid>
      <w:tr w:rsidR="005632B1" w:rsidRPr="005632B1" w14:paraId="6A2D0817" w14:textId="77777777" w:rsidTr="005632B1">
        <w:tc>
          <w:tcPr>
            <w:tcW w:w="2340" w:type="dxa"/>
          </w:tcPr>
          <w:p w14:paraId="4383BCE9" w14:textId="3C799B18" w:rsidR="005632B1" w:rsidRPr="005632B1" w:rsidRDefault="005632B1" w:rsidP="00357032">
            <w:pPr>
              <w:jc w:val="center"/>
              <w:rPr>
                <w:rFonts w:ascii="Times New Roman" w:hAnsi="Times New Roman" w:cs="Times New Roman"/>
                <w:b/>
              </w:rPr>
            </w:pPr>
            <w:r>
              <w:rPr>
                <w:rFonts w:ascii="Times New Roman" w:hAnsi="Times New Roman" w:cs="Times New Roman"/>
                <w:b/>
              </w:rPr>
              <w:t>Coaching Reason</w:t>
            </w:r>
          </w:p>
        </w:tc>
        <w:tc>
          <w:tcPr>
            <w:tcW w:w="4266" w:type="dxa"/>
          </w:tcPr>
          <w:p w14:paraId="00F06FE0" w14:textId="3C091552"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Coaching Sub-reason</w:t>
            </w:r>
          </w:p>
        </w:tc>
        <w:tc>
          <w:tcPr>
            <w:tcW w:w="2026" w:type="dxa"/>
          </w:tcPr>
          <w:p w14:paraId="2300A0FE" w14:textId="77777777"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OMR Report Code</w:t>
            </w:r>
          </w:p>
        </w:tc>
      </w:tr>
      <w:tr w:rsidR="005632B1" w:rsidRPr="005632B1" w14:paraId="11098ED9" w14:textId="77777777" w:rsidTr="005632B1">
        <w:tc>
          <w:tcPr>
            <w:tcW w:w="2340" w:type="dxa"/>
          </w:tcPr>
          <w:p w14:paraId="1B3F318C" w14:textId="203FBDD0" w:rsidR="005632B1" w:rsidRPr="005632B1" w:rsidRDefault="005632B1" w:rsidP="00357032">
            <w:pPr>
              <w:rPr>
                <w:rFonts w:ascii="Times New Roman" w:hAnsi="Times New Roman" w:cs="Times New Roman"/>
                <w:color w:val="000000"/>
              </w:rPr>
            </w:pPr>
            <w:r>
              <w:rPr>
                <w:rFonts w:ascii="Times New Roman" w:hAnsi="Times New Roman" w:cs="Times New Roman"/>
                <w:color w:val="000000"/>
              </w:rPr>
              <w:t>OMR/Exceptions</w:t>
            </w:r>
          </w:p>
        </w:tc>
        <w:tc>
          <w:tcPr>
            <w:tcW w:w="4266" w:type="dxa"/>
            <w:vAlign w:val="center"/>
          </w:tcPr>
          <w:p w14:paraId="5C9C3B33" w14:textId="2FF3137B"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OMR: Low CSAT</w:t>
            </w:r>
          </w:p>
        </w:tc>
        <w:tc>
          <w:tcPr>
            <w:tcW w:w="2026" w:type="dxa"/>
            <w:vAlign w:val="bottom"/>
          </w:tcPr>
          <w:p w14:paraId="7097F7C7" w14:textId="5923F1EC"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LCS</w:t>
            </w:r>
          </w:p>
        </w:tc>
      </w:tr>
    </w:tbl>
    <w:p w14:paraId="203D3289" w14:textId="77777777" w:rsidR="00C40897" w:rsidRDefault="00C40897" w:rsidP="00C40897">
      <w:pPr>
        <w:spacing w:after="0"/>
        <w:ind w:left="1980" w:firstLine="720"/>
        <w:rPr>
          <w:rFonts w:ascii="Times New Roman" w:hAnsi="Times New Roman" w:cs="Times New Roman"/>
          <w:sz w:val="24"/>
          <w:szCs w:val="24"/>
        </w:rPr>
      </w:pPr>
    </w:p>
    <w:p w14:paraId="1861C15B" w14:textId="58744F70" w:rsidR="00C40897" w:rsidRDefault="00904695"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2.1.3.3</w:t>
      </w:r>
      <w:r w:rsidR="00C40897">
        <w:rPr>
          <w:rFonts w:ascii="Times New Roman" w:hAnsi="Times New Roman" w:cs="Times New Roman"/>
          <w:sz w:val="24"/>
          <w:szCs w:val="24"/>
        </w:rPr>
        <w:t xml:space="preserve"> </w:t>
      </w:r>
      <w:r w:rsidR="00976F5E">
        <w:rPr>
          <w:rFonts w:ascii="Times New Roman" w:hAnsi="Times New Roman" w:cs="Times New Roman"/>
          <w:sz w:val="24"/>
          <w:szCs w:val="24"/>
        </w:rPr>
        <w:t xml:space="preserve">Supervisor Review </w:t>
      </w:r>
      <w:r w:rsidR="00C40897">
        <w:rPr>
          <w:rFonts w:ascii="Times New Roman" w:hAnsi="Times New Roman" w:cs="Times New Roman"/>
          <w:sz w:val="24"/>
          <w:szCs w:val="24"/>
        </w:rPr>
        <w:t>Reports</w:t>
      </w:r>
    </w:p>
    <w:p w14:paraId="79437601" w14:textId="6F1C81E9"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The OMR data feed for the following</w:t>
      </w:r>
      <w:r w:rsidR="00976F5E">
        <w:rPr>
          <w:rFonts w:ascii="Times New Roman" w:hAnsi="Times New Roman" w:cs="Times New Roman"/>
          <w:sz w:val="24"/>
          <w:szCs w:val="24"/>
        </w:rPr>
        <w:t xml:space="preserve"> reports</w:t>
      </w:r>
      <w:r>
        <w:rPr>
          <w:rFonts w:ascii="Times New Roman" w:hAnsi="Times New Roman" w:cs="Times New Roman"/>
          <w:sz w:val="24"/>
          <w:szCs w:val="24"/>
        </w:rPr>
        <w:t>.</w:t>
      </w:r>
    </w:p>
    <w:p w14:paraId="32844BEE"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76858E45" w14:textId="77777777" w:rsidTr="00E904BC">
        <w:tc>
          <w:tcPr>
            <w:tcW w:w="2340" w:type="dxa"/>
          </w:tcPr>
          <w:p w14:paraId="188E977E" w14:textId="40452850" w:rsidR="005632B1" w:rsidRPr="00C40897" w:rsidRDefault="00E904BC" w:rsidP="00357032">
            <w:pPr>
              <w:jc w:val="center"/>
              <w:rPr>
                <w:rFonts w:ascii="Times New Roman" w:hAnsi="Times New Roman" w:cs="Times New Roman"/>
                <w:b/>
              </w:rPr>
            </w:pPr>
            <w:r>
              <w:rPr>
                <w:rFonts w:ascii="Times New Roman" w:hAnsi="Times New Roman" w:cs="Times New Roman"/>
                <w:b/>
              </w:rPr>
              <w:t>Coaching Reason</w:t>
            </w:r>
          </w:p>
        </w:tc>
        <w:tc>
          <w:tcPr>
            <w:tcW w:w="4306" w:type="dxa"/>
          </w:tcPr>
          <w:p w14:paraId="334FE7F5" w14:textId="44C01912"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1B827314" w14:textId="77777777"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352CE3F2" w14:textId="77777777" w:rsidTr="00E904BC">
        <w:tc>
          <w:tcPr>
            <w:tcW w:w="2340" w:type="dxa"/>
          </w:tcPr>
          <w:p w14:paraId="5B064577" w14:textId="7FEA544B" w:rsidR="005632B1" w:rsidRPr="00C40897" w:rsidRDefault="00E904BC" w:rsidP="00357032">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7CAFDC42" w14:textId="315668FB"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OMR: Inappropriate ARC Escalation</w:t>
            </w:r>
          </w:p>
        </w:tc>
        <w:tc>
          <w:tcPr>
            <w:tcW w:w="2017" w:type="dxa"/>
            <w:vAlign w:val="bottom"/>
          </w:tcPr>
          <w:p w14:paraId="01A1BF19" w14:textId="77777777"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IAE</w:t>
            </w:r>
          </w:p>
        </w:tc>
      </w:tr>
      <w:tr w:rsidR="005A56EF" w:rsidRPr="00C40897" w14:paraId="3618E188" w14:textId="77777777" w:rsidTr="00E904BC">
        <w:tc>
          <w:tcPr>
            <w:tcW w:w="2340" w:type="dxa"/>
          </w:tcPr>
          <w:p w14:paraId="5621E5B3" w14:textId="35CA23C2" w:rsidR="005A56EF" w:rsidRDefault="005A56EF" w:rsidP="00357032">
            <w:pPr>
              <w:rPr>
                <w:rFonts w:ascii="Times New Roman" w:hAnsi="Times New Roman" w:cs="Times New Roman"/>
                <w:color w:val="000000"/>
              </w:rPr>
            </w:pPr>
            <w:r>
              <w:rPr>
                <w:rFonts w:ascii="Times New Roman" w:hAnsi="Times New Roman" w:cs="Times New Roman"/>
                <w:color w:val="000000"/>
              </w:rPr>
              <w:lastRenderedPageBreak/>
              <w:t>OMR/Exceptions</w:t>
            </w:r>
          </w:p>
        </w:tc>
        <w:tc>
          <w:tcPr>
            <w:tcW w:w="4306" w:type="dxa"/>
            <w:vAlign w:val="center"/>
          </w:tcPr>
          <w:p w14:paraId="6D75F2EB" w14:textId="28E1D800"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OMR: Inappropriate ARC Transfers</w:t>
            </w:r>
          </w:p>
        </w:tc>
        <w:tc>
          <w:tcPr>
            <w:tcW w:w="2017" w:type="dxa"/>
            <w:vAlign w:val="bottom"/>
          </w:tcPr>
          <w:p w14:paraId="60F51AFA" w14:textId="7B283763"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IAT</w:t>
            </w:r>
          </w:p>
        </w:tc>
      </w:tr>
    </w:tbl>
    <w:p w14:paraId="11F5E133" w14:textId="77777777" w:rsidR="00C40897" w:rsidRDefault="00C40897" w:rsidP="00A05D1C">
      <w:pPr>
        <w:tabs>
          <w:tab w:val="left" w:pos="1800"/>
        </w:tabs>
        <w:spacing w:after="0"/>
        <w:ind w:left="720"/>
        <w:rPr>
          <w:rFonts w:ascii="Times New Roman" w:hAnsi="Times New Roman" w:cs="Times New Roman"/>
          <w:sz w:val="24"/>
          <w:szCs w:val="24"/>
        </w:rPr>
      </w:pPr>
    </w:p>
    <w:p w14:paraId="697F5FDE" w14:textId="20814C18"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.1 OMR Feed File Layout</w:t>
      </w:r>
    </w:p>
    <w:p w14:paraId="568DC3A7" w14:textId="4EB194F7" w:rsidR="005632B1" w:rsidRDefault="005632B1" w:rsidP="005632B1">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w:t>
      </w:r>
      <w:r>
        <w:rPr>
          <w:rFonts w:ascii="Times New Roman" w:hAnsi="Times New Roman" w:cs="Times New Roman"/>
          <w:sz w:val="24"/>
          <w:szCs w:val="24"/>
        </w:rPr>
        <w:t>OMR</w:t>
      </w:r>
      <w:r w:rsidRPr="009A3634">
        <w:rPr>
          <w:rFonts w:ascii="Times New Roman" w:hAnsi="Times New Roman" w:cs="Times New Roman"/>
          <w:sz w:val="24"/>
          <w:szCs w:val="24"/>
        </w:rPr>
        <w:t>_Layout.docx</w:t>
      </w:r>
      <w:r>
        <w:rPr>
          <w:rFonts w:ascii="Times New Roman" w:hAnsi="Times New Roman" w:cs="Times New Roman"/>
          <w:sz w:val="24"/>
          <w:szCs w:val="24"/>
        </w:rPr>
        <w:t xml:space="preserve"> identifies the fields and layout of IAE</w:t>
      </w:r>
      <w:r w:rsidR="005A56EF">
        <w:rPr>
          <w:rFonts w:ascii="Times New Roman" w:hAnsi="Times New Roman" w:cs="Times New Roman"/>
          <w:sz w:val="24"/>
          <w:szCs w:val="24"/>
        </w:rPr>
        <w:t>, IAT</w:t>
      </w:r>
      <w:r>
        <w:rPr>
          <w:rFonts w:ascii="Times New Roman" w:hAnsi="Times New Roman" w:cs="Times New Roman"/>
          <w:sz w:val="24"/>
          <w:szCs w:val="24"/>
        </w:rPr>
        <w:t xml:space="preserve"> reports.  The report files will be a comma separated value (CSV) file.</w:t>
      </w:r>
    </w:p>
    <w:p w14:paraId="1797CF1D" w14:textId="77777777" w:rsidR="005632B1" w:rsidRDefault="005632B1" w:rsidP="005632B1">
      <w:pPr>
        <w:tabs>
          <w:tab w:val="left" w:pos="1800"/>
        </w:tabs>
        <w:spacing w:after="0"/>
        <w:ind w:left="2160"/>
        <w:rPr>
          <w:rFonts w:ascii="Times New Roman" w:hAnsi="Times New Roman" w:cs="Times New Roman"/>
          <w:sz w:val="24"/>
          <w:szCs w:val="24"/>
        </w:rPr>
      </w:pPr>
    </w:p>
    <w:p w14:paraId="35F13F29" w14:textId="0A3EDF76"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 xml:space="preserve">.2 Location </w:t>
      </w:r>
    </w:p>
    <w:p w14:paraId="0310E782" w14:textId="77777777"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3A8E1103" w14:textId="77777777" w:rsidR="005632B1" w:rsidRDefault="005632B1" w:rsidP="005632B1">
      <w:pPr>
        <w:spacing w:after="0"/>
        <w:ind w:left="2880" w:firstLine="720"/>
        <w:rPr>
          <w:rFonts w:ascii="Times New Roman" w:hAnsi="Times New Roman" w:cs="Times New Roman"/>
          <w:sz w:val="24"/>
          <w:szCs w:val="24"/>
        </w:rPr>
      </w:pPr>
    </w:p>
    <w:p w14:paraId="772F6F10" w14:textId="3E1463EC"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ab/>
      </w:r>
      <w:r w:rsidRPr="005632B1">
        <w:rPr>
          <w:rFonts w:ascii="Times New Roman" w:hAnsi="Times New Roman" w:cs="Times New Roman"/>
          <w:sz w:val="24"/>
          <w:szCs w:val="24"/>
        </w:rPr>
        <w:t>\\vrivscors01\BCC Scorecards\Coaching\Outliers</w:t>
      </w:r>
    </w:p>
    <w:p w14:paraId="7ADC1E32" w14:textId="77777777" w:rsidR="005632B1" w:rsidRDefault="005632B1" w:rsidP="00A05D1C">
      <w:pPr>
        <w:tabs>
          <w:tab w:val="left" w:pos="1800"/>
        </w:tabs>
        <w:spacing w:after="0"/>
        <w:ind w:left="720"/>
        <w:rPr>
          <w:rFonts w:ascii="Times New Roman" w:hAnsi="Times New Roman" w:cs="Times New Roman"/>
          <w:sz w:val="24"/>
          <w:szCs w:val="24"/>
        </w:rPr>
      </w:pPr>
    </w:p>
    <w:p w14:paraId="7583BE32" w14:textId="4B2951B6" w:rsidR="00C46920" w:rsidRDefault="00904695"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2.1.3.3</w:t>
      </w:r>
      <w:r w:rsidR="00C46920">
        <w:rPr>
          <w:rFonts w:ascii="Times New Roman" w:hAnsi="Times New Roman" w:cs="Times New Roman"/>
          <w:sz w:val="24"/>
          <w:szCs w:val="24"/>
        </w:rPr>
        <w:t>.3 Naming Convention</w:t>
      </w:r>
    </w:p>
    <w:p w14:paraId="0999B57A"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The file will have the following naming convention:</w:t>
      </w:r>
    </w:p>
    <w:p w14:paraId="68D3AF4F" w14:textId="77777777" w:rsidR="00C46920" w:rsidRPr="00C46920" w:rsidRDefault="00C46920" w:rsidP="00C46920">
      <w:pPr>
        <w:spacing w:after="0"/>
        <w:ind w:left="2880" w:firstLine="720"/>
        <w:rPr>
          <w:rFonts w:ascii="Times New Roman" w:hAnsi="Times New Roman" w:cs="Times New Roman"/>
          <w:sz w:val="24"/>
          <w:szCs w:val="24"/>
        </w:rPr>
      </w:pPr>
    </w:p>
    <w:p w14:paraId="1BF94710" w14:textId="70BF786D"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 xml:space="preserve">eCL_Outlier Feed_&lt;ReportCode&gt;&lt;YYYYMMDD&gt;.csv   </w:t>
      </w:r>
    </w:p>
    <w:p w14:paraId="284AE717"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&lt;ReportCode&gt; represents the three character value from strReportCode</w:t>
      </w:r>
    </w:p>
    <w:p w14:paraId="18419799" w14:textId="5C9016D3" w:rsid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&lt;YYYYMMDD&gt; represents the Year, Month and Day</w:t>
      </w:r>
    </w:p>
    <w:p w14:paraId="50C6CBC2" w14:textId="77777777" w:rsidR="00C46920" w:rsidRDefault="00C46920" w:rsidP="00A05D1C">
      <w:pPr>
        <w:tabs>
          <w:tab w:val="left" w:pos="1800"/>
        </w:tabs>
        <w:spacing w:after="0"/>
        <w:ind w:left="720"/>
        <w:rPr>
          <w:rFonts w:ascii="Times New Roman" w:hAnsi="Times New Roman" w:cs="Times New Roman"/>
          <w:sz w:val="24"/>
          <w:szCs w:val="24"/>
        </w:rPr>
      </w:pPr>
    </w:p>
    <w:p w14:paraId="136A3036" w14:textId="7A2557DA"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.4 Report Codes</w:t>
      </w:r>
    </w:p>
    <w:p w14:paraId="6BC8534B" w14:textId="1812E126"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The Report Codes for report</w:t>
      </w:r>
      <w:r w:rsidR="00B04411">
        <w:rPr>
          <w:rFonts w:ascii="Times New Roman" w:hAnsi="Times New Roman" w:cs="Times New Roman"/>
          <w:sz w:val="24"/>
          <w:szCs w:val="24"/>
        </w:rPr>
        <w:t>s</w:t>
      </w:r>
      <w:r w:rsidRPr="00C46920">
        <w:rPr>
          <w:rFonts w:ascii="Times New Roman" w:hAnsi="Times New Roman" w:cs="Times New Roman"/>
          <w:sz w:val="24"/>
          <w:szCs w:val="24"/>
        </w:rPr>
        <w:t xml:space="preserve"> shall be:</w:t>
      </w:r>
    </w:p>
    <w:p w14:paraId="7F304F9D" w14:textId="77777777" w:rsidR="00C46920" w:rsidRPr="00C46920" w:rsidRDefault="00C46920" w:rsidP="00C46920">
      <w:pPr>
        <w:tabs>
          <w:tab w:val="left" w:pos="1800"/>
        </w:tabs>
        <w:spacing w:after="0"/>
        <w:ind w:left="720"/>
        <w:rPr>
          <w:rFonts w:ascii="Times New Roman" w:hAnsi="Times New Roman" w:cs="Times New Roman"/>
          <w:sz w:val="24"/>
          <w:szCs w:val="24"/>
        </w:rPr>
      </w:pPr>
    </w:p>
    <w:p w14:paraId="7B6B4579" w14:textId="5FB047CF"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ab/>
      </w:r>
      <w:r>
        <w:rPr>
          <w:rFonts w:ascii="Times New Roman" w:hAnsi="Times New Roman" w:cs="Times New Roman"/>
          <w:sz w:val="24"/>
          <w:szCs w:val="24"/>
        </w:rPr>
        <w:t>IAE</w:t>
      </w:r>
      <w:r w:rsidRPr="00C46920">
        <w:rPr>
          <w:rFonts w:ascii="Times New Roman" w:hAnsi="Times New Roman" w:cs="Times New Roman"/>
          <w:sz w:val="24"/>
          <w:szCs w:val="24"/>
        </w:rPr>
        <w:t xml:space="preserve"> – OMR: Inappropriate ARC Escalation</w:t>
      </w:r>
    </w:p>
    <w:p w14:paraId="1F207E69" w14:textId="55FB90B7" w:rsidR="005A56EF" w:rsidRDefault="005A56EF"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IAT</w:t>
      </w:r>
      <w:r w:rsidRPr="00C46920">
        <w:rPr>
          <w:rFonts w:ascii="Times New Roman" w:hAnsi="Times New Roman" w:cs="Times New Roman"/>
          <w:sz w:val="24"/>
          <w:szCs w:val="24"/>
        </w:rPr>
        <w:t xml:space="preserve"> – OMR: Inappropriate ARC </w:t>
      </w:r>
      <w:r>
        <w:rPr>
          <w:rFonts w:ascii="Times New Roman" w:hAnsi="Times New Roman" w:cs="Times New Roman"/>
          <w:sz w:val="24"/>
          <w:szCs w:val="24"/>
        </w:rPr>
        <w:t>Transfer</w:t>
      </w:r>
    </w:p>
    <w:p w14:paraId="08BFB7D4" w14:textId="77777777" w:rsidR="00C46920" w:rsidRDefault="00C46920" w:rsidP="00C46920">
      <w:pPr>
        <w:tabs>
          <w:tab w:val="left" w:pos="1800"/>
        </w:tabs>
        <w:spacing w:after="0"/>
        <w:ind w:left="720"/>
        <w:rPr>
          <w:rFonts w:ascii="Times New Roman" w:hAnsi="Times New Roman" w:cs="Times New Roman"/>
          <w:sz w:val="24"/>
          <w:szCs w:val="24"/>
        </w:rPr>
      </w:pPr>
    </w:p>
    <w:p w14:paraId="32E4DCAE" w14:textId="756F87D3"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.5 Invalid Records Not Processed</w:t>
      </w:r>
    </w:p>
    <w:p w14:paraId="78E948C2" w14:textId="2A7F8038"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Records from the feed file which cannot be processed will be identified.</w:t>
      </w:r>
    </w:p>
    <w:p w14:paraId="6146686E" w14:textId="77777777" w:rsidR="00F13D19" w:rsidRDefault="00F13D19" w:rsidP="00415353">
      <w:pPr>
        <w:spacing w:after="0"/>
        <w:ind w:left="720"/>
        <w:rPr>
          <w:rFonts w:ascii="Times New Roman" w:hAnsi="Times New Roman" w:cs="Times New Roman"/>
          <w:sz w:val="24"/>
          <w:szCs w:val="24"/>
        </w:rPr>
      </w:pPr>
    </w:p>
    <w:p w14:paraId="08787FE1" w14:textId="58C715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3.6</w:t>
      </w:r>
      <w:r>
        <w:rPr>
          <w:rFonts w:ascii="Times New Roman" w:hAnsi="Times New Roman" w:cs="Times New Roman"/>
          <w:sz w:val="24"/>
          <w:szCs w:val="24"/>
        </w:rPr>
        <w:t xml:space="preserve"> eCoaching Logs</w:t>
      </w:r>
    </w:p>
    <w:p w14:paraId="11CE951C" w14:textId="7828491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The eCoaching Log will be initiated in the CSR module.</w:t>
      </w:r>
    </w:p>
    <w:p w14:paraId="3D3B19C1" w14:textId="77777777" w:rsidR="00C46920" w:rsidRDefault="00C46920" w:rsidP="00C46920">
      <w:pPr>
        <w:spacing w:after="0"/>
        <w:ind w:left="2880"/>
        <w:rPr>
          <w:rFonts w:ascii="Times New Roman" w:hAnsi="Times New Roman" w:cs="Times New Roman"/>
          <w:sz w:val="24"/>
          <w:szCs w:val="24"/>
        </w:rPr>
      </w:pPr>
    </w:p>
    <w:p w14:paraId="1F57DF00" w14:textId="3C50086F"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7</w:t>
      </w:r>
      <w:r>
        <w:rPr>
          <w:rFonts w:ascii="Times New Roman" w:hAnsi="Times New Roman" w:cs="Times New Roman"/>
          <w:sz w:val="24"/>
          <w:szCs w:val="24"/>
        </w:rPr>
        <w:t xml:space="preserve"> Program</w:t>
      </w:r>
    </w:p>
    <w:p w14:paraId="0912CD55" w14:textId="2DFDF07B"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w:t>
      </w:r>
      <w:r w:rsidR="00F0550D">
        <w:rPr>
          <w:rFonts w:ascii="Times New Roman" w:hAnsi="Times New Roman" w:cs="Times New Roman"/>
          <w:sz w:val="24"/>
          <w:szCs w:val="24"/>
        </w:rPr>
        <w:t xml:space="preserve"> from the input feed</w:t>
      </w:r>
      <w:r>
        <w:rPr>
          <w:rFonts w:ascii="Times New Roman" w:hAnsi="Times New Roman" w:cs="Times New Roman"/>
          <w:sz w:val="24"/>
          <w:szCs w:val="24"/>
        </w:rPr>
        <w:t>.</w:t>
      </w:r>
    </w:p>
    <w:p w14:paraId="315BF08D" w14:textId="77777777" w:rsidR="00C46920" w:rsidRDefault="00C46920" w:rsidP="00C46920">
      <w:pPr>
        <w:spacing w:after="0"/>
        <w:ind w:left="2880" w:firstLine="720"/>
        <w:rPr>
          <w:rFonts w:ascii="Times New Roman" w:hAnsi="Times New Roman" w:cs="Times New Roman"/>
          <w:sz w:val="24"/>
          <w:szCs w:val="24"/>
        </w:rPr>
      </w:pPr>
    </w:p>
    <w:p w14:paraId="2F280D51" w14:textId="55FB0AFB"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8</w:t>
      </w:r>
      <w:r>
        <w:rPr>
          <w:rFonts w:ascii="Times New Roman" w:hAnsi="Times New Roman" w:cs="Times New Roman"/>
          <w:sz w:val="24"/>
          <w:szCs w:val="24"/>
        </w:rPr>
        <w:t xml:space="preserve"> Delivery Option</w:t>
      </w:r>
    </w:p>
    <w:p w14:paraId="2E93A9D4"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71E6F5D7" w14:textId="77777777" w:rsidR="00C46920" w:rsidRDefault="00C46920" w:rsidP="00C46920">
      <w:pPr>
        <w:tabs>
          <w:tab w:val="left" w:pos="1800"/>
        </w:tabs>
        <w:spacing w:after="0"/>
        <w:ind w:left="2160"/>
        <w:rPr>
          <w:rFonts w:ascii="Times New Roman" w:hAnsi="Times New Roman" w:cs="Times New Roman"/>
          <w:sz w:val="24"/>
          <w:szCs w:val="24"/>
        </w:rPr>
      </w:pPr>
    </w:p>
    <w:p w14:paraId="4472326A" w14:textId="21C6D7C8"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9</w:t>
      </w:r>
      <w:r>
        <w:rPr>
          <w:rFonts w:ascii="Times New Roman" w:hAnsi="Times New Roman" w:cs="Times New Roman"/>
          <w:sz w:val="24"/>
          <w:szCs w:val="24"/>
        </w:rPr>
        <w:t xml:space="preserve"> Date of Coaching</w:t>
      </w:r>
    </w:p>
    <w:p w14:paraId="6C04E957" w14:textId="2B982252"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w:t>
      </w:r>
      <w:r w:rsidR="00F0550D">
        <w:rPr>
          <w:rFonts w:ascii="Times New Roman" w:hAnsi="Times New Roman" w:cs="Times New Roman"/>
          <w:sz w:val="24"/>
          <w:szCs w:val="24"/>
        </w:rPr>
        <w:t>Event Date from the input feed</w:t>
      </w:r>
      <w:r>
        <w:rPr>
          <w:rFonts w:ascii="Times New Roman" w:hAnsi="Times New Roman" w:cs="Times New Roman"/>
          <w:sz w:val="24"/>
          <w:szCs w:val="24"/>
        </w:rPr>
        <w:t>.</w:t>
      </w:r>
    </w:p>
    <w:p w14:paraId="1378B0D5" w14:textId="77777777" w:rsidR="00C46920" w:rsidRDefault="00C46920" w:rsidP="00C46920">
      <w:pPr>
        <w:tabs>
          <w:tab w:val="left" w:pos="1800"/>
        </w:tabs>
        <w:spacing w:after="0"/>
        <w:ind w:left="2160"/>
        <w:rPr>
          <w:rFonts w:ascii="Times New Roman" w:hAnsi="Times New Roman" w:cs="Times New Roman"/>
          <w:sz w:val="24"/>
          <w:szCs w:val="24"/>
        </w:rPr>
      </w:pPr>
    </w:p>
    <w:p w14:paraId="1824A988" w14:textId="2E2B27FC"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10</w:t>
      </w:r>
      <w:r>
        <w:rPr>
          <w:rFonts w:ascii="Times New Roman" w:hAnsi="Times New Roman" w:cs="Times New Roman"/>
          <w:sz w:val="24"/>
          <w:szCs w:val="24"/>
        </w:rPr>
        <w:t xml:space="preserve"> Coaching Reasons </w:t>
      </w:r>
    </w:p>
    <w:p w14:paraId="51888B31"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7E50A6E5" w14:textId="77777777" w:rsidR="00C46920" w:rsidRDefault="00C46920" w:rsidP="00C46920">
      <w:pPr>
        <w:spacing w:after="0"/>
        <w:ind w:left="4140" w:hanging="540"/>
        <w:rPr>
          <w:rFonts w:ascii="Times New Roman" w:hAnsi="Times New Roman" w:cs="Times New Roman"/>
          <w:sz w:val="24"/>
          <w:szCs w:val="24"/>
        </w:rPr>
      </w:pPr>
    </w:p>
    <w:tbl>
      <w:tblPr>
        <w:tblW w:w="9729"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883"/>
        <w:gridCol w:w="4950"/>
      </w:tblGrid>
      <w:tr w:rsidR="00C46920" w:rsidRPr="008229D2" w14:paraId="201C027E" w14:textId="77777777" w:rsidTr="005A56EF">
        <w:trPr>
          <w:cantSplit/>
          <w:trHeight w:val="300"/>
        </w:trPr>
        <w:tc>
          <w:tcPr>
            <w:tcW w:w="1896" w:type="dxa"/>
            <w:shd w:val="clear" w:color="auto" w:fill="000000" w:themeFill="text1"/>
            <w:vAlign w:val="center"/>
            <w:hideMark/>
          </w:tcPr>
          <w:p w14:paraId="771FA60F"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4328BDB"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722C1484"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C46920" w:rsidRPr="008229D2" w14:paraId="57036CC6" w14:textId="77777777" w:rsidTr="005A56EF">
        <w:trPr>
          <w:cantSplit/>
          <w:trHeight w:val="300"/>
        </w:trPr>
        <w:tc>
          <w:tcPr>
            <w:tcW w:w="1896" w:type="dxa"/>
            <w:shd w:val="clear" w:color="auto" w:fill="auto"/>
            <w:vAlign w:val="center"/>
          </w:tcPr>
          <w:p w14:paraId="3122F586" w14:textId="0A8CE14C" w:rsidR="00C46920" w:rsidRPr="008229D2" w:rsidRDefault="00F0550D"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2531DE10" w14:textId="77777777" w:rsidR="00C46920" w:rsidRDefault="00C46920"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0520D120" w14:textId="0CC7C6DE" w:rsidR="00C46920" w:rsidRDefault="00F0550D" w:rsidP="00357032">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OMR: Inappropriate ARC Escalation</w:t>
            </w:r>
          </w:p>
        </w:tc>
      </w:tr>
      <w:tr w:rsidR="005A56EF" w:rsidRPr="008229D2" w14:paraId="0FF9A77C" w14:textId="77777777" w:rsidTr="005A56EF">
        <w:trPr>
          <w:cantSplit/>
          <w:trHeight w:val="300"/>
        </w:trPr>
        <w:tc>
          <w:tcPr>
            <w:tcW w:w="1896" w:type="dxa"/>
            <w:shd w:val="clear" w:color="auto" w:fill="auto"/>
            <w:vAlign w:val="center"/>
          </w:tcPr>
          <w:p w14:paraId="15DEAADC" w14:textId="6DE84B90"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1A4D7A10" w14:textId="03A7C32F"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29507DDF" w14:textId="4D07C301" w:rsidR="005A56EF" w:rsidRPr="00F0550D" w:rsidRDefault="005A56EF" w:rsidP="005A56EF">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 xml:space="preserve">OMR: Inappropriate ARC </w:t>
            </w:r>
            <w:r>
              <w:rPr>
                <w:rFonts w:ascii="Times New Roman" w:eastAsia="Times New Roman" w:hAnsi="Times New Roman" w:cs="Times New Roman"/>
                <w:color w:val="000000"/>
                <w:sz w:val="24"/>
                <w:szCs w:val="24"/>
              </w:rPr>
              <w:t>Transfer</w:t>
            </w:r>
          </w:p>
        </w:tc>
      </w:tr>
    </w:tbl>
    <w:p w14:paraId="3970D1F4" w14:textId="77777777" w:rsidR="00C46920" w:rsidRDefault="00C46920" w:rsidP="00C46920">
      <w:pPr>
        <w:spacing w:after="0"/>
        <w:ind w:left="4140" w:hanging="540"/>
        <w:rPr>
          <w:rFonts w:ascii="Times New Roman" w:hAnsi="Times New Roman" w:cs="Times New Roman"/>
          <w:sz w:val="24"/>
          <w:szCs w:val="24"/>
        </w:rPr>
      </w:pPr>
    </w:p>
    <w:p w14:paraId="3833584E" w14:textId="77777777" w:rsidR="00C46920" w:rsidRDefault="00C46920" w:rsidP="00C46920">
      <w:pPr>
        <w:spacing w:after="0"/>
        <w:ind w:left="4140" w:hanging="540"/>
        <w:rPr>
          <w:rFonts w:ascii="Times New Roman" w:hAnsi="Times New Roman" w:cs="Times New Roman"/>
          <w:sz w:val="24"/>
          <w:szCs w:val="24"/>
        </w:rPr>
      </w:pPr>
    </w:p>
    <w:p w14:paraId="24CF79EF" w14:textId="1D7B3924"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11</w:t>
      </w:r>
      <w:r w:rsidR="00904695">
        <w:rPr>
          <w:rFonts w:ascii="Times New Roman" w:hAnsi="Times New Roman" w:cs="Times New Roman"/>
          <w:sz w:val="24"/>
          <w:szCs w:val="24"/>
        </w:rPr>
        <w:t xml:space="preserve"> </w:t>
      </w:r>
      <w:r>
        <w:rPr>
          <w:rFonts w:ascii="Times New Roman" w:hAnsi="Times New Roman" w:cs="Times New Roman"/>
          <w:sz w:val="24"/>
          <w:szCs w:val="24"/>
        </w:rPr>
        <w:t xml:space="preserve">Report Details </w:t>
      </w:r>
    </w:p>
    <w:p w14:paraId="3928635A" w14:textId="5688D025" w:rsidR="00C46920" w:rsidRDefault="00C46920"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The Report Details shall be the following fields from the f</w:t>
      </w:r>
      <w:r w:rsidR="00F0550D">
        <w:rPr>
          <w:rFonts w:ascii="Times New Roman" w:hAnsi="Times New Roman" w:cs="Times New Roman"/>
          <w:sz w:val="24"/>
          <w:szCs w:val="24"/>
        </w:rPr>
        <w:t>eed file concatenated together:</w:t>
      </w:r>
    </w:p>
    <w:p w14:paraId="2B053F97" w14:textId="5BBB3ED1" w:rsidR="00444218"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r>
    </w:p>
    <w:tbl>
      <w:tblPr>
        <w:tblStyle w:val="TableGrid"/>
        <w:tblW w:w="9720" w:type="dxa"/>
        <w:tblInd w:w="2988" w:type="dxa"/>
        <w:tblLook w:val="04A0" w:firstRow="1" w:lastRow="0" w:firstColumn="1" w:lastColumn="0" w:noHBand="0" w:noVBand="1"/>
      </w:tblPr>
      <w:tblGrid>
        <w:gridCol w:w="2340"/>
        <w:gridCol w:w="7380"/>
      </w:tblGrid>
      <w:tr w:rsidR="005A56EF" w:rsidRPr="00C40897" w14:paraId="13DF664F" w14:textId="77777777" w:rsidTr="005A56EF">
        <w:tc>
          <w:tcPr>
            <w:tcW w:w="2340" w:type="dxa"/>
          </w:tcPr>
          <w:p w14:paraId="38414E9A" w14:textId="55838E91" w:rsidR="005A56EF" w:rsidRDefault="005A56EF" w:rsidP="00904695">
            <w:pPr>
              <w:jc w:val="center"/>
              <w:rPr>
                <w:rFonts w:ascii="Times New Roman" w:hAnsi="Times New Roman" w:cs="Times New Roman"/>
                <w:b/>
              </w:rPr>
            </w:pPr>
            <w:r w:rsidRPr="00C40897">
              <w:rPr>
                <w:rFonts w:ascii="Times New Roman" w:hAnsi="Times New Roman" w:cs="Times New Roman"/>
                <w:b/>
              </w:rPr>
              <w:t>OMR Report Code</w:t>
            </w:r>
          </w:p>
        </w:tc>
        <w:tc>
          <w:tcPr>
            <w:tcW w:w="7380" w:type="dxa"/>
          </w:tcPr>
          <w:p w14:paraId="60F62965" w14:textId="31E5EB8F" w:rsidR="005A56EF" w:rsidRPr="00C40897" w:rsidRDefault="005A56EF" w:rsidP="00904695">
            <w:pPr>
              <w:jc w:val="center"/>
              <w:rPr>
                <w:rFonts w:ascii="Times New Roman" w:hAnsi="Times New Roman" w:cs="Times New Roman"/>
                <w:b/>
              </w:rPr>
            </w:pPr>
            <w:r>
              <w:rPr>
                <w:rFonts w:ascii="Times New Roman" w:hAnsi="Times New Roman" w:cs="Times New Roman"/>
                <w:b/>
              </w:rPr>
              <w:t>Preceding Sentence</w:t>
            </w:r>
          </w:p>
        </w:tc>
      </w:tr>
      <w:tr w:rsidR="005A56EF" w:rsidRPr="00C40897" w14:paraId="4F8BEA90" w14:textId="77777777" w:rsidTr="005A56EF">
        <w:tc>
          <w:tcPr>
            <w:tcW w:w="2340" w:type="dxa"/>
            <w:vAlign w:val="bottom"/>
          </w:tcPr>
          <w:p w14:paraId="5EF4D6B1" w14:textId="33012199" w:rsidR="005A56EF" w:rsidRDefault="005A56EF" w:rsidP="00904695">
            <w:pPr>
              <w:rPr>
                <w:rFonts w:ascii="Times New Roman" w:hAnsi="Times New Roman" w:cs="Times New Roman"/>
                <w:color w:val="000000"/>
              </w:rPr>
            </w:pPr>
            <w:r w:rsidRPr="00C40897">
              <w:rPr>
                <w:rFonts w:ascii="Times New Roman" w:hAnsi="Times New Roman" w:cs="Times New Roman"/>
                <w:color w:val="000000"/>
              </w:rPr>
              <w:t>IAE</w:t>
            </w:r>
          </w:p>
        </w:tc>
        <w:tc>
          <w:tcPr>
            <w:tcW w:w="7380" w:type="dxa"/>
            <w:vAlign w:val="center"/>
          </w:tcPr>
          <w:p w14:paraId="3BDB14C0" w14:textId="2E3B8ACF" w:rsidR="005A56EF" w:rsidRPr="005A56EF" w:rsidRDefault="005A56EF" w:rsidP="00904695">
            <w:pPr>
              <w:rPr>
                <w:rFonts w:ascii="Times New Roman" w:hAnsi="Times New Roman" w:cs="Times New Roman"/>
              </w:rPr>
            </w:pPr>
            <w:r w:rsidRPr="005A56EF">
              <w:rPr>
                <w:rFonts w:ascii="Times New Roman" w:hAnsi="Times New Roman" w:cs="Times New Roman"/>
              </w:rPr>
              <w:t>“</w:t>
            </w:r>
            <w:r w:rsidR="0029028A" w:rsidRPr="0029028A">
              <w:rPr>
                <w:rFonts w:ascii="Times New Roman" w:hAnsi="Times New Roman" w:cs="Times New Roman"/>
              </w:rPr>
              <w:t>You are receiving this eCL because the ARC received an Inappropriate Escalation for this CSR.  Please review the Verint Call, NGD call record and coach as appropriate.</w:t>
            </w:r>
            <w:r w:rsidRPr="005A56EF">
              <w:rPr>
                <w:rFonts w:ascii="Times New Roman" w:hAnsi="Times New Roman" w:cs="Times New Roman"/>
              </w:rPr>
              <w:t>”</w:t>
            </w:r>
          </w:p>
        </w:tc>
      </w:tr>
      <w:tr w:rsidR="005A56EF" w:rsidRPr="00C40897" w14:paraId="5D2C748B" w14:textId="77777777" w:rsidTr="005A56EF">
        <w:tc>
          <w:tcPr>
            <w:tcW w:w="2340" w:type="dxa"/>
            <w:vAlign w:val="bottom"/>
          </w:tcPr>
          <w:p w14:paraId="4D6F3F01" w14:textId="4D72CB04" w:rsidR="005A56EF" w:rsidRDefault="005A56EF" w:rsidP="00904695">
            <w:pPr>
              <w:rPr>
                <w:rFonts w:ascii="Times New Roman" w:hAnsi="Times New Roman" w:cs="Times New Roman"/>
                <w:color w:val="000000"/>
              </w:rPr>
            </w:pPr>
            <w:r>
              <w:rPr>
                <w:rFonts w:ascii="Times New Roman" w:hAnsi="Times New Roman" w:cs="Times New Roman"/>
                <w:color w:val="000000"/>
              </w:rPr>
              <w:t>IAT</w:t>
            </w:r>
          </w:p>
        </w:tc>
        <w:tc>
          <w:tcPr>
            <w:tcW w:w="7380" w:type="dxa"/>
            <w:vAlign w:val="center"/>
          </w:tcPr>
          <w:p w14:paraId="68A523ED" w14:textId="192393DB" w:rsidR="005A56EF" w:rsidRPr="005A56EF" w:rsidRDefault="005A56EF" w:rsidP="005A56EF">
            <w:pPr>
              <w:rPr>
                <w:rFonts w:ascii="Times New Roman" w:hAnsi="Times New Roman" w:cs="Times New Roman"/>
                <w:color w:val="000000"/>
              </w:rPr>
            </w:pPr>
            <w:r w:rsidRPr="005A56EF">
              <w:rPr>
                <w:rFonts w:ascii="Times New Roman" w:hAnsi="Times New Roman" w:cs="Times New Roman"/>
              </w:rPr>
              <w:t>“</w:t>
            </w:r>
            <w:r w:rsidR="0029028A" w:rsidRPr="0029028A">
              <w:rPr>
                <w:rFonts w:ascii="Times New Roman" w:hAnsi="Times New Roman" w:cs="Times New Roman"/>
              </w:rPr>
              <w:t>You are receiving this eCL because the ARC received an Inappropriate Transfer from this CSR.  Please review the Verint Call, NGD call record and coach as appropriate.</w:t>
            </w:r>
            <w:r w:rsidRPr="005A56EF">
              <w:rPr>
                <w:rFonts w:ascii="Times New Roman" w:hAnsi="Times New Roman" w:cs="Times New Roman"/>
              </w:rPr>
              <w:t>”</w:t>
            </w:r>
          </w:p>
        </w:tc>
      </w:tr>
    </w:tbl>
    <w:p w14:paraId="10809032" w14:textId="77777777" w:rsidR="005A56EF" w:rsidRDefault="005A56EF" w:rsidP="00F0550D">
      <w:pPr>
        <w:spacing w:after="0"/>
        <w:ind w:left="4140" w:hanging="540"/>
        <w:rPr>
          <w:rFonts w:ascii="Times New Roman" w:hAnsi="Times New Roman" w:cs="Times New Roman"/>
          <w:sz w:val="24"/>
          <w:szCs w:val="24"/>
        </w:rPr>
      </w:pPr>
    </w:p>
    <w:p w14:paraId="2F287C79" w14:textId="3965B729" w:rsidR="005A56EF" w:rsidRDefault="005A56EF"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Preceding sentence followed by:</w:t>
      </w:r>
    </w:p>
    <w:p w14:paraId="6DF47712" w14:textId="03654486" w:rsidR="00F0550D" w:rsidRDefault="00F0550D" w:rsidP="00444218">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Text Description</w:t>
      </w:r>
    </w:p>
    <w:p w14:paraId="281259DC" w14:textId="3BA8BAAA"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CD1</w:t>
      </w:r>
    </w:p>
    <w:p w14:paraId="747806C5" w14:textId="544E115C"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CD2</w:t>
      </w:r>
    </w:p>
    <w:p w14:paraId="5D783448" w14:textId="20FB32E6" w:rsidR="00C46920" w:rsidRDefault="00C16EAA" w:rsidP="00C4692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t xml:space="preserve">Each field separated by carriage </w:t>
      </w:r>
    </w:p>
    <w:p w14:paraId="23DE90F0" w14:textId="77777777" w:rsidR="00C16EAA" w:rsidRDefault="00C16EAA" w:rsidP="00C46920">
      <w:pPr>
        <w:tabs>
          <w:tab w:val="left" w:pos="7230"/>
        </w:tabs>
        <w:spacing w:after="0"/>
        <w:ind w:left="4140" w:hanging="540"/>
        <w:rPr>
          <w:rFonts w:ascii="Times New Roman" w:hAnsi="Times New Roman" w:cs="Times New Roman"/>
          <w:sz w:val="24"/>
          <w:szCs w:val="24"/>
        </w:rPr>
      </w:pPr>
    </w:p>
    <w:p w14:paraId="677A9E06" w14:textId="4A6680BA"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2</w:t>
      </w:r>
      <w:r>
        <w:rPr>
          <w:rFonts w:ascii="Times New Roman" w:hAnsi="Times New Roman" w:cs="Times New Roman"/>
          <w:sz w:val="24"/>
          <w:szCs w:val="24"/>
        </w:rPr>
        <w:t xml:space="preserve"> Identify Source for eCoaching Log</w:t>
      </w:r>
    </w:p>
    <w:p w14:paraId="660D2D49" w14:textId="2007B7AF"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source of the coaching log shall be </w:t>
      </w:r>
      <w:r w:rsidR="00F0550D">
        <w:rPr>
          <w:rFonts w:ascii="Times New Roman" w:hAnsi="Times New Roman" w:cs="Times New Roman"/>
          <w:sz w:val="24"/>
          <w:szCs w:val="24"/>
        </w:rPr>
        <w:t>OMR</w:t>
      </w:r>
      <w:r>
        <w:rPr>
          <w:rFonts w:ascii="Times New Roman" w:hAnsi="Times New Roman" w:cs="Times New Roman"/>
          <w:sz w:val="24"/>
          <w:szCs w:val="24"/>
        </w:rPr>
        <w:t>.</w:t>
      </w:r>
    </w:p>
    <w:p w14:paraId="228F32F2" w14:textId="77777777" w:rsidR="00C46920" w:rsidRDefault="00C46920" w:rsidP="00C46920">
      <w:pPr>
        <w:spacing w:after="0"/>
        <w:ind w:left="4140" w:hanging="540"/>
        <w:rPr>
          <w:rFonts w:ascii="Times New Roman" w:hAnsi="Times New Roman" w:cs="Times New Roman"/>
          <w:sz w:val="24"/>
          <w:szCs w:val="24"/>
        </w:rPr>
      </w:pPr>
    </w:p>
    <w:p w14:paraId="6AA23731" w14:textId="1A752D09"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w:t>
      </w:r>
      <w:r w:rsidR="00904695">
        <w:rPr>
          <w:rFonts w:ascii="Times New Roman" w:hAnsi="Times New Roman" w:cs="Times New Roman"/>
          <w:sz w:val="24"/>
          <w:szCs w:val="24"/>
        </w:rPr>
        <w:t>.1</w:t>
      </w:r>
      <w:r w:rsidR="000F4D7C">
        <w:rPr>
          <w:rFonts w:ascii="Times New Roman" w:hAnsi="Times New Roman" w:cs="Times New Roman"/>
          <w:sz w:val="24"/>
          <w:szCs w:val="24"/>
        </w:rPr>
        <w:t>3</w:t>
      </w:r>
      <w:r>
        <w:rPr>
          <w:rFonts w:ascii="Times New Roman" w:hAnsi="Times New Roman" w:cs="Times New Roman"/>
          <w:sz w:val="24"/>
          <w:szCs w:val="24"/>
        </w:rPr>
        <w:t xml:space="preserve"> Notification of eCoaching Logs</w:t>
      </w:r>
    </w:p>
    <w:p w14:paraId="6C2C455D" w14:textId="7C8BE90A"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Email notifications for </w:t>
      </w:r>
      <w:r w:rsidR="00F0550D">
        <w:rPr>
          <w:rFonts w:ascii="Times New Roman" w:hAnsi="Times New Roman" w:cs="Times New Roman"/>
          <w:sz w:val="24"/>
          <w:szCs w:val="24"/>
        </w:rPr>
        <w:t xml:space="preserve">OMR </w:t>
      </w:r>
      <w:r>
        <w:rPr>
          <w:rFonts w:ascii="Times New Roman" w:hAnsi="Times New Roman" w:cs="Times New Roman"/>
          <w:sz w:val="24"/>
          <w:szCs w:val="24"/>
        </w:rPr>
        <w:t xml:space="preserve">data feed eCoaching Logs from report codes </w:t>
      </w:r>
      <w:r w:rsidR="00F0550D">
        <w:rPr>
          <w:rFonts w:ascii="Times New Roman" w:hAnsi="Times New Roman" w:cs="Times New Roman"/>
          <w:sz w:val="24"/>
          <w:szCs w:val="24"/>
        </w:rPr>
        <w:t>IAE</w:t>
      </w:r>
      <w:r w:rsidR="005A56EF">
        <w:rPr>
          <w:rFonts w:ascii="Times New Roman" w:hAnsi="Times New Roman" w:cs="Times New Roman"/>
          <w:sz w:val="24"/>
          <w:szCs w:val="24"/>
        </w:rPr>
        <w:t>, IAT</w:t>
      </w:r>
      <w:r w:rsidR="00F0550D">
        <w:rPr>
          <w:rFonts w:ascii="Times New Roman" w:hAnsi="Times New Roman" w:cs="Times New Roman"/>
          <w:sz w:val="24"/>
          <w:szCs w:val="24"/>
        </w:rPr>
        <w:t xml:space="preserve"> </w:t>
      </w:r>
      <w:r>
        <w:rPr>
          <w:rFonts w:ascii="Times New Roman" w:hAnsi="Times New Roman" w:cs="Times New Roman"/>
          <w:sz w:val="24"/>
          <w:szCs w:val="24"/>
        </w:rPr>
        <w:t>shall follow the same form as those submitted though the user interface as Pending Supervisor Review.  The current employee hierarchy will be used to determine the employee’s supervisor and manager.</w:t>
      </w:r>
    </w:p>
    <w:p w14:paraId="796DF692" w14:textId="77777777" w:rsidR="00C46920" w:rsidRDefault="00C46920" w:rsidP="00C46920">
      <w:pPr>
        <w:spacing w:after="0"/>
        <w:ind w:left="2700"/>
        <w:rPr>
          <w:rFonts w:ascii="Times New Roman" w:hAnsi="Times New Roman" w:cs="Times New Roman"/>
          <w:sz w:val="24"/>
          <w:szCs w:val="24"/>
        </w:rPr>
      </w:pPr>
    </w:p>
    <w:p w14:paraId="0A992D90" w14:textId="4A6F8450"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sidR="00904695">
        <w:rPr>
          <w:rFonts w:ascii="Times New Roman" w:hAnsi="Times New Roman" w:cs="Times New Roman"/>
          <w:sz w:val="24"/>
          <w:szCs w:val="24"/>
        </w:rPr>
        <w:t>.1</w:t>
      </w:r>
      <w:r>
        <w:rPr>
          <w:rFonts w:ascii="Times New Roman" w:hAnsi="Times New Roman" w:cs="Times New Roman"/>
          <w:sz w:val="24"/>
          <w:szCs w:val="24"/>
        </w:rPr>
        <w:t xml:space="preserve"> Notification for </w:t>
      </w:r>
      <w:r w:rsidR="00F0550D">
        <w:rPr>
          <w:rFonts w:ascii="Times New Roman" w:hAnsi="Times New Roman" w:cs="Times New Roman"/>
          <w:sz w:val="24"/>
          <w:szCs w:val="24"/>
        </w:rPr>
        <w:t>Inappropriate ARC Escalation</w:t>
      </w:r>
      <w:r w:rsidR="00ED078A">
        <w:rPr>
          <w:rFonts w:ascii="Times New Roman" w:hAnsi="Times New Roman" w:cs="Times New Roman"/>
          <w:sz w:val="24"/>
          <w:szCs w:val="24"/>
        </w:rPr>
        <w:t>, Inappropriate ARC Transfer</w:t>
      </w:r>
    </w:p>
    <w:p w14:paraId="31759DCB" w14:textId="77777777"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333C3B" w14:textId="77777777" w:rsidR="00C46920" w:rsidRDefault="00C46920" w:rsidP="00C46920">
      <w:pPr>
        <w:spacing w:after="0"/>
        <w:ind w:left="3600"/>
        <w:rPr>
          <w:rFonts w:ascii="Times New Roman" w:hAnsi="Times New Roman" w:cs="Times New Roman"/>
          <w:sz w:val="24"/>
          <w:szCs w:val="24"/>
        </w:rPr>
      </w:pPr>
    </w:p>
    <w:p w14:paraId="309A61DA" w14:textId="4D0A919A"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2</w:t>
      </w:r>
      <w:r>
        <w:rPr>
          <w:rFonts w:ascii="Times New Roman" w:hAnsi="Times New Roman" w:cs="Times New Roman"/>
          <w:sz w:val="24"/>
          <w:szCs w:val="24"/>
        </w:rPr>
        <w:t xml:space="preserve"> Pending Supervisor Review</w:t>
      </w:r>
    </w:p>
    <w:p w14:paraId="2DA8A770" w14:textId="4FBD30A3"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F0550D">
        <w:rPr>
          <w:rFonts w:ascii="Times New Roman" w:hAnsi="Times New Roman" w:cs="Times New Roman"/>
          <w:sz w:val="24"/>
          <w:szCs w:val="24"/>
        </w:rPr>
        <w:t>IAE</w:t>
      </w:r>
      <w:r w:rsidR="00450B25">
        <w:rPr>
          <w:rFonts w:ascii="Times New Roman" w:hAnsi="Times New Roman" w:cs="Times New Roman"/>
          <w:sz w:val="24"/>
          <w:szCs w:val="24"/>
        </w:rPr>
        <w:t>, IAT</w:t>
      </w:r>
      <w:r w:rsidR="00ED078A">
        <w:rPr>
          <w:rFonts w:ascii="Times New Roman" w:hAnsi="Times New Roman" w:cs="Times New Roman"/>
          <w:sz w:val="24"/>
          <w:szCs w:val="24"/>
        </w:rPr>
        <w:t xml:space="preserve"> </w:t>
      </w:r>
      <w:r>
        <w:rPr>
          <w:rFonts w:ascii="Times New Roman" w:hAnsi="Times New Roman" w:cs="Times New Roman"/>
          <w:sz w:val="24"/>
          <w:szCs w:val="24"/>
        </w:rPr>
        <w:t>report item, the status is Pending Supervisor Review, the Supervisor receives a system generated eMail notification.</w:t>
      </w:r>
    </w:p>
    <w:p w14:paraId="3A2C32DA" w14:textId="77777777" w:rsidR="00C46920" w:rsidRDefault="00C46920" w:rsidP="00C46920">
      <w:pPr>
        <w:spacing w:after="0"/>
        <w:ind w:left="2700"/>
        <w:rPr>
          <w:rFonts w:ascii="Times New Roman" w:hAnsi="Times New Roman" w:cs="Times New Roman"/>
          <w:sz w:val="24"/>
          <w:szCs w:val="24"/>
        </w:rPr>
      </w:pPr>
    </w:p>
    <w:p w14:paraId="4CA7B3C1" w14:textId="77777777" w:rsidR="00C46920" w:rsidRDefault="00C46920" w:rsidP="00C46920">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8A7D5CB" w14:textId="77777777" w:rsidR="00C46920" w:rsidRDefault="00C46920" w:rsidP="00C46920">
      <w:pPr>
        <w:spacing w:after="0"/>
        <w:ind w:left="3960" w:firstLine="36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9C1AF0D" w14:textId="77777777" w:rsidR="00C46920" w:rsidRDefault="00C46920" w:rsidP="00C46920">
      <w:pPr>
        <w:spacing w:after="0"/>
        <w:ind w:left="2700"/>
        <w:rPr>
          <w:rFonts w:ascii="Times New Roman" w:hAnsi="Times New Roman" w:cs="Times New Roman"/>
          <w:sz w:val="24"/>
          <w:szCs w:val="24"/>
        </w:rPr>
      </w:pPr>
    </w:p>
    <w:p w14:paraId="56656B8D" w14:textId="77777777" w:rsidR="00C46920" w:rsidRDefault="00C46920" w:rsidP="00C46920">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BDBD44C" w14:textId="2ED97DC7" w:rsidR="00C46920" w:rsidRDefault="000E6429" w:rsidP="00C46920">
      <w:pPr>
        <w:spacing w:after="0"/>
        <w:ind w:left="4320"/>
        <w:rPr>
          <w:rFonts w:ascii="Times New Roman" w:hAnsi="Times New Roman" w:cs="Times New Roman"/>
          <w:sz w:val="24"/>
          <w:szCs w:val="24"/>
        </w:rPr>
      </w:pPr>
      <w:r w:rsidRPr="000E6429">
        <w:rPr>
          <w:rFonts w:ascii="Times New Roman" w:hAnsi="Times New Roman" w:cs="Times New Roman"/>
          <w:sz w:val="24"/>
          <w:szCs w:val="24"/>
        </w:rPr>
        <w:t>This eC</w:t>
      </w:r>
      <w:r>
        <w:rPr>
          <w:rFonts w:ascii="Times New Roman" w:hAnsi="Times New Roman" w:cs="Times New Roman"/>
          <w:sz w:val="24"/>
          <w:szCs w:val="24"/>
        </w:rPr>
        <w:t xml:space="preserve">oaching </w:t>
      </w:r>
      <w:r w:rsidRPr="000E6429">
        <w:rPr>
          <w:rFonts w:ascii="Times New Roman" w:hAnsi="Times New Roman" w:cs="Times New Roman"/>
          <w:sz w:val="24"/>
          <w:szCs w:val="24"/>
        </w:rPr>
        <w:t>L</w:t>
      </w:r>
      <w:r>
        <w:rPr>
          <w:rFonts w:ascii="Times New Roman" w:hAnsi="Times New Roman" w:cs="Times New Roman"/>
          <w:sz w:val="24"/>
          <w:szCs w:val="24"/>
        </w:rPr>
        <w:t>og</w:t>
      </w:r>
      <w:r w:rsidRPr="000E6429">
        <w:rPr>
          <w:rFonts w:ascii="Times New Roman" w:hAnsi="Times New Roman" w:cs="Times New Roman"/>
          <w:sz w:val="24"/>
          <w:szCs w:val="24"/>
        </w:rPr>
        <w:t xml:space="preserve"> has been created in reference to an inappropriate escalation or transfer to the ARC.  Please review </w:t>
      </w:r>
      <w:r>
        <w:rPr>
          <w:rFonts w:ascii="Times New Roman" w:hAnsi="Times New Roman" w:cs="Times New Roman"/>
          <w:sz w:val="24"/>
          <w:szCs w:val="24"/>
        </w:rPr>
        <w:t>and coach your CSR accordingly.</w:t>
      </w:r>
      <w:r w:rsidR="00C46920" w:rsidRPr="004341D5">
        <w:rPr>
          <w:rFonts w:ascii="Arial" w:hAnsi="Arial"/>
        </w:rPr>
        <w:br/>
      </w:r>
    </w:p>
    <w:p w14:paraId="5110DE4D" w14:textId="479EED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4</w:t>
      </w:r>
      <w:r>
        <w:rPr>
          <w:rFonts w:ascii="Times New Roman" w:hAnsi="Times New Roman" w:cs="Times New Roman"/>
          <w:sz w:val="24"/>
          <w:szCs w:val="24"/>
        </w:rPr>
        <w:t xml:space="preserve"> Description Text</w:t>
      </w:r>
    </w:p>
    <w:p w14:paraId="0F2CFE5A" w14:textId="274952B8" w:rsidR="00C46920" w:rsidRDefault="00C46920" w:rsidP="00904695">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The description text displayed will be </w:t>
      </w:r>
      <w:r w:rsidR="009E2C78">
        <w:rPr>
          <w:rFonts w:ascii="Times New Roman" w:hAnsi="Times New Roman" w:cs="Times New Roman"/>
          <w:sz w:val="24"/>
          <w:szCs w:val="24"/>
        </w:rPr>
        <w:t>a concatenation of several fields</w:t>
      </w:r>
      <w:r>
        <w:rPr>
          <w:rFonts w:ascii="Times New Roman" w:hAnsi="Times New Roman" w:cs="Times New Roman"/>
          <w:sz w:val="24"/>
          <w:szCs w:val="24"/>
        </w:rPr>
        <w:t>.</w:t>
      </w:r>
    </w:p>
    <w:p w14:paraId="4C267605" w14:textId="77777777" w:rsidR="00C46920" w:rsidRDefault="00C46920" w:rsidP="00C46920">
      <w:pPr>
        <w:spacing w:after="0"/>
        <w:ind w:left="2700"/>
        <w:rPr>
          <w:rFonts w:ascii="Times New Roman" w:hAnsi="Times New Roman" w:cs="Times New Roman"/>
          <w:sz w:val="24"/>
          <w:szCs w:val="24"/>
        </w:rPr>
      </w:pPr>
    </w:p>
    <w:p w14:paraId="7A8A87E9" w14:textId="603051CC" w:rsidR="00C46920" w:rsidRDefault="00C46920" w:rsidP="00904695">
      <w:pPr>
        <w:spacing w:after="0"/>
        <w:ind w:left="342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3.14</w:t>
      </w:r>
      <w:r>
        <w:rPr>
          <w:rFonts w:ascii="Times New Roman" w:hAnsi="Times New Roman" w:cs="Times New Roman"/>
          <w:sz w:val="24"/>
          <w:szCs w:val="24"/>
        </w:rPr>
        <w:t>.1 Description Text</w:t>
      </w:r>
      <w:r w:rsidR="00450B25">
        <w:rPr>
          <w:rFonts w:ascii="Times New Roman" w:hAnsi="Times New Roman" w:cs="Times New Roman"/>
          <w:sz w:val="24"/>
          <w:szCs w:val="24"/>
        </w:rPr>
        <w:t xml:space="preserve"> IAE, IAT</w:t>
      </w:r>
    </w:p>
    <w:p w14:paraId="5D97226F" w14:textId="38BED7C0" w:rsidR="00C46920" w:rsidRDefault="00C46920" w:rsidP="00904695">
      <w:pPr>
        <w:spacing w:after="0"/>
        <w:ind w:left="41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w:t>
      </w:r>
      <w:r w:rsidR="00F0550D">
        <w:rPr>
          <w:rFonts w:ascii="Times New Roman" w:hAnsi="Times New Roman" w:cs="Times New Roman"/>
          <w:sz w:val="24"/>
          <w:szCs w:val="24"/>
        </w:rPr>
        <w:t>IAE</w:t>
      </w:r>
      <w:r w:rsidR="00450B25">
        <w:rPr>
          <w:rFonts w:ascii="Times New Roman" w:hAnsi="Times New Roman" w:cs="Times New Roman"/>
          <w:sz w:val="24"/>
          <w:szCs w:val="24"/>
        </w:rPr>
        <w:t>, IAT</w:t>
      </w:r>
    </w:p>
    <w:p w14:paraId="0A10F08B" w14:textId="77777777" w:rsidR="00C46920" w:rsidRDefault="00C46920" w:rsidP="00C46920">
      <w:pPr>
        <w:spacing w:after="0"/>
        <w:ind w:left="3420" w:firstLine="180"/>
        <w:rPr>
          <w:rFonts w:ascii="Times New Roman" w:hAnsi="Times New Roman" w:cs="Times New Roman"/>
          <w:sz w:val="24"/>
          <w:szCs w:val="24"/>
        </w:rPr>
      </w:pPr>
    </w:p>
    <w:p w14:paraId="46E8AD68" w14:textId="42F72C1E" w:rsidR="00C46920" w:rsidRDefault="00C46920" w:rsidP="00904695">
      <w:pPr>
        <w:spacing w:after="0"/>
        <w:ind w:left="3960" w:firstLine="180"/>
        <w:rPr>
          <w:rFonts w:ascii="Times New Roman" w:hAnsi="Times New Roman" w:cs="Times New Roman"/>
          <w:sz w:val="24"/>
          <w:szCs w:val="24"/>
        </w:rPr>
      </w:pPr>
      <w:r>
        <w:rPr>
          <w:rFonts w:ascii="Times New Roman" w:hAnsi="Times New Roman" w:cs="Times New Roman"/>
          <w:sz w:val="24"/>
          <w:szCs w:val="24"/>
        </w:rPr>
        <w:t xml:space="preserve">&lt;Report Details – </w:t>
      </w:r>
      <w:r w:rsidR="009E2C78">
        <w:rPr>
          <w:rFonts w:ascii="Times New Roman" w:hAnsi="Times New Roman" w:cs="Times New Roman"/>
          <w:sz w:val="24"/>
          <w:szCs w:val="24"/>
        </w:rPr>
        <w:t xml:space="preserve">concatenation of </w:t>
      </w:r>
      <w:r>
        <w:rPr>
          <w:rFonts w:ascii="Times New Roman" w:hAnsi="Times New Roman" w:cs="Times New Roman"/>
          <w:sz w:val="24"/>
          <w:szCs w:val="24"/>
        </w:rPr>
        <w:t>fields from report&gt;</w:t>
      </w:r>
    </w:p>
    <w:p w14:paraId="67514F5D" w14:textId="77777777" w:rsidR="00C46920" w:rsidRDefault="00C46920" w:rsidP="00C46920">
      <w:pPr>
        <w:spacing w:after="0"/>
        <w:ind w:left="2700"/>
        <w:rPr>
          <w:rFonts w:ascii="Times New Roman" w:hAnsi="Times New Roman" w:cs="Times New Roman"/>
          <w:sz w:val="24"/>
          <w:szCs w:val="24"/>
        </w:rPr>
      </w:pPr>
    </w:p>
    <w:p w14:paraId="735096DD" w14:textId="181BCFA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DF519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5</w:t>
      </w:r>
      <w:r>
        <w:rPr>
          <w:rFonts w:ascii="Times New Roman" w:hAnsi="Times New Roman" w:cs="Times New Roman"/>
          <w:sz w:val="24"/>
          <w:szCs w:val="24"/>
        </w:rPr>
        <w:t xml:space="preserve"> Supervisor Review</w:t>
      </w:r>
    </w:p>
    <w:p w14:paraId="75B89285" w14:textId="01BEAC6C"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The format of the review page for an </w:t>
      </w:r>
      <w:r w:rsidR="00E560E6">
        <w:rPr>
          <w:rFonts w:ascii="Times New Roman" w:hAnsi="Times New Roman" w:cs="Times New Roman"/>
          <w:sz w:val="24"/>
          <w:szCs w:val="24"/>
        </w:rPr>
        <w:t>Inappropriate ARC Escalation</w:t>
      </w:r>
      <w:r w:rsidR="00450B25">
        <w:rPr>
          <w:rFonts w:ascii="Times New Roman" w:hAnsi="Times New Roman" w:cs="Times New Roman"/>
          <w:sz w:val="24"/>
          <w:szCs w:val="24"/>
        </w:rPr>
        <w:t xml:space="preserve">, Inappropriate ARC Transfer </w:t>
      </w:r>
      <w:r>
        <w:rPr>
          <w:rFonts w:ascii="Times New Roman" w:hAnsi="Times New Roman" w:cs="Times New Roman"/>
          <w:sz w:val="24"/>
          <w:szCs w:val="24"/>
        </w:rPr>
        <w:t>eCoaching Log shall be similar to the Manager review page of an OMR l</w:t>
      </w:r>
      <w:r w:rsidR="00E560E6">
        <w:rPr>
          <w:rFonts w:ascii="Times New Roman" w:hAnsi="Times New Roman" w:cs="Times New Roman"/>
          <w:sz w:val="24"/>
          <w:szCs w:val="24"/>
        </w:rPr>
        <w:t>og</w:t>
      </w:r>
      <w:r>
        <w:rPr>
          <w:rFonts w:ascii="Times New Roman" w:hAnsi="Times New Roman" w:cs="Times New Roman"/>
          <w:sz w:val="24"/>
          <w:szCs w:val="24"/>
        </w:rPr>
        <w:t>:</w:t>
      </w:r>
    </w:p>
    <w:p w14:paraId="44D9EA6F" w14:textId="77777777" w:rsidR="00C46920" w:rsidRPr="007702C7" w:rsidRDefault="00C46920" w:rsidP="00C46920">
      <w:pPr>
        <w:spacing w:after="0"/>
        <w:ind w:left="720"/>
        <w:rPr>
          <w:rFonts w:ascii="Times New Roman" w:hAnsi="Times New Roman" w:cs="Times New Roman"/>
        </w:rPr>
      </w:pP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p>
    <w:p w14:paraId="21CD19F0" w14:textId="11EAAB28" w:rsidR="007702C7" w:rsidRPr="007702C7" w:rsidRDefault="007702C7" w:rsidP="00904695">
      <w:pPr>
        <w:spacing w:before="60" w:after="60"/>
        <w:ind w:left="3600"/>
        <w:rPr>
          <w:rStyle w:val="f2027"/>
          <w:rFonts w:ascii="Times New Roman" w:hAnsi="Times New Roman" w:cs="Times New Roman"/>
        </w:rPr>
      </w:pPr>
      <w:r w:rsidRPr="007702C7">
        <w:rPr>
          <w:rStyle w:val="f2027"/>
          <w:rFonts w:ascii="Times New Roman" w:hAnsi="Times New Roman" w:cs="Times New Roman"/>
        </w:rPr>
        <w:t xml:space="preserve">You are receiving this eCL record because an Employee on your team was identified in an Outlier Management Report (OMR). Please research this item in accordance with the latest </w:t>
      </w:r>
      <w:r w:rsidRPr="007702C7">
        <w:rPr>
          <w:rStyle w:val="f2027"/>
          <w:rFonts w:ascii="Times New Roman" w:hAnsi="Times New Roman" w:cs="Times New Roman"/>
          <w:b/>
          <w:u w:val="single"/>
        </w:rPr>
        <w:t>Contact Center Operations 46.0 Outlier Management Report (OMR): Outlier Research Process SOP</w:t>
      </w:r>
      <w:r w:rsidRPr="007702C7">
        <w:rPr>
          <w:rStyle w:val="f2027"/>
          <w:rFonts w:ascii="Times New Roman" w:hAnsi="Times New Roman" w:cs="Times New Roman"/>
        </w:rPr>
        <w:t xml:space="preserve"> and provide the details in the record below.</w:t>
      </w:r>
    </w:p>
    <w:p w14:paraId="59FAFAB9" w14:textId="77777777" w:rsidR="00C46920" w:rsidRPr="007702C7" w:rsidRDefault="00C46920" w:rsidP="00C46920">
      <w:pPr>
        <w:spacing w:after="0"/>
        <w:ind w:left="720"/>
        <w:rPr>
          <w:rFonts w:ascii="Times New Roman" w:hAnsi="Times New Roman" w:cs="Times New Roman"/>
        </w:rPr>
      </w:pPr>
    </w:p>
    <w:p w14:paraId="0C71821F" w14:textId="16009D13" w:rsidR="00C46920" w:rsidRDefault="00C46920" w:rsidP="00904695">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5</w:t>
      </w:r>
      <w:r w:rsidR="00904695">
        <w:rPr>
          <w:rFonts w:ascii="Times New Roman" w:hAnsi="Times New Roman" w:cs="Times New Roman"/>
          <w:sz w:val="24"/>
          <w:szCs w:val="24"/>
        </w:rPr>
        <w:t>.</w:t>
      </w:r>
      <w:r>
        <w:rPr>
          <w:rFonts w:ascii="Times New Roman" w:hAnsi="Times New Roman" w:cs="Times New Roman"/>
          <w:sz w:val="24"/>
          <w:szCs w:val="24"/>
        </w:rPr>
        <w:t>1 Link to SOP</w:t>
      </w:r>
    </w:p>
    <w:p w14:paraId="79999CD9" w14:textId="209913F4"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r>
        <w:rPr>
          <w:rFonts w:ascii="Times New Roman" w:hAnsi="Times New Roman" w:cs="Times New Roman"/>
          <w:sz w:val="24"/>
          <w:szCs w:val="24"/>
        </w:rPr>
        <w:t>The following is the hyper link to the appropriate Standard Operating Procedure:</w:t>
      </w:r>
    </w:p>
    <w:p w14:paraId="15233CE0" w14:textId="2B9F35FC"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hyperlink r:id="rId36" w:history="1">
        <w:r>
          <w:rPr>
            <w:rStyle w:val="Hyperlink"/>
            <w:rFonts w:ascii="Times New Roman" w:hAnsi="Times New Roman" w:cs="Times New Roman"/>
            <w:sz w:val="24"/>
            <w:szCs w:val="24"/>
          </w:rPr>
          <w:t>https://cco.gdit.com/Resources/SOP/Contact Center Operations/Forms/AllItems.aspx</w:t>
        </w:r>
      </w:hyperlink>
    </w:p>
    <w:p w14:paraId="03E32396" w14:textId="77777777" w:rsidR="00C46920" w:rsidRDefault="00C46920" w:rsidP="00C46920">
      <w:pPr>
        <w:spacing w:after="0"/>
        <w:ind w:left="720"/>
        <w:rPr>
          <w:rFonts w:ascii="Times New Roman" w:hAnsi="Times New Roman" w:cs="Times New Roman"/>
          <w:sz w:val="24"/>
          <w:szCs w:val="24"/>
        </w:rPr>
      </w:pPr>
    </w:p>
    <w:p w14:paraId="3BD8EC89" w14:textId="1E2C620C" w:rsidR="00C46920" w:rsidRDefault="00E560E6"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C46920">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6</w:t>
      </w:r>
      <w:r w:rsidR="00C46920">
        <w:rPr>
          <w:rFonts w:ascii="Times New Roman" w:hAnsi="Times New Roman" w:cs="Times New Roman"/>
          <w:sz w:val="24"/>
          <w:szCs w:val="24"/>
        </w:rPr>
        <w:t xml:space="preserve"> Date</w:t>
      </w:r>
    </w:p>
    <w:p w14:paraId="0BF722B5"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22FB328D" w14:textId="77777777" w:rsidR="00C46920" w:rsidRDefault="00C46920" w:rsidP="00C46920">
      <w:pPr>
        <w:spacing w:after="0"/>
        <w:ind w:left="720"/>
        <w:rPr>
          <w:rFonts w:ascii="Times New Roman" w:hAnsi="Times New Roman" w:cs="Times New Roman"/>
          <w:sz w:val="24"/>
          <w:szCs w:val="24"/>
        </w:rPr>
      </w:pPr>
    </w:p>
    <w:p w14:paraId="19CF18ED" w14:textId="03A68BB1"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3.17</w:t>
      </w:r>
      <w:r>
        <w:rPr>
          <w:rFonts w:ascii="Times New Roman" w:hAnsi="Times New Roman" w:cs="Times New Roman"/>
          <w:sz w:val="24"/>
          <w:szCs w:val="24"/>
        </w:rPr>
        <w:t xml:space="preserve"> Is Coaching Required</w:t>
      </w:r>
    </w:p>
    <w:p w14:paraId="38FBFD70"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36367426" w14:textId="77777777" w:rsidR="00C46920" w:rsidRDefault="00C46920" w:rsidP="00C46920">
      <w:pPr>
        <w:spacing w:after="0"/>
        <w:ind w:left="3600"/>
        <w:rPr>
          <w:rFonts w:ascii="Times New Roman" w:hAnsi="Times New Roman" w:cs="Times New Roman"/>
          <w:sz w:val="24"/>
          <w:szCs w:val="24"/>
        </w:rPr>
      </w:pPr>
    </w:p>
    <w:p w14:paraId="6212B410" w14:textId="53818D9C"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7</w:t>
      </w:r>
      <w:r w:rsidR="00904695">
        <w:rPr>
          <w:rFonts w:ascii="Times New Roman" w:hAnsi="Times New Roman" w:cs="Times New Roman"/>
          <w:sz w:val="24"/>
          <w:szCs w:val="24"/>
        </w:rPr>
        <w:t>.1</w:t>
      </w:r>
      <w:r>
        <w:rPr>
          <w:rFonts w:ascii="Times New Roman" w:hAnsi="Times New Roman" w:cs="Times New Roman"/>
          <w:sz w:val="24"/>
          <w:szCs w:val="24"/>
        </w:rPr>
        <w:t xml:space="preserve"> Yes Requires Coaching Fields</w:t>
      </w:r>
    </w:p>
    <w:p w14:paraId="0292B6FD"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5182ADF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Provide the details from the coaching session including action plans developed:</w:t>
      </w:r>
    </w:p>
    <w:p w14:paraId="1D590DCA"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 text field allowing up to 3000 characters</w:t>
      </w:r>
    </w:p>
    <w:p w14:paraId="7C72D12D"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5BCFA08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Status of coaching log becomes Pending Employee Review</w:t>
      </w:r>
    </w:p>
    <w:p w14:paraId="474E84E8" w14:textId="77777777" w:rsidR="00C46920" w:rsidRDefault="00C46920" w:rsidP="00C46920">
      <w:pPr>
        <w:spacing w:after="0"/>
        <w:ind w:left="720"/>
        <w:rPr>
          <w:rFonts w:ascii="Times New Roman" w:hAnsi="Times New Roman" w:cs="Times New Roman"/>
          <w:sz w:val="24"/>
          <w:szCs w:val="24"/>
        </w:rPr>
      </w:pPr>
    </w:p>
    <w:p w14:paraId="2A4D89A8" w14:textId="411515FF"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7</w:t>
      </w:r>
      <w:r w:rsidR="00904695">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BA6AF8B"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4A96C9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32B6E74B"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drop down list with Other as an option to select</w:t>
      </w:r>
    </w:p>
    <w:p w14:paraId="2DD40250"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39697747"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text field allowing up to 3000 characters</w:t>
      </w:r>
    </w:p>
    <w:p w14:paraId="1E11ABD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26F966A4"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Status of coaching log becomes </w:t>
      </w:r>
      <w:r w:rsidRPr="0005689B">
        <w:rPr>
          <w:rFonts w:ascii="Times New Roman" w:hAnsi="Times New Roman" w:cs="Times New Roman"/>
          <w:sz w:val="24"/>
          <w:szCs w:val="24"/>
        </w:rPr>
        <w:t>Inactive</w:t>
      </w:r>
    </w:p>
    <w:p w14:paraId="48E362C4" w14:textId="77777777" w:rsidR="00C46920" w:rsidRDefault="00C46920" w:rsidP="00C46920">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7"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FWH)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 xml:space="preserve">ETS_Feed_XXX(X)yyyymmdd.csv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has a job code of WACS01, WACS02, WACS03.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eCL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lastRenderedPageBreak/>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format of the review page for an Outstanding Action (Employee) eCoaching Log shall be similar to the Manager review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8"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r>
        <w:rPr>
          <w:rFonts w:ascii="Times New Roman" w:hAnsi="Times New Roman" w:cs="Times New Roman"/>
          <w:sz w:val="24"/>
          <w:szCs w:val="24"/>
        </w:rPr>
        <w:t>text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drop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text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01FC85D" w14:textId="597ECEA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7B44971" w14:textId="744A2EB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11637D3F" w14:textId="25B124B5" w:rsidR="0086048F" w:rsidRDefault="0086048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            Senior Quality Specialist – WACQ13</w:t>
      </w:r>
    </w:p>
    <w:p w14:paraId="50691CB2" w14:textId="20E5AB0D"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C174F9F" w14:textId="6C9A117D"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Each report (EOT, EA, HOLA, ITDA, ITIA, FWHA)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 xml:space="preserve">ETS_Feed_XXX(X)yyyymmdd.csv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A new eCoaching Log has been entered and requires your action. Please click on the link below to review and verify that the eCL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review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0229FB">
        <w:rPr>
          <w:rFonts w:ascii="Times New Roman" w:hAnsi="Times New Roman" w:cs="Times New Roman"/>
          <w:sz w:val="24"/>
          <w:szCs w:val="24"/>
        </w:rPr>
        <w:t>provide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r>
        <w:rPr>
          <w:rFonts w:ascii="Times New Roman" w:hAnsi="Times New Roman" w:cs="Times New Roman"/>
          <w:sz w:val="24"/>
          <w:szCs w:val="24"/>
        </w:rPr>
        <w:t>text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drop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text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B84BCB7" w14:textId="345215FA"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C21D530" w14:textId="3158A8F4"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WPOP70 – Director, Operations </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Local System Administrators is not defined. </w:t>
      </w:r>
    </w:p>
    <w:p w14:paraId="30AE1DEE" w14:textId="77777777" w:rsidR="004856F7" w:rsidRDefault="004856F7" w:rsidP="005B5311">
      <w:pPr>
        <w:tabs>
          <w:tab w:val="left" w:pos="1800"/>
        </w:tabs>
        <w:spacing w:after="0"/>
        <w:ind w:left="720"/>
        <w:rPr>
          <w:rFonts w:ascii="Times New Roman" w:hAnsi="Times New Roman" w:cs="Times New Roman"/>
          <w:sz w:val="24"/>
          <w:szCs w:val="24"/>
        </w:rPr>
      </w:pP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have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 if Yes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Classroom </w:t>
            </w:r>
            <w:r w:rsidRPr="000C3AA3">
              <w:rPr>
                <w:rFonts w:ascii="Times New Roman" w:hAnsi="Times New Roman" w:cs="Times New Roman"/>
                <w:sz w:val="24"/>
                <w:szCs w:val="24"/>
              </w:rPr>
              <w:lastRenderedPageBreak/>
              <w:t>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 xml:space="preserve">Opportunity or </w:t>
            </w:r>
            <w:r w:rsidRPr="008229D2">
              <w:rPr>
                <w:rFonts w:ascii="Times New Roman" w:eastAsia="Times New Roman" w:hAnsi="Times New Roman" w:cs="Times New Roman"/>
                <w:color w:val="000000"/>
                <w:sz w:val="24"/>
                <w:szCs w:val="24"/>
              </w:rPr>
              <w:lastRenderedPageBreak/>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Required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5BF70FEA" w14:textId="2E96B00C" w:rsidR="009436FF" w:rsidRDefault="009436FF"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Others – WPOP70 – Director, Operations</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2.5.2.1 eCoaching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0BF13C4F" w14:textId="64554090" w:rsidR="00E17FC2" w:rsidRDefault="00873B71" w:rsidP="00095FC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eCoaching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r w:rsidR="00F410CD">
        <w:rPr>
          <w:rFonts w:ascii="Times New Roman" w:hAnsi="Times New Roman" w:cs="Times New Roman"/>
          <w:sz w:val="24"/>
          <w:szCs w:val="24"/>
        </w:rPr>
        <w:t xml:space="preserve">  </w:t>
      </w:r>
      <w:r w:rsidR="00F410CD" w:rsidRPr="00F410CD">
        <w:rPr>
          <w:rFonts w:ascii="Times New Roman" w:hAnsi="Times New Roman" w:cs="Times New Roman"/>
          <w:sz w:val="24"/>
          <w:szCs w:val="24"/>
        </w:rPr>
        <w:t>Any information, such as dates and notes, entered on the Review Page from Manager, Supervisor, or Employee review shall be saved with eCoaching Log record</w:t>
      </w:r>
      <w:r w:rsidR="00F410CD">
        <w:rPr>
          <w:rFonts w:ascii="Times New Roman" w:hAnsi="Times New Roman" w:cs="Times New Roman"/>
          <w:sz w:val="24"/>
          <w:szCs w:val="24"/>
        </w:rPr>
        <w:t>.</w:t>
      </w: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lastRenderedPageBreak/>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FormID:</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Verint</w:t>
            </w:r>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r w:rsidRPr="00124FAF">
              <w:rPr>
                <w:rFonts w:ascii="Times New Roman" w:hAnsi="Times New Roman" w:cs="Times New Roman"/>
              </w:rPr>
              <w:t>Avoke</w:t>
            </w:r>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Avoke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Avoke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the log is a Ve</w:t>
            </w:r>
            <w:r w:rsidRPr="00124FAF">
              <w:rPr>
                <w:rFonts w:ascii="Times New Roman" w:hAnsi="Times New Roman" w:cs="Times New Roman"/>
              </w:rPr>
              <w:t>rint</w:t>
            </w:r>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lastRenderedPageBreak/>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(Verint, Avoke,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08E3B6D3" w:rsidR="00FD11A7" w:rsidRPr="00E17FC2" w:rsidRDefault="004856F7" w:rsidP="00D82407">
            <w:pPr>
              <w:spacing w:before="60" w:after="60"/>
              <w:rPr>
                <w:rFonts w:ascii="Times New Roman" w:hAnsi="Times New Roman" w:cs="Times New Roman"/>
              </w:rPr>
            </w:pPr>
            <w:r>
              <w:rPr>
                <w:rFonts w:ascii="Times New Roman" w:hAnsi="Times New Roman" w:cs="Times New Roman"/>
              </w:rPr>
              <w:t>When displayed from My Dashboard or My Submissions, d</w:t>
            </w:r>
            <w:r w:rsidR="00FD11A7" w:rsidRPr="00E17FC2">
              <w:rPr>
                <w:rFonts w:ascii="Times New Roman" w:hAnsi="Times New Roman" w:cs="Times New Roman"/>
              </w:rPr>
              <w:t>isplay text in red color when eCoaching Log</w:t>
            </w:r>
          </w:p>
          <w:p w14:paraId="0C598130" w14:textId="22E96BB6"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Do not display when Warning log</w:t>
            </w:r>
            <w:r w:rsidR="004856F7">
              <w:rPr>
                <w:rFonts w:ascii="Times New Roman" w:hAnsi="Times New Roman" w:cs="Times New Roman"/>
              </w:rPr>
              <w:t xml:space="preserve"> or when displayed from Historical Dashboard</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4856F7">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r w:rsidR="004856F7" w:rsidRPr="005008AA" w14:paraId="5E21B397" w14:textId="77777777" w:rsidTr="003C40EF">
        <w:tc>
          <w:tcPr>
            <w:tcW w:w="360" w:type="dxa"/>
            <w:tcBorders>
              <w:bottom w:val="single" w:sz="4" w:space="0" w:color="7297BD"/>
            </w:tcBorders>
            <w:shd w:val="clear" w:color="auto" w:fill="DBE5F1" w:themeFill="accent1" w:themeFillTint="33"/>
          </w:tcPr>
          <w:p w14:paraId="329A3DB0" w14:textId="4DF3884A" w:rsidR="004856F7" w:rsidRPr="005008AA" w:rsidRDefault="004856F7" w:rsidP="00E17FC2">
            <w:pPr>
              <w:spacing w:before="60" w:after="60"/>
              <w:rPr>
                <w:rFonts w:ascii="Times New Roman" w:hAnsi="Times New Roman" w:cs="Times New Roman"/>
              </w:rPr>
            </w:pPr>
            <w:r>
              <w:rPr>
                <w:rFonts w:ascii="Times New Roman" w:hAnsi="Times New Roman" w:cs="Times New Roman"/>
              </w:rPr>
              <w:t>3</w:t>
            </w:r>
          </w:p>
        </w:tc>
        <w:tc>
          <w:tcPr>
            <w:tcW w:w="4680" w:type="dxa"/>
            <w:tcBorders>
              <w:bottom w:val="single" w:sz="4" w:space="0" w:color="7297BD"/>
            </w:tcBorders>
            <w:shd w:val="clear" w:color="auto" w:fill="DBE5F1" w:themeFill="accent1" w:themeFillTint="33"/>
          </w:tcPr>
          <w:p w14:paraId="623D47BA" w14:textId="77777777" w:rsidR="004856F7" w:rsidRPr="005008AA" w:rsidRDefault="004856F7"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63F58CA6" w14:textId="341D6966" w:rsidR="004856F7" w:rsidRPr="005008AA" w:rsidRDefault="005C64C5" w:rsidP="005C64C5">
            <w:pPr>
              <w:spacing w:before="60" w:after="60"/>
              <w:rPr>
                <w:rFonts w:ascii="Times New Roman" w:hAnsi="Times New Roman" w:cs="Times New Roman"/>
              </w:rPr>
            </w:pPr>
            <w:r>
              <w:rPr>
                <w:rFonts w:ascii="Times New Roman" w:hAnsi="Times New Roman" w:cs="Times New Roman"/>
              </w:rPr>
              <w:t>Display in coaching</w:t>
            </w:r>
            <w:r w:rsidR="00450E9A">
              <w:rPr>
                <w:rFonts w:ascii="Times New Roman" w:hAnsi="Times New Roman" w:cs="Times New Roman"/>
              </w:rPr>
              <w:t>/warning</w:t>
            </w:r>
            <w:r>
              <w:rPr>
                <w:rFonts w:ascii="Times New Roman" w:hAnsi="Times New Roman" w:cs="Times New Roman"/>
              </w:rPr>
              <w:t xml:space="preserve"> reason order and w</w:t>
            </w:r>
            <w:r w:rsidR="004856F7">
              <w:rPr>
                <w:rFonts w:ascii="Times New Roman" w:hAnsi="Times New Roman" w:cs="Times New Roman"/>
              </w:rPr>
              <w:t>here possible</w:t>
            </w:r>
            <w:r>
              <w:rPr>
                <w:rFonts w:ascii="Times New Roman" w:hAnsi="Times New Roman" w:cs="Times New Roman"/>
              </w:rPr>
              <w:t>,</w:t>
            </w:r>
            <w:r w:rsidR="004856F7">
              <w:rPr>
                <w:rFonts w:ascii="Times New Roman" w:hAnsi="Times New Roman" w:cs="Times New Roman"/>
              </w:rPr>
              <w:t xml:space="preserve"> combine sub-reasons or values such as they </w:t>
            </w:r>
            <w:r w:rsidR="004856F7">
              <w:rPr>
                <w:rFonts w:ascii="Times New Roman" w:hAnsi="Times New Roman" w:cs="Times New Roman"/>
              </w:rPr>
              <w:lastRenderedPageBreak/>
              <w:t>display once for multiple reasons.</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2A9A4018" w14:textId="77777777" w:rsidR="004856F7" w:rsidRPr="00124FAF" w:rsidRDefault="004856F7" w:rsidP="004856F7">
      <w:pPr>
        <w:ind w:firstLine="720"/>
        <w:rPr>
          <w:rFonts w:ascii="Times New Roman" w:hAnsi="Times New Roman" w:cs="Times New Roman"/>
          <w:sz w:val="24"/>
          <w:szCs w:val="24"/>
        </w:rPr>
      </w:pPr>
      <w:r w:rsidRPr="00124FAF">
        <w:rPr>
          <w:rFonts w:ascii="Times New Roman" w:hAnsi="Times New Roman" w:cs="Times New Roman"/>
          <w:sz w:val="24"/>
          <w:szCs w:val="24"/>
        </w:rPr>
        <w:t>Examples:</w:t>
      </w:r>
    </w:p>
    <w:p w14:paraId="76C83202" w14:textId="1F373C06" w:rsidR="004856F7" w:rsidRDefault="004856F7" w:rsidP="00E17FC2">
      <w:pPr>
        <w:tabs>
          <w:tab w:val="left" w:pos="1800"/>
        </w:tabs>
        <w:spacing w:after="0"/>
        <w:ind w:left="2880"/>
        <w:rPr>
          <w:rFonts w:ascii="Times New Roman" w:hAnsi="Times New Roman" w:cs="Times New Roman"/>
          <w:sz w:val="24"/>
          <w:szCs w:val="24"/>
        </w:rPr>
      </w:pPr>
      <w:r>
        <w:rPr>
          <w:noProof/>
        </w:rPr>
        <w:drawing>
          <wp:inline distT="0" distB="0" distL="0" distR="0" wp14:anchorId="25067DEF" wp14:editId="051A05CE">
            <wp:extent cx="4724400" cy="3181350"/>
            <wp:effectExtent l="0" t="0" r="0" b="0"/>
            <wp:docPr id="37" name="Picture 2" descr="cid:image002.png@01D0D112.BCEC1770"/>
            <wp:cNvGraphicFramePr/>
            <a:graphic xmlns:a="http://schemas.openxmlformats.org/drawingml/2006/main">
              <a:graphicData uri="http://schemas.openxmlformats.org/drawingml/2006/picture">
                <pic:pic xmlns:pic="http://schemas.openxmlformats.org/drawingml/2006/picture">
                  <pic:nvPicPr>
                    <pic:cNvPr id="4" name="Picture 2" descr="cid:image002.png@01D0D112.BCEC1770"/>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4400" cy="3181350"/>
                    </a:xfrm>
                    <a:prstGeom prst="rect">
                      <a:avLst/>
                    </a:prstGeom>
                    <a:noFill/>
                    <a:ln>
                      <a:noFill/>
                    </a:ln>
                  </pic:spPr>
                </pic:pic>
              </a:graphicData>
            </a:graphic>
          </wp:inline>
        </w:drawing>
      </w:r>
    </w:p>
    <w:p w14:paraId="43D9D77D" w14:textId="77777777" w:rsidR="004856F7" w:rsidRDefault="004856F7"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EC2B6D">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EC2B6D">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EC2B6D">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EC2B6D">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2FB9AF9E" w:rsidR="00472493" w:rsidRPr="00124FAF" w:rsidRDefault="00216BC6" w:rsidP="00216BC6">
            <w:pPr>
              <w:rPr>
                <w:rFonts w:ascii="Times New Roman" w:hAnsi="Times New Roman" w:cs="Times New Roman"/>
              </w:rPr>
            </w:pPr>
            <w:r>
              <w:rPr>
                <w:rFonts w:ascii="Times New Roman" w:hAnsi="Times New Roman" w:cs="Times New Roman"/>
              </w:rPr>
              <w:t xml:space="preserve">If submitter is not the supervisor or manager of the log’s recipient and </w:t>
            </w:r>
            <w:r w:rsidR="00472493">
              <w:rPr>
                <w:rFonts w:ascii="Times New Roman" w:hAnsi="Times New Roman" w:cs="Times New Roman"/>
              </w:rPr>
              <w:t>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When the Employee recipient reviews a log and the status is not completed, then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EC2B6D">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EC2B6D">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7B05A585" w:rsidR="00DE7AD5" w:rsidRPr="00124FAF" w:rsidRDefault="00216BC6" w:rsidP="00216BC6">
            <w:pPr>
              <w:rPr>
                <w:rFonts w:ascii="Times New Roman" w:hAnsi="Times New Roman" w:cs="Times New Roman"/>
              </w:rPr>
            </w:pPr>
            <w:r>
              <w:rPr>
                <w:rFonts w:ascii="Times New Roman" w:hAnsi="Times New Roman" w:cs="Times New Roman"/>
              </w:rPr>
              <w:t xml:space="preserve">If log is not confirmed as a Customer Service Escalation and </w:t>
            </w:r>
            <w:r w:rsidR="00DE7AD5">
              <w:rPr>
                <w:rFonts w:ascii="Times New Roman" w:hAnsi="Times New Roman" w:cs="Times New Roman"/>
              </w:rPr>
              <w:t>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41D221C2"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3565F9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3B5268">
        <w:rPr>
          <w:rFonts w:ascii="Times New Roman" w:hAnsi="Times New Roman" w:cs="Times New Roman"/>
          <w:sz w:val="24"/>
          <w:szCs w:val="24"/>
        </w:rPr>
        <w:t xml:space="preserve">the </w:t>
      </w:r>
      <w:r>
        <w:rPr>
          <w:rFonts w:ascii="Times New Roman" w:hAnsi="Times New Roman" w:cs="Times New Roman"/>
          <w:sz w:val="24"/>
          <w:szCs w:val="24"/>
        </w:rPr>
        <w:t xml:space="preserve">log </w:t>
      </w:r>
      <w:r w:rsidR="001D5F11">
        <w:rPr>
          <w:rFonts w:ascii="Times New Roman" w:hAnsi="Times New Roman" w:cs="Times New Roman"/>
          <w:sz w:val="24"/>
          <w:szCs w:val="24"/>
        </w:rPr>
        <w:t xml:space="preserve">source is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w:t>
      </w:r>
      <w:r>
        <w:rPr>
          <w:rFonts w:ascii="Times New Roman" w:hAnsi="Times New Roman" w:cs="Times New Roman"/>
          <w:sz w:val="24"/>
          <w:szCs w:val="24"/>
        </w:rPr>
        <w:t>,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EC2B6D">
        <w:tc>
          <w:tcPr>
            <w:tcW w:w="364" w:type="dxa"/>
            <w:tcBorders>
              <w:bottom w:val="single" w:sz="4" w:space="0" w:color="F2F2F2" w:themeColor="background1" w:themeShade="F2"/>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F2F2F2" w:themeColor="background1" w:themeShade="F2"/>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3B5268" w:rsidRPr="00800405" w14:paraId="513E2BA5"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CEDC982" w14:textId="591D4B35" w:rsidR="003B5268" w:rsidRDefault="003B5268" w:rsidP="005C64C5">
            <w:pPr>
              <w:rPr>
                <w:rFonts w:ascii="Times New Roman" w:hAnsi="Times New Roman" w:cs="Times New Roman"/>
              </w:rPr>
            </w:pPr>
            <w:r>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49587244" w14:textId="17443022" w:rsidR="003B5268" w:rsidRDefault="003B5268" w:rsidP="005C31DF">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1248639" w14:textId="2DF744BF" w:rsidR="003B5268" w:rsidRDefault="003B5268" w:rsidP="005C31DF">
            <w:pPr>
              <w:rPr>
                <w:rFonts w:ascii="Times New Roman" w:hAnsi="Times New Roman" w:cs="Times New Roman"/>
              </w:rPr>
            </w:pPr>
            <w:r>
              <w:rPr>
                <w:rFonts w:ascii="Times New Roman" w:hAnsi="Times New Roman" w:cs="Times New Roman"/>
              </w:rPr>
              <w:t>Display text</w:t>
            </w:r>
          </w:p>
        </w:tc>
      </w:tr>
      <w:tr w:rsidR="00C37904" w:rsidRPr="00800405" w14:paraId="0939A69D" w14:textId="77777777" w:rsidTr="00EC2B6D">
        <w:tc>
          <w:tcPr>
            <w:tcW w:w="364" w:type="dxa"/>
            <w:tcBorders>
              <w:bottom w:val="single" w:sz="4" w:space="0" w:color="F2F2F2" w:themeColor="background1" w:themeShade="F2"/>
            </w:tcBorders>
            <w:shd w:val="clear" w:color="auto" w:fill="DBE5F1" w:themeFill="accent1" w:themeFillTint="33"/>
          </w:tcPr>
          <w:p w14:paraId="6E227911" w14:textId="1521EC44" w:rsidR="00C37904" w:rsidRPr="00124FAF" w:rsidRDefault="003B5268" w:rsidP="005C64C5">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tcBorders>
              <w:bottom w:val="single" w:sz="4" w:space="0" w:color="F2F2F2" w:themeColor="background1" w:themeShade="F2"/>
            </w:tcBorders>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EC2B6D">
        <w:tc>
          <w:tcPr>
            <w:tcW w:w="364" w:type="dxa"/>
            <w:tcBorders>
              <w:bottom w:val="single" w:sz="4" w:space="0" w:color="F2F2F2" w:themeColor="background1" w:themeShade="F2"/>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CB74AD5" w14:textId="39F21510" w:rsidR="00C37904" w:rsidRPr="00C37904" w:rsidRDefault="00C37904" w:rsidP="00D82407">
            <w:pPr>
              <w:rPr>
                <w:rFonts w:ascii="Times New Roman" w:hAnsi="Times New Roman" w:cs="Times New Roman"/>
              </w:rPr>
            </w:pPr>
            <w:r w:rsidRPr="00C37904">
              <w:rPr>
                <w:rFonts w:ascii="Times New Roman" w:hAnsi="Times New Roman" w:cs="Times New Roman"/>
              </w:rPr>
              <w:t>I have read and understand all the information provide</w:t>
            </w:r>
            <w:r w:rsidR="009C7E86">
              <w:rPr>
                <w:rFonts w:ascii="Times New Roman" w:hAnsi="Times New Roman" w:cs="Times New Roman"/>
              </w:rPr>
              <w:t>d</w:t>
            </w:r>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EC2B6D">
        <w:tc>
          <w:tcPr>
            <w:tcW w:w="364" w:type="dxa"/>
            <w:tcBorders>
              <w:bottom w:val="single" w:sz="4" w:space="0" w:color="F2F2F2" w:themeColor="background1" w:themeShade="F2"/>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F2F2F2" w:themeColor="background1" w:themeShade="F2"/>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EC2B6D">
        <w:tc>
          <w:tcPr>
            <w:tcW w:w="364" w:type="dxa"/>
            <w:tcBorders>
              <w:bottom w:val="single" w:sz="4" w:space="0" w:color="F2F2F2" w:themeColor="background1" w:themeShade="F2"/>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F2F2F2" w:themeColor="background1" w:themeShade="F2"/>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F2F2F2" w:themeColor="background1" w:themeShade="F2"/>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EC2B6D">
        <w:tc>
          <w:tcPr>
            <w:tcW w:w="364" w:type="dxa"/>
            <w:tcBorders>
              <w:top w:val="single" w:sz="4" w:space="0" w:color="F2F2F2" w:themeColor="background1" w:themeShade="F2"/>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F2F2F2" w:themeColor="background1" w:themeShade="F2"/>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F2F2F2" w:themeColor="background1" w:themeShade="F2"/>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the Supervisor of record reviews a log and the status is not completed, then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01991009"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LimeSurvey, Verint-GDIT, </w:t>
      </w:r>
      <w:r w:rsidR="00964D27">
        <w:rPr>
          <w:rFonts w:ascii="Times New Roman" w:hAnsi="Times New Roman" w:cs="Times New Roman"/>
          <w:sz w:val="24"/>
          <w:szCs w:val="24"/>
        </w:rPr>
        <w:t xml:space="preserve">Verint-GIDT Supervisor, </w:t>
      </w:r>
      <w:r>
        <w:rPr>
          <w:rFonts w:ascii="Times New Roman" w:hAnsi="Times New Roman" w:cs="Times New Roman"/>
          <w:sz w:val="24"/>
          <w:szCs w:val="24"/>
        </w:rPr>
        <w:t>or Verint-TQC,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 xml:space="preserve">1. Check the box below to acknowledge the </w:t>
            </w:r>
            <w:r w:rsidRPr="00C37904">
              <w:rPr>
                <w:rFonts w:ascii="Times New Roman" w:hAnsi="Times New Roman" w:cs="Times New Roman"/>
              </w:rPr>
              <w:lastRenderedPageBreak/>
              <w:t>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lastRenderedPageBreak/>
              <w:t>Display text</w:t>
            </w:r>
          </w:p>
        </w:tc>
      </w:tr>
      <w:tr w:rsidR="00C37904" w:rsidRPr="00800405" w14:paraId="5E740A56" w14:textId="77777777" w:rsidTr="00EC2B6D">
        <w:tc>
          <w:tcPr>
            <w:tcW w:w="364" w:type="dxa"/>
            <w:tcBorders>
              <w:bottom w:val="single" w:sz="4" w:space="0" w:color="7297BD"/>
            </w:tcBorders>
            <w:shd w:val="clear" w:color="auto" w:fill="DBE5F1" w:themeFill="accent1" w:themeFillTint="33"/>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7297BD"/>
            </w:tcBorders>
            <w:shd w:val="clear" w:color="auto" w:fill="DBE5F1" w:themeFill="accent1" w:themeFillTint="33"/>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EC2B6D">
        <w:tc>
          <w:tcPr>
            <w:tcW w:w="364" w:type="dxa"/>
            <w:tcBorders>
              <w:top w:val="single" w:sz="4" w:space="0" w:color="7297BD"/>
              <w:bottom w:val="single" w:sz="4" w:space="0" w:color="7297BD"/>
            </w:tcBorders>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1062B564" w14:textId="13F037CB" w:rsidR="00C37904" w:rsidRPr="00124FAF" w:rsidRDefault="009C7E86" w:rsidP="00D82407">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7297BD"/>
              <w:bottom w:val="single" w:sz="4" w:space="0" w:color="7297BD"/>
            </w:tcBorders>
            <w:shd w:val="clear" w:color="auto" w:fill="F2F2F2" w:themeFill="background1" w:themeFillShade="F2"/>
          </w:tcPr>
          <w:p w14:paraId="35D56D35" w14:textId="76E45E20" w:rsidR="00C37904" w:rsidRPr="00124FAF" w:rsidRDefault="00EC2B6D" w:rsidP="009C7E86">
            <w:pPr>
              <w:rPr>
                <w:rFonts w:ascii="Times New Roman" w:hAnsi="Times New Roman" w:cs="Times New Roman"/>
              </w:rPr>
            </w:pPr>
            <w:r>
              <w:rPr>
                <w:rFonts w:ascii="Times New Roman" w:hAnsi="Times New Roman" w:cs="Times New Roman"/>
              </w:rPr>
              <w:t>Display text</w:t>
            </w:r>
          </w:p>
        </w:tc>
      </w:tr>
      <w:tr w:rsidR="00C37904" w:rsidRPr="00800405" w14:paraId="59A42035" w14:textId="77777777" w:rsidTr="00EC2B6D">
        <w:tc>
          <w:tcPr>
            <w:tcW w:w="364" w:type="dxa"/>
            <w:shd w:val="clear" w:color="auto" w:fill="DBE5F1" w:themeFill="accent1" w:themeFillTint="33"/>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422496D9" w14:textId="4173D04C" w:rsidR="00970630" w:rsidRDefault="00970630" w:rsidP="0097063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Research Required </w:t>
      </w:r>
    </w:p>
    <w:p w14:paraId="10BBDB07" w14:textId="49EDF29C" w:rsidR="00970630" w:rsidRDefault="00970630" w:rsidP="0097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Pr>
          <w:rFonts w:ascii="Times New Roman" w:hAnsi="Times New Roman" w:cs="Times New Roman"/>
          <w:sz w:val="24"/>
          <w:szCs w:val="24"/>
        </w:rPr>
        <w:t xml:space="preserve">source is ETS and </w:t>
      </w:r>
      <w:r w:rsidR="0041621D">
        <w:rPr>
          <w:rFonts w:ascii="Times New Roman" w:hAnsi="Times New Roman" w:cs="Times New Roman"/>
          <w:sz w:val="24"/>
          <w:szCs w:val="24"/>
        </w:rPr>
        <w:t xml:space="preserve">coaching </w:t>
      </w:r>
      <w:r w:rsidR="00E32CFB">
        <w:rPr>
          <w:rFonts w:ascii="Times New Roman" w:hAnsi="Times New Roman" w:cs="Times New Roman"/>
          <w:sz w:val="24"/>
          <w:szCs w:val="24"/>
        </w:rPr>
        <w:t xml:space="preserve">reason is </w:t>
      </w:r>
      <w:r>
        <w:rPr>
          <w:rFonts w:ascii="Times New Roman" w:hAnsi="Times New Roman" w:cs="Times New Roman"/>
          <w:sz w:val="24"/>
          <w:szCs w:val="24"/>
        </w:rPr>
        <w:t>Outstanding Action – Employee</w:t>
      </w:r>
      <w:r w:rsidR="00E32CFB">
        <w:rPr>
          <w:rFonts w:ascii="Times New Roman" w:hAnsi="Times New Roman" w:cs="Times New Roman"/>
          <w:sz w:val="24"/>
          <w:szCs w:val="24"/>
        </w:rPr>
        <w:t xml:space="preserve"> (OAE</w:t>
      </w:r>
      <w:r>
        <w:rPr>
          <w:rFonts w:ascii="Times New Roman" w:hAnsi="Times New Roman" w:cs="Times New Roman"/>
          <w:sz w:val="24"/>
          <w:szCs w:val="24"/>
        </w:rPr>
        <w:t>), then display the following:</w:t>
      </w:r>
    </w:p>
    <w:p w14:paraId="54213537" w14:textId="77777777" w:rsidR="00970630" w:rsidRDefault="00970630" w:rsidP="00970630">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70630" w:rsidRPr="00800405" w14:paraId="02A871AC" w14:textId="77777777" w:rsidTr="00E32CFB">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CD72312"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46933DF"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2F7ACAE"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70630" w:rsidRPr="00800405" w14:paraId="6BE98531" w14:textId="77777777" w:rsidTr="00E32CFB">
        <w:tc>
          <w:tcPr>
            <w:tcW w:w="364" w:type="dxa"/>
            <w:tcBorders>
              <w:top w:val="single" w:sz="4" w:space="0" w:color="7297BD"/>
              <w:bottom w:val="single" w:sz="4" w:space="0" w:color="7297BD"/>
            </w:tcBorders>
            <w:shd w:val="clear" w:color="auto" w:fill="F2F2F2" w:themeFill="background1" w:themeFillShade="F2"/>
          </w:tcPr>
          <w:p w14:paraId="131D7A86"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F23282" w14:textId="77777777" w:rsidR="00970630" w:rsidRPr="00472493" w:rsidRDefault="00970630" w:rsidP="008D2B20">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2888F2D" w14:textId="77777777" w:rsidR="00970630" w:rsidRPr="00124FAF" w:rsidRDefault="00970630" w:rsidP="008D2B20">
            <w:pPr>
              <w:rPr>
                <w:rFonts w:ascii="Times New Roman" w:hAnsi="Times New Roman" w:cs="Times New Roman"/>
              </w:rPr>
            </w:pPr>
            <w:r>
              <w:rPr>
                <w:rFonts w:ascii="Times New Roman" w:hAnsi="Times New Roman" w:cs="Times New Roman"/>
              </w:rPr>
              <w:t>Display description of the log</w:t>
            </w:r>
          </w:p>
        </w:tc>
      </w:tr>
      <w:tr w:rsidR="00970630" w:rsidRPr="00800405" w14:paraId="794BA704" w14:textId="77777777" w:rsidTr="00E32CFB">
        <w:tc>
          <w:tcPr>
            <w:tcW w:w="364" w:type="dxa"/>
            <w:tcBorders>
              <w:bottom w:val="single" w:sz="4" w:space="0" w:color="7297BD"/>
            </w:tcBorders>
            <w:shd w:val="clear" w:color="auto" w:fill="DBE5F1" w:themeFill="accent1" w:themeFillTint="33"/>
          </w:tcPr>
          <w:p w14:paraId="78A78C74" w14:textId="77777777" w:rsidR="00970630" w:rsidRPr="00124FAF" w:rsidRDefault="00970630" w:rsidP="008D2B20">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EC42E75" w14:textId="4C13FB00" w:rsidR="00970630" w:rsidRPr="00970630" w:rsidRDefault="00970630" w:rsidP="008D2B20">
            <w:pPr>
              <w:rPr>
                <w:rFonts w:ascii="Times New Roman" w:hAnsi="Times New Roman" w:cs="Times New Roman"/>
              </w:rPr>
            </w:pPr>
            <w:r w:rsidRPr="00970630">
              <w:rPr>
                <w:rFonts w:ascii="Times New Roman" w:hAnsi="Times New Roman" w:cs="Times New Roman"/>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970630">
              <w:rPr>
                <w:rFonts w:ascii="Times New Roman" w:hAnsi="Times New Roman" w:cs="Times New Roman"/>
                <w:u w:val="single"/>
              </w:rPr>
              <w:t>Contact Center Operations 3.06 Timecard Audit SOP</w:t>
            </w:r>
            <w:r w:rsidRPr="00970630">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57372322"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970630" w:rsidRPr="00800405" w14:paraId="1CDA2AE5" w14:textId="77777777" w:rsidTr="00E32CFB">
        <w:tc>
          <w:tcPr>
            <w:tcW w:w="364" w:type="dxa"/>
            <w:tcBorders>
              <w:bottom w:val="single" w:sz="4" w:space="0" w:color="7297BD"/>
            </w:tcBorders>
            <w:shd w:val="clear" w:color="auto" w:fill="F2F2F2" w:themeFill="background1" w:themeFillShade="F2"/>
          </w:tcPr>
          <w:p w14:paraId="66533239" w14:textId="77777777" w:rsidR="00970630" w:rsidRPr="00124FAF" w:rsidRDefault="00970630" w:rsidP="008D2B20">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20BA9298" w14:textId="67F1F3CF" w:rsidR="00970630" w:rsidRPr="00FB5D32" w:rsidRDefault="00970630" w:rsidP="008D2B20">
            <w:pPr>
              <w:rPr>
                <w:rFonts w:ascii="Times New Roman" w:hAnsi="Times New Roman" w:cs="Times New Roman"/>
              </w:rPr>
            </w:pPr>
            <w:r>
              <w:rPr>
                <w:rFonts w:ascii="Times New Roman" w:hAnsi="Times New Roman" w:cs="Times New Roman"/>
              </w:rPr>
              <w:t>1. Date</w:t>
            </w:r>
            <w:r w:rsidR="00E32CFB">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30969B8D" w14:textId="0848833A" w:rsidR="00970630" w:rsidRPr="00124FAF" w:rsidRDefault="00E32CFB" w:rsidP="008D2B20">
            <w:pPr>
              <w:rPr>
                <w:rFonts w:ascii="Times New Roman" w:hAnsi="Times New Roman" w:cs="Times New Roman"/>
              </w:rPr>
            </w:pPr>
            <w:r>
              <w:rPr>
                <w:rFonts w:ascii="Times New Roman" w:hAnsi="Times New Roman" w:cs="Times New Roman"/>
              </w:rPr>
              <w:t>Display text</w:t>
            </w:r>
          </w:p>
        </w:tc>
      </w:tr>
      <w:tr w:rsidR="00E32CFB" w:rsidRPr="00800405" w14:paraId="5FE4C472" w14:textId="77777777" w:rsidTr="00E32CFB">
        <w:tc>
          <w:tcPr>
            <w:tcW w:w="364" w:type="dxa"/>
            <w:tcBorders>
              <w:bottom w:val="single" w:sz="4" w:space="0" w:color="7297BD"/>
            </w:tcBorders>
            <w:shd w:val="clear" w:color="auto" w:fill="DBE5F1" w:themeFill="accent1" w:themeFillTint="33"/>
          </w:tcPr>
          <w:p w14:paraId="21AA4AAA" w14:textId="60DEFCAB" w:rsidR="00E32CFB" w:rsidRDefault="00E32CFB" w:rsidP="008D2B20">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CFF22CB" w14:textId="77777777" w:rsidR="00E32CFB" w:rsidRPr="00FB5D32" w:rsidRDefault="00E32CFB" w:rsidP="008D2B20">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E680B8" w14:textId="31E129DA" w:rsidR="00E32CFB" w:rsidRDefault="00E32CFB" w:rsidP="008D2B20">
            <w:pPr>
              <w:rPr>
                <w:rFonts w:ascii="Times New Roman" w:hAnsi="Times New Roman" w:cs="Times New Roman"/>
              </w:rPr>
            </w:pPr>
            <w:r>
              <w:rPr>
                <w:rFonts w:ascii="Times New Roman" w:hAnsi="Times New Roman" w:cs="Times New Roman"/>
              </w:rPr>
              <w:t>Date data entry</w:t>
            </w:r>
          </w:p>
        </w:tc>
      </w:tr>
      <w:tr w:rsidR="00970630" w:rsidRPr="00800405" w14:paraId="06FC1C22" w14:textId="77777777" w:rsidTr="00E32CFB">
        <w:tc>
          <w:tcPr>
            <w:tcW w:w="364" w:type="dxa"/>
            <w:tcBorders>
              <w:bottom w:val="single" w:sz="4" w:space="0" w:color="7297BD"/>
            </w:tcBorders>
            <w:shd w:val="clear" w:color="auto" w:fill="F2F2F2" w:themeFill="background1" w:themeFillShade="F2"/>
          </w:tcPr>
          <w:p w14:paraId="78AC4F48" w14:textId="64329E27" w:rsidR="00970630" w:rsidRDefault="00E32CFB" w:rsidP="008D2B20">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056A70ED"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5F7AD9A3" w14:textId="77777777" w:rsidR="00970630" w:rsidRDefault="00970630" w:rsidP="008D2B20">
            <w:pPr>
              <w:rPr>
                <w:rFonts w:ascii="Times New Roman" w:hAnsi="Times New Roman" w:cs="Times New Roman"/>
              </w:rPr>
            </w:pPr>
            <w:r>
              <w:rPr>
                <w:rFonts w:ascii="Times New Roman" w:hAnsi="Times New Roman" w:cs="Times New Roman"/>
              </w:rPr>
              <w:t>Display text</w:t>
            </w:r>
          </w:p>
        </w:tc>
      </w:tr>
      <w:tr w:rsidR="00970630" w:rsidRPr="00800405" w14:paraId="6797E5C4" w14:textId="77777777" w:rsidTr="00E32CFB">
        <w:tc>
          <w:tcPr>
            <w:tcW w:w="364" w:type="dxa"/>
            <w:tcBorders>
              <w:bottom w:val="single" w:sz="4" w:space="0" w:color="7297BD"/>
            </w:tcBorders>
            <w:shd w:val="clear" w:color="auto" w:fill="DBE5F1" w:themeFill="accent1" w:themeFillTint="33"/>
          </w:tcPr>
          <w:p w14:paraId="10CFF6A2" w14:textId="28819E88" w:rsidR="00970630" w:rsidRDefault="00E32CFB" w:rsidP="008D2B20">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53553C2" w14:textId="77777777" w:rsidR="00970630" w:rsidRDefault="00970630" w:rsidP="008D2B20">
            <w:pPr>
              <w:rPr>
                <w:rFonts w:ascii="Times New Roman" w:hAnsi="Times New Roman" w:cs="Times New Roman"/>
              </w:rPr>
            </w:pPr>
            <w:r>
              <w:rPr>
                <w:rFonts w:ascii="Times New Roman" w:hAnsi="Times New Roman" w:cs="Times New Roman"/>
              </w:rPr>
              <w:t>Yes</w:t>
            </w:r>
          </w:p>
          <w:p w14:paraId="39DB0814" w14:textId="77777777" w:rsidR="00970630" w:rsidRPr="00FB5D32" w:rsidRDefault="00970630" w:rsidP="008D2B20">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22D1AF80"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p w14:paraId="614678DF"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tc>
      </w:tr>
      <w:tr w:rsidR="00970630" w:rsidRPr="00800405" w14:paraId="5A2F6F95" w14:textId="77777777" w:rsidTr="00E32CFB">
        <w:tc>
          <w:tcPr>
            <w:tcW w:w="364" w:type="dxa"/>
            <w:tcBorders>
              <w:bottom w:val="single" w:sz="4" w:space="0" w:color="7297BD"/>
            </w:tcBorders>
            <w:shd w:val="clear" w:color="auto" w:fill="F2F2F2" w:themeFill="background1" w:themeFillShade="F2"/>
          </w:tcPr>
          <w:p w14:paraId="4956797A" w14:textId="43EE9B3C" w:rsidR="00970630" w:rsidRDefault="00E32CFB" w:rsidP="008D2B20">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57F1F08"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48D623FD"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970630" w:rsidRPr="00800405" w14:paraId="37DD6B78" w14:textId="77777777" w:rsidTr="00E32CFB">
        <w:tc>
          <w:tcPr>
            <w:tcW w:w="364" w:type="dxa"/>
            <w:tcBorders>
              <w:bottom w:val="single" w:sz="4" w:space="0" w:color="7297BD"/>
            </w:tcBorders>
            <w:shd w:val="clear" w:color="auto" w:fill="DBE5F1" w:themeFill="accent1" w:themeFillTint="33"/>
          </w:tcPr>
          <w:p w14:paraId="68D89CB0" w14:textId="53A28E70" w:rsidR="00970630" w:rsidRDefault="00E32CFB" w:rsidP="008D2B20">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59000BEA"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71D5F323" w14:textId="77777777" w:rsidR="00970630" w:rsidRPr="00FB5D32"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7ABFD7B3" w14:textId="77777777" w:rsidTr="00E32CFB">
        <w:tc>
          <w:tcPr>
            <w:tcW w:w="364" w:type="dxa"/>
            <w:tcBorders>
              <w:bottom w:val="single" w:sz="4" w:space="0" w:color="7297BD"/>
            </w:tcBorders>
            <w:shd w:val="clear" w:color="auto" w:fill="F2F2F2" w:themeFill="background1" w:themeFillShade="F2"/>
          </w:tcPr>
          <w:p w14:paraId="4470A7D8" w14:textId="7C009259" w:rsidR="00970630" w:rsidRDefault="00E32CFB" w:rsidP="008D2B20">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30E3EDB9"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3323AD65"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970630" w:rsidRPr="00800405" w14:paraId="695A2A52" w14:textId="77777777" w:rsidTr="00E32CFB">
        <w:tc>
          <w:tcPr>
            <w:tcW w:w="364" w:type="dxa"/>
            <w:tcBorders>
              <w:bottom w:val="single" w:sz="4" w:space="0" w:color="7297BD"/>
            </w:tcBorders>
            <w:shd w:val="clear" w:color="auto" w:fill="DBE5F1" w:themeFill="accent1" w:themeFillTint="33"/>
          </w:tcPr>
          <w:p w14:paraId="2CC2F054" w14:textId="112C4B1C" w:rsidR="00970630" w:rsidRDefault="00E32CFB" w:rsidP="008D2B20">
            <w:pPr>
              <w:rPr>
                <w:rFonts w:ascii="Times New Roman" w:hAnsi="Times New Roman" w:cs="Times New Roman"/>
              </w:rPr>
            </w:pPr>
            <w:r>
              <w:rPr>
                <w:rFonts w:ascii="Times New Roman" w:hAnsi="Times New Roman" w:cs="Times New Roman"/>
              </w:rPr>
              <w:lastRenderedPageBreak/>
              <w:t>10</w:t>
            </w:r>
          </w:p>
        </w:tc>
        <w:tc>
          <w:tcPr>
            <w:tcW w:w="4678" w:type="dxa"/>
            <w:tcBorders>
              <w:bottom w:val="single" w:sz="4" w:space="0" w:color="7297BD"/>
            </w:tcBorders>
            <w:shd w:val="clear" w:color="auto" w:fill="DBE5F1" w:themeFill="accent1" w:themeFillTint="33"/>
          </w:tcPr>
          <w:p w14:paraId="4D8A9B8F"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597E9D02"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6EBD973F" w14:textId="77777777" w:rsidTr="00E32CFB">
        <w:tc>
          <w:tcPr>
            <w:tcW w:w="364" w:type="dxa"/>
            <w:tcBorders>
              <w:bottom w:val="single" w:sz="4" w:space="0" w:color="7297BD"/>
            </w:tcBorders>
            <w:shd w:val="clear" w:color="auto" w:fill="F2F2F2" w:themeFill="background1" w:themeFillShade="F2"/>
          </w:tcPr>
          <w:p w14:paraId="43166867" w14:textId="1527F498"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4DAFFE60"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3BE833C" w14:textId="77777777" w:rsidR="00970630" w:rsidRDefault="00970630" w:rsidP="008D2B20">
            <w:pPr>
              <w:rPr>
                <w:rFonts w:ascii="Times New Roman" w:hAnsi="Times New Roman" w:cs="Times New Roman"/>
              </w:rPr>
            </w:pPr>
            <w:r>
              <w:rPr>
                <w:rFonts w:ascii="Times New Roman" w:hAnsi="Times New Roman" w:cs="Times New Roman"/>
              </w:rPr>
              <w:t>Text data entry</w:t>
            </w:r>
          </w:p>
        </w:tc>
      </w:tr>
      <w:tr w:rsidR="00970630" w:rsidRPr="00800405" w14:paraId="567A4EA9" w14:textId="77777777" w:rsidTr="00E32CFB">
        <w:tc>
          <w:tcPr>
            <w:tcW w:w="364" w:type="dxa"/>
            <w:tcBorders>
              <w:bottom w:val="single" w:sz="4" w:space="0" w:color="7297BD"/>
            </w:tcBorders>
            <w:shd w:val="clear" w:color="auto" w:fill="DBE5F1" w:themeFill="accent1" w:themeFillTint="33"/>
          </w:tcPr>
          <w:p w14:paraId="7A602EDD" w14:textId="63671BCC"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6F2D28A" w14:textId="77777777" w:rsidR="00970630" w:rsidRPr="00D2185B" w:rsidRDefault="00970630" w:rsidP="008D2B20">
            <w:pPr>
              <w:tabs>
                <w:tab w:val="left" w:pos="1800"/>
              </w:tabs>
              <w:rPr>
                <w:rFonts w:ascii="Times New Roman" w:hAnsi="Times New Roman" w:cs="Times New Roman"/>
              </w:rPr>
            </w:pPr>
            <w:r w:rsidRPr="00D2185B">
              <w:rPr>
                <w:rFonts w:ascii="Times New Roman" w:hAnsi="Times New Roman" w:cs="Times New Roman"/>
              </w:rPr>
              <w:t>(max length 3,000 chars)</w:t>
            </w:r>
          </w:p>
          <w:p w14:paraId="3C83D485"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287CCABC" w14:textId="77777777" w:rsidR="00970630" w:rsidRDefault="00970630" w:rsidP="008D2B20">
            <w:pPr>
              <w:rPr>
                <w:rFonts w:ascii="Times New Roman" w:hAnsi="Times New Roman" w:cs="Times New Roman"/>
              </w:rPr>
            </w:pPr>
          </w:p>
        </w:tc>
      </w:tr>
      <w:tr w:rsidR="00970630" w:rsidRPr="00800405" w14:paraId="0A6B5ED1" w14:textId="77777777" w:rsidTr="00E32CFB">
        <w:tc>
          <w:tcPr>
            <w:tcW w:w="364" w:type="dxa"/>
            <w:shd w:val="clear" w:color="auto" w:fill="F2F2F2" w:themeFill="background1" w:themeFillShade="F2"/>
          </w:tcPr>
          <w:p w14:paraId="2D28845C" w14:textId="40E69276"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3</w:t>
            </w:r>
          </w:p>
        </w:tc>
        <w:tc>
          <w:tcPr>
            <w:tcW w:w="4678" w:type="dxa"/>
            <w:shd w:val="clear" w:color="auto" w:fill="F2F2F2" w:themeFill="background1" w:themeFillShade="F2"/>
          </w:tcPr>
          <w:p w14:paraId="066A8488" w14:textId="77777777" w:rsidR="00970630" w:rsidRPr="00D2185B" w:rsidRDefault="00970630" w:rsidP="008D2B20">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3F6B1758" w14:textId="77777777" w:rsidR="00970630" w:rsidRDefault="00970630" w:rsidP="008D2B20">
            <w:pPr>
              <w:rPr>
                <w:rFonts w:ascii="Times New Roman" w:hAnsi="Times New Roman" w:cs="Times New Roman"/>
              </w:rPr>
            </w:pPr>
            <w:r>
              <w:rPr>
                <w:rFonts w:ascii="Times New Roman" w:hAnsi="Times New Roman" w:cs="Times New Roman"/>
              </w:rPr>
              <w:t xml:space="preserve">Button to save information </w:t>
            </w:r>
          </w:p>
        </w:tc>
      </w:tr>
    </w:tbl>
    <w:p w14:paraId="0987C115" w14:textId="77777777" w:rsidR="00970630" w:rsidRDefault="00970630" w:rsidP="00E17FC2">
      <w:pPr>
        <w:tabs>
          <w:tab w:val="left" w:pos="1800"/>
        </w:tabs>
        <w:spacing w:after="0"/>
        <w:ind w:left="720"/>
        <w:rPr>
          <w:rFonts w:ascii="Times New Roman" w:hAnsi="Times New Roman" w:cs="Times New Roman"/>
          <w:sz w:val="24"/>
          <w:szCs w:val="24"/>
        </w:rPr>
      </w:pPr>
    </w:p>
    <w:p w14:paraId="118CE118" w14:textId="77777777" w:rsidR="005710ED" w:rsidRDefault="005710ED" w:rsidP="005710ED">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3.2.4.2.1 SOP Link</w:t>
      </w:r>
    </w:p>
    <w:p w14:paraId="79E3CBB7" w14:textId="4F5AC3FC" w:rsidR="005710ED" w:rsidRDefault="005710ED" w:rsidP="005710ED">
      <w:pPr>
        <w:tabs>
          <w:tab w:val="left" w:pos="1800"/>
        </w:tabs>
        <w:spacing w:after="0"/>
        <w:ind w:left="3600"/>
        <w:rPr>
          <w:rFonts w:ascii="Times New Roman" w:hAnsi="Times New Roman" w:cs="Times New Roman"/>
          <w:sz w:val="24"/>
          <w:szCs w:val="24"/>
        </w:rPr>
      </w:pPr>
      <w:r w:rsidRPr="00A4759C">
        <w:rPr>
          <w:rFonts w:ascii="Times New Roman" w:hAnsi="Times New Roman" w:cs="Times New Roman"/>
          <w:sz w:val="24"/>
          <w:szCs w:val="24"/>
          <w:u w:val="single"/>
        </w:rPr>
        <w:t>Contact Center Operations 3.06 Timecard Audit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5" w:history="1">
        <w:r w:rsidRPr="002D4236">
          <w:rPr>
            <w:rStyle w:val="Hyperlink"/>
            <w:rFonts w:ascii="Times New Roman" w:hAnsi="Times New Roman" w:cs="Times New Roman"/>
            <w:sz w:val="24"/>
            <w:szCs w:val="24"/>
          </w:rPr>
          <w:t>https://cco.gdit.com/Resources/SOP/Contact Center Operations/Forms/AllItems.aspx</w:t>
        </w:r>
      </w:hyperlink>
      <w:r w:rsidRPr="00A97190">
        <w:rPr>
          <w:rFonts w:ascii="Times New Roman" w:hAnsi="Times New Roman" w:cs="Times New Roman"/>
          <w:sz w:val="24"/>
          <w:szCs w:val="24"/>
        </w:rPr>
        <w:t>.</w:t>
      </w:r>
    </w:p>
    <w:p w14:paraId="4BDA8186" w14:textId="77777777" w:rsidR="005710ED" w:rsidRDefault="005710ED" w:rsidP="00E17FC2">
      <w:pPr>
        <w:tabs>
          <w:tab w:val="left" w:pos="1800"/>
        </w:tabs>
        <w:spacing w:after="0"/>
        <w:ind w:left="720"/>
        <w:rPr>
          <w:rFonts w:ascii="Times New Roman" w:hAnsi="Times New Roman" w:cs="Times New Roman"/>
          <w:sz w:val="24"/>
          <w:szCs w:val="24"/>
        </w:rPr>
      </w:pPr>
    </w:p>
    <w:p w14:paraId="0C8022D1" w14:textId="01931E10"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sidR="00E32CF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Supervisor Review </w:t>
      </w:r>
    </w:p>
    <w:p w14:paraId="2AC471FD" w14:textId="4512ABE5" w:rsidR="00E17FC2" w:rsidRDefault="009C7E86"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not IQS, LimeSurvey, Verint-GDIT, Verint-GDIT Supervisor, </w:t>
      </w:r>
      <w:r w:rsidR="00E32CFB">
        <w:rPr>
          <w:rFonts w:ascii="Times New Roman" w:hAnsi="Times New Roman" w:cs="Times New Roman"/>
          <w:sz w:val="24"/>
          <w:szCs w:val="24"/>
        </w:rPr>
        <w:t xml:space="preserve">Verint-TQC, or ETS with reason Outstanding Action – Employee and </w:t>
      </w:r>
      <w:r w:rsidR="00E17FC2">
        <w:rPr>
          <w:rFonts w:ascii="Times New Roman" w:hAnsi="Times New Roman" w:cs="Times New Roman"/>
          <w:sz w:val="24"/>
          <w:szCs w:val="24"/>
        </w:rPr>
        <w:t>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EC2B6D">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EC2B6D">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30FA5D44" w:rsidR="001D5F11" w:rsidRDefault="00216BC6" w:rsidP="00216BC6">
            <w:pPr>
              <w:rPr>
                <w:rFonts w:ascii="Times New Roman" w:hAnsi="Times New Roman" w:cs="Times New Roman"/>
              </w:rPr>
            </w:pPr>
            <w:r>
              <w:rPr>
                <w:rFonts w:ascii="Times New Roman" w:hAnsi="Times New Roman" w:cs="Times New Roman"/>
              </w:rPr>
              <w:t xml:space="preserve">If </w:t>
            </w:r>
            <w:r w:rsidR="001D5F11">
              <w:rPr>
                <w:rFonts w:ascii="Times New Roman" w:hAnsi="Times New Roman" w:cs="Times New Roman"/>
              </w:rPr>
              <w:t>coaching is required or manager notes of the log exist then display text and manager notes of the log</w:t>
            </w:r>
          </w:p>
        </w:tc>
      </w:tr>
      <w:tr w:rsidR="003C40EF" w:rsidRPr="00800405" w14:paraId="5C4C1A99" w14:textId="77777777" w:rsidTr="00EC2B6D">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246932C" w:rsidR="003C40EF" w:rsidRPr="00124FAF" w:rsidRDefault="00EC2B6D" w:rsidP="00D82407">
            <w:pPr>
              <w:rPr>
                <w:rFonts w:ascii="Times New Roman" w:hAnsi="Times New Roman" w:cs="Times New Roman"/>
              </w:rPr>
            </w:pPr>
            <w:r>
              <w:rPr>
                <w:rFonts w:ascii="Times New Roman" w:hAnsi="Times New Roman" w:cs="Times New Roman"/>
              </w:rPr>
              <w:t>Display text</w:t>
            </w:r>
          </w:p>
        </w:tc>
      </w:tr>
      <w:tr w:rsidR="00EC2B6D" w:rsidRPr="00800405" w14:paraId="248279A4" w14:textId="77777777" w:rsidTr="00EC2B6D">
        <w:tc>
          <w:tcPr>
            <w:tcW w:w="364" w:type="dxa"/>
            <w:tcBorders>
              <w:bottom w:val="single" w:sz="4" w:space="0" w:color="7297BD"/>
            </w:tcBorders>
            <w:shd w:val="clear" w:color="auto" w:fill="DBE5F1" w:themeFill="accent1" w:themeFillTint="33"/>
          </w:tcPr>
          <w:p w14:paraId="136D96A0" w14:textId="0054C0A6" w:rsidR="00EC2B6D" w:rsidRDefault="00EC2B6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6E383E41" w14:textId="77777777" w:rsidR="00EC2B6D" w:rsidRPr="003C40EF" w:rsidRDefault="00EC2B6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EB94469" w14:textId="32DA7851" w:rsidR="00EC2B6D" w:rsidRDefault="00EC2B6D" w:rsidP="003C40EF">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EC2B6D">
        <w:tc>
          <w:tcPr>
            <w:tcW w:w="364" w:type="dxa"/>
            <w:tcBorders>
              <w:bottom w:val="single" w:sz="4" w:space="0" w:color="7297BD"/>
            </w:tcBorders>
            <w:shd w:val="clear" w:color="auto" w:fill="F2F2F2" w:themeFill="background1" w:themeFillShade="F2"/>
          </w:tcPr>
          <w:p w14:paraId="6EA53C44" w14:textId="21DC5B16" w:rsidR="003C40EF" w:rsidRPr="00124FAF" w:rsidRDefault="00EC2B6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02FB1685" w14:textId="1B2E316F" w:rsidR="003C40EF" w:rsidRPr="00124FAF" w:rsidRDefault="00EC2B6D" w:rsidP="003C40EF">
            <w:pPr>
              <w:rPr>
                <w:rFonts w:ascii="Times New Roman" w:hAnsi="Times New Roman" w:cs="Times New Roman"/>
              </w:rPr>
            </w:pPr>
            <w:r>
              <w:rPr>
                <w:rFonts w:ascii="Times New Roman" w:hAnsi="Times New Roman" w:cs="Times New Roman"/>
              </w:rPr>
              <w:t>Display Text</w:t>
            </w:r>
          </w:p>
        </w:tc>
      </w:tr>
      <w:tr w:rsidR="00EC2B6D" w:rsidRPr="00800405" w14:paraId="14F5C46C" w14:textId="77777777" w:rsidTr="00EC2B6D">
        <w:tc>
          <w:tcPr>
            <w:tcW w:w="364" w:type="dxa"/>
            <w:tcBorders>
              <w:bottom w:val="single" w:sz="4" w:space="0" w:color="7297BD"/>
            </w:tcBorders>
            <w:shd w:val="clear" w:color="auto" w:fill="DBE5F1" w:themeFill="accent1" w:themeFillTint="33"/>
          </w:tcPr>
          <w:p w14:paraId="565D712D" w14:textId="1D9F307D" w:rsidR="00EC2B6D" w:rsidRDefault="00EC2B6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9CBC002" w14:textId="77777777" w:rsidR="00EC2B6D" w:rsidRPr="00FB5D32" w:rsidRDefault="00EC2B6D" w:rsidP="00FB5D32">
            <w:pPr>
              <w:tabs>
                <w:tab w:val="left" w:pos="1800"/>
              </w:tabs>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89205CF" w14:textId="562B342F" w:rsidR="00EC2B6D" w:rsidRDefault="00EC2B6D" w:rsidP="00FB5D32">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EC2B6D">
        <w:tc>
          <w:tcPr>
            <w:tcW w:w="364" w:type="dxa"/>
            <w:tcBorders>
              <w:bottom w:val="single" w:sz="4" w:space="0" w:color="7297BD"/>
            </w:tcBorders>
            <w:shd w:val="clear" w:color="auto" w:fill="F2F2F2" w:themeFill="background1" w:themeFillShade="F2"/>
          </w:tcPr>
          <w:p w14:paraId="298C03EC" w14:textId="39CD4B74" w:rsidR="00FB5D32" w:rsidRPr="00124FAF" w:rsidRDefault="00EC2B6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5A42380F" w:rsidR="00FB5D32" w:rsidRDefault="00EC2B6D" w:rsidP="00D82407">
            <w:pPr>
              <w:rPr>
                <w:rFonts w:ascii="Times New Roman" w:hAnsi="Times New Roman" w:cs="Times New Roman"/>
              </w:rPr>
            </w:pPr>
            <w:r>
              <w:rPr>
                <w:rFonts w:ascii="Times New Roman" w:hAnsi="Times New Roman" w:cs="Times New Roman"/>
              </w:rPr>
              <w:t>8</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339D939E"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Supervisor Review </w:t>
      </w:r>
    </w:p>
    <w:p w14:paraId="75B72189" w14:textId="3213BE82"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s</w:t>
      </w:r>
      <w:r>
        <w:rPr>
          <w:rFonts w:ascii="Times New Roman" w:hAnsi="Times New Roman" w:cs="Times New Roman"/>
          <w:sz w:val="24"/>
          <w:szCs w:val="24"/>
        </w:rPr>
        <w:t>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97063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970630">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970630">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the Manager of record reviews a log and the status is not completed, then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5DAAB514"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sidR="0041621D">
        <w:rPr>
          <w:rFonts w:ascii="Times New Roman" w:hAnsi="Times New Roman" w:cs="Times New Roman"/>
          <w:sz w:val="24"/>
          <w:szCs w:val="24"/>
        </w:rPr>
        <w:t>Research Required</w:t>
      </w:r>
      <w:r>
        <w:rPr>
          <w:rFonts w:ascii="Times New Roman" w:hAnsi="Times New Roman" w:cs="Times New Roman"/>
          <w:sz w:val="24"/>
          <w:szCs w:val="24"/>
        </w:rPr>
        <w:t xml:space="preserve"> </w:t>
      </w:r>
    </w:p>
    <w:p w14:paraId="49CA792B" w14:textId="76D43C6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sidR="0041621D">
        <w:rPr>
          <w:rFonts w:ascii="Times New Roman" w:hAnsi="Times New Roman" w:cs="Times New Roman"/>
          <w:sz w:val="24"/>
          <w:szCs w:val="24"/>
        </w:rPr>
        <w:t xml:space="preserve">source is OMR </w:t>
      </w:r>
      <w:r w:rsidR="0043320A">
        <w:rPr>
          <w:rFonts w:ascii="Times New Roman" w:hAnsi="Times New Roman" w:cs="Times New Roman"/>
          <w:sz w:val="24"/>
          <w:szCs w:val="24"/>
        </w:rPr>
        <w:t xml:space="preserve">and coaching reason is not Low CSAT </w:t>
      </w:r>
      <w:r w:rsidR="0041621D">
        <w:rPr>
          <w:rFonts w:ascii="Times New Roman" w:hAnsi="Times New Roman" w:cs="Times New Roman"/>
          <w:sz w:val="24"/>
          <w:szCs w:val="24"/>
        </w:rPr>
        <w:t xml:space="preserve">or </w:t>
      </w:r>
      <w:r w:rsidR="00BA180C">
        <w:rPr>
          <w:rFonts w:ascii="Times New Roman" w:hAnsi="Times New Roman" w:cs="Times New Roman"/>
          <w:sz w:val="24"/>
          <w:szCs w:val="24"/>
        </w:rPr>
        <w:t xml:space="preserve">the </w:t>
      </w:r>
      <w:r w:rsidR="0041621D">
        <w:rPr>
          <w:rFonts w:ascii="Times New Roman" w:hAnsi="Times New Roman" w:cs="Times New Roman"/>
          <w:sz w:val="24"/>
          <w:szCs w:val="24"/>
        </w:rPr>
        <w:t xml:space="preserve">coaching reason is Current Coaching Initiative, </w:t>
      </w:r>
      <w:r>
        <w:rPr>
          <w:rFonts w:ascii="Times New Roman" w:hAnsi="Times New Roman" w:cs="Times New Roman"/>
          <w:sz w:val="24"/>
          <w:szCs w:val="24"/>
        </w:rPr>
        <w:t>then display the following:</w:t>
      </w:r>
    </w:p>
    <w:p w14:paraId="2575A890" w14:textId="5FCB1428"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41621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41621D">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41621D">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10B21F2D"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You are receiving this eCL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41621D">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66993EAC" w:rsidR="00FB5D32" w:rsidRPr="00124FAF" w:rsidRDefault="0041621D" w:rsidP="00FB5D32">
            <w:pPr>
              <w:rPr>
                <w:rFonts w:ascii="Times New Roman" w:hAnsi="Times New Roman" w:cs="Times New Roman"/>
              </w:rPr>
            </w:pPr>
            <w:r>
              <w:rPr>
                <w:rFonts w:ascii="Times New Roman" w:hAnsi="Times New Roman" w:cs="Times New Roman"/>
              </w:rPr>
              <w:t>Display text</w:t>
            </w:r>
          </w:p>
        </w:tc>
      </w:tr>
      <w:tr w:rsidR="0041621D" w:rsidRPr="00800405" w14:paraId="413CF5E6" w14:textId="77777777" w:rsidTr="0041621D">
        <w:tc>
          <w:tcPr>
            <w:tcW w:w="364" w:type="dxa"/>
            <w:tcBorders>
              <w:bottom w:val="single" w:sz="4" w:space="0" w:color="7297BD"/>
            </w:tcBorders>
            <w:shd w:val="clear" w:color="auto" w:fill="DBE5F1" w:themeFill="accent1" w:themeFillTint="33"/>
          </w:tcPr>
          <w:p w14:paraId="7E885B76" w14:textId="20064978" w:rsidR="0041621D" w:rsidRDefault="0041621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029C2F0" w14:textId="77777777" w:rsidR="0041621D" w:rsidRPr="00FB5D32" w:rsidRDefault="0041621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6D2861CD" w14:textId="488CA273" w:rsidR="0041621D" w:rsidRDefault="0041621D"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41621D">
        <w:tc>
          <w:tcPr>
            <w:tcW w:w="364" w:type="dxa"/>
            <w:tcBorders>
              <w:bottom w:val="single" w:sz="4" w:space="0" w:color="7297BD"/>
            </w:tcBorders>
            <w:shd w:val="clear" w:color="auto" w:fill="F2F2F2" w:themeFill="background1" w:themeFillShade="F2"/>
          </w:tcPr>
          <w:p w14:paraId="5697A61C" w14:textId="42E0E9C3" w:rsidR="00FB5D32" w:rsidRDefault="0041621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41621D">
        <w:tc>
          <w:tcPr>
            <w:tcW w:w="364" w:type="dxa"/>
            <w:tcBorders>
              <w:bottom w:val="single" w:sz="4" w:space="0" w:color="7297BD"/>
            </w:tcBorders>
            <w:shd w:val="clear" w:color="auto" w:fill="DBE5F1" w:themeFill="accent1" w:themeFillTint="33"/>
          </w:tcPr>
          <w:p w14:paraId="32295397" w14:textId="1F4F8D85" w:rsidR="00FB5D32" w:rsidRDefault="0041621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41621D">
        <w:tc>
          <w:tcPr>
            <w:tcW w:w="364" w:type="dxa"/>
            <w:tcBorders>
              <w:bottom w:val="single" w:sz="4" w:space="0" w:color="7297BD"/>
            </w:tcBorders>
            <w:shd w:val="clear" w:color="auto" w:fill="F2F2F2" w:themeFill="background1" w:themeFillShade="F2"/>
          </w:tcPr>
          <w:p w14:paraId="5F230916" w14:textId="55B33ECA" w:rsidR="00FB5D32" w:rsidRDefault="0041621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3. Please provide reason / explanation / justification as to why the item is coachable for the </w:t>
            </w:r>
            <w:r w:rsidRPr="00FB5D32">
              <w:rPr>
                <w:rFonts w:ascii="Times New Roman" w:hAnsi="Times New Roman" w:cs="Times New Roman"/>
              </w:rPr>
              <w:lastRenderedPageBreak/>
              <w:t>Supervisor:</w:t>
            </w:r>
          </w:p>
        </w:tc>
        <w:tc>
          <w:tcPr>
            <w:tcW w:w="5488" w:type="dxa"/>
            <w:tcBorders>
              <w:bottom w:val="single" w:sz="4" w:space="0" w:color="7297BD"/>
            </w:tcBorders>
            <w:shd w:val="clear" w:color="auto" w:fill="F2F2F2" w:themeFill="background1" w:themeFillShade="F2"/>
          </w:tcPr>
          <w:p w14:paraId="1DE5B116" w14:textId="7C238E38" w:rsidR="00FB5D32" w:rsidRDefault="00D2185B" w:rsidP="00FB5D32">
            <w:pPr>
              <w:rPr>
                <w:rFonts w:ascii="Times New Roman" w:hAnsi="Times New Roman" w:cs="Times New Roman"/>
              </w:rPr>
            </w:pPr>
            <w:r>
              <w:rPr>
                <w:rFonts w:ascii="Times New Roman" w:hAnsi="Times New Roman" w:cs="Times New Roman"/>
              </w:rPr>
              <w:lastRenderedPageBreak/>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41621D">
        <w:tc>
          <w:tcPr>
            <w:tcW w:w="364" w:type="dxa"/>
            <w:tcBorders>
              <w:bottom w:val="single" w:sz="4" w:space="0" w:color="7297BD"/>
            </w:tcBorders>
            <w:shd w:val="clear" w:color="auto" w:fill="DBE5F1" w:themeFill="accent1" w:themeFillTint="33"/>
          </w:tcPr>
          <w:p w14:paraId="1C8036AD" w14:textId="444AE5CE" w:rsidR="00FB5D32" w:rsidRDefault="0041621D" w:rsidP="00D82407">
            <w:pPr>
              <w:rPr>
                <w:rFonts w:ascii="Times New Roman" w:hAnsi="Times New Roman" w:cs="Times New Roman"/>
              </w:rPr>
            </w:pPr>
            <w:r>
              <w:rPr>
                <w:rFonts w:ascii="Times New Roman" w:hAnsi="Times New Roman" w:cs="Times New Roman"/>
              </w:rPr>
              <w:lastRenderedPageBreak/>
              <w:t>8</w:t>
            </w:r>
          </w:p>
        </w:tc>
        <w:tc>
          <w:tcPr>
            <w:tcW w:w="4678" w:type="dxa"/>
            <w:tcBorders>
              <w:bottom w:val="single" w:sz="4" w:space="0" w:color="7297BD"/>
            </w:tcBorders>
            <w:shd w:val="clear" w:color="auto" w:fill="DBE5F1" w:themeFill="accent1" w:themeFillTint="33"/>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41621D">
        <w:tc>
          <w:tcPr>
            <w:tcW w:w="364" w:type="dxa"/>
            <w:tcBorders>
              <w:bottom w:val="single" w:sz="4" w:space="0" w:color="7297BD"/>
            </w:tcBorders>
            <w:shd w:val="clear" w:color="auto" w:fill="F2F2F2" w:themeFill="background1" w:themeFillShade="F2"/>
          </w:tcPr>
          <w:p w14:paraId="2420ED2E" w14:textId="3CE3DBC3" w:rsidR="00D2185B" w:rsidRDefault="0041621D"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41621D">
        <w:tc>
          <w:tcPr>
            <w:tcW w:w="364" w:type="dxa"/>
            <w:tcBorders>
              <w:bottom w:val="single" w:sz="4" w:space="0" w:color="7297BD"/>
            </w:tcBorders>
            <w:shd w:val="clear" w:color="auto" w:fill="DBE5F1" w:themeFill="accent1" w:themeFillTint="33"/>
          </w:tcPr>
          <w:p w14:paraId="3EA3D63A" w14:textId="2210C026" w:rsidR="00D2185B" w:rsidRDefault="0041621D"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41621D">
        <w:tc>
          <w:tcPr>
            <w:tcW w:w="364" w:type="dxa"/>
            <w:tcBorders>
              <w:bottom w:val="single" w:sz="4" w:space="0" w:color="7297BD"/>
            </w:tcBorders>
            <w:shd w:val="clear" w:color="auto" w:fill="F2F2F2" w:themeFill="background1" w:themeFillShade="F2"/>
          </w:tcPr>
          <w:p w14:paraId="530DD3DA" w14:textId="0963048E" w:rsidR="00D2185B" w:rsidRDefault="00D2185B" w:rsidP="009116D6">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41621D">
        <w:tc>
          <w:tcPr>
            <w:tcW w:w="364" w:type="dxa"/>
            <w:tcBorders>
              <w:bottom w:val="single" w:sz="4" w:space="0" w:color="7297BD"/>
            </w:tcBorders>
            <w:shd w:val="clear" w:color="auto" w:fill="DBE5F1" w:themeFill="accent1" w:themeFillTint="33"/>
          </w:tcPr>
          <w:p w14:paraId="5F02B7A8" w14:textId="770802B9"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41621D">
        <w:tc>
          <w:tcPr>
            <w:tcW w:w="364" w:type="dxa"/>
            <w:shd w:val="clear" w:color="auto" w:fill="F2F2F2" w:themeFill="background1" w:themeFillShade="F2"/>
          </w:tcPr>
          <w:p w14:paraId="6B2CE4F6" w14:textId="5E80B327"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3</w:t>
            </w:r>
          </w:p>
        </w:tc>
        <w:tc>
          <w:tcPr>
            <w:tcW w:w="4678" w:type="dxa"/>
            <w:shd w:val="clear" w:color="auto" w:fill="F2F2F2" w:themeFill="background1" w:themeFillShade="F2"/>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1D2698A0" w:rsidR="00E17FC2" w:rsidRDefault="00E17FC2" w:rsidP="0041621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3.2.5.1.1</w:t>
      </w:r>
      <w:r w:rsidR="0041621D">
        <w:rPr>
          <w:rFonts w:ascii="Times New Roman" w:hAnsi="Times New Roman" w:cs="Times New Roman"/>
          <w:sz w:val="24"/>
          <w:szCs w:val="24"/>
        </w:rPr>
        <w:t xml:space="preserve"> </w:t>
      </w:r>
      <w:r w:rsidR="00D2185B">
        <w:rPr>
          <w:rFonts w:ascii="Times New Roman" w:hAnsi="Times New Roman" w:cs="Times New Roman"/>
          <w:sz w:val="24"/>
          <w:szCs w:val="24"/>
        </w:rPr>
        <w:t>SOP Link</w:t>
      </w:r>
    </w:p>
    <w:p w14:paraId="1242DCCE" w14:textId="77777777" w:rsidR="00E17FC2" w:rsidRDefault="00E17FC2" w:rsidP="0041621D">
      <w:pPr>
        <w:tabs>
          <w:tab w:val="left" w:pos="1800"/>
        </w:tabs>
        <w:spacing w:after="0"/>
        <w:ind w:left="360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6"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76DF14C5" w:rsidR="00E17FC2" w:rsidRDefault="0043320A" w:rsidP="0043320A">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00E17FC2">
        <w:rPr>
          <w:rFonts w:ascii="Times New Roman" w:hAnsi="Times New Roman" w:cs="Times New Roman"/>
          <w:sz w:val="24"/>
          <w:szCs w:val="24"/>
        </w:rPr>
        <w:tab/>
        <w:t>3.2.5.</w:t>
      </w:r>
      <w:r>
        <w:rPr>
          <w:rFonts w:ascii="Times New Roman" w:hAnsi="Times New Roman" w:cs="Times New Roman"/>
          <w:sz w:val="24"/>
          <w:szCs w:val="24"/>
        </w:rPr>
        <w:t>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3A3E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your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lastRenderedPageBreak/>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and 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39CA18F8"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sidR="0043320A">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Manager Review </w:t>
      </w:r>
    </w:p>
    <w:p w14:paraId="1E3FC432" w14:textId="38D3E24E"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m</w:t>
      </w:r>
      <w:r>
        <w:rPr>
          <w:rFonts w:ascii="Times New Roman" w:hAnsi="Times New Roman" w:cs="Times New Roman"/>
          <w:sz w:val="24"/>
          <w:szCs w:val="24"/>
        </w:rPr>
        <w:t xml:space="preserve">anager </w:t>
      </w:r>
      <w:r w:rsidR="0043320A">
        <w:rPr>
          <w:rFonts w:ascii="Times New Roman" w:hAnsi="Times New Roman" w:cs="Times New Roman"/>
          <w:sz w:val="24"/>
          <w:szCs w:val="24"/>
        </w:rPr>
        <w:t>r</w:t>
      </w:r>
      <w:r>
        <w:rPr>
          <w:rFonts w:ascii="Times New Roman" w:hAnsi="Times New Roman" w:cs="Times New Roman"/>
          <w:sz w:val="24"/>
          <w:szCs w:val="24"/>
        </w:rPr>
        <w:t>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lastRenderedPageBreak/>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1E8EF951" w:rsidR="00661F50" w:rsidRDefault="00216BC6" w:rsidP="00216BC6">
            <w:pPr>
              <w:rPr>
                <w:rFonts w:ascii="Times New Roman" w:hAnsi="Times New Roman" w:cs="Times New Roman"/>
              </w:rPr>
            </w:pPr>
            <w:r>
              <w:rPr>
                <w:rFonts w:ascii="Times New Roman" w:hAnsi="Times New Roman" w:cs="Times New Roman"/>
              </w:rPr>
              <w:t xml:space="preserve">If log is not confirmed Customer Service Escalation and </w:t>
            </w:r>
            <w:r w:rsidR="00661F50">
              <w:rPr>
                <w:rFonts w:ascii="Times New Roman" w:hAnsi="Times New Roman" w:cs="Times New Roman"/>
              </w:rPr>
              <w:t>manager notes of the log exist then display text and manager 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LimeSurvey, Verint-GDIT, </w:t>
            </w:r>
            <w:r w:rsidR="00964D27">
              <w:rPr>
                <w:rFonts w:ascii="Times New Roman" w:hAnsi="Times New Roman" w:cs="Times New Roman"/>
              </w:rPr>
              <w:t xml:space="preserve">Verint-GDIT Supervisor </w:t>
            </w:r>
            <w:r>
              <w:rPr>
                <w:rFonts w:ascii="Times New Roman" w:hAnsi="Times New Roman" w:cs="Times New Roman"/>
              </w:rPr>
              <w:t>Verint-TQC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Where mmddyyyy is the date in month, day, year.</w:t>
      </w:r>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5B292258" w14:textId="77777777" w:rsidR="00FF4EFB" w:rsidRDefault="00FF4EFB" w:rsidP="00641167">
      <w:pPr>
        <w:spacing w:after="0"/>
        <w:ind w:left="2880"/>
        <w:rPr>
          <w:rFonts w:ascii="Times New Roman" w:hAnsi="Times New Roman" w:cs="Times New Roman"/>
          <w:sz w:val="24"/>
          <w:szCs w:val="24"/>
        </w:rPr>
      </w:pPr>
    </w:p>
    <w:p w14:paraId="221D39B3" w14:textId="298A3A12" w:rsidR="00FF4EFB" w:rsidRDefault="00FF4EFB" w:rsidP="00FF4EF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4.2.3.3 Employee IDs with spaces</w:t>
      </w:r>
    </w:p>
    <w:p w14:paraId="563B4458" w14:textId="11AD2C79" w:rsidR="00FF4EFB" w:rsidRDefault="00FF4EFB" w:rsidP="00FF4EFB">
      <w:pPr>
        <w:spacing w:after="0"/>
        <w:ind w:left="2880"/>
        <w:rPr>
          <w:rFonts w:ascii="Times New Roman" w:hAnsi="Times New Roman" w:cs="Times New Roman"/>
          <w:sz w:val="24"/>
          <w:szCs w:val="24"/>
        </w:rPr>
      </w:pPr>
      <w:r>
        <w:rPr>
          <w:rFonts w:ascii="Times New Roman" w:hAnsi="Times New Roman" w:cs="Times New Roman"/>
          <w:sz w:val="24"/>
          <w:szCs w:val="24"/>
        </w:rPr>
        <w:t>Leading and trailing spaces will be removed from employee id fields before storing.</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eWFM,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r w:rsidRPr="006B43F6">
        <w:rPr>
          <w:rFonts w:ascii="Times New Roman" w:hAnsi="Times New Roman" w:cs="Times New Roman"/>
          <w:sz w:val="24"/>
          <w:szCs w:val="24"/>
        </w:rPr>
        <w:t>eCoaching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r w:rsidRPr="000A1B4F">
        <w:rPr>
          <w:rFonts w:ascii="Times New Roman" w:hAnsi="Times New Roman"/>
          <w:sz w:val="24"/>
          <w:szCs w:val="24"/>
        </w:rPr>
        <w:t>eCoaching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Where mmddyyyy is the date in month, day, year.</w:t>
      </w:r>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p w14:paraId="25B38094" w14:textId="3724A1DA" w:rsidR="00F032FF" w:rsidRDefault="00F032FF" w:rsidP="00F032FF">
      <w:pPr>
        <w:spacing w:after="0"/>
        <w:ind w:left="1440" w:firstLine="720"/>
        <w:rPr>
          <w:rFonts w:ascii="Times New Roman" w:hAnsi="Times New Roman" w:cs="Times New Roman"/>
          <w:sz w:val="24"/>
          <w:szCs w:val="24"/>
        </w:rPr>
      </w:pPr>
      <w:r>
        <w:rPr>
          <w:rFonts w:ascii="Times New Roman" w:hAnsi="Times New Roman" w:cs="Times New Roman"/>
          <w:sz w:val="24"/>
          <w:szCs w:val="24"/>
        </w:rPr>
        <w:t>6.1.3 Permissions</w:t>
      </w:r>
    </w:p>
    <w:p w14:paraId="72587578" w14:textId="7567C59E" w:rsidR="00F032FF" w:rsidRDefault="00C73321" w:rsidP="00C73321">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Employees with a job code ending in 40 (e.g. WACS40) should not be allowed to extract data from the Historical Dashboard to an Excel file.</w:t>
      </w:r>
    </w:p>
    <w:p w14:paraId="7A979EC9" w14:textId="77777777" w:rsidR="00F032FF" w:rsidRDefault="00F032FF" w:rsidP="00732167">
      <w:pPr>
        <w:tabs>
          <w:tab w:val="left" w:pos="1800"/>
        </w:tabs>
        <w:spacing w:after="0"/>
        <w:ind w:left="1800"/>
        <w:rPr>
          <w:rFonts w:ascii="Times New Roman" w:hAnsi="Times New Roman" w:cs="Times New Roman"/>
          <w:sz w:val="24"/>
          <w:szCs w:val="24"/>
        </w:rPr>
      </w:pPr>
    </w:p>
    <w:p w14:paraId="7FAD1F9D" w14:textId="77777777" w:rsidR="00227A23" w:rsidRDefault="00227A23" w:rsidP="00732167">
      <w:pPr>
        <w:tabs>
          <w:tab w:val="left" w:pos="1800"/>
        </w:tabs>
        <w:spacing w:after="0"/>
        <w:ind w:left="1800"/>
        <w:rPr>
          <w:rFonts w:ascii="Times New Roman" w:hAnsi="Times New Roman" w:cs="Times New Roman"/>
          <w:sz w:val="24"/>
          <w:szCs w:val="24"/>
        </w:rPr>
      </w:pPr>
    </w:p>
    <w:p w14:paraId="10D9B312" w14:textId="77777777" w:rsidR="00227A23" w:rsidRPr="00BA51C6" w:rsidRDefault="00227A23" w:rsidP="00227A23">
      <w:pPr>
        <w:spacing w:after="0"/>
        <w:ind w:left="720"/>
        <w:rPr>
          <w:rFonts w:ascii="Times New Roman" w:hAnsi="Times New Roman" w:cs="Times New Roman"/>
          <w:b/>
          <w:sz w:val="28"/>
          <w:szCs w:val="28"/>
        </w:rPr>
      </w:pPr>
      <w:r>
        <w:rPr>
          <w:rFonts w:ascii="Times New Roman" w:hAnsi="Times New Roman" w:cs="Times New Roman"/>
          <w:b/>
          <w:sz w:val="28"/>
          <w:szCs w:val="28"/>
        </w:rPr>
        <w:t>7</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Survey</w:t>
      </w:r>
    </w:p>
    <w:p w14:paraId="0AB7629A" w14:textId="77777777" w:rsidR="00227A23" w:rsidRDefault="00227A23" w:rsidP="00227A23">
      <w:pPr>
        <w:spacing w:after="0"/>
        <w:ind w:left="720"/>
        <w:rPr>
          <w:rFonts w:ascii="Times New Roman" w:hAnsi="Times New Roman" w:cs="Times New Roman"/>
          <w:sz w:val="24"/>
          <w:szCs w:val="24"/>
        </w:rPr>
      </w:pPr>
    </w:p>
    <w:p w14:paraId="384E761A" w14:textId="77777777" w:rsidR="00227A23" w:rsidRDefault="00227A23" w:rsidP="00227A23">
      <w:pPr>
        <w:spacing w:after="0"/>
        <w:ind w:left="720"/>
        <w:rPr>
          <w:rFonts w:ascii="Times New Roman" w:hAnsi="Times New Roman" w:cs="Times New Roman"/>
          <w:sz w:val="24"/>
          <w:szCs w:val="24"/>
        </w:rPr>
      </w:pPr>
      <w:r>
        <w:rPr>
          <w:rFonts w:ascii="Times New Roman" w:hAnsi="Times New Roman" w:cs="Times New Roman"/>
          <w:sz w:val="24"/>
          <w:szCs w:val="24"/>
        </w:rPr>
        <w:tab/>
        <w:t>7.1 eCoaching Survey</w:t>
      </w:r>
    </w:p>
    <w:p w14:paraId="35159A37"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for employee’s to respond to an eCoaching Log related survey about their coaching experience.</w:t>
      </w:r>
    </w:p>
    <w:p w14:paraId="18C9F07F" w14:textId="77777777" w:rsidR="00227A23" w:rsidRDefault="00227A23" w:rsidP="00227A23">
      <w:pPr>
        <w:tabs>
          <w:tab w:val="left" w:pos="1800"/>
        </w:tabs>
        <w:spacing w:after="0"/>
        <w:ind w:left="1800"/>
        <w:rPr>
          <w:rFonts w:ascii="Times New Roman" w:hAnsi="Times New Roman" w:cs="Times New Roman"/>
          <w:sz w:val="24"/>
          <w:szCs w:val="24"/>
        </w:rPr>
      </w:pPr>
    </w:p>
    <w:p w14:paraId="161BFAAD"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7.1.1 Survey Selection</w:t>
      </w:r>
    </w:p>
    <w:p w14:paraId="4A6C7DB6"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To receive an eCoaching Survey an employee </w:t>
      </w:r>
    </w:p>
    <w:p w14:paraId="3F1F982B"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be active</w:t>
      </w:r>
    </w:p>
    <w:p w14:paraId="3A1D766C"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not have already received a survey for the calendar month</w:t>
      </w:r>
    </w:p>
    <w:p w14:paraId="1754EE0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Must have acknowledged and completed an eCoaching Log in the sampling period for the month</w:t>
      </w:r>
    </w:p>
    <w:p w14:paraId="303CE98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(note: coaching logs with a source of Verint-TQC will be excluded and not eligible for a survey)</w:t>
      </w:r>
    </w:p>
    <w:p w14:paraId="2BD879A0" w14:textId="77777777" w:rsidR="00227A23" w:rsidRDefault="00227A23" w:rsidP="00227A23">
      <w:pPr>
        <w:tabs>
          <w:tab w:val="left" w:pos="1800"/>
        </w:tabs>
        <w:spacing w:after="0"/>
        <w:ind w:left="1800"/>
        <w:rPr>
          <w:rFonts w:ascii="Times New Roman" w:hAnsi="Times New Roman" w:cs="Times New Roman"/>
          <w:sz w:val="24"/>
          <w:szCs w:val="24"/>
        </w:rPr>
      </w:pPr>
    </w:p>
    <w:p w14:paraId="2ABEB9D5"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7.1.1.1 Exception </w:t>
      </w:r>
    </w:p>
    <w:p w14:paraId="71EBD78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7FB823E4" w14:textId="77777777" w:rsidR="00227A23" w:rsidRDefault="00227A23" w:rsidP="00227A23">
      <w:pPr>
        <w:tabs>
          <w:tab w:val="left" w:pos="1800"/>
        </w:tabs>
        <w:spacing w:after="0"/>
        <w:ind w:left="2520"/>
        <w:rPr>
          <w:rFonts w:ascii="Times New Roman" w:hAnsi="Times New Roman" w:cs="Times New Roman"/>
          <w:sz w:val="24"/>
          <w:szCs w:val="24"/>
        </w:rPr>
      </w:pPr>
    </w:p>
    <w:p w14:paraId="5645D78A"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7.1.1.2 Sampling Period </w:t>
      </w:r>
    </w:p>
    <w:p w14:paraId="506AB0C2"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Selection of completed logs will take place three times a month as follows:</w:t>
      </w:r>
    </w:p>
    <w:p w14:paraId="280BE45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lastRenderedPageBreak/>
        <w:tab/>
      </w:r>
      <w:r w:rsidRPr="000F7A0B">
        <w:rPr>
          <w:rFonts w:ascii="Times New Roman" w:hAnsi="Times New Roman" w:cs="Times New Roman"/>
          <w:sz w:val="24"/>
          <w:szCs w:val="24"/>
        </w:rPr>
        <w:t xml:space="preserve">On the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sidRPr="00320A39">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Pr="000F7A0B">
        <w:rPr>
          <w:rFonts w:ascii="Times New Roman" w:hAnsi="Times New Roman" w:cs="Times New Roman"/>
          <w:sz w:val="24"/>
          <w:szCs w:val="24"/>
        </w:rPr>
        <w:t xml:space="preserve">and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6B437342" w14:textId="77777777" w:rsidR="00227A23" w:rsidRPr="000F7A0B"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15A997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p>
    <w:p w14:paraId="263056E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(note: if an employee has more than one completed log in the sampling period, the selection of the log for a survey should be random) </w:t>
      </w:r>
    </w:p>
    <w:p w14:paraId="2781C850" w14:textId="77777777" w:rsidR="00227A23" w:rsidRDefault="00227A23" w:rsidP="00227A23">
      <w:pPr>
        <w:tabs>
          <w:tab w:val="left" w:pos="1800"/>
        </w:tabs>
        <w:spacing w:after="0"/>
        <w:ind w:left="1800"/>
        <w:rPr>
          <w:rFonts w:ascii="Times New Roman" w:hAnsi="Times New Roman" w:cs="Times New Roman"/>
          <w:sz w:val="24"/>
          <w:szCs w:val="24"/>
        </w:rPr>
      </w:pPr>
    </w:p>
    <w:p w14:paraId="38EE5EFC"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7.1.2 Notification</w:t>
      </w:r>
    </w:p>
    <w:p w14:paraId="2BBEACAF"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Employee will receive an email notification to complete the survey. </w:t>
      </w:r>
    </w:p>
    <w:p w14:paraId="4CF385D2" w14:textId="77777777" w:rsidR="00227A23" w:rsidRDefault="00227A23" w:rsidP="00227A23">
      <w:pPr>
        <w:tabs>
          <w:tab w:val="left" w:pos="1800"/>
        </w:tabs>
        <w:spacing w:after="0"/>
        <w:ind w:left="1800"/>
        <w:rPr>
          <w:rFonts w:ascii="Times New Roman" w:hAnsi="Times New Roman" w:cs="Times New Roman"/>
          <w:sz w:val="24"/>
          <w:szCs w:val="24"/>
        </w:rPr>
      </w:pPr>
    </w:p>
    <w:p w14:paraId="3561B7BC"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7.1.2.1 eMail Format </w:t>
      </w:r>
    </w:p>
    <w:p w14:paraId="00D2771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Survey eMail notification.  </w:t>
      </w:r>
    </w:p>
    <w:p w14:paraId="252FBEB8" w14:textId="77777777" w:rsidR="00227A23" w:rsidRDefault="00227A23" w:rsidP="00227A23">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27A23" w14:paraId="2914299E" w14:textId="77777777" w:rsidTr="006F4A1A">
        <w:tc>
          <w:tcPr>
            <w:tcW w:w="8208" w:type="dxa"/>
            <w:shd w:val="clear" w:color="auto" w:fill="auto"/>
          </w:tcPr>
          <w:p w14:paraId="33B45B02"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To – [to]</w:t>
            </w:r>
          </w:p>
        </w:tc>
      </w:tr>
      <w:tr w:rsidR="00227A23" w14:paraId="198EAF2A" w14:textId="77777777" w:rsidTr="006F4A1A">
        <w:tc>
          <w:tcPr>
            <w:tcW w:w="8208" w:type="dxa"/>
            <w:shd w:val="clear" w:color="auto" w:fill="auto"/>
          </w:tcPr>
          <w:p w14:paraId="058D51FB"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27A23" w14:paraId="4B395ACF" w14:textId="77777777" w:rsidTr="006F4A1A">
        <w:tc>
          <w:tcPr>
            <w:tcW w:w="8208" w:type="dxa"/>
            <w:shd w:val="clear" w:color="auto" w:fill="auto"/>
          </w:tcPr>
          <w:p w14:paraId="11E29718"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rFonts w:ascii="Times New Roman" w:hAnsi="Times New Roman" w:cs="Times New Roman"/>
                <w:sz w:val="24"/>
                <w:szCs w:val="24"/>
              </w:rPr>
              <w:t>Please take time to complete this survey regarding a</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coaching session for </w:t>
            </w:r>
            <w:r>
              <w:rPr>
                <w:rFonts w:ascii="Times New Roman" w:hAnsi="Times New Roman" w:cs="Times New Roman"/>
                <w:sz w:val="24"/>
                <w:szCs w:val="24"/>
              </w:rPr>
              <w:t>[FormID]</w:t>
            </w:r>
            <w:r w:rsidRPr="00E24B65">
              <w:rPr>
                <w:rFonts w:ascii="Times New Roman" w:hAnsi="Times New Roman" w:cs="Times New Roman"/>
                <w:sz w:val="24"/>
                <w:szCs w:val="24"/>
              </w:rPr>
              <w:t>.</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This survey will expire on </w:t>
            </w:r>
            <w:r>
              <w:rPr>
                <w:rFonts w:ascii="Times New Roman" w:hAnsi="Times New Roman" w:cs="Times New Roman"/>
                <w:sz w:val="24"/>
                <w:szCs w:val="24"/>
              </w:rPr>
              <w:t>[ExpirationDate].</w:t>
            </w:r>
            <w:r w:rsidRPr="0039727F">
              <w:rPr>
                <w:rFonts w:ascii="Tahoma" w:hAnsi="Tahoma" w:cs="Tahoma"/>
                <w:sz w:val="18"/>
              </w:rPr>
              <w:br/>
            </w:r>
          </w:p>
          <w:p w14:paraId="3CCB31B9" w14:textId="77777777" w:rsidR="00227A23" w:rsidRPr="005A260F" w:rsidRDefault="00227A23" w:rsidP="006F4A1A">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5A3F58AA" w14:textId="77777777" w:rsidR="00227A23" w:rsidRPr="0039727F" w:rsidRDefault="00227A23" w:rsidP="006F4A1A">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AA0C813" wp14:editId="15286A08">
                  <wp:extent cx="1752600" cy="381000"/>
                  <wp:effectExtent l="0" t="0" r="0" b="0"/>
                  <wp:docPr id="12"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25D83FF" w14:textId="77777777" w:rsidR="00227A23" w:rsidRDefault="00227A23" w:rsidP="00227A23">
      <w:pPr>
        <w:spacing w:after="0"/>
        <w:ind w:left="2700"/>
        <w:rPr>
          <w:rFonts w:ascii="Times New Roman" w:hAnsi="Times New Roman" w:cs="Times New Roman"/>
          <w:sz w:val="24"/>
          <w:szCs w:val="24"/>
        </w:rPr>
      </w:pPr>
    </w:p>
    <w:p w14:paraId="089DD4D0"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ExpirationDate will be calculated as 5 days from date the survey was created.  The format will be MM/DD/CCYY.</w:t>
      </w:r>
    </w:p>
    <w:p w14:paraId="29F9D6C0" w14:textId="77777777" w:rsidR="00227A23" w:rsidRDefault="00227A23" w:rsidP="00227A23">
      <w:pPr>
        <w:tabs>
          <w:tab w:val="left" w:pos="1800"/>
        </w:tabs>
        <w:spacing w:after="0"/>
        <w:ind w:left="2880"/>
        <w:rPr>
          <w:rFonts w:ascii="Times New Roman" w:hAnsi="Times New Roman" w:cs="Times New Roman"/>
          <w:sz w:val="24"/>
          <w:szCs w:val="24"/>
        </w:rPr>
      </w:pPr>
    </w:p>
    <w:p w14:paraId="70B05D83"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7.1.3 Survey Form</w:t>
      </w:r>
    </w:p>
    <w:p w14:paraId="39005BA8"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Display survey questions and allow for answers and responses from employee. </w:t>
      </w:r>
    </w:p>
    <w:p w14:paraId="5DC9199D" w14:textId="77777777" w:rsidR="00227A23" w:rsidRDefault="00227A23" w:rsidP="00227A23">
      <w:pPr>
        <w:tabs>
          <w:tab w:val="left" w:pos="1800"/>
        </w:tabs>
        <w:spacing w:after="0"/>
        <w:ind w:left="1800"/>
        <w:rPr>
          <w:rFonts w:ascii="Times New Roman" w:hAnsi="Times New Roman" w:cs="Times New Roman"/>
          <w:sz w:val="24"/>
          <w:szCs w:val="24"/>
        </w:rPr>
      </w:pPr>
    </w:p>
    <w:p w14:paraId="06E897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7.1.3.1 eCoaching Log Logo</w:t>
      </w:r>
    </w:p>
    <w:p w14:paraId="23FE0A80"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survey form should display the eCoaching Log logo.  </w:t>
      </w:r>
    </w:p>
    <w:p w14:paraId="63E58B18" w14:textId="77777777" w:rsidR="00227A23" w:rsidRDefault="00227A23" w:rsidP="00227A23">
      <w:pPr>
        <w:tabs>
          <w:tab w:val="left" w:pos="1800"/>
        </w:tabs>
        <w:spacing w:after="0"/>
        <w:ind w:left="2520"/>
        <w:rPr>
          <w:rFonts w:ascii="Times New Roman" w:hAnsi="Times New Roman" w:cs="Times New Roman"/>
          <w:sz w:val="24"/>
          <w:szCs w:val="24"/>
        </w:rPr>
      </w:pPr>
    </w:p>
    <w:p w14:paraId="7815F334"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7.1.3.2 Survey Text</w:t>
      </w:r>
    </w:p>
    <w:p w14:paraId="7D2009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opening text for the survey shall be:  </w:t>
      </w:r>
    </w:p>
    <w:p w14:paraId="5123E2BF" w14:textId="77777777" w:rsidR="00227A23" w:rsidRDefault="00227A23" w:rsidP="00227A23">
      <w:pPr>
        <w:tabs>
          <w:tab w:val="left" w:pos="1800"/>
        </w:tabs>
        <w:spacing w:after="0"/>
        <w:ind w:left="2520"/>
        <w:rPr>
          <w:rFonts w:ascii="Times New Roman" w:hAnsi="Times New Roman" w:cs="Times New Roman"/>
          <w:sz w:val="24"/>
          <w:szCs w:val="24"/>
        </w:rPr>
      </w:pPr>
    </w:p>
    <w:p w14:paraId="68BE8FED" w14:textId="77777777" w:rsidR="00227A23" w:rsidRDefault="00227A23" w:rsidP="00227A23">
      <w:pPr>
        <w:tabs>
          <w:tab w:val="left" w:pos="1800"/>
        </w:tabs>
        <w:spacing w:after="0"/>
        <w:ind w:left="2520"/>
        <w:rPr>
          <w:rFonts w:ascii="Times New Roman" w:hAnsi="Times New Roman" w:cs="Times New Roman"/>
          <w:sz w:val="24"/>
          <w:szCs w:val="24"/>
        </w:rPr>
      </w:pPr>
      <w:r w:rsidRPr="00D62AA8">
        <w:rPr>
          <w:rFonts w:ascii="Times New Roman" w:hAnsi="Times New Roman" w:cs="Times New Roman"/>
          <w:sz w:val="24"/>
          <w:szCs w:val="24"/>
        </w:rPr>
        <w:t>The Quality team is asking for your help in providing feedback on your coaching experience with your supervisor.  Please take a few minutes to complete this survey.</w:t>
      </w:r>
      <w:r>
        <w:rPr>
          <w:rFonts w:ascii="Times New Roman" w:hAnsi="Times New Roman" w:cs="Times New Roman"/>
          <w:sz w:val="24"/>
          <w:szCs w:val="24"/>
        </w:rPr>
        <w:t xml:space="preserve">  </w:t>
      </w:r>
      <w:r w:rsidRPr="00D62AA8">
        <w:rPr>
          <w:rFonts w:ascii="Times New Roman" w:hAnsi="Times New Roman" w:cs="Times New Roman"/>
          <w:sz w:val="24"/>
          <w:szCs w:val="24"/>
        </w:rPr>
        <w:t>The details from this survey will be used to improve the effectiveness, content and delivery of discussions regarding your performance.</w:t>
      </w:r>
    </w:p>
    <w:p w14:paraId="71A46F6E" w14:textId="77777777" w:rsidR="00227A23" w:rsidRDefault="00227A23" w:rsidP="00227A23">
      <w:pPr>
        <w:tabs>
          <w:tab w:val="left" w:pos="1800"/>
        </w:tabs>
        <w:spacing w:after="0"/>
        <w:ind w:left="2520"/>
        <w:rPr>
          <w:rFonts w:ascii="Times New Roman" w:hAnsi="Times New Roman" w:cs="Times New Roman"/>
          <w:sz w:val="24"/>
          <w:szCs w:val="24"/>
        </w:rPr>
      </w:pPr>
    </w:p>
    <w:p w14:paraId="4C53C4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7.1.3.3 eCoaching Log Link</w:t>
      </w:r>
    </w:p>
    <w:p w14:paraId="449BA2E3"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Provide a link to the corresponding eCoaching Log with text of:</w:t>
      </w:r>
    </w:p>
    <w:p w14:paraId="21C4B2B0" w14:textId="77777777" w:rsidR="00227A23" w:rsidRDefault="00227A23" w:rsidP="00227A23">
      <w:pPr>
        <w:tabs>
          <w:tab w:val="left" w:pos="1800"/>
        </w:tabs>
        <w:spacing w:after="0"/>
        <w:ind w:left="2520"/>
        <w:rPr>
          <w:rFonts w:ascii="Times New Roman" w:hAnsi="Times New Roman" w:cs="Times New Roman"/>
          <w:sz w:val="24"/>
          <w:szCs w:val="24"/>
        </w:rPr>
      </w:pPr>
    </w:p>
    <w:p w14:paraId="1207C3B6" w14:textId="77777777" w:rsidR="00227A23" w:rsidRDefault="00227A23" w:rsidP="00227A23">
      <w:pPr>
        <w:spacing w:after="0"/>
        <w:ind w:left="1800" w:firstLine="720"/>
        <w:rPr>
          <w:rFonts w:ascii="Times New Roman" w:hAnsi="Times New Roman" w:cs="Times New Roman"/>
          <w:sz w:val="24"/>
          <w:szCs w:val="24"/>
        </w:rPr>
      </w:pPr>
      <w:r w:rsidRPr="00D62AA8">
        <w:rPr>
          <w:rFonts w:ascii="Times New Roman" w:hAnsi="Times New Roman" w:cs="Times New Roman"/>
          <w:sz w:val="24"/>
          <w:szCs w:val="24"/>
        </w:rPr>
        <w:t xml:space="preserve">This survey is for </w:t>
      </w:r>
      <w:r>
        <w:rPr>
          <w:rFonts w:ascii="Times New Roman" w:hAnsi="Times New Roman" w:cs="Times New Roman"/>
          <w:sz w:val="24"/>
          <w:szCs w:val="24"/>
        </w:rPr>
        <w:t>[FormID]</w:t>
      </w:r>
    </w:p>
    <w:p w14:paraId="4EEBD251"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 </w:t>
      </w:r>
    </w:p>
    <w:p w14:paraId="47F045E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Review form to display the same information as shown from the dashboard.</w:t>
      </w:r>
    </w:p>
    <w:p w14:paraId="67B70FB3" w14:textId="77777777" w:rsidR="00227A23" w:rsidRDefault="00227A23" w:rsidP="00227A23">
      <w:pPr>
        <w:tabs>
          <w:tab w:val="left" w:pos="1800"/>
        </w:tabs>
        <w:spacing w:after="0"/>
        <w:ind w:left="2880"/>
        <w:rPr>
          <w:rFonts w:ascii="Times New Roman" w:hAnsi="Times New Roman" w:cs="Times New Roman"/>
          <w:sz w:val="24"/>
          <w:szCs w:val="24"/>
        </w:rPr>
      </w:pPr>
    </w:p>
    <w:p w14:paraId="74E2433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7.1.3.4 Survey Questions</w:t>
      </w:r>
    </w:p>
    <w:p w14:paraId="273A1C4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Display a list of selected survey questions as determined by the Program team.</w:t>
      </w:r>
    </w:p>
    <w:p w14:paraId="7B5BB4B8" w14:textId="77777777" w:rsidR="00227A23" w:rsidRDefault="00227A23" w:rsidP="00227A23">
      <w:pPr>
        <w:tabs>
          <w:tab w:val="left" w:pos="1800"/>
        </w:tabs>
        <w:spacing w:after="0"/>
        <w:ind w:left="2880"/>
        <w:rPr>
          <w:rFonts w:ascii="Times New Roman" w:hAnsi="Times New Roman" w:cs="Times New Roman"/>
          <w:sz w:val="24"/>
          <w:szCs w:val="24"/>
        </w:rPr>
      </w:pPr>
    </w:p>
    <w:p w14:paraId="0830EA63"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7.1.3.4.1 Display Questions</w:t>
      </w:r>
    </w:p>
    <w:p w14:paraId="579C8F09"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Only display the questions when the survey is uncompleted and active.  If the survey has been completed or inactivated then do not display the survey questions. </w:t>
      </w:r>
    </w:p>
    <w:p w14:paraId="2C283984" w14:textId="77777777" w:rsidR="00227A23" w:rsidRDefault="00227A23" w:rsidP="00227A23">
      <w:pPr>
        <w:tabs>
          <w:tab w:val="left" w:pos="1800"/>
        </w:tabs>
        <w:spacing w:after="0"/>
        <w:ind w:left="2880"/>
        <w:rPr>
          <w:rFonts w:ascii="Times New Roman" w:hAnsi="Times New Roman" w:cs="Times New Roman"/>
          <w:sz w:val="24"/>
          <w:szCs w:val="24"/>
        </w:rPr>
      </w:pPr>
    </w:p>
    <w:p w14:paraId="1E33505A"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7.1.3.4.2 Survey Questions</w:t>
      </w:r>
    </w:p>
    <w:p w14:paraId="319E468B"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The number and content of survey questions may vary from month to month.  Some questions may be optional and not always applicable.  Survey questions are documented in the following located in TFS eCoaching_V2\Requirements\</w:t>
      </w:r>
      <w:r w:rsidRPr="005E192B">
        <w:rPr>
          <w:rFonts w:ascii="Times New Roman" w:hAnsi="Times New Roman" w:cs="Times New Roman"/>
          <w:sz w:val="24"/>
          <w:szCs w:val="24"/>
        </w:rPr>
        <w:t>CCO_eCoaching_Log_Survey_Questions.xlsx</w:t>
      </w:r>
      <w:r>
        <w:rPr>
          <w:rFonts w:ascii="Times New Roman" w:hAnsi="Times New Roman" w:cs="Times New Roman"/>
          <w:sz w:val="24"/>
          <w:szCs w:val="24"/>
        </w:rPr>
        <w:t>.</w:t>
      </w:r>
    </w:p>
    <w:p w14:paraId="2004FEAA" w14:textId="77777777" w:rsidR="00227A23" w:rsidRDefault="00227A23" w:rsidP="00227A23">
      <w:pPr>
        <w:tabs>
          <w:tab w:val="left" w:pos="1800"/>
        </w:tabs>
        <w:spacing w:after="0"/>
        <w:ind w:left="2880"/>
        <w:rPr>
          <w:rFonts w:ascii="Times New Roman" w:hAnsi="Times New Roman" w:cs="Times New Roman"/>
          <w:sz w:val="24"/>
          <w:szCs w:val="24"/>
        </w:rPr>
      </w:pPr>
    </w:p>
    <w:p w14:paraId="7AAA942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7.1.3.4.3 Survey Responses</w:t>
      </w:r>
    </w:p>
    <w:p w14:paraId="7D017DB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 </w:t>
      </w:r>
    </w:p>
    <w:p w14:paraId="3D3FE90F" w14:textId="77777777" w:rsidR="00227A23" w:rsidRDefault="00227A23" w:rsidP="00227A23">
      <w:pPr>
        <w:tabs>
          <w:tab w:val="left" w:pos="1800"/>
        </w:tabs>
        <w:spacing w:after="0"/>
        <w:ind w:left="2880"/>
        <w:rPr>
          <w:rFonts w:ascii="Times New Roman" w:hAnsi="Times New Roman" w:cs="Times New Roman"/>
          <w:sz w:val="24"/>
          <w:szCs w:val="24"/>
        </w:rPr>
      </w:pPr>
    </w:p>
    <w:p w14:paraId="57DCC4BB"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7.1.3.4.4 Maintenance</w:t>
      </w:r>
    </w:p>
    <w:p w14:paraId="4B74236F"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Responses shall remain associated with the original question even if subsequent surveys have different questions and response options.</w:t>
      </w:r>
    </w:p>
    <w:p w14:paraId="41802993" w14:textId="77777777" w:rsidR="00227A23" w:rsidRDefault="00227A23" w:rsidP="00227A23">
      <w:pPr>
        <w:tabs>
          <w:tab w:val="left" w:pos="1800"/>
        </w:tabs>
        <w:spacing w:after="0"/>
        <w:ind w:left="2880"/>
        <w:rPr>
          <w:rFonts w:ascii="Times New Roman" w:hAnsi="Times New Roman" w:cs="Times New Roman"/>
          <w:sz w:val="24"/>
          <w:szCs w:val="24"/>
        </w:rPr>
      </w:pPr>
    </w:p>
    <w:p w14:paraId="6CC7B47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7.1.3.5 Hot Topic</w:t>
      </w:r>
    </w:p>
    <w:p w14:paraId="4463C8D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Occasionally an additional question may be added to a survey representing an important timely topic.  The Hot Topic question may change from month to month, within a calendar month or may not be utilized at all.  </w:t>
      </w:r>
    </w:p>
    <w:p w14:paraId="431CF18B" w14:textId="77777777" w:rsidR="00227A23" w:rsidRDefault="00227A23" w:rsidP="00227A23">
      <w:pPr>
        <w:tabs>
          <w:tab w:val="left" w:pos="1800"/>
        </w:tabs>
        <w:spacing w:after="0"/>
        <w:ind w:left="2880"/>
        <w:rPr>
          <w:rFonts w:ascii="Times New Roman" w:hAnsi="Times New Roman" w:cs="Times New Roman"/>
          <w:sz w:val="24"/>
          <w:szCs w:val="24"/>
        </w:rPr>
      </w:pPr>
    </w:p>
    <w:p w14:paraId="486B2AA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7.1.3.5.1 Mid-month Hot Topic</w:t>
      </w:r>
    </w:p>
    <w:p w14:paraId="524F20C1"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If Hot Topic is added during a calendar month, those employees who have already received a survey without a Hot Topic question will not need to respond again. </w:t>
      </w:r>
    </w:p>
    <w:p w14:paraId="40A863C8" w14:textId="77777777" w:rsidR="00227A23" w:rsidRDefault="00227A23" w:rsidP="00227A23">
      <w:pPr>
        <w:tabs>
          <w:tab w:val="left" w:pos="1800"/>
        </w:tabs>
        <w:spacing w:after="0"/>
        <w:ind w:left="2880"/>
        <w:rPr>
          <w:rFonts w:ascii="Times New Roman" w:hAnsi="Times New Roman" w:cs="Times New Roman"/>
          <w:sz w:val="24"/>
          <w:szCs w:val="24"/>
        </w:rPr>
      </w:pPr>
    </w:p>
    <w:p w14:paraId="1708B711" w14:textId="60DEDC55"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 xml:space="preserve">4 </w:t>
      </w:r>
      <w:r>
        <w:rPr>
          <w:rFonts w:ascii="Times New Roman" w:hAnsi="Times New Roman" w:cs="Times New Roman"/>
          <w:sz w:val="24"/>
          <w:szCs w:val="24"/>
        </w:rPr>
        <w:t xml:space="preserve">Information </w:t>
      </w:r>
    </w:p>
    <w:p w14:paraId="4463BE9F" w14:textId="77777777" w:rsidR="00227A23" w:rsidRDefault="00227A23" w:rsidP="006F4A1A">
      <w:pPr>
        <w:spacing w:after="0"/>
        <w:ind w:left="2160"/>
        <w:rPr>
          <w:rFonts w:ascii="Times New Roman" w:hAnsi="Times New Roman" w:cs="Times New Roman"/>
          <w:sz w:val="24"/>
          <w:szCs w:val="24"/>
        </w:rPr>
      </w:pPr>
      <w:r>
        <w:rPr>
          <w:rFonts w:ascii="Times New Roman" w:hAnsi="Times New Roman" w:cs="Times New Roman"/>
          <w:sz w:val="24"/>
          <w:szCs w:val="24"/>
        </w:rPr>
        <w:t>In addition to survey responses and any free form text entered, the following information may need to be available for reporting:</w:t>
      </w:r>
    </w:p>
    <w:p w14:paraId="4194C37C"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ab/>
        <w:t>Date of creation (date when survey was created for employee)</w:t>
      </w:r>
    </w:p>
    <w:p w14:paraId="031C5134"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Expiration date (date survey actually expired without responses)</w:t>
      </w:r>
    </w:p>
    <w:p w14:paraId="7063F39B"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Completed date (date survey responses were submitted)</w:t>
      </w:r>
    </w:p>
    <w:p w14:paraId="45857899"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Inactivation date (date survey was inactivated)</w:t>
      </w:r>
    </w:p>
    <w:p w14:paraId="2C7056B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Inactivation reason (text describing why survey inactivated)</w:t>
      </w:r>
    </w:p>
    <w:p w14:paraId="6CBC12E8"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Status (status representing whether the survey is new or open, completed or inactivated)</w:t>
      </w:r>
    </w:p>
    <w:p w14:paraId="062E395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Link to the corresponding eCoaching Log with its associated information</w:t>
      </w:r>
    </w:p>
    <w:p w14:paraId="365B2144" w14:textId="77777777" w:rsidR="00227A23" w:rsidRDefault="00227A23" w:rsidP="00227A23">
      <w:pPr>
        <w:tabs>
          <w:tab w:val="left" w:pos="1800"/>
        </w:tabs>
        <w:spacing w:after="0"/>
        <w:ind w:left="2880"/>
        <w:rPr>
          <w:rFonts w:ascii="Times New Roman" w:hAnsi="Times New Roman" w:cs="Times New Roman"/>
          <w:sz w:val="24"/>
          <w:szCs w:val="24"/>
        </w:rPr>
      </w:pPr>
    </w:p>
    <w:p w14:paraId="6117F2EF" w14:textId="23607AC8"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 Inactivation/Deletion </w:t>
      </w:r>
    </w:p>
    <w:p w14:paraId="6ECFB4BB"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Surveys may be inactivated or deleted.</w:t>
      </w:r>
    </w:p>
    <w:p w14:paraId="31555814" w14:textId="77777777" w:rsidR="00227A23" w:rsidRDefault="00227A23" w:rsidP="00227A23">
      <w:pPr>
        <w:tabs>
          <w:tab w:val="left" w:pos="1800"/>
        </w:tabs>
        <w:spacing w:after="0"/>
        <w:ind w:left="2880"/>
        <w:rPr>
          <w:rFonts w:ascii="Times New Roman" w:hAnsi="Times New Roman" w:cs="Times New Roman"/>
          <w:sz w:val="24"/>
          <w:szCs w:val="24"/>
        </w:rPr>
      </w:pPr>
    </w:p>
    <w:p w14:paraId="3220D1B5" w14:textId="477A3FCA"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.1 Five Day Inactivation</w:t>
      </w:r>
    </w:p>
    <w:p w14:paraId="3019C972" w14:textId="77777777"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Surveys which remain uncompleted 5 days after creation will be inactivated. </w:t>
      </w:r>
    </w:p>
    <w:p w14:paraId="6851F932" w14:textId="77777777" w:rsidR="00227A23" w:rsidRDefault="00227A23" w:rsidP="006F4A1A">
      <w:pPr>
        <w:tabs>
          <w:tab w:val="left" w:pos="1800"/>
        </w:tabs>
        <w:spacing w:after="0"/>
        <w:ind w:left="2160"/>
        <w:rPr>
          <w:rFonts w:ascii="Times New Roman" w:hAnsi="Times New Roman" w:cs="Times New Roman"/>
          <w:sz w:val="24"/>
          <w:szCs w:val="24"/>
        </w:rPr>
      </w:pPr>
    </w:p>
    <w:p w14:paraId="2BD1EAC0" w14:textId="49749D4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.2 Individual Inactivation</w:t>
      </w:r>
    </w:p>
    <w:p w14:paraId="2F279DB2"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inactivated whether completed or uncompleted when the corresponding eCoaching Log is inactivated. </w:t>
      </w:r>
    </w:p>
    <w:p w14:paraId="1DD97641" w14:textId="77777777" w:rsidR="00227A23" w:rsidRDefault="00227A23" w:rsidP="006F4A1A">
      <w:pPr>
        <w:spacing w:after="0"/>
        <w:ind w:left="2160"/>
        <w:rPr>
          <w:rFonts w:ascii="Times New Roman" w:hAnsi="Times New Roman" w:cs="Times New Roman"/>
          <w:sz w:val="24"/>
          <w:szCs w:val="24"/>
        </w:rPr>
      </w:pPr>
    </w:p>
    <w:p w14:paraId="3A9A651E" w14:textId="133838C6"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.3 Employee Status</w:t>
      </w:r>
    </w:p>
    <w:p w14:paraId="50261101"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Employee records which have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surveys inactivated. </w:t>
      </w:r>
    </w:p>
    <w:p w14:paraId="5F673CC9" w14:textId="77777777" w:rsidR="00227A23" w:rsidRDefault="00227A23" w:rsidP="006F4A1A">
      <w:pPr>
        <w:tabs>
          <w:tab w:val="left" w:pos="1800"/>
        </w:tabs>
        <w:spacing w:after="0"/>
        <w:ind w:left="2160"/>
        <w:rPr>
          <w:rFonts w:ascii="Times New Roman" w:hAnsi="Times New Roman" w:cs="Times New Roman"/>
          <w:sz w:val="24"/>
          <w:szCs w:val="24"/>
        </w:rPr>
      </w:pPr>
    </w:p>
    <w:p w14:paraId="1693DAAA" w14:textId="23BF65F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.4 Individual Deletions </w:t>
      </w:r>
    </w:p>
    <w:p w14:paraId="413877F6"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deleted whether completed or uncompleted when the corresponding eCoaching Log is deleted. </w:t>
      </w:r>
    </w:p>
    <w:p w14:paraId="2E5EE7CB" w14:textId="77777777" w:rsidR="00227A23" w:rsidRDefault="00227A23" w:rsidP="006F4A1A">
      <w:pPr>
        <w:spacing w:after="0"/>
        <w:ind w:left="2160"/>
        <w:rPr>
          <w:rFonts w:ascii="Times New Roman" w:hAnsi="Times New Roman" w:cs="Times New Roman"/>
          <w:sz w:val="24"/>
          <w:szCs w:val="24"/>
        </w:rPr>
      </w:pPr>
    </w:p>
    <w:p w14:paraId="09EF1EE8" w14:textId="77777777" w:rsidR="00227A23" w:rsidRDefault="00227A23" w:rsidP="00227A23">
      <w:pPr>
        <w:spacing w:after="0"/>
        <w:ind w:left="1080" w:firstLine="720"/>
        <w:rPr>
          <w:rFonts w:ascii="Times New Roman" w:hAnsi="Times New Roman" w:cs="Times New Roman"/>
          <w:sz w:val="24"/>
          <w:szCs w:val="24"/>
        </w:rPr>
      </w:pPr>
      <w:r>
        <w:rPr>
          <w:rFonts w:ascii="Times New Roman" w:hAnsi="Times New Roman" w:cs="Times New Roman"/>
          <w:sz w:val="24"/>
          <w:szCs w:val="24"/>
        </w:rPr>
        <w:t>7.2 Survey Recipients</w:t>
      </w:r>
    </w:p>
    <w:p w14:paraId="35815AB0"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Recipients of eCoaching Log Surveys will be those employees in the CSR module.</w:t>
      </w:r>
    </w:p>
    <w:p w14:paraId="2FA2BA81" w14:textId="77777777" w:rsidR="00227A23" w:rsidRDefault="00227A23" w:rsidP="00732167">
      <w:pPr>
        <w:tabs>
          <w:tab w:val="left" w:pos="1800"/>
        </w:tabs>
        <w:spacing w:after="0"/>
        <w:ind w:left="1800"/>
        <w:rPr>
          <w:rFonts w:ascii="Times New Roman" w:hAnsi="Times New Roman" w:cs="Times New Roman"/>
          <w:sz w:val="24"/>
          <w:szCs w:val="24"/>
        </w:rPr>
      </w:pPr>
    </w:p>
    <w:sectPr w:rsidR="00227A23" w:rsidSect="00EC2B6D">
      <w:headerReference w:type="default" r:id="rId47"/>
      <w:footerReference w:type="default" r:id="rId48"/>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EB4743" w14:textId="77777777" w:rsidR="0058562F" w:rsidRDefault="0058562F" w:rsidP="0058110C">
      <w:pPr>
        <w:spacing w:after="0" w:line="240" w:lineRule="auto"/>
      </w:pPr>
      <w:r>
        <w:separator/>
      </w:r>
    </w:p>
  </w:endnote>
  <w:endnote w:type="continuationSeparator" w:id="0">
    <w:p w14:paraId="5C37ADDA" w14:textId="77777777" w:rsidR="0058562F" w:rsidRDefault="0058562F"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82C86" w14:textId="61BFD9C6" w:rsidR="0097604E" w:rsidRDefault="0097604E"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97604E" w:rsidRDefault="0097604E"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6031AE">
      <w:rPr>
        <w:rStyle w:val="PageNumber"/>
        <w:noProof/>
        <w:sz w:val="18"/>
        <w:szCs w:val="18"/>
      </w:rPr>
      <w:t>57</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6031AE">
      <w:rPr>
        <w:rStyle w:val="PageNumber"/>
        <w:noProof/>
        <w:sz w:val="18"/>
        <w:szCs w:val="18"/>
      </w:rPr>
      <w:t>184</w:t>
    </w:r>
    <w:r w:rsidRPr="005C11DA">
      <w:rPr>
        <w:rStyle w:val="PageNumber"/>
        <w:sz w:val="18"/>
        <w:szCs w:val="18"/>
      </w:rPr>
      <w:fldChar w:fldCharType="end"/>
    </w:r>
    <w:r>
      <w:rPr>
        <w:sz w:val="18"/>
      </w:rPr>
      <w:t xml:space="preserve">                                                                                                                           </w:t>
    </w:r>
  </w:p>
  <w:p w14:paraId="3B328916" w14:textId="77777777" w:rsidR="0097604E" w:rsidRDefault="0097604E"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97604E" w:rsidRDefault="0097604E"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474851">
              <w:rPr>
                <w:b/>
                <w:noProof/>
              </w:rPr>
              <w:t>184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474851">
              <w:rPr>
                <w:b/>
                <w:noProof/>
              </w:rPr>
              <w:t>184</w:t>
            </w:r>
            <w:r>
              <w:rPr>
                <w:b/>
                <w:sz w:val="24"/>
                <w:szCs w:val="24"/>
              </w:rPr>
              <w:fldChar w:fldCharType="end"/>
            </w:r>
          </w:p>
        </w:sdtContent>
      </w:sdt>
    </w:sdtContent>
  </w:sdt>
  <w:p w14:paraId="6E63AB7B" w14:textId="77777777" w:rsidR="0097604E" w:rsidRDefault="009760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8A02AF" w14:textId="77777777" w:rsidR="0058562F" w:rsidRDefault="0058562F" w:rsidP="0058110C">
      <w:pPr>
        <w:spacing w:after="0" w:line="240" w:lineRule="auto"/>
      </w:pPr>
      <w:r>
        <w:separator/>
      </w:r>
    </w:p>
  </w:footnote>
  <w:footnote w:type="continuationSeparator" w:id="0">
    <w:p w14:paraId="1D3C2F23" w14:textId="77777777" w:rsidR="0058562F" w:rsidRDefault="0058562F"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2916A" w14:textId="405BD2B3" w:rsidR="0097604E" w:rsidRPr="004913FD" w:rsidRDefault="0097604E"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97604E" w:rsidRPr="00B8788F" w:rsidRDefault="0058562F">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97604E">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175"/>
    <w:multiLevelType w:val="hybridMultilevel"/>
    <w:tmpl w:val="5E52FFEE"/>
    <w:lvl w:ilvl="0" w:tplc="1E6C7C3A">
      <w:start w:val="10"/>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0" w15:restartNumberingAfterBreak="0">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5" w15:restartNumberingAfterBreak="0">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F14972"/>
    <w:multiLevelType w:val="hybridMultilevel"/>
    <w:tmpl w:val="DB80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0" w15:restartNumberingAfterBreak="0">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58200F"/>
    <w:multiLevelType w:val="hybridMultilevel"/>
    <w:tmpl w:val="124E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8"/>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11"/>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5"/>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13"/>
  </w:num>
  <w:num w:numId="14">
    <w:abstractNumId w:val="24"/>
  </w:num>
  <w:num w:numId="15">
    <w:abstractNumId w:val="2"/>
  </w:num>
  <w:num w:numId="16">
    <w:abstractNumId w:val="23"/>
  </w:num>
  <w:num w:numId="17">
    <w:abstractNumId w:val="7"/>
  </w:num>
  <w:num w:numId="18">
    <w:abstractNumId w:val="31"/>
  </w:num>
  <w:num w:numId="19">
    <w:abstractNumId w:val="16"/>
  </w:num>
  <w:num w:numId="20">
    <w:abstractNumId w:val="14"/>
  </w:num>
  <w:num w:numId="21">
    <w:abstractNumId w:val="20"/>
  </w:num>
  <w:num w:numId="22">
    <w:abstractNumId w:val="12"/>
  </w:num>
  <w:num w:numId="23">
    <w:abstractNumId w:val="1"/>
  </w:num>
  <w:num w:numId="24">
    <w:abstractNumId w:val="8"/>
  </w:num>
  <w:num w:numId="25">
    <w:abstractNumId w:val="4"/>
  </w:num>
  <w:num w:numId="26">
    <w:abstractNumId w:val="10"/>
  </w:num>
  <w:num w:numId="27">
    <w:abstractNumId w:val="19"/>
  </w:num>
  <w:num w:numId="28">
    <w:abstractNumId w:val="0"/>
  </w:num>
  <w:num w:numId="29">
    <w:abstractNumId w:val="33"/>
  </w:num>
  <w:num w:numId="30">
    <w:abstractNumId w:val="34"/>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3"/>
  </w:num>
  <w:num w:numId="34">
    <w:abstractNumId w:val="15"/>
  </w:num>
  <w:num w:numId="35">
    <w:abstractNumId w:val="25"/>
  </w:num>
  <w:num w:numId="36">
    <w:abstractNumId w:val="21"/>
  </w:num>
  <w:num w:numId="37">
    <w:abstractNumId w:val="5"/>
  </w:num>
  <w:num w:numId="38">
    <w:abstractNumId w:val="9"/>
  </w:num>
  <w:num w:numId="39">
    <w:abstractNumId w:val="17"/>
  </w:num>
  <w:num w:numId="40">
    <w:abstractNumId w:val="30"/>
  </w:num>
  <w:num w:numId="41">
    <w:abstractNumId w:val="29"/>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num>
  <w:num w:numId="44">
    <w:abstractNumId w:val="6"/>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in, Lisa D">
    <w15:presenceInfo w15:providerId="AD" w15:userId="S-1-5-21-560238246-503670158-341402209-6341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trackRevisions/>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2101"/>
    <w:rsid w:val="000024E2"/>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4C8D"/>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4724"/>
    <w:rsid w:val="00086851"/>
    <w:rsid w:val="000921D6"/>
    <w:rsid w:val="00095FC4"/>
    <w:rsid w:val="00097DF8"/>
    <w:rsid w:val="000A13F4"/>
    <w:rsid w:val="000A1653"/>
    <w:rsid w:val="000A179C"/>
    <w:rsid w:val="000A275B"/>
    <w:rsid w:val="000A38FB"/>
    <w:rsid w:val="000A3A60"/>
    <w:rsid w:val="000A405F"/>
    <w:rsid w:val="000A452D"/>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429"/>
    <w:rsid w:val="000E6662"/>
    <w:rsid w:val="000F3439"/>
    <w:rsid w:val="000F4D7C"/>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26A87"/>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455E"/>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16BC6"/>
    <w:rsid w:val="00224067"/>
    <w:rsid w:val="0022469C"/>
    <w:rsid w:val="00226946"/>
    <w:rsid w:val="00226EDF"/>
    <w:rsid w:val="002273C0"/>
    <w:rsid w:val="0022761B"/>
    <w:rsid w:val="00227A23"/>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2698"/>
    <w:rsid w:val="00284407"/>
    <w:rsid w:val="002855B6"/>
    <w:rsid w:val="002901A0"/>
    <w:rsid w:val="0029028A"/>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06D3F"/>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1961"/>
    <w:rsid w:val="00341D92"/>
    <w:rsid w:val="00343530"/>
    <w:rsid w:val="0034429F"/>
    <w:rsid w:val="003449EA"/>
    <w:rsid w:val="00345037"/>
    <w:rsid w:val="003468E2"/>
    <w:rsid w:val="0034698D"/>
    <w:rsid w:val="0035371C"/>
    <w:rsid w:val="00356826"/>
    <w:rsid w:val="00357032"/>
    <w:rsid w:val="0036079F"/>
    <w:rsid w:val="00360EB1"/>
    <w:rsid w:val="0036195B"/>
    <w:rsid w:val="0036386A"/>
    <w:rsid w:val="003641F4"/>
    <w:rsid w:val="003646E8"/>
    <w:rsid w:val="00365FF3"/>
    <w:rsid w:val="00366B9B"/>
    <w:rsid w:val="00371AE3"/>
    <w:rsid w:val="0037377C"/>
    <w:rsid w:val="0037393D"/>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3EF5"/>
    <w:rsid w:val="003A5432"/>
    <w:rsid w:val="003B013A"/>
    <w:rsid w:val="003B04EC"/>
    <w:rsid w:val="003B1ABA"/>
    <w:rsid w:val="003B25CC"/>
    <w:rsid w:val="003B3E5F"/>
    <w:rsid w:val="003B499F"/>
    <w:rsid w:val="003B5192"/>
    <w:rsid w:val="003B5268"/>
    <w:rsid w:val="003B668D"/>
    <w:rsid w:val="003C0160"/>
    <w:rsid w:val="003C12F8"/>
    <w:rsid w:val="003C192A"/>
    <w:rsid w:val="003C277A"/>
    <w:rsid w:val="003C2F67"/>
    <w:rsid w:val="003C31F5"/>
    <w:rsid w:val="003C40EF"/>
    <w:rsid w:val="003C63DD"/>
    <w:rsid w:val="003D0067"/>
    <w:rsid w:val="003D07DE"/>
    <w:rsid w:val="003D09CE"/>
    <w:rsid w:val="003D21EF"/>
    <w:rsid w:val="003D3157"/>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621D"/>
    <w:rsid w:val="0041714A"/>
    <w:rsid w:val="00417996"/>
    <w:rsid w:val="00417E31"/>
    <w:rsid w:val="00420097"/>
    <w:rsid w:val="00420BB7"/>
    <w:rsid w:val="00423656"/>
    <w:rsid w:val="00423C38"/>
    <w:rsid w:val="00424423"/>
    <w:rsid w:val="00430913"/>
    <w:rsid w:val="00431153"/>
    <w:rsid w:val="004314E8"/>
    <w:rsid w:val="00432CFC"/>
    <w:rsid w:val="0043320A"/>
    <w:rsid w:val="0043648E"/>
    <w:rsid w:val="004369A6"/>
    <w:rsid w:val="004405FD"/>
    <w:rsid w:val="00440C23"/>
    <w:rsid w:val="00441325"/>
    <w:rsid w:val="00441EC9"/>
    <w:rsid w:val="00443A23"/>
    <w:rsid w:val="00444218"/>
    <w:rsid w:val="004469C2"/>
    <w:rsid w:val="00446C73"/>
    <w:rsid w:val="00450B25"/>
    <w:rsid w:val="00450E9A"/>
    <w:rsid w:val="00451A6B"/>
    <w:rsid w:val="00452BFB"/>
    <w:rsid w:val="004531EC"/>
    <w:rsid w:val="00455A03"/>
    <w:rsid w:val="0045631D"/>
    <w:rsid w:val="004607D4"/>
    <w:rsid w:val="00462E0B"/>
    <w:rsid w:val="004678FE"/>
    <w:rsid w:val="0047076B"/>
    <w:rsid w:val="00472493"/>
    <w:rsid w:val="00473DBA"/>
    <w:rsid w:val="00474851"/>
    <w:rsid w:val="004773E0"/>
    <w:rsid w:val="004778D8"/>
    <w:rsid w:val="00480F49"/>
    <w:rsid w:val="0048191F"/>
    <w:rsid w:val="00481B9C"/>
    <w:rsid w:val="00481F52"/>
    <w:rsid w:val="004856F7"/>
    <w:rsid w:val="004863FE"/>
    <w:rsid w:val="0048785E"/>
    <w:rsid w:val="00490460"/>
    <w:rsid w:val="004917E4"/>
    <w:rsid w:val="004919DB"/>
    <w:rsid w:val="00492FC9"/>
    <w:rsid w:val="00493C2E"/>
    <w:rsid w:val="00493D80"/>
    <w:rsid w:val="00494A7C"/>
    <w:rsid w:val="00496992"/>
    <w:rsid w:val="004A2255"/>
    <w:rsid w:val="004A2E3F"/>
    <w:rsid w:val="004A3FC2"/>
    <w:rsid w:val="004A3FFE"/>
    <w:rsid w:val="004A4B7C"/>
    <w:rsid w:val="004A5A33"/>
    <w:rsid w:val="004A6481"/>
    <w:rsid w:val="004B097C"/>
    <w:rsid w:val="004B0D18"/>
    <w:rsid w:val="004B155A"/>
    <w:rsid w:val="004B27EB"/>
    <w:rsid w:val="004B3BDE"/>
    <w:rsid w:val="004B624A"/>
    <w:rsid w:val="004B7D3E"/>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92D"/>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2B1"/>
    <w:rsid w:val="0056354C"/>
    <w:rsid w:val="00563E76"/>
    <w:rsid w:val="00565769"/>
    <w:rsid w:val="0056715C"/>
    <w:rsid w:val="0056729D"/>
    <w:rsid w:val="00570668"/>
    <w:rsid w:val="00570790"/>
    <w:rsid w:val="005710ED"/>
    <w:rsid w:val="00571D97"/>
    <w:rsid w:val="00580930"/>
    <w:rsid w:val="00581002"/>
    <w:rsid w:val="0058110C"/>
    <w:rsid w:val="00581DAF"/>
    <w:rsid w:val="00583DD4"/>
    <w:rsid w:val="00584F5E"/>
    <w:rsid w:val="0058562F"/>
    <w:rsid w:val="00585961"/>
    <w:rsid w:val="00586022"/>
    <w:rsid w:val="00587F7E"/>
    <w:rsid w:val="00592E57"/>
    <w:rsid w:val="00594626"/>
    <w:rsid w:val="00595CEC"/>
    <w:rsid w:val="005978FD"/>
    <w:rsid w:val="00597DA7"/>
    <w:rsid w:val="005A01B1"/>
    <w:rsid w:val="005A08C9"/>
    <w:rsid w:val="005A1712"/>
    <w:rsid w:val="005A2114"/>
    <w:rsid w:val="005A260F"/>
    <w:rsid w:val="005A33A0"/>
    <w:rsid w:val="005A4148"/>
    <w:rsid w:val="005A56EF"/>
    <w:rsid w:val="005A7D8D"/>
    <w:rsid w:val="005B1606"/>
    <w:rsid w:val="005B2861"/>
    <w:rsid w:val="005B5311"/>
    <w:rsid w:val="005B535E"/>
    <w:rsid w:val="005B5516"/>
    <w:rsid w:val="005B6687"/>
    <w:rsid w:val="005C31DF"/>
    <w:rsid w:val="005C4159"/>
    <w:rsid w:val="005C48B8"/>
    <w:rsid w:val="005C4C86"/>
    <w:rsid w:val="005C5097"/>
    <w:rsid w:val="005C64C5"/>
    <w:rsid w:val="005D0314"/>
    <w:rsid w:val="005D13B6"/>
    <w:rsid w:val="005D2043"/>
    <w:rsid w:val="005D2D03"/>
    <w:rsid w:val="005D477E"/>
    <w:rsid w:val="005D5832"/>
    <w:rsid w:val="005D6050"/>
    <w:rsid w:val="005D774E"/>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2483"/>
    <w:rsid w:val="006031AE"/>
    <w:rsid w:val="00604BFD"/>
    <w:rsid w:val="0060675D"/>
    <w:rsid w:val="00610700"/>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235F"/>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958FA"/>
    <w:rsid w:val="006A2B2E"/>
    <w:rsid w:val="006A4113"/>
    <w:rsid w:val="006A4D3F"/>
    <w:rsid w:val="006A4E82"/>
    <w:rsid w:val="006A67C6"/>
    <w:rsid w:val="006A68E9"/>
    <w:rsid w:val="006A7687"/>
    <w:rsid w:val="006B2685"/>
    <w:rsid w:val="006B39DA"/>
    <w:rsid w:val="006B6C54"/>
    <w:rsid w:val="006B7EF5"/>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1A"/>
    <w:rsid w:val="006E7DC9"/>
    <w:rsid w:val="006F4A1A"/>
    <w:rsid w:val="006F4F6F"/>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02C7"/>
    <w:rsid w:val="00772947"/>
    <w:rsid w:val="007731EA"/>
    <w:rsid w:val="00773ABB"/>
    <w:rsid w:val="007744F0"/>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19B"/>
    <w:rsid w:val="00797E7C"/>
    <w:rsid w:val="007A73F5"/>
    <w:rsid w:val="007A7A73"/>
    <w:rsid w:val="007B0BA7"/>
    <w:rsid w:val="007B20DA"/>
    <w:rsid w:val="007B31F5"/>
    <w:rsid w:val="007B521B"/>
    <w:rsid w:val="007B5C48"/>
    <w:rsid w:val="007B6E23"/>
    <w:rsid w:val="007C23A9"/>
    <w:rsid w:val="007C2D3C"/>
    <w:rsid w:val="007C2DB1"/>
    <w:rsid w:val="007C70BC"/>
    <w:rsid w:val="007C7827"/>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3A2"/>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04A2"/>
    <w:rsid w:val="00831A9E"/>
    <w:rsid w:val="00832C59"/>
    <w:rsid w:val="00834195"/>
    <w:rsid w:val="00834ECE"/>
    <w:rsid w:val="0083555B"/>
    <w:rsid w:val="00835DD6"/>
    <w:rsid w:val="00835E56"/>
    <w:rsid w:val="0083610E"/>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048F"/>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B25"/>
    <w:rsid w:val="008B1E6E"/>
    <w:rsid w:val="008B3030"/>
    <w:rsid w:val="008B337A"/>
    <w:rsid w:val="008B5474"/>
    <w:rsid w:val="008B75D5"/>
    <w:rsid w:val="008B7F8D"/>
    <w:rsid w:val="008C082B"/>
    <w:rsid w:val="008C291B"/>
    <w:rsid w:val="008C303B"/>
    <w:rsid w:val="008C37BC"/>
    <w:rsid w:val="008C396D"/>
    <w:rsid w:val="008C7068"/>
    <w:rsid w:val="008D0365"/>
    <w:rsid w:val="008D09FE"/>
    <w:rsid w:val="008D2B20"/>
    <w:rsid w:val="008D46F6"/>
    <w:rsid w:val="008D4BA7"/>
    <w:rsid w:val="008D5DDB"/>
    <w:rsid w:val="008D5DF0"/>
    <w:rsid w:val="008D6F0A"/>
    <w:rsid w:val="008E01CE"/>
    <w:rsid w:val="008E24E5"/>
    <w:rsid w:val="008E3F28"/>
    <w:rsid w:val="008E5560"/>
    <w:rsid w:val="008E6D78"/>
    <w:rsid w:val="008E7814"/>
    <w:rsid w:val="008F1898"/>
    <w:rsid w:val="00900F7D"/>
    <w:rsid w:val="00901D27"/>
    <w:rsid w:val="00902959"/>
    <w:rsid w:val="009033CD"/>
    <w:rsid w:val="00904695"/>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6FF"/>
    <w:rsid w:val="00943D41"/>
    <w:rsid w:val="00946988"/>
    <w:rsid w:val="00946ABB"/>
    <w:rsid w:val="00950820"/>
    <w:rsid w:val="00950C69"/>
    <w:rsid w:val="00951A9E"/>
    <w:rsid w:val="00952E33"/>
    <w:rsid w:val="009537DE"/>
    <w:rsid w:val="009542BF"/>
    <w:rsid w:val="00954982"/>
    <w:rsid w:val="009549A6"/>
    <w:rsid w:val="00955AE6"/>
    <w:rsid w:val="00956EB5"/>
    <w:rsid w:val="00957DA6"/>
    <w:rsid w:val="00960609"/>
    <w:rsid w:val="00960B1C"/>
    <w:rsid w:val="00960D96"/>
    <w:rsid w:val="00961B10"/>
    <w:rsid w:val="00962D5C"/>
    <w:rsid w:val="0096352D"/>
    <w:rsid w:val="00964D27"/>
    <w:rsid w:val="00965AB3"/>
    <w:rsid w:val="0096775E"/>
    <w:rsid w:val="0096786A"/>
    <w:rsid w:val="00970630"/>
    <w:rsid w:val="009719CF"/>
    <w:rsid w:val="00971C53"/>
    <w:rsid w:val="00972779"/>
    <w:rsid w:val="00973C17"/>
    <w:rsid w:val="00973EFF"/>
    <w:rsid w:val="00975178"/>
    <w:rsid w:val="0097604E"/>
    <w:rsid w:val="009769D2"/>
    <w:rsid w:val="00976F5E"/>
    <w:rsid w:val="00983503"/>
    <w:rsid w:val="009835A0"/>
    <w:rsid w:val="00985D04"/>
    <w:rsid w:val="00986131"/>
    <w:rsid w:val="00987A58"/>
    <w:rsid w:val="00987D5E"/>
    <w:rsid w:val="00991A2A"/>
    <w:rsid w:val="009921C0"/>
    <w:rsid w:val="00992F27"/>
    <w:rsid w:val="00993808"/>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C7E86"/>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2C78"/>
    <w:rsid w:val="009E4DC1"/>
    <w:rsid w:val="009F0F79"/>
    <w:rsid w:val="009F4955"/>
    <w:rsid w:val="009F5394"/>
    <w:rsid w:val="009F5B6B"/>
    <w:rsid w:val="009F6317"/>
    <w:rsid w:val="00A0108D"/>
    <w:rsid w:val="00A0166F"/>
    <w:rsid w:val="00A02605"/>
    <w:rsid w:val="00A029F9"/>
    <w:rsid w:val="00A032FD"/>
    <w:rsid w:val="00A03BDB"/>
    <w:rsid w:val="00A05D1C"/>
    <w:rsid w:val="00A06562"/>
    <w:rsid w:val="00A069EC"/>
    <w:rsid w:val="00A071B8"/>
    <w:rsid w:val="00A126CC"/>
    <w:rsid w:val="00A12C75"/>
    <w:rsid w:val="00A13DC8"/>
    <w:rsid w:val="00A14904"/>
    <w:rsid w:val="00A15258"/>
    <w:rsid w:val="00A15493"/>
    <w:rsid w:val="00A16554"/>
    <w:rsid w:val="00A16E81"/>
    <w:rsid w:val="00A204BB"/>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3B86"/>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E458C"/>
    <w:rsid w:val="00AF2E32"/>
    <w:rsid w:val="00AF6971"/>
    <w:rsid w:val="00B00AEE"/>
    <w:rsid w:val="00B03052"/>
    <w:rsid w:val="00B03FA8"/>
    <w:rsid w:val="00B04411"/>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1E9C"/>
    <w:rsid w:val="00B44FEE"/>
    <w:rsid w:val="00B451F0"/>
    <w:rsid w:val="00B47BA4"/>
    <w:rsid w:val="00B53FB0"/>
    <w:rsid w:val="00B54DE9"/>
    <w:rsid w:val="00B55664"/>
    <w:rsid w:val="00B60486"/>
    <w:rsid w:val="00B62194"/>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69B"/>
    <w:rsid w:val="00B90E74"/>
    <w:rsid w:val="00B933F5"/>
    <w:rsid w:val="00B94C90"/>
    <w:rsid w:val="00B95C82"/>
    <w:rsid w:val="00B968FC"/>
    <w:rsid w:val="00B97A31"/>
    <w:rsid w:val="00B97A5C"/>
    <w:rsid w:val="00BA09B6"/>
    <w:rsid w:val="00BA0ABD"/>
    <w:rsid w:val="00BA180C"/>
    <w:rsid w:val="00BA4AA9"/>
    <w:rsid w:val="00BA51C6"/>
    <w:rsid w:val="00BA560D"/>
    <w:rsid w:val="00BA5937"/>
    <w:rsid w:val="00BA6B81"/>
    <w:rsid w:val="00BA6FB5"/>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6EAA"/>
    <w:rsid w:val="00C17E0F"/>
    <w:rsid w:val="00C17F29"/>
    <w:rsid w:val="00C232BE"/>
    <w:rsid w:val="00C2362F"/>
    <w:rsid w:val="00C27886"/>
    <w:rsid w:val="00C358F8"/>
    <w:rsid w:val="00C36D59"/>
    <w:rsid w:val="00C36DF4"/>
    <w:rsid w:val="00C37162"/>
    <w:rsid w:val="00C37904"/>
    <w:rsid w:val="00C37E69"/>
    <w:rsid w:val="00C40897"/>
    <w:rsid w:val="00C40BB4"/>
    <w:rsid w:val="00C41090"/>
    <w:rsid w:val="00C44553"/>
    <w:rsid w:val="00C44B78"/>
    <w:rsid w:val="00C45671"/>
    <w:rsid w:val="00C46059"/>
    <w:rsid w:val="00C46920"/>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3321"/>
    <w:rsid w:val="00C746D6"/>
    <w:rsid w:val="00C74DE1"/>
    <w:rsid w:val="00C75519"/>
    <w:rsid w:val="00C75DCB"/>
    <w:rsid w:val="00C80388"/>
    <w:rsid w:val="00C84E24"/>
    <w:rsid w:val="00C86CF8"/>
    <w:rsid w:val="00C91416"/>
    <w:rsid w:val="00C963CB"/>
    <w:rsid w:val="00C970BA"/>
    <w:rsid w:val="00C974B8"/>
    <w:rsid w:val="00CA26E6"/>
    <w:rsid w:val="00CB0AD8"/>
    <w:rsid w:val="00CB1D73"/>
    <w:rsid w:val="00CB306B"/>
    <w:rsid w:val="00CB3074"/>
    <w:rsid w:val="00CB6BAE"/>
    <w:rsid w:val="00CB721B"/>
    <w:rsid w:val="00CB7DCA"/>
    <w:rsid w:val="00CB7FEC"/>
    <w:rsid w:val="00CC07DE"/>
    <w:rsid w:val="00CC30E1"/>
    <w:rsid w:val="00CC42A2"/>
    <w:rsid w:val="00CC7419"/>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07C0A"/>
    <w:rsid w:val="00D10989"/>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03BE"/>
    <w:rsid w:val="00D5180F"/>
    <w:rsid w:val="00D51A73"/>
    <w:rsid w:val="00D51BA9"/>
    <w:rsid w:val="00D52F14"/>
    <w:rsid w:val="00D55AA9"/>
    <w:rsid w:val="00D57674"/>
    <w:rsid w:val="00D60161"/>
    <w:rsid w:val="00D60CEB"/>
    <w:rsid w:val="00D614E2"/>
    <w:rsid w:val="00D6175A"/>
    <w:rsid w:val="00D6203D"/>
    <w:rsid w:val="00D622BE"/>
    <w:rsid w:val="00D62CFA"/>
    <w:rsid w:val="00D65BDC"/>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269"/>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19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2CFB"/>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560E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04BC"/>
    <w:rsid w:val="00E907B0"/>
    <w:rsid w:val="00E91666"/>
    <w:rsid w:val="00E91FCF"/>
    <w:rsid w:val="00E93A31"/>
    <w:rsid w:val="00EA3CD6"/>
    <w:rsid w:val="00EA475C"/>
    <w:rsid w:val="00EA5744"/>
    <w:rsid w:val="00EA58D2"/>
    <w:rsid w:val="00EA685C"/>
    <w:rsid w:val="00EB02DD"/>
    <w:rsid w:val="00EB04D7"/>
    <w:rsid w:val="00EB0ADA"/>
    <w:rsid w:val="00EB1F8B"/>
    <w:rsid w:val="00EB2AF9"/>
    <w:rsid w:val="00EB5715"/>
    <w:rsid w:val="00EB6A60"/>
    <w:rsid w:val="00EB6A8A"/>
    <w:rsid w:val="00EB713E"/>
    <w:rsid w:val="00EC07C8"/>
    <w:rsid w:val="00EC0D24"/>
    <w:rsid w:val="00EC2B6D"/>
    <w:rsid w:val="00EC44C9"/>
    <w:rsid w:val="00EC539B"/>
    <w:rsid w:val="00EC5B58"/>
    <w:rsid w:val="00EC5EA5"/>
    <w:rsid w:val="00EC6459"/>
    <w:rsid w:val="00EC77B3"/>
    <w:rsid w:val="00ED0162"/>
    <w:rsid w:val="00ED0292"/>
    <w:rsid w:val="00ED078A"/>
    <w:rsid w:val="00ED15A2"/>
    <w:rsid w:val="00ED2E69"/>
    <w:rsid w:val="00ED4CDD"/>
    <w:rsid w:val="00ED7C6D"/>
    <w:rsid w:val="00EE204D"/>
    <w:rsid w:val="00EE366D"/>
    <w:rsid w:val="00EE48E5"/>
    <w:rsid w:val="00EE4ED3"/>
    <w:rsid w:val="00EE59F7"/>
    <w:rsid w:val="00EF0CF7"/>
    <w:rsid w:val="00EF1481"/>
    <w:rsid w:val="00EF1F12"/>
    <w:rsid w:val="00EF237A"/>
    <w:rsid w:val="00EF6B4B"/>
    <w:rsid w:val="00EF72B4"/>
    <w:rsid w:val="00F01E23"/>
    <w:rsid w:val="00F02FAB"/>
    <w:rsid w:val="00F032FF"/>
    <w:rsid w:val="00F03B34"/>
    <w:rsid w:val="00F0550D"/>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4F54"/>
    <w:rsid w:val="00F36A38"/>
    <w:rsid w:val="00F375DF"/>
    <w:rsid w:val="00F37AA3"/>
    <w:rsid w:val="00F40399"/>
    <w:rsid w:val="00F410CD"/>
    <w:rsid w:val="00F430D7"/>
    <w:rsid w:val="00F444AB"/>
    <w:rsid w:val="00F4484A"/>
    <w:rsid w:val="00F45959"/>
    <w:rsid w:val="00F46E2D"/>
    <w:rsid w:val="00F50B61"/>
    <w:rsid w:val="00F523E9"/>
    <w:rsid w:val="00F5507A"/>
    <w:rsid w:val="00F55A30"/>
    <w:rsid w:val="00F55BA7"/>
    <w:rsid w:val="00F571C8"/>
    <w:rsid w:val="00F57636"/>
    <w:rsid w:val="00F62165"/>
    <w:rsid w:val="00F637A9"/>
    <w:rsid w:val="00F63933"/>
    <w:rsid w:val="00F6588E"/>
    <w:rsid w:val="00F6603A"/>
    <w:rsid w:val="00F66BC0"/>
    <w:rsid w:val="00F70A53"/>
    <w:rsid w:val="00F70C6A"/>
    <w:rsid w:val="00F726C2"/>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779"/>
    <w:rsid w:val="00FF4895"/>
    <w:rsid w:val="00FF4EFB"/>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15:docId w15:val="{6101FE93-84F5-4D6C-AE3D-65E846C46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amworks.gdit.com/uploadedFiles/Policies_Forms/Finance-Administration/Policies/FINPOL01.pdf"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cco.gdit.com/Resources/SOP/Contact%20Center%20Operations/Forms/AllItems.aspx" TargetMode="External"/><Relationship Id="rId46" Type="http://schemas.openxmlformats.org/officeDocument/2006/relationships/hyperlink" Target="https://cco.gdit.com/Resources/SOP/Contact%20Center%20Operations/CC_46.0_OMR%20Outlier%20Research%20Process.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cco.gdit.com/Resources/SOP/Contact%20Center%20Operations/Forms/AllItems.aspx"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mailto:First.Last@GDIT.com" TargetMode="External"/><Relationship Id="rId37" Type="http://schemas.openxmlformats.org/officeDocument/2006/relationships/hyperlink" Target="file:///\\vrivscors01\BCC%20Scorecards\Coaching\ETS\" TargetMode="External"/><Relationship Id="rId40" Type="http://schemas.openxmlformats.org/officeDocument/2006/relationships/hyperlink" Target="https://cco.gdit.com/Resources/SOP/Contact%20Center%20Operations/Forms/AllItems.aspx" TargetMode="External"/><Relationship Id="rId45" Type="http://schemas.openxmlformats.org/officeDocument/2006/relationships/hyperlink" Target="https://cco.gdit.com/Resources/SOP/Contact%20Center%20Operations/Forms/AllItems.aspx"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hyperlink" Target="https://cco.gdit.com/Resources/SOP/Contact%20Center%20Operations/Forms/AllItems.aspx"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4.BCEC1770"/><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co.gdit.com/Resources/SOP/Contact%20Center%20Operations/Forms/AllItems.aspx" TargetMode="External"/><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4095705C-8844-48AD-AE24-DAA7B875E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3212</TotalTime>
  <Pages>184</Pages>
  <Words>35866</Words>
  <Characters>204439</Characters>
  <Application>Microsoft Office Word</Application>
  <DocSecurity>0</DocSecurity>
  <Lines>1703</Lines>
  <Paragraphs>479</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239826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Stein, Lisa D</cp:lastModifiedBy>
  <cp:revision>206</cp:revision>
  <cp:lastPrinted>2015-07-27T14:22:00Z</cp:lastPrinted>
  <dcterms:created xsi:type="dcterms:W3CDTF">2015-03-03T18:58:00Z</dcterms:created>
  <dcterms:modified xsi:type="dcterms:W3CDTF">2015-12-15T16:44:00Z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